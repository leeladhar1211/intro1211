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A59269" w14:textId="77777777" w:rsidR="002A5C1E" w:rsidRPr="00D30FA1" w:rsidRDefault="002A5C1E" w:rsidP="002A5C1E">
      <w:pPr>
        <w:pStyle w:val="Title"/>
        <w:ind w:left="720"/>
        <w:jc w:val="right"/>
        <w:rPr>
          <w:rFonts w:asciiTheme="minorHAnsi" w:hAnsiTheme="minorHAnsi" w:cstheme="minorHAnsi"/>
        </w:rPr>
      </w:pPr>
      <w:r w:rsidRPr="00D30FA1">
        <w:rPr>
          <w:rFonts w:asciiTheme="minorHAnsi" w:hAnsiTheme="minorHAnsi" w:cstheme="minorHAnsi"/>
        </w:rPr>
        <w:fldChar w:fldCharType="begin"/>
      </w:r>
      <w:r w:rsidRPr="00D30FA1">
        <w:rPr>
          <w:rFonts w:asciiTheme="minorHAnsi" w:hAnsiTheme="minorHAnsi" w:cstheme="minorHAnsi"/>
        </w:rPr>
        <w:instrText xml:space="preserve"> SUBJECT  \* MERGEFORMAT </w:instrText>
      </w:r>
      <w:r w:rsidRPr="00D30FA1">
        <w:rPr>
          <w:rFonts w:asciiTheme="minorHAnsi" w:hAnsiTheme="minorHAnsi" w:cstheme="minorHAnsi"/>
        </w:rPr>
        <w:fldChar w:fldCharType="end"/>
      </w:r>
    </w:p>
    <w:tbl>
      <w:tblPr>
        <w:tblW w:w="0" w:type="auto"/>
        <w:tblLook w:val="01E0" w:firstRow="1" w:lastRow="1" w:firstColumn="1" w:lastColumn="1" w:noHBand="0" w:noVBand="0"/>
      </w:tblPr>
      <w:tblGrid>
        <w:gridCol w:w="9576"/>
      </w:tblGrid>
      <w:tr w:rsidR="002A5C1E" w:rsidRPr="00D30FA1" w14:paraId="32656908" w14:textId="77777777" w:rsidTr="00B36295">
        <w:tc>
          <w:tcPr>
            <w:tcW w:w="9576" w:type="dxa"/>
            <w:shd w:val="clear" w:color="auto" w:fill="auto"/>
          </w:tcPr>
          <w:p w14:paraId="39EE8250" w14:textId="77777777" w:rsidR="002A5C1E" w:rsidRPr="007229A7" w:rsidRDefault="002A5C1E" w:rsidP="00B36295">
            <w:pPr>
              <w:pStyle w:val="FrontPageTitle"/>
              <w:rPr>
                <w:rFonts w:asciiTheme="minorHAnsi" w:hAnsiTheme="minorHAnsi" w:cstheme="minorHAnsi"/>
                <w:sz w:val="40"/>
                <w:szCs w:val="28"/>
              </w:rPr>
            </w:pPr>
            <w:r>
              <w:rPr>
                <w:rFonts w:asciiTheme="minorHAnsi" w:hAnsiTheme="minorHAnsi" w:cstheme="minorHAnsi"/>
                <w:sz w:val="40"/>
                <w:szCs w:val="28"/>
              </w:rPr>
              <w:t xml:space="preserve">DMO-PPM </w:t>
            </w:r>
          </w:p>
          <w:p w14:paraId="0E0A0B6F" w14:textId="77777777" w:rsidR="002A5C1E" w:rsidRPr="00D30FA1" w:rsidRDefault="002A5C1E" w:rsidP="00B36295">
            <w:pPr>
              <w:pStyle w:val="FrontPageTitle"/>
              <w:rPr>
                <w:rFonts w:asciiTheme="minorHAnsi" w:hAnsiTheme="minorHAnsi" w:cstheme="minorHAnsi"/>
                <w:sz w:val="36"/>
                <w:szCs w:val="28"/>
              </w:rPr>
            </w:pPr>
          </w:p>
        </w:tc>
      </w:tr>
      <w:tr w:rsidR="002A5C1E" w:rsidRPr="00D30FA1" w14:paraId="4B36294F" w14:textId="77777777" w:rsidTr="00B36295">
        <w:tc>
          <w:tcPr>
            <w:tcW w:w="9576" w:type="dxa"/>
            <w:shd w:val="clear" w:color="auto" w:fill="auto"/>
          </w:tcPr>
          <w:p w14:paraId="777B2B39" w14:textId="77777777" w:rsidR="002A5C1E" w:rsidRPr="00D30FA1" w:rsidRDefault="002A5C1E" w:rsidP="00B36295">
            <w:pPr>
              <w:pStyle w:val="FrontPageTitle"/>
              <w:rPr>
                <w:rFonts w:asciiTheme="minorHAnsi" w:hAnsiTheme="minorHAnsi" w:cstheme="minorHAnsi"/>
                <w:sz w:val="36"/>
                <w:szCs w:val="28"/>
              </w:rPr>
            </w:pPr>
          </w:p>
        </w:tc>
      </w:tr>
      <w:tr w:rsidR="002A5C1E" w:rsidRPr="00D30FA1" w14:paraId="3FF30A90" w14:textId="77777777" w:rsidTr="00B36295">
        <w:tc>
          <w:tcPr>
            <w:tcW w:w="9576" w:type="dxa"/>
            <w:shd w:val="clear" w:color="auto" w:fill="auto"/>
          </w:tcPr>
          <w:p w14:paraId="77DBA26C" w14:textId="77777777" w:rsidR="002A5C1E" w:rsidRPr="00D30FA1" w:rsidRDefault="002A5C1E" w:rsidP="00DE7444">
            <w:pPr>
              <w:pStyle w:val="FrontPageTitle"/>
              <w:rPr>
                <w:rFonts w:asciiTheme="minorHAnsi" w:hAnsiTheme="minorHAnsi" w:cstheme="minorHAnsi"/>
                <w:sz w:val="28"/>
                <w:szCs w:val="28"/>
                <w:u w:val="single"/>
              </w:rPr>
            </w:pPr>
            <w:r>
              <w:rPr>
                <w:rFonts w:asciiTheme="minorHAnsi" w:hAnsiTheme="minorHAnsi" w:cstheme="minorHAnsi"/>
                <w:sz w:val="28"/>
                <w:szCs w:val="28"/>
                <w:u w:val="single"/>
              </w:rPr>
              <w:t xml:space="preserve">DLD - </w:t>
            </w:r>
            <w:r w:rsidRPr="00D30FA1">
              <w:rPr>
                <w:rFonts w:asciiTheme="minorHAnsi" w:hAnsiTheme="minorHAnsi" w:cstheme="minorHAnsi"/>
                <w:sz w:val="28"/>
                <w:szCs w:val="28"/>
                <w:u w:val="single"/>
              </w:rPr>
              <w:t>Detailed Level Design</w:t>
            </w:r>
          </w:p>
        </w:tc>
      </w:tr>
      <w:tr w:rsidR="002A5C1E" w:rsidRPr="00D30FA1" w14:paraId="2A5499EA" w14:textId="77777777" w:rsidTr="00B36295">
        <w:tc>
          <w:tcPr>
            <w:tcW w:w="9576" w:type="dxa"/>
            <w:shd w:val="clear" w:color="auto" w:fill="auto"/>
          </w:tcPr>
          <w:p w14:paraId="69E8FD91" w14:textId="77777777" w:rsidR="002A5C1E" w:rsidRPr="00D30FA1" w:rsidRDefault="002A5C1E" w:rsidP="00B36295">
            <w:pPr>
              <w:pStyle w:val="FrontPageTitle"/>
              <w:rPr>
                <w:rFonts w:asciiTheme="minorHAnsi" w:hAnsiTheme="minorHAnsi" w:cstheme="minorHAnsi"/>
                <w:sz w:val="28"/>
                <w:szCs w:val="28"/>
              </w:rPr>
            </w:pPr>
          </w:p>
        </w:tc>
      </w:tr>
      <w:tr w:rsidR="002A5C1E" w:rsidRPr="00D30FA1" w14:paraId="6E905213" w14:textId="77777777" w:rsidTr="00B36295">
        <w:tc>
          <w:tcPr>
            <w:tcW w:w="9576" w:type="dxa"/>
            <w:shd w:val="clear" w:color="auto" w:fill="auto"/>
          </w:tcPr>
          <w:p w14:paraId="0AA1719D" w14:textId="77777777" w:rsidR="002A5C1E" w:rsidRPr="00D30FA1" w:rsidRDefault="002A5C1E" w:rsidP="00B36295">
            <w:pPr>
              <w:pStyle w:val="FrontPageTitle"/>
              <w:rPr>
                <w:rFonts w:asciiTheme="minorHAnsi" w:hAnsiTheme="minorHAnsi" w:cstheme="minorHAnsi"/>
                <w:sz w:val="28"/>
                <w:szCs w:val="28"/>
              </w:rPr>
            </w:pPr>
          </w:p>
        </w:tc>
      </w:tr>
    </w:tbl>
    <w:p w14:paraId="31A98C07" w14:textId="77777777" w:rsidR="002A5C1E" w:rsidRPr="00D30FA1" w:rsidRDefault="002A5C1E" w:rsidP="002A5C1E">
      <w:pPr>
        <w:rPr>
          <w:rFonts w:asciiTheme="minorHAnsi" w:hAnsiTheme="minorHAnsi" w:cstheme="minorHAnsi"/>
        </w:rPr>
      </w:pPr>
    </w:p>
    <w:p w14:paraId="506DBC63" w14:textId="77777777" w:rsidR="002A5C1E" w:rsidRPr="00D30FA1" w:rsidRDefault="002A5C1E" w:rsidP="002A5C1E">
      <w:pPr>
        <w:pStyle w:val="BodyText"/>
        <w:rPr>
          <w:rFonts w:asciiTheme="minorHAnsi" w:hAnsiTheme="minorHAnsi" w:cstheme="minorHAnsi"/>
        </w:rPr>
      </w:pPr>
    </w:p>
    <w:p w14:paraId="1CE1059F" w14:textId="77777777" w:rsidR="002A5C1E" w:rsidRPr="00D30FA1" w:rsidRDefault="002A5C1E" w:rsidP="002A5C1E">
      <w:pPr>
        <w:pStyle w:val="BodyText"/>
        <w:rPr>
          <w:rFonts w:asciiTheme="minorHAnsi" w:hAnsiTheme="minorHAnsi" w:cstheme="minorHAnsi"/>
        </w:rPr>
      </w:pPr>
    </w:p>
    <w:p w14:paraId="7FA16E90" w14:textId="77777777" w:rsidR="002A5C1E" w:rsidRPr="00D30FA1" w:rsidRDefault="002A5C1E" w:rsidP="002A5C1E">
      <w:pPr>
        <w:rPr>
          <w:rFonts w:asciiTheme="minorHAnsi" w:hAnsiTheme="minorHAnsi" w:cstheme="minorHAnsi"/>
        </w:rPr>
        <w:sectPr w:rsidR="002A5C1E" w:rsidRPr="00D30FA1" w:rsidSect="00B36295">
          <w:headerReference w:type="default" r:id="rId8"/>
          <w:footerReference w:type="even" r:id="rId9"/>
          <w:footerReference w:type="default" r:id="rId10"/>
          <w:endnotePr>
            <w:numFmt w:val="decimal"/>
          </w:endnotePr>
          <w:pgSz w:w="12240" w:h="15840"/>
          <w:pgMar w:top="1440" w:right="1440" w:bottom="1440" w:left="1440" w:header="720" w:footer="720" w:gutter="0"/>
          <w:cols w:space="720"/>
          <w:vAlign w:val="center"/>
          <w:docGrid w:linePitch="272"/>
        </w:sectPr>
      </w:pPr>
    </w:p>
    <w:p w14:paraId="6F1B874A" w14:textId="77777777" w:rsidR="002A5C1E" w:rsidRPr="00D30FA1" w:rsidRDefault="002A5C1E" w:rsidP="002A5C1E">
      <w:pPr>
        <w:keepNext/>
        <w:widowControl/>
        <w:spacing w:after="60" w:line="280" w:lineRule="exact"/>
        <w:ind w:left="-1134" w:firstLine="1134"/>
        <w:rPr>
          <w:rFonts w:asciiTheme="minorHAnsi" w:hAnsiTheme="minorHAnsi" w:cstheme="minorHAnsi"/>
          <w:b/>
          <w:bCs/>
          <w:kern w:val="32"/>
          <w:sz w:val="32"/>
          <w:szCs w:val="24"/>
          <w:lang w:val="en-GB"/>
        </w:rPr>
      </w:pPr>
    </w:p>
    <w:p w14:paraId="0E222130" w14:textId="77777777" w:rsidR="002A5C1E" w:rsidRPr="00D30FA1" w:rsidRDefault="002A5C1E" w:rsidP="002A5C1E">
      <w:pPr>
        <w:keepNext/>
        <w:widowControl/>
        <w:spacing w:after="60" w:line="280" w:lineRule="exact"/>
        <w:ind w:left="-1134" w:firstLine="1134"/>
        <w:rPr>
          <w:rFonts w:asciiTheme="minorHAnsi" w:hAnsiTheme="minorHAnsi" w:cstheme="minorHAnsi"/>
          <w:b/>
          <w:bCs/>
          <w:kern w:val="32"/>
          <w:sz w:val="32"/>
          <w:szCs w:val="48"/>
          <w:lang w:val="en-GB"/>
        </w:rPr>
      </w:pPr>
      <w:r w:rsidRPr="00D30FA1">
        <w:rPr>
          <w:rFonts w:asciiTheme="minorHAnsi" w:hAnsiTheme="minorHAnsi" w:cstheme="minorHAnsi"/>
          <w:b/>
          <w:bCs/>
          <w:kern w:val="32"/>
          <w:sz w:val="32"/>
          <w:szCs w:val="24"/>
          <w:lang w:val="en-GB"/>
        </w:rPr>
        <w:t>Document Control</w:t>
      </w:r>
    </w:p>
    <w:p w14:paraId="4E5FF94A" w14:textId="77777777" w:rsidR="002A5C1E" w:rsidRDefault="002A5C1E" w:rsidP="002A5C1E">
      <w:pPr>
        <w:widowControl/>
        <w:spacing w:line="280" w:lineRule="exact"/>
        <w:ind w:left="-1134" w:firstLine="1134"/>
        <w:rPr>
          <w:rFonts w:asciiTheme="minorHAnsi" w:hAnsiTheme="minorHAnsi" w:cstheme="minorHAnsi"/>
          <w:b/>
          <w:sz w:val="18"/>
          <w:szCs w:val="24"/>
          <w:lang w:val="en-GB"/>
        </w:rPr>
      </w:pPr>
    </w:p>
    <w:p w14:paraId="52EB7754" w14:textId="77777777" w:rsidR="002A5C1E" w:rsidRPr="00D30FA1" w:rsidRDefault="002A5C1E" w:rsidP="002A5C1E">
      <w:pPr>
        <w:widowControl/>
        <w:spacing w:line="280" w:lineRule="exact"/>
        <w:ind w:left="-1134" w:firstLine="1134"/>
        <w:rPr>
          <w:rFonts w:asciiTheme="minorHAnsi" w:hAnsiTheme="minorHAnsi" w:cstheme="minorHAnsi"/>
          <w:b/>
          <w:sz w:val="18"/>
          <w:szCs w:val="24"/>
          <w:lang w:val="en-GB"/>
        </w:rPr>
      </w:pPr>
      <w:r w:rsidRPr="00D30FA1">
        <w:rPr>
          <w:rFonts w:asciiTheme="minorHAnsi" w:hAnsiTheme="minorHAnsi" w:cstheme="minorHAnsi"/>
          <w:b/>
          <w:sz w:val="18"/>
          <w:szCs w:val="24"/>
          <w:lang w:val="en-GB"/>
        </w:rPr>
        <w:t>Document History</w:t>
      </w:r>
    </w:p>
    <w:p w14:paraId="2E4DBD7D" w14:textId="77777777" w:rsidR="002A5C1E" w:rsidRPr="00D30FA1" w:rsidRDefault="002A5C1E" w:rsidP="002A5C1E">
      <w:pPr>
        <w:widowControl/>
        <w:spacing w:line="280" w:lineRule="exact"/>
        <w:ind w:left="-1134" w:firstLine="1134"/>
        <w:rPr>
          <w:rFonts w:asciiTheme="minorHAnsi" w:hAnsiTheme="minorHAnsi" w:cstheme="minorHAnsi"/>
          <w:b/>
          <w:sz w:val="18"/>
          <w:szCs w:val="24"/>
          <w:lang w:val="en-GB"/>
        </w:rPr>
      </w:pPr>
    </w:p>
    <w:tbl>
      <w:tblPr>
        <w:tblW w:w="9900" w:type="dxa"/>
        <w:tblInd w:w="-72" w:type="dxa"/>
        <w:tblBorders>
          <w:top w:val="single" w:sz="2" w:space="0" w:color="EC8978"/>
          <w:left w:val="single" w:sz="2" w:space="0" w:color="EC8978"/>
          <w:bottom w:val="single" w:sz="2" w:space="0" w:color="EC8978"/>
          <w:right w:val="single" w:sz="2" w:space="0" w:color="EC8978"/>
          <w:insideH w:val="single" w:sz="6" w:space="0" w:color="EC8978"/>
          <w:insideV w:val="single" w:sz="6" w:space="0" w:color="EC8978"/>
        </w:tblBorders>
        <w:tblLayout w:type="fixed"/>
        <w:tblLook w:val="01E0" w:firstRow="1" w:lastRow="1" w:firstColumn="1" w:lastColumn="1" w:noHBand="0" w:noVBand="0"/>
      </w:tblPr>
      <w:tblGrid>
        <w:gridCol w:w="1100"/>
        <w:gridCol w:w="1702"/>
        <w:gridCol w:w="1984"/>
        <w:gridCol w:w="5114"/>
      </w:tblGrid>
      <w:tr w:rsidR="002A5C1E" w:rsidRPr="00D30FA1" w14:paraId="36E61580" w14:textId="77777777" w:rsidTr="00B36295">
        <w:tc>
          <w:tcPr>
            <w:tcW w:w="1100" w:type="dxa"/>
            <w:shd w:val="clear" w:color="auto" w:fill="F4B8AE"/>
          </w:tcPr>
          <w:p w14:paraId="776B346E"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Version</w:t>
            </w:r>
          </w:p>
        </w:tc>
        <w:tc>
          <w:tcPr>
            <w:tcW w:w="1702" w:type="dxa"/>
            <w:shd w:val="clear" w:color="auto" w:fill="F4B8AE"/>
          </w:tcPr>
          <w:p w14:paraId="66C75FDD"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Date</w:t>
            </w:r>
          </w:p>
        </w:tc>
        <w:tc>
          <w:tcPr>
            <w:tcW w:w="1984" w:type="dxa"/>
            <w:shd w:val="clear" w:color="auto" w:fill="F4B8AE"/>
          </w:tcPr>
          <w:p w14:paraId="09B57D87"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Author</w:t>
            </w:r>
          </w:p>
        </w:tc>
        <w:tc>
          <w:tcPr>
            <w:tcW w:w="5114" w:type="dxa"/>
            <w:shd w:val="clear" w:color="auto" w:fill="F4B8AE"/>
          </w:tcPr>
          <w:p w14:paraId="129D4829"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Comments</w:t>
            </w:r>
          </w:p>
        </w:tc>
      </w:tr>
      <w:tr w:rsidR="002A5C1E" w:rsidRPr="00D30FA1" w14:paraId="38C7C4A5" w14:textId="77777777" w:rsidTr="00B36295">
        <w:tc>
          <w:tcPr>
            <w:tcW w:w="1100" w:type="dxa"/>
            <w:shd w:val="clear" w:color="auto" w:fill="auto"/>
          </w:tcPr>
          <w:p w14:paraId="33D3A9B7" w14:textId="77777777" w:rsidR="002A5C1E" w:rsidRPr="00D30FA1" w:rsidRDefault="002A5C1E" w:rsidP="00B36295">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1.0</w:t>
            </w:r>
          </w:p>
        </w:tc>
        <w:tc>
          <w:tcPr>
            <w:tcW w:w="1702" w:type="dxa"/>
            <w:shd w:val="clear" w:color="auto" w:fill="auto"/>
          </w:tcPr>
          <w:p w14:paraId="5A229FA1" w14:textId="77777777" w:rsidR="002A5C1E" w:rsidRPr="00D30FA1" w:rsidRDefault="002A5C1E" w:rsidP="00B36295">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18-Dec-2014</w:t>
            </w:r>
          </w:p>
        </w:tc>
        <w:tc>
          <w:tcPr>
            <w:tcW w:w="1984" w:type="dxa"/>
            <w:shd w:val="clear" w:color="auto" w:fill="auto"/>
          </w:tcPr>
          <w:p w14:paraId="7D52CEA2" w14:textId="77777777" w:rsidR="002A5C1E" w:rsidRPr="00D30FA1" w:rsidRDefault="002A5C1E" w:rsidP="00B36295">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Rakesh-Wipro</w:t>
            </w:r>
          </w:p>
        </w:tc>
        <w:tc>
          <w:tcPr>
            <w:tcW w:w="5114" w:type="dxa"/>
            <w:shd w:val="clear" w:color="auto" w:fill="auto"/>
          </w:tcPr>
          <w:p w14:paraId="6CCE1350" w14:textId="77777777" w:rsidR="002A5C1E" w:rsidRPr="00D30FA1" w:rsidRDefault="002A5C1E" w:rsidP="00B36295">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Initial Draft</w:t>
            </w:r>
          </w:p>
        </w:tc>
      </w:tr>
      <w:tr w:rsidR="008F5FD4" w:rsidRPr="00D30FA1" w14:paraId="5252C4F5" w14:textId="77777777" w:rsidTr="00B36295">
        <w:tc>
          <w:tcPr>
            <w:tcW w:w="1100" w:type="dxa"/>
            <w:shd w:val="clear" w:color="auto" w:fill="auto"/>
          </w:tcPr>
          <w:p w14:paraId="62CFCD06" w14:textId="77777777" w:rsidR="008F5FD4" w:rsidRPr="00D30FA1" w:rsidRDefault="008F5FD4"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1.</w:t>
            </w:r>
            <w:r w:rsidR="00B56506">
              <w:rPr>
                <w:rFonts w:asciiTheme="minorHAnsi" w:hAnsiTheme="minorHAnsi" w:cstheme="minorHAnsi"/>
                <w:sz w:val="18"/>
                <w:szCs w:val="24"/>
                <w:lang w:val="en-GB"/>
              </w:rPr>
              <w:t>2</w:t>
            </w:r>
          </w:p>
        </w:tc>
        <w:tc>
          <w:tcPr>
            <w:tcW w:w="1702" w:type="dxa"/>
            <w:shd w:val="clear" w:color="auto" w:fill="auto"/>
          </w:tcPr>
          <w:p w14:paraId="58F94C46" w14:textId="77777777" w:rsidR="008F5FD4" w:rsidRPr="00D30FA1" w:rsidRDefault="00B56506"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24</w:t>
            </w:r>
            <w:r w:rsidR="008F5FD4">
              <w:rPr>
                <w:rFonts w:asciiTheme="minorHAnsi" w:hAnsiTheme="minorHAnsi" w:cstheme="minorHAnsi"/>
                <w:sz w:val="18"/>
                <w:szCs w:val="24"/>
                <w:lang w:val="en-GB"/>
              </w:rPr>
              <w:t>-Dec-2014</w:t>
            </w:r>
          </w:p>
        </w:tc>
        <w:tc>
          <w:tcPr>
            <w:tcW w:w="1984" w:type="dxa"/>
            <w:shd w:val="clear" w:color="auto" w:fill="auto"/>
          </w:tcPr>
          <w:p w14:paraId="6EF00540" w14:textId="77777777" w:rsidR="008F5FD4" w:rsidRPr="00D30FA1" w:rsidRDefault="008F5FD4"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Rakesh-Wipro</w:t>
            </w:r>
          </w:p>
        </w:tc>
        <w:tc>
          <w:tcPr>
            <w:tcW w:w="5114" w:type="dxa"/>
            <w:shd w:val="clear" w:color="auto" w:fill="auto"/>
          </w:tcPr>
          <w:p w14:paraId="090650B4" w14:textId="77777777" w:rsidR="008F5FD4" w:rsidRPr="00D30FA1" w:rsidRDefault="008F5FD4"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Initial Draft</w:t>
            </w:r>
          </w:p>
        </w:tc>
      </w:tr>
      <w:tr w:rsidR="00B56506" w:rsidRPr="00D30FA1" w14:paraId="1EB0106D" w14:textId="77777777" w:rsidTr="00B36295">
        <w:tc>
          <w:tcPr>
            <w:tcW w:w="1100" w:type="dxa"/>
            <w:shd w:val="clear" w:color="auto" w:fill="auto"/>
          </w:tcPr>
          <w:p w14:paraId="4C5AD45A" w14:textId="77777777" w:rsidR="00B56506" w:rsidRPr="00D30FA1" w:rsidRDefault="00B56506"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2.0</w:t>
            </w:r>
          </w:p>
        </w:tc>
        <w:tc>
          <w:tcPr>
            <w:tcW w:w="1702" w:type="dxa"/>
            <w:shd w:val="clear" w:color="auto" w:fill="auto"/>
          </w:tcPr>
          <w:p w14:paraId="5391695F" w14:textId="77777777" w:rsidR="00B56506" w:rsidRPr="00D30FA1" w:rsidRDefault="00B56506"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24-Dec-2014</w:t>
            </w:r>
          </w:p>
        </w:tc>
        <w:tc>
          <w:tcPr>
            <w:tcW w:w="1984" w:type="dxa"/>
            <w:shd w:val="clear" w:color="auto" w:fill="auto"/>
          </w:tcPr>
          <w:p w14:paraId="0C8431D7" w14:textId="77777777" w:rsidR="00B56506" w:rsidRPr="00D30FA1" w:rsidRDefault="00B56506"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Guna</w:t>
            </w:r>
          </w:p>
        </w:tc>
        <w:tc>
          <w:tcPr>
            <w:tcW w:w="5114" w:type="dxa"/>
            <w:shd w:val="clear" w:color="auto" w:fill="auto"/>
          </w:tcPr>
          <w:p w14:paraId="4678ADCB" w14:textId="77777777" w:rsidR="00B56506" w:rsidRPr="00D30FA1" w:rsidRDefault="00B56506"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Delivery</w:t>
            </w:r>
          </w:p>
        </w:tc>
      </w:tr>
      <w:tr w:rsidR="006B20C2" w:rsidRPr="00D30FA1" w14:paraId="40AD05B2" w14:textId="77777777" w:rsidTr="00B36295">
        <w:tc>
          <w:tcPr>
            <w:tcW w:w="1100" w:type="dxa"/>
            <w:shd w:val="clear" w:color="auto" w:fill="auto"/>
          </w:tcPr>
          <w:p w14:paraId="3C706FDC" w14:textId="4EF274AA" w:rsidR="006B20C2" w:rsidRDefault="006B20C2"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2.1</w:t>
            </w:r>
          </w:p>
        </w:tc>
        <w:tc>
          <w:tcPr>
            <w:tcW w:w="1702" w:type="dxa"/>
            <w:shd w:val="clear" w:color="auto" w:fill="auto"/>
          </w:tcPr>
          <w:p w14:paraId="408016D3" w14:textId="46727F77" w:rsidR="006B20C2" w:rsidRDefault="006B20C2"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5-Jan-2015</w:t>
            </w:r>
          </w:p>
        </w:tc>
        <w:tc>
          <w:tcPr>
            <w:tcW w:w="1984" w:type="dxa"/>
            <w:shd w:val="clear" w:color="auto" w:fill="auto"/>
          </w:tcPr>
          <w:p w14:paraId="0CF87692" w14:textId="3190CCAD" w:rsidR="006B20C2" w:rsidRDefault="006B20C2"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Sumit</w:t>
            </w:r>
          </w:p>
        </w:tc>
        <w:tc>
          <w:tcPr>
            <w:tcW w:w="5114" w:type="dxa"/>
            <w:shd w:val="clear" w:color="auto" w:fill="auto"/>
          </w:tcPr>
          <w:p w14:paraId="32E97151" w14:textId="1B08D786" w:rsidR="006B20C2" w:rsidRDefault="006B20C2"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Review Comments Provided</w:t>
            </w:r>
          </w:p>
        </w:tc>
      </w:tr>
      <w:tr w:rsidR="006B20C2" w:rsidRPr="00D30FA1" w14:paraId="3773F08D" w14:textId="77777777" w:rsidTr="00B36295">
        <w:tc>
          <w:tcPr>
            <w:tcW w:w="1100" w:type="dxa"/>
            <w:shd w:val="clear" w:color="auto" w:fill="auto"/>
          </w:tcPr>
          <w:p w14:paraId="0B2A2C6D" w14:textId="75E01076" w:rsidR="006B20C2" w:rsidRDefault="006B20C2"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2.2</w:t>
            </w:r>
          </w:p>
        </w:tc>
        <w:tc>
          <w:tcPr>
            <w:tcW w:w="1702" w:type="dxa"/>
            <w:shd w:val="clear" w:color="auto" w:fill="auto"/>
          </w:tcPr>
          <w:p w14:paraId="6BF70080" w14:textId="2FE46465" w:rsidR="006B20C2" w:rsidRDefault="006B20C2"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12-Jan-2015</w:t>
            </w:r>
          </w:p>
        </w:tc>
        <w:tc>
          <w:tcPr>
            <w:tcW w:w="1984" w:type="dxa"/>
            <w:shd w:val="clear" w:color="auto" w:fill="auto"/>
          </w:tcPr>
          <w:p w14:paraId="7DDB2376" w14:textId="67EC5553" w:rsidR="006B20C2" w:rsidRDefault="006B20C2"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Guna</w:t>
            </w:r>
          </w:p>
        </w:tc>
        <w:tc>
          <w:tcPr>
            <w:tcW w:w="5114" w:type="dxa"/>
            <w:shd w:val="clear" w:color="auto" w:fill="auto"/>
          </w:tcPr>
          <w:p w14:paraId="5AEC5489" w14:textId="1C5FCB77" w:rsidR="006B20C2" w:rsidRDefault="006B20C2"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 xml:space="preserve">Review Comments </w:t>
            </w:r>
            <w:r w:rsidR="00CB4F7C">
              <w:rPr>
                <w:rFonts w:asciiTheme="minorHAnsi" w:hAnsiTheme="minorHAnsi" w:cstheme="minorHAnsi"/>
                <w:sz w:val="18"/>
                <w:szCs w:val="24"/>
                <w:lang w:val="en-GB"/>
              </w:rPr>
              <w:t xml:space="preserve">from Tom and Sumit </w:t>
            </w:r>
            <w:r>
              <w:rPr>
                <w:rFonts w:asciiTheme="minorHAnsi" w:hAnsiTheme="minorHAnsi" w:cstheme="minorHAnsi"/>
                <w:sz w:val="18"/>
                <w:szCs w:val="24"/>
                <w:lang w:val="en-GB"/>
              </w:rPr>
              <w:t xml:space="preserve">Incorporated </w:t>
            </w:r>
          </w:p>
        </w:tc>
      </w:tr>
      <w:tr w:rsidR="00334ECF" w:rsidRPr="00D30FA1" w14:paraId="756FAC65" w14:textId="77777777" w:rsidTr="00B36295">
        <w:tc>
          <w:tcPr>
            <w:tcW w:w="1100" w:type="dxa"/>
            <w:shd w:val="clear" w:color="auto" w:fill="auto"/>
          </w:tcPr>
          <w:p w14:paraId="712FD5D2" w14:textId="58359EF8" w:rsidR="00334ECF" w:rsidRDefault="00334ECF"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2.3</w:t>
            </w:r>
          </w:p>
        </w:tc>
        <w:tc>
          <w:tcPr>
            <w:tcW w:w="1702" w:type="dxa"/>
            <w:shd w:val="clear" w:color="auto" w:fill="auto"/>
          </w:tcPr>
          <w:p w14:paraId="532ACA81" w14:textId="54BC7DEA" w:rsidR="00334ECF" w:rsidRDefault="00334ECF"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13-Jan-2015</w:t>
            </w:r>
          </w:p>
        </w:tc>
        <w:tc>
          <w:tcPr>
            <w:tcW w:w="1984" w:type="dxa"/>
            <w:shd w:val="clear" w:color="auto" w:fill="auto"/>
          </w:tcPr>
          <w:p w14:paraId="2BA7A263" w14:textId="5E375CC3" w:rsidR="00334ECF" w:rsidRDefault="00334ECF"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Guna</w:t>
            </w:r>
          </w:p>
        </w:tc>
        <w:tc>
          <w:tcPr>
            <w:tcW w:w="5114" w:type="dxa"/>
            <w:shd w:val="clear" w:color="auto" w:fill="auto"/>
          </w:tcPr>
          <w:p w14:paraId="590D7C8A" w14:textId="76072543" w:rsidR="00334ECF" w:rsidRDefault="00334ECF"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Name ISRVE referenced needs to be changed to EBIP or removed</w:t>
            </w:r>
          </w:p>
        </w:tc>
      </w:tr>
      <w:tr w:rsidR="00F72778" w:rsidRPr="00D30FA1" w14:paraId="405E3156" w14:textId="77777777" w:rsidTr="00B36295">
        <w:trPr>
          <w:ins w:id="0" w:author="Rakesh Singhi" w:date="2015-02-06T17:59:00Z"/>
        </w:trPr>
        <w:tc>
          <w:tcPr>
            <w:tcW w:w="1100" w:type="dxa"/>
            <w:shd w:val="clear" w:color="auto" w:fill="auto"/>
          </w:tcPr>
          <w:p w14:paraId="2F414034" w14:textId="78978595" w:rsidR="00F72778" w:rsidRDefault="00F72778" w:rsidP="0029795D">
            <w:pPr>
              <w:widowControl/>
              <w:spacing w:before="60" w:after="60" w:line="280" w:lineRule="exact"/>
              <w:rPr>
                <w:ins w:id="1" w:author="Rakesh Singhi" w:date="2015-02-06T17:59:00Z"/>
                <w:rFonts w:asciiTheme="minorHAnsi" w:hAnsiTheme="minorHAnsi" w:cstheme="minorHAnsi"/>
                <w:sz w:val="18"/>
                <w:szCs w:val="24"/>
                <w:lang w:val="en-GB"/>
              </w:rPr>
            </w:pPr>
            <w:ins w:id="2" w:author="Rakesh Singhi" w:date="2015-02-06T17:59:00Z">
              <w:r>
                <w:rPr>
                  <w:rFonts w:asciiTheme="minorHAnsi" w:hAnsiTheme="minorHAnsi" w:cstheme="minorHAnsi"/>
                  <w:sz w:val="18"/>
                  <w:szCs w:val="24"/>
                  <w:lang w:val="en-GB"/>
                </w:rPr>
                <w:t>2.4</w:t>
              </w:r>
            </w:ins>
          </w:p>
        </w:tc>
        <w:tc>
          <w:tcPr>
            <w:tcW w:w="1702" w:type="dxa"/>
            <w:shd w:val="clear" w:color="auto" w:fill="auto"/>
          </w:tcPr>
          <w:p w14:paraId="7548E6F9" w14:textId="1A754997" w:rsidR="00F72778" w:rsidRDefault="00F72778" w:rsidP="0029795D">
            <w:pPr>
              <w:widowControl/>
              <w:spacing w:before="60" w:after="60" w:line="280" w:lineRule="exact"/>
              <w:rPr>
                <w:ins w:id="3" w:author="Rakesh Singhi" w:date="2015-02-06T17:59:00Z"/>
                <w:rFonts w:asciiTheme="minorHAnsi" w:hAnsiTheme="minorHAnsi" w:cstheme="minorHAnsi"/>
                <w:sz w:val="18"/>
                <w:szCs w:val="24"/>
                <w:lang w:val="en-GB"/>
              </w:rPr>
            </w:pPr>
            <w:ins w:id="4" w:author="Rakesh Singhi" w:date="2015-02-06T18:09:00Z">
              <w:r>
                <w:rPr>
                  <w:rFonts w:asciiTheme="minorHAnsi" w:hAnsiTheme="minorHAnsi" w:cstheme="minorHAnsi"/>
                  <w:sz w:val="18"/>
                  <w:szCs w:val="24"/>
                  <w:lang w:val="en-GB"/>
                </w:rPr>
                <w:t>6-Feb-2015</w:t>
              </w:r>
            </w:ins>
          </w:p>
        </w:tc>
        <w:tc>
          <w:tcPr>
            <w:tcW w:w="1984" w:type="dxa"/>
            <w:shd w:val="clear" w:color="auto" w:fill="auto"/>
          </w:tcPr>
          <w:p w14:paraId="08D1E7BB" w14:textId="2094D6A3" w:rsidR="00F72778" w:rsidRDefault="00F72778" w:rsidP="0029795D">
            <w:pPr>
              <w:widowControl/>
              <w:spacing w:before="60" w:after="60" w:line="280" w:lineRule="exact"/>
              <w:rPr>
                <w:ins w:id="5" w:author="Rakesh Singhi" w:date="2015-02-06T17:59:00Z"/>
                <w:rFonts w:asciiTheme="minorHAnsi" w:hAnsiTheme="minorHAnsi" w:cstheme="minorHAnsi"/>
                <w:sz w:val="18"/>
                <w:szCs w:val="24"/>
                <w:lang w:val="en-GB"/>
              </w:rPr>
            </w:pPr>
            <w:ins w:id="6" w:author="Rakesh Singhi" w:date="2015-02-06T18:09:00Z">
              <w:r>
                <w:rPr>
                  <w:rFonts w:asciiTheme="minorHAnsi" w:hAnsiTheme="minorHAnsi" w:cstheme="minorHAnsi"/>
                  <w:sz w:val="18"/>
                  <w:szCs w:val="24"/>
                  <w:lang w:val="en-GB"/>
                </w:rPr>
                <w:t>Rakesh-Wipro</w:t>
              </w:r>
            </w:ins>
          </w:p>
        </w:tc>
        <w:tc>
          <w:tcPr>
            <w:tcW w:w="5114" w:type="dxa"/>
            <w:shd w:val="clear" w:color="auto" w:fill="auto"/>
          </w:tcPr>
          <w:p w14:paraId="77B39B6A" w14:textId="52CCC076" w:rsidR="00F72778" w:rsidRDefault="00D3755E" w:rsidP="0029795D">
            <w:pPr>
              <w:widowControl/>
              <w:spacing w:before="60" w:after="60" w:line="280" w:lineRule="exact"/>
              <w:rPr>
                <w:ins w:id="7" w:author="Rakesh Singhi" w:date="2015-02-06T17:59:00Z"/>
                <w:rFonts w:asciiTheme="minorHAnsi" w:hAnsiTheme="minorHAnsi" w:cstheme="minorHAnsi"/>
                <w:sz w:val="18"/>
                <w:szCs w:val="24"/>
                <w:lang w:val="en-GB"/>
              </w:rPr>
            </w:pPr>
            <w:ins w:id="8" w:author="Rakesh Singhi" w:date="2015-02-06T18:09:00Z">
              <w:r>
                <w:rPr>
                  <w:rFonts w:asciiTheme="minorHAnsi" w:hAnsiTheme="minorHAnsi" w:cstheme="minorHAnsi"/>
                  <w:sz w:val="18"/>
                  <w:szCs w:val="24"/>
                  <w:lang w:val="en-GB"/>
                </w:rPr>
                <w:t>Updated as per discussion with PNP and business.</w:t>
              </w:r>
            </w:ins>
          </w:p>
        </w:tc>
      </w:tr>
      <w:tr w:rsidR="0023431C" w:rsidRPr="00D30FA1" w14:paraId="1F748D78" w14:textId="77777777" w:rsidTr="00B36295">
        <w:tc>
          <w:tcPr>
            <w:tcW w:w="1100" w:type="dxa"/>
            <w:shd w:val="clear" w:color="auto" w:fill="auto"/>
          </w:tcPr>
          <w:p w14:paraId="29F61A43" w14:textId="5563F22F" w:rsidR="0023431C" w:rsidRDefault="0023431C"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2.5</w:t>
            </w:r>
          </w:p>
        </w:tc>
        <w:tc>
          <w:tcPr>
            <w:tcW w:w="1702" w:type="dxa"/>
            <w:shd w:val="clear" w:color="auto" w:fill="auto"/>
          </w:tcPr>
          <w:p w14:paraId="615A3FA0" w14:textId="764EE640" w:rsidR="0023431C" w:rsidRDefault="0023431C"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09-Feb-2015</w:t>
            </w:r>
          </w:p>
        </w:tc>
        <w:tc>
          <w:tcPr>
            <w:tcW w:w="1984" w:type="dxa"/>
            <w:shd w:val="clear" w:color="auto" w:fill="auto"/>
          </w:tcPr>
          <w:p w14:paraId="5E47BB4F" w14:textId="34BAE247" w:rsidR="0023431C" w:rsidRDefault="0023431C"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 xml:space="preserve">Guna </w:t>
            </w:r>
          </w:p>
        </w:tc>
        <w:tc>
          <w:tcPr>
            <w:tcW w:w="5114" w:type="dxa"/>
            <w:shd w:val="clear" w:color="auto" w:fill="auto"/>
          </w:tcPr>
          <w:p w14:paraId="00E9ABE8" w14:textId="7695DE32" w:rsidR="0023431C" w:rsidRDefault="0023431C"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Internally reviewed and delivered for sign-off</w:t>
            </w:r>
          </w:p>
        </w:tc>
      </w:tr>
      <w:tr w:rsidR="00E54DA1" w:rsidRPr="00D30FA1" w14:paraId="002BA98A" w14:textId="77777777" w:rsidTr="00B36295">
        <w:tc>
          <w:tcPr>
            <w:tcW w:w="1100" w:type="dxa"/>
            <w:shd w:val="clear" w:color="auto" w:fill="auto"/>
          </w:tcPr>
          <w:p w14:paraId="4257AED0" w14:textId="2613B3F4" w:rsidR="00E54DA1" w:rsidRDefault="00E54DA1"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2.6</w:t>
            </w:r>
          </w:p>
        </w:tc>
        <w:tc>
          <w:tcPr>
            <w:tcW w:w="1702" w:type="dxa"/>
            <w:shd w:val="clear" w:color="auto" w:fill="auto"/>
          </w:tcPr>
          <w:p w14:paraId="38DA2E71" w14:textId="5CEB608C" w:rsidR="00E54DA1" w:rsidRDefault="00E54DA1"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24-March-2015</w:t>
            </w:r>
          </w:p>
        </w:tc>
        <w:tc>
          <w:tcPr>
            <w:tcW w:w="1984" w:type="dxa"/>
            <w:shd w:val="clear" w:color="auto" w:fill="auto"/>
          </w:tcPr>
          <w:p w14:paraId="25346677" w14:textId="4CE3B8F8" w:rsidR="00E54DA1" w:rsidRDefault="00E54DA1" w:rsidP="0029795D">
            <w:pPr>
              <w:widowControl/>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Rakesh</w:t>
            </w:r>
          </w:p>
        </w:tc>
        <w:tc>
          <w:tcPr>
            <w:tcW w:w="5114" w:type="dxa"/>
            <w:shd w:val="clear" w:color="auto" w:fill="auto"/>
          </w:tcPr>
          <w:p w14:paraId="55A09B79" w14:textId="0445229C" w:rsidR="00E54DA1" w:rsidRPr="007E285E" w:rsidRDefault="00E54DA1" w:rsidP="007E285E">
            <w:pPr>
              <w:pStyle w:val="ListParagraph"/>
              <w:numPr>
                <w:ilvl w:val="0"/>
                <w:numId w:val="38"/>
              </w:numPr>
              <w:spacing w:before="60" w:after="60" w:line="280" w:lineRule="exact"/>
              <w:rPr>
                <w:rFonts w:asciiTheme="minorHAnsi" w:hAnsiTheme="minorHAnsi" w:cstheme="minorHAnsi"/>
                <w:sz w:val="18"/>
                <w:szCs w:val="24"/>
                <w:lang w:val="en-GB"/>
              </w:rPr>
            </w:pPr>
            <w:r w:rsidRPr="007E285E">
              <w:rPr>
                <w:rFonts w:asciiTheme="minorHAnsi" w:hAnsiTheme="minorHAnsi" w:cstheme="minorHAnsi"/>
                <w:sz w:val="18"/>
                <w:szCs w:val="24"/>
                <w:lang w:val="en-GB"/>
              </w:rPr>
              <w:t xml:space="preserve">Design </w:t>
            </w:r>
            <w:r w:rsidR="007E285E" w:rsidRPr="007E285E">
              <w:rPr>
                <w:rFonts w:asciiTheme="minorHAnsi" w:hAnsiTheme="minorHAnsi" w:cstheme="minorHAnsi"/>
                <w:sz w:val="18"/>
                <w:szCs w:val="24"/>
                <w:lang w:val="en-GB"/>
              </w:rPr>
              <w:t>updates during build</w:t>
            </w:r>
          </w:p>
          <w:p w14:paraId="08672BA6" w14:textId="77777777" w:rsidR="007E285E" w:rsidRDefault="007E285E" w:rsidP="007E285E">
            <w:pPr>
              <w:pStyle w:val="ListParagraph"/>
              <w:numPr>
                <w:ilvl w:val="0"/>
                <w:numId w:val="38"/>
              </w:numPr>
              <w:spacing w:before="60" w:after="60" w:line="280" w:lineRule="exact"/>
              <w:rPr>
                <w:rFonts w:asciiTheme="minorHAnsi" w:hAnsiTheme="minorHAnsi" w:cstheme="minorHAnsi"/>
                <w:sz w:val="18"/>
                <w:szCs w:val="24"/>
                <w:lang w:val="en-GB"/>
              </w:rPr>
            </w:pPr>
            <w:r w:rsidRPr="007E285E">
              <w:rPr>
                <w:rFonts w:asciiTheme="minorHAnsi" w:hAnsiTheme="minorHAnsi" w:cstheme="minorHAnsi"/>
                <w:sz w:val="18"/>
                <w:szCs w:val="24"/>
                <w:lang w:val="en-GB"/>
              </w:rPr>
              <w:t>Duplicate Validation updates</w:t>
            </w:r>
          </w:p>
          <w:p w14:paraId="6A27B101" w14:textId="77777777" w:rsidR="007E285E" w:rsidRDefault="007E285E" w:rsidP="007E285E">
            <w:pPr>
              <w:pStyle w:val="ListParagraph"/>
              <w:numPr>
                <w:ilvl w:val="0"/>
                <w:numId w:val="38"/>
              </w:numPr>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Plan View creation</w:t>
            </w:r>
          </w:p>
          <w:p w14:paraId="155396A8" w14:textId="77777777" w:rsidR="007E285E" w:rsidRDefault="007E285E" w:rsidP="007E285E">
            <w:pPr>
              <w:pStyle w:val="ListParagraph"/>
              <w:numPr>
                <w:ilvl w:val="0"/>
                <w:numId w:val="38"/>
              </w:numPr>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QC review updates</w:t>
            </w:r>
          </w:p>
          <w:p w14:paraId="77503E13" w14:textId="77777777" w:rsidR="007E285E" w:rsidRDefault="007E285E" w:rsidP="007E285E">
            <w:pPr>
              <w:pStyle w:val="ListParagraph"/>
              <w:numPr>
                <w:ilvl w:val="0"/>
                <w:numId w:val="38"/>
              </w:numPr>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DB objects correction</w:t>
            </w:r>
          </w:p>
          <w:p w14:paraId="760C14EE" w14:textId="77777777" w:rsidR="007E285E" w:rsidRDefault="007E285E" w:rsidP="007E285E">
            <w:pPr>
              <w:pStyle w:val="ListParagraph"/>
              <w:numPr>
                <w:ilvl w:val="0"/>
                <w:numId w:val="38"/>
              </w:numPr>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Feed File and FTP discussion updates</w:t>
            </w:r>
          </w:p>
          <w:p w14:paraId="3C8ED33A" w14:textId="77777777" w:rsidR="007E285E" w:rsidRDefault="007E285E" w:rsidP="007E285E">
            <w:pPr>
              <w:pStyle w:val="ListParagraph"/>
              <w:numPr>
                <w:ilvl w:val="0"/>
                <w:numId w:val="38"/>
              </w:numPr>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Data Model Updates</w:t>
            </w:r>
          </w:p>
          <w:p w14:paraId="664BACA8" w14:textId="0C1F4F36" w:rsidR="007E285E" w:rsidRPr="007E285E" w:rsidRDefault="007E285E" w:rsidP="007E285E">
            <w:pPr>
              <w:pStyle w:val="ListParagraph"/>
              <w:numPr>
                <w:ilvl w:val="0"/>
                <w:numId w:val="38"/>
              </w:numPr>
              <w:spacing w:before="60" w:after="60" w:line="280" w:lineRule="exact"/>
              <w:rPr>
                <w:rFonts w:asciiTheme="minorHAnsi" w:hAnsiTheme="minorHAnsi" w:cstheme="minorHAnsi"/>
                <w:sz w:val="18"/>
                <w:szCs w:val="24"/>
                <w:lang w:val="en-GB"/>
              </w:rPr>
            </w:pPr>
            <w:r>
              <w:rPr>
                <w:rFonts w:asciiTheme="minorHAnsi" w:hAnsiTheme="minorHAnsi" w:cstheme="minorHAnsi"/>
                <w:sz w:val="18"/>
                <w:szCs w:val="24"/>
                <w:lang w:val="en-GB"/>
              </w:rPr>
              <w:t>Metric Calculation</w:t>
            </w:r>
          </w:p>
        </w:tc>
      </w:tr>
      <w:tr w:rsidR="00ED555B" w:rsidRPr="00D30FA1" w14:paraId="30724765" w14:textId="77777777" w:rsidTr="00B36295">
        <w:trPr>
          <w:ins w:id="9" w:author="Raghavi K (Semiconductor, Computing &amp; Storage (SCS))" w:date="2017-03-14T16:04:00Z"/>
        </w:trPr>
        <w:tc>
          <w:tcPr>
            <w:tcW w:w="1100" w:type="dxa"/>
            <w:shd w:val="clear" w:color="auto" w:fill="auto"/>
          </w:tcPr>
          <w:p w14:paraId="5146250A" w14:textId="2B29B0C1" w:rsidR="00ED555B" w:rsidRDefault="00ED555B" w:rsidP="0029795D">
            <w:pPr>
              <w:widowControl/>
              <w:spacing w:before="60" w:after="60" w:line="280" w:lineRule="exact"/>
              <w:rPr>
                <w:ins w:id="10" w:author="Raghavi K (Semiconductor, Computing &amp; Storage (SCS))" w:date="2017-03-14T16:04:00Z"/>
                <w:rFonts w:asciiTheme="minorHAnsi" w:hAnsiTheme="minorHAnsi" w:cstheme="minorHAnsi"/>
                <w:sz w:val="18"/>
                <w:szCs w:val="24"/>
                <w:lang w:val="en-GB"/>
              </w:rPr>
            </w:pPr>
            <w:ins w:id="11" w:author="Raghavi K (Semiconductor, Computing &amp; Storage (SCS))" w:date="2017-03-14T16:04:00Z">
              <w:r>
                <w:rPr>
                  <w:rFonts w:asciiTheme="minorHAnsi" w:hAnsiTheme="minorHAnsi" w:cstheme="minorHAnsi"/>
                  <w:sz w:val="18"/>
                  <w:szCs w:val="24"/>
                  <w:lang w:val="en-GB"/>
                </w:rPr>
                <w:t>2.7</w:t>
              </w:r>
            </w:ins>
          </w:p>
        </w:tc>
        <w:tc>
          <w:tcPr>
            <w:tcW w:w="1702" w:type="dxa"/>
            <w:shd w:val="clear" w:color="auto" w:fill="auto"/>
          </w:tcPr>
          <w:p w14:paraId="0B07D617" w14:textId="77777777" w:rsidR="00ED555B" w:rsidRDefault="00ED555B" w:rsidP="0029795D">
            <w:pPr>
              <w:widowControl/>
              <w:spacing w:before="60" w:after="60" w:line="280" w:lineRule="exact"/>
              <w:rPr>
                <w:ins w:id="12" w:author="Raghavi K (Semiconductor, Computing &amp; Storage (SCS))" w:date="2017-03-14T16:04:00Z"/>
                <w:rFonts w:asciiTheme="minorHAnsi" w:hAnsiTheme="minorHAnsi" w:cstheme="minorHAnsi"/>
                <w:sz w:val="18"/>
                <w:szCs w:val="24"/>
                <w:lang w:val="en-GB"/>
              </w:rPr>
            </w:pPr>
          </w:p>
        </w:tc>
        <w:tc>
          <w:tcPr>
            <w:tcW w:w="1984" w:type="dxa"/>
            <w:shd w:val="clear" w:color="auto" w:fill="auto"/>
          </w:tcPr>
          <w:p w14:paraId="46ACE195" w14:textId="395625C6" w:rsidR="00ED555B" w:rsidRDefault="00ED555B" w:rsidP="0029795D">
            <w:pPr>
              <w:widowControl/>
              <w:spacing w:before="60" w:after="60" w:line="280" w:lineRule="exact"/>
              <w:rPr>
                <w:ins w:id="13" w:author="Raghavi K (Semiconductor, Computing &amp; Storage (SCS))" w:date="2017-03-14T16:04:00Z"/>
                <w:rFonts w:asciiTheme="minorHAnsi" w:hAnsiTheme="minorHAnsi" w:cstheme="minorHAnsi"/>
                <w:sz w:val="18"/>
                <w:szCs w:val="24"/>
                <w:lang w:val="en-GB"/>
              </w:rPr>
            </w:pPr>
            <w:ins w:id="14" w:author="Raghavi K (Semiconductor, Computing &amp; Storage (SCS))" w:date="2017-03-14T16:04:00Z">
              <w:r>
                <w:rPr>
                  <w:rFonts w:asciiTheme="minorHAnsi" w:hAnsiTheme="minorHAnsi" w:cstheme="minorHAnsi"/>
                  <w:sz w:val="18"/>
                  <w:szCs w:val="24"/>
                  <w:lang w:val="en-GB"/>
                </w:rPr>
                <w:t>Guna</w:t>
              </w:r>
            </w:ins>
          </w:p>
        </w:tc>
        <w:tc>
          <w:tcPr>
            <w:tcW w:w="5114" w:type="dxa"/>
            <w:shd w:val="clear" w:color="auto" w:fill="auto"/>
          </w:tcPr>
          <w:p w14:paraId="7156F7EE" w14:textId="77777777" w:rsidR="00ED555B" w:rsidRPr="00ED555B" w:rsidRDefault="00ED555B" w:rsidP="00ED555B">
            <w:pPr>
              <w:spacing w:before="60" w:after="60" w:line="280" w:lineRule="exact"/>
              <w:rPr>
                <w:ins w:id="15" w:author="Raghavi K (Semiconductor, Computing &amp; Storage (SCS))" w:date="2017-03-14T16:04:00Z"/>
                <w:rFonts w:asciiTheme="minorHAnsi" w:hAnsiTheme="minorHAnsi" w:cstheme="minorHAnsi"/>
                <w:sz w:val="18"/>
                <w:szCs w:val="24"/>
                <w:lang w:val="en-GB"/>
              </w:rPr>
            </w:pPr>
          </w:p>
        </w:tc>
      </w:tr>
      <w:tr w:rsidR="00F638EB" w:rsidRPr="00D30FA1" w14:paraId="52B1C33C" w14:textId="77777777" w:rsidTr="00B36295">
        <w:trPr>
          <w:ins w:id="16" w:author="Raghavi K (Semiconductor, Computing &amp; Storage (SCS))" w:date="2017-03-06T17:06:00Z"/>
        </w:trPr>
        <w:tc>
          <w:tcPr>
            <w:tcW w:w="1100" w:type="dxa"/>
            <w:shd w:val="clear" w:color="auto" w:fill="auto"/>
          </w:tcPr>
          <w:p w14:paraId="5C377069" w14:textId="538B1F4B" w:rsidR="00F638EB" w:rsidRDefault="00ED555B" w:rsidP="0029795D">
            <w:pPr>
              <w:widowControl/>
              <w:spacing w:before="60" w:after="60" w:line="280" w:lineRule="exact"/>
              <w:rPr>
                <w:ins w:id="17" w:author="Raghavi K (Semiconductor, Computing &amp; Storage (SCS))" w:date="2017-03-06T17:06:00Z"/>
                <w:rFonts w:asciiTheme="minorHAnsi" w:hAnsiTheme="minorHAnsi" w:cstheme="minorHAnsi"/>
                <w:sz w:val="18"/>
                <w:szCs w:val="24"/>
                <w:lang w:val="en-GB"/>
              </w:rPr>
            </w:pPr>
            <w:ins w:id="18" w:author="Raghavi K (Semiconductor, Computing &amp; Storage (SCS))" w:date="2017-03-06T17:06:00Z">
              <w:r>
                <w:rPr>
                  <w:rFonts w:asciiTheme="minorHAnsi" w:hAnsiTheme="minorHAnsi" w:cstheme="minorHAnsi"/>
                  <w:sz w:val="18"/>
                  <w:szCs w:val="24"/>
                  <w:lang w:val="en-GB"/>
                </w:rPr>
                <w:t>2.8</w:t>
              </w:r>
            </w:ins>
          </w:p>
        </w:tc>
        <w:tc>
          <w:tcPr>
            <w:tcW w:w="1702" w:type="dxa"/>
            <w:shd w:val="clear" w:color="auto" w:fill="auto"/>
          </w:tcPr>
          <w:p w14:paraId="55E043A9" w14:textId="696F12BD" w:rsidR="00F638EB" w:rsidRDefault="00F638EB" w:rsidP="0029795D">
            <w:pPr>
              <w:widowControl/>
              <w:spacing w:before="60" w:after="60" w:line="280" w:lineRule="exact"/>
              <w:rPr>
                <w:ins w:id="19" w:author="Raghavi K (Semiconductor, Computing &amp; Storage (SCS))" w:date="2017-03-06T17:06:00Z"/>
                <w:rFonts w:asciiTheme="minorHAnsi" w:hAnsiTheme="minorHAnsi" w:cstheme="minorHAnsi"/>
                <w:sz w:val="18"/>
                <w:szCs w:val="24"/>
                <w:lang w:val="en-GB"/>
              </w:rPr>
            </w:pPr>
            <w:ins w:id="20" w:author="Raghavi K (Semiconductor, Computing &amp; Storage (SCS))" w:date="2017-03-06T17:06:00Z">
              <w:r>
                <w:rPr>
                  <w:rFonts w:asciiTheme="minorHAnsi" w:hAnsiTheme="minorHAnsi" w:cstheme="minorHAnsi"/>
                  <w:sz w:val="18"/>
                  <w:szCs w:val="24"/>
                  <w:lang w:val="en-GB"/>
                </w:rPr>
                <w:t>03-Mar-2017</w:t>
              </w:r>
            </w:ins>
          </w:p>
        </w:tc>
        <w:tc>
          <w:tcPr>
            <w:tcW w:w="1984" w:type="dxa"/>
            <w:shd w:val="clear" w:color="auto" w:fill="auto"/>
          </w:tcPr>
          <w:p w14:paraId="17908A3B" w14:textId="652ED345" w:rsidR="00F638EB" w:rsidRDefault="00F638EB" w:rsidP="0029795D">
            <w:pPr>
              <w:widowControl/>
              <w:spacing w:before="60" w:after="60" w:line="280" w:lineRule="exact"/>
              <w:rPr>
                <w:ins w:id="21" w:author="Raghavi K (Semiconductor, Computing &amp; Storage (SCS))" w:date="2017-03-06T17:06:00Z"/>
                <w:rFonts w:asciiTheme="minorHAnsi" w:hAnsiTheme="minorHAnsi" w:cstheme="minorHAnsi"/>
                <w:sz w:val="18"/>
                <w:szCs w:val="24"/>
                <w:lang w:val="en-GB"/>
              </w:rPr>
            </w:pPr>
            <w:ins w:id="22" w:author="Raghavi K (Semiconductor, Computing &amp; Storage (SCS))" w:date="2017-03-06T17:06:00Z">
              <w:r>
                <w:rPr>
                  <w:rFonts w:asciiTheme="minorHAnsi" w:hAnsiTheme="minorHAnsi" w:cstheme="minorHAnsi"/>
                  <w:sz w:val="18"/>
                  <w:szCs w:val="24"/>
                  <w:lang w:val="en-GB"/>
                </w:rPr>
                <w:t>Raghavi</w:t>
              </w:r>
            </w:ins>
          </w:p>
        </w:tc>
        <w:tc>
          <w:tcPr>
            <w:tcW w:w="5114" w:type="dxa"/>
            <w:shd w:val="clear" w:color="auto" w:fill="auto"/>
          </w:tcPr>
          <w:p w14:paraId="1F13B920" w14:textId="71E8FB09" w:rsidR="00F638EB" w:rsidRPr="00F638EB" w:rsidRDefault="00F638EB" w:rsidP="00125389">
            <w:pPr>
              <w:spacing w:before="60" w:after="60" w:line="280" w:lineRule="exact"/>
              <w:rPr>
                <w:ins w:id="23" w:author="Raghavi K (Semiconductor, Computing &amp; Storage (SCS))" w:date="2017-03-06T17:06:00Z"/>
                <w:rFonts w:asciiTheme="minorHAnsi" w:hAnsiTheme="minorHAnsi" w:cstheme="minorHAnsi"/>
                <w:sz w:val="18"/>
                <w:szCs w:val="24"/>
                <w:lang w:val="en-GB"/>
              </w:rPr>
            </w:pPr>
            <w:ins w:id="24" w:author="Raghavi K (Semiconductor, Computing &amp; Storage (SCS))" w:date="2017-03-06T17:06:00Z">
              <w:r w:rsidRPr="00F92ED1">
                <w:rPr>
                  <w:rFonts w:asciiTheme="minorHAnsi" w:hAnsiTheme="minorHAnsi" w:cstheme="minorHAnsi"/>
                  <w:color w:val="000000" w:themeColor="text1"/>
                  <w:sz w:val="18"/>
                  <w:szCs w:val="24"/>
                  <w:lang w:val="en-GB"/>
                </w:rPr>
                <w:t>Updating</w:t>
              </w:r>
              <w:r>
                <w:rPr>
                  <w:rFonts w:asciiTheme="minorHAnsi" w:hAnsiTheme="minorHAnsi" w:cstheme="minorHAnsi"/>
                  <w:sz w:val="18"/>
                  <w:szCs w:val="24"/>
                  <w:lang w:val="en-GB"/>
                </w:rPr>
                <w:t xml:space="preserve"> the document with recent changes</w:t>
              </w:r>
            </w:ins>
            <w:ins w:id="25" w:author="Raghavi K (Semiconductor, Computing &amp; Storage (SCS))" w:date="2017-03-06T18:56:00Z">
              <w:r w:rsidR="00AB1D49">
                <w:rPr>
                  <w:rFonts w:asciiTheme="minorHAnsi" w:hAnsiTheme="minorHAnsi" w:cstheme="minorHAnsi"/>
                  <w:sz w:val="18"/>
                  <w:szCs w:val="24"/>
                  <w:lang w:val="en-GB"/>
                </w:rPr>
                <w:t xml:space="preserve"> on ZIP CODE, Partner Exception of sell out. </w:t>
              </w:r>
            </w:ins>
            <w:ins w:id="26" w:author="Raghavi K (Semiconductor, Computing &amp; Storage (SCS))" w:date="2017-03-06T18:58:00Z">
              <w:r w:rsidR="00AB1D49">
                <w:rPr>
                  <w:rFonts w:asciiTheme="minorHAnsi" w:hAnsiTheme="minorHAnsi" w:cstheme="minorHAnsi"/>
                  <w:sz w:val="18"/>
                  <w:szCs w:val="24"/>
                  <w:lang w:val="en-GB"/>
                </w:rPr>
                <w:t xml:space="preserve">                                                                            </w:t>
              </w:r>
            </w:ins>
            <w:ins w:id="27" w:author="Raghavi K (Semiconductor, Computing &amp; Storage (SCS))" w:date="2017-03-06T18:56:00Z">
              <w:r w:rsidR="00AB1D49">
                <w:rPr>
                  <w:rFonts w:asciiTheme="minorHAnsi" w:hAnsiTheme="minorHAnsi" w:cstheme="minorHAnsi"/>
                  <w:sz w:val="18"/>
                  <w:szCs w:val="24"/>
                  <w:lang w:val="en-GB"/>
                </w:rPr>
                <w:t>Line Order status sequence</w:t>
              </w:r>
            </w:ins>
            <w:ins w:id="28" w:author="Raghavi K (Semiconductor, Computing &amp; Storage (SCS))" w:date="2017-03-06T18:57:00Z">
              <w:r w:rsidR="00AB1D49">
                <w:rPr>
                  <w:rFonts w:asciiTheme="minorHAnsi" w:hAnsiTheme="minorHAnsi" w:cstheme="minorHAnsi"/>
                  <w:sz w:val="18"/>
                  <w:szCs w:val="24"/>
                  <w:lang w:val="en-GB"/>
                </w:rPr>
                <w:t xml:space="preserve"> addition, </w:t>
              </w:r>
            </w:ins>
            <w:ins w:id="29" w:author="Raghavi K (Semiconductor, Computing &amp; Storage (SCS))" w:date="2017-03-06T18:58:00Z">
              <w:r w:rsidR="00AB1D49">
                <w:rPr>
                  <w:rFonts w:asciiTheme="minorHAnsi" w:hAnsiTheme="minorHAnsi" w:cstheme="minorHAnsi"/>
                  <w:sz w:val="18"/>
                  <w:szCs w:val="24"/>
                  <w:lang w:val="en-GB"/>
                </w:rPr>
                <w:t xml:space="preserve"> </w:t>
              </w:r>
            </w:ins>
            <w:ins w:id="30" w:author="Raghavi K (Semiconductor, Computing &amp; Storage (SCS))" w:date="2017-03-06T19:05:00Z">
              <w:r w:rsidR="00125389" w:rsidRPr="00125389">
                <w:rPr>
                  <w:rFonts w:asciiTheme="minorHAnsi" w:hAnsiTheme="minorHAnsi" w:cstheme="minorHAnsi"/>
                  <w:sz w:val="18"/>
                  <w:szCs w:val="24"/>
                  <w:lang w:val="en-GB"/>
                </w:rPr>
                <w:t>Summing up of quantity for order lines with differen</w:t>
              </w:r>
              <w:r w:rsidR="00125389">
                <w:rPr>
                  <w:rFonts w:asciiTheme="minorHAnsi" w:hAnsiTheme="minorHAnsi" w:cstheme="minorHAnsi"/>
                  <w:sz w:val="18"/>
                  <w:szCs w:val="24"/>
                  <w:lang w:val="en-GB"/>
                </w:rPr>
                <w:t xml:space="preserve">t status is to be disabled and </w:t>
              </w:r>
              <w:r w:rsidR="00125389" w:rsidRPr="00125389">
                <w:rPr>
                  <w:rFonts w:asciiTheme="minorHAnsi" w:hAnsiTheme="minorHAnsi" w:cstheme="minorHAnsi"/>
                  <w:sz w:val="18"/>
                  <w:szCs w:val="24"/>
                  <w:lang w:val="en-GB"/>
                </w:rPr>
                <w:t xml:space="preserve">    Revenue should be computed for non-closed Non RMA </w:t>
              </w:r>
            </w:ins>
            <w:ins w:id="31" w:author="Raghavi K (Semiconductor, Computing &amp; Storage (SCS))" w:date="2017-03-06T18:58:00Z">
              <w:r w:rsidR="00AB1D49">
                <w:rPr>
                  <w:rFonts w:asciiTheme="minorHAnsi" w:hAnsiTheme="minorHAnsi" w:cstheme="minorHAnsi"/>
                  <w:sz w:val="18"/>
                  <w:szCs w:val="24"/>
                  <w:lang w:val="en-GB"/>
                </w:rPr>
                <w:t xml:space="preserve"> – in </w:t>
              </w:r>
            </w:ins>
            <w:ins w:id="32" w:author="Raghavi K (Semiconductor, Computing &amp; Storage (SCS))" w:date="2017-03-06T18:56:00Z">
              <w:r w:rsidR="00AB1D49">
                <w:rPr>
                  <w:rFonts w:asciiTheme="minorHAnsi" w:hAnsiTheme="minorHAnsi" w:cstheme="minorHAnsi"/>
                  <w:sz w:val="18"/>
                  <w:szCs w:val="24"/>
                  <w:lang w:val="en-GB"/>
                </w:rPr>
                <w:t xml:space="preserve"> Se</w:t>
              </w:r>
            </w:ins>
            <w:ins w:id="33" w:author="Raghavi K (Semiconductor, Computing &amp; Storage (SCS))" w:date="2017-03-06T18:57:00Z">
              <w:r w:rsidR="00AB1D49">
                <w:rPr>
                  <w:rFonts w:asciiTheme="minorHAnsi" w:hAnsiTheme="minorHAnsi" w:cstheme="minorHAnsi"/>
                  <w:sz w:val="18"/>
                  <w:szCs w:val="24"/>
                  <w:lang w:val="en-GB"/>
                </w:rPr>
                <w:t>l</w:t>
              </w:r>
            </w:ins>
            <w:ins w:id="34" w:author="Raghavi K (Semiconductor, Computing &amp; Storage (SCS))" w:date="2017-03-06T18:56:00Z">
              <w:r w:rsidR="00AB1D49">
                <w:rPr>
                  <w:rFonts w:asciiTheme="minorHAnsi" w:hAnsiTheme="minorHAnsi" w:cstheme="minorHAnsi"/>
                  <w:sz w:val="18"/>
                  <w:szCs w:val="24"/>
                  <w:lang w:val="en-GB"/>
                </w:rPr>
                <w:t xml:space="preserve">l in </w:t>
              </w:r>
            </w:ins>
          </w:p>
        </w:tc>
      </w:tr>
    </w:tbl>
    <w:p w14:paraId="6372EA9B" w14:textId="4E4A1BF4" w:rsidR="002A5C1E" w:rsidRPr="00D30FA1" w:rsidRDefault="002A5C1E" w:rsidP="002A5C1E">
      <w:pPr>
        <w:widowControl/>
        <w:spacing w:line="280" w:lineRule="exact"/>
        <w:ind w:left="-1134"/>
        <w:rPr>
          <w:rFonts w:asciiTheme="minorHAnsi" w:hAnsiTheme="minorHAnsi" w:cstheme="minorHAnsi"/>
          <w:sz w:val="18"/>
          <w:szCs w:val="24"/>
          <w:lang w:val="en-GB"/>
        </w:rPr>
      </w:pPr>
    </w:p>
    <w:p w14:paraId="4A9F2150" w14:textId="77777777" w:rsidR="002A5C1E" w:rsidRPr="00D30FA1" w:rsidRDefault="002A5C1E" w:rsidP="002A5C1E">
      <w:pPr>
        <w:widowControl/>
        <w:spacing w:line="280" w:lineRule="exact"/>
        <w:ind w:left="-1134"/>
        <w:rPr>
          <w:rFonts w:asciiTheme="minorHAnsi" w:hAnsiTheme="minorHAnsi" w:cstheme="minorHAnsi"/>
          <w:sz w:val="18"/>
          <w:szCs w:val="24"/>
          <w:lang w:val="en-GB"/>
        </w:rPr>
      </w:pPr>
      <w:bookmarkStart w:id="35" w:name="_GoBack"/>
      <w:bookmarkEnd w:id="35"/>
    </w:p>
    <w:p w14:paraId="55CDCE35" w14:textId="77777777" w:rsidR="002A5C1E" w:rsidRPr="00D30FA1" w:rsidRDefault="002A5C1E" w:rsidP="002A5C1E">
      <w:pPr>
        <w:widowControl/>
        <w:spacing w:line="280" w:lineRule="exact"/>
        <w:ind w:left="-1134" w:firstLine="1134"/>
        <w:rPr>
          <w:rFonts w:asciiTheme="minorHAnsi" w:hAnsiTheme="minorHAnsi" w:cstheme="minorHAnsi"/>
          <w:b/>
          <w:sz w:val="18"/>
          <w:szCs w:val="24"/>
          <w:lang w:val="en-GB"/>
        </w:rPr>
      </w:pPr>
      <w:r w:rsidRPr="00D30FA1">
        <w:rPr>
          <w:rFonts w:asciiTheme="minorHAnsi" w:hAnsiTheme="minorHAnsi" w:cstheme="minorHAnsi"/>
          <w:b/>
          <w:sz w:val="18"/>
          <w:szCs w:val="24"/>
          <w:lang w:val="en-GB"/>
        </w:rPr>
        <w:t>Distribution List</w:t>
      </w:r>
    </w:p>
    <w:tbl>
      <w:tblPr>
        <w:tblW w:w="5169" w:type="pct"/>
        <w:tblInd w:w="-72" w:type="dxa"/>
        <w:tblBorders>
          <w:top w:val="single" w:sz="2" w:space="0" w:color="EC8978"/>
          <w:left w:val="single" w:sz="2" w:space="0" w:color="EC8978"/>
          <w:bottom w:val="single" w:sz="2" w:space="0" w:color="EC8978"/>
          <w:right w:val="single" w:sz="2" w:space="0" w:color="EC8978"/>
          <w:insideH w:val="single" w:sz="6" w:space="0" w:color="EC8978"/>
          <w:insideV w:val="single" w:sz="6" w:space="0" w:color="EC8978"/>
        </w:tblBorders>
        <w:tblLayout w:type="fixed"/>
        <w:tblLook w:val="01E0" w:firstRow="1" w:lastRow="1" w:firstColumn="1" w:lastColumn="1" w:noHBand="0" w:noVBand="0"/>
      </w:tblPr>
      <w:tblGrid>
        <w:gridCol w:w="3240"/>
        <w:gridCol w:w="3240"/>
        <w:gridCol w:w="3420"/>
      </w:tblGrid>
      <w:tr w:rsidR="002A5C1E" w:rsidRPr="00D30FA1" w14:paraId="1E404F3F" w14:textId="77777777" w:rsidTr="00B36295">
        <w:tc>
          <w:tcPr>
            <w:tcW w:w="3240" w:type="dxa"/>
            <w:shd w:val="clear" w:color="auto" w:fill="F4B8AE"/>
          </w:tcPr>
          <w:p w14:paraId="536CA06B"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Name</w:t>
            </w:r>
          </w:p>
        </w:tc>
        <w:tc>
          <w:tcPr>
            <w:tcW w:w="3240" w:type="dxa"/>
            <w:shd w:val="clear" w:color="auto" w:fill="F4B8AE"/>
          </w:tcPr>
          <w:p w14:paraId="0953088F"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Role</w:t>
            </w:r>
          </w:p>
        </w:tc>
        <w:tc>
          <w:tcPr>
            <w:tcW w:w="3420" w:type="dxa"/>
            <w:shd w:val="clear" w:color="auto" w:fill="F4B8AE"/>
          </w:tcPr>
          <w:p w14:paraId="517C07B3"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Organisation</w:t>
            </w:r>
          </w:p>
        </w:tc>
      </w:tr>
      <w:tr w:rsidR="002A5C1E" w:rsidRPr="00D30FA1" w14:paraId="7802B810" w14:textId="77777777" w:rsidTr="00B36295">
        <w:tc>
          <w:tcPr>
            <w:tcW w:w="3240" w:type="dxa"/>
            <w:shd w:val="clear" w:color="auto" w:fill="auto"/>
            <w:vAlign w:val="center"/>
          </w:tcPr>
          <w:p w14:paraId="242CE8F9" w14:textId="77777777" w:rsidR="002A5C1E" w:rsidRPr="00FD2A5B" w:rsidRDefault="002A5C1E" w:rsidP="00B36295">
            <w:pPr>
              <w:widowControl/>
              <w:spacing w:before="60" w:after="60" w:line="240" w:lineRule="auto"/>
              <w:ind w:right="21"/>
              <w:jc w:val="both"/>
              <w:rPr>
                <w:rFonts w:asciiTheme="minorHAnsi" w:hAnsiTheme="minorHAnsi" w:cstheme="minorHAnsi"/>
                <w:i/>
                <w:sz w:val="19"/>
                <w:szCs w:val="19"/>
                <w:lang w:val="en-GB"/>
              </w:rPr>
            </w:pPr>
            <w:r>
              <w:rPr>
                <w:rFonts w:asciiTheme="minorHAnsi" w:hAnsiTheme="minorHAnsi" w:cstheme="minorHAnsi"/>
                <w:i/>
                <w:sz w:val="19"/>
                <w:szCs w:val="19"/>
                <w:lang w:val="en-GB"/>
              </w:rPr>
              <w:t>&lt;</w:t>
            </w:r>
            <w:r w:rsidRPr="00FD2A5B">
              <w:rPr>
                <w:rFonts w:asciiTheme="minorHAnsi" w:hAnsiTheme="minorHAnsi" w:cstheme="minorHAnsi"/>
                <w:i/>
                <w:sz w:val="19"/>
                <w:szCs w:val="19"/>
                <w:lang w:val="en-GB"/>
              </w:rPr>
              <w:t>Member of the team and stake holders and reviewers and approvers</w:t>
            </w:r>
            <w:r>
              <w:rPr>
                <w:rFonts w:asciiTheme="minorHAnsi" w:hAnsiTheme="minorHAnsi" w:cstheme="minorHAnsi"/>
                <w:i/>
                <w:sz w:val="19"/>
                <w:szCs w:val="19"/>
                <w:lang w:val="en-GB"/>
              </w:rPr>
              <w:t>&gt;</w:t>
            </w:r>
          </w:p>
        </w:tc>
        <w:tc>
          <w:tcPr>
            <w:tcW w:w="3240" w:type="dxa"/>
            <w:shd w:val="clear" w:color="auto" w:fill="auto"/>
            <w:vAlign w:val="center"/>
          </w:tcPr>
          <w:p w14:paraId="69F25E10" w14:textId="77777777" w:rsidR="002A5C1E" w:rsidRPr="00FD2A5B" w:rsidRDefault="002A5C1E" w:rsidP="00B36295">
            <w:pPr>
              <w:widowControl/>
              <w:spacing w:before="60" w:after="60" w:line="240" w:lineRule="auto"/>
              <w:ind w:right="21"/>
              <w:jc w:val="both"/>
              <w:rPr>
                <w:rFonts w:asciiTheme="minorHAnsi" w:hAnsiTheme="minorHAnsi" w:cstheme="minorHAnsi"/>
                <w:i/>
                <w:sz w:val="19"/>
                <w:szCs w:val="19"/>
                <w:lang w:val="en-GB"/>
              </w:rPr>
            </w:pPr>
            <w:r>
              <w:rPr>
                <w:rFonts w:asciiTheme="minorHAnsi" w:hAnsiTheme="minorHAnsi" w:cstheme="minorHAnsi"/>
                <w:i/>
                <w:sz w:val="19"/>
                <w:szCs w:val="19"/>
                <w:lang w:val="en-GB"/>
              </w:rPr>
              <w:t>&lt;</w:t>
            </w:r>
            <w:r w:rsidRPr="00FD2A5B">
              <w:rPr>
                <w:rFonts w:asciiTheme="minorHAnsi" w:hAnsiTheme="minorHAnsi" w:cstheme="minorHAnsi"/>
                <w:i/>
                <w:sz w:val="19"/>
                <w:szCs w:val="19"/>
                <w:lang w:val="en-GB"/>
              </w:rPr>
              <w:t>Their respective</w:t>
            </w:r>
            <w:r>
              <w:rPr>
                <w:rFonts w:asciiTheme="minorHAnsi" w:hAnsiTheme="minorHAnsi" w:cstheme="minorHAnsi"/>
                <w:i/>
                <w:sz w:val="19"/>
                <w:szCs w:val="19"/>
                <w:lang w:val="en-GB"/>
              </w:rPr>
              <w:t xml:space="preserve"> role to this project and at organisation&gt;</w:t>
            </w:r>
          </w:p>
        </w:tc>
        <w:tc>
          <w:tcPr>
            <w:tcW w:w="3420" w:type="dxa"/>
          </w:tcPr>
          <w:p w14:paraId="120F8234" w14:textId="77777777" w:rsidR="002A5C1E" w:rsidRPr="00FD2A5B" w:rsidRDefault="002A5C1E" w:rsidP="00B36295">
            <w:pPr>
              <w:widowControl/>
              <w:spacing w:before="60" w:after="60" w:line="240" w:lineRule="auto"/>
              <w:ind w:right="21"/>
              <w:jc w:val="both"/>
              <w:rPr>
                <w:rFonts w:asciiTheme="minorHAnsi" w:hAnsiTheme="minorHAnsi" w:cstheme="minorHAnsi"/>
                <w:i/>
                <w:sz w:val="19"/>
                <w:szCs w:val="19"/>
                <w:lang w:val="en-GB"/>
              </w:rPr>
            </w:pPr>
            <w:r w:rsidRPr="00FD2A5B">
              <w:rPr>
                <w:rFonts w:asciiTheme="minorHAnsi" w:hAnsiTheme="minorHAnsi" w:cstheme="minorHAnsi"/>
                <w:i/>
                <w:sz w:val="19"/>
                <w:szCs w:val="19"/>
                <w:lang w:val="en-GB"/>
              </w:rPr>
              <w:t>&lt;Name of the organisation they belong to&gt;</w:t>
            </w:r>
          </w:p>
        </w:tc>
      </w:tr>
    </w:tbl>
    <w:p w14:paraId="1B5C4057" w14:textId="77777777" w:rsidR="002A5C1E" w:rsidRPr="00D30FA1" w:rsidRDefault="002A5C1E" w:rsidP="002A5C1E">
      <w:pPr>
        <w:widowControl/>
        <w:spacing w:line="280" w:lineRule="exact"/>
        <w:ind w:left="-1134"/>
        <w:rPr>
          <w:rFonts w:asciiTheme="minorHAnsi" w:hAnsiTheme="minorHAnsi" w:cstheme="minorHAnsi"/>
          <w:sz w:val="18"/>
          <w:szCs w:val="24"/>
          <w:lang w:val="en-GB"/>
        </w:rPr>
      </w:pPr>
    </w:p>
    <w:p w14:paraId="3D1D0D44" w14:textId="77777777" w:rsidR="002A5C1E" w:rsidRPr="00D30FA1" w:rsidRDefault="002A5C1E" w:rsidP="002A5C1E">
      <w:pPr>
        <w:widowControl/>
        <w:spacing w:line="280" w:lineRule="exact"/>
        <w:ind w:left="-1134"/>
        <w:rPr>
          <w:rFonts w:asciiTheme="minorHAnsi" w:hAnsiTheme="minorHAnsi" w:cstheme="minorHAnsi"/>
          <w:sz w:val="18"/>
          <w:szCs w:val="24"/>
          <w:lang w:val="en-GB"/>
        </w:rPr>
      </w:pPr>
    </w:p>
    <w:p w14:paraId="1E92C45E" w14:textId="77777777" w:rsidR="002A5C1E" w:rsidRPr="00D30FA1" w:rsidRDefault="002A5C1E" w:rsidP="002A5C1E">
      <w:pPr>
        <w:widowControl/>
        <w:spacing w:line="280" w:lineRule="exact"/>
        <w:ind w:left="-1134" w:firstLine="1134"/>
        <w:rPr>
          <w:rFonts w:asciiTheme="minorHAnsi" w:hAnsiTheme="minorHAnsi" w:cstheme="minorHAnsi"/>
          <w:b/>
          <w:sz w:val="18"/>
          <w:szCs w:val="24"/>
          <w:lang w:val="en-GB"/>
        </w:rPr>
      </w:pPr>
      <w:r w:rsidRPr="00D30FA1">
        <w:rPr>
          <w:rFonts w:asciiTheme="minorHAnsi" w:hAnsiTheme="minorHAnsi" w:cstheme="minorHAnsi"/>
          <w:b/>
          <w:sz w:val="18"/>
          <w:szCs w:val="24"/>
          <w:lang w:val="en-GB"/>
        </w:rPr>
        <w:t>References</w:t>
      </w:r>
    </w:p>
    <w:tbl>
      <w:tblPr>
        <w:tblW w:w="9810" w:type="dxa"/>
        <w:tblInd w:w="-72" w:type="dxa"/>
        <w:tblBorders>
          <w:top w:val="single" w:sz="2" w:space="0" w:color="EC8978"/>
          <w:left w:val="single" w:sz="2" w:space="0" w:color="EC8978"/>
          <w:bottom w:val="single" w:sz="2" w:space="0" w:color="EC8978"/>
          <w:right w:val="single" w:sz="2" w:space="0" w:color="EC8978"/>
          <w:insideH w:val="single" w:sz="6" w:space="0" w:color="EC8978"/>
          <w:insideV w:val="single" w:sz="6" w:space="0" w:color="EC8978"/>
        </w:tblBorders>
        <w:tblLayout w:type="fixed"/>
        <w:tblLook w:val="01E0" w:firstRow="1" w:lastRow="1" w:firstColumn="1" w:lastColumn="1" w:noHBand="0" w:noVBand="0"/>
      </w:tblPr>
      <w:tblGrid>
        <w:gridCol w:w="4050"/>
        <w:gridCol w:w="900"/>
        <w:gridCol w:w="1530"/>
        <w:gridCol w:w="3330"/>
      </w:tblGrid>
      <w:tr w:rsidR="002A5C1E" w:rsidRPr="00D30FA1" w14:paraId="42B3F0CF" w14:textId="77777777" w:rsidTr="00B36295">
        <w:tc>
          <w:tcPr>
            <w:tcW w:w="4050" w:type="dxa"/>
            <w:shd w:val="clear" w:color="auto" w:fill="F4B8AE"/>
          </w:tcPr>
          <w:p w14:paraId="7F841BBE"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lastRenderedPageBreak/>
              <w:t>Reference</w:t>
            </w:r>
          </w:p>
        </w:tc>
        <w:tc>
          <w:tcPr>
            <w:tcW w:w="900" w:type="dxa"/>
            <w:shd w:val="clear" w:color="auto" w:fill="F4B8AE"/>
          </w:tcPr>
          <w:p w14:paraId="0A2940D0"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Version</w:t>
            </w:r>
          </w:p>
        </w:tc>
        <w:tc>
          <w:tcPr>
            <w:tcW w:w="1530" w:type="dxa"/>
            <w:shd w:val="clear" w:color="auto" w:fill="F4B8AE"/>
          </w:tcPr>
          <w:p w14:paraId="6BA8178B"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Author</w:t>
            </w:r>
          </w:p>
        </w:tc>
        <w:tc>
          <w:tcPr>
            <w:tcW w:w="3330" w:type="dxa"/>
            <w:shd w:val="clear" w:color="auto" w:fill="F4B8AE"/>
          </w:tcPr>
          <w:p w14:paraId="2A9C213D" w14:textId="77777777" w:rsidR="002A5C1E" w:rsidRPr="00D30FA1" w:rsidRDefault="002A5C1E" w:rsidP="00B36295">
            <w:pPr>
              <w:keepNext/>
              <w:widowControl/>
              <w:spacing w:before="120" w:after="120" w:line="280" w:lineRule="exact"/>
              <w:rPr>
                <w:rFonts w:asciiTheme="minorHAnsi" w:hAnsiTheme="minorHAnsi" w:cstheme="minorHAnsi"/>
                <w:b/>
                <w:smallCaps/>
                <w:sz w:val="18"/>
                <w:szCs w:val="24"/>
                <w:lang w:val="en-GB"/>
              </w:rPr>
            </w:pPr>
            <w:r w:rsidRPr="00D30FA1">
              <w:rPr>
                <w:rFonts w:asciiTheme="minorHAnsi" w:hAnsiTheme="minorHAnsi" w:cstheme="minorHAnsi"/>
                <w:b/>
                <w:smallCaps/>
                <w:sz w:val="18"/>
                <w:szCs w:val="24"/>
                <w:lang w:val="en-GB"/>
              </w:rPr>
              <w:t>Comments</w:t>
            </w:r>
          </w:p>
        </w:tc>
      </w:tr>
      <w:tr w:rsidR="002A5C1E" w:rsidRPr="00D30FA1" w14:paraId="6DFBC8BA" w14:textId="77777777" w:rsidTr="00B36295">
        <w:tc>
          <w:tcPr>
            <w:tcW w:w="4050" w:type="dxa"/>
            <w:shd w:val="clear" w:color="auto" w:fill="auto"/>
          </w:tcPr>
          <w:p w14:paraId="0C2A1243" w14:textId="788F2A1C" w:rsidR="002A5C1E" w:rsidRPr="00D30FA1" w:rsidRDefault="002A5C1E" w:rsidP="00B36295">
            <w:pPr>
              <w:widowControl/>
              <w:spacing w:before="60" w:after="60" w:line="280" w:lineRule="exact"/>
              <w:rPr>
                <w:rFonts w:asciiTheme="minorHAnsi" w:hAnsiTheme="minorHAnsi" w:cstheme="minorHAnsi"/>
                <w:sz w:val="18"/>
                <w:szCs w:val="18"/>
                <w:lang w:val="en-GB"/>
              </w:rPr>
            </w:pPr>
            <w:r w:rsidRPr="008237CD">
              <w:rPr>
                <w:rFonts w:asciiTheme="minorHAnsi" w:hAnsiTheme="minorHAnsi" w:cstheme="minorHAnsi"/>
                <w:sz w:val="18"/>
                <w:szCs w:val="18"/>
                <w:lang w:val="en-GB"/>
              </w:rPr>
              <w:t xml:space="preserve">EBIP_DMO_PPM_Data_HLD_v1 </w:t>
            </w:r>
            <w:r w:rsidR="00334ECF">
              <w:rPr>
                <w:rFonts w:asciiTheme="minorHAnsi" w:hAnsiTheme="minorHAnsi" w:cstheme="minorHAnsi"/>
                <w:sz w:val="18"/>
                <w:szCs w:val="18"/>
                <w:lang w:val="en-GB"/>
              </w:rPr>
              <w:t>6</w:t>
            </w:r>
          </w:p>
        </w:tc>
        <w:tc>
          <w:tcPr>
            <w:tcW w:w="900" w:type="dxa"/>
            <w:shd w:val="clear" w:color="auto" w:fill="auto"/>
          </w:tcPr>
          <w:p w14:paraId="450B5EBE" w14:textId="274F695D" w:rsidR="002A5C1E" w:rsidRPr="00D30FA1" w:rsidRDefault="00334ECF" w:rsidP="00B36295">
            <w:pPr>
              <w:widowControl/>
              <w:spacing w:before="60" w:after="60" w:line="280" w:lineRule="exact"/>
              <w:rPr>
                <w:rFonts w:asciiTheme="minorHAnsi" w:hAnsiTheme="minorHAnsi" w:cstheme="minorHAnsi"/>
                <w:sz w:val="18"/>
                <w:szCs w:val="18"/>
                <w:lang w:val="en-GB"/>
              </w:rPr>
            </w:pPr>
            <w:r>
              <w:rPr>
                <w:rFonts w:asciiTheme="minorHAnsi" w:hAnsiTheme="minorHAnsi" w:cstheme="minorHAnsi"/>
                <w:sz w:val="18"/>
                <w:szCs w:val="18"/>
                <w:lang w:val="en-GB"/>
              </w:rPr>
              <w:t>1.6</w:t>
            </w:r>
          </w:p>
        </w:tc>
        <w:tc>
          <w:tcPr>
            <w:tcW w:w="1530" w:type="dxa"/>
            <w:shd w:val="clear" w:color="auto" w:fill="auto"/>
          </w:tcPr>
          <w:p w14:paraId="603E8706" w14:textId="1B954C57" w:rsidR="002A5C1E" w:rsidRPr="00D30FA1" w:rsidRDefault="002A5C1E" w:rsidP="00B36295">
            <w:pPr>
              <w:widowControl/>
              <w:spacing w:before="60" w:after="60" w:line="280" w:lineRule="exact"/>
              <w:rPr>
                <w:rFonts w:asciiTheme="minorHAnsi" w:hAnsiTheme="minorHAnsi" w:cstheme="minorHAnsi"/>
                <w:sz w:val="18"/>
                <w:szCs w:val="18"/>
                <w:lang w:val="en-GB"/>
              </w:rPr>
            </w:pPr>
            <w:r>
              <w:rPr>
                <w:rFonts w:asciiTheme="minorHAnsi" w:hAnsiTheme="minorHAnsi" w:cstheme="minorHAnsi"/>
                <w:sz w:val="18"/>
                <w:szCs w:val="18"/>
                <w:lang w:val="en-GB"/>
              </w:rPr>
              <w:t>Sumit Pandey</w:t>
            </w:r>
            <w:r w:rsidR="00334ECF">
              <w:rPr>
                <w:rFonts w:asciiTheme="minorHAnsi" w:hAnsiTheme="minorHAnsi" w:cstheme="minorHAnsi"/>
                <w:sz w:val="18"/>
                <w:szCs w:val="18"/>
                <w:lang w:val="en-GB"/>
              </w:rPr>
              <w:t>/Sachin</w:t>
            </w:r>
          </w:p>
        </w:tc>
        <w:tc>
          <w:tcPr>
            <w:tcW w:w="3330" w:type="dxa"/>
            <w:shd w:val="clear" w:color="auto" w:fill="auto"/>
          </w:tcPr>
          <w:p w14:paraId="59CECF83" w14:textId="77777777" w:rsidR="002A5C1E" w:rsidRPr="00D30FA1" w:rsidRDefault="002A5C1E" w:rsidP="00B36295">
            <w:pPr>
              <w:widowControl/>
              <w:spacing w:before="60" w:after="60" w:line="280" w:lineRule="exact"/>
              <w:rPr>
                <w:rFonts w:asciiTheme="minorHAnsi" w:hAnsiTheme="minorHAnsi" w:cstheme="minorHAnsi"/>
                <w:sz w:val="18"/>
                <w:szCs w:val="18"/>
                <w:lang w:val="en-GB"/>
              </w:rPr>
            </w:pPr>
          </w:p>
        </w:tc>
      </w:tr>
    </w:tbl>
    <w:p w14:paraId="6F50763D" w14:textId="77777777" w:rsidR="002A5C1E" w:rsidRPr="00D30FA1" w:rsidRDefault="002A5C1E" w:rsidP="002A5C1E">
      <w:pPr>
        <w:widowControl/>
        <w:spacing w:line="280" w:lineRule="exact"/>
        <w:ind w:left="-1134" w:firstLine="1134"/>
        <w:rPr>
          <w:rFonts w:asciiTheme="minorHAnsi" w:hAnsiTheme="minorHAnsi" w:cstheme="minorHAnsi"/>
          <w:b/>
          <w:sz w:val="18"/>
          <w:szCs w:val="24"/>
          <w:lang w:val="en-GB"/>
        </w:rPr>
      </w:pPr>
    </w:p>
    <w:p w14:paraId="7CD4E6EF" w14:textId="77777777" w:rsidR="002A5C1E" w:rsidRPr="00D30FA1" w:rsidRDefault="002A5C1E" w:rsidP="002A5C1E">
      <w:pPr>
        <w:rPr>
          <w:rFonts w:asciiTheme="minorHAnsi" w:hAnsiTheme="minorHAnsi" w:cstheme="minorHAnsi"/>
        </w:rPr>
      </w:pPr>
      <w:r w:rsidRPr="00D30FA1">
        <w:rPr>
          <w:rFonts w:asciiTheme="minorHAnsi" w:hAnsiTheme="minorHAnsi" w:cstheme="minorHAnsi"/>
        </w:rPr>
        <w:br w:type="page"/>
      </w:r>
    </w:p>
    <w:p w14:paraId="0EAC6ADE" w14:textId="77777777" w:rsidR="002A5C1E" w:rsidRPr="00D30FA1" w:rsidRDefault="002A5C1E" w:rsidP="002A5C1E">
      <w:pPr>
        <w:rPr>
          <w:rFonts w:asciiTheme="minorHAnsi" w:hAnsiTheme="minorHAnsi" w:cstheme="minorHAnsi"/>
          <w:b/>
        </w:rPr>
      </w:pPr>
    </w:p>
    <w:p w14:paraId="078C8CDC" w14:textId="77777777" w:rsidR="002A5C1E" w:rsidRPr="00D30FA1" w:rsidRDefault="002A5C1E" w:rsidP="002A5C1E">
      <w:pPr>
        <w:rPr>
          <w:rFonts w:asciiTheme="minorHAnsi" w:hAnsiTheme="minorHAnsi" w:cstheme="minorHAnsi"/>
          <w:b/>
        </w:rPr>
      </w:pPr>
      <w:r w:rsidRPr="00D30FA1">
        <w:rPr>
          <w:rFonts w:asciiTheme="minorHAnsi" w:hAnsiTheme="minorHAnsi" w:cstheme="minorHAnsi"/>
          <w:b/>
        </w:rPr>
        <w:t>Table of Contents</w:t>
      </w:r>
    </w:p>
    <w:p w14:paraId="0606D97A" w14:textId="77777777" w:rsidR="00C525F5" w:rsidRDefault="002A5C1E">
      <w:pPr>
        <w:pStyle w:val="TOC1"/>
        <w:tabs>
          <w:tab w:val="left" w:pos="432"/>
        </w:tabs>
        <w:rPr>
          <w:ins w:id="36" w:author="Rakesh Singhi" w:date="2015-03-25T16:42:00Z"/>
          <w:rFonts w:asciiTheme="minorHAnsi" w:eastAsiaTheme="minorEastAsia" w:hAnsiTheme="minorHAnsi" w:cstheme="minorBidi"/>
          <w:noProof/>
          <w:sz w:val="22"/>
          <w:szCs w:val="22"/>
        </w:rPr>
      </w:pPr>
      <w:r w:rsidRPr="00D30FA1">
        <w:rPr>
          <w:rFonts w:asciiTheme="minorHAnsi" w:hAnsiTheme="minorHAnsi" w:cstheme="minorHAnsi"/>
          <w:smallCaps/>
          <w:noProof/>
          <w:sz w:val="18"/>
          <w:szCs w:val="22"/>
          <w:lang w:val="en-GB"/>
        </w:rPr>
        <w:fldChar w:fldCharType="begin"/>
      </w:r>
      <w:r w:rsidRPr="00D30FA1">
        <w:rPr>
          <w:rFonts w:asciiTheme="minorHAnsi" w:hAnsiTheme="minorHAnsi" w:cstheme="minorHAnsi"/>
          <w:smallCaps/>
          <w:noProof/>
          <w:sz w:val="18"/>
          <w:szCs w:val="22"/>
          <w:lang w:val="en-GB"/>
        </w:rPr>
        <w:instrText xml:space="preserve"> TOC \o "1-3" \h \z \u </w:instrText>
      </w:r>
      <w:r w:rsidRPr="00D30FA1">
        <w:rPr>
          <w:rFonts w:asciiTheme="minorHAnsi" w:hAnsiTheme="minorHAnsi" w:cstheme="minorHAnsi"/>
          <w:smallCaps/>
          <w:noProof/>
          <w:sz w:val="18"/>
          <w:szCs w:val="22"/>
          <w:lang w:val="en-GB"/>
        </w:rPr>
        <w:fldChar w:fldCharType="separate"/>
      </w:r>
      <w:ins w:id="37" w:author="Rakesh Singhi" w:date="2015-03-25T16:42:00Z">
        <w:r w:rsidR="00C525F5" w:rsidRPr="00CE7A05">
          <w:rPr>
            <w:rStyle w:val="Hyperlink"/>
            <w:noProof/>
          </w:rPr>
          <w:fldChar w:fldCharType="begin"/>
        </w:r>
        <w:r w:rsidR="00C525F5" w:rsidRPr="00CE7A05">
          <w:rPr>
            <w:rStyle w:val="Hyperlink"/>
            <w:noProof/>
          </w:rPr>
          <w:instrText xml:space="preserve"> </w:instrText>
        </w:r>
        <w:r w:rsidR="00C525F5">
          <w:rPr>
            <w:noProof/>
          </w:rPr>
          <w:instrText>HYPERLINK \l "_Toc415065473"</w:instrText>
        </w:r>
        <w:r w:rsidR="00C525F5" w:rsidRPr="00CE7A05">
          <w:rPr>
            <w:rStyle w:val="Hyperlink"/>
            <w:noProof/>
          </w:rPr>
          <w:instrText xml:space="preserve"> </w:instrText>
        </w:r>
        <w:r w:rsidR="00C525F5" w:rsidRPr="00CE7A05">
          <w:rPr>
            <w:rStyle w:val="Hyperlink"/>
            <w:noProof/>
          </w:rPr>
          <w:fldChar w:fldCharType="separate"/>
        </w:r>
        <w:r w:rsidR="00C525F5" w:rsidRPr="00CE7A05">
          <w:rPr>
            <w:rStyle w:val="Hyperlink"/>
            <w:rFonts w:cstheme="minorHAnsi"/>
            <w:b/>
            <w:bCs/>
            <w:noProof/>
            <w:kern w:val="32"/>
            <w:lang w:val="en-GB"/>
          </w:rPr>
          <w:t>1</w:t>
        </w:r>
        <w:r w:rsidR="00C525F5">
          <w:rPr>
            <w:rFonts w:asciiTheme="minorHAnsi" w:eastAsiaTheme="minorEastAsia" w:hAnsiTheme="minorHAnsi" w:cstheme="minorBidi"/>
            <w:noProof/>
            <w:sz w:val="22"/>
            <w:szCs w:val="22"/>
          </w:rPr>
          <w:tab/>
        </w:r>
        <w:r w:rsidR="00C525F5" w:rsidRPr="00CE7A05">
          <w:rPr>
            <w:rStyle w:val="Hyperlink"/>
            <w:rFonts w:cstheme="minorHAnsi"/>
            <w:b/>
            <w:bCs/>
            <w:noProof/>
            <w:kern w:val="32"/>
            <w:lang w:val="en-GB"/>
          </w:rPr>
          <w:t>Introduction</w:t>
        </w:r>
        <w:r w:rsidR="00C525F5">
          <w:rPr>
            <w:noProof/>
            <w:webHidden/>
          </w:rPr>
          <w:tab/>
        </w:r>
        <w:r w:rsidR="00C525F5">
          <w:rPr>
            <w:noProof/>
            <w:webHidden/>
          </w:rPr>
          <w:fldChar w:fldCharType="begin"/>
        </w:r>
        <w:r w:rsidR="00C525F5">
          <w:rPr>
            <w:noProof/>
            <w:webHidden/>
          </w:rPr>
          <w:instrText xml:space="preserve"> PAGEREF _Toc415065473 \h </w:instrText>
        </w:r>
      </w:ins>
      <w:r w:rsidR="00C525F5">
        <w:rPr>
          <w:noProof/>
          <w:webHidden/>
        </w:rPr>
      </w:r>
      <w:r w:rsidR="00C525F5">
        <w:rPr>
          <w:noProof/>
          <w:webHidden/>
        </w:rPr>
        <w:fldChar w:fldCharType="separate"/>
      </w:r>
      <w:ins w:id="38" w:author="Rakesh Singhi" w:date="2015-03-25T16:42:00Z">
        <w:r w:rsidR="00C525F5">
          <w:rPr>
            <w:noProof/>
            <w:webHidden/>
          </w:rPr>
          <w:t>5</w:t>
        </w:r>
        <w:r w:rsidR="00C525F5">
          <w:rPr>
            <w:noProof/>
            <w:webHidden/>
          </w:rPr>
          <w:fldChar w:fldCharType="end"/>
        </w:r>
        <w:r w:rsidR="00C525F5" w:rsidRPr="00CE7A05">
          <w:rPr>
            <w:rStyle w:val="Hyperlink"/>
            <w:noProof/>
          </w:rPr>
          <w:fldChar w:fldCharType="end"/>
        </w:r>
      </w:ins>
    </w:p>
    <w:p w14:paraId="4FD1CC4D" w14:textId="77777777" w:rsidR="00C525F5" w:rsidRDefault="00C525F5">
      <w:pPr>
        <w:pStyle w:val="TOC2"/>
        <w:tabs>
          <w:tab w:val="left" w:pos="1000"/>
        </w:tabs>
        <w:rPr>
          <w:ins w:id="39" w:author="Rakesh Singhi" w:date="2015-03-25T16:42:00Z"/>
          <w:rFonts w:asciiTheme="minorHAnsi" w:eastAsiaTheme="minorEastAsia" w:hAnsiTheme="minorHAnsi" w:cstheme="minorBidi"/>
          <w:noProof/>
          <w:sz w:val="22"/>
          <w:szCs w:val="22"/>
        </w:rPr>
      </w:pPr>
      <w:ins w:id="4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"_Toc415065474"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1.1</w:t>
        </w:r>
        <w:r>
          <w:rPr>
            <w:rFonts w:asciiTheme="minorHAnsi" w:eastAsiaTheme="minorEastAsia" w:hAnsiTheme="minorHAnsi" w:cstheme="minorBidi"/>
            <w:noProof/>
            <w:sz w:val="22"/>
            <w:szCs w:val="22"/>
          </w:rPr>
          <w:tab/>
        </w:r>
        <w:r w:rsidRPr="00CE7A05">
          <w:rPr>
            <w:rStyle w:val="Hyperlink"/>
            <w:rFonts w:cstheme="minorHAnsi"/>
            <w:b/>
            <w:noProof/>
            <w:lang w:val="en-GB"/>
          </w:rPr>
          <w:t>BusinessOverview</w:t>
        </w:r>
        <w:r>
          <w:rPr>
            <w:noProof/>
            <w:webHidden/>
          </w:rPr>
          <w:tab/>
        </w:r>
        <w:r>
          <w:rPr>
            <w:noProof/>
            <w:webHidden/>
          </w:rPr>
          <w:fldChar w:fldCharType="begin"/>
        </w:r>
        <w:r>
          <w:rPr>
            <w:noProof/>
            <w:webHidden/>
          </w:rPr>
          <w:instrText xml:space="preserve"> PAGEREF _Toc415065474 \h </w:instrText>
        </w:r>
      </w:ins>
      <w:r>
        <w:rPr>
          <w:noProof/>
          <w:webHidden/>
        </w:rPr>
      </w:r>
      <w:r>
        <w:rPr>
          <w:noProof/>
          <w:webHidden/>
        </w:rPr>
        <w:fldChar w:fldCharType="separate"/>
      </w:r>
      <w:ins w:id="41" w:author="Rakesh Singhi" w:date="2015-03-25T16:42:00Z">
        <w:r>
          <w:rPr>
            <w:noProof/>
            <w:webHidden/>
          </w:rPr>
          <w:t>5</w:t>
        </w:r>
        <w:r>
          <w:rPr>
            <w:noProof/>
            <w:webHidden/>
          </w:rPr>
          <w:fldChar w:fldCharType="end"/>
        </w:r>
        <w:r w:rsidRPr="00CE7A05">
          <w:rPr>
            <w:rStyle w:val="Hyperlink"/>
            <w:noProof/>
          </w:rPr>
          <w:fldChar w:fldCharType="end"/>
        </w:r>
      </w:ins>
    </w:p>
    <w:p w14:paraId="3E977B8B" w14:textId="77777777" w:rsidR="00C525F5" w:rsidRDefault="00C525F5">
      <w:pPr>
        <w:pStyle w:val="TOC2"/>
        <w:tabs>
          <w:tab w:val="left" w:pos="1000"/>
        </w:tabs>
        <w:rPr>
          <w:ins w:id="42" w:author="Rakesh Singhi" w:date="2015-03-25T16:42:00Z"/>
          <w:rFonts w:asciiTheme="minorHAnsi" w:eastAsiaTheme="minorEastAsia" w:hAnsiTheme="minorHAnsi" w:cstheme="minorBidi"/>
          <w:noProof/>
          <w:sz w:val="22"/>
          <w:szCs w:val="22"/>
        </w:rPr>
      </w:pPr>
      <w:ins w:id="4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"_Toc415065475"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1.2</w:t>
        </w:r>
        <w:r>
          <w:rPr>
            <w:rFonts w:asciiTheme="minorHAnsi" w:eastAsiaTheme="minorEastAsia" w:hAnsiTheme="minorHAnsi" w:cstheme="minorBidi"/>
            <w:noProof/>
            <w:sz w:val="22"/>
            <w:szCs w:val="22"/>
          </w:rPr>
          <w:tab/>
        </w:r>
        <w:r w:rsidRPr="00CE7A05">
          <w:rPr>
            <w:rStyle w:val="Hyperlink"/>
            <w:rFonts w:cstheme="minorHAnsi"/>
            <w:b/>
            <w:noProof/>
            <w:lang w:val="en-GB"/>
          </w:rPr>
          <w:t>Process Approach</w:t>
        </w:r>
        <w:r>
          <w:rPr>
            <w:noProof/>
            <w:webHidden/>
          </w:rPr>
          <w:tab/>
        </w:r>
        <w:r>
          <w:rPr>
            <w:noProof/>
            <w:webHidden/>
          </w:rPr>
          <w:fldChar w:fldCharType="begin"/>
        </w:r>
        <w:r>
          <w:rPr>
            <w:noProof/>
            <w:webHidden/>
          </w:rPr>
          <w:instrText xml:space="preserve"> PAGEREF _Toc415065475 \h </w:instrText>
        </w:r>
      </w:ins>
      <w:r>
        <w:rPr>
          <w:noProof/>
          <w:webHidden/>
        </w:rPr>
      </w:r>
      <w:r>
        <w:rPr>
          <w:noProof/>
          <w:webHidden/>
        </w:rPr>
        <w:fldChar w:fldCharType="separate"/>
      </w:r>
      <w:ins w:id="44" w:author="Rakesh Singhi" w:date="2015-03-25T16:42:00Z">
        <w:r>
          <w:rPr>
            <w:noProof/>
            <w:webHidden/>
          </w:rPr>
          <w:t>5</w:t>
        </w:r>
        <w:r>
          <w:rPr>
            <w:noProof/>
            <w:webHidden/>
          </w:rPr>
          <w:fldChar w:fldCharType="end"/>
        </w:r>
        <w:r w:rsidRPr="00CE7A05">
          <w:rPr>
            <w:rStyle w:val="Hyperlink"/>
            <w:noProof/>
          </w:rPr>
          <w:fldChar w:fldCharType="end"/>
        </w:r>
      </w:ins>
    </w:p>
    <w:p w14:paraId="546B479B" w14:textId="77777777" w:rsidR="00C525F5" w:rsidRDefault="00C525F5">
      <w:pPr>
        <w:pStyle w:val="TOC2"/>
        <w:tabs>
          <w:tab w:val="left" w:pos="1000"/>
        </w:tabs>
        <w:rPr>
          <w:ins w:id="45" w:author="Rakesh Singhi" w:date="2015-03-25T16:42:00Z"/>
          <w:rFonts w:asciiTheme="minorHAnsi" w:eastAsiaTheme="minorEastAsia" w:hAnsiTheme="minorHAnsi" w:cstheme="minorBidi"/>
          <w:noProof/>
          <w:sz w:val="22"/>
          <w:szCs w:val="22"/>
        </w:rPr>
      </w:pPr>
      <w:ins w:id="4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"_Toc415065476"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1.3</w:t>
        </w:r>
        <w:r>
          <w:rPr>
            <w:rFonts w:asciiTheme="minorHAnsi" w:eastAsiaTheme="minorEastAsia" w:hAnsiTheme="minorHAnsi" w:cstheme="minorBidi"/>
            <w:noProof/>
            <w:sz w:val="22"/>
            <w:szCs w:val="22"/>
          </w:rPr>
          <w:tab/>
        </w:r>
        <w:r w:rsidRPr="00CE7A05">
          <w:rPr>
            <w:rStyle w:val="Hyperlink"/>
            <w:rFonts w:cstheme="minorHAnsi"/>
            <w:b/>
            <w:noProof/>
            <w:lang w:val="en-GB"/>
          </w:rPr>
          <w:t>Scope</w:t>
        </w:r>
        <w:r>
          <w:rPr>
            <w:noProof/>
            <w:webHidden/>
          </w:rPr>
          <w:tab/>
        </w:r>
        <w:r>
          <w:rPr>
            <w:noProof/>
            <w:webHidden/>
          </w:rPr>
          <w:fldChar w:fldCharType="begin"/>
        </w:r>
        <w:r>
          <w:rPr>
            <w:noProof/>
            <w:webHidden/>
          </w:rPr>
          <w:instrText xml:space="preserve"> PAGEREF _Toc415065476 \h </w:instrText>
        </w:r>
      </w:ins>
      <w:r>
        <w:rPr>
          <w:noProof/>
          <w:webHidden/>
        </w:rPr>
      </w:r>
      <w:r>
        <w:rPr>
          <w:noProof/>
          <w:webHidden/>
        </w:rPr>
        <w:fldChar w:fldCharType="separate"/>
      </w:r>
      <w:ins w:id="47" w:author="Rakesh Singhi" w:date="2015-03-25T16:42:00Z">
        <w:r>
          <w:rPr>
            <w:noProof/>
            <w:webHidden/>
          </w:rPr>
          <w:t>5</w:t>
        </w:r>
        <w:r>
          <w:rPr>
            <w:noProof/>
            <w:webHidden/>
          </w:rPr>
          <w:fldChar w:fldCharType="end"/>
        </w:r>
        <w:r w:rsidRPr="00CE7A05">
          <w:rPr>
            <w:rStyle w:val="Hyperlink"/>
            <w:noProof/>
          </w:rPr>
          <w:fldChar w:fldCharType="end"/>
        </w:r>
      </w:ins>
    </w:p>
    <w:p w14:paraId="32A6E36B" w14:textId="77777777" w:rsidR="00C525F5" w:rsidRDefault="00C525F5">
      <w:pPr>
        <w:pStyle w:val="TOC2"/>
        <w:tabs>
          <w:tab w:val="left" w:pos="1000"/>
        </w:tabs>
        <w:rPr>
          <w:ins w:id="48" w:author="Rakesh Singhi" w:date="2015-03-25T16:42:00Z"/>
          <w:rFonts w:asciiTheme="minorHAnsi" w:eastAsiaTheme="minorEastAsia" w:hAnsiTheme="minorHAnsi" w:cstheme="minorBidi"/>
          <w:noProof/>
          <w:sz w:val="22"/>
          <w:szCs w:val="22"/>
        </w:rPr>
      </w:pPr>
      <w:ins w:id="4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"_Toc415065477"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1.4</w:t>
        </w:r>
        <w:r>
          <w:rPr>
            <w:rFonts w:asciiTheme="minorHAnsi" w:eastAsiaTheme="minorEastAsia" w:hAnsiTheme="minorHAnsi" w:cstheme="minorBidi"/>
            <w:noProof/>
            <w:sz w:val="22"/>
            <w:szCs w:val="22"/>
          </w:rPr>
          <w:tab/>
        </w:r>
        <w:r w:rsidRPr="00CE7A05">
          <w:rPr>
            <w:rStyle w:val="Hyperlink"/>
            <w:rFonts w:cstheme="minorHAnsi"/>
            <w:b/>
            <w:noProof/>
            <w:lang w:val="en-GB"/>
          </w:rPr>
          <w:t>Audience</w:t>
        </w:r>
        <w:r>
          <w:rPr>
            <w:noProof/>
            <w:webHidden/>
          </w:rPr>
          <w:tab/>
        </w:r>
        <w:r>
          <w:rPr>
            <w:noProof/>
            <w:webHidden/>
          </w:rPr>
          <w:fldChar w:fldCharType="begin"/>
        </w:r>
        <w:r>
          <w:rPr>
            <w:noProof/>
            <w:webHidden/>
          </w:rPr>
          <w:instrText xml:space="preserve"> PAGEREF _Toc415065477 \h </w:instrText>
        </w:r>
      </w:ins>
      <w:r>
        <w:rPr>
          <w:noProof/>
          <w:webHidden/>
        </w:rPr>
      </w:r>
      <w:r>
        <w:rPr>
          <w:noProof/>
          <w:webHidden/>
        </w:rPr>
        <w:fldChar w:fldCharType="separate"/>
      </w:r>
      <w:ins w:id="50" w:author="Rakesh Singhi" w:date="2015-03-25T16:42:00Z">
        <w:r>
          <w:rPr>
            <w:noProof/>
            <w:webHidden/>
          </w:rPr>
          <w:t>5</w:t>
        </w:r>
        <w:r>
          <w:rPr>
            <w:noProof/>
            <w:webHidden/>
          </w:rPr>
          <w:fldChar w:fldCharType="end"/>
        </w:r>
        <w:r w:rsidRPr="00CE7A05">
          <w:rPr>
            <w:rStyle w:val="Hyperlink"/>
            <w:noProof/>
          </w:rPr>
          <w:fldChar w:fldCharType="end"/>
        </w:r>
      </w:ins>
    </w:p>
    <w:p w14:paraId="476F5F1B" w14:textId="77777777" w:rsidR="00C525F5" w:rsidRDefault="00C525F5">
      <w:pPr>
        <w:pStyle w:val="TOC1"/>
        <w:tabs>
          <w:tab w:val="left" w:pos="432"/>
        </w:tabs>
        <w:rPr>
          <w:ins w:id="51" w:author="Rakesh Singhi" w:date="2015-03-25T16:42:00Z"/>
          <w:rFonts w:asciiTheme="minorHAnsi" w:eastAsiaTheme="minorEastAsia" w:hAnsiTheme="minorHAnsi" w:cstheme="minorBidi"/>
          <w:noProof/>
          <w:sz w:val="22"/>
          <w:szCs w:val="22"/>
        </w:rPr>
      </w:pPr>
      <w:ins w:id="5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"_Toc415065478"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bCs/>
            <w:noProof/>
            <w:kern w:val="32"/>
            <w:lang w:val="en-GB"/>
          </w:rPr>
          <w:t>2</w:t>
        </w:r>
        <w:r>
          <w:rPr>
            <w:rFonts w:asciiTheme="minorHAnsi" w:eastAsiaTheme="minorEastAsia" w:hAnsiTheme="minorHAnsi" w:cstheme="minorBidi"/>
            <w:noProof/>
            <w:sz w:val="22"/>
            <w:szCs w:val="22"/>
          </w:rPr>
          <w:tab/>
        </w:r>
        <w:r w:rsidRPr="00CE7A05">
          <w:rPr>
            <w:rStyle w:val="Hyperlink"/>
            <w:rFonts w:cstheme="minorHAnsi"/>
            <w:b/>
            <w:bCs/>
            <w:noProof/>
            <w:kern w:val="32"/>
            <w:lang w:val="en-GB"/>
          </w:rPr>
          <w:t>Technical Details – GUI and Data</w:t>
        </w:r>
        <w:r>
          <w:rPr>
            <w:noProof/>
            <w:webHidden/>
          </w:rPr>
          <w:tab/>
        </w:r>
        <w:r>
          <w:rPr>
            <w:noProof/>
            <w:webHidden/>
          </w:rPr>
          <w:fldChar w:fldCharType="begin"/>
        </w:r>
        <w:r>
          <w:rPr>
            <w:noProof/>
            <w:webHidden/>
          </w:rPr>
          <w:instrText xml:space="preserve"> PAGEREF _Toc415065478 \h </w:instrText>
        </w:r>
      </w:ins>
      <w:r>
        <w:rPr>
          <w:noProof/>
          <w:webHidden/>
        </w:rPr>
      </w:r>
      <w:r>
        <w:rPr>
          <w:noProof/>
          <w:webHidden/>
        </w:rPr>
        <w:fldChar w:fldCharType="separate"/>
      </w:r>
      <w:ins w:id="53" w:author="Rakesh Singhi" w:date="2015-03-25T16:42:00Z">
        <w:r>
          <w:rPr>
            <w:noProof/>
            <w:webHidden/>
          </w:rPr>
          <w:t>6</w:t>
        </w:r>
        <w:r>
          <w:rPr>
            <w:noProof/>
            <w:webHidden/>
          </w:rPr>
          <w:fldChar w:fldCharType="end"/>
        </w:r>
        <w:r w:rsidRPr="00CE7A05">
          <w:rPr>
            <w:rStyle w:val="Hyperlink"/>
            <w:noProof/>
          </w:rPr>
          <w:fldChar w:fldCharType="end"/>
        </w:r>
      </w:ins>
    </w:p>
    <w:p w14:paraId="16A0637B" w14:textId="77777777" w:rsidR="00C525F5" w:rsidRDefault="00C525F5">
      <w:pPr>
        <w:pStyle w:val="TOC2"/>
        <w:tabs>
          <w:tab w:val="left" w:pos="1000"/>
        </w:tabs>
        <w:rPr>
          <w:ins w:id="54" w:author="Rakesh Singhi" w:date="2015-03-25T16:42:00Z"/>
          <w:rFonts w:asciiTheme="minorHAnsi" w:eastAsiaTheme="minorEastAsia" w:hAnsiTheme="minorHAnsi" w:cstheme="minorBidi"/>
          <w:noProof/>
          <w:sz w:val="22"/>
          <w:szCs w:val="22"/>
        </w:rPr>
      </w:pPr>
      <w:ins w:id="5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"_Toc415065479"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2.1</w:t>
        </w:r>
        <w:r>
          <w:rPr>
            <w:rFonts w:asciiTheme="minorHAnsi" w:eastAsiaTheme="minorEastAsia" w:hAnsiTheme="minorHAnsi" w:cstheme="minorBidi"/>
            <w:noProof/>
            <w:sz w:val="22"/>
            <w:szCs w:val="22"/>
          </w:rPr>
          <w:tab/>
        </w:r>
        <w:r w:rsidRPr="00CE7A05">
          <w:rPr>
            <w:rStyle w:val="Hyperlink"/>
            <w:rFonts w:cstheme="minorHAnsi"/>
            <w:b/>
            <w:noProof/>
            <w:lang w:val="en-GB"/>
          </w:rPr>
          <w:t>Design Specifications</w:t>
        </w:r>
        <w:r>
          <w:rPr>
            <w:noProof/>
            <w:webHidden/>
          </w:rPr>
          <w:tab/>
        </w:r>
        <w:r>
          <w:rPr>
            <w:noProof/>
            <w:webHidden/>
          </w:rPr>
          <w:fldChar w:fldCharType="begin"/>
        </w:r>
        <w:r>
          <w:rPr>
            <w:noProof/>
            <w:webHidden/>
          </w:rPr>
          <w:instrText xml:space="preserve"> PAGEREF _Toc415065479 \h </w:instrText>
        </w:r>
      </w:ins>
      <w:r>
        <w:rPr>
          <w:noProof/>
          <w:webHidden/>
        </w:rPr>
      </w:r>
      <w:r>
        <w:rPr>
          <w:noProof/>
          <w:webHidden/>
        </w:rPr>
        <w:fldChar w:fldCharType="separate"/>
      </w:r>
      <w:ins w:id="56" w:author="Rakesh Singhi" w:date="2015-03-25T16:42:00Z">
        <w:r>
          <w:rPr>
            <w:noProof/>
            <w:webHidden/>
          </w:rPr>
          <w:t>6</w:t>
        </w:r>
        <w:r>
          <w:rPr>
            <w:noProof/>
            <w:webHidden/>
          </w:rPr>
          <w:fldChar w:fldCharType="end"/>
        </w:r>
        <w:r w:rsidRPr="00CE7A05">
          <w:rPr>
            <w:rStyle w:val="Hyperlink"/>
            <w:noProof/>
          </w:rPr>
          <w:fldChar w:fldCharType="end"/>
        </w:r>
      </w:ins>
    </w:p>
    <w:p w14:paraId="221522E7" w14:textId="77777777" w:rsidR="00C525F5" w:rsidRDefault="00C525F5">
      <w:pPr>
        <w:pStyle w:val="TOC2"/>
        <w:tabs>
          <w:tab w:val="left" w:pos="1000"/>
        </w:tabs>
        <w:rPr>
          <w:ins w:id="57" w:author="Rakesh Singhi" w:date="2015-03-25T16:42:00Z"/>
          <w:rFonts w:asciiTheme="minorHAnsi" w:eastAsiaTheme="minorEastAsia" w:hAnsiTheme="minorHAnsi" w:cstheme="minorBidi"/>
          <w:noProof/>
          <w:sz w:val="22"/>
          <w:szCs w:val="22"/>
        </w:rPr>
      </w:pPr>
      <w:ins w:id="5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2.2</w:t>
        </w:r>
        <w:r>
          <w:rPr>
            <w:rFonts w:asciiTheme="minorHAnsi" w:eastAsiaTheme="minorEastAsia" w:hAnsiTheme="minorHAnsi" w:cstheme="minorBidi"/>
            <w:noProof/>
            <w:sz w:val="22"/>
            <w:szCs w:val="22"/>
          </w:rPr>
          <w:tab/>
        </w:r>
        <w:r w:rsidRPr="00CE7A05">
          <w:rPr>
            <w:rStyle w:val="Hyperlink"/>
            <w:rFonts w:cstheme="minorHAnsi"/>
            <w:b/>
            <w:noProof/>
            <w:lang w:val="en-GB"/>
          </w:rPr>
          <w:t>Dimension in Details</w:t>
        </w:r>
        <w:r>
          <w:rPr>
            <w:noProof/>
            <w:webHidden/>
          </w:rPr>
          <w:tab/>
        </w:r>
        <w:r>
          <w:rPr>
            <w:noProof/>
            <w:webHidden/>
          </w:rPr>
          <w:fldChar w:fldCharType="begin"/>
        </w:r>
        <w:r>
          <w:rPr>
            <w:noProof/>
            <w:webHidden/>
          </w:rPr>
          <w:instrText xml:space="preserve"> PAGEREF _Toc415065480 \h </w:instrText>
        </w:r>
      </w:ins>
      <w:r>
        <w:rPr>
          <w:noProof/>
          <w:webHidden/>
        </w:rPr>
      </w:r>
      <w:r>
        <w:rPr>
          <w:noProof/>
          <w:webHidden/>
        </w:rPr>
        <w:fldChar w:fldCharType="separate"/>
      </w:r>
      <w:ins w:id="59" w:author="Rakesh Singhi" w:date="2015-03-25T16:42:00Z">
        <w:r>
          <w:rPr>
            <w:noProof/>
            <w:webHidden/>
          </w:rPr>
          <w:t>6</w:t>
        </w:r>
        <w:r>
          <w:rPr>
            <w:noProof/>
            <w:webHidden/>
          </w:rPr>
          <w:fldChar w:fldCharType="end"/>
        </w:r>
        <w:r w:rsidRPr="00CE7A05">
          <w:rPr>
            <w:rStyle w:val="Hyperlink"/>
            <w:noProof/>
          </w:rPr>
          <w:fldChar w:fldCharType="end"/>
        </w:r>
      </w:ins>
    </w:p>
    <w:p w14:paraId="1FE8BAC2" w14:textId="77777777" w:rsidR="00C525F5" w:rsidRDefault="00C525F5">
      <w:pPr>
        <w:pStyle w:val="TOC2"/>
        <w:tabs>
          <w:tab w:val="left" w:pos="1000"/>
        </w:tabs>
        <w:rPr>
          <w:ins w:id="60" w:author="Rakesh Singhi" w:date="2015-03-25T16:42:00Z"/>
          <w:rFonts w:asciiTheme="minorHAnsi" w:eastAsiaTheme="minorEastAsia" w:hAnsiTheme="minorHAnsi" w:cstheme="minorBidi"/>
          <w:noProof/>
          <w:sz w:val="22"/>
          <w:szCs w:val="22"/>
        </w:rPr>
      </w:pPr>
      <w:ins w:id="6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"_Toc415065481"</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2.3</w:t>
        </w:r>
        <w:r>
          <w:rPr>
            <w:rFonts w:asciiTheme="minorHAnsi" w:eastAsiaTheme="minorEastAsia" w:hAnsiTheme="minorHAnsi" w:cstheme="minorBidi"/>
            <w:noProof/>
            <w:sz w:val="22"/>
            <w:szCs w:val="22"/>
          </w:rPr>
          <w:tab/>
        </w:r>
        <w:r w:rsidRPr="00CE7A05">
          <w:rPr>
            <w:rStyle w:val="Hyperlink"/>
            <w:rFonts w:cstheme="minorHAnsi"/>
            <w:b/>
            <w:noProof/>
            <w:lang w:val="en-GB"/>
          </w:rPr>
          <w:t>Data Source</w:t>
        </w:r>
        <w:r>
          <w:rPr>
            <w:noProof/>
            <w:webHidden/>
          </w:rPr>
          <w:tab/>
        </w:r>
        <w:r>
          <w:rPr>
            <w:noProof/>
            <w:webHidden/>
          </w:rPr>
          <w:fldChar w:fldCharType="begin"/>
        </w:r>
        <w:r>
          <w:rPr>
            <w:noProof/>
            <w:webHidden/>
          </w:rPr>
          <w:instrText xml:space="preserve"> PAGEREF _Toc415065481 \h </w:instrText>
        </w:r>
      </w:ins>
      <w:r>
        <w:rPr>
          <w:noProof/>
          <w:webHidden/>
        </w:rPr>
      </w:r>
      <w:r>
        <w:rPr>
          <w:noProof/>
          <w:webHidden/>
        </w:rPr>
        <w:fldChar w:fldCharType="separate"/>
      </w:r>
      <w:ins w:id="62" w:author="Rakesh Singhi" w:date="2015-03-25T16:42:00Z">
        <w:r>
          <w:rPr>
            <w:noProof/>
            <w:webHidden/>
          </w:rPr>
          <w:t>6</w:t>
        </w:r>
        <w:r>
          <w:rPr>
            <w:noProof/>
            <w:webHidden/>
          </w:rPr>
          <w:fldChar w:fldCharType="end"/>
        </w:r>
        <w:r w:rsidRPr="00CE7A05">
          <w:rPr>
            <w:rStyle w:val="Hyperlink"/>
            <w:noProof/>
          </w:rPr>
          <w:fldChar w:fldCharType="end"/>
        </w:r>
      </w:ins>
    </w:p>
    <w:p w14:paraId="3E5158DA" w14:textId="77777777" w:rsidR="00C525F5" w:rsidRDefault="00C525F5">
      <w:pPr>
        <w:pStyle w:val="TOC2"/>
        <w:tabs>
          <w:tab w:val="left" w:pos="1000"/>
        </w:tabs>
        <w:rPr>
          <w:ins w:id="63" w:author="Rakesh Singhi" w:date="2015-03-25T16:42:00Z"/>
          <w:rFonts w:asciiTheme="minorHAnsi" w:eastAsiaTheme="minorEastAsia" w:hAnsiTheme="minorHAnsi" w:cstheme="minorBidi"/>
          <w:noProof/>
          <w:sz w:val="22"/>
          <w:szCs w:val="22"/>
        </w:rPr>
      </w:pPr>
      <w:ins w:id="6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"_Toc415065482"</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2.4</w:t>
        </w:r>
        <w:r>
          <w:rPr>
            <w:rFonts w:asciiTheme="minorHAnsi" w:eastAsiaTheme="minorEastAsia" w:hAnsiTheme="minorHAnsi" w:cstheme="minorBidi"/>
            <w:noProof/>
            <w:sz w:val="22"/>
            <w:szCs w:val="22"/>
          </w:rPr>
          <w:tab/>
        </w:r>
        <w:r w:rsidRPr="00CE7A05">
          <w:rPr>
            <w:rStyle w:val="Hyperlink"/>
            <w:rFonts w:cstheme="minorHAnsi"/>
            <w:b/>
            <w:noProof/>
            <w:lang w:val="en-GB"/>
          </w:rPr>
          <w:t>GUI Parameters</w:t>
        </w:r>
        <w:r>
          <w:rPr>
            <w:noProof/>
            <w:webHidden/>
          </w:rPr>
          <w:tab/>
        </w:r>
        <w:r>
          <w:rPr>
            <w:noProof/>
            <w:webHidden/>
          </w:rPr>
          <w:fldChar w:fldCharType="begin"/>
        </w:r>
        <w:r>
          <w:rPr>
            <w:noProof/>
            <w:webHidden/>
          </w:rPr>
          <w:instrText xml:space="preserve"> PAGEREF _Toc415065482 \h </w:instrText>
        </w:r>
      </w:ins>
      <w:r>
        <w:rPr>
          <w:noProof/>
          <w:webHidden/>
        </w:rPr>
      </w:r>
      <w:r>
        <w:rPr>
          <w:noProof/>
          <w:webHidden/>
        </w:rPr>
        <w:fldChar w:fldCharType="separate"/>
      </w:r>
      <w:ins w:id="65" w:author="Rakesh Singhi" w:date="2015-03-25T16:42:00Z">
        <w:r>
          <w:rPr>
            <w:noProof/>
            <w:webHidden/>
          </w:rPr>
          <w:t>6</w:t>
        </w:r>
        <w:r>
          <w:rPr>
            <w:noProof/>
            <w:webHidden/>
          </w:rPr>
          <w:fldChar w:fldCharType="end"/>
        </w:r>
        <w:r w:rsidRPr="00CE7A05">
          <w:rPr>
            <w:rStyle w:val="Hyperlink"/>
            <w:noProof/>
          </w:rPr>
          <w:fldChar w:fldCharType="end"/>
        </w:r>
      </w:ins>
    </w:p>
    <w:p w14:paraId="51CA7BC3" w14:textId="77777777" w:rsidR="00C525F5" w:rsidRDefault="00C525F5">
      <w:pPr>
        <w:pStyle w:val="TOC2"/>
        <w:tabs>
          <w:tab w:val="left" w:pos="1000"/>
        </w:tabs>
        <w:rPr>
          <w:ins w:id="66" w:author="Rakesh Singhi" w:date="2015-03-25T16:42:00Z"/>
          <w:rFonts w:asciiTheme="minorHAnsi" w:eastAsiaTheme="minorEastAsia" w:hAnsiTheme="minorHAnsi" w:cstheme="minorBidi"/>
          <w:noProof/>
          <w:sz w:val="22"/>
          <w:szCs w:val="22"/>
        </w:rPr>
      </w:pPr>
      <w:ins w:id="6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"_Toc415065483"</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2.5</w:t>
        </w:r>
        <w:r>
          <w:rPr>
            <w:rFonts w:asciiTheme="minorHAnsi" w:eastAsiaTheme="minorEastAsia" w:hAnsiTheme="minorHAnsi" w:cstheme="minorBidi"/>
            <w:noProof/>
            <w:sz w:val="22"/>
            <w:szCs w:val="22"/>
          </w:rPr>
          <w:tab/>
        </w:r>
        <w:r w:rsidRPr="00CE7A05">
          <w:rPr>
            <w:rStyle w:val="Hyperlink"/>
            <w:rFonts w:cstheme="minorHAnsi"/>
            <w:b/>
            <w:noProof/>
            <w:lang w:val="en-GB"/>
          </w:rPr>
          <w:t>Supervisor View</w:t>
        </w:r>
        <w:r>
          <w:rPr>
            <w:noProof/>
            <w:webHidden/>
          </w:rPr>
          <w:tab/>
        </w:r>
        <w:r>
          <w:rPr>
            <w:noProof/>
            <w:webHidden/>
          </w:rPr>
          <w:fldChar w:fldCharType="begin"/>
        </w:r>
        <w:r>
          <w:rPr>
            <w:noProof/>
            <w:webHidden/>
          </w:rPr>
          <w:instrText xml:space="preserve"> PAGEREF _Toc415065483 \h </w:instrText>
        </w:r>
      </w:ins>
      <w:r>
        <w:rPr>
          <w:noProof/>
          <w:webHidden/>
        </w:rPr>
      </w:r>
      <w:r>
        <w:rPr>
          <w:noProof/>
          <w:webHidden/>
        </w:rPr>
        <w:fldChar w:fldCharType="separate"/>
      </w:r>
      <w:ins w:id="68" w:author="Rakesh Singhi" w:date="2015-03-25T16:42:00Z">
        <w:r>
          <w:rPr>
            <w:noProof/>
            <w:webHidden/>
          </w:rPr>
          <w:t>7</w:t>
        </w:r>
        <w:r>
          <w:rPr>
            <w:noProof/>
            <w:webHidden/>
          </w:rPr>
          <w:fldChar w:fldCharType="end"/>
        </w:r>
        <w:r w:rsidRPr="00CE7A05">
          <w:rPr>
            <w:rStyle w:val="Hyperlink"/>
            <w:noProof/>
          </w:rPr>
          <w:fldChar w:fldCharType="end"/>
        </w:r>
      </w:ins>
    </w:p>
    <w:p w14:paraId="5FFAB623" w14:textId="77777777" w:rsidR="00C525F5" w:rsidRDefault="00C525F5">
      <w:pPr>
        <w:pStyle w:val="TOC2"/>
        <w:tabs>
          <w:tab w:val="left" w:pos="1200"/>
        </w:tabs>
        <w:rPr>
          <w:ins w:id="69" w:author="Rakesh Singhi" w:date="2015-03-25T16:42:00Z"/>
          <w:rFonts w:asciiTheme="minorHAnsi" w:eastAsiaTheme="minorEastAsia" w:hAnsiTheme="minorHAnsi" w:cstheme="minorBidi"/>
          <w:noProof/>
          <w:sz w:val="22"/>
          <w:szCs w:val="22"/>
        </w:rPr>
      </w:pPr>
      <w:ins w:id="7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2.5.1</w:t>
        </w:r>
        <w:r>
          <w:rPr>
            <w:rFonts w:asciiTheme="minorHAnsi" w:eastAsiaTheme="minorEastAsia" w:hAnsiTheme="minorHAnsi" w:cstheme="minorBidi"/>
            <w:noProof/>
            <w:sz w:val="22"/>
            <w:szCs w:val="22"/>
          </w:rPr>
          <w:tab/>
        </w:r>
        <w:r w:rsidRPr="00CE7A05">
          <w:rPr>
            <w:rStyle w:val="Hyperlink"/>
            <w:rFonts w:cstheme="minorHAnsi"/>
            <w:b/>
            <w:i/>
            <w:noProof/>
            <w:lang w:val="en-GB"/>
          </w:rPr>
          <w:t>Supervisor View Filters</w:t>
        </w:r>
        <w:r>
          <w:rPr>
            <w:noProof/>
            <w:webHidden/>
          </w:rPr>
          <w:tab/>
        </w:r>
        <w:r>
          <w:rPr>
            <w:noProof/>
            <w:webHidden/>
          </w:rPr>
          <w:fldChar w:fldCharType="begin"/>
        </w:r>
        <w:r>
          <w:rPr>
            <w:noProof/>
            <w:webHidden/>
          </w:rPr>
          <w:instrText xml:space="preserve"> PAGEREF _Toc415065484 \h </w:instrText>
        </w:r>
      </w:ins>
      <w:r>
        <w:rPr>
          <w:noProof/>
          <w:webHidden/>
        </w:rPr>
      </w:r>
      <w:r>
        <w:rPr>
          <w:noProof/>
          <w:webHidden/>
        </w:rPr>
        <w:fldChar w:fldCharType="separate"/>
      </w:r>
      <w:ins w:id="71" w:author="Rakesh Singhi" w:date="2015-03-25T16:42:00Z">
        <w:r>
          <w:rPr>
            <w:noProof/>
            <w:webHidden/>
          </w:rPr>
          <w:t>7</w:t>
        </w:r>
        <w:r>
          <w:rPr>
            <w:noProof/>
            <w:webHidden/>
          </w:rPr>
          <w:fldChar w:fldCharType="end"/>
        </w:r>
        <w:r w:rsidRPr="00CE7A05">
          <w:rPr>
            <w:rStyle w:val="Hyperlink"/>
            <w:noProof/>
          </w:rPr>
          <w:fldChar w:fldCharType="end"/>
        </w:r>
      </w:ins>
    </w:p>
    <w:p w14:paraId="302A55CD" w14:textId="77777777" w:rsidR="00C525F5" w:rsidRDefault="00C525F5">
      <w:pPr>
        <w:pStyle w:val="TOC1"/>
        <w:tabs>
          <w:tab w:val="left" w:pos="432"/>
        </w:tabs>
        <w:rPr>
          <w:ins w:id="72" w:author="Rakesh Singhi" w:date="2015-03-25T16:42:00Z"/>
          <w:rFonts w:asciiTheme="minorHAnsi" w:eastAsiaTheme="minorEastAsia" w:hAnsiTheme="minorHAnsi" w:cstheme="minorBidi"/>
          <w:noProof/>
          <w:sz w:val="22"/>
          <w:szCs w:val="22"/>
        </w:rPr>
      </w:pPr>
      <w:ins w:id="7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bCs/>
            <w:noProof/>
            <w:kern w:val="32"/>
            <w:lang w:val="en-GB"/>
          </w:rPr>
          <w:t>3</w:t>
        </w:r>
        <w:r>
          <w:rPr>
            <w:rFonts w:asciiTheme="minorHAnsi" w:eastAsiaTheme="minorEastAsia" w:hAnsiTheme="minorHAnsi" w:cstheme="minorBidi"/>
            <w:noProof/>
            <w:sz w:val="22"/>
            <w:szCs w:val="22"/>
          </w:rPr>
          <w:tab/>
        </w:r>
        <w:r w:rsidRPr="00CE7A05">
          <w:rPr>
            <w:rStyle w:val="Hyperlink"/>
            <w:rFonts w:cstheme="minorHAnsi"/>
            <w:b/>
            <w:bCs/>
            <w:noProof/>
            <w:kern w:val="32"/>
            <w:lang w:val="en-GB"/>
          </w:rPr>
          <w:t>Technical Details - Data</w:t>
        </w:r>
        <w:r>
          <w:rPr>
            <w:noProof/>
            <w:webHidden/>
          </w:rPr>
          <w:tab/>
        </w:r>
        <w:r>
          <w:rPr>
            <w:noProof/>
            <w:webHidden/>
          </w:rPr>
          <w:fldChar w:fldCharType="begin"/>
        </w:r>
        <w:r>
          <w:rPr>
            <w:noProof/>
            <w:webHidden/>
          </w:rPr>
          <w:instrText xml:space="preserve"> PAGEREF _Toc415065485 \h </w:instrText>
        </w:r>
      </w:ins>
      <w:r>
        <w:rPr>
          <w:noProof/>
          <w:webHidden/>
        </w:rPr>
      </w:r>
      <w:r>
        <w:rPr>
          <w:noProof/>
          <w:webHidden/>
        </w:rPr>
        <w:fldChar w:fldCharType="separate"/>
      </w:r>
      <w:ins w:id="74" w:author="Rakesh Singhi" w:date="2015-03-25T16:42:00Z">
        <w:r>
          <w:rPr>
            <w:noProof/>
            <w:webHidden/>
          </w:rPr>
          <w:t>8</w:t>
        </w:r>
        <w:r>
          <w:rPr>
            <w:noProof/>
            <w:webHidden/>
          </w:rPr>
          <w:fldChar w:fldCharType="end"/>
        </w:r>
        <w:r w:rsidRPr="00CE7A05">
          <w:rPr>
            <w:rStyle w:val="Hyperlink"/>
            <w:noProof/>
          </w:rPr>
          <w:fldChar w:fldCharType="end"/>
        </w:r>
      </w:ins>
    </w:p>
    <w:p w14:paraId="632A6154" w14:textId="77777777" w:rsidR="00C525F5" w:rsidRDefault="00C525F5">
      <w:pPr>
        <w:pStyle w:val="TOC2"/>
        <w:tabs>
          <w:tab w:val="left" w:pos="1200"/>
        </w:tabs>
        <w:rPr>
          <w:ins w:id="75" w:author="Rakesh Singhi" w:date="2015-03-25T16:42:00Z"/>
          <w:rFonts w:asciiTheme="minorHAnsi" w:eastAsiaTheme="minorEastAsia" w:hAnsiTheme="minorHAnsi" w:cstheme="minorBidi"/>
          <w:noProof/>
          <w:sz w:val="22"/>
          <w:szCs w:val="22"/>
        </w:rPr>
      </w:pPr>
      <w:ins w:id="7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3.1.1</w:t>
        </w:r>
        <w:r>
          <w:rPr>
            <w:rFonts w:asciiTheme="minorHAnsi" w:eastAsiaTheme="minorEastAsia" w:hAnsiTheme="minorHAnsi" w:cstheme="minorBidi"/>
            <w:noProof/>
            <w:sz w:val="22"/>
            <w:szCs w:val="22"/>
          </w:rPr>
          <w:tab/>
        </w:r>
        <w:r w:rsidRPr="00CE7A05">
          <w:rPr>
            <w:rStyle w:val="Hyperlink"/>
            <w:rFonts w:cstheme="minorHAnsi"/>
            <w:b/>
            <w:noProof/>
            <w:lang w:val="en-GB"/>
          </w:rPr>
          <w:t>Staging Area - MIR and STG</w:t>
        </w:r>
        <w:r>
          <w:rPr>
            <w:noProof/>
            <w:webHidden/>
          </w:rPr>
          <w:tab/>
        </w:r>
        <w:r>
          <w:rPr>
            <w:noProof/>
            <w:webHidden/>
          </w:rPr>
          <w:fldChar w:fldCharType="begin"/>
        </w:r>
        <w:r>
          <w:rPr>
            <w:noProof/>
            <w:webHidden/>
          </w:rPr>
          <w:instrText xml:space="preserve"> PAGEREF _Toc415065486 \h </w:instrText>
        </w:r>
      </w:ins>
      <w:r>
        <w:rPr>
          <w:noProof/>
          <w:webHidden/>
        </w:rPr>
      </w:r>
      <w:r>
        <w:rPr>
          <w:noProof/>
          <w:webHidden/>
        </w:rPr>
        <w:fldChar w:fldCharType="separate"/>
      </w:r>
      <w:ins w:id="77" w:author="Rakesh Singhi" w:date="2015-03-25T16:42:00Z">
        <w:r>
          <w:rPr>
            <w:noProof/>
            <w:webHidden/>
          </w:rPr>
          <w:t>8</w:t>
        </w:r>
        <w:r>
          <w:rPr>
            <w:noProof/>
            <w:webHidden/>
          </w:rPr>
          <w:fldChar w:fldCharType="end"/>
        </w:r>
        <w:r w:rsidRPr="00CE7A05">
          <w:rPr>
            <w:rStyle w:val="Hyperlink"/>
            <w:noProof/>
          </w:rPr>
          <w:fldChar w:fldCharType="end"/>
        </w:r>
      </w:ins>
    </w:p>
    <w:p w14:paraId="6BE4B4C5" w14:textId="77777777" w:rsidR="00C525F5" w:rsidRDefault="00C525F5">
      <w:pPr>
        <w:pStyle w:val="TOC2"/>
        <w:tabs>
          <w:tab w:val="left" w:pos="1200"/>
        </w:tabs>
        <w:rPr>
          <w:ins w:id="78" w:author="Rakesh Singhi" w:date="2015-03-25T16:42:00Z"/>
          <w:rFonts w:asciiTheme="minorHAnsi" w:eastAsiaTheme="minorEastAsia" w:hAnsiTheme="minorHAnsi" w:cstheme="minorBidi"/>
          <w:noProof/>
          <w:sz w:val="22"/>
          <w:szCs w:val="22"/>
        </w:rPr>
      </w:pPr>
      <w:ins w:id="7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w:t>
        </w:r>
        <w:r>
          <w:rPr>
            <w:rFonts w:asciiTheme="minorHAnsi" w:eastAsiaTheme="minorEastAsia" w:hAnsiTheme="minorHAnsi" w:cstheme="minorBidi"/>
            <w:noProof/>
            <w:sz w:val="22"/>
            <w:szCs w:val="22"/>
          </w:rPr>
          <w:tab/>
        </w:r>
        <w:r w:rsidRPr="00CE7A05">
          <w:rPr>
            <w:rStyle w:val="Hyperlink"/>
            <w:rFonts w:cstheme="minorHAnsi"/>
            <w:b/>
            <w:noProof/>
            <w:lang w:val="en-GB"/>
          </w:rPr>
          <w:t>Staging Area – TMP, DELTA and HISTORY</w:t>
        </w:r>
        <w:r>
          <w:rPr>
            <w:noProof/>
            <w:webHidden/>
          </w:rPr>
          <w:tab/>
        </w:r>
        <w:r>
          <w:rPr>
            <w:noProof/>
            <w:webHidden/>
          </w:rPr>
          <w:fldChar w:fldCharType="begin"/>
        </w:r>
        <w:r>
          <w:rPr>
            <w:noProof/>
            <w:webHidden/>
          </w:rPr>
          <w:instrText xml:space="preserve"> PAGEREF _Toc415065487 \h </w:instrText>
        </w:r>
      </w:ins>
      <w:r>
        <w:rPr>
          <w:noProof/>
          <w:webHidden/>
        </w:rPr>
      </w:r>
      <w:r>
        <w:rPr>
          <w:noProof/>
          <w:webHidden/>
        </w:rPr>
        <w:fldChar w:fldCharType="separate"/>
      </w:r>
      <w:ins w:id="80" w:author="Rakesh Singhi" w:date="2015-03-25T16:42:00Z">
        <w:r>
          <w:rPr>
            <w:noProof/>
            <w:webHidden/>
          </w:rPr>
          <w:t>8</w:t>
        </w:r>
        <w:r>
          <w:rPr>
            <w:noProof/>
            <w:webHidden/>
          </w:rPr>
          <w:fldChar w:fldCharType="end"/>
        </w:r>
        <w:r w:rsidRPr="00CE7A05">
          <w:rPr>
            <w:rStyle w:val="Hyperlink"/>
            <w:noProof/>
          </w:rPr>
          <w:fldChar w:fldCharType="end"/>
        </w:r>
      </w:ins>
    </w:p>
    <w:p w14:paraId="3FF7E0ED" w14:textId="77777777" w:rsidR="00C525F5" w:rsidRDefault="00C525F5">
      <w:pPr>
        <w:pStyle w:val="TOC2"/>
        <w:tabs>
          <w:tab w:val="left" w:pos="1200"/>
        </w:tabs>
        <w:rPr>
          <w:ins w:id="81" w:author="Rakesh Singhi" w:date="2015-03-25T16:42:00Z"/>
          <w:rFonts w:asciiTheme="minorHAnsi" w:eastAsiaTheme="minorEastAsia" w:hAnsiTheme="minorHAnsi" w:cstheme="minorBidi"/>
          <w:noProof/>
          <w:sz w:val="22"/>
          <w:szCs w:val="22"/>
        </w:rPr>
      </w:pPr>
      <w:ins w:id="8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3.1.3</w:t>
        </w:r>
        <w:r>
          <w:rPr>
            <w:rFonts w:asciiTheme="minorHAnsi" w:eastAsiaTheme="minorEastAsia" w:hAnsiTheme="minorHAnsi" w:cstheme="minorBidi"/>
            <w:noProof/>
            <w:sz w:val="22"/>
            <w:szCs w:val="22"/>
          </w:rPr>
          <w:tab/>
        </w:r>
        <w:r w:rsidRPr="00CE7A05">
          <w:rPr>
            <w:rStyle w:val="Hyperlink"/>
            <w:rFonts w:cstheme="minorHAnsi"/>
            <w:b/>
            <w:noProof/>
            <w:lang w:val="en-GB"/>
          </w:rPr>
          <w:t>Data Mart/Reporting Data Objects</w:t>
        </w:r>
        <w:r>
          <w:rPr>
            <w:noProof/>
            <w:webHidden/>
          </w:rPr>
          <w:tab/>
        </w:r>
        <w:r>
          <w:rPr>
            <w:noProof/>
            <w:webHidden/>
          </w:rPr>
          <w:fldChar w:fldCharType="begin"/>
        </w:r>
        <w:r>
          <w:rPr>
            <w:noProof/>
            <w:webHidden/>
          </w:rPr>
          <w:instrText xml:space="preserve"> PAGEREF _Toc415065488 \h </w:instrText>
        </w:r>
      </w:ins>
      <w:r>
        <w:rPr>
          <w:noProof/>
          <w:webHidden/>
        </w:rPr>
      </w:r>
      <w:r>
        <w:rPr>
          <w:noProof/>
          <w:webHidden/>
        </w:rPr>
        <w:fldChar w:fldCharType="separate"/>
      </w:r>
      <w:ins w:id="83" w:author="Rakesh Singhi" w:date="2015-03-25T16:42:00Z">
        <w:r>
          <w:rPr>
            <w:noProof/>
            <w:webHidden/>
          </w:rPr>
          <w:t>9</w:t>
        </w:r>
        <w:r>
          <w:rPr>
            <w:noProof/>
            <w:webHidden/>
          </w:rPr>
          <w:fldChar w:fldCharType="end"/>
        </w:r>
        <w:r w:rsidRPr="00CE7A05">
          <w:rPr>
            <w:rStyle w:val="Hyperlink"/>
            <w:noProof/>
          </w:rPr>
          <w:fldChar w:fldCharType="end"/>
        </w:r>
      </w:ins>
    </w:p>
    <w:p w14:paraId="237CCB93" w14:textId="77777777" w:rsidR="00C525F5" w:rsidRDefault="00C525F5">
      <w:pPr>
        <w:pStyle w:val="TOC2"/>
        <w:tabs>
          <w:tab w:val="left" w:pos="1200"/>
        </w:tabs>
        <w:rPr>
          <w:ins w:id="84" w:author="Rakesh Singhi" w:date="2015-03-25T16:42:00Z"/>
          <w:rFonts w:asciiTheme="minorHAnsi" w:eastAsiaTheme="minorEastAsia" w:hAnsiTheme="minorHAnsi" w:cstheme="minorBidi"/>
          <w:noProof/>
          <w:sz w:val="22"/>
          <w:szCs w:val="22"/>
        </w:rPr>
      </w:pPr>
      <w:ins w:id="8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"_Toc415065489"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3.1.4</w:t>
        </w:r>
        <w:r>
          <w:rPr>
            <w:rFonts w:asciiTheme="minorHAnsi" w:eastAsiaTheme="minorEastAsia" w:hAnsiTheme="minorHAnsi" w:cstheme="minorBidi"/>
            <w:noProof/>
            <w:sz w:val="22"/>
            <w:szCs w:val="22"/>
          </w:rPr>
          <w:tab/>
        </w:r>
        <w:r w:rsidRPr="00CE7A05">
          <w:rPr>
            <w:rStyle w:val="Hyperlink"/>
            <w:rFonts w:cstheme="minorHAnsi"/>
            <w:b/>
            <w:noProof/>
            <w:lang w:val="en-GB"/>
          </w:rPr>
          <w:t>Access Privileges for all DB Objects</w:t>
        </w:r>
        <w:r>
          <w:rPr>
            <w:noProof/>
            <w:webHidden/>
          </w:rPr>
          <w:tab/>
        </w:r>
        <w:r>
          <w:rPr>
            <w:noProof/>
            <w:webHidden/>
          </w:rPr>
          <w:fldChar w:fldCharType="begin"/>
        </w:r>
        <w:r>
          <w:rPr>
            <w:noProof/>
            <w:webHidden/>
          </w:rPr>
          <w:instrText xml:space="preserve"> PAGEREF _Toc415065489 \h </w:instrText>
        </w:r>
      </w:ins>
      <w:r>
        <w:rPr>
          <w:noProof/>
          <w:webHidden/>
        </w:rPr>
      </w:r>
      <w:r>
        <w:rPr>
          <w:noProof/>
          <w:webHidden/>
        </w:rPr>
        <w:fldChar w:fldCharType="separate"/>
      </w:r>
      <w:ins w:id="86" w:author="Rakesh Singhi" w:date="2015-03-25T16:42:00Z">
        <w:r>
          <w:rPr>
            <w:noProof/>
            <w:webHidden/>
          </w:rPr>
          <w:t>9</w:t>
        </w:r>
        <w:r>
          <w:rPr>
            <w:noProof/>
            <w:webHidden/>
          </w:rPr>
          <w:fldChar w:fldCharType="end"/>
        </w:r>
        <w:r w:rsidRPr="00CE7A05">
          <w:rPr>
            <w:rStyle w:val="Hyperlink"/>
            <w:noProof/>
          </w:rPr>
          <w:fldChar w:fldCharType="end"/>
        </w:r>
      </w:ins>
    </w:p>
    <w:p w14:paraId="059A9A53" w14:textId="77777777" w:rsidR="00C525F5" w:rsidRDefault="00C525F5">
      <w:pPr>
        <w:pStyle w:val="TOC2"/>
        <w:tabs>
          <w:tab w:val="left" w:pos="1000"/>
        </w:tabs>
        <w:rPr>
          <w:ins w:id="87" w:author="Rakesh Singhi" w:date="2015-03-25T16:42:00Z"/>
          <w:rFonts w:asciiTheme="minorHAnsi" w:eastAsiaTheme="minorEastAsia" w:hAnsiTheme="minorHAnsi" w:cstheme="minorBidi"/>
          <w:noProof/>
          <w:sz w:val="22"/>
          <w:szCs w:val="22"/>
        </w:rPr>
      </w:pPr>
      <w:ins w:id="8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"_Toc415065490"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3.2</w:t>
        </w:r>
        <w:r>
          <w:rPr>
            <w:rFonts w:asciiTheme="minorHAnsi" w:eastAsiaTheme="minorEastAsia" w:hAnsiTheme="minorHAnsi" w:cstheme="minorBidi"/>
            <w:noProof/>
            <w:sz w:val="22"/>
            <w:szCs w:val="22"/>
          </w:rPr>
          <w:tab/>
        </w:r>
        <w:r w:rsidRPr="00CE7A05">
          <w:rPr>
            <w:rStyle w:val="Hyperlink"/>
            <w:rFonts w:cstheme="minorHAnsi"/>
            <w:b/>
            <w:noProof/>
            <w:lang w:val="en-GB"/>
          </w:rPr>
          <w:t>Metric Definitions and calculations</w:t>
        </w:r>
        <w:r>
          <w:rPr>
            <w:noProof/>
            <w:webHidden/>
          </w:rPr>
          <w:tab/>
        </w:r>
        <w:r>
          <w:rPr>
            <w:noProof/>
            <w:webHidden/>
          </w:rPr>
          <w:fldChar w:fldCharType="begin"/>
        </w:r>
        <w:r>
          <w:rPr>
            <w:noProof/>
            <w:webHidden/>
          </w:rPr>
          <w:instrText xml:space="preserve"> PAGEREF _Toc415065490 \h </w:instrText>
        </w:r>
      </w:ins>
      <w:r>
        <w:rPr>
          <w:noProof/>
          <w:webHidden/>
        </w:rPr>
      </w:r>
      <w:r>
        <w:rPr>
          <w:noProof/>
          <w:webHidden/>
        </w:rPr>
        <w:fldChar w:fldCharType="separate"/>
      </w:r>
      <w:ins w:id="89" w:author="Rakesh Singhi" w:date="2015-03-25T16:42:00Z">
        <w:r>
          <w:rPr>
            <w:noProof/>
            <w:webHidden/>
          </w:rPr>
          <w:t>10</w:t>
        </w:r>
        <w:r>
          <w:rPr>
            <w:noProof/>
            <w:webHidden/>
          </w:rPr>
          <w:fldChar w:fldCharType="end"/>
        </w:r>
        <w:r w:rsidRPr="00CE7A05">
          <w:rPr>
            <w:rStyle w:val="Hyperlink"/>
            <w:noProof/>
          </w:rPr>
          <w:fldChar w:fldCharType="end"/>
        </w:r>
      </w:ins>
    </w:p>
    <w:p w14:paraId="171F266A" w14:textId="77777777" w:rsidR="00C525F5" w:rsidRDefault="00C525F5">
      <w:pPr>
        <w:pStyle w:val="TOC2"/>
        <w:tabs>
          <w:tab w:val="left" w:pos="1000"/>
        </w:tabs>
        <w:rPr>
          <w:ins w:id="90" w:author="Rakesh Singhi" w:date="2015-03-25T16:42:00Z"/>
          <w:rFonts w:asciiTheme="minorHAnsi" w:eastAsiaTheme="minorEastAsia" w:hAnsiTheme="minorHAnsi" w:cstheme="minorBidi"/>
          <w:noProof/>
          <w:sz w:val="22"/>
          <w:szCs w:val="22"/>
        </w:rPr>
      </w:pPr>
      <w:ins w:id="9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"_Toc415065491"</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3.3</w:t>
        </w:r>
        <w:r>
          <w:rPr>
            <w:rFonts w:asciiTheme="minorHAnsi" w:eastAsiaTheme="minorEastAsia" w:hAnsiTheme="minorHAnsi" w:cstheme="minorBidi"/>
            <w:noProof/>
            <w:sz w:val="22"/>
            <w:szCs w:val="22"/>
          </w:rPr>
          <w:tab/>
        </w:r>
        <w:r w:rsidRPr="00CE7A05">
          <w:rPr>
            <w:rStyle w:val="Hyperlink"/>
            <w:rFonts w:cstheme="minorHAnsi"/>
            <w:b/>
            <w:noProof/>
            <w:lang w:val="en-GB"/>
          </w:rPr>
          <w:t>Erwin Data Model</w:t>
        </w:r>
        <w:r>
          <w:rPr>
            <w:noProof/>
            <w:webHidden/>
          </w:rPr>
          <w:tab/>
        </w:r>
        <w:r>
          <w:rPr>
            <w:noProof/>
            <w:webHidden/>
          </w:rPr>
          <w:fldChar w:fldCharType="begin"/>
        </w:r>
        <w:r>
          <w:rPr>
            <w:noProof/>
            <w:webHidden/>
          </w:rPr>
          <w:instrText xml:space="preserve"> PAGEREF _Toc415065491 \h </w:instrText>
        </w:r>
      </w:ins>
      <w:r>
        <w:rPr>
          <w:noProof/>
          <w:webHidden/>
        </w:rPr>
      </w:r>
      <w:r>
        <w:rPr>
          <w:noProof/>
          <w:webHidden/>
        </w:rPr>
        <w:fldChar w:fldCharType="separate"/>
      </w:r>
      <w:ins w:id="92" w:author="Rakesh Singhi" w:date="2015-03-25T16:42:00Z">
        <w:r>
          <w:rPr>
            <w:noProof/>
            <w:webHidden/>
          </w:rPr>
          <w:t>11</w:t>
        </w:r>
        <w:r>
          <w:rPr>
            <w:noProof/>
            <w:webHidden/>
          </w:rPr>
          <w:fldChar w:fldCharType="end"/>
        </w:r>
        <w:r w:rsidRPr="00CE7A05">
          <w:rPr>
            <w:rStyle w:val="Hyperlink"/>
            <w:noProof/>
          </w:rPr>
          <w:fldChar w:fldCharType="end"/>
        </w:r>
      </w:ins>
    </w:p>
    <w:p w14:paraId="21117631" w14:textId="77777777" w:rsidR="00C525F5" w:rsidRDefault="00C525F5">
      <w:pPr>
        <w:pStyle w:val="TOC2"/>
        <w:tabs>
          <w:tab w:val="left" w:pos="1000"/>
        </w:tabs>
        <w:rPr>
          <w:ins w:id="93" w:author="Rakesh Singhi" w:date="2015-03-25T16:42:00Z"/>
          <w:rFonts w:asciiTheme="minorHAnsi" w:eastAsiaTheme="minorEastAsia" w:hAnsiTheme="minorHAnsi" w:cstheme="minorBidi"/>
          <w:noProof/>
          <w:sz w:val="22"/>
          <w:szCs w:val="22"/>
        </w:rPr>
      </w:pPr>
      <w:ins w:id="9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"_Toc415065492"</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3.4</w:t>
        </w:r>
        <w:r>
          <w:rPr>
            <w:rFonts w:asciiTheme="minorHAnsi" w:eastAsiaTheme="minorEastAsia" w:hAnsiTheme="minorHAnsi" w:cstheme="minorBidi"/>
            <w:noProof/>
            <w:sz w:val="22"/>
            <w:szCs w:val="22"/>
          </w:rPr>
          <w:tab/>
        </w:r>
        <w:r w:rsidRPr="00CE7A05">
          <w:rPr>
            <w:rStyle w:val="Hyperlink"/>
            <w:rFonts w:cstheme="minorHAnsi"/>
            <w:b/>
            <w:noProof/>
            <w:lang w:val="en-GB"/>
          </w:rPr>
          <w:t>ETL Logic and Details</w:t>
        </w:r>
        <w:r>
          <w:rPr>
            <w:noProof/>
            <w:webHidden/>
          </w:rPr>
          <w:tab/>
        </w:r>
        <w:r>
          <w:rPr>
            <w:noProof/>
            <w:webHidden/>
          </w:rPr>
          <w:fldChar w:fldCharType="begin"/>
        </w:r>
        <w:r>
          <w:rPr>
            <w:noProof/>
            <w:webHidden/>
          </w:rPr>
          <w:instrText xml:space="preserve"> PAGEREF _Toc415065492 \h </w:instrText>
        </w:r>
      </w:ins>
      <w:r>
        <w:rPr>
          <w:noProof/>
          <w:webHidden/>
        </w:rPr>
      </w:r>
      <w:r>
        <w:rPr>
          <w:noProof/>
          <w:webHidden/>
        </w:rPr>
        <w:fldChar w:fldCharType="separate"/>
      </w:r>
      <w:ins w:id="95" w:author="Rakesh Singhi" w:date="2015-03-25T16:42:00Z">
        <w:r>
          <w:rPr>
            <w:noProof/>
            <w:webHidden/>
          </w:rPr>
          <w:t>12</w:t>
        </w:r>
        <w:r>
          <w:rPr>
            <w:noProof/>
            <w:webHidden/>
          </w:rPr>
          <w:fldChar w:fldCharType="end"/>
        </w:r>
        <w:r w:rsidRPr="00CE7A05">
          <w:rPr>
            <w:rStyle w:val="Hyperlink"/>
            <w:noProof/>
          </w:rPr>
          <w:fldChar w:fldCharType="end"/>
        </w:r>
      </w:ins>
    </w:p>
    <w:p w14:paraId="35F00CCB" w14:textId="77777777" w:rsidR="00C525F5" w:rsidRDefault="00C525F5">
      <w:pPr>
        <w:pStyle w:val="TOC2"/>
        <w:tabs>
          <w:tab w:val="left" w:pos="1200"/>
        </w:tabs>
        <w:rPr>
          <w:ins w:id="96" w:author="Rakesh Singhi" w:date="2015-03-25T16:42:00Z"/>
          <w:rFonts w:asciiTheme="minorHAnsi" w:eastAsiaTheme="minorEastAsia" w:hAnsiTheme="minorHAnsi" w:cstheme="minorBidi"/>
          <w:noProof/>
          <w:sz w:val="22"/>
          <w:szCs w:val="22"/>
        </w:rPr>
      </w:pPr>
      <w:ins w:id="9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"_Toc415065493"</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3.4.1</w:t>
        </w:r>
        <w:r>
          <w:rPr>
            <w:rFonts w:asciiTheme="minorHAnsi" w:eastAsiaTheme="minorEastAsia" w:hAnsiTheme="minorHAnsi" w:cstheme="minorBidi"/>
            <w:noProof/>
            <w:sz w:val="22"/>
            <w:szCs w:val="22"/>
          </w:rPr>
          <w:tab/>
        </w:r>
        <w:r w:rsidRPr="00CE7A05">
          <w:rPr>
            <w:rStyle w:val="Hyperlink"/>
            <w:rFonts w:cstheme="minorHAnsi"/>
            <w:b/>
            <w:i/>
            <w:noProof/>
            <w:lang w:val="en-GB"/>
          </w:rPr>
          <w:t>Data Process Flow chart</w:t>
        </w:r>
        <w:r>
          <w:rPr>
            <w:noProof/>
            <w:webHidden/>
          </w:rPr>
          <w:tab/>
        </w:r>
        <w:r>
          <w:rPr>
            <w:noProof/>
            <w:webHidden/>
          </w:rPr>
          <w:fldChar w:fldCharType="begin"/>
        </w:r>
        <w:r>
          <w:rPr>
            <w:noProof/>
            <w:webHidden/>
          </w:rPr>
          <w:instrText xml:space="preserve"> PAGEREF _Toc415065493 \h </w:instrText>
        </w:r>
      </w:ins>
      <w:r>
        <w:rPr>
          <w:noProof/>
          <w:webHidden/>
        </w:rPr>
      </w:r>
      <w:r>
        <w:rPr>
          <w:noProof/>
          <w:webHidden/>
        </w:rPr>
        <w:fldChar w:fldCharType="separate"/>
      </w:r>
      <w:ins w:id="98" w:author="Rakesh Singhi" w:date="2015-03-25T16:42:00Z">
        <w:r>
          <w:rPr>
            <w:noProof/>
            <w:webHidden/>
          </w:rPr>
          <w:t>12</w:t>
        </w:r>
        <w:r>
          <w:rPr>
            <w:noProof/>
            <w:webHidden/>
          </w:rPr>
          <w:fldChar w:fldCharType="end"/>
        </w:r>
        <w:r w:rsidRPr="00CE7A05">
          <w:rPr>
            <w:rStyle w:val="Hyperlink"/>
            <w:noProof/>
          </w:rPr>
          <w:fldChar w:fldCharType="end"/>
        </w:r>
      </w:ins>
    </w:p>
    <w:p w14:paraId="55279D2A" w14:textId="77777777" w:rsidR="00C525F5" w:rsidRDefault="00C525F5">
      <w:pPr>
        <w:pStyle w:val="TOC2"/>
        <w:tabs>
          <w:tab w:val="left" w:pos="1000"/>
        </w:tabs>
        <w:rPr>
          <w:ins w:id="99" w:author="Rakesh Singhi" w:date="2015-03-25T16:42:00Z"/>
          <w:rFonts w:asciiTheme="minorHAnsi" w:eastAsiaTheme="minorEastAsia" w:hAnsiTheme="minorHAnsi" w:cstheme="minorBidi"/>
          <w:noProof/>
          <w:sz w:val="22"/>
          <w:szCs w:val="22"/>
        </w:rPr>
      </w:pPr>
      <w:ins w:id="10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"_Toc415065494"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3.5</w:t>
        </w:r>
        <w:r>
          <w:rPr>
            <w:rFonts w:asciiTheme="minorHAnsi" w:eastAsiaTheme="minorEastAsia" w:hAnsiTheme="minorHAnsi" w:cstheme="minorBidi"/>
            <w:noProof/>
            <w:sz w:val="22"/>
            <w:szCs w:val="22"/>
          </w:rPr>
          <w:tab/>
        </w:r>
        <w:r w:rsidRPr="00CE7A05">
          <w:rPr>
            <w:rStyle w:val="Hyperlink"/>
            <w:rFonts w:cstheme="minorHAnsi"/>
            <w:b/>
            <w:noProof/>
            <w:lang w:val="en-GB"/>
          </w:rPr>
          <w:t>Feed File for DMO PPM</w:t>
        </w:r>
        <w:r>
          <w:rPr>
            <w:noProof/>
            <w:webHidden/>
          </w:rPr>
          <w:tab/>
        </w:r>
        <w:r>
          <w:rPr>
            <w:noProof/>
            <w:webHidden/>
          </w:rPr>
          <w:fldChar w:fldCharType="begin"/>
        </w:r>
        <w:r>
          <w:rPr>
            <w:noProof/>
            <w:webHidden/>
          </w:rPr>
          <w:instrText xml:space="preserve"> PAGEREF _Toc415065494 \h </w:instrText>
        </w:r>
      </w:ins>
      <w:r>
        <w:rPr>
          <w:noProof/>
          <w:webHidden/>
        </w:rPr>
      </w:r>
      <w:r>
        <w:rPr>
          <w:noProof/>
          <w:webHidden/>
        </w:rPr>
        <w:fldChar w:fldCharType="separate"/>
      </w:r>
      <w:ins w:id="101" w:author="Rakesh Singhi" w:date="2015-03-25T16:42:00Z">
        <w:r>
          <w:rPr>
            <w:noProof/>
            <w:webHidden/>
          </w:rPr>
          <w:t>13</w:t>
        </w:r>
        <w:r>
          <w:rPr>
            <w:noProof/>
            <w:webHidden/>
          </w:rPr>
          <w:fldChar w:fldCharType="end"/>
        </w:r>
        <w:r w:rsidRPr="00CE7A05">
          <w:rPr>
            <w:rStyle w:val="Hyperlink"/>
            <w:noProof/>
          </w:rPr>
          <w:fldChar w:fldCharType="end"/>
        </w:r>
      </w:ins>
    </w:p>
    <w:p w14:paraId="6BC530CB" w14:textId="77777777" w:rsidR="00C525F5" w:rsidRDefault="00C525F5">
      <w:pPr>
        <w:pStyle w:val="TOC2"/>
        <w:tabs>
          <w:tab w:val="left" w:pos="1000"/>
        </w:tabs>
        <w:rPr>
          <w:ins w:id="102" w:author="Rakesh Singhi" w:date="2015-03-25T16:42:00Z"/>
          <w:rFonts w:asciiTheme="minorHAnsi" w:eastAsiaTheme="minorEastAsia" w:hAnsiTheme="minorHAnsi" w:cstheme="minorBidi"/>
          <w:noProof/>
          <w:sz w:val="22"/>
          <w:szCs w:val="22"/>
        </w:rPr>
      </w:pPr>
      <w:ins w:id="10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"_Toc415065495"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3.6</w:t>
        </w:r>
        <w:r>
          <w:rPr>
            <w:rFonts w:asciiTheme="minorHAnsi" w:eastAsiaTheme="minorEastAsia" w:hAnsiTheme="minorHAnsi" w:cstheme="minorBidi"/>
            <w:noProof/>
            <w:sz w:val="22"/>
            <w:szCs w:val="22"/>
          </w:rPr>
          <w:tab/>
        </w:r>
        <w:r w:rsidRPr="00CE7A05">
          <w:rPr>
            <w:rStyle w:val="Hyperlink"/>
            <w:rFonts w:cstheme="minorHAnsi"/>
            <w:b/>
            <w:noProof/>
            <w:lang w:val="en-GB"/>
          </w:rPr>
          <w:t>DMO_ERP_Sellin.csv</w:t>
        </w:r>
        <w:r>
          <w:rPr>
            <w:noProof/>
            <w:webHidden/>
          </w:rPr>
          <w:tab/>
        </w:r>
        <w:r>
          <w:rPr>
            <w:noProof/>
            <w:webHidden/>
          </w:rPr>
          <w:fldChar w:fldCharType="begin"/>
        </w:r>
        <w:r>
          <w:rPr>
            <w:noProof/>
            <w:webHidden/>
          </w:rPr>
          <w:instrText xml:space="preserve"> PAGEREF _Toc415065495 \h </w:instrText>
        </w:r>
      </w:ins>
      <w:r>
        <w:rPr>
          <w:noProof/>
          <w:webHidden/>
        </w:rPr>
      </w:r>
      <w:r>
        <w:rPr>
          <w:noProof/>
          <w:webHidden/>
        </w:rPr>
        <w:fldChar w:fldCharType="separate"/>
      </w:r>
      <w:ins w:id="104" w:author="Rakesh Singhi" w:date="2015-03-25T16:42:00Z">
        <w:r>
          <w:rPr>
            <w:noProof/>
            <w:webHidden/>
          </w:rPr>
          <w:t>14</w:t>
        </w:r>
        <w:r>
          <w:rPr>
            <w:noProof/>
            <w:webHidden/>
          </w:rPr>
          <w:fldChar w:fldCharType="end"/>
        </w:r>
        <w:r w:rsidRPr="00CE7A05">
          <w:rPr>
            <w:rStyle w:val="Hyperlink"/>
            <w:noProof/>
          </w:rPr>
          <w:fldChar w:fldCharType="end"/>
        </w:r>
      </w:ins>
    </w:p>
    <w:p w14:paraId="06EDC21A" w14:textId="77777777" w:rsidR="00C525F5" w:rsidRDefault="00C525F5">
      <w:pPr>
        <w:pStyle w:val="TOC2"/>
        <w:tabs>
          <w:tab w:val="left" w:pos="1200"/>
        </w:tabs>
        <w:rPr>
          <w:ins w:id="105" w:author="Rakesh Singhi" w:date="2015-03-25T16:42:00Z"/>
          <w:rFonts w:asciiTheme="minorHAnsi" w:eastAsiaTheme="minorEastAsia" w:hAnsiTheme="minorHAnsi" w:cstheme="minorBidi"/>
          <w:noProof/>
          <w:sz w:val="22"/>
          <w:szCs w:val="22"/>
        </w:rPr>
      </w:pPr>
      <w:ins w:id="10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"_Toc415065497"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3.6.1</w:t>
        </w:r>
        <w:r>
          <w:rPr>
            <w:rFonts w:asciiTheme="minorHAnsi" w:eastAsiaTheme="minorEastAsia" w:hAnsiTheme="minorHAnsi" w:cstheme="minorBidi"/>
            <w:noProof/>
            <w:sz w:val="22"/>
            <w:szCs w:val="22"/>
          </w:rPr>
          <w:tab/>
        </w:r>
        <w:r w:rsidRPr="00CE7A05">
          <w:rPr>
            <w:rStyle w:val="Hyperlink"/>
            <w:rFonts w:cstheme="minorHAnsi"/>
            <w:b/>
            <w:noProof/>
            <w:lang w:val="en-GB"/>
          </w:rPr>
          <w:t>File Details</w:t>
        </w:r>
        <w:r>
          <w:rPr>
            <w:noProof/>
            <w:webHidden/>
          </w:rPr>
          <w:tab/>
        </w:r>
        <w:r>
          <w:rPr>
            <w:noProof/>
            <w:webHidden/>
          </w:rPr>
          <w:fldChar w:fldCharType="begin"/>
        </w:r>
        <w:r>
          <w:rPr>
            <w:noProof/>
            <w:webHidden/>
          </w:rPr>
          <w:instrText xml:space="preserve"> PAGEREF _Toc415065497 \h </w:instrText>
        </w:r>
      </w:ins>
      <w:r>
        <w:rPr>
          <w:noProof/>
          <w:webHidden/>
        </w:rPr>
      </w:r>
      <w:r>
        <w:rPr>
          <w:noProof/>
          <w:webHidden/>
        </w:rPr>
        <w:fldChar w:fldCharType="separate"/>
      </w:r>
      <w:ins w:id="107" w:author="Rakesh Singhi" w:date="2015-03-25T16:42:00Z">
        <w:r>
          <w:rPr>
            <w:noProof/>
            <w:webHidden/>
          </w:rPr>
          <w:t>14</w:t>
        </w:r>
        <w:r>
          <w:rPr>
            <w:noProof/>
            <w:webHidden/>
          </w:rPr>
          <w:fldChar w:fldCharType="end"/>
        </w:r>
        <w:r w:rsidRPr="00CE7A05">
          <w:rPr>
            <w:rStyle w:val="Hyperlink"/>
            <w:noProof/>
          </w:rPr>
          <w:fldChar w:fldCharType="end"/>
        </w:r>
      </w:ins>
    </w:p>
    <w:p w14:paraId="6A3C17B7" w14:textId="77777777" w:rsidR="00C525F5" w:rsidRDefault="00C525F5">
      <w:pPr>
        <w:pStyle w:val="TOC2"/>
        <w:tabs>
          <w:tab w:val="left" w:pos="1200"/>
        </w:tabs>
        <w:rPr>
          <w:ins w:id="108" w:author="Rakesh Singhi" w:date="2015-03-25T16:42:00Z"/>
          <w:rFonts w:asciiTheme="minorHAnsi" w:eastAsiaTheme="minorEastAsia" w:hAnsiTheme="minorHAnsi" w:cstheme="minorBidi"/>
          <w:noProof/>
          <w:sz w:val="22"/>
          <w:szCs w:val="22"/>
        </w:rPr>
      </w:pPr>
      <w:ins w:id="10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"_Toc415065498"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3.6.2</w:t>
        </w:r>
        <w:r>
          <w:rPr>
            <w:rFonts w:asciiTheme="minorHAnsi" w:eastAsiaTheme="minorEastAsia" w:hAnsiTheme="minorHAnsi" w:cstheme="minorBidi"/>
            <w:noProof/>
            <w:sz w:val="22"/>
            <w:szCs w:val="22"/>
          </w:rPr>
          <w:tab/>
        </w:r>
        <w:r w:rsidRPr="00CE7A05">
          <w:rPr>
            <w:rStyle w:val="Hyperlink"/>
            <w:rFonts w:cstheme="minorHAnsi"/>
            <w:b/>
            <w:noProof/>
            <w:lang w:val="en-GB"/>
          </w:rPr>
          <w:t>FTP Details</w:t>
        </w:r>
        <w:r>
          <w:rPr>
            <w:noProof/>
            <w:webHidden/>
          </w:rPr>
          <w:tab/>
        </w:r>
        <w:r>
          <w:rPr>
            <w:noProof/>
            <w:webHidden/>
          </w:rPr>
          <w:fldChar w:fldCharType="begin"/>
        </w:r>
        <w:r>
          <w:rPr>
            <w:noProof/>
            <w:webHidden/>
          </w:rPr>
          <w:instrText xml:space="preserve"> PAGEREF _Toc415065498 \h </w:instrText>
        </w:r>
      </w:ins>
      <w:r>
        <w:rPr>
          <w:noProof/>
          <w:webHidden/>
        </w:rPr>
      </w:r>
      <w:r>
        <w:rPr>
          <w:noProof/>
          <w:webHidden/>
        </w:rPr>
        <w:fldChar w:fldCharType="separate"/>
      </w:r>
      <w:ins w:id="110" w:author="Rakesh Singhi" w:date="2015-03-25T16:42:00Z">
        <w:r>
          <w:rPr>
            <w:noProof/>
            <w:webHidden/>
          </w:rPr>
          <w:t>14</w:t>
        </w:r>
        <w:r>
          <w:rPr>
            <w:noProof/>
            <w:webHidden/>
          </w:rPr>
          <w:fldChar w:fldCharType="end"/>
        </w:r>
        <w:r w:rsidRPr="00CE7A05">
          <w:rPr>
            <w:rStyle w:val="Hyperlink"/>
            <w:noProof/>
          </w:rPr>
          <w:fldChar w:fldCharType="end"/>
        </w:r>
      </w:ins>
    </w:p>
    <w:p w14:paraId="1E66B122" w14:textId="77777777" w:rsidR="00C525F5" w:rsidRDefault="00C525F5">
      <w:pPr>
        <w:pStyle w:val="TOC2"/>
        <w:tabs>
          <w:tab w:val="left" w:pos="1200"/>
        </w:tabs>
        <w:rPr>
          <w:ins w:id="111" w:author="Rakesh Singhi" w:date="2015-03-25T16:42:00Z"/>
          <w:rFonts w:asciiTheme="minorHAnsi" w:eastAsiaTheme="minorEastAsia" w:hAnsiTheme="minorHAnsi" w:cstheme="minorBidi"/>
          <w:noProof/>
          <w:sz w:val="22"/>
          <w:szCs w:val="22"/>
        </w:rPr>
      </w:pPr>
      <w:ins w:id="11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"_Toc415065499"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3.6.3</w:t>
        </w:r>
        <w:r>
          <w:rPr>
            <w:rFonts w:asciiTheme="minorHAnsi" w:eastAsiaTheme="minorEastAsia" w:hAnsiTheme="minorHAnsi" w:cstheme="minorBidi"/>
            <w:noProof/>
            <w:sz w:val="22"/>
            <w:szCs w:val="22"/>
          </w:rPr>
          <w:tab/>
        </w:r>
        <w:r w:rsidRPr="00CE7A05">
          <w:rPr>
            <w:rStyle w:val="Hyperlink"/>
            <w:rFonts w:cstheme="minorHAnsi"/>
            <w:b/>
            <w:noProof/>
            <w:lang w:val="en-GB"/>
          </w:rPr>
          <w:t>UNIX Directory</w:t>
        </w:r>
        <w:r>
          <w:rPr>
            <w:noProof/>
            <w:webHidden/>
          </w:rPr>
          <w:tab/>
        </w:r>
        <w:r>
          <w:rPr>
            <w:noProof/>
            <w:webHidden/>
          </w:rPr>
          <w:fldChar w:fldCharType="begin"/>
        </w:r>
        <w:r>
          <w:rPr>
            <w:noProof/>
            <w:webHidden/>
          </w:rPr>
          <w:instrText xml:space="preserve"> PAGEREF _Toc415065499 \h </w:instrText>
        </w:r>
      </w:ins>
      <w:r>
        <w:rPr>
          <w:noProof/>
          <w:webHidden/>
        </w:rPr>
      </w:r>
      <w:r>
        <w:rPr>
          <w:noProof/>
          <w:webHidden/>
        </w:rPr>
        <w:fldChar w:fldCharType="separate"/>
      </w:r>
      <w:ins w:id="113" w:author="Rakesh Singhi" w:date="2015-03-25T16:42:00Z">
        <w:r>
          <w:rPr>
            <w:noProof/>
            <w:webHidden/>
          </w:rPr>
          <w:t>14</w:t>
        </w:r>
        <w:r>
          <w:rPr>
            <w:noProof/>
            <w:webHidden/>
          </w:rPr>
          <w:fldChar w:fldCharType="end"/>
        </w:r>
        <w:r w:rsidRPr="00CE7A05">
          <w:rPr>
            <w:rStyle w:val="Hyperlink"/>
            <w:noProof/>
          </w:rPr>
          <w:fldChar w:fldCharType="end"/>
        </w:r>
      </w:ins>
    </w:p>
    <w:p w14:paraId="64A61D2C" w14:textId="77777777" w:rsidR="00C525F5" w:rsidRDefault="00C525F5">
      <w:pPr>
        <w:pStyle w:val="TOC2"/>
        <w:tabs>
          <w:tab w:val="left" w:pos="1200"/>
        </w:tabs>
        <w:rPr>
          <w:ins w:id="114" w:author="Rakesh Singhi" w:date="2015-03-25T16:42:00Z"/>
          <w:rFonts w:asciiTheme="minorHAnsi" w:eastAsiaTheme="minorEastAsia" w:hAnsiTheme="minorHAnsi" w:cstheme="minorBidi"/>
          <w:noProof/>
          <w:sz w:val="22"/>
          <w:szCs w:val="22"/>
        </w:rPr>
      </w:pPr>
      <w:ins w:id="11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3.6.4</w:t>
        </w:r>
        <w:r>
          <w:rPr>
            <w:rFonts w:asciiTheme="minorHAnsi" w:eastAsiaTheme="minorEastAsia" w:hAnsiTheme="minorHAnsi" w:cstheme="minorBidi"/>
            <w:noProof/>
            <w:sz w:val="22"/>
            <w:szCs w:val="22"/>
          </w:rPr>
          <w:tab/>
        </w:r>
        <w:r w:rsidRPr="00CE7A05">
          <w:rPr>
            <w:rStyle w:val="Hyperlink"/>
            <w:rFonts w:cstheme="minorHAnsi"/>
            <w:b/>
            <w:noProof/>
            <w:lang w:val="en-GB"/>
          </w:rPr>
          <w:t>File Format</w:t>
        </w:r>
        <w:r>
          <w:rPr>
            <w:noProof/>
            <w:webHidden/>
          </w:rPr>
          <w:tab/>
        </w:r>
        <w:r>
          <w:rPr>
            <w:noProof/>
            <w:webHidden/>
          </w:rPr>
          <w:fldChar w:fldCharType="begin"/>
        </w:r>
        <w:r>
          <w:rPr>
            <w:noProof/>
            <w:webHidden/>
          </w:rPr>
          <w:instrText xml:space="preserve"> PAGEREF _Toc415065500 \h </w:instrText>
        </w:r>
      </w:ins>
      <w:r>
        <w:rPr>
          <w:noProof/>
          <w:webHidden/>
        </w:rPr>
      </w:r>
      <w:r>
        <w:rPr>
          <w:noProof/>
          <w:webHidden/>
        </w:rPr>
        <w:fldChar w:fldCharType="separate"/>
      </w:r>
      <w:ins w:id="116" w:author="Rakesh Singhi" w:date="2015-03-25T16:42:00Z">
        <w:r>
          <w:rPr>
            <w:noProof/>
            <w:webHidden/>
          </w:rPr>
          <w:t>14</w:t>
        </w:r>
        <w:r>
          <w:rPr>
            <w:noProof/>
            <w:webHidden/>
          </w:rPr>
          <w:fldChar w:fldCharType="end"/>
        </w:r>
        <w:r w:rsidRPr="00CE7A05">
          <w:rPr>
            <w:rStyle w:val="Hyperlink"/>
            <w:noProof/>
          </w:rPr>
          <w:fldChar w:fldCharType="end"/>
        </w:r>
      </w:ins>
    </w:p>
    <w:p w14:paraId="53BA0730" w14:textId="77777777" w:rsidR="00C525F5" w:rsidRDefault="00C525F5">
      <w:pPr>
        <w:pStyle w:val="TOC2"/>
        <w:tabs>
          <w:tab w:val="left" w:pos="1200"/>
        </w:tabs>
        <w:rPr>
          <w:ins w:id="117" w:author="Rakesh Singhi" w:date="2015-03-25T16:42:00Z"/>
          <w:rFonts w:asciiTheme="minorHAnsi" w:eastAsiaTheme="minorEastAsia" w:hAnsiTheme="minorHAnsi" w:cstheme="minorBidi"/>
          <w:noProof/>
          <w:sz w:val="22"/>
          <w:szCs w:val="22"/>
        </w:rPr>
      </w:pPr>
      <w:ins w:id="11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"_Toc415065501"</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3.6.5</w:t>
        </w:r>
        <w:r>
          <w:rPr>
            <w:rFonts w:asciiTheme="minorHAnsi" w:eastAsiaTheme="minorEastAsia" w:hAnsiTheme="minorHAnsi" w:cstheme="minorBidi"/>
            <w:noProof/>
            <w:sz w:val="22"/>
            <w:szCs w:val="22"/>
          </w:rPr>
          <w:tab/>
        </w:r>
        <w:r w:rsidRPr="00CE7A05">
          <w:rPr>
            <w:rStyle w:val="Hyperlink"/>
            <w:rFonts w:cstheme="minorHAnsi"/>
            <w:b/>
            <w:noProof/>
            <w:lang w:val="en-GB"/>
          </w:rPr>
          <w:t>Control /Feed Balance File</w:t>
        </w:r>
        <w:r>
          <w:rPr>
            <w:noProof/>
            <w:webHidden/>
          </w:rPr>
          <w:tab/>
        </w:r>
        <w:r>
          <w:rPr>
            <w:noProof/>
            <w:webHidden/>
          </w:rPr>
          <w:fldChar w:fldCharType="begin"/>
        </w:r>
        <w:r>
          <w:rPr>
            <w:noProof/>
            <w:webHidden/>
          </w:rPr>
          <w:instrText xml:space="preserve"> PAGEREF _Toc415065501 \h </w:instrText>
        </w:r>
      </w:ins>
      <w:r>
        <w:rPr>
          <w:noProof/>
          <w:webHidden/>
        </w:rPr>
      </w:r>
      <w:r>
        <w:rPr>
          <w:noProof/>
          <w:webHidden/>
        </w:rPr>
        <w:fldChar w:fldCharType="separate"/>
      </w:r>
      <w:ins w:id="119" w:author="Rakesh Singhi" w:date="2015-03-25T16:42:00Z">
        <w:r>
          <w:rPr>
            <w:noProof/>
            <w:webHidden/>
          </w:rPr>
          <w:t>15</w:t>
        </w:r>
        <w:r>
          <w:rPr>
            <w:noProof/>
            <w:webHidden/>
          </w:rPr>
          <w:fldChar w:fldCharType="end"/>
        </w:r>
        <w:r w:rsidRPr="00CE7A05">
          <w:rPr>
            <w:rStyle w:val="Hyperlink"/>
            <w:noProof/>
          </w:rPr>
          <w:fldChar w:fldCharType="end"/>
        </w:r>
      </w:ins>
    </w:p>
    <w:p w14:paraId="22B28CFD" w14:textId="77777777" w:rsidR="00C525F5" w:rsidRDefault="00C525F5">
      <w:pPr>
        <w:pStyle w:val="TOC2"/>
        <w:tabs>
          <w:tab w:val="left" w:pos="1000"/>
        </w:tabs>
        <w:rPr>
          <w:ins w:id="120" w:author="Rakesh Singhi" w:date="2015-03-25T16:42:00Z"/>
          <w:rFonts w:asciiTheme="minorHAnsi" w:eastAsiaTheme="minorEastAsia" w:hAnsiTheme="minorHAnsi" w:cstheme="minorBidi"/>
          <w:noProof/>
          <w:sz w:val="22"/>
          <w:szCs w:val="22"/>
        </w:rPr>
      </w:pPr>
      <w:ins w:id="12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"_Toc415065502"</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3.7</w:t>
        </w:r>
        <w:r>
          <w:rPr>
            <w:rFonts w:asciiTheme="minorHAnsi" w:eastAsiaTheme="minorEastAsia" w:hAnsiTheme="minorHAnsi" w:cstheme="minorBidi"/>
            <w:noProof/>
            <w:sz w:val="22"/>
            <w:szCs w:val="22"/>
          </w:rPr>
          <w:tab/>
        </w:r>
        <w:r w:rsidRPr="00CE7A05">
          <w:rPr>
            <w:rStyle w:val="Hyperlink"/>
            <w:rFonts w:cstheme="minorHAnsi"/>
            <w:b/>
            <w:noProof/>
            <w:lang w:val="en-GB"/>
          </w:rPr>
          <w:t>DMO_ISC_Sellin.csv</w:t>
        </w:r>
        <w:r>
          <w:rPr>
            <w:noProof/>
            <w:webHidden/>
          </w:rPr>
          <w:tab/>
        </w:r>
        <w:r>
          <w:rPr>
            <w:noProof/>
            <w:webHidden/>
          </w:rPr>
          <w:fldChar w:fldCharType="begin"/>
        </w:r>
        <w:r>
          <w:rPr>
            <w:noProof/>
            <w:webHidden/>
          </w:rPr>
          <w:instrText xml:space="preserve"> PAGEREF _Toc415065502 \h </w:instrText>
        </w:r>
      </w:ins>
      <w:r>
        <w:rPr>
          <w:noProof/>
          <w:webHidden/>
        </w:rPr>
      </w:r>
      <w:r>
        <w:rPr>
          <w:noProof/>
          <w:webHidden/>
        </w:rPr>
        <w:fldChar w:fldCharType="separate"/>
      </w:r>
      <w:ins w:id="122" w:author="Rakesh Singhi" w:date="2015-03-25T16:42:00Z">
        <w:r>
          <w:rPr>
            <w:noProof/>
            <w:webHidden/>
          </w:rPr>
          <w:t>16</w:t>
        </w:r>
        <w:r>
          <w:rPr>
            <w:noProof/>
            <w:webHidden/>
          </w:rPr>
          <w:fldChar w:fldCharType="end"/>
        </w:r>
        <w:r w:rsidRPr="00CE7A05">
          <w:rPr>
            <w:rStyle w:val="Hyperlink"/>
            <w:noProof/>
          </w:rPr>
          <w:fldChar w:fldCharType="end"/>
        </w:r>
      </w:ins>
    </w:p>
    <w:p w14:paraId="36D78381" w14:textId="77777777" w:rsidR="00C525F5" w:rsidRDefault="00C525F5">
      <w:pPr>
        <w:pStyle w:val="TOC2"/>
        <w:tabs>
          <w:tab w:val="left" w:pos="1200"/>
        </w:tabs>
        <w:rPr>
          <w:ins w:id="123" w:author="Rakesh Singhi" w:date="2015-03-25T16:42:00Z"/>
          <w:rFonts w:asciiTheme="minorHAnsi" w:eastAsiaTheme="minorEastAsia" w:hAnsiTheme="minorHAnsi" w:cstheme="minorBidi"/>
          <w:noProof/>
          <w:sz w:val="22"/>
          <w:szCs w:val="22"/>
        </w:rPr>
      </w:pPr>
      <w:ins w:id="12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"_Toc415065503"</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3.7.1</w:t>
        </w:r>
        <w:r>
          <w:rPr>
            <w:rFonts w:asciiTheme="minorHAnsi" w:eastAsiaTheme="minorEastAsia" w:hAnsiTheme="minorHAnsi" w:cstheme="minorBidi"/>
            <w:noProof/>
            <w:sz w:val="22"/>
            <w:szCs w:val="22"/>
          </w:rPr>
          <w:tab/>
        </w:r>
        <w:r w:rsidRPr="00CE7A05">
          <w:rPr>
            <w:rStyle w:val="Hyperlink"/>
            <w:rFonts w:cstheme="minorHAnsi"/>
            <w:b/>
            <w:noProof/>
            <w:lang w:val="en-GB"/>
          </w:rPr>
          <w:t>File Details</w:t>
        </w:r>
        <w:r>
          <w:rPr>
            <w:noProof/>
            <w:webHidden/>
          </w:rPr>
          <w:tab/>
        </w:r>
        <w:r>
          <w:rPr>
            <w:noProof/>
            <w:webHidden/>
          </w:rPr>
          <w:fldChar w:fldCharType="begin"/>
        </w:r>
        <w:r>
          <w:rPr>
            <w:noProof/>
            <w:webHidden/>
          </w:rPr>
          <w:instrText xml:space="preserve"> PAGEREF _Toc415065503 \h </w:instrText>
        </w:r>
      </w:ins>
      <w:r>
        <w:rPr>
          <w:noProof/>
          <w:webHidden/>
        </w:rPr>
      </w:r>
      <w:r>
        <w:rPr>
          <w:noProof/>
          <w:webHidden/>
        </w:rPr>
        <w:fldChar w:fldCharType="separate"/>
      </w:r>
      <w:ins w:id="125" w:author="Rakesh Singhi" w:date="2015-03-25T16:42:00Z">
        <w:r>
          <w:rPr>
            <w:noProof/>
            <w:webHidden/>
          </w:rPr>
          <w:t>16</w:t>
        </w:r>
        <w:r>
          <w:rPr>
            <w:noProof/>
            <w:webHidden/>
          </w:rPr>
          <w:fldChar w:fldCharType="end"/>
        </w:r>
        <w:r w:rsidRPr="00CE7A05">
          <w:rPr>
            <w:rStyle w:val="Hyperlink"/>
            <w:noProof/>
          </w:rPr>
          <w:fldChar w:fldCharType="end"/>
        </w:r>
      </w:ins>
    </w:p>
    <w:p w14:paraId="04DCAB2E" w14:textId="77777777" w:rsidR="00C525F5" w:rsidRDefault="00C525F5">
      <w:pPr>
        <w:pStyle w:val="TOC2"/>
        <w:tabs>
          <w:tab w:val="left" w:pos="1200"/>
        </w:tabs>
        <w:rPr>
          <w:ins w:id="126" w:author="Rakesh Singhi" w:date="2015-03-25T16:42:00Z"/>
          <w:rFonts w:asciiTheme="minorHAnsi" w:eastAsiaTheme="minorEastAsia" w:hAnsiTheme="minorHAnsi" w:cstheme="minorBidi"/>
          <w:noProof/>
          <w:sz w:val="22"/>
          <w:szCs w:val="22"/>
        </w:rPr>
      </w:pPr>
      <w:ins w:id="12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3.7.2</w:t>
        </w:r>
        <w:r>
          <w:rPr>
            <w:rFonts w:asciiTheme="minorHAnsi" w:eastAsiaTheme="minorEastAsia" w:hAnsiTheme="minorHAnsi" w:cstheme="minorBidi"/>
            <w:noProof/>
            <w:sz w:val="22"/>
            <w:szCs w:val="22"/>
          </w:rPr>
          <w:tab/>
        </w:r>
        <w:r w:rsidRPr="00CE7A05">
          <w:rPr>
            <w:rStyle w:val="Hyperlink"/>
            <w:rFonts w:cstheme="minorHAnsi"/>
            <w:b/>
            <w:noProof/>
            <w:lang w:val="en-GB"/>
          </w:rPr>
          <w:t>FTP Details</w:t>
        </w:r>
        <w:r>
          <w:rPr>
            <w:noProof/>
            <w:webHidden/>
          </w:rPr>
          <w:tab/>
        </w:r>
        <w:r>
          <w:rPr>
            <w:noProof/>
            <w:webHidden/>
          </w:rPr>
          <w:fldChar w:fldCharType="begin"/>
        </w:r>
        <w:r>
          <w:rPr>
            <w:noProof/>
            <w:webHidden/>
          </w:rPr>
          <w:instrText xml:space="preserve"> PAGEREF _Toc415065504 \h </w:instrText>
        </w:r>
      </w:ins>
      <w:r>
        <w:rPr>
          <w:noProof/>
          <w:webHidden/>
        </w:rPr>
      </w:r>
      <w:r>
        <w:rPr>
          <w:noProof/>
          <w:webHidden/>
        </w:rPr>
        <w:fldChar w:fldCharType="separate"/>
      </w:r>
      <w:ins w:id="128" w:author="Rakesh Singhi" w:date="2015-03-25T16:42:00Z">
        <w:r>
          <w:rPr>
            <w:noProof/>
            <w:webHidden/>
          </w:rPr>
          <w:t>16</w:t>
        </w:r>
        <w:r>
          <w:rPr>
            <w:noProof/>
            <w:webHidden/>
          </w:rPr>
          <w:fldChar w:fldCharType="end"/>
        </w:r>
        <w:r w:rsidRPr="00CE7A05">
          <w:rPr>
            <w:rStyle w:val="Hyperlink"/>
            <w:noProof/>
          </w:rPr>
          <w:fldChar w:fldCharType="end"/>
        </w:r>
      </w:ins>
    </w:p>
    <w:p w14:paraId="209FC9D9" w14:textId="77777777" w:rsidR="00C525F5" w:rsidRDefault="00C525F5">
      <w:pPr>
        <w:pStyle w:val="TOC2"/>
        <w:tabs>
          <w:tab w:val="left" w:pos="1200"/>
        </w:tabs>
        <w:rPr>
          <w:ins w:id="129" w:author="Rakesh Singhi" w:date="2015-03-25T16:42:00Z"/>
          <w:rFonts w:asciiTheme="minorHAnsi" w:eastAsiaTheme="minorEastAsia" w:hAnsiTheme="minorHAnsi" w:cstheme="minorBidi"/>
          <w:noProof/>
          <w:sz w:val="22"/>
          <w:szCs w:val="22"/>
        </w:rPr>
      </w:pPr>
      <w:ins w:id="13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3.7.3</w:t>
        </w:r>
        <w:r>
          <w:rPr>
            <w:rFonts w:asciiTheme="minorHAnsi" w:eastAsiaTheme="minorEastAsia" w:hAnsiTheme="minorHAnsi" w:cstheme="minorBidi"/>
            <w:noProof/>
            <w:sz w:val="22"/>
            <w:szCs w:val="22"/>
          </w:rPr>
          <w:tab/>
        </w:r>
        <w:r w:rsidRPr="00CE7A05">
          <w:rPr>
            <w:rStyle w:val="Hyperlink"/>
            <w:rFonts w:cstheme="minorHAnsi"/>
            <w:b/>
            <w:noProof/>
            <w:lang w:val="en-GB"/>
          </w:rPr>
          <w:t>UNIX Directory</w:t>
        </w:r>
        <w:r>
          <w:rPr>
            <w:noProof/>
            <w:webHidden/>
          </w:rPr>
          <w:tab/>
        </w:r>
        <w:r>
          <w:rPr>
            <w:noProof/>
            <w:webHidden/>
          </w:rPr>
          <w:fldChar w:fldCharType="begin"/>
        </w:r>
        <w:r>
          <w:rPr>
            <w:noProof/>
            <w:webHidden/>
          </w:rPr>
          <w:instrText xml:space="preserve"> PAGEREF _Toc415065505 \h </w:instrText>
        </w:r>
      </w:ins>
      <w:r>
        <w:rPr>
          <w:noProof/>
          <w:webHidden/>
        </w:rPr>
      </w:r>
      <w:r>
        <w:rPr>
          <w:noProof/>
          <w:webHidden/>
        </w:rPr>
        <w:fldChar w:fldCharType="separate"/>
      </w:r>
      <w:ins w:id="131" w:author="Rakesh Singhi" w:date="2015-03-25T16:42:00Z">
        <w:r>
          <w:rPr>
            <w:noProof/>
            <w:webHidden/>
          </w:rPr>
          <w:t>16</w:t>
        </w:r>
        <w:r>
          <w:rPr>
            <w:noProof/>
            <w:webHidden/>
          </w:rPr>
          <w:fldChar w:fldCharType="end"/>
        </w:r>
        <w:r w:rsidRPr="00CE7A05">
          <w:rPr>
            <w:rStyle w:val="Hyperlink"/>
            <w:noProof/>
          </w:rPr>
          <w:fldChar w:fldCharType="end"/>
        </w:r>
      </w:ins>
    </w:p>
    <w:p w14:paraId="2D0F3DE9" w14:textId="77777777" w:rsidR="00C525F5" w:rsidRDefault="00C525F5">
      <w:pPr>
        <w:pStyle w:val="TOC2"/>
        <w:tabs>
          <w:tab w:val="left" w:pos="1200"/>
        </w:tabs>
        <w:rPr>
          <w:ins w:id="132" w:author="Rakesh Singhi" w:date="2015-03-25T16:42:00Z"/>
          <w:rFonts w:asciiTheme="minorHAnsi" w:eastAsiaTheme="minorEastAsia" w:hAnsiTheme="minorHAnsi" w:cstheme="minorBidi"/>
          <w:noProof/>
          <w:sz w:val="22"/>
          <w:szCs w:val="22"/>
        </w:rPr>
      </w:pPr>
      <w:ins w:id="13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3.7.4</w:t>
        </w:r>
        <w:r>
          <w:rPr>
            <w:rFonts w:asciiTheme="minorHAnsi" w:eastAsiaTheme="minorEastAsia" w:hAnsiTheme="minorHAnsi" w:cstheme="minorBidi"/>
            <w:noProof/>
            <w:sz w:val="22"/>
            <w:szCs w:val="22"/>
          </w:rPr>
          <w:tab/>
        </w:r>
        <w:r w:rsidRPr="00CE7A05">
          <w:rPr>
            <w:rStyle w:val="Hyperlink"/>
            <w:rFonts w:cstheme="minorHAnsi"/>
            <w:b/>
            <w:noProof/>
            <w:lang w:val="en-GB"/>
          </w:rPr>
          <w:t>File Format</w:t>
        </w:r>
        <w:r>
          <w:rPr>
            <w:noProof/>
            <w:webHidden/>
          </w:rPr>
          <w:tab/>
        </w:r>
        <w:r>
          <w:rPr>
            <w:noProof/>
            <w:webHidden/>
          </w:rPr>
          <w:fldChar w:fldCharType="begin"/>
        </w:r>
        <w:r>
          <w:rPr>
            <w:noProof/>
            <w:webHidden/>
          </w:rPr>
          <w:instrText xml:space="preserve"> PAGEREF _Toc415065506 \h </w:instrText>
        </w:r>
      </w:ins>
      <w:r>
        <w:rPr>
          <w:noProof/>
          <w:webHidden/>
        </w:rPr>
      </w:r>
      <w:r>
        <w:rPr>
          <w:noProof/>
          <w:webHidden/>
        </w:rPr>
        <w:fldChar w:fldCharType="separate"/>
      </w:r>
      <w:ins w:id="134" w:author="Rakesh Singhi" w:date="2015-03-25T16:42:00Z">
        <w:r>
          <w:rPr>
            <w:noProof/>
            <w:webHidden/>
          </w:rPr>
          <w:t>16</w:t>
        </w:r>
        <w:r>
          <w:rPr>
            <w:noProof/>
            <w:webHidden/>
          </w:rPr>
          <w:fldChar w:fldCharType="end"/>
        </w:r>
        <w:r w:rsidRPr="00CE7A05">
          <w:rPr>
            <w:rStyle w:val="Hyperlink"/>
            <w:noProof/>
          </w:rPr>
          <w:fldChar w:fldCharType="end"/>
        </w:r>
      </w:ins>
    </w:p>
    <w:p w14:paraId="3CC6D056" w14:textId="77777777" w:rsidR="00C525F5" w:rsidRDefault="00C525F5">
      <w:pPr>
        <w:pStyle w:val="TOC2"/>
        <w:tabs>
          <w:tab w:val="left" w:pos="1200"/>
        </w:tabs>
        <w:rPr>
          <w:ins w:id="135" w:author="Rakesh Singhi" w:date="2015-03-25T16:42:00Z"/>
          <w:rFonts w:asciiTheme="minorHAnsi" w:eastAsiaTheme="minorEastAsia" w:hAnsiTheme="minorHAnsi" w:cstheme="minorBidi"/>
          <w:noProof/>
          <w:sz w:val="22"/>
          <w:szCs w:val="22"/>
        </w:rPr>
      </w:pPr>
      <w:ins w:id="13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3.7.5</w:t>
        </w:r>
        <w:r>
          <w:rPr>
            <w:rFonts w:asciiTheme="minorHAnsi" w:eastAsiaTheme="minorEastAsia" w:hAnsiTheme="minorHAnsi" w:cstheme="minorBidi"/>
            <w:noProof/>
            <w:sz w:val="22"/>
            <w:szCs w:val="22"/>
          </w:rPr>
          <w:tab/>
        </w:r>
        <w:r w:rsidRPr="00CE7A05">
          <w:rPr>
            <w:rStyle w:val="Hyperlink"/>
            <w:rFonts w:cstheme="minorHAnsi"/>
            <w:b/>
            <w:noProof/>
            <w:lang w:val="en-GB"/>
          </w:rPr>
          <w:t>Control /Feed Balance File</w:t>
        </w:r>
        <w:r>
          <w:rPr>
            <w:noProof/>
            <w:webHidden/>
          </w:rPr>
          <w:tab/>
        </w:r>
        <w:r>
          <w:rPr>
            <w:noProof/>
            <w:webHidden/>
          </w:rPr>
          <w:fldChar w:fldCharType="begin"/>
        </w:r>
        <w:r>
          <w:rPr>
            <w:noProof/>
            <w:webHidden/>
          </w:rPr>
          <w:instrText xml:space="preserve"> PAGEREF _Toc415065507 \h </w:instrText>
        </w:r>
      </w:ins>
      <w:r>
        <w:rPr>
          <w:noProof/>
          <w:webHidden/>
        </w:rPr>
      </w:r>
      <w:r>
        <w:rPr>
          <w:noProof/>
          <w:webHidden/>
        </w:rPr>
        <w:fldChar w:fldCharType="separate"/>
      </w:r>
      <w:ins w:id="137" w:author="Rakesh Singhi" w:date="2015-03-25T16:42:00Z">
        <w:r>
          <w:rPr>
            <w:noProof/>
            <w:webHidden/>
          </w:rPr>
          <w:t>17</w:t>
        </w:r>
        <w:r>
          <w:rPr>
            <w:noProof/>
            <w:webHidden/>
          </w:rPr>
          <w:fldChar w:fldCharType="end"/>
        </w:r>
        <w:r w:rsidRPr="00CE7A05">
          <w:rPr>
            <w:rStyle w:val="Hyperlink"/>
            <w:noProof/>
          </w:rPr>
          <w:fldChar w:fldCharType="end"/>
        </w:r>
      </w:ins>
    </w:p>
    <w:p w14:paraId="32335207" w14:textId="77777777" w:rsidR="00C525F5" w:rsidRDefault="00C525F5">
      <w:pPr>
        <w:pStyle w:val="TOC2"/>
        <w:tabs>
          <w:tab w:val="left" w:pos="1000"/>
        </w:tabs>
        <w:rPr>
          <w:ins w:id="138" w:author="Rakesh Singhi" w:date="2015-03-25T16:42:00Z"/>
          <w:rFonts w:asciiTheme="minorHAnsi" w:eastAsiaTheme="minorEastAsia" w:hAnsiTheme="minorHAnsi" w:cstheme="minorBidi"/>
          <w:noProof/>
          <w:sz w:val="22"/>
          <w:szCs w:val="22"/>
        </w:rPr>
      </w:pPr>
      <w:ins w:id="13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3.8</w:t>
        </w:r>
        <w:r>
          <w:rPr>
            <w:rFonts w:asciiTheme="minorHAnsi" w:eastAsiaTheme="minorEastAsia" w:hAnsiTheme="minorHAnsi" w:cstheme="minorBidi"/>
            <w:noProof/>
            <w:sz w:val="22"/>
            <w:szCs w:val="22"/>
          </w:rPr>
          <w:tab/>
        </w:r>
        <w:r w:rsidRPr="00CE7A05">
          <w:rPr>
            <w:rStyle w:val="Hyperlink"/>
            <w:rFonts w:cstheme="minorHAnsi"/>
            <w:b/>
            <w:noProof/>
            <w:lang w:val="en-GB"/>
          </w:rPr>
          <w:t>DMO_MD_Sellout.csv</w:t>
        </w:r>
        <w:r>
          <w:rPr>
            <w:noProof/>
            <w:webHidden/>
          </w:rPr>
          <w:tab/>
        </w:r>
        <w:r>
          <w:rPr>
            <w:noProof/>
            <w:webHidden/>
          </w:rPr>
          <w:fldChar w:fldCharType="begin"/>
        </w:r>
        <w:r>
          <w:rPr>
            <w:noProof/>
            <w:webHidden/>
          </w:rPr>
          <w:instrText xml:space="preserve"> PAGEREF _Toc415065508 \h </w:instrText>
        </w:r>
      </w:ins>
      <w:r>
        <w:rPr>
          <w:noProof/>
          <w:webHidden/>
        </w:rPr>
      </w:r>
      <w:r>
        <w:rPr>
          <w:noProof/>
          <w:webHidden/>
        </w:rPr>
        <w:fldChar w:fldCharType="separate"/>
      </w:r>
      <w:ins w:id="140" w:author="Rakesh Singhi" w:date="2015-03-25T16:42:00Z">
        <w:r>
          <w:rPr>
            <w:noProof/>
            <w:webHidden/>
          </w:rPr>
          <w:t>17</w:t>
        </w:r>
        <w:r>
          <w:rPr>
            <w:noProof/>
            <w:webHidden/>
          </w:rPr>
          <w:fldChar w:fldCharType="end"/>
        </w:r>
        <w:r w:rsidRPr="00CE7A05">
          <w:rPr>
            <w:rStyle w:val="Hyperlink"/>
            <w:noProof/>
          </w:rPr>
          <w:fldChar w:fldCharType="end"/>
        </w:r>
      </w:ins>
    </w:p>
    <w:p w14:paraId="75DEA7C3" w14:textId="77777777" w:rsidR="00C525F5" w:rsidRDefault="00C525F5">
      <w:pPr>
        <w:pStyle w:val="TOC2"/>
        <w:tabs>
          <w:tab w:val="left" w:pos="1200"/>
        </w:tabs>
        <w:rPr>
          <w:ins w:id="141" w:author="Rakesh Singhi" w:date="2015-03-25T16:42:00Z"/>
          <w:rFonts w:asciiTheme="minorHAnsi" w:eastAsiaTheme="minorEastAsia" w:hAnsiTheme="minorHAnsi" w:cstheme="minorBidi"/>
          <w:noProof/>
          <w:sz w:val="22"/>
          <w:szCs w:val="22"/>
        </w:rPr>
      </w:pPr>
      <w:ins w:id="14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"_Toc415065509"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3.8.1</w:t>
        </w:r>
        <w:r>
          <w:rPr>
            <w:rFonts w:asciiTheme="minorHAnsi" w:eastAsiaTheme="minorEastAsia" w:hAnsiTheme="minorHAnsi" w:cstheme="minorBidi"/>
            <w:noProof/>
            <w:sz w:val="22"/>
            <w:szCs w:val="22"/>
          </w:rPr>
          <w:tab/>
        </w:r>
        <w:r w:rsidRPr="00CE7A05">
          <w:rPr>
            <w:rStyle w:val="Hyperlink"/>
            <w:rFonts w:cstheme="minorHAnsi"/>
            <w:b/>
            <w:noProof/>
            <w:lang w:val="en-GB"/>
          </w:rPr>
          <w:t>File Details</w:t>
        </w:r>
        <w:r>
          <w:rPr>
            <w:noProof/>
            <w:webHidden/>
          </w:rPr>
          <w:tab/>
        </w:r>
        <w:r>
          <w:rPr>
            <w:noProof/>
            <w:webHidden/>
          </w:rPr>
          <w:fldChar w:fldCharType="begin"/>
        </w:r>
        <w:r>
          <w:rPr>
            <w:noProof/>
            <w:webHidden/>
          </w:rPr>
          <w:instrText xml:space="preserve"> PAGEREF _Toc415065509 \h </w:instrText>
        </w:r>
      </w:ins>
      <w:r>
        <w:rPr>
          <w:noProof/>
          <w:webHidden/>
        </w:rPr>
      </w:r>
      <w:r>
        <w:rPr>
          <w:noProof/>
          <w:webHidden/>
        </w:rPr>
        <w:fldChar w:fldCharType="separate"/>
      </w:r>
      <w:ins w:id="143" w:author="Rakesh Singhi" w:date="2015-03-25T16:42:00Z">
        <w:r>
          <w:rPr>
            <w:noProof/>
            <w:webHidden/>
          </w:rPr>
          <w:t>17</w:t>
        </w:r>
        <w:r>
          <w:rPr>
            <w:noProof/>
            <w:webHidden/>
          </w:rPr>
          <w:fldChar w:fldCharType="end"/>
        </w:r>
        <w:r w:rsidRPr="00CE7A05">
          <w:rPr>
            <w:rStyle w:val="Hyperlink"/>
            <w:noProof/>
          </w:rPr>
          <w:fldChar w:fldCharType="end"/>
        </w:r>
      </w:ins>
    </w:p>
    <w:p w14:paraId="79D6E025" w14:textId="77777777" w:rsidR="00C525F5" w:rsidRDefault="00C525F5">
      <w:pPr>
        <w:pStyle w:val="TOC2"/>
        <w:tabs>
          <w:tab w:val="left" w:pos="1200"/>
        </w:tabs>
        <w:rPr>
          <w:ins w:id="144" w:author="Rakesh Singhi" w:date="2015-03-25T16:42:00Z"/>
          <w:rFonts w:asciiTheme="minorHAnsi" w:eastAsiaTheme="minorEastAsia" w:hAnsiTheme="minorHAnsi" w:cstheme="minorBidi"/>
          <w:noProof/>
          <w:sz w:val="22"/>
          <w:szCs w:val="22"/>
        </w:rPr>
      </w:pPr>
      <w:ins w:id="14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3.8.2</w:t>
        </w:r>
        <w:r>
          <w:rPr>
            <w:rFonts w:asciiTheme="minorHAnsi" w:eastAsiaTheme="minorEastAsia" w:hAnsiTheme="minorHAnsi" w:cstheme="minorBidi"/>
            <w:noProof/>
            <w:sz w:val="22"/>
            <w:szCs w:val="22"/>
          </w:rPr>
          <w:tab/>
        </w:r>
        <w:r w:rsidRPr="00CE7A05">
          <w:rPr>
            <w:rStyle w:val="Hyperlink"/>
            <w:rFonts w:cstheme="minorHAnsi"/>
            <w:b/>
            <w:noProof/>
            <w:lang w:val="en-GB"/>
          </w:rPr>
          <w:t>FTP Details</w:t>
        </w:r>
        <w:r>
          <w:rPr>
            <w:noProof/>
            <w:webHidden/>
          </w:rPr>
          <w:tab/>
        </w:r>
        <w:r>
          <w:rPr>
            <w:noProof/>
            <w:webHidden/>
          </w:rPr>
          <w:fldChar w:fldCharType="begin"/>
        </w:r>
        <w:r>
          <w:rPr>
            <w:noProof/>
            <w:webHidden/>
          </w:rPr>
          <w:instrText xml:space="preserve"> PAGEREF _Toc415065510 \h </w:instrText>
        </w:r>
      </w:ins>
      <w:r>
        <w:rPr>
          <w:noProof/>
          <w:webHidden/>
        </w:rPr>
      </w:r>
      <w:r>
        <w:rPr>
          <w:noProof/>
          <w:webHidden/>
        </w:rPr>
        <w:fldChar w:fldCharType="separate"/>
      </w:r>
      <w:ins w:id="146" w:author="Rakesh Singhi" w:date="2015-03-25T16:42:00Z">
        <w:r>
          <w:rPr>
            <w:noProof/>
            <w:webHidden/>
          </w:rPr>
          <w:t>18</w:t>
        </w:r>
        <w:r>
          <w:rPr>
            <w:noProof/>
            <w:webHidden/>
          </w:rPr>
          <w:fldChar w:fldCharType="end"/>
        </w:r>
        <w:r w:rsidRPr="00CE7A05">
          <w:rPr>
            <w:rStyle w:val="Hyperlink"/>
            <w:noProof/>
          </w:rPr>
          <w:fldChar w:fldCharType="end"/>
        </w:r>
      </w:ins>
    </w:p>
    <w:p w14:paraId="4361D278" w14:textId="77777777" w:rsidR="00C525F5" w:rsidRDefault="00C525F5">
      <w:pPr>
        <w:pStyle w:val="TOC2"/>
        <w:tabs>
          <w:tab w:val="left" w:pos="1200"/>
        </w:tabs>
        <w:rPr>
          <w:ins w:id="147" w:author="Rakesh Singhi" w:date="2015-03-25T16:42:00Z"/>
          <w:rFonts w:asciiTheme="minorHAnsi" w:eastAsiaTheme="minorEastAsia" w:hAnsiTheme="minorHAnsi" w:cstheme="minorBidi"/>
          <w:noProof/>
          <w:sz w:val="22"/>
          <w:szCs w:val="22"/>
        </w:rPr>
      </w:pPr>
      <w:ins w:id="14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"_Toc415065511"</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3.8.3</w:t>
        </w:r>
        <w:r>
          <w:rPr>
            <w:rFonts w:asciiTheme="minorHAnsi" w:eastAsiaTheme="minorEastAsia" w:hAnsiTheme="minorHAnsi" w:cstheme="minorBidi"/>
            <w:noProof/>
            <w:sz w:val="22"/>
            <w:szCs w:val="22"/>
          </w:rPr>
          <w:tab/>
        </w:r>
        <w:r w:rsidRPr="00CE7A05">
          <w:rPr>
            <w:rStyle w:val="Hyperlink"/>
            <w:rFonts w:cstheme="minorHAnsi"/>
            <w:b/>
            <w:noProof/>
            <w:lang w:val="en-GB"/>
          </w:rPr>
          <w:t>UNIX Directory</w:t>
        </w:r>
        <w:r>
          <w:rPr>
            <w:noProof/>
            <w:webHidden/>
          </w:rPr>
          <w:tab/>
        </w:r>
        <w:r>
          <w:rPr>
            <w:noProof/>
            <w:webHidden/>
          </w:rPr>
          <w:fldChar w:fldCharType="begin"/>
        </w:r>
        <w:r>
          <w:rPr>
            <w:noProof/>
            <w:webHidden/>
          </w:rPr>
          <w:instrText xml:space="preserve"> PAGEREF _Toc415065511 \h </w:instrText>
        </w:r>
      </w:ins>
      <w:r>
        <w:rPr>
          <w:noProof/>
          <w:webHidden/>
        </w:rPr>
      </w:r>
      <w:r>
        <w:rPr>
          <w:noProof/>
          <w:webHidden/>
        </w:rPr>
        <w:fldChar w:fldCharType="separate"/>
      </w:r>
      <w:ins w:id="149" w:author="Rakesh Singhi" w:date="2015-03-25T16:42:00Z">
        <w:r>
          <w:rPr>
            <w:noProof/>
            <w:webHidden/>
          </w:rPr>
          <w:t>18</w:t>
        </w:r>
        <w:r>
          <w:rPr>
            <w:noProof/>
            <w:webHidden/>
          </w:rPr>
          <w:fldChar w:fldCharType="end"/>
        </w:r>
        <w:r w:rsidRPr="00CE7A05">
          <w:rPr>
            <w:rStyle w:val="Hyperlink"/>
            <w:noProof/>
          </w:rPr>
          <w:fldChar w:fldCharType="end"/>
        </w:r>
      </w:ins>
    </w:p>
    <w:p w14:paraId="1AD41625" w14:textId="77777777" w:rsidR="00C525F5" w:rsidRDefault="00C525F5">
      <w:pPr>
        <w:pStyle w:val="TOC2"/>
        <w:tabs>
          <w:tab w:val="left" w:pos="1200"/>
        </w:tabs>
        <w:rPr>
          <w:ins w:id="150" w:author="Rakesh Singhi" w:date="2015-03-25T16:42:00Z"/>
          <w:rFonts w:asciiTheme="minorHAnsi" w:eastAsiaTheme="minorEastAsia" w:hAnsiTheme="minorHAnsi" w:cstheme="minorBidi"/>
          <w:noProof/>
          <w:sz w:val="22"/>
          <w:szCs w:val="22"/>
        </w:rPr>
      </w:pPr>
      <w:ins w:id="15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"_Toc415065512"</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3.8.4</w:t>
        </w:r>
        <w:r>
          <w:rPr>
            <w:rFonts w:asciiTheme="minorHAnsi" w:eastAsiaTheme="minorEastAsia" w:hAnsiTheme="minorHAnsi" w:cstheme="minorBidi"/>
            <w:noProof/>
            <w:sz w:val="22"/>
            <w:szCs w:val="22"/>
          </w:rPr>
          <w:tab/>
        </w:r>
        <w:r w:rsidRPr="00CE7A05">
          <w:rPr>
            <w:rStyle w:val="Hyperlink"/>
            <w:rFonts w:cstheme="minorHAnsi"/>
            <w:b/>
            <w:noProof/>
            <w:lang w:val="en-GB"/>
          </w:rPr>
          <w:t>File Format</w:t>
        </w:r>
        <w:r>
          <w:rPr>
            <w:noProof/>
            <w:webHidden/>
          </w:rPr>
          <w:tab/>
        </w:r>
        <w:r>
          <w:rPr>
            <w:noProof/>
            <w:webHidden/>
          </w:rPr>
          <w:fldChar w:fldCharType="begin"/>
        </w:r>
        <w:r>
          <w:rPr>
            <w:noProof/>
            <w:webHidden/>
          </w:rPr>
          <w:instrText xml:space="preserve"> PAGEREF _Toc415065512 \h </w:instrText>
        </w:r>
      </w:ins>
      <w:r>
        <w:rPr>
          <w:noProof/>
          <w:webHidden/>
        </w:rPr>
      </w:r>
      <w:r>
        <w:rPr>
          <w:noProof/>
          <w:webHidden/>
        </w:rPr>
        <w:fldChar w:fldCharType="separate"/>
      </w:r>
      <w:ins w:id="152" w:author="Rakesh Singhi" w:date="2015-03-25T16:42:00Z">
        <w:r>
          <w:rPr>
            <w:noProof/>
            <w:webHidden/>
          </w:rPr>
          <w:t>18</w:t>
        </w:r>
        <w:r>
          <w:rPr>
            <w:noProof/>
            <w:webHidden/>
          </w:rPr>
          <w:fldChar w:fldCharType="end"/>
        </w:r>
        <w:r w:rsidRPr="00CE7A05">
          <w:rPr>
            <w:rStyle w:val="Hyperlink"/>
            <w:noProof/>
          </w:rPr>
          <w:fldChar w:fldCharType="end"/>
        </w:r>
      </w:ins>
    </w:p>
    <w:p w14:paraId="55624708" w14:textId="77777777" w:rsidR="00C525F5" w:rsidRDefault="00C525F5">
      <w:pPr>
        <w:pStyle w:val="TOC2"/>
        <w:tabs>
          <w:tab w:val="left" w:pos="1200"/>
        </w:tabs>
        <w:rPr>
          <w:ins w:id="153" w:author="Rakesh Singhi" w:date="2015-03-25T16:42:00Z"/>
          <w:rFonts w:asciiTheme="minorHAnsi" w:eastAsiaTheme="minorEastAsia" w:hAnsiTheme="minorHAnsi" w:cstheme="minorBidi"/>
          <w:noProof/>
          <w:sz w:val="22"/>
          <w:szCs w:val="22"/>
        </w:rPr>
      </w:pPr>
      <w:ins w:id="15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"_Toc415065513"</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3.8.5</w:t>
        </w:r>
        <w:r>
          <w:rPr>
            <w:rFonts w:asciiTheme="minorHAnsi" w:eastAsiaTheme="minorEastAsia" w:hAnsiTheme="minorHAnsi" w:cstheme="minorBidi"/>
            <w:noProof/>
            <w:sz w:val="22"/>
            <w:szCs w:val="22"/>
          </w:rPr>
          <w:tab/>
        </w:r>
        <w:r w:rsidRPr="00CE7A05">
          <w:rPr>
            <w:rStyle w:val="Hyperlink"/>
            <w:rFonts w:cstheme="minorHAnsi"/>
            <w:b/>
            <w:noProof/>
            <w:lang w:val="en-GB"/>
          </w:rPr>
          <w:t>Control /Feed Balance File</w:t>
        </w:r>
        <w:r>
          <w:rPr>
            <w:noProof/>
            <w:webHidden/>
          </w:rPr>
          <w:tab/>
        </w:r>
        <w:r>
          <w:rPr>
            <w:noProof/>
            <w:webHidden/>
          </w:rPr>
          <w:fldChar w:fldCharType="begin"/>
        </w:r>
        <w:r>
          <w:rPr>
            <w:noProof/>
            <w:webHidden/>
          </w:rPr>
          <w:instrText xml:space="preserve"> PAGEREF _Toc415065513 \h </w:instrText>
        </w:r>
      </w:ins>
      <w:r>
        <w:rPr>
          <w:noProof/>
          <w:webHidden/>
        </w:rPr>
      </w:r>
      <w:r>
        <w:rPr>
          <w:noProof/>
          <w:webHidden/>
        </w:rPr>
        <w:fldChar w:fldCharType="separate"/>
      </w:r>
      <w:ins w:id="155" w:author="Rakesh Singhi" w:date="2015-03-25T16:42:00Z">
        <w:r>
          <w:rPr>
            <w:noProof/>
            <w:webHidden/>
          </w:rPr>
          <w:t>19</w:t>
        </w:r>
        <w:r>
          <w:rPr>
            <w:noProof/>
            <w:webHidden/>
          </w:rPr>
          <w:fldChar w:fldCharType="end"/>
        </w:r>
        <w:r w:rsidRPr="00CE7A05">
          <w:rPr>
            <w:rStyle w:val="Hyperlink"/>
            <w:noProof/>
          </w:rPr>
          <w:fldChar w:fldCharType="end"/>
        </w:r>
      </w:ins>
    </w:p>
    <w:p w14:paraId="364BE396" w14:textId="77777777" w:rsidR="00C525F5" w:rsidRDefault="00C525F5">
      <w:pPr>
        <w:pStyle w:val="TOC2"/>
        <w:tabs>
          <w:tab w:val="left" w:pos="1000"/>
        </w:tabs>
        <w:rPr>
          <w:ins w:id="156" w:author="Rakesh Singhi" w:date="2015-03-25T16:42:00Z"/>
          <w:rFonts w:asciiTheme="minorHAnsi" w:eastAsiaTheme="minorEastAsia" w:hAnsiTheme="minorHAnsi" w:cstheme="minorBidi"/>
          <w:noProof/>
          <w:sz w:val="22"/>
          <w:szCs w:val="22"/>
        </w:rPr>
      </w:pPr>
      <w:ins w:id="15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3.9</w:t>
        </w:r>
        <w:r>
          <w:rPr>
            <w:rFonts w:asciiTheme="minorHAnsi" w:eastAsiaTheme="minorEastAsia" w:hAnsiTheme="minorHAnsi" w:cstheme="minorBidi"/>
            <w:noProof/>
            <w:sz w:val="22"/>
            <w:szCs w:val="22"/>
          </w:rPr>
          <w:tab/>
        </w:r>
        <w:r w:rsidRPr="00CE7A05">
          <w:rPr>
            <w:rStyle w:val="Hyperlink"/>
            <w:rFonts w:cstheme="minorHAnsi"/>
            <w:b/>
            <w:noProof/>
            <w:lang w:val="en-GB"/>
          </w:rPr>
          <w:t>User List Summary</w:t>
        </w:r>
        <w:r>
          <w:rPr>
            <w:noProof/>
            <w:webHidden/>
          </w:rPr>
          <w:tab/>
        </w:r>
        <w:r>
          <w:rPr>
            <w:noProof/>
            <w:webHidden/>
          </w:rPr>
          <w:fldChar w:fldCharType="begin"/>
        </w:r>
        <w:r>
          <w:rPr>
            <w:noProof/>
            <w:webHidden/>
          </w:rPr>
          <w:instrText xml:space="preserve"> PAGEREF _Toc415065514 \h </w:instrText>
        </w:r>
      </w:ins>
      <w:r>
        <w:rPr>
          <w:noProof/>
          <w:webHidden/>
        </w:rPr>
      </w:r>
      <w:r>
        <w:rPr>
          <w:noProof/>
          <w:webHidden/>
        </w:rPr>
        <w:fldChar w:fldCharType="separate"/>
      </w:r>
      <w:ins w:id="158" w:author="Rakesh Singhi" w:date="2015-03-25T16:42:00Z">
        <w:r>
          <w:rPr>
            <w:noProof/>
            <w:webHidden/>
          </w:rPr>
          <w:t>20</w:t>
        </w:r>
        <w:r>
          <w:rPr>
            <w:noProof/>
            <w:webHidden/>
          </w:rPr>
          <w:fldChar w:fldCharType="end"/>
        </w:r>
        <w:r w:rsidRPr="00CE7A05">
          <w:rPr>
            <w:rStyle w:val="Hyperlink"/>
            <w:noProof/>
          </w:rPr>
          <w:fldChar w:fldCharType="end"/>
        </w:r>
      </w:ins>
    </w:p>
    <w:p w14:paraId="1866B7A1" w14:textId="77777777" w:rsidR="00C525F5" w:rsidRDefault="00C525F5">
      <w:pPr>
        <w:pStyle w:val="TOC2"/>
        <w:tabs>
          <w:tab w:val="left" w:pos="1200"/>
        </w:tabs>
        <w:rPr>
          <w:ins w:id="159" w:author="Rakesh Singhi" w:date="2015-03-25T16:42:00Z"/>
          <w:rFonts w:asciiTheme="minorHAnsi" w:eastAsiaTheme="minorEastAsia" w:hAnsiTheme="minorHAnsi" w:cstheme="minorBidi"/>
          <w:noProof/>
          <w:sz w:val="22"/>
          <w:szCs w:val="22"/>
        </w:rPr>
      </w:pPr>
      <w:ins w:id="16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3.10</w:t>
        </w:r>
        <w:r>
          <w:rPr>
            <w:rFonts w:asciiTheme="minorHAnsi" w:eastAsiaTheme="minorEastAsia" w:hAnsiTheme="minorHAnsi" w:cstheme="minorBidi"/>
            <w:noProof/>
            <w:sz w:val="22"/>
            <w:szCs w:val="22"/>
          </w:rPr>
          <w:tab/>
        </w:r>
        <w:r w:rsidRPr="00CE7A05">
          <w:rPr>
            <w:rStyle w:val="Hyperlink"/>
            <w:rFonts w:cstheme="minorHAnsi"/>
            <w:b/>
            <w:noProof/>
            <w:lang w:val="en-GB"/>
          </w:rPr>
          <w:t>File Level Validations</w:t>
        </w:r>
        <w:r>
          <w:rPr>
            <w:noProof/>
            <w:webHidden/>
          </w:rPr>
          <w:tab/>
        </w:r>
        <w:r>
          <w:rPr>
            <w:noProof/>
            <w:webHidden/>
          </w:rPr>
          <w:fldChar w:fldCharType="begin"/>
        </w:r>
        <w:r>
          <w:rPr>
            <w:noProof/>
            <w:webHidden/>
          </w:rPr>
          <w:instrText xml:space="preserve"> PAGEREF _Toc415065515 \h </w:instrText>
        </w:r>
      </w:ins>
      <w:r>
        <w:rPr>
          <w:noProof/>
          <w:webHidden/>
        </w:rPr>
      </w:r>
      <w:r>
        <w:rPr>
          <w:noProof/>
          <w:webHidden/>
        </w:rPr>
        <w:fldChar w:fldCharType="separate"/>
      </w:r>
      <w:ins w:id="161" w:author="Rakesh Singhi" w:date="2015-03-25T16:42:00Z">
        <w:r>
          <w:rPr>
            <w:noProof/>
            <w:webHidden/>
          </w:rPr>
          <w:t>21</w:t>
        </w:r>
        <w:r>
          <w:rPr>
            <w:noProof/>
            <w:webHidden/>
          </w:rPr>
          <w:fldChar w:fldCharType="end"/>
        </w:r>
        <w:r w:rsidRPr="00CE7A05">
          <w:rPr>
            <w:rStyle w:val="Hyperlink"/>
            <w:noProof/>
          </w:rPr>
          <w:fldChar w:fldCharType="end"/>
        </w:r>
      </w:ins>
    </w:p>
    <w:p w14:paraId="379F4F90" w14:textId="77777777" w:rsidR="00C525F5" w:rsidRDefault="00C525F5">
      <w:pPr>
        <w:pStyle w:val="TOC2"/>
        <w:tabs>
          <w:tab w:val="left" w:pos="1200"/>
        </w:tabs>
        <w:rPr>
          <w:ins w:id="162" w:author="Rakesh Singhi" w:date="2015-03-25T16:42:00Z"/>
          <w:rFonts w:asciiTheme="minorHAnsi" w:eastAsiaTheme="minorEastAsia" w:hAnsiTheme="minorHAnsi" w:cstheme="minorBidi"/>
          <w:noProof/>
          <w:sz w:val="22"/>
          <w:szCs w:val="22"/>
        </w:rPr>
      </w:pPr>
      <w:ins w:id="16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3.11</w:t>
        </w:r>
        <w:r>
          <w:rPr>
            <w:rFonts w:asciiTheme="minorHAnsi" w:eastAsiaTheme="minorEastAsia" w:hAnsiTheme="minorHAnsi" w:cstheme="minorBidi"/>
            <w:noProof/>
            <w:sz w:val="22"/>
            <w:szCs w:val="22"/>
          </w:rPr>
          <w:tab/>
        </w:r>
        <w:r w:rsidRPr="00CE7A05">
          <w:rPr>
            <w:rStyle w:val="Hyperlink"/>
            <w:rFonts w:cstheme="minorHAnsi"/>
            <w:b/>
            <w:noProof/>
            <w:lang w:val="en-GB"/>
          </w:rPr>
          <w:t>Duplicates Validation Process</w:t>
        </w:r>
        <w:r>
          <w:rPr>
            <w:noProof/>
            <w:webHidden/>
          </w:rPr>
          <w:tab/>
        </w:r>
        <w:r>
          <w:rPr>
            <w:noProof/>
            <w:webHidden/>
          </w:rPr>
          <w:fldChar w:fldCharType="begin"/>
        </w:r>
        <w:r>
          <w:rPr>
            <w:noProof/>
            <w:webHidden/>
          </w:rPr>
          <w:instrText xml:space="preserve"> PAGEREF _Toc415065516 \h </w:instrText>
        </w:r>
      </w:ins>
      <w:r>
        <w:rPr>
          <w:noProof/>
          <w:webHidden/>
        </w:rPr>
      </w:r>
      <w:r>
        <w:rPr>
          <w:noProof/>
          <w:webHidden/>
        </w:rPr>
        <w:fldChar w:fldCharType="separate"/>
      </w:r>
      <w:ins w:id="164" w:author="Rakesh Singhi" w:date="2015-03-25T16:42:00Z">
        <w:r>
          <w:rPr>
            <w:noProof/>
            <w:webHidden/>
          </w:rPr>
          <w:t>22</w:t>
        </w:r>
        <w:r>
          <w:rPr>
            <w:noProof/>
            <w:webHidden/>
          </w:rPr>
          <w:fldChar w:fldCharType="end"/>
        </w:r>
        <w:r w:rsidRPr="00CE7A05">
          <w:rPr>
            <w:rStyle w:val="Hyperlink"/>
            <w:noProof/>
          </w:rPr>
          <w:fldChar w:fldCharType="end"/>
        </w:r>
      </w:ins>
    </w:p>
    <w:p w14:paraId="75BC2A5D" w14:textId="77777777" w:rsidR="00C525F5" w:rsidRDefault="00C525F5">
      <w:pPr>
        <w:pStyle w:val="TOC2"/>
        <w:tabs>
          <w:tab w:val="left" w:pos="1200"/>
        </w:tabs>
        <w:rPr>
          <w:ins w:id="165" w:author="Rakesh Singhi" w:date="2015-03-25T16:42:00Z"/>
          <w:rFonts w:asciiTheme="minorHAnsi" w:eastAsiaTheme="minorEastAsia" w:hAnsiTheme="minorHAnsi" w:cstheme="minorBidi"/>
          <w:noProof/>
          <w:sz w:val="22"/>
          <w:szCs w:val="22"/>
        </w:rPr>
      </w:pPr>
      <w:ins w:id="16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3.11.1</w:t>
        </w:r>
        <w:r>
          <w:rPr>
            <w:rFonts w:asciiTheme="minorHAnsi" w:eastAsiaTheme="minorEastAsia" w:hAnsiTheme="minorHAnsi" w:cstheme="minorBidi"/>
            <w:noProof/>
            <w:sz w:val="22"/>
            <w:szCs w:val="22"/>
          </w:rPr>
          <w:tab/>
        </w:r>
        <w:r w:rsidRPr="00CE7A05">
          <w:rPr>
            <w:rStyle w:val="Hyperlink"/>
            <w:rFonts w:cstheme="minorHAnsi"/>
            <w:b/>
            <w:i/>
            <w:noProof/>
            <w:lang w:val="en-GB"/>
          </w:rPr>
          <w:t>SELL IN :</w:t>
        </w:r>
        <w:r>
          <w:rPr>
            <w:noProof/>
            <w:webHidden/>
          </w:rPr>
          <w:tab/>
        </w:r>
        <w:r>
          <w:rPr>
            <w:noProof/>
            <w:webHidden/>
          </w:rPr>
          <w:fldChar w:fldCharType="begin"/>
        </w:r>
        <w:r>
          <w:rPr>
            <w:noProof/>
            <w:webHidden/>
          </w:rPr>
          <w:instrText xml:space="preserve"> PAGEREF _Toc415065517 \h </w:instrText>
        </w:r>
      </w:ins>
      <w:r>
        <w:rPr>
          <w:noProof/>
          <w:webHidden/>
        </w:rPr>
      </w:r>
      <w:r>
        <w:rPr>
          <w:noProof/>
          <w:webHidden/>
        </w:rPr>
        <w:fldChar w:fldCharType="separate"/>
      </w:r>
      <w:ins w:id="167" w:author="Rakesh Singhi" w:date="2015-03-25T16:42:00Z">
        <w:r>
          <w:rPr>
            <w:noProof/>
            <w:webHidden/>
          </w:rPr>
          <w:t>22</w:t>
        </w:r>
        <w:r>
          <w:rPr>
            <w:noProof/>
            <w:webHidden/>
          </w:rPr>
          <w:fldChar w:fldCharType="end"/>
        </w:r>
        <w:r w:rsidRPr="00CE7A05">
          <w:rPr>
            <w:rStyle w:val="Hyperlink"/>
            <w:noProof/>
          </w:rPr>
          <w:fldChar w:fldCharType="end"/>
        </w:r>
      </w:ins>
    </w:p>
    <w:p w14:paraId="4EB236EF" w14:textId="77777777" w:rsidR="00C525F5" w:rsidRDefault="00C525F5">
      <w:pPr>
        <w:pStyle w:val="TOC2"/>
        <w:rPr>
          <w:ins w:id="168" w:author="Rakesh Singhi" w:date="2015-03-25T16:42:00Z"/>
          <w:rFonts w:asciiTheme="minorHAnsi" w:eastAsiaTheme="minorEastAsia" w:hAnsiTheme="minorHAnsi" w:cstheme="minorBidi"/>
          <w:noProof/>
          <w:sz w:val="22"/>
          <w:szCs w:val="22"/>
        </w:rPr>
      </w:pPr>
      <w:ins w:id="16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rPr>
          <w:t>ISC files:</w:t>
        </w:r>
        <w:r>
          <w:rPr>
            <w:noProof/>
            <w:webHidden/>
          </w:rPr>
          <w:tab/>
        </w:r>
        <w:r>
          <w:rPr>
            <w:noProof/>
            <w:webHidden/>
          </w:rPr>
          <w:fldChar w:fldCharType="begin"/>
        </w:r>
        <w:r>
          <w:rPr>
            <w:noProof/>
            <w:webHidden/>
          </w:rPr>
          <w:instrText xml:space="preserve"> PAGEREF _Toc415065518 \h </w:instrText>
        </w:r>
      </w:ins>
      <w:r>
        <w:rPr>
          <w:noProof/>
          <w:webHidden/>
        </w:rPr>
      </w:r>
      <w:r>
        <w:rPr>
          <w:noProof/>
          <w:webHidden/>
        </w:rPr>
        <w:fldChar w:fldCharType="separate"/>
      </w:r>
      <w:ins w:id="170" w:author="Rakesh Singhi" w:date="2015-03-25T16:42:00Z">
        <w:r>
          <w:rPr>
            <w:noProof/>
            <w:webHidden/>
          </w:rPr>
          <w:t>22</w:t>
        </w:r>
        <w:r>
          <w:rPr>
            <w:noProof/>
            <w:webHidden/>
          </w:rPr>
          <w:fldChar w:fldCharType="end"/>
        </w:r>
        <w:r w:rsidRPr="00CE7A05">
          <w:rPr>
            <w:rStyle w:val="Hyperlink"/>
            <w:noProof/>
          </w:rPr>
          <w:fldChar w:fldCharType="end"/>
        </w:r>
      </w:ins>
    </w:p>
    <w:p w14:paraId="25F24020" w14:textId="77777777" w:rsidR="00C525F5" w:rsidRDefault="00C525F5">
      <w:pPr>
        <w:pStyle w:val="TOC2"/>
        <w:rPr>
          <w:ins w:id="171" w:author="Rakesh Singhi" w:date="2015-03-25T16:42:00Z"/>
          <w:rFonts w:asciiTheme="minorHAnsi" w:eastAsiaTheme="minorEastAsia" w:hAnsiTheme="minorHAnsi" w:cstheme="minorBidi"/>
          <w:noProof/>
          <w:sz w:val="22"/>
          <w:szCs w:val="22"/>
        </w:rPr>
      </w:pPr>
      <w:ins w:id="17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"_Toc415065519"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rPr>
          <w:t>ERP files:</w:t>
        </w:r>
        <w:r>
          <w:rPr>
            <w:noProof/>
            <w:webHidden/>
          </w:rPr>
          <w:tab/>
        </w:r>
        <w:r>
          <w:rPr>
            <w:noProof/>
            <w:webHidden/>
          </w:rPr>
          <w:fldChar w:fldCharType="begin"/>
        </w:r>
        <w:r>
          <w:rPr>
            <w:noProof/>
            <w:webHidden/>
          </w:rPr>
          <w:instrText xml:space="preserve"> PAGEREF _Toc415065519 \h </w:instrText>
        </w:r>
      </w:ins>
      <w:r>
        <w:rPr>
          <w:noProof/>
          <w:webHidden/>
        </w:rPr>
      </w:r>
      <w:r>
        <w:rPr>
          <w:noProof/>
          <w:webHidden/>
        </w:rPr>
        <w:fldChar w:fldCharType="separate"/>
      </w:r>
      <w:ins w:id="173" w:author="Rakesh Singhi" w:date="2015-03-25T16:42:00Z">
        <w:r>
          <w:rPr>
            <w:noProof/>
            <w:webHidden/>
          </w:rPr>
          <w:t>22</w:t>
        </w:r>
        <w:r>
          <w:rPr>
            <w:noProof/>
            <w:webHidden/>
          </w:rPr>
          <w:fldChar w:fldCharType="end"/>
        </w:r>
        <w:r w:rsidRPr="00CE7A05">
          <w:rPr>
            <w:rStyle w:val="Hyperlink"/>
            <w:noProof/>
          </w:rPr>
          <w:fldChar w:fldCharType="end"/>
        </w:r>
      </w:ins>
    </w:p>
    <w:p w14:paraId="5992C22C" w14:textId="77777777" w:rsidR="00C525F5" w:rsidRDefault="00C525F5">
      <w:pPr>
        <w:pStyle w:val="TOC2"/>
        <w:tabs>
          <w:tab w:val="left" w:pos="1200"/>
        </w:tabs>
        <w:rPr>
          <w:ins w:id="174" w:author="Rakesh Singhi" w:date="2015-03-25T16:42:00Z"/>
          <w:rFonts w:asciiTheme="minorHAnsi" w:eastAsiaTheme="minorEastAsia" w:hAnsiTheme="minorHAnsi" w:cstheme="minorBidi"/>
          <w:noProof/>
          <w:sz w:val="22"/>
          <w:szCs w:val="22"/>
        </w:rPr>
      </w:pPr>
      <w:ins w:id="17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"_Toc415065520"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3.12</w:t>
        </w:r>
        <w:r>
          <w:rPr>
            <w:rFonts w:asciiTheme="minorHAnsi" w:eastAsiaTheme="minorEastAsia" w:hAnsiTheme="minorHAnsi" w:cstheme="minorBidi"/>
            <w:noProof/>
            <w:sz w:val="22"/>
            <w:szCs w:val="22"/>
          </w:rPr>
          <w:tab/>
        </w:r>
        <w:r w:rsidRPr="00CE7A05">
          <w:rPr>
            <w:rStyle w:val="Hyperlink"/>
            <w:rFonts w:cstheme="minorHAnsi"/>
            <w:b/>
            <w:noProof/>
            <w:lang w:val="en-GB"/>
          </w:rPr>
          <w:t>Staging Area 1 - Load File and Mirror PNP data</w:t>
        </w:r>
        <w:r>
          <w:rPr>
            <w:noProof/>
            <w:webHidden/>
          </w:rPr>
          <w:tab/>
        </w:r>
        <w:r>
          <w:rPr>
            <w:noProof/>
            <w:webHidden/>
          </w:rPr>
          <w:fldChar w:fldCharType="begin"/>
        </w:r>
        <w:r>
          <w:rPr>
            <w:noProof/>
            <w:webHidden/>
          </w:rPr>
          <w:instrText xml:space="preserve"> PAGEREF _Toc415065520 \h </w:instrText>
        </w:r>
      </w:ins>
      <w:r>
        <w:rPr>
          <w:noProof/>
          <w:webHidden/>
        </w:rPr>
      </w:r>
      <w:r>
        <w:rPr>
          <w:noProof/>
          <w:webHidden/>
        </w:rPr>
        <w:fldChar w:fldCharType="separate"/>
      </w:r>
      <w:ins w:id="176" w:author="Rakesh Singhi" w:date="2015-03-25T16:42:00Z">
        <w:r>
          <w:rPr>
            <w:noProof/>
            <w:webHidden/>
          </w:rPr>
          <w:t>23</w:t>
        </w:r>
        <w:r>
          <w:rPr>
            <w:noProof/>
            <w:webHidden/>
          </w:rPr>
          <w:fldChar w:fldCharType="end"/>
        </w:r>
        <w:r w:rsidRPr="00CE7A05">
          <w:rPr>
            <w:rStyle w:val="Hyperlink"/>
            <w:noProof/>
          </w:rPr>
          <w:fldChar w:fldCharType="end"/>
        </w:r>
      </w:ins>
    </w:p>
    <w:p w14:paraId="6E2FF4D0" w14:textId="77777777" w:rsidR="00C525F5" w:rsidRDefault="00C525F5">
      <w:pPr>
        <w:pStyle w:val="TOC2"/>
        <w:tabs>
          <w:tab w:val="left" w:pos="1200"/>
        </w:tabs>
        <w:rPr>
          <w:ins w:id="177" w:author="Rakesh Singhi" w:date="2015-03-25T16:42:00Z"/>
          <w:rFonts w:asciiTheme="minorHAnsi" w:eastAsiaTheme="minorEastAsia" w:hAnsiTheme="minorHAnsi" w:cstheme="minorBidi"/>
          <w:noProof/>
          <w:sz w:val="22"/>
          <w:szCs w:val="22"/>
        </w:rPr>
      </w:pPr>
      <w:ins w:id="17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"_Toc415065527"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w:t>
        </w:r>
        <w:r>
          <w:rPr>
            <w:rFonts w:asciiTheme="minorHAnsi" w:eastAsiaTheme="minorEastAsia" w:hAnsiTheme="minorHAnsi" w:cstheme="minorBidi"/>
            <w:noProof/>
            <w:sz w:val="22"/>
            <w:szCs w:val="22"/>
          </w:rPr>
          <w:tab/>
        </w:r>
        <w:r w:rsidRPr="00CE7A05">
          <w:rPr>
            <w:rStyle w:val="Hyperlink"/>
            <w:rFonts w:cstheme="minorHAnsi"/>
            <w:b/>
            <w:i/>
            <w:noProof/>
            <w:lang w:val="en-GB"/>
          </w:rPr>
          <w:t>DMO_SELL_IN_ERP_STG</w:t>
        </w:r>
        <w:r>
          <w:rPr>
            <w:noProof/>
            <w:webHidden/>
          </w:rPr>
          <w:tab/>
        </w:r>
        <w:r>
          <w:rPr>
            <w:noProof/>
            <w:webHidden/>
          </w:rPr>
          <w:fldChar w:fldCharType="begin"/>
        </w:r>
        <w:r>
          <w:rPr>
            <w:noProof/>
            <w:webHidden/>
          </w:rPr>
          <w:instrText xml:space="preserve"> PAGEREF _Toc415065527 \h </w:instrText>
        </w:r>
      </w:ins>
      <w:r>
        <w:rPr>
          <w:noProof/>
          <w:webHidden/>
        </w:rPr>
      </w:r>
      <w:r>
        <w:rPr>
          <w:noProof/>
          <w:webHidden/>
        </w:rPr>
        <w:fldChar w:fldCharType="separate"/>
      </w:r>
      <w:ins w:id="179" w:author="Rakesh Singhi" w:date="2015-03-25T16:42:00Z">
        <w:r>
          <w:rPr>
            <w:noProof/>
            <w:webHidden/>
          </w:rPr>
          <w:t>23</w:t>
        </w:r>
        <w:r>
          <w:rPr>
            <w:noProof/>
            <w:webHidden/>
          </w:rPr>
          <w:fldChar w:fldCharType="end"/>
        </w:r>
        <w:r w:rsidRPr="00CE7A05">
          <w:rPr>
            <w:rStyle w:val="Hyperlink"/>
            <w:noProof/>
          </w:rPr>
          <w:fldChar w:fldCharType="end"/>
        </w:r>
      </w:ins>
    </w:p>
    <w:p w14:paraId="40CFBFCE" w14:textId="77777777" w:rsidR="00C525F5" w:rsidRDefault="00C525F5">
      <w:pPr>
        <w:pStyle w:val="TOC2"/>
        <w:tabs>
          <w:tab w:val="left" w:pos="1200"/>
        </w:tabs>
        <w:rPr>
          <w:ins w:id="180" w:author="Rakesh Singhi" w:date="2015-03-25T16:42:00Z"/>
          <w:rFonts w:asciiTheme="minorHAnsi" w:eastAsiaTheme="minorEastAsia" w:hAnsiTheme="minorHAnsi" w:cstheme="minorBidi"/>
          <w:noProof/>
          <w:sz w:val="22"/>
          <w:szCs w:val="22"/>
        </w:rPr>
      </w:pPr>
      <w:ins w:id="181" w:author="Rakesh Singhi" w:date="2015-03-25T16:42:00Z">
        <w:r w:rsidRPr="00CE7A05">
          <w:rPr>
            <w:rStyle w:val="Hyperlink"/>
            <w:noProof/>
          </w:rPr>
          <w:lastRenderedPageBreak/>
          <w:fldChar w:fldCharType="begin"/>
        </w:r>
        <w:r w:rsidRPr="00CE7A05">
          <w:rPr>
            <w:rStyle w:val="Hyperlink"/>
            <w:noProof/>
          </w:rPr>
          <w:instrText xml:space="preserve"> </w:instrText>
        </w:r>
        <w:r>
          <w:rPr>
            <w:noProof/>
          </w:rPr>
          <w:instrText>HYPERLINK \l "_Toc415065528"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3.12.2</w:t>
        </w:r>
        <w:r>
          <w:rPr>
            <w:rFonts w:asciiTheme="minorHAnsi" w:eastAsiaTheme="minorEastAsia" w:hAnsiTheme="minorHAnsi" w:cstheme="minorBidi"/>
            <w:noProof/>
            <w:sz w:val="22"/>
            <w:szCs w:val="22"/>
          </w:rPr>
          <w:tab/>
        </w:r>
        <w:r w:rsidRPr="00CE7A05">
          <w:rPr>
            <w:rStyle w:val="Hyperlink"/>
            <w:rFonts w:cstheme="minorHAnsi"/>
            <w:b/>
            <w:i/>
            <w:noProof/>
            <w:lang w:val="en-GB"/>
          </w:rPr>
          <w:t>DMO_SELL_IN_ISC_STG</w:t>
        </w:r>
        <w:r>
          <w:rPr>
            <w:noProof/>
            <w:webHidden/>
          </w:rPr>
          <w:tab/>
        </w:r>
        <w:r>
          <w:rPr>
            <w:noProof/>
            <w:webHidden/>
          </w:rPr>
          <w:fldChar w:fldCharType="begin"/>
        </w:r>
        <w:r>
          <w:rPr>
            <w:noProof/>
            <w:webHidden/>
          </w:rPr>
          <w:instrText xml:space="preserve"> PAGEREF _Toc415065528 \h </w:instrText>
        </w:r>
      </w:ins>
      <w:r>
        <w:rPr>
          <w:noProof/>
          <w:webHidden/>
        </w:rPr>
      </w:r>
      <w:r>
        <w:rPr>
          <w:noProof/>
          <w:webHidden/>
        </w:rPr>
        <w:fldChar w:fldCharType="separate"/>
      </w:r>
      <w:ins w:id="182" w:author="Rakesh Singhi" w:date="2015-03-25T16:42:00Z">
        <w:r>
          <w:rPr>
            <w:noProof/>
            <w:webHidden/>
          </w:rPr>
          <w:t>24</w:t>
        </w:r>
        <w:r>
          <w:rPr>
            <w:noProof/>
            <w:webHidden/>
          </w:rPr>
          <w:fldChar w:fldCharType="end"/>
        </w:r>
        <w:r w:rsidRPr="00CE7A05">
          <w:rPr>
            <w:rStyle w:val="Hyperlink"/>
            <w:noProof/>
          </w:rPr>
          <w:fldChar w:fldCharType="end"/>
        </w:r>
      </w:ins>
    </w:p>
    <w:p w14:paraId="7CFE1F91" w14:textId="77777777" w:rsidR="00C525F5" w:rsidRDefault="00C525F5">
      <w:pPr>
        <w:pStyle w:val="TOC2"/>
        <w:tabs>
          <w:tab w:val="left" w:pos="1200"/>
        </w:tabs>
        <w:rPr>
          <w:ins w:id="183" w:author="Rakesh Singhi" w:date="2015-03-25T16:42:00Z"/>
          <w:rFonts w:asciiTheme="minorHAnsi" w:eastAsiaTheme="minorEastAsia" w:hAnsiTheme="minorHAnsi" w:cstheme="minorBidi"/>
          <w:noProof/>
          <w:sz w:val="22"/>
          <w:szCs w:val="22"/>
        </w:rPr>
      </w:pPr>
      <w:ins w:id="18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"_Toc415065529"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3.12.3</w:t>
        </w:r>
        <w:r>
          <w:rPr>
            <w:rFonts w:asciiTheme="minorHAnsi" w:eastAsiaTheme="minorEastAsia" w:hAnsiTheme="minorHAnsi" w:cstheme="minorBidi"/>
            <w:noProof/>
            <w:sz w:val="22"/>
            <w:szCs w:val="22"/>
          </w:rPr>
          <w:tab/>
        </w:r>
        <w:r w:rsidRPr="00CE7A05">
          <w:rPr>
            <w:rStyle w:val="Hyperlink"/>
            <w:rFonts w:cstheme="minorHAnsi"/>
            <w:b/>
            <w:i/>
            <w:noProof/>
            <w:lang w:val="en-GB"/>
          </w:rPr>
          <w:t>DMO_SELL_OUT_STG</w:t>
        </w:r>
        <w:r>
          <w:rPr>
            <w:noProof/>
            <w:webHidden/>
          </w:rPr>
          <w:tab/>
        </w:r>
        <w:r>
          <w:rPr>
            <w:noProof/>
            <w:webHidden/>
          </w:rPr>
          <w:fldChar w:fldCharType="begin"/>
        </w:r>
        <w:r>
          <w:rPr>
            <w:noProof/>
            <w:webHidden/>
          </w:rPr>
          <w:instrText xml:space="preserve"> PAGEREF _Toc415065529 \h </w:instrText>
        </w:r>
      </w:ins>
      <w:r>
        <w:rPr>
          <w:noProof/>
          <w:webHidden/>
        </w:rPr>
      </w:r>
      <w:r>
        <w:rPr>
          <w:noProof/>
          <w:webHidden/>
        </w:rPr>
        <w:fldChar w:fldCharType="separate"/>
      </w:r>
      <w:ins w:id="185" w:author="Rakesh Singhi" w:date="2015-03-25T16:42:00Z">
        <w:r>
          <w:rPr>
            <w:noProof/>
            <w:webHidden/>
          </w:rPr>
          <w:t>26</w:t>
        </w:r>
        <w:r>
          <w:rPr>
            <w:noProof/>
            <w:webHidden/>
          </w:rPr>
          <w:fldChar w:fldCharType="end"/>
        </w:r>
        <w:r w:rsidRPr="00CE7A05">
          <w:rPr>
            <w:rStyle w:val="Hyperlink"/>
            <w:noProof/>
          </w:rPr>
          <w:fldChar w:fldCharType="end"/>
        </w:r>
      </w:ins>
    </w:p>
    <w:p w14:paraId="3C0E06CC" w14:textId="77777777" w:rsidR="00C525F5" w:rsidRDefault="00C525F5">
      <w:pPr>
        <w:pStyle w:val="TOC2"/>
        <w:tabs>
          <w:tab w:val="left" w:pos="1200"/>
        </w:tabs>
        <w:rPr>
          <w:ins w:id="186" w:author="Rakesh Singhi" w:date="2015-03-25T16:42:00Z"/>
          <w:rFonts w:asciiTheme="minorHAnsi" w:eastAsiaTheme="minorEastAsia" w:hAnsiTheme="minorHAnsi" w:cstheme="minorBidi"/>
          <w:noProof/>
          <w:sz w:val="22"/>
          <w:szCs w:val="22"/>
        </w:rPr>
      </w:pPr>
      <w:ins w:id="18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3.12.4</w:t>
        </w:r>
        <w:r>
          <w:rPr>
            <w:rFonts w:asciiTheme="minorHAnsi" w:eastAsiaTheme="minorEastAsia" w:hAnsiTheme="minorHAnsi" w:cstheme="minorBidi"/>
            <w:noProof/>
            <w:sz w:val="22"/>
            <w:szCs w:val="22"/>
          </w:rPr>
          <w:tab/>
        </w:r>
        <w:r w:rsidRPr="00CE7A05">
          <w:rPr>
            <w:rStyle w:val="Hyperlink"/>
            <w:rFonts w:cstheme="minorHAnsi"/>
            <w:b/>
            <w:i/>
            <w:noProof/>
            <w:lang w:val="en-GB"/>
          </w:rPr>
          <w:t>DMO_MARKETSEGMENT_LOB_LT</w:t>
        </w:r>
        <w:r>
          <w:rPr>
            <w:noProof/>
            <w:webHidden/>
          </w:rPr>
          <w:tab/>
        </w:r>
        <w:r>
          <w:rPr>
            <w:noProof/>
            <w:webHidden/>
          </w:rPr>
          <w:fldChar w:fldCharType="begin"/>
        </w:r>
        <w:r>
          <w:rPr>
            <w:noProof/>
            <w:webHidden/>
          </w:rPr>
          <w:instrText xml:space="preserve"> PAGEREF _Toc415065530 \h </w:instrText>
        </w:r>
      </w:ins>
      <w:r>
        <w:rPr>
          <w:noProof/>
          <w:webHidden/>
        </w:rPr>
      </w:r>
      <w:r>
        <w:rPr>
          <w:noProof/>
          <w:webHidden/>
        </w:rPr>
        <w:fldChar w:fldCharType="separate"/>
      </w:r>
      <w:ins w:id="188" w:author="Rakesh Singhi" w:date="2015-03-25T16:42:00Z">
        <w:r>
          <w:rPr>
            <w:noProof/>
            <w:webHidden/>
          </w:rPr>
          <w:t>27</w:t>
        </w:r>
        <w:r>
          <w:rPr>
            <w:noProof/>
            <w:webHidden/>
          </w:rPr>
          <w:fldChar w:fldCharType="end"/>
        </w:r>
        <w:r w:rsidRPr="00CE7A05">
          <w:rPr>
            <w:rStyle w:val="Hyperlink"/>
            <w:noProof/>
          </w:rPr>
          <w:fldChar w:fldCharType="end"/>
        </w:r>
      </w:ins>
    </w:p>
    <w:p w14:paraId="0127832D" w14:textId="77777777" w:rsidR="00C525F5" w:rsidRDefault="00C525F5">
      <w:pPr>
        <w:pStyle w:val="TOC2"/>
        <w:tabs>
          <w:tab w:val="left" w:pos="1200"/>
        </w:tabs>
        <w:rPr>
          <w:ins w:id="189" w:author="Rakesh Singhi" w:date="2015-03-25T16:42:00Z"/>
          <w:rFonts w:asciiTheme="minorHAnsi" w:eastAsiaTheme="minorEastAsia" w:hAnsiTheme="minorHAnsi" w:cstheme="minorBidi"/>
          <w:noProof/>
          <w:sz w:val="22"/>
          <w:szCs w:val="22"/>
        </w:rPr>
      </w:pPr>
      <w:ins w:id="19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"_Toc415065531"</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3.12.5</w:t>
        </w:r>
        <w:r>
          <w:rPr>
            <w:rFonts w:asciiTheme="minorHAnsi" w:eastAsiaTheme="minorEastAsia" w:hAnsiTheme="minorHAnsi" w:cstheme="minorBidi"/>
            <w:noProof/>
            <w:sz w:val="22"/>
            <w:szCs w:val="22"/>
          </w:rPr>
          <w:tab/>
        </w:r>
        <w:r w:rsidRPr="00CE7A05">
          <w:rPr>
            <w:rStyle w:val="Hyperlink"/>
            <w:rFonts w:cstheme="minorHAnsi"/>
            <w:b/>
            <w:i/>
            <w:noProof/>
            <w:lang w:val="en-GB"/>
          </w:rPr>
          <w:t>DMO_USER_PROFILE_MIR</w:t>
        </w:r>
        <w:r>
          <w:rPr>
            <w:noProof/>
            <w:webHidden/>
          </w:rPr>
          <w:tab/>
        </w:r>
        <w:r>
          <w:rPr>
            <w:noProof/>
            <w:webHidden/>
          </w:rPr>
          <w:fldChar w:fldCharType="begin"/>
        </w:r>
        <w:r>
          <w:rPr>
            <w:noProof/>
            <w:webHidden/>
          </w:rPr>
          <w:instrText xml:space="preserve"> PAGEREF _Toc415065531 \h </w:instrText>
        </w:r>
      </w:ins>
      <w:r>
        <w:rPr>
          <w:noProof/>
          <w:webHidden/>
        </w:rPr>
      </w:r>
      <w:r>
        <w:rPr>
          <w:noProof/>
          <w:webHidden/>
        </w:rPr>
        <w:fldChar w:fldCharType="separate"/>
      </w:r>
      <w:ins w:id="191" w:author="Rakesh Singhi" w:date="2015-03-25T16:42:00Z">
        <w:r>
          <w:rPr>
            <w:noProof/>
            <w:webHidden/>
          </w:rPr>
          <w:t>28</w:t>
        </w:r>
        <w:r>
          <w:rPr>
            <w:noProof/>
            <w:webHidden/>
          </w:rPr>
          <w:fldChar w:fldCharType="end"/>
        </w:r>
        <w:r w:rsidRPr="00CE7A05">
          <w:rPr>
            <w:rStyle w:val="Hyperlink"/>
            <w:noProof/>
          </w:rPr>
          <w:fldChar w:fldCharType="end"/>
        </w:r>
      </w:ins>
    </w:p>
    <w:p w14:paraId="63DFF843" w14:textId="77777777" w:rsidR="00C525F5" w:rsidRDefault="00C525F5">
      <w:pPr>
        <w:pStyle w:val="TOC2"/>
        <w:tabs>
          <w:tab w:val="left" w:pos="1200"/>
        </w:tabs>
        <w:rPr>
          <w:ins w:id="192" w:author="Rakesh Singhi" w:date="2015-03-25T16:42:00Z"/>
          <w:rFonts w:asciiTheme="minorHAnsi" w:eastAsiaTheme="minorEastAsia" w:hAnsiTheme="minorHAnsi" w:cstheme="minorBidi"/>
          <w:noProof/>
          <w:sz w:val="22"/>
          <w:szCs w:val="22"/>
        </w:rPr>
      </w:pPr>
      <w:ins w:id="19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"_Toc415065532"</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3.12.6</w:t>
        </w:r>
        <w:r>
          <w:rPr>
            <w:rFonts w:asciiTheme="minorHAnsi" w:eastAsiaTheme="minorEastAsia" w:hAnsiTheme="minorHAnsi" w:cstheme="minorBidi"/>
            <w:noProof/>
            <w:sz w:val="22"/>
            <w:szCs w:val="22"/>
          </w:rPr>
          <w:tab/>
        </w:r>
        <w:r w:rsidRPr="00CE7A05">
          <w:rPr>
            <w:rStyle w:val="Hyperlink"/>
            <w:rFonts w:cstheme="minorHAnsi"/>
            <w:b/>
            <w:i/>
            <w:noProof/>
            <w:lang w:val="en-GB"/>
          </w:rPr>
          <w:t>DMO_USER_ROLE_MIR</w:t>
        </w:r>
        <w:r>
          <w:rPr>
            <w:noProof/>
            <w:webHidden/>
          </w:rPr>
          <w:tab/>
        </w:r>
        <w:r>
          <w:rPr>
            <w:noProof/>
            <w:webHidden/>
          </w:rPr>
          <w:fldChar w:fldCharType="begin"/>
        </w:r>
        <w:r>
          <w:rPr>
            <w:noProof/>
            <w:webHidden/>
          </w:rPr>
          <w:instrText xml:space="preserve"> PAGEREF _Toc415065532 \h </w:instrText>
        </w:r>
      </w:ins>
      <w:r>
        <w:rPr>
          <w:noProof/>
          <w:webHidden/>
        </w:rPr>
      </w:r>
      <w:r>
        <w:rPr>
          <w:noProof/>
          <w:webHidden/>
        </w:rPr>
        <w:fldChar w:fldCharType="separate"/>
      </w:r>
      <w:ins w:id="194" w:author="Rakesh Singhi" w:date="2015-03-25T16:42:00Z">
        <w:r>
          <w:rPr>
            <w:noProof/>
            <w:webHidden/>
          </w:rPr>
          <w:t>29</w:t>
        </w:r>
        <w:r>
          <w:rPr>
            <w:noProof/>
            <w:webHidden/>
          </w:rPr>
          <w:fldChar w:fldCharType="end"/>
        </w:r>
        <w:r w:rsidRPr="00CE7A05">
          <w:rPr>
            <w:rStyle w:val="Hyperlink"/>
            <w:noProof/>
          </w:rPr>
          <w:fldChar w:fldCharType="end"/>
        </w:r>
      </w:ins>
    </w:p>
    <w:p w14:paraId="224414E9" w14:textId="77777777" w:rsidR="00C525F5" w:rsidRDefault="00C525F5">
      <w:pPr>
        <w:pStyle w:val="TOC2"/>
        <w:tabs>
          <w:tab w:val="left" w:pos="1200"/>
        </w:tabs>
        <w:rPr>
          <w:ins w:id="195" w:author="Rakesh Singhi" w:date="2015-03-25T16:42:00Z"/>
          <w:rFonts w:asciiTheme="minorHAnsi" w:eastAsiaTheme="minorEastAsia" w:hAnsiTheme="minorHAnsi" w:cstheme="minorBidi"/>
          <w:noProof/>
          <w:sz w:val="22"/>
          <w:szCs w:val="22"/>
        </w:rPr>
      </w:pPr>
      <w:ins w:id="19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"_Toc415065533"</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3.12.7</w:t>
        </w:r>
        <w:r>
          <w:rPr>
            <w:rFonts w:asciiTheme="minorHAnsi" w:eastAsiaTheme="minorEastAsia" w:hAnsiTheme="minorHAnsi" w:cstheme="minorBidi"/>
            <w:noProof/>
            <w:sz w:val="22"/>
            <w:szCs w:val="22"/>
          </w:rPr>
          <w:tab/>
        </w:r>
        <w:r w:rsidRPr="00CE7A05">
          <w:rPr>
            <w:rStyle w:val="Hyperlink"/>
            <w:rFonts w:cstheme="minorHAnsi"/>
            <w:b/>
            <w:i/>
            <w:noProof/>
            <w:lang w:val="en-GB"/>
          </w:rPr>
          <w:t>DMO_USER_HIERARCHY_MIR</w:t>
        </w:r>
        <w:r>
          <w:rPr>
            <w:noProof/>
            <w:webHidden/>
          </w:rPr>
          <w:tab/>
        </w:r>
        <w:r>
          <w:rPr>
            <w:noProof/>
            <w:webHidden/>
          </w:rPr>
          <w:fldChar w:fldCharType="begin"/>
        </w:r>
        <w:r>
          <w:rPr>
            <w:noProof/>
            <w:webHidden/>
          </w:rPr>
          <w:instrText xml:space="preserve"> PAGEREF _Toc415065533 \h </w:instrText>
        </w:r>
      </w:ins>
      <w:r>
        <w:rPr>
          <w:noProof/>
          <w:webHidden/>
        </w:rPr>
      </w:r>
      <w:r>
        <w:rPr>
          <w:noProof/>
          <w:webHidden/>
        </w:rPr>
        <w:fldChar w:fldCharType="separate"/>
      </w:r>
      <w:ins w:id="197" w:author="Rakesh Singhi" w:date="2015-03-25T16:42:00Z">
        <w:r>
          <w:rPr>
            <w:noProof/>
            <w:webHidden/>
          </w:rPr>
          <w:t>30</w:t>
        </w:r>
        <w:r>
          <w:rPr>
            <w:noProof/>
            <w:webHidden/>
          </w:rPr>
          <w:fldChar w:fldCharType="end"/>
        </w:r>
        <w:r w:rsidRPr="00CE7A05">
          <w:rPr>
            <w:rStyle w:val="Hyperlink"/>
            <w:noProof/>
          </w:rPr>
          <w:fldChar w:fldCharType="end"/>
        </w:r>
      </w:ins>
    </w:p>
    <w:p w14:paraId="28E2E32C" w14:textId="77777777" w:rsidR="00C525F5" w:rsidRDefault="00C525F5">
      <w:pPr>
        <w:pStyle w:val="TOC2"/>
        <w:tabs>
          <w:tab w:val="left" w:pos="1200"/>
        </w:tabs>
        <w:rPr>
          <w:ins w:id="198" w:author="Rakesh Singhi" w:date="2015-03-25T16:42:00Z"/>
          <w:rFonts w:asciiTheme="minorHAnsi" w:eastAsiaTheme="minorEastAsia" w:hAnsiTheme="minorHAnsi" w:cstheme="minorBidi"/>
          <w:noProof/>
          <w:sz w:val="22"/>
          <w:szCs w:val="22"/>
        </w:rPr>
      </w:pPr>
      <w:ins w:id="19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3.12.8</w:t>
        </w:r>
        <w:r>
          <w:rPr>
            <w:rFonts w:asciiTheme="minorHAnsi" w:eastAsiaTheme="minorEastAsia" w:hAnsiTheme="minorHAnsi" w:cstheme="minorBidi"/>
            <w:noProof/>
            <w:sz w:val="22"/>
            <w:szCs w:val="22"/>
          </w:rPr>
          <w:tab/>
        </w:r>
        <w:r w:rsidRPr="00CE7A05">
          <w:rPr>
            <w:rStyle w:val="Hyperlink"/>
            <w:rFonts w:cstheme="minorHAnsi"/>
            <w:b/>
            <w:i/>
            <w:noProof/>
            <w:lang w:val="en-GB"/>
          </w:rPr>
          <w:t>DMO_BDE_TERRITORY_MIR</w:t>
        </w:r>
        <w:r>
          <w:rPr>
            <w:noProof/>
            <w:webHidden/>
          </w:rPr>
          <w:tab/>
        </w:r>
        <w:r>
          <w:rPr>
            <w:noProof/>
            <w:webHidden/>
          </w:rPr>
          <w:fldChar w:fldCharType="begin"/>
        </w:r>
        <w:r>
          <w:rPr>
            <w:noProof/>
            <w:webHidden/>
          </w:rPr>
          <w:instrText xml:space="preserve"> PAGEREF _Toc415065534 \h </w:instrText>
        </w:r>
      </w:ins>
      <w:r>
        <w:rPr>
          <w:noProof/>
          <w:webHidden/>
        </w:rPr>
      </w:r>
      <w:r>
        <w:rPr>
          <w:noProof/>
          <w:webHidden/>
        </w:rPr>
        <w:fldChar w:fldCharType="separate"/>
      </w:r>
      <w:ins w:id="200" w:author="Rakesh Singhi" w:date="2015-03-25T16:42:00Z">
        <w:r>
          <w:rPr>
            <w:noProof/>
            <w:webHidden/>
          </w:rPr>
          <w:t>31</w:t>
        </w:r>
        <w:r>
          <w:rPr>
            <w:noProof/>
            <w:webHidden/>
          </w:rPr>
          <w:fldChar w:fldCharType="end"/>
        </w:r>
        <w:r w:rsidRPr="00CE7A05">
          <w:rPr>
            <w:rStyle w:val="Hyperlink"/>
            <w:noProof/>
          </w:rPr>
          <w:fldChar w:fldCharType="end"/>
        </w:r>
      </w:ins>
    </w:p>
    <w:p w14:paraId="2331CF20" w14:textId="77777777" w:rsidR="00C525F5" w:rsidRDefault="00C525F5">
      <w:pPr>
        <w:pStyle w:val="TOC2"/>
        <w:tabs>
          <w:tab w:val="left" w:pos="1200"/>
        </w:tabs>
        <w:rPr>
          <w:ins w:id="201" w:author="Rakesh Singhi" w:date="2015-03-25T16:42:00Z"/>
          <w:rFonts w:asciiTheme="minorHAnsi" w:eastAsiaTheme="minorEastAsia" w:hAnsiTheme="minorHAnsi" w:cstheme="minorBidi"/>
          <w:noProof/>
          <w:sz w:val="22"/>
          <w:szCs w:val="22"/>
        </w:rPr>
      </w:pPr>
      <w:ins w:id="20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3.12.9</w:t>
        </w:r>
        <w:r>
          <w:rPr>
            <w:rFonts w:asciiTheme="minorHAnsi" w:eastAsiaTheme="minorEastAsia" w:hAnsiTheme="minorHAnsi" w:cstheme="minorBidi"/>
            <w:noProof/>
            <w:sz w:val="22"/>
            <w:szCs w:val="22"/>
          </w:rPr>
          <w:tab/>
        </w:r>
        <w:r w:rsidRPr="00CE7A05">
          <w:rPr>
            <w:rStyle w:val="Hyperlink"/>
            <w:rFonts w:cstheme="minorHAnsi"/>
            <w:b/>
            <w:i/>
            <w:noProof/>
            <w:lang w:val="en-GB"/>
          </w:rPr>
          <w:t>DMO_COUNTRY_MIR</w:t>
        </w:r>
        <w:r>
          <w:rPr>
            <w:noProof/>
            <w:webHidden/>
          </w:rPr>
          <w:tab/>
        </w:r>
        <w:r>
          <w:rPr>
            <w:noProof/>
            <w:webHidden/>
          </w:rPr>
          <w:fldChar w:fldCharType="begin"/>
        </w:r>
        <w:r>
          <w:rPr>
            <w:noProof/>
            <w:webHidden/>
          </w:rPr>
          <w:instrText xml:space="preserve"> PAGEREF _Toc415065535 \h </w:instrText>
        </w:r>
      </w:ins>
      <w:r>
        <w:rPr>
          <w:noProof/>
          <w:webHidden/>
        </w:rPr>
      </w:r>
      <w:r>
        <w:rPr>
          <w:noProof/>
          <w:webHidden/>
        </w:rPr>
        <w:fldChar w:fldCharType="separate"/>
      </w:r>
      <w:ins w:id="203" w:author="Rakesh Singhi" w:date="2015-03-25T16:42:00Z">
        <w:r>
          <w:rPr>
            <w:noProof/>
            <w:webHidden/>
          </w:rPr>
          <w:t>32</w:t>
        </w:r>
        <w:r>
          <w:rPr>
            <w:noProof/>
            <w:webHidden/>
          </w:rPr>
          <w:fldChar w:fldCharType="end"/>
        </w:r>
        <w:r w:rsidRPr="00CE7A05">
          <w:rPr>
            <w:rStyle w:val="Hyperlink"/>
            <w:noProof/>
          </w:rPr>
          <w:fldChar w:fldCharType="end"/>
        </w:r>
      </w:ins>
    </w:p>
    <w:p w14:paraId="48E3C4AF" w14:textId="77777777" w:rsidR="00C525F5" w:rsidRDefault="00C525F5">
      <w:pPr>
        <w:pStyle w:val="TOC2"/>
        <w:tabs>
          <w:tab w:val="left" w:pos="1400"/>
        </w:tabs>
        <w:rPr>
          <w:ins w:id="204" w:author="Rakesh Singhi" w:date="2015-03-25T16:42:00Z"/>
          <w:rFonts w:asciiTheme="minorHAnsi" w:eastAsiaTheme="minorEastAsia" w:hAnsiTheme="minorHAnsi" w:cstheme="minorBidi"/>
          <w:noProof/>
          <w:sz w:val="22"/>
          <w:szCs w:val="22"/>
        </w:rPr>
      </w:pPr>
      <w:ins w:id="20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3.12.10</w:t>
        </w:r>
        <w:r>
          <w:rPr>
            <w:rFonts w:asciiTheme="minorHAnsi" w:eastAsiaTheme="minorEastAsia" w:hAnsiTheme="minorHAnsi" w:cstheme="minorBidi"/>
            <w:noProof/>
            <w:sz w:val="22"/>
            <w:szCs w:val="22"/>
          </w:rPr>
          <w:tab/>
        </w:r>
        <w:r w:rsidRPr="00CE7A05">
          <w:rPr>
            <w:rStyle w:val="Hyperlink"/>
            <w:rFonts w:cstheme="minorHAnsi"/>
            <w:b/>
            <w:i/>
            <w:noProof/>
            <w:lang w:val="en-GB"/>
          </w:rPr>
          <w:t>DMO_CURRENCY_MIR</w:t>
        </w:r>
        <w:r>
          <w:rPr>
            <w:noProof/>
            <w:webHidden/>
          </w:rPr>
          <w:tab/>
        </w:r>
        <w:r>
          <w:rPr>
            <w:noProof/>
            <w:webHidden/>
          </w:rPr>
          <w:fldChar w:fldCharType="begin"/>
        </w:r>
        <w:r>
          <w:rPr>
            <w:noProof/>
            <w:webHidden/>
          </w:rPr>
          <w:instrText xml:space="preserve"> PAGEREF _Toc415065536 \h </w:instrText>
        </w:r>
      </w:ins>
      <w:r>
        <w:rPr>
          <w:noProof/>
          <w:webHidden/>
        </w:rPr>
      </w:r>
      <w:r>
        <w:rPr>
          <w:noProof/>
          <w:webHidden/>
        </w:rPr>
        <w:fldChar w:fldCharType="separate"/>
      </w:r>
      <w:ins w:id="206" w:author="Rakesh Singhi" w:date="2015-03-25T16:42:00Z">
        <w:r>
          <w:rPr>
            <w:noProof/>
            <w:webHidden/>
          </w:rPr>
          <w:t>32</w:t>
        </w:r>
        <w:r>
          <w:rPr>
            <w:noProof/>
            <w:webHidden/>
          </w:rPr>
          <w:fldChar w:fldCharType="end"/>
        </w:r>
        <w:r w:rsidRPr="00CE7A05">
          <w:rPr>
            <w:rStyle w:val="Hyperlink"/>
            <w:noProof/>
          </w:rPr>
          <w:fldChar w:fldCharType="end"/>
        </w:r>
      </w:ins>
    </w:p>
    <w:p w14:paraId="64FD410B" w14:textId="77777777" w:rsidR="00C525F5" w:rsidRDefault="00C525F5">
      <w:pPr>
        <w:pStyle w:val="TOC2"/>
        <w:tabs>
          <w:tab w:val="left" w:pos="1400"/>
        </w:tabs>
        <w:rPr>
          <w:ins w:id="207" w:author="Rakesh Singhi" w:date="2015-03-25T16:42:00Z"/>
          <w:rFonts w:asciiTheme="minorHAnsi" w:eastAsiaTheme="minorEastAsia" w:hAnsiTheme="minorHAnsi" w:cstheme="minorBidi"/>
          <w:noProof/>
          <w:sz w:val="22"/>
          <w:szCs w:val="22"/>
        </w:rPr>
      </w:pPr>
      <w:ins w:id="20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3.12.11</w:t>
        </w:r>
        <w:r>
          <w:rPr>
            <w:rFonts w:asciiTheme="minorHAnsi" w:eastAsiaTheme="minorEastAsia" w:hAnsiTheme="minorHAnsi" w:cstheme="minorBidi"/>
            <w:noProof/>
            <w:sz w:val="22"/>
            <w:szCs w:val="22"/>
          </w:rPr>
          <w:tab/>
        </w:r>
        <w:r w:rsidRPr="00CE7A05">
          <w:rPr>
            <w:rStyle w:val="Hyperlink"/>
            <w:rFonts w:cstheme="minorHAnsi"/>
            <w:b/>
            <w:i/>
            <w:noProof/>
            <w:lang w:val="en-GB"/>
          </w:rPr>
          <w:t>DMO_TERRITORY_MIR</w:t>
        </w:r>
        <w:r>
          <w:rPr>
            <w:noProof/>
            <w:webHidden/>
          </w:rPr>
          <w:tab/>
        </w:r>
        <w:r>
          <w:rPr>
            <w:noProof/>
            <w:webHidden/>
          </w:rPr>
          <w:fldChar w:fldCharType="begin"/>
        </w:r>
        <w:r>
          <w:rPr>
            <w:noProof/>
            <w:webHidden/>
          </w:rPr>
          <w:instrText xml:space="preserve"> PAGEREF _Toc415065537 \h </w:instrText>
        </w:r>
      </w:ins>
      <w:r>
        <w:rPr>
          <w:noProof/>
          <w:webHidden/>
        </w:rPr>
      </w:r>
      <w:r>
        <w:rPr>
          <w:noProof/>
          <w:webHidden/>
        </w:rPr>
        <w:fldChar w:fldCharType="separate"/>
      </w:r>
      <w:ins w:id="209" w:author="Rakesh Singhi" w:date="2015-03-25T16:42:00Z">
        <w:r>
          <w:rPr>
            <w:noProof/>
            <w:webHidden/>
          </w:rPr>
          <w:t>33</w:t>
        </w:r>
        <w:r>
          <w:rPr>
            <w:noProof/>
            <w:webHidden/>
          </w:rPr>
          <w:fldChar w:fldCharType="end"/>
        </w:r>
        <w:r w:rsidRPr="00CE7A05">
          <w:rPr>
            <w:rStyle w:val="Hyperlink"/>
            <w:noProof/>
          </w:rPr>
          <w:fldChar w:fldCharType="end"/>
        </w:r>
      </w:ins>
    </w:p>
    <w:p w14:paraId="62B52A2C" w14:textId="77777777" w:rsidR="00C525F5" w:rsidRDefault="00C525F5">
      <w:pPr>
        <w:pStyle w:val="TOC2"/>
        <w:tabs>
          <w:tab w:val="left" w:pos="1400"/>
        </w:tabs>
        <w:rPr>
          <w:ins w:id="210" w:author="Rakesh Singhi" w:date="2015-03-25T16:42:00Z"/>
          <w:rFonts w:asciiTheme="minorHAnsi" w:eastAsiaTheme="minorEastAsia" w:hAnsiTheme="minorHAnsi" w:cstheme="minorBidi"/>
          <w:noProof/>
          <w:sz w:val="22"/>
          <w:szCs w:val="22"/>
        </w:rPr>
      </w:pPr>
      <w:ins w:id="21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3.12.12</w:t>
        </w:r>
        <w:r>
          <w:rPr>
            <w:rFonts w:asciiTheme="minorHAnsi" w:eastAsiaTheme="minorEastAsia" w:hAnsiTheme="minorHAnsi" w:cstheme="minorBidi"/>
            <w:noProof/>
            <w:sz w:val="22"/>
            <w:szCs w:val="22"/>
          </w:rPr>
          <w:tab/>
        </w:r>
        <w:r w:rsidRPr="00CE7A05">
          <w:rPr>
            <w:rStyle w:val="Hyperlink"/>
            <w:rFonts w:cstheme="minorHAnsi"/>
            <w:b/>
            <w:i/>
            <w:noProof/>
            <w:lang w:val="en-GB"/>
          </w:rPr>
          <w:t>DMO_PARTNER_MASTER_MIR</w:t>
        </w:r>
        <w:r>
          <w:rPr>
            <w:noProof/>
            <w:webHidden/>
          </w:rPr>
          <w:tab/>
        </w:r>
        <w:r>
          <w:rPr>
            <w:noProof/>
            <w:webHidden/>
          </w:rPr>
          <w:fldChar w:fldCharType="begin"/>
        </w:r>
        <w:r>
          <w:rPr>
            <w:noProof/>
            <w:webHidden/>
          </w:rPr>
          <w:instrText xml:space="preserve"> PAGEREF _Toc415065538 \h </w:instrText>
        </w:r>
      </w:ins>
      <w:r>
        <w:rPr>
          <w:noProof/>
          <w:webHidden/>
        </w:rPr>
      </w:r>
      <w:r>
        <w:rPr>
          <w:noProof/>
          <w:webHidden/>
        </w:rPr>
        <w:fldChar w:fldCharType="separate"/>
      </w:r>
      <w:ins w:id="212" w:author="Rakesh Singhi" w:date="2015-03-25T16:42:00Z">
        <w:r>
          <w:rPr>
            <w:noProof/>
            <w:webHidden/>
          </w:rPr>
          <w:t>34</w:t>
        </w:r>
        <w:r>
          <w:rPr>
            <w:noProof/>
            <w:webHidden/>
          </w:rPr>
          <w:fldChar w:fldCharType="end"/>
        </w:r>
        <w:r w:rsidRPr="00CE7A05">
          <w:rPr>
            <w:rStyle w:val="Hyperlink"/>
            <w:noProof/>
          </w:rPr>
          <w:fldChar w:fldCharType="end"/>
        </w:r>
      </w:ins>
    </w:p>
    <w:p w14:paraId="5B1FB865" w14:textId="77777777" w:rsidR="00C525F5" w:rsidRDefault="00C525F5">
      <w:pPr>
        <w:pStyle w:val="TOC2"/>
        <w:tabs>
          <w:tab w:val="left" w:pos="1400"/>
        </w:tabs>
        <w:rPr>
          <w:ins w:id="213" w:author="Rakesh Singhi" w:date="2015-03-25T16:42:00Z"/>
          <w:rFonts w:asciiTheme="minorHAnsi" w:eastAsiaTheme="minorEastAsia" w:hAnsiTheme="minorHAnsi" w:cstheme="minorBidi"/>
          <w:noProof/>
          <w:sz w:val="22"/>
          <w:szCs w:val="22"/>
        </w:rPr>
      </w:pPr>
      <w:ins w:id="21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"_Toc415065539"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3.12.13</w:t>
        </w:r>
        <w:r>
          <w:rPr>
            <w:rFonts w:asciiTheme="minorHAnsi" w:eastAsiaTheme="minorEastAsia" w:hAnsiTheme="minorHAnsi" w:cstheme="minorBidi"/>
            <w:noProof/>
            <w:sz w:val="22"/>
            <w:szCs w:val="22"/>
          </w:rPr>
          <w:tab/>
        </w:r>
        <w:r w:rsidRPr="00CE7A05">
          <w:rPr>
            <w:rStyle w:val="Hyperlink"/>
            <w:rFonts w:cstheme="minorHAnsi"/>
            <w:b/>
            <w:i/>
            <w:noProof/>
            <w:lang w:val="en-GB"/>
          </w:rPr>
          <w:t>DMO_PARTNER_MKT_SEG_MIR</w:t>
        </w:r>
        <w:r>
          <w:rPr>
            <w:noProof/>
            <w:webHidden/>
          </w:rPr>
          <w:tab/>
        </w:r>
        <w:r>
          <w:rPr>
            <w:noProof/>
            <w:webHidden/>
          </w:rPr>
          <w:fldChar w:fldCharType="begin"/>
        </w:r>
        <w:r>
          <w:rPr>
            <w:noProof/>
            <w:webHidden/>
          </w:rPr>
          <w:instrText xml:space="preserve"> PAGEREF _Toc415065539 \h </w:instrText>
        </w:r>
      </w:ins>
      <w:r>
        <w:rPr>
          <w:noProof/>
          <w:webHidden/>
        </w:rPr>
      </w:r>
      <w:r>
        <w:rPr>
          <w:noProof/>
          <w:webHidden/>
        </w:rPr>
        <w:fldChar w:fldCharType="separate"/>
      </w:r>
      <w:ins w:id="215" w:author="Rakesh Singhi" w:date="2015-03-25T16:42:00Z">
        <w:r>
          <w:rPr>
            <w:noProof/>
            <w:webHidden/>
          </w:rPr>
          <w:t>35</w:t>
        </w:r>
        <w:r>
          <w:rPr>
            <w:noProof/>
            <w:webHidden/>
          </w:rPr>
          <w:fldChar w:fldCharType="end"/>
        </w:r>
        <w:r w:rsidRPr="00CE7A05">
          <w:rPr>
            <w:rStyle w:val="Hyperlink"/>
            <w:noProof/>
          </w:rPr>
          <w:fldChar w:fldCharType="end"/>
        </w:r>
      </w:ins>
    </w:p>
    <w:p w14:paraId="6AF1CF6F" w14:textId="77777777" w:rsidR="00C525F5" w:rsidRDefault="00C525F5">
      <w:pPr>
        <w:pStyle w:val="TOC2"/>
        <w:tabs>
          <w:tab w:val="left" w:pos="1400"/>
        </w:tabs>
        <w:rPr>
          <w:ins w:id="216" w:author="Rakesh Singhi" w:date="2015-03-25T16:42:00Z"/>
          <w:rFonts w:asciiTheme="minorHAnsi" w:eastAsiaTheme="minorEastAsia" w:hAnsiTheme="minorHAnsi" w:cstheme="minorBidi"/>
          <w:noProof/>
          <w:sz w:val="22"/>
          <w:szCs w:val="22"/>
        </w:rPr>
      </w:pPr>
      <w:ins w:id="21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3.12.14</w:t>
        </w:r>
        <w:r>
          <w:rPr>
            <w:rFonts w:asciiTheme="minorHAnsi" w:eastAsiaTheme="minorEastAsia" w:hAnsiTheme="minorHAnsi" w:cstheme="minorBidi"/>
            <w:noProof/>
            <w:sz w:val="22"/>
            <w:szCs w:val="22"/>
          </w:rPr>
          <w:tab/>
        </w:r>
        <w:r w:rsidRPr="00CE7A05">
          <w:rPr>
            <w:rStyle w:val="Hyperlink"/>
            <w:rFonts w:cstheme="minorHAnsi"/>
            <w:b/>
            <w:i/>
            <w:noProof/>
            <w:lang w:val="en-GB"/>
          </w:rPr>
          <w:t>DMO_PARTNER_CHNL_SEG_MIR</w:t>
        </w:r>
        <w:r>
          <w:rPr>
            <w:noProof/>
            <w:webHidden/>
          </w:rPr>
          <w:tab/>
        </w:r>
        <w:r>
          <w:rPr>
            <w:noProof/>
            <w:webHidden/>
          </w:rPr>
          <w:fldChar w:fldCharType="begin"/>
        </w:r>
        <w:r>
          <w:rPr>
            <w:noProof/>
            <w:webHidden/>
          </w:rPr>
          <w:instrText xml:space="preserve"> PAGEREF _Toc415065540 \h </w:instrText>
        </w:r>
      </w:ins>
      <w:r>
        <w:rPr>
          <w:noProof/>
          <w:webHidden/>
        </w:rPr>
      </w:r>
      <w:r>
        <w:rPr>
          <w:noProof/>
          <w:webHidden/>
        </w:rPr>
        <w:fldChar w:fldCharType="separate"/>
      </w:r>
      <w:ins w:id="218" w:author="Rakesh Singhi" w:date="2015-03-25T16:42:00Z">
        <w:r>
          <w:rPr>
            <w:noProof/>
            <w:webHidden/>
          </w:rPr>
          <w:t>36</w:t>
        </w:r>
        <w:r>
          <w:rPr>
            <w:noProof/>
            <w:webHidden/>
          </w:rPr>
          <w:fldChar w:fldCharType="end"/>
        </w:r>
        <w:r w:rsidRPr="00CE7A05">
          <w:rPr>
            <w:rStyle w:val="Hyperlink"/>
            <w:noProof/>
          </w:rPr>
          <w:fldChar w:fldCharType="end"/>
        </w:r>
      </w:ins>
    </w:p>
    <w:p w14:paraId="59AFBFDF" w14:textId="77777777" w:rsidR="00C525F5" w:rsidRDefault="00C525F5">
      <w:pPr>
        <w:pStyle w:val="TOC2"/>
        <w:tabs>
          <w:tab w:val="left" w:pos="1400"/>
        </w:tabs>
        <w:rPr>
          <w:ins w:id="219" w:author="Rakesh Singhi" w:date="2015-03-25T16:42:00Z"/>
          <w:rFonts w:asciiTheme="minorHAnsi" w:eastAsiaTheme="minorEastAsia" w:hAnsiTheme="minorHAnsi" w:cstheme="minorBidi"/>
          <w:noProof/>
          <w:sz w:val="22"/>
          <w:szCs w:val="22"/>
        </w:rPr>
      </w:pPr>
      <w:ins w:id="22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"_Toc415065541"</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3.12.15</w:t>
        </w:r>
        <w:r>
          <w:rPr>
            <w:rFonts w:asciiTheme="minorHAnsi" w:eastAsiaTheme="minorEastAsia" w:hAnsiTheme="minorHAnsi" w:cstheme="minorBidi"/>
            <w:noProof/>
            <w:sz w:val="22"/>
            <w:szCs w:val="22"/>
          </w:rPr>
          <w:tab/>
        </w:r>
        <w:r w:rsidRPr="00CE7A05">
          <w:rPr>
            <w:rStyle w:val="Hyperlink"/>
            <w:rFonts w:cstheme="minorHAnsi"/>
            <w:b/>
            <w:i/>
            <w:noProof/>
            <w:lang w:val="en-GB"/>
          </w:rPr>
          <w:t>DMO_SELLIN_PROD_PLAN_MIR</w:t>
        </w:r>
        <w:r>
          <w:rPr>
            <w:noProof/>
            <w:webHidden/>
          </w:rPr>
          <w:tab/>
        </w:r>
        <w:r>
          <w:rPr>
            <w:noProof/>
            <w:webHidden/>
          </w:rPr>
          <w:fldChar w:fldCharType="begin"/>
        </w:r>
        <w:r>
          <w:rPr>
            <w:noProof/>
            <w:webHidden/>
          </w:rPr>
          <w:instrText xml:space="preserve"> PAGEREF _Toc415065541 \h </w:instrText>
        </w:r>
      </w:ins>
      <w:r>
        <w:rPr>
          <w:noProof/>
          <w:webHidden/>
        </w:rPr>
      </w:r>
      <w:r>
        <w:rPr>
          <w:noProof/>
          <w:webHidden/>
        </w:rPr>
        <w:fldChar w:fldCharType="separate"/>
      </w:r>
      <w:ins w:id="221" w:author="Rakesh Singhi" w:date="2015-03-25T16:42:00Z">
        <w:r>
          <w:rPr>
            <w:noProof/>
            <w:webHidden/>
          </w:rPr>
          <w:t>36</w:t>
        </w:r>
        <w:r>
          <w:rPr>
            <w:noProof/>
            <w:webHidden/>
          </w:rPr>
          <w:fldChar w:fldCharType="end"/>
        </w:r>
        <w:r w:rsidRPr="00CE7A05">
          <w:rPr>
            <w:rStyle w:val="Hyperlink"/>
            <w:noProof/>
          </w:rPr>
          <w:fldChar w:fldCharType="end"/>
        </w:r>
      </w:ins>
    </w:p>
    <w:p w14:paraId="4660B33D" w14:textId="77777777" w:rsidR="00C525F5" w:rsidRDefault="00C525F5">
      <w:pPr>
        <w:pStyle w:val="TOC2"/>
        <w:tabs>
          <w:tab w:val="left" w:pos="1400"/>
        </w:tabs>
        <w:rPr>
          <w:ins w:id="222" w:author="Rakesh Singhi" w:date="2015-03-25T16:42:00Z"/>
          <w:rFonts w:asciiTheme="minorHAnsi" w:eastAsiaTheme="minorEastAsia" w:hAnsiTheme="minorHAnsi" w:cstheme="minorBidi"/>
          <w:noProof/>
          <w:sz w:val="22"/>
          <w:szCs w:val="22"/>
        </w:rPr>
      </w:pPr>
      <w:ins w:id="22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"_Toc415065542"</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3.12.16</w:t>
        </w:r>
        <w:r>
          <w:rPr>
            <w:rFonts w:asciiTheme="minorHAnsi" w:eastAsiaTheme="minorEastAsia" w:hAnsiTheme="minorHAnsi" w:cstheme="minorBidi"/>
            <w:noProof/>
            <w:sz w:val="22"/>
            <w:szCs w:val="22"/>
          </w:rPr>
          <w:tab/>
        </w:r>
        <w:r w:rsidRPr="00CE7A05">
          <w:rPr>
            <w:rStyle w:val="Hyperlink"/>
            <w:rFonts w:cstheme="minorHAnsi"/>
            <w:b/>
            <w:i/>
            <w:noProof/>
            <w:lang w:val="en-GB"/>
          </w:rPr>
          <w:t>DMO_SELOUT_PROD_PLAN_MIR</w:t>
        </w:r>
        <w:r>
          <w:rPr>
            <w:noProof/>
            <w:webHidden/>
          </w:rPr>
          <w:tab/>
        </w:r>
        <w:r>
          <w:rPr>
            <w:noProof/>
            <w:webHidden/>
          </w:rPr>
          <w:fldChar w:fldCharType="begin"/>
        </w:r>
        <w:r>
          <w:rPr>
            <w:noProof/>
            <w:webHidden/>
          </w:rPr>
          <w:instrText xml:space="preserve"> PAGEREF _Toc415065542 \h </w:instrText>
        </w:r>
      </w:ins>
      <w:r>
        <w:rPr>
          <w:noProof/>
          <w:webHidden/>
        </w:rPr>
      </w:r>
      <w:r>
        <w:rPr>
          <w:noProof/>
          <w:webHidden/>
        </w:rPr>
        <w:fldChar w:fldCharType="separate"/>
      </w:r>
      <w:ins w:id="224" w:author="Rakesh Singhi" w:date="2015-03-25T16:42:00Z">
        <w:r>
          <w:rPr>
            <w:noProof/>
            <w:webHidden/>
          </w:rPr>
          <w:t>39</w:t>
        </w:r>
        <w:r>
          <w:rPr>
            <w:noProof/>
            <w:webHidden/>
          </w:rPr>
          <w:fldChar w:fldCharType="end"/>
        </w:r>
        <w:r w:rsidRPr="00CE7A05">
          <w:rPr>
            <w:rStyle w:val="Hyperlink"/>
            <w:noProof/>
          </w:rPr>
          <w:fldChar w:fldCharType="end"/>
        </w:r>
      </w:ins>
    </w:p>
    <w:p w14:paraId="06C91437" w14:textId="77777777" w:rsidR="00C525F5" w:rsidRDefault="00C525F5">
      <w:pPr>
        <w:pStyle w:val="TOC2"/>
        <w:tabs>
          <w:tab w:val="left" w:pos="1400"/>
        </w:tabs>
        <w:rPr>
          <w:ins w:id="225" w:author="Rakesh Singhi" w:date="2015-03-25T16:42:00Z"/>
          <w:rFonts w:asciiTheme="minorHAnsi" w:eastAsiaTheme="minorEastAsia" w:hAnsiTheme="minorHAnsi" w:cstheme="minorBidi"/>
          <w:noProof/>
          <w:sz w:val="22"/>
          <w:szCs w:val="22"/>
        </w:rPr>
      </w:pPr>
      <w:ins w:id="22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"_Toc415065543"</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3.12.17</w:t>
        </w:r>
        <w:r>
          <w:rPr>
            <w:rFonts w:asciiTheme="minorHAnsi" w:eastAsiaTheme="minorEastAsia" w:hAnsiTheme="minorHAnsi" w:cstheme="minorBidi"/>
            <w:noProof/>
            <w:sz w:val="22"/>
            <w:szCs w:val="22"/>
          </w:rPr>
          <w:tab/>
        </w:r>
        <w:r w:rsidRPr="00CE7A05">
          <w:rPr>
            <w:rStyle w:val="Hyperlink"/>
            <w:rFonts w:cstheme="minorHAnsi"/>
            <w:b/>
            <w:i/>
            <w:noProof/>
            <w:lang w:val="en-GB"/>
          </w:rPr>
          <w:t>DMO_SELLIN_REV_PLAN_MIR</w:t>
        </w:r>
        <w:r>
          <w:rPr>
            <w:noProof/>
            <w:webHidden/>
          </w:rPr>
          <w:tab/>
        </w:r>
        <w:r>
          <w:rPr>
            <w:noProof/>
            <w:webHidden/>
          </w:rPr>
          <w:fldChar w:fldCharType="begin"/>
        </w:r>
        <w:r>
          <w:rPr>
            <w:noProof/>
            <w:webHidden/>
          </w:rPr>
          <w:instrText xml:space="preserve"> PAGEREF _Toc415065543 \h </w:instrText>
        </w:r>
      </w:ins>
      <w:r>
        <w:rPr>
          <w:noProof/>
          <w:webHidden/>
        </w:rPr>
      </w:r>
      <w:r>
        <w:rPr>
          <w:noProof/>
          <w:webHidden/>
        </w:rPr>
        <w:fldChar w:fldCharType="separate"/>
      </w:r>
      <w:ins w:id="227" w:author="Rakesh Singhi" w:date="2015-03-25T16:42:00Z">
        <w:r>
          <w:rPr>
            <w:noProof/>
            <w:webHidden/>
          </w:rPr>
          <w:t>41</w:t>
        </w:r>
        <w:r>
          <w:rPr>
            <w:noProof/>
            <w:webHidden/>
          </w:rPr>
          <w:fldChar w:fldCharType="end"/>
        </w:r>
        <w:r w:rsidRPr="00CE7A05">
          <w:rPr>
            <w:rStyle w:val="Hyperlink"/>
            <w:noProof/>
          </w:rPr>
          <w:fldChar w:fldCharType="end"/>
        </w:r>
      </w:ins>
    </w:p>
    <w:p w14:paraId="6B19286B" w14:textId="77777777" w:rsidR="00C525F5" w:rsidRDefault="00C525F5">
      <w:pPr>
        <w:pStyle w:val="TOC2"/>
        <w:tabs>
          <w:tab w:val="left" w:pos="1400"/>
        </w:tabs>
        <w:rPr>
          <w:ins w:id="228" w:author="Rakesh Singhi" w:date="2015-03-25T16:42:00Z"/>
          <w:rFonts w:asciiTheme="minorHAnsi" w:eastAsiaTheme="minorEastAsia" w:hAnsiTheme="minorHAnsi" w:cstheme="minorBidi"/>
          <w:noProof/>
          <w:sz w:val="22"/>
          <w:szCs w:val="22"/>
        </w:rPr>
      </w:pPr>
      <w:ins w:id="22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3.12.18</w:t>
        </w:r>
        <w:r>
          <w:rPr>
            <w:rFonts w:asciiTheme="minorHAnsi" w:eastAsiaTheme="minorEastAsia" w:hAnsiTheme="minorHAnsi" w:cstheme="minorBidi"/>
            <w:noProof/>
            <w:sz w:val="22"/>
            <w:szCs w:val="22"/>
          </w:rPr>
          <w:tab/>
        </w:r>
        <w:r w:rsidRPr="00CE7A05">
          <w:rPr>
            <w:rStyle w:val="Hyperlink"/>
            <w:rFonts w:cstheme="minorHAnsi"/>
            <w:b/>
            <w:i/>
            <w:noProof/>
            <w:lang w:val="en-GB"/>
          </w:rPr>
          <w:t>DMO_SELOUT_RV_BDE_PLAN_MIR</w:t>
        </w:r>
        <w:r>
          <w:rPr>
            <w:noProof/>
            <w:webHidden/>
          </w:rPr>
          <w:tab/>
        </w:r>
        <w:r>
          <w:rPr>
            <w:noProof/>
            <w:webHidden/>
          </w:rPr>
          <w:fldChar w:fldCharType="begin"/>
        </w:r>
        <w:r>
          <w:rPr>
            <w:noProof/>
            <w:webHidden/>
          </w:rPr>
          <w:instrText xml:space="preserve"> PAGEREF _Toc415065544 \h </w:instrText>
        </w:r>
      </w:ins>
      <w:r>
        <w:rPr>
          <w:noProof/>
          <w:webHidden/>
        </w:rPr>
      </w:r>
      <w:r>
        <w:rPr>
          <w:noProof/>
          <w:webHidden/>
        </w:rPr>
        <w:fldChar w:fldCharType="separate"/>
      </w:r>
      <w:ins w:id="230" w:author="Rakesh Singhi" w:date="2015-03-25T16:42:00Z">
        <w:r>
          <w:rPr>
            <w:noProof/>
            <w:webHidden/>
          </w:rPr>
          <w:t>43</w:t>
        </w:r>
        <w:r>
          <w:rPr>
            <w:noProof/>
            <w:webHidden/>
          </w:rPr>
          <w:fldChar w:fldCharType="end"/>
        </w:r>
        <w:r w:rsidRPr="00CE7A05">
          <w:rPr>
            <w:rStyle w:val="Hyperlink"/>
            <w:noProof/>
          </w:rPr>
          <w:fldChar w:fldCharType="end"/>
        </w:r>
      </w:ins>
    </w:p>
    <w:p w14:paraId="3F3071AE" w14:textId="77777777" w:rsidR="00C525F5" w:rsidRDefault="00C525F5">
      <w:pPr>
        <w:pStyle w:val="TOC2"/>
        <w:tabs>
          <w:tab w:val="left" w:pos="1400"/>
        </w:tabs>
        <w:rPr>
          <w:ins w:id="231" w:author="Rakesh Singhi" w:date="2015-03-25T16:42:00Z"/>
          <w:rFonts w:asciiTheme="minorHAnsi" w:eastAsiaTheme="minorEastAsia" w:hAnsiTheme="minorHAnsi" w:cstheme="minorBidi"/>
          <w:noProof/>
          <w:sz w:val="22"/>
          <w:szCs w:val="22"/>
        </w:rPr>
      </w:pPr>
      <w:ins w:id="23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3.12.19</w:t>
        </w:r>
        <w:r>
          <w:rPr>
            <w:rFonts w:asciiTheme="minorHAnsi" w:eastAsiaTheme="minorEastAsia" w:hAnsiTheme="minorHAnsi" w:cstheme="minorBidi"/>
            <w:noProof/>
            <w:sz w:val="22"/>
            <w:szCs w:val="22"/>
          </w:rPr>
          <w:tab/>
        </w:r>
        <w:r w:rsidRPr="00CE7A05">
          <w:rPr>
            <w:rStyle w:val="Hyperlink"/>
            <w:rFonts w:cstheme="minorHAnsi"/>
            <w:b/>
            <w:i/>
            <w:noProof/>
            <w:lang w:val="en-GB"/>
          </w:rPr>
          <w:t>DMO_SELOUT_RV_RES_PLAN_MIR</w:t>
        </w:r>
        <w:r>
          <w:rPr>
            <w:noProof/>
            <w:webHidden/>
          </w:rPr>
          <w:tab/>
        </w:r>
        <w:r>
          <w:rPr>
            <w:noProof/>
            <w:webHidden/>
          </w:rPr>
          <w:fldChar w:fldCharType="begin"/>
        </w:r>
        <w:r>
          <w:rPr>
            <w:noProof/>
            <w:webHidden/>
          </w:rPr>
          <w:instrText xml:space="preserve"> PAGEREF _Toc415065545 \h </w:instrText>
        </w:r>
      </w:ins>
      <w:r>
        <w:rPr>
          <w:noProof/>
          <w:webHidden/>
        </w:rPr>
      </w:r>
      <w:r>
        <w:rPr>
          <w:noProof/>
          <w:webHidden/>
        </w:rPr>
        <w:fldChar w:fldCharType="separate"/>
      </w:r>
      <w:ins w:id="233" w:author="Rakesh Singhi" w:date="2015-03-25T16:42:00Z">
        <w:r>
          <w:rPr>
            <w:noProof/>
            <w:webHidden/>
          </w:rPr>
          <w:t>48</w:t>
        </w:r>
        <w:r>
          <w:rPr>
            <w:noProof/>
            <w:webHidden/>
          </w:rPr>
          <w:fldChar w:fldCharType="end"/>
        </w:r>
        <w:r w:rsidRPr="00CE7A05">
          <w:rPr>
            <w:rStyle w:val="Hyperlink"/>
            <w:noProof/>
          </w:rPr>
          <w:fldChar w:fldCharType="end"/>
        </w:r>
      </w:ins>
    </w:p>
    <w:p w14:paraId="4085EDC3" w14:textId="77777777" w:rsidR="00C525F5" w:rsidRDefault="00C525F5">
      <w:pPr>
        <w:pStyle w:val="TOC2"/>
        <w:tabs>
          <w:tab w:val="left" w:pos="1400"/>
        </w:tabs>
        <w:rPr>
          <w:ins w:id="234" w:author="Rakesh Singhi" w:date="2015-03-25T16:42:00Z"/>
          <w:rFonts w:asciiTheme="minorHAnsi" w:eastAsiaTheme="minorEastAsia" w:hAnsiTheme="minorHAnsi" w:cstheme="minorBidi"/>
          <w:noProof/>
          <w:sz w:val="22"/>
          <w:szCs w:val="22"/>
        </w:rPr>
      </w:pPr>
      <w:ins w:id="23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3.12.20</w:t>
        </w:r>
        <w:r>
          <w:rPr>
            <w:rFonts w:asciiTheme="minorHAnsi" w:eastAsiaTheme="minorEastAsia" w:hAnsiTheme="minorHAnsi" w:cstheme="minorBidi"/>
            <w:noProof/>
            <w:sz w:val="22"/>
            <w:szCs w:val="22"/>
          </w:rPr>
          <w:tab/>
        </w:r>
        <w:r w:rsidRPr="00CE7A05">
          <w:rPr>
            <w:rStyle w:val="Hyperlink"/>
            <w:rFonts w:cstheme="minorHAnsi"/>
            <w:b/>
            <w:i/>
            <w:noProof/>
            <w:lang w:val="en-GB"/>
          </w:rPr>
          <w:t>DMO_PRODUCT_HIERARCH_MIR</w:t>
        </w:r>
        <w:r>
          <w:rPr>
            <w:noProof/>
            <w:webHidden/>
          </w:rPr>
          <w:tab/>
        </w:r>
        <w:r>
          <w:rPr>
            <w:noProof/>
            <w:webHidden/>
          </w:rPr>
          <w:fldChar w:fldCharType="begin"/>
        </w:r>
        <w:r>
          <w:rPr>
            <w:noProof/>
            <w:webHidden/>
          </w:rPr>
          <w:instrText xml:space="preserve"> PAGEREF _Toc415065546 \h </w:instrText>
        </w:r>
      </w:ins>
      <w:r>
        <w:rPr>
          <w:noProof/>
          <w:webHidden/>
        </w:rPr>
      </w:r>
      <w:r>
        <w:rPr>
          <w:noProof/>
          <w:webHidden/>
        </w:rPr>
        <w:fldChar w:fldCharType="separate"/>
      </w:r>
      <w:ins w:id="236" w:author="Rakesh Singhi" w:date="2015-03-25T16:42:00Z">
        <w:r>
          <w:rPr>
            <w:noProof/>
            <w:webHidden/>
          </w:rPr>
          <w:t>50</w:t>
        </w:r>
        <w:r>
          <w:rPr>
            <w:noProof/>
            <w:webHidden/>
          </w:rPr>
          <w:fldChar w:fldCharType="end"/>
        </w:r>
        <w:r w:rsidRPr="00CE7A05">
          <w:rPr>
            <w:rStyle w:val="Hyperlink"/>
            <w:noProof/>
          </w:rPr>
          <w:fldChar w:fldCharType="end"/>
        </w:r>
      </w:ins>
    </w:p>
    <w:p w14:paraId="6CFF2B9A" w14:textId="77777777" w:rsidR="00C525F5" w:rsidRDefault="00C525F5">
      <w:pPr>
        <w:pStyle w:val="TOC2"/>
        <w:tabs>
          <w:tab w:val="left" w:pos="1400"/>
        </w:tabs>
        <w:rPr>
          <w:ins w:id="237" w:author="Rakesh Singhi" w:date="2015-03-25T16:42:00Z"/>
          <w:rFonts w:asciiTheme="minorHAnsi" w:eastAsiaTheme="minorEastAsia" w:hAnsiTheme="minorHAnsi" w:cstheme="minorBidi"/>
          <w:noProof/>
          <w:sz w:val="22"/>
          <w:szCs w:val="22"/>
        </w:rPr>
      </w:pPr>
      <w:ins w:id="23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3.12.21</w:t>
        </w:r>
        <w:r>
          <w:rPr>
            <w:rFonts w:asciiTheme="minorHAnsi" w:eastAsiaTheme="minorEastAsia" w:hAnsiTheme="minorHAnsi" w:cstheme="minorBidi"/>
            <w:noProof/>
            <w:sz w:val="22"/>
            <w:szCs w:val="22"/>
          </w:rPr>
          <w:tab/>
        </w:r>
        <w:r w:rsidRPr="00CE7A05">
          <w:rPr>
            <w:rStyle w:val="Hyperlink"/>
            <w:rFonts w:cstheme="minorHAnsi"/>
            <w:b/>
            <w:i/>
            <w:noProof/>
            <w:lang w:val="en-GB"/>
          </w:rPr>
          <w:t>DMO_PRODUCT_CATALOG_MIR</w:t>
        </w:r>
        <w:r>
          <w:rPr>
            <w:noProof/>
            <w:webHidden/>
          </w:rPr>
          <w:tab/>
        </w:r>
        <w:r>
          <w:rPr>
            <w:noProof/>
            <w:webHidden/>
          </w:rPr>
          <w:fldChar w:fldCharType="begin"/>
        </w:r>
        <w:r>
          <w:rPr>
            <w:noProof/>
            <w:webHidden/>
          </w:rPr>
          <w:instrText xml:space="preserve"> PAGEREF _Toc415065547 \h </w:instrText>
        </w:r>
      </w:ins>
      <w:r>
        <w:rPr>
          <w:noProof/>
          <w:webHidden/>
        </w:rPr>
      </w:r>
      <w:r>
        <w:rPr>
          <w:noProof/>
          <w:webHidden/>
        </w:rPr>
        <w:fldChar w:fldCharType="separate"/>
      </w:r>
      <w:ins w:id="239" w:author="Rakesh Singhi" w:date="2015-03-25T16:42:00Z">
        <w:r>
          <w:rPr>
            <w:noProof/>
            <w:webHidden/>
          </w:rPr>
          <w:t>51</w:t>
        </w:r>
        <w:r>
          <w:rPr>
            <w:noProof/>
            <w:webHidden/>
          </w:rPr>
          <w:fldChar w:fldCharType="end"/>
        </w:r>
        <w:r w:rsidRPr="00CE7A05">
          <w:rPr>
            <w:rStyle w:val="Hyperlink"/>
            <w:noProof/>
          </w:rPr>
          <w:fldChar w:fldCharType="end"/>
        </w:r>
      </w:ins>
    </w:p>
    <w:p w14:paraId="1438A404" w14:textId="77777777" w:rsidR="00C525F5" w:rsidRDefault="00C525F5">
      <w:pPr>
        <w:pStyle w:val="TOC2"/>
        <w:tabs>
          <w:tab w:val="left" w:pos="1400"/>
        </w:tabs>
        <w:rPr>
          <w:ins w:id="240" w:author="Rakesh Singhi" w:date="2015-03-25T16:42:00Z"/>
          <w:rFonts w:asciiTheme="minorHAnsi" w:eastAsiaTheme="minorEastAsia" w:hAnsiTheme="minorHAnsi" w:cstheme="minorBidi"/>
          <w:noProof/>
          <w:sz w:val="22"/>
          <w:szCs w:val="22"/>
        </w:rPr>
      </w:pPr>
      <w:ins w:id="24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3.12.22</w:t>
        </w:r>
        <w:r>
          <w:rPr>
            <w:rFonts w:asciiTheme="minorHAnsi" w:eastAsiaTheme="minorEastAsia" w:hAnsiTheme="minorHAnsi" w:cstheme="minorBidi"/>
            <w:noProof/>
            <w:sz w:val="22"/>
            <w:szCs w:val="22"/>
          </w:rPr>
          <w:tab/>
        </w:r>
        <w:r w:rsidRPr="00CE7A05">
          <w:rPr>
            <w:rStyle w:val="Hyperlink"/>
            <w:rFonts w:cstheme="minorHAnsi"/>
            <w:b/>
            <w:i/>
            <w:noProof/>
            <w:lang w:val="en-GB"/>
          </w:rPr>
          <w:t>DMO_PRODUCT_EXP_MIR</w:t>
        </w:r>
        <w:r>
          <w:rPr>
            <w:noProof/>
            <w:webHidden/>
          </w:rPr>
          <w:tab/>
        </w:r>
        <w:r>
          <w:rPr>
            <w:noProof/>
            <w:webHidden/>
          </w:rPr>
          <w:fldChar w:fldCharType="begin"/>
        </w:r>
        <w:r>
          <w:rPr>
            <w:noProof/>
            <w:webHidden/>
          </w:rPr>
          <w:instrText xml:space="preserve"> PAGEREF _Toc415065548 \h </w:instrText>
        </w:r>
      </w:ins>
      <w:r>
        <w:rPr>
          <w:noProof/>
          <w:webHidden/>
        </w:rPr>
      </w:r>
      <w:r>
        <w:rPr>
          <w:noProof/>
          <w:webHidden/>
        </w:rPr>
        <w:fldChar w:fldCharType="separate"/>
      </w:r>
      <w:ins w:id="242" w:author="Rakesh Singhi" w:date="2015-03-25T16:42:00Z">
        <w:r>
          <w:rPr>
            <w:noProof/>
            <w:webHidden/>
          </w:rPr>
          <w:t>52</w:t>
        </w:r>
        <w:r>
          <w:rPr>
            <w:noProof/>
            <w:webHidden/>
          </w:rPr>
          <w:fldChar w:fldCharType="end"/>
        </w:r>
        <w:r w:rsidRPr="00CE7A05">
          <w:rPr>
            <w:rStyle w:val="Hyperlink"/>
            <w:noProof/>
          </w:rPr>
          <w:fldChar w:fldCharType="end"/>
        </w:r>
      </w:ins>
    </w:p>
    <w:p w14:paraId="5BF8E4AD" w14:textId="77777777" w:rsidR="00C525F5" w:rsidRDefault="00C525F5">
      <w:pPr>
        <w:pStyle w:val="TOC2"/>
        <w:tabs>
          <w:tab w:val="left" w:pos="1400"/>
        </w:tabs>
        <w:rPr>
          <w:ins w:id="243" w:author="Rakesh Singhi" w:date="2015-03-25T16:42:00Z"/>
          <w:rFonts w:asciiTheme="minorHAnsi" w:eastAsiaTheme="minorEastAsia" w:hAnsiTheme="minorHAnsi" w:cstheme="minorBidi"/>
          <w:noProof/>
          <w:sz w:val="22"/>
          <w:szCs w:val="22"/>
        </w:rPr>
      </w:pPr>
      <w:ins w:id="24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"_Toc415065549"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3.12.23</w:t>
        </w:r>
        <w:r>
          <w:rPr>
            <w:rFonts w:asciiTheme="minorHAnsi" w:eastAsiaTheme="minorEastAsia" w:hAnsiTheme="minorHAnsi" w:cstheme="minorBidi"/>
            <w:noProof/>
            <w:sz w:val="22"/>
            <w:szCs w:val="22"/>
          </w:rPr>
          <w:tab/>
        </w:r>
        <w:r w:rsidRPr="00CE7A05">
          <w:rPr>
            <w:rStyle w:val="Hyperlink"/>
            <w:rFonts w:cstheme="minorHAnsi"/>
            <w:b/>
            <w:i/>
            <w:noProof/>
            <w:lang w:val="en-GB"/>
          </w:rPr>
          <w:t>DMO_PARTNER_EXP_MIR</w:t>
        </w:r>
        <w:r>
          <w:rPr>
            <w:noProof/>
            <w:webHidden/>
          </w:rPr>
          <w:tab/>
        </w:r>
        <w:r>
          <w:rPr>
            <w:noProof/>
            <w:webHidden/>
          </w:rPr>
          <w:fldChar w:fldCharType="begin"/>
        </w:r>
        <w:r>
          <w:rPr>
            <w:noProof/>
            <w:webHidden/>
          </w:rPr>
          <w:instrText xml:space="preserve"> PAGEREF _Toc415065549 \h </w:instrText>
        </w:r>
      </w:ins>
      <w:r>
        <w:rPr>
          <w:noProof/>
          <w:webHidden/>
        </w:rPr>
      </w:r>
      <w:r>
        <w:rPr>
          <w:noProof/>
          <w:webHidden/>
        </w:rPr>
        <w:fldChar w:fldCharType="separate"/>
      </w:r>
      <w:ins w:id="245" w:author="Rakesh Singhi" w:date="2015-03-25T16:42:00Z">
        <w:r>
          <w:rPr>
            <w:noProof/>
            <w:webHidden/>
          </w:rPr>
          <w:t>53</w:t>
        </w:r>
        <w:r>
          <w:rPr>
            <w:noProof/>
            <w:webHidden/>
          </w:rPr>
          <w:fldChar w:fldCharType="end"/>
        </w:r>
        <w:r w:rsidRPr="00CE7A05">
          <w:rPr>
            <w:rStyle w:val="Hyperlink"/>
            <w:noProof/>
          </w:rPr>
          <w:fldChar w:fldCharType="end"/>
        </w:r>
      </w:ins>
    </w:p>
    <w:p w14:paraId="766995AA" w14:textId="77777777" w:rsidR="00C525F5" w:rsidRDefault="00C525F5">
      <w:pPr>
        <w:pStyle w:val="TOC2"/>
        <w:tabs>
          <w:tab w:val="left" w:pos="1400"/>
        </w:tabs>
        <w:rPr>
          <w:ins w:id="246" w:author="Rakesh Singhi" w:date="2015-03-25T16:42:00Z"/>
          <w:rFonts w:asciiTheme="minorHAnsi" w:eastAsiaTheme="minorEastAsia" w:hAnsiTheme="minorHAnsi" w:cstheme="minorBidi"/>
          <w:noProof/>
          <w:sz w:val="22"/>
          <w:szCs w:val="22"/>
        </w:rPr>
      </w:pPr>
      <w:ins w:id="24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"_Toc415065550"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3.12.24</w:t>
        </w:r>
        <w:r>
          <w:rPr>
            <w:rFonts w:asciiTheme="minorHAnsi" w:eastAsiaTheme="minorEastAsia" w:hAnsiTheme="minorHAnsi" w:cstheme="minorBidi"/>
            <w:noProof/>
            <w:sz w:val="22"/>
            <w:szCs w:val="22"/>
          </w:rPr>
          <w:tab/>
        </w:r>
        <w:r w:rsidRPr="00CE7A05">
          <w:rPr>
            <w:rStyle w:val="Hyperlink"/>
            <w:rFonts w:cstheme="minorHAnsi"/>
            <w:b/>
            <w:i/>
            <w:noProof/>
            <w:lang w:val="en-GB"/>
          </w:rPr>
          <w:t>DMO_ORDER_EXCEPTION_MIR</w:t>
        </w:r>
        <w:r>
          <w:rPr>
            <w:noProof/>
            <w:webHidden/>
          </w:rPr>
          <w:tab/>
        </w:r>
        <w:r>
          <w:rPr>
            <w:noProof/>
            <w:webHidden/>
          </w:rPr>
          <w:fldChar w:fldCharType="begin"/>
        </w:r>
        <w:r>
          <w:rPr>
            <w:noProof/>
            <w:webHidden/>
          </w:rPr>
          <w:instrText xml:space="preserve"> PAGEREF _Toc415065550 \h </w:instrText>
        </w:r>
      </w:ins>
      <w:r>
        <w:rPr>
          <w:noProof/>
          <w:webHidden/>
        </w:rPr>
      </w:r>
      <w:r>
        <w:rPr>
          <w:noProof/>
          <w:webHidden/>
        </w:rPr>
        <w:fldChar w:fldCharType="separate"/>
      </w:r>
      <w:ins w:id="248" w:author="Rakesh Singhi" w:date="2015-03-25T16:42:00Z">
        <w:r>
          <w:rPr>
            <w:noProof/>
            <w:webHidden/>
          </w:rPr>
          <w:t>54</w:t>
        </w:r>
        <w:r>
          <w:rPr>
            <w:noProof/>
            <w:webHidden/>
          </w:rPr>
          <w:fldChar w:fldCharType="end"/>
        </w:r>
        <w:r w:rsidRPr="00CE7A05">
          <w:rPr>
            <w:rStyle w:val="Hyperlink"/>
            <w:noProof/>
          </w:rPr>
          <w:fldChar w:fldCharType="end"/>
        </w:r>
      </w:ins>
    </w:p>
    <w:p w14:paraId="4B9F8C46" w14:textId="77777777" w:rsidR="00C525F5" w:rsidRDefault="00C525F5">
      <w:pPr>
        <w:pStyle w:val="TOC2"/>
        <w:tabs>
          <w:tab w:val="left" w:pos="1200"/>
        </w:tabs>
        <w:rPr>
          <w:ins w:id="249" w:author="Rakesh Singhi" w:date="2015-03-25T16:42:00Z"/>
          <w:rFonts w:asciiTheme="minorHAnsi" w:eastAsiaTheme="minorEastAsia" w:hAnsiTheme="minorHAnsi" w:cstheme="minorBidi"/>
          <w:noProof/>
          <w:sz w:val="22"/>
          <w:szCs w:val="22"/>
        </w:rPr>
      </w:pPr>
      <w:ins w:id="25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"_Toc415065551"</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3.13</w:t>
        </w:r>
        <w:r>
          <w:rPr>
            <w:rFonts w:asciiTheme="minorHAnsi" w:eastAsiaTheme="minorEastAsia" w:hAnsiTheme="minorHAnsi" w:cstheme="minorBidi"/>
            <w:noProof/>
            <w:sz w:val="22"/>
            <w:szCs w:val="22"/>
          </w:rPr>
          <w:tab/>
        </w:r>
        <w:r w:rsidRPr="00CE7A05">
          <w:rPr>
            <w:rStyle w:val="Hyperlink"/>
            <w:rFonts w:cstheme="minorHAnsi"/>
            <w:b/>
            <w:noProof/>
            <w:lang w:val="en-GB"/>
          </w:rPr>
          <w:t>Staging Area 1 - Populate EBIP Current Snapshot</w:t>
        </w:r>
        <w:r>
          <w:rPr>
            <w:noProof/>
            <w:webHidden/>
          </w:rPr>
          <w:tab/>
        </w:r>
        <w:r>
          <w:rPr>
            <w:noProof/>
            <w:webHidden/>
          </w:rPr>
          <w:fldChar w:fldCharType="begin"/>
        </w:r>
        <w:r>
          <w:rPr>
            <w:noProof/>
            <w:webHidden/>
          </w:rPr>
          <w:instrText xml:space="preserve"> PAGEREF _Toc415065551 \h </w:instrText>
        </w:r>
      </w:ins>
      <w:r>
        <w:rPr>
          <w:noProof/>
          <w:webHidden/>
        </w:rPr>
      </w:r>
      <w:r>
        <w:rPr>
          <w:noProof/>
          <w:webHidden/>
        </w:rPr>
        <w:fldChar w:fldCharType="separate"/>
      </w:r>
      <w:ins w:id="251" w:author="Rakesh Singhi" w:date="2015-03-25T16:42:00Z">
        <w:r>
          <w:rPr>
            <w:noProof/>
            <w:webHidden/>
          </w:rPr>
          <w:t>55</w:t>
        </w:r>
        <w:r>
          <w:rPr>
            <w:noProof/>
            <w:webHidden/>
          </w:rPr>
          <w:fldChar w:fldCharType="end"/>
        </w:r>
        <w:r w:rsidRPr="00CE7A05">
          <w:rPr>
            <w:rStyle w:val="Hyperlink"/>
            <w:noProof/>
          </w:rPr>
          <w:fldChar w:fldCharType="end"/>
        </w:r>
      </w:ins>
    </w:p>
    <w:p w14:paraId="42D53A76" w14:textId="77777777" w:rsidR="00C525F5" w:rsidRDefault="00C525F5">
      <w:pPr>
        <w:pStyle w:val="TOC2"/>
        <w:tabs>
          <w:tab w:val="left" w:pos="1200"/>
        </w:tabs>
        <w:rPr>
          <w:ins w:id="252" w:author="Rakesh Singhi" w:date="2015-03-25T16:42:00Z"/>
          <w:rFonts w:asciiTheme="minorHAnsi" w:eastAsiaTheme="minorEastAsia" w:hAnsiTheme="minorHAnsi" w:cstheme="minorBidi"/>
          <w:noProof/>
          <w:sz w:val="22"/>
          <w:szCs w:val="22"/>
        </w:rPr>
      </w:pPr>
      <w:ins w:id="25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"_Toc415065557"</w:instrText>
        </w:r>
        <w:r w:rsidRPr="00CE7A05">
          <w:rPr>
            <w:rStyle w:val="Hyperlink"/>
            <w:noProof/>
          </w:rPr>
          <w:instrText xml:space="preserve"> </w:instrText>
        </w:r>
        <w:r w:rsidRPr="00CE7A05">
          <w:rPr>
            <w:rStyle w:val="Hyperlink"/>
            <w:noProof/>
          </w:rPr>
          <w:fldChar w:fldCharType="separate"/>
        </w:r>
        <w:r w:rsidRPr="00CE7A05">
          <w:rPr>
            <w:rStyle w:val="Hyperlink"/>
            <w:rFonts w:eastAsia="Calibri" w:cstheme="minorHAnsi"/>
            <w:b/>
            <w:i/>
            <w:noProof/>
            <w:lang w:val="en-GB"/>
          </w:rPr>
          <w:t>3.13.1</w:t>
        </w:r>
        <w:r>
          <w:rPr>
            <w:rFonts w:asciiTheme="minorHAnsi" w:eastAsiaTheme="minorEastAsia" w:hAnsiTheme="minorHAnsi" w:cstheme="minorBidi"/>
            <w:noProof/>
            <w:sz w:val="22"/>
            <w:szCs w:val="22"/>
          </w:rPr>
          <w:tab/>
        </w:r>
        <w:r w:rsidRPr="00CE7A05">
          <w:rPr>
            <w:rStyle w:val="Hyperlink"/>
            <w:rFonts w:eastAsia="Calibri" w:cstheme="minorHAnsi"/>
            <w:b/>
            <w:i/>
            <w:noProof/>
            <w:lang w:val="en-GB"/>
          </w:rPr>
          <w:t>Control Table for EBIP Snapshot</w:t>
        </w:r>
        <w:r>
          <w:rPr>
            <w:noProof/>
            <w:webHidden/>
          </w:rPr>
          <w:tab/>
        </w:r>
        <w:r>
          <w:rPr>
            <w:noProof/>
            <w:webHidden/>
          </w:rPr>
          <w:fldChar w:fldCharType="begin"/>
        </w:r>
        <w:r>
          <w:rPr>
            <w:noProof/>
            <w:webHidden/>
          </w:rPr>
          <w:instrText xml:space="preserve"> PAGEREF _Toc415065557 \h </w:instrText>
        </w:r>
      </w:ins>
      <w:r>
        <w:rPr>
          <w:noProof/>
          <w:webHidden/>
        </w:rPr>
      </w:r>
      <w:r>
        <w:rPr>
          <w:noProof/>
          <w:webHidden/>
        </w:rPr>
        <w:fldChar w:fldCharType="separate"/>
      </w:r>
      <w:ins w:id="254" w:author="Rakesh Singhi" w:date="2015-03-25T16:42:00Z">
        <w:r>
          <w:rPr>
            <w:noProof/>
            <w:webHidden/>
          </w:rPr>
          <w:t>55</w:t>
        </w:r>
        <w:r>
          <w:rPr>
            <w:noProof/>
            <w:webHidden/>
          </w:rPr>
          <w:fldChar w:fldCharType="end"/>
        </w:r>
        <w:r w:rsidRPr="00CE7A05">
          <w:rPr>
            <w:rStyle w:val="Hyperlink"/>
            <w:noProof/>
          </w:rPr>
          <w:fldChar w:fldCharType="end"/>
        </w:r>
      </w:ins>
    </w:p>
    <w:p w14:paraId="0930A354" w14:textId="77777777" w:rsidR="00C525F5" w:rsidRDefault="00C525F5">
      <w:pPr>
        <w:pStyle w:val="TOC2"/>
        <w:tabs>
          <w:tab w:val="left" w:pos="1200"/>
        </w:tabs>
        <w:rPr>
          <w:ins w:id="255" w:author="Rakesh Singhi" w:date="2015-03-25T16:42:00Z"/>
          <w:rFonts w:asciiTheme="minorHAnsi" w:eastAsiaTheme="minorEastAsia" w:hAnsiTheme="minorHAnsi" w:cstheme="minorBidi"/>
          <w:noProof/>
          <w:sz w:val="22"/>
          <w:szCs w:val="22"/>
        </w:rPr>
      </w:pPr>
      <w:ins w:id="25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"_Toc415065558"</w:instrText>
        </w:r>
        <w:r w:rsidRPr="00CE7A05">
          <w:rPr>
            <w:rStyle w:val="Hyperlink"/>
            <w:noProof/>
          </w:rPr>
          <w:instrText xml:space="preserve"> </w:instrText>
        </w:r>
        <w:r w:rsidRPr="00CE7A05">
          <w:rPr>
            <w:rStyle w:val="Hyperlink"/>
            <w:noProof/>
          </w:rPr>
          <w:fldChar w:fldCharType="separate"/>
        </w:r>
        <w:r w:rsidRPr="00CE7A05">
          <w:rPr>
            <w:rStyle w:val="Hyperlink"/>
            <w:rFonts w:eastAsia="Calibri" w:cstheme="minorHAnsi"/>
            <w:b/>
            <w:i/>
            <w:noProof/>
            <w:lang w:val="en-GB"/>
          </w:rPr>
          <w:t>3.13.2</w:t>
        </w:r>
        <w:r>
          <w:rPr>
            <w:rFonts w:asciiTheme="minorHAnsi" w:eastAsiaTheme="minorEastAsia" w:hAnsiTheme="minorHAnsi" w:cstheme="minorBidi"/>
            <w:noProof/>
            <w:sz w:val="22"/>
            <w:szCs w:val="22"/>
          </w:rPr>
          <w:tab/>
        </w:r>
        <w:r w:rsidRPr="00CE7A05">
          <w:rPr>
            <w:rStyle w:val="Hyperlink"/>
            <w:rFonts w:eastAsia="Calibri" w:cstheme="minorHAnsi"/>
            <w:b/>
            <w:i/>
            <w:noProof/>
            <w:lang w:val="en-GB"/>
          </w:rPr>
          <w:t>Populate the EBIP Current Snapshot</w:t>
        </w:r>
        <w:r>
          <w:rPr>
            <w:noProof/>
            <w:webHidden/>
          </w:rPr>
          <w:tab/>
        </w:r>
        <w:r>
          <w:rPr>
            <w:noProof/>
            <w:webHidden/>
          </w:rPr>
          <w:fldChar w:fldCharType="begin"/>
        </w:r>
        <w:r>
          <w:rPr>
            <w:noProof/>
            <w:webHidden/>
          </w:rPr>
          <w:instrText xml:space="preserve"> PAGEREF _Toc415065558 \h </w:instrText>
        </w:r>
      </w:ins>
      <w:r>
        <w:rPr>
          <w:noProof/>
          <w:webHidden/>
        </w:rPr>
      </w:r>
      <w:r>
        <w:rPr>
          <w:noProof/>
          <w:webHidden/>
        </w:rPr>
        <w:fldChar w:fldCharType="separate"/>
      </w:r>
      <w:ins w:id="257" w:author="Rakesh Singhi" w:date="2015-03-25T16:42:00Z">
        <w:r>
          <w:rPr>
            <w:noProof/>
            <w:webHidden/>
          </w:rPr>
          <w:t>56</w:t>
        </w:r>
        <w:r>
          <w:rPr>
            <w:noProof/>
            <w:webHidden/>
          </w:rPr>
          <w:fldChar w:fldCharType="end"/>
        </w:r>
        <w:r w:rsidRPr="00CE7A05">
          <w:rPr>
            <w:rStyle w:val="Hyperlink"/>
            <w:noProof/>
          </w:rPr>
          <w:fldChar w:fldCharType="end"/>
        </w:r>
      </w:ins>
    </w:p>
    <w:p w14:paraId="29F6748E" w14:textId="77777777" w:rsidR="00C525F5" w:rsidRDefault="00C525F5">
      <w:pPr>
        <w:pStyle w:val="TOC2"/>
        <w:tabs>
          <w:tab w:val="left" w:pos="1200"/>
        </w:tabs>
        <w:rPr>
          <w:ins w:id="258" w:author="Rakesh Singhi" w:date="2015-03-25T16:42:00Z"/>
          <w:rFonts w:asciiTheme="minorHAnsi" w:eastAsiaTheme="minorEastAsia" w:hAnsiTheme="minorHAnsi" w:cstheme="minorBidi"/>
          <w:noProof/>
          <w:sz w:val="22"/>
          <w:szCs w:val="22"/>
        </w:rPr>
      </w:pPr>
      <w:ins w:id="25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"_Toc415065559"</w:instrText>
        </w:r>
        <w:r w:rsidRPr="00CE7A05">
          <w:rPr>
            <w:rStyle w:val="Hyperlink"/>
            <w:noProof/>
          </w:rPr>
          <w:instrText xml:space="preserve"> </w:instrText>
        </w:r>
        <w:r w:rsidRPr="00CE7A05">
          <w:rPr>
            <w:rStyle w:val="Hyperlink"/>
            <w:noProof/>
          </w:rPr>
          <w:fldChar w:fldCharType="separate"/>
        </w:r>
        <w:r w:rsidRPr="00CE7A05">
          <w:rPr>
            <w:rStyle w:val="Hyperlink"/>
            <w:rFonts w:eastAsia="Calibri" w:cstheme="minorHAnsi"/>
            <w:b/>
            <w:i/>
            <w:noProof/>
            <w:lang w:val="en-GB"/>
          </w:rPr>
          <w:t>3.13.3</w:t>
        </w:r>
        <w:r>
          <w:rPr>
            <w:rFonts w:asciiTheme="minorHAnsi" w:eastAsiaTheme="minorEastAsia" w:hAnsiTheme="minorHAnsi" w:cstheme="minorBidi"/>
            <w:noProof/>
            <w:sz w:val="22"/>
            <w:szCs w:val="22"/>
          </w:rPr>
          <w:tab/>
        </w:r>
        <w:r w:rsidRPr="00CE7A05">
          <w:rPr>
            <w:rStyle w:val="Hyperlink"/>
            <w:rFonts w:eastAsia="Calibri" w:cstheme="minorHAnsi"/>
            <w:b/>
            <w:i/>
            <w:noProof/>
            <w:lang w:val="en-GB"/>
          </w:rPr>
          <w:t>Sample</w:t>
        </w:r>
        <w:r>
          <w:rPr>
            <w:noProof/>
            <w:webHidden/>
          </w:rPr>
          <w:tab/>
        </w:r>
        <w:r>
          <w:rPr>
            <w:noProof/>
            <w:webHidden/>
          </w:rPr>
          <w:fldChar w:fldCharType="begin"/>
        </w:r>
        <w:r>
          <w:rPr>
            <w:noProof/>
            <w:webHidden/>
          </w:rPr>
          <w:instrText xml:space="preserve"> PAGEREF _Toc415065559 \h </w:instrText>
        </w:r>
      </w:ins>
      <w:r>
        <w:rPr>
          <w:noProof/>
          <w:webHidden/>
        </w:rPr>
      </w:r>
      <w:r>
        <w:rPr>
          <w:noProof/>
          <w:webHidden/>
        </w:rPr>
        <w:fldChar w:fldCharType="separate"/>
      </w:r>
      <w:ins w:id="260" w:author="Rakesh Singhi" w:date="2015-03-25T16:42:00Z">
        <w:r>
          <w:rPr>
            <w:noProof/>
            <w:webHidden/>
          </w:rPr>
          <w:t>57</w:t>
        </w:r>
        <w:r>
          <w:rPr>
            <w:noProof/>
            <w:webHidden/>
          </w:rPr>
          <w:fldChar w:fldCharType="end"/>
        </w:r>
        <w:r w:rsidRPr="00CE7A05">
          <w:rPr>
            <w:rStyle w:val="Hyperlink"/>
            <w:noProof/>
          </w:rPr>
          <w:fldChar w:fldCharType="end"/>
        </w:r>
      </w:ins>
    </w:p>
    <w:p w14:paraId="6EE23769" w14:textId="77777777" w:rsidR="00C525F5" w:rsidRDefault="00C525F5">
      <w:pPr>
        <w:pStyle w:val="TOC2"/>
        <w:tabs>
          <w:tab w:val="left" w:pos="1200"/>
        </w:tabs>
        <w:rPr>
          <w:ins w:id="261" w:author="Rakesh Singhi" w:date="2015-03-25T16:42:00Z"/>
          <w:rFonts w:asciiTheme="minorHAnsi" w:eastAsiaTheme="minorEastAsia" w:hAnsiTheme="minorHAnsi" w:cstheme="minorBidi"/>
          <w:noProof/>
          <w:sz w:val="22"/>
          <w:szCs w:val="22"/>
        </w:rPr>
      </w:pPr>
      <w:ins w:id="26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"_Toc415065560"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rPr>
          <w:t>3.14</w:t>
        </w:r>
        <w:r>
          <w:rPr>
            <w:rFonts w:asciiTheme="minorHAnsi" w:eastAsiaTheme="minorEastAsia" w:hAnsiTheme="minorHAnsi" w:cstheme="minorBidi"/>
            <w:noProof/>
            <w:sz w:val="22"/>
            <w:szCs w:val="22"/>
          </w:rPr>
          <w:tab/>
        </w:r>
        <w:r w:rsidRPr="00CE7A05">
          <w:rPr>
            <w:rStyle w:val="Hyperlink"/>
            <w:rFonts w:cstheme="minorHAnsi"/>
            <w:b/>
            <w:noProof/>
            <w:lang w:val="en-GB"/>
          </w:rPr>
          <w:t>Staging Area 2 – Populate Delta and History for Data Mart</w:t>
        </w:r>
        <w:r>
          <w:rPr>
            <w:noProof/>
            <w:webHidden/>
          </w:rPr>
          <w:tab/>
        </w:r>
        <w:r>
          <w:rPr>
            <w:noProof/>
            <w:webHidden/>
          </w:rPr>
          <w:fldChar w:fldCharType="begin"/>
        </w:r>
        <w:r>
          <w:rPr>
            <w:noProof/>
            <w:webHidden/>
          </w:rPr>
          <w:instrText xml:space="preserve"> PAGEREF _Toc415065560 \h </w:instrText>
        </w:r>
      </w:ins>
      <w:r>
        <w:rPr>
          <w:noProof/>
          <w:webHidden/>
        </w:rPr>
      </w:r>
      <w:r>
        <w:rPr>
          <w:noProof/>
          <w:webHidden/>
        </w:rPr>
        <w:fldChar w:fldCharType="separate"/>
      </w:r>
      <w:ins w:id="263" w:author="Rakesh Singhi" w:date="2015-03-25T16:42:00Z">
        <w:r>
          <w:rPr>
            <w:noProof/>
            <w:webHidden/>
          </w:rPr>
          <w:t>57</w:t>
        </w:r>
        <w:r>
          <w:rPr>
            <w:noProof/>
            <w:webHidden/>
          </w:rPr>
          <w:fldChar w:fldCharType="end"/>
        </w:r>
        <w:r w:rsidRPr="00CE7A05">
          <w:rPr>
            <w:rStyle w:val="Hyperlink"/>
            <w:noProof/>
          </w:rPr>
          <w:fldChar w:fldCharType="end"/>
        </w:r>
      </w:ins>
    </w:p>
    <w:p w14:paraId="7774B073" w14:textId="77777777" w:rsidR="00C525F5" w:rsidRDefault="00C525F5">
      <w:pPr>
        <w:pStyle w:val="TOC2"/>
        <w:tabs>
          <w:tab w:val="left" w:pos="1200"/>
        </w:tabs>
        <w:rPr>
          <w:ins w:id="264" w:author="Rakesh Singhi" w:date="2015-03-25T16:42:00Z"/>
          <w:rFonts w:asciiTheme="minorHAnsi" w:eastAsiaTheme="minorEastAsia" w:hAnsiTheme="minorHAnsi" w:cstheme="minorBidi"/>
          <w:noProof/>
          <w:sz w:val="22"/>
          <w:szCs w:val="22"/>
        </w:rPr>
      </w:pPr>
      <w:ins w:id="26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"_Toc415065561"</w:instrText>
        </w:r>
        <w:r w:rsidRPr="00CE7A05">
          <w:rPr>
            <w:rStyle w:val="Hyperlink"/>
            <w:noProof/>
          </w:rPr>
          <w:instrText xml:space="preserve"> </w:instrText>
        </w:r>
        <w:r w:rsidRPr="00CE7A05">
          <w:rPr>
            <w:rStyle w:val="Hyperlink"/>
            <w:noProof/>
          </w:rPr>
          <w:fldChar w:fldCharType="separate"/>
        </w:r>
        <w:r w:rsidRPr="00CE7A05">
          <w:rPr>
            <w:rStyle w:val="Hyperlink"/>
            <w:rFonts w:eastAsia="Calibri" w:cstheme="minorHAnsi"/>
            <w:b/>
            <w:i/>
            <w:noProof/>
            <w:lang w:val="en-GB"/>
          </w:rPr>
          <w:t>3.14.1</w:t>
        </w:r>
        <w:r>
          <w:rPr>
            <w:rFonts w:asciiTheme="minorHAnsi" w:eastAsiaTheme="minorEastAsia" w:hAnsiTheme="minorHAnsi" w:cstheme="minorBidi"/>
            <w:noProof/>
            <w:sz w:val="22"/>
            <w:szCs w:val="22"/>
          </w:rPr>
          <w:tab/>
        </w:r>
        <w:r w:rsidRPr="00CE7A05">
          <w:rPr>
            <w:rStyle w:val="Hyperlink"/>
            <w:rFonts w:cstheme="minorHAnsi"/>
            <w:b/>
            <w:i/>
            <w:noProof/>
            <w:lang w:val="en-GB"/>
          </w:rPr>
          <w:t>Populate Delta Data</w:t>
        </w:r>
        <w:r>
          <w:rPr>
            <w:noProof/>
            <w:webHidden/>
          </w:rPr>
          <w:tab/>
        </w:r>
        <w:r>
          <w:rPr>
            <w:noProof/>
            <w:webHidden/>
          </w:rPr>
          <w:fldChar w:fldCharType="begin"/>
        </w:r>
        <w:r>
          <w:rPr>
            <w:noProof/>
            <w:webHidden/>
          </w:rPr>
          <w:instrText xml:space="preserve"> PAGEREF _Toc415065561 \h </w:instrText>
        </w:r>
      </w:ins>
      <w:r>
        <w:rPr>
          <w:noProof/>
          <w:webHidden/>
        </w:rPr>
      </w:r>
      <w:r>
        <w:rPr>
          <w:noProof/>
          <w:webHidden/>
        </w:rPr>
        <w:fldChar w:fldCharType="separate"/>
      </w:r>
      <w:ins w:id="266" w:author="Rakesh Singhi" w:date="2015-03-25T16:42:00Z">
        <w:r>
          <w:rPr>
            <w:noProof/>
            <w:webHidden/>
          </w:rPr>
          <w:t>57</w:t>
        </w:r>
        <w:r>
          <w:rPr>
            <w:noProof/>
            <w:webHidden/>
          </w:rPr>
          <w:fldChar w:fldCharType="end"/>
        </w:r>
        <w:r w:rsidRPr="00CE7A05">
          <w:rPr>
            <w:rStyle w:val="Hyperlink"/>
            <w:noProof/>
          </w:rPr>
          <w:fldChar w:fldCharType="end"/>
        </w:r>
      </w:ins>
    </w:p>
    <w:p w14:paraId="52A22EFA" w14:textId="77777777" w:rsidR="00C525F5" w:rsidRDefault="00C525F5">
      <w:pPr>
        <w:pStyle w:val="TOC2"/>
        <w:tabs>
          <w:tab w:val="left" w:pos="1200"/>
        </w:tabs>
        <w:rPr>
          <w:ins w:id="267" w:author="Rakesh Singhi" w:date="2015-03-25T16:42:00Z"/>
          <w:rFonts w:asciiTheme="minorHAnsi" w:eastAsiaTheme="minorEastAsia" w:hAnsiTheme="minorHAnsi" w:cstheme="minorBidi"/>
          <w:noProof/>
          <w:sz w:val="22"/>
          <w:szCs w:val="22"/>
        </w:rPr>
      </w:pPr>
      <w:ins w:id="26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"_Toc415065562"</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3.14.2</w:t>
        </w:r>
        <w:r>
          <w:rPr>
            <w:rFonts w:asciiTheme="minorHAnsi" w:eastAsiaTheme="minorEastAsia" w:hAnsiTheme="minorHAnsi" w:cstheme="minorBidi"/>
            <w:noProof/>
            <w:sz w:val="22"/>
            <w:szCs w:val="22"/>
          </w:rPr>
          <w:tab/>
        </w:r>
        <w:r w:rsidRPr="00CE7A05">
          <w:rPr>
            <w:rStyle w:val="Hyperlink"/>
            <w:rFonts w:cstheme="minorHAnsi"/>
            <w:b/>
            <w:i/>
            <w:noProof/>
            <w:lang w:val="en-GB"/>
          </w:rPr>
          <w:t>Populate History Data</w:t>
        </w:r>
        <w:r>
          <w:rPr>
            <w:noProof/>
            <w:webHidden/>
          </w:rPr>
          <w:tab/>
        </w:r>
        <w:r>
          <w:rPr>
            <w:noProof/>
            <w:webHidden/>
          </w:rPr>
          <w:fldChar w:fldCharType="begin"/>
        </w:r>
        <w:r>
          <w:rPr>
            <w:noProof/>
            <w:webHidden/>
          </w:rPr>
          <w:instrText xml:space="preserve"> PAGEREF _Toc415065562 \h </w:instrText>
        </w:r>
      </w:ins>
      <w:r>
        <w:rPr>
          <w:noProof/>
          <w:webHidden/>
        </w:rPr>
      </w:r>
      <w:r>
        <w:rPr>
          <w:noProof/>
          <w:webHidden/>
        </w:rPr>
        <w:fldChar w:fldCharType="separate"/>
      </w:r>
      <w:ins w:id="269" w:author="Rakesh Singhi" w:date="2015-03-25T16:42:00Z">
        <w:r>
          <w:rPr>
            <w:noProof/>
            <w:webHidden/>
          </w:rPr>
          <w:t>57</w:t>
        </w:r>
        <w:r>
          <w:rPr>
            <w:noProof/>
            <w:webHidden/>
          </w:rPr>
          <w:fldChar w:fldCharType="end"/>
        </w:r>
        <w:r w:rsidRPr="00CE7A05">
          <w:rPr>
            <w:rStyle w:val="Hyperlink"/>
            <w:noProof/>
          </w:rPr>
          <w:fldChar w:fldCharType="end"/>
        </w:r>
      </w:ins>
    </w:p>
    <w:p w14:paraId="32F108C2" w14:textId="77777777" w:rsidR="00C525F5" w:rsidRDefault="00C525F5">
      <w:pPr>
        <w:pStyle w:val="TOC2"/>
        <w:tabs>
          <w:tab w:val="left" w:pos="1200"/>
        </w:tabs>
        <w:rPr>
          <w:ins w:id="270" w:author="Rakesh Singhi" w:date="2015-03-25T16:42:00Z"/>
          <w:rFonts w:asciiTheme="minorHAnsi" w:eastAsiaTheme="minorEastAsia" w:hAnsiTheme="minorHAnsi" w:cstheme="minorBidi"/>
          <w:noProof/>
          <w:sz w:val="22"/>
          <w:szCs w:val="22"/>
        </w:rPr>
      </w:pPr>
      <w:ins w:id="27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"_Toc415065564"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3.14.3</w:t>
        </w:r>
        <w:r>
          <w:rPr>
            <w:rFonts w:asciiTheme="minorHAnsi" w:eastAsiaTheme="minorEastAsia" w:hAnsiTheme="minorHAnsi" w:cstheme="minorBidi"/>
            <w:noProof/>
            <w:sz w:val="22"/>
            <w:szCs w:val="22"/>
          </w:rPr>
          <w:tab/>
        </w:r>
        <w:r w:rsidRPr="00CE7A05">
          <w:rPr>
            <w:rStyle w:val="Hyperlink"/>
            <w:rFonts w:cstheme="minorHAnsi"/>
            <w:b/>
            <w:i/>
            <w:noProof/>
            <w:lang w:val="en-GB"/>
          </w:rPr>
          <w:t>Staging Summary</w:t>
        </w:r>
        <w:r>
          <w:rPr>
            <w:noProof/>
            <w:webHidden/>
          </w:rPr>
          <w:tab/>
        </w:r>
        <w:r>
          <w:rPr>
            <w:noProof/>
            <w:webHidden/>
          </w:rPr>
          <w:fldChar w:fldCharType="begin"/>
        </w:r>
        <w:r>
          <w:rPr>
            <w:noProof/>
            <w:webHidden/>
          </w:rPr>
          <w:instrText xml:space="preserve"> PAGEREF _Toc415065564 \h </w:instrText>
        </w:r>
      </w:ins>
      <w:r>
        <w:rPr>
          <w:noProof/>
          <w:webHidden/>
        </w:rPr>
      </w:r>
      <w:r>
        <w:rPr>
          <w:noProof/>
          <w:webHidden/>
        </w:rPr>
        <w:fldChar w:fldCharType="separate"/>
      </w:r>
      <w:ins w:id="272" w:author="Rakesh Singhi" w:date="2015-03-25T16:42:00Z">
        <w:r>
          <w:rPr>
            <w:noProof/>
            <w:webHidden/>
          </w:rPr>
          <w:t>58</w:t>
        </w:r>
        <w:r>
          <w:rPr>
            <w:noProof/>
            <w:webHidden/>
          </w:rPr>
          <w:fldChar w:fldCharType="end"/>
        </w:r>
        <w:r w:rsidRPr="00CE7A05">
          <w:rPr>
            <w:rStyle w:val="Hyperlink"/>
            <w:noProof/>
          </w:rPr>
          <w:fldChar w:fldCharType="end"/>
        </w:r>
      </w:ins>
    </w:p>
    <w:p w14:paraId="63E9CF72" w14:textId="77777777" w:rsidR="00C525F5" w:rsidRDefault="00C525F5">
      <w:pPr>
        <w:pStyle w:val="TOC2"/>
        <w:tabs>
          <w:tab w:val="left" w:pos="1200"/>
        </w:tabs>
        <w:rPr>
          <w:ins w:id="273" w:author="Rakesh Singhi" w:date="2015-03-25T16:42:00Z"/>
          <w:rFonts w:asciiTheme="minorHAnsi" w:eastAsiaTheme="minorEastAsia" w:hAnsiTheme="minorHAnsi" w:cstheme="minorBidi"/>
          <w:noProof/>
          <w:sz w:val="22"/>
          <w:szCs w:val="22"/>
        </w:rPr>
      </w:pPr>
      <w:ins w:id="27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"_Toc415065565"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3.14.4</w:t>
        </w:r>
        <w:r>
          <w:rPr>
            <w:rFonts w:asciiTheme="minorHAnsi" w:eastAsiaTheme="minorEastAsia" w:hAnsiTheme="minorHAnsi" w:cstheme="minorBidi"/>
            <w:noProof/>
            <w:sz w:val="22"/>
            <w:szCs w:val="22"/>
          </w:rPr>
          <w:tab/>
        </w:r>
        <w:r w:rsidRPr="00CE7A05">
          <w:rPr>
            <w:rStyle w:val="Hyperlink"/>
            <w:rFonts w:cstheme="minorHAnsi"/>
            <w:b/>
            <w:i/>
            <w:noProof/>
            <w:lang w:val="en-GB"/>
          </w:rPr>
          <w:t>Populate Dimension</w:t>
        </w:r>
        <w:r>
          <w:rPr>
            <w:noProof/>
            <w:webHidden/>
          </w:rPr>
          <w:tab/>
        </w:r>
        <w:r>
          <w:rPr>
            <w:noProof/>
            <w:webHidden/>
          </w:rPr>
          <w:fldChar w:fldCharType="begin"/>
        </w:r>
        <w:r>
          <w:rPr>
            <w:noProof/>
            <w:webHidden/>
          </w:rPr>
          <w:instrText xml:space="preserve"> PAGEREF _Toc415065565 \h </w:instrText>
        </w:r>
      </w:ins>
      <w:r>
        <w:rPr>
          <w:noProof/>
          <w:webHidden/>
        </w:rPr>
      </w:r>
      <w:r>
        <w:rPr>
          <w:noProof/>
          <w:webHidden/>
        </w:rPr>
        <w:fldChar w:fldCharType="separate"/>
      </w:r>
      <w:ins w:id="275" w:author="Rakesh Singhi" w:date="2015-03-25T16:42:00Z">
        <w:r>
          <w:rPr>
            <w:noProof/>
            <w:webHidden/>
          </w:rPr>
          <w:t>58</w:t>
        </w:r>
        <w:r>
          <w:rPr>
            <w:noProof/>
            <w:webHidden/>
          </w:rPr>
          <w:fldChar w:fldCharType="end"/>
        </w:r>
        <w:r w:rsidRPr="00CE7A05">
          <w:rPr>
            <w:rStyle w:val="Hyperlink"/>
            <w:noProof/>
          </w:rPr>
          <w:fldChar w:fldCharType="end"/>
        </w:r>
      </w:ins>
    </w:p>
    <w:p w14:paraId="1BC82182" w14:textId="77777777" w:rsidR="00C525F5" w:rsidRDefault="00C525F5">
      <w:pPr>
        <w:pStyle w:val="TOC2"/>
        <w:tabs>
          <w:tab w:val="left" w:pos="1200"/>
        </w:tabs>
        <w:rPr>
          <w:ins w:id="276" w:author="Rakesh Singhi" w:date="2015-03-25T16:42:00Z"/>
          <w:rFonts w:asciiTheme="minorHAnsi" w:eastAsiaTheme="minorEastAsia" w:hAnsiTheme="minorHAnsi" w:cstheme="minorBidi"/>
          <w:noProof/>
          <w:sz w:val="22"/>
          <w:szCs w:val="22"/>
        </w:rPr>
      </w:pPr>
      <w:ins w:id="27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"_Toc415065566"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3.15</w:t>
        </w:r>
        <w:r>
          <w:rPr>
            <w:rFonts w:asciiTheme="minorHAnsi" w:eastAsiaTheme="minorEastAsia" w:hAnsiTheme="minorHAnsi" w:cstheme="minorBidi"/>
            <w:noProof/>
            <w:sz w:val="22"/>
            <w:szCs w:val="22"/>
          </w:rPr>
          <w:tab/>
        </w:r>
        <w:r w:rsidRPr="00CE7A05">
          <w:rPr>
            <w:rStyle w:val="Hyperlink"/>
            <w:rFonts w:cstheme="minorHAnsi"/>
            <w:b/>
            <w:noProof/>
            <w:lang w:val="en-GB"/>
          </w:rPr>
          <w:t>Intermediate Fact</w:t>
        </w:r>
        <w:r>
          <w:rPr>
            <w:noProof/>
            <w:webHidden/>
          </w:rPr>
          <w:tab/>
        </w:r>
        <w:r>
          <w:rPr>
            <w:noProof/>
            <w:webHidden/>
          </w:rPr>
          <w:fldChar w:fldCharType="begin"/>
        </w:r>
        <w:r>
          <w:rPr>
            <w:noProof/>
            <w:webHidden/>
          </w:rPr>
          <w:instrText xml:space="preserve"> PAGEREF _Toc415065566 \h </w:instrText>
        </w:r>
      </w:ins>
      <w:r>
        <w:rPr>
          <w:noProof/>
          <w:webHidden/>
        </w:rPr>
      </w:r>
      <w:r>
        <w:rPr>
          <w:noProof/>
          <w:webHidden/>
        </w:rPr>
        <w:fldChar w:fldCharType="separate"/>
      </w:r>
      <w:ins w:id="278" w:author="Rakesh Singhi" w:date="2015-03-25T16:42:00Z">
        <w:r>
          <w:rPr>
            <w:noProof/>
            <w:webHidden/>
          </w:rPr>
          <w:t>60</w:t>
        </w:r>
        <w:r>
          <w:rPr>
            <w:noProof/>
            <w:webHidden/>
          </w:rPr>
          <w:fldChar w:fldCharType="end"/>
        </w:r>
        <w:r w:rsidRPr="00CE7A05">
          <w:rPr>
            <w:rStyle w:val="Hyperlink"/>
            <w:noProof/>
          </w:rPr>
          <w:fldChar w:fldCharType="end"/>
        </w:r>
      </w:ins>
    </w:p>
    <w:p w14:paraId="67BA2A94" w14:textId="77777777" w:rsidR="00C525F5" w:rsidRDefault="00C525F5">
      <w:pPr>
        <w:pStyle w:val="TOC2"/>
        <w:tabs>
          <w:tab w:val="left" w:pos="1200"/>
        </w:tabs>
        <w:rPr>
          <w:ins w:id="279" w:author="Rakesh Singhi" w:date="2015-03-25T16:42:00Z"/>
          <w:rFonts w:asciiTheme="minorHAnsi" w:eastAsiaTheme="minorEastAsia" w:hAnsiTheme="minorHAnsi" w:cstheme="minorBidi"/>
          <w:noProof/>
          <w:sz w:val="22"/>
          <w:szCs w:val="22"/>
        </w:rPr>
      </w:pPr>
      <w:ins w:id="28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"_Toc415065567"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3.15.1</w:t>
        </w:r>
        <w:r>
          <w:rPr>
            <w:rFonts w:asciiTheme="minorHAnsi" w:eastAsiaTheme="minorEastAsia" w:hAnsiTheme="minorHAnsi" w:cstheme="minorBidi"/>
            <w:noProof/>
            <w:sz w:val="22"/>
            <w:szCs w:val="22"/>
          </w:rPr>
          <w:tab/>
        </w:r>
        <w:r w:rsidRPr="00CE7A05">
          <w:rPr>
            <w:rStyle w:val="Hyperlink"/>
            <w:rFonts w:cstheme="minorHAnsi"/>
            <w:b/>
            <w:i/>
            <w:noProof/>
            <w:lang w:val="en-GB"/>
          </w:rPr>
          <w:t>Order Management Exception Process</w:t>
        </w:r>
        <w:r>
          <w:rPr>
            <w:noProof/>
            <w:webHidden/>
          </w:rPr>
          <w:tab/>
        </w:r>
        <w:r>
          <w:rPr>
            <w:noProof/>
            <w:webHidden/>
          </w:rPr>
          <w:fldChar w:fldCharType="begin"/>
        </w:r>
        <w:r>
          <w:rPr>
            <w:noProof/>
            <w:webHidden/>
          </w:rPr>
          <w:instrText xml:space="preserve"> PAGEREF _Toc415065567 \h </w:instrText>
        </w:r>
      </w:ins>
      <w:r>
        <w:rPr>
          <w:noProof/>
          <w:webHidden/>
        </w:rPr>
      </w:r>
      <w:r>
        <w:rPr>
          <w:noProof/>
          <w:webHidden/>
        </w:rPr>
        <w:fldChar w:fldCharType="separate"/>
      </w:r>
      <w:ins w:id="281" w:author="Rakesh Singhi" w:date="2015-03-25T16:42:00Z">
        <w:r>
          <w:rPr>
            <w:noProof/>
            <w:webHidden/>
          </w:rPr>
          <w:t>60</w:t>
        </w:r>
        <w:r>
          <w:rPr>
            <w:noProof/>
            <w:webHidden/>
          </w:rPr>
          <w:fldChar w:fldCharType="end"/>
        </w:r>
        <w:r w:rsidRPr="00CE7A05">
          <w:rPr>
            <w:rStyle w:val="Hyperlink"/>
            <w:noProof/>
          </w:rPr>
          <w:fldChar w:fldCharType="end"/>
        </w:r>
      </w:ins>
    </w:p>
    <w:p w14:paraId="6C004C00" w14:textId="77777777" w:rsidR="00C525F5" w:rsidRDefault="00C525F5">
      <w:pPr>
        <w:pStyle w:val="TOC2"/>
        <w:tabs>
          <w:tab w:val="left" w:pos="1200"/>
        </w:tabs>
        <w:rPr>
          <w:ins w:id="282" w:author="Rakesh Singhi" w:date="2015-03-25T16:42:00Z"/>
          <w:rFonts w:asciiTheme="minorHAnsi" w:eastAsiaTheme="minorEastAsia" w:hAnsiTheme="minorHAnsi" w:cstheme="minorBidi"/>
          <w:noProof/>
          <w:sz w:val="22"/>
          <w:szCs w:val="22"/>
        </w:rPr>
      </w:pPr>
      <w:ins w:id="28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"_Toc415065568"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3.15.2</w:t>
        </w:r>
        <w:r>
          <w:rPr>
            <w:rFonts w:asciiTheme="minorHAnsi" w:eastAsiaTheme="minorEastAsia" w:hAnsiTheme="minorHAnsi" w:cstheme="minorBidi"/>
            <w:noProof/>
            <w:sz w:val="22"/>
            <w:szCs w:val="22"/>
          </w:rPr>
          <w:tab/>
        </w:r>
        <w:r w:rsidRPr="00CE7A05">
          <w:rPr>
            <w:rStyle w:val="Hyperlink"/>
            <w:rFonts w:cstheme="minorHAnsi"/>
            <w:b/>
            <w:i/>
            <w:noProof/>
            <w:lang w:val="en-GB"/>
          </w:rPr>
          <w:t>DMO_SELL_IN_ERP_ISC_INTRM</w:t>
        </w:r>
        <w:r>
          <w:rPr>
            <w:noProof/>
            <w:webHidden/>
          </w:rPr>
          <w:tab/>
        </w:r>
        <w:r>
          <w:rPr>
            <w:noProof/>
            <w:webHidden/>
          </w:rPr>
          <w:fldChar w:fldCharType="begin"/>
        </w:r>
        <w:r>
          <w:rPr>
            <w:noProof/>
            <w:webHidden/>
          </w:rPr>
          <w:instrText xml:space="preserve"> PAGEREF _Toc415065568 \h </w:instrText>
        </w:r>
      </w:ins>
      <w:r>
        <w:rPr>
          <w:noProof/>
          <w:webHidden/>
        </w:rPr>
      </w:r>
      <w:r>
        <w:rPr>
          <w:noProof/>
          <w:webHidden/>
        </w:rPr>
        <w:fldChar w:fldCharType="separate"/>
      </w:r>
      <w:ins w:id="284" w:author="Rakesh Singhi" w:date="2015-03-25T16:42:00Z">
        <w:r>
          <w:rPr>
            <w:noProof/>
            <w:webHidden/>
          </w:rPr>
          <w:t>60</w:t>
        </w:r>
        <w:r>
          <w:rPr>
            <w:noProof/>
            <w:webHidden/>
          </w:rPr>
          <w:fldChar w:fldCharType="end"/>
        </w:r>
        <w:r w:rsidRPr="00CE7A05">
          <w:rPr>
            <w:rStyle w:val="Hyperlink"/>
            <w:noProof/>
          </w:rPr>
          <w:fldChar w:fldCharType="end"/>
        </w:r>
      </w:ins>
    </w:p>
    <w:p w14:paraId="62708CD7" w14:textId="77777777" w:rsidR="00C525F5" w:rsidRDefault="00C525F5">
      <w:pPr>
        <w:pStyle w:val="TOC2"/>
        <w:tabs>
          <w:tab w:val="left" w:pos="1200"/>
        </w:tabs>
        <w:rPr>
          <w:ins w:id="285" w:author="Rakesh Singhi" w:date="2015-03-25T16:42:00Z"/>
          <w:rFonts w:asciiTheme="minorHAnsi" w:eastAsiaTheme="minorEastAsia" w:hAnsiTheme="minorHAnsi" w:cstheme="minorBidi"/>
          <w:noProof/>
          <w:sz w:val="22"/>
          <w:szCs w:val="22"/>
        </w:rPr>
      </w:pPr>
      <w:ins w:id="28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"_Toc415065653"</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3.15.3</w:t>
        </w:r>
        <w:r>
          <w:rPr>
            <w:rFonts w:asciiTheme="minorHAnsi" w:eastAsiaTheme="minorEastAsia" w:hAnsiTheme="minorHAnsi" w:cstheme="minorBidi"/>
            <w:noProof/>
            <w:sz w:val="22"/>
            <w:szCs w:val="22"/>
          </w:rPr>
          <w:tab/>
        </w:r>
        <w:r w:rsidRPr="00CE7A05">
          <w:rPr>
            <w:rStyle w:val="Hyperlink"/>
            <w:rFonts w:cstheme="minorHAnsi"/>
            <w:b/>
            <w:i/>
            <w:noProof/>
            <w:lang w:val="en-GB"/>
          </w:rPr>
          <w:t>DMO_SELL_IN_METRICS_BASE_INTRM</w:t>
        </w:r>
        <w:r>
          <w:rPr>
            <w:noProof/>
            <w:webHidden/>
          </w:rPr>
          <w:tab/>
        </w:r>
        <w:r>
          <w:rPr>
            <w:noProof/>
            <w:webHidden/>
          </w:rPr>
          <w:fldChar w:fldCharType="begin"/>
        </w:r>
        <w:r>
          <w:rPr>
            <w:noProof/>
            <w:webHidden/>
          </w:rPr>
          <w:instrText xml:space="preserve"> PAGEREF _Toc415065653 \h </w:instrText>
        </w:r>
      </w:ins>
      <w:r>
        <w:rPr>
          <w:noProof/>
          <w:webHidden/>
        </w:rPr>
      </w:r>
      <w:r>
        <w:rPr>
          <w:noProof/>
          <w:webHidden/>
        </w:rPr>
        <w:fldChar w:fldCharType="separate"/>
      </w:r>
      <w:ins w:id="287" w:author="Rakesh Singhi" w:date="2015-03-25T16:42:00Z">
        <w:r>
          <w:rPr>
            <w:noProof/>
            <w:webHidden/>
          </w:rPr>
          <w:t>61</w:t>
        </w:r>
        <w:r>
          <w:rPr>
            <w:noProof/>
            <w:webHidden/>
          </w:rPr>
          <w:fldChar w:fldCharType="end"/>
        </w:r>
        <w:r w:rsidRPr="00CE7A05">
          <w:rPr>
            <w:rStyle w:val="Hyperlink"/>
            <w:noProof/>
          </w:rPr>
          <w:fldChar w:fldCharType="end"/>
        </w:r>
      </w:ins>
    </w:p>
    <w:p w14:paraId="12D8033A" w14:textId="77777777" w:rsidR="00C525F5" w:rsidRDefault="00C525F5">
      <w:pPr>
        <w:pStyle w:val="TOC2"/>
        <w:tabs>
          <w:tab w:val="left" w:pos="1200"/>
        </w:tabs>
        <w:rPr>
          <w:ins w:id="288" w:author="Rakesh Singhi" w:date="2015-03-25T16:42:00Z"/>
          <w:rFonts w:asciiTheme="minorHAnsi" w:eastAsiaTheme="minorEastAsia" w:hAnsiTheme="minorHAnsi" w:cstheme="minorBidi"/>
          <w:noProof/>
          <w:sz w:val="22"/>
          <w:szCs w:val="22"/>
        </w:rPr>
      </w:pPr>
      <w:ins w:id="28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"_Toc415065654"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3.15.4</w:t>
        </w:r>
        <w:r>
          <w:rPr>
            <w:rFonts w:asciiTheme="minorHAnsi" w:eastAsiaTheme="minorEastAsia" w:hAnsiTheme="minorHAnsi" w:cstheme="minorBidi"/>
            <w:noProof/>
            <w:sz w:val="22"/>
            <w:szCs w:val="22"/>
          </w:rPr>
          <w:tab/>
        </w:r>
        <w:r w:rsidRPr="00CE7A05">
          <w:rPr>
            <w:rStyle w:val="Hyperlink"/>
            <w:rFonts w:cstheme="minorHAnsi"/>
            <w:b/>
            <w:i/>
            <w:noProof/>
            <w:lang w:val="en-GB"/>
          </w:rPr>
          <w:t>DMO_SELLOUT_METRICS_BASE_INTRM</w:t>
        </w:r>
        <w:r>
          <w:rPr>
            <w:noProof/>
            <w:webHidden/>
          </w:rPr>
          <w:tab/>
        </w:r>
        <w:r>
          <w:rPr>
            <w:noProof/>
            <w:webHidden/>
          </w:rPr>
          <w:fldChar w:fldCharType="begin"/>
        </w:r>
        <w:r>
          <w:rPr>
            <w:noProof/>
            <w:webHidden/>
          </w:rPr>
          <w:instrText xml:space="preserve"> PAGEREF _Toc415065654 \h </w:instrText>
        </w:r>
      </w:ins>
      <w:r>
        <w:rPr>
          <w:noProof/>
          <w:webHidden/>
        </w:rPr>
      </w:r>
      <w:r>
        <w:rPr>
          <w:noProof/>
          <w:webHidden/>
        </w:rPr>
        <w:fldChar w:fldCharType="separate"/>
      </w:r>
      <w:ins w:id="290" w:author="Rakesh Singhi" w:date="2015-03-25T16:42:00Z">
        <w:r>
          <w:rPr>
            <w:noProof/>
            <w:webHidden/>
          </w:rPr>
          <w:t>62</w:t>
        </w:r>
        <w:r>
          <w:rPr>
            <w:noProof/>
            <w:webHidden/>
          </w:rPr>
          <w:fldChar w:fldCharType="end"/>
        </w:r>
        <w:r w:rsidRPr="00CE7A05">
          <w:rPr>
            <w:rStyle w:val="Hyperlink"/>
            <w:noProof/>
          </w:rPr>
          <w:fldChar w:fldCharType="end"/>
        </w:r>
      </w:ins>
    </w:p>
    <w:p w14:paraId="040089DD" w14:textId="77777777" w:rsidR="00C525F5" w:rsidRDefault="00C525F5">
      <w:pPr>
        <w:pStyle w:val="TOC2"/>
        <w:tabs>
          <w:tab w:val="left" w:pos="1200"/>
        </w:tabs>
        <w:rPr>
          <w:ins w:id="291" w:author="Rakesh Singhi" w:date="2015-03-25T16:42:00Z"/>
          <w:rFonts w:asciiTheme="minorHAnsi" w:eastAsiaTheme="minorEastAsia" w:hAnsiTheme="minorHAnsi" w:cstheme="minorBidi"/>
          <w:noProof/>
          <w:sz w:val="22"/>
          <w:szCs w:val="22"/>
        </w:rPr>
      </w:pPr>
      <w:ins w:id="29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"_Toc415065655"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3.15.5</w:t>
        </w:r>
        <w:r>
          <w:rPr>
            <w:rFonts w:asciiTheme="minorHAnsi" w:eastAsiaTheme="minorEastAsia" w:hAnsiTheme="minorHAnsi" w:cstheme="minorBidi"/>
            <w:noProof/>
            <w:sz w:val="22"/>
            <w:szCs w:val="22"/>
          </w:rPr>
          <w:tab/>
        </w:r>
        <w:r w:rsidRPr="00CE7A05">
          <w:rPr>
            <w:rStyle w:val="Hyperlink"/>
            <w:rFonts w:cstheme="minorHAnsi"/>
            <w:b/>
            <w:i/>
            <w:noProof/>
            <w:lang w:val="en-GB"/>
          </w:rPr>
          <w:t>Product Exception</w:t>
        </w:r>
        <w:r>
          <w:rPr>
            <w:noProof/>
            <w:webHidden/>
          </w:rPr>
          <w:tab/>
        </w:r>
        <w:r>
          <w:rPr>
            <w:noProof/>
            <w:webHidden/>
          </w:rPr>
          <w:fldChar w:fldCharType="begin"/>
        </w:r>
        <w:r>
          <w:rPr>
            <w:noProof/>
            <w:webHidden/>
          </w:rPr>
          <w:instrText xml:space="preserve"> PAGEREF _Toc415065655 \h </w:instrText>
        </w:r>
      </w:ins>
      <w:r>
        <w:rPr>
          <w:noProof/>
          <w:webHidden/>
        </w:rPr>
      </w:r>
      <w:r>
        <w:rPr>
          <w:noProof/>
          <w:webHidden/>
        </w:rPr>
        <w:fldChar w:fldCharType="separate"/>
      </w:r>
      <w:ins w:id="293" w:author="Rakesh Singhi" w:date="2015-03-25T16:42:00Z">
        <w:r>
          <w:rPr>
            <w:noProof/>
            <w:webHidden/>
          </w:rPr>
          <w:t>62</w:t>
        </w:r>
        <w:r>
          <w:rPr>
            <w:noProof/>
            <w:webHidden/>
          </w:rPr>
          <w:fldChar w:fldCharType="end"/>
        </w:r>
        <w:r w:rsidRPr="00CE7A05">
          <w:rPr>
            <w:rStyle w:val="Hyperlink"/>
            <w:noProof/>
          </w:rPr>
          <w:fldChar w:fldCharType="end"/>
        </w:r>
      </w:ins>
    </w:p>
    <w:p w14:paraId="23B582D5" w14:textId="77777777" w:rsidR="00C525F5" w:rsidRDefault="00C525F5">
      <w:pPr>
        <w:pStyle w:val="TOC2"/>
        <w:tabs>
          <w:tab w:val="left" w:pos="1200"/>
        </w:tabs>
        <w:rPr>
          <w:ins w:id="294" w:author="Rakesh Singhi" w:date="2015-03-25T16:42:00Z"/>
          <w:rFonts w:asciiTheme="minorHAnsi" w:eastAsiaTheme="minorEastAsia" w:hAnsiTheme="minorHAnsi" w:cstheme="minorBidi"/>
          <w:noProof/>
          <w:sz w:val="22"/>
          <w:szCs w:val="22"/>
        </w:rPr>
      </w:pPr>
      <w:ins w:id="29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"_Toc415065656"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3.15.6</w:t>
        </w:r>
        <w:r>
          <w:rPr>
            <w:rFonts w:asciiTheme="minorHAnsi" w:eastAsiaTheme="minorEastAsia" w:hAnsiTheme="minorHAnsi" w:cstheme="minorBidi"/>
            <w:noProof/>
            <w:sz w:val="22"/>
            <w:szCs w:val="22"/>
          </w:rPr>
          <w:tab/>
        </w:r>
        <w:r w:rsidRPr="00CE7A05">
          <w:rPr>
            <w:rStyle w:val="Hyperlink"/>
            <w:rFonts w:cstheme="minorHAnsi"/>
            <w:b/>
            <w:i/>
            <w:noProof/>
            <w:lang w:val="en-GB"/>
          </w:rPr>
          <w:t>Partner Exception</w:t>
        </w:r>
        <w:r>
          <w:rPr>
            <w:noProof/>
            <w:webHidden/>
          </w:rPr>
          <w:tab/>
        </w:r>
        <w:r>
          <w:rPr>
            <w:noProof/>
            <w:webHidden/>
          </w:rPr>
          <w:fldChar w:fldCharType="begin"/>
        </w:r>
        <w:r>
          <w:rPr>
            <w:noProof/>
            <w:webHidden/>
          </w:rPr>
          <w:instrText xml:space="preserve"> PAGEREF _Toc415065656 \h </w:instrText>
        </w:r>
      </w:ins>
      <w:r>
        <w:rPr>
          <w:noProof/>
          <w:webHidden/>
        </w:rPr>
      </w:r>
      <w:r>
        <w:rPr>
          <w:noProof/>
          <w:webHidden/>
        </w:rPr>
        <w:fldChar w:fldCharType="separate"/>
      </w:r>
      <w:ins w:id="296" w:author="Rakesh Singhi" w:date="2015-03-25T16:42:00Z">
        <w:r>
          <w:rPr>
            <w:noProof/>
            <w:webHidden/>
          </w:rPr>
          <w:t>63</w:t>
        </w:r>
        <w:r>
          <w:rPr>
            <w:noProof/>
            <w:webHidden/>
          </w:rPr>
          <w:fldChar w:fldCharType="end"/>
        </w:r>
        <w:r w:rsidRPr="00CE7A05">
          <w:rPr>
            <w:rStyle w:val="Hyperlink"/>
            <w:noProof/>
          </w:rPr>
          <w:fldChar w:fldCharType="end"/>
        </w:r>
      </w:ins>
    </w:p>
    <w:p w14:paraId="0568EAEB" w14:textId="77777777" w:rsidR="00C525F5" w:rsidRDefault="00C525F5">
      <w:pPr>
        <w:pStyle w:val="TOC2"/>
        <w:tabs>
          <w:tab w:val="left" w:pos="1200"/>
        </w:tabs>
        <w:rPr>
          <w:ins w:id="297" w:author="Rakesh Singhi" w:date="2015-03-25T16:42:00Z"/>
          <w:rFonts w:asciiTheme="minorHAnsi" w:eastAsiaTheme="minorEastAsia" w:hAnsiTheme="minorHAnsi" w:cstheme="minorBidi"/>
          <w:noProof/>
          <w:sz w:val="22"/>
          <w:szCs w:val="22"/>
        </w:rPr>
      </w:pPr>
      <w:ins w:id="29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"_Toc415065657"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rPr>
          <w:t>3.16</w:t>
        </w:r>
        <w:r>
          <w:rPr>
            <w:rFonts w:asciiTheme="minorHAnsi" w:eastAsiaTheme="minorEastAsia" w:hAnsiTheme="minorHAnsi" w:cstheme="minorBidi"/>
            <w:noProof/>
            <w:sz w:val="22"/>
            <w:szCs w:val="22"/>
          </w:rPr>
          <w:tab/>
        </w:r>
        <w:r w:rsidRPr="00CE7A05">
          <w:rPr>
            <w:rStyle w:val="Hyperlink"/>
            <w:rFonts w:cstheme="minorHAnsi"/>
            <w:b/>
            <w:noProof/>
            <w:lang w:val="en-GB"/>
          </w:rPr>
          <w:t>Final Fact Tables</w:t>
        </w:r>
        <w:r>
          <w:rPr>
            <w:noProof/>
            <w:webHidden/>
          </w:rPr>
          <w:tab/>
        </w:r>
        <w:r>
          <w:rPr>
            <w:noProof/>
            <w:webHidden/>
          </w:rPr>
          <w:fldChar w:fldCharType="begin"/>
        </w:r>
        <w:r>
          <w:rPr>
            <w:noProof/>
            <w:webHidden/>
          </w:rPr>
          <w:instrText xml:space="preserve"> PAGEREF _Toc415065657 \h </w:instrText>
        </w:r>
      </w:ins>
      <w:r>
        <w:rPr>
          <w:noProof/>
          <w:webHidden/>
        </w:rPr>
      </w:r>
      <w:r>
        <w:rPr>
          <w:noProof/>
          <w:webHidden/>
        </w:rPr>
        <w:fldChar w:fldCharType="separate"/>
      </w:r>
      <w:ins w:id="299" w:author="Rakesh Singhi" w:date="2015-03-25T16:42:00Z">
        <w:r>
          <w:rPr>
            <w:noProof/>
            <w:webHidden/>
          </w:rPr>
          <w:t>63</w:t>
        </w:r>
        <w:r>
          <w:rPr>
            <w:noProof/>
            <w:webHidden/>
          </w:rPr>
          <w:fldChar w:fldCharType="end"/>
        </w:r>
        <w:r w:rsidRPr="00CE7A05">
          <w:rPr>
            <w:rStyle w:val="Hyperlink"/>
            <w:noProof/>
          </w:rPr>
          <w:fldChar w:fldCharType="end"/>
        </w:r>
      </w:ins>
    </w:p>
    <w:p w14:paraId="2508DC11" w14:textId="77777777" w:rsidR="00C525F5" w:rsidRDefault="00C525F5">
      <w:pPr>
        <w:pStyle w:val="TOC2"/>
        <w:tabs>
          <w:tab w:val="left" w:pos="1200"/>
        </w:tabs>
        <w:rPr>
          <w:ins w:id="300" w:author="Rakesh Singhi" w:date="2015-03-25T16:42:00Z"/>
          <w:rFonts w:asciiTheme="minorHAnsi" w:eastAsiaTheme="minorEastAsia" w:hAnsiTheme="minorHAnsi" w:cstheme="minorBidi"/>
          <w:noProof/>
          <w:sz w:val="22"/>
          <w:szCs w:val="22"/>
        </w:rPr>
      </w:pPr>
      <w:ins w:id="30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"_Toc415065658"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3.16.1</w:t>
        </w:r>
        <w:r>
          <w:rPr>
            <w:rFonts w:asciiTheme="minorHAnsi" w:eastAsiaTheme="minorEastAsia" w:hAnsiTheme="minorHAnsi" w:cstheme="minorBidi"/>
            <w:noProof/>
            <w:sz w:val="22"/>
            <w:szCs w:val="22"/>
          </w:rPr>
          <w:tab/>
        </w:r>
        <w:r w:rsidRPr="00CE7A05">
          <w:rPr>
            <w:rStyle w:val="Hyperlink"/>
            <w:rFonts w:cstheme="minorHAnsi"/>
            <w:b/>
            <w:i/>
            <w:noProof/>
            <w:lang w:val="en-GB"/>
          </w:rPr>
          <w:t>DMO_SELL_IN_METRICS_BASE_F</w:t>
        </w:r>
        <w:r>
          <w:rPr>
            <w:noProof/>
            <w:webHidden/>
          </w:rPr>
          <w:tab/>
        </w:r>
        <w:r>
          <w:rPr>
            <w:noProof/>
            <w:webHidden/>
          </w:rPr>
          <w:fldChar w:fldCharType="begin"/>
        </w:r>
        <w:r>
          <w:rPr>
            <w:noProof/>
            <w:webHidden/>
          </w:rPr>
          <w:instrText xml:space="preserve"> PAGEREF _Toc415065658 \h </w:instrText>
        </w:r>
      </w:ins>
      <w:r>
        <w:rPr>
          <w:noProof/>
          <w:webHidden/>
        </w:rPr>
      </w:r>
      <w:r>
        <w:rPr>
          <w:noProof/>
          <w:webHidden/>
        </w:rPr>
        <w:fldChar w:fldCharType="separate"/>
      </w:r>
      <w:ins w:id="302" w:author="Rakesh Singhi" w:date="2015-03-25T16:42:00Z">
        <w:r>
          <w:rPr>
            <w:noProof/>
            <w:webHidden/>
          </w:rPr>
          <w:t>63</w:t>
        </w:r>
        <w:r>
          <w:rPr>
            <w:noProof/>
            <w:webHidden/>
          </w:rPr>
          <w:fldChar w:fldCharType="end"/>
        </w:r>
        <w:r w:rsidRPr="00CE7A05">
          <w:rPr>
            <w:rStyle w:val="Hyperlink"/>
            <w:noProof/>
          </w:rPr>
          <w:fldChar w:fldCharType="end"/>
        </w:r>
      </w:ins>
    </w:p>
    <w:p w14:paraId="5FEF2F79" w14:textId="77777777" w:rsidR="00C525F5" w:rsidRDefault="00C525F5">
      <w:pPr>
        <w:pStyle w:val="TOC2"/>
        <w:tabs>
          <w:tab w:val="left" w:pos="1200"/>
        </w:tabs>
        <w:rPr>
          <w:ins w:id="303" w:author="Rakesh Singhi" w:date="2015-03-25T16:42:00Z"/>
          <w:rFonts w:asciiTheme="minorHAnsi" w:eastAsiaTheme="minorEastAsia" w:hAnsiTheme="minorHAnsi" w:cstheme="minorBidi"/>
          <w:noProof/>
          <w:sz w:val="22"/>
          <w:szCs w:val="22"/>
        </w:rPr>
      </w:pPr>
      <w:ins w:id="30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"_Toc415065659"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3.16.2</w:t>
        </w:r>
        <w:r>
          <w:rPr>
            <w:rFonts w:asciiTheme="minorHAnsi" w:eastAsiaTheme="minorEastAsia" w:hAnsiTheme="minorHAnsi" w:cstheme="minorBidi"/>
            <w:noProof/>
            <w:sz w:val="22"/>
            <w:szCs w:val="22"/>
          </w:rPr>
          <w:tab/>
        </w:r>
        <w:r w:rsidRPr="00CE7A05">
          <w:rPr>
            <w:rStyle w:val="Hyperlink"/>
            <w:rFonts w:cstheme="minorHAnsi"/>
            <w:b/>
            <w:i/>
            <w:noProof/>
            <w:lang w:val="en-GB"/>
          </w:rPr>
          <w:t>DMO_SELL_OUT_METRICS_BASE_F</w:t>
        </w:r>
        <w:r>
          <w:rPr>
            <w:noProof/>
            <w:webHidden/>
          </w:rPr>
          <w:tab/>
        </w:r>
        <w:r>
          <w:rPr>
            <w:noProof/>
            <w:webHidden/>
          </w:rPr>
          <w:fldChar w:fldCharType="begin"/>
        </w:r>
        <w:r>
          <w:rPr>
            <w:noProof/>
            <w:webHidden/>
          </w:rPr>
          <w:instrText xml:space="preserve"> PAGEREF _Toc415065659 \h </w:instrText>
        </w:r>
      </w:ins>
      <w:r>
        <w:rPr>
          <w:noProof/>
          <w:webHidden/>
        </w:rPr>
      </w:r>
      <w:r>
        <w:rPr>
          <w:noProof/>
          <w:webHidden/>
        </w:rPr>
        <w:fldChar w:fldCharType="separate"/>
      </w:r>
      <w:ins w:id="305" w:author="Rakesh Singhi" w:date="2015-03-25T16:42:00Z">
        <w:r>
          <w:rPr>
            <w:noProof/>
            <w:webHidden/>
          </w:rPr>
          <w:t>64</w:t>
        </w:r>
        <w:r>
          <w:rPr>
            <w:noProof/>
            <w:webHidden/>
          </w:rPr>
          <w:fldChar w:fldCharType="end"/>
        </w:r>
        <w:r w:rsidRPr="00CE7A05">
          <w:rPr>
            <w:rStyle w:val="Hyperlink"/>
            <w:noProof/>
          </w:rPr>
          <w:fldChar w:fldCharType="end"/>
        </w:r>
      </w:ins>
    </w:p>
    <w:p w14:paraId="75FD10BE" w14:textId="77777777" w:rsidR="00C525F5" w:rsidRDefault="00C525F5">
      <w:pPr>
        <w:pStyle w:val="TOC2"/>
        <w:tabs>
          <w:tab w:val="left" w:pos="1200"/>
        </w:tabs>
        <w:rPr>
          <w:ins w:id="306" w:author="Rakesh Singhi" w:date="2015-03-25T16:42:00Z"/>
          <w:rFonts w:asciiTheme="minorHAnsi" w:eastAsiaTheme="minorEastAsia" w:hAnsiTheme="minorHAnsi" w:cstheme="minorBidi"/>
          <w:noProof/>
          <w:sz w:val="22"/>
          <w:szCs w:val="22"/>
        </w:rPr>
      </w:pPr>
      <w:ins w:id="30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3.16.3</w:t>
        </w:r>
        <w:r>
          <w:rPr>
            <w:rFonts w:asciiTheme="minorHAnsi" w:eastAsiaTheme="minorEastAsia" w:hAnsiTheme="minorHAnsi" w:cstheme="minorBidi"/>
            <w:noProof/>
            <w:sz w:val="22"/>
            <w:szCs w:val="22"/>
          </w:rPr>
          <w:tab/>
        </w:r>
        <w:r w:rsidRPr="00CE7A05">
          <w:rPr>
            <w:rStyle w:val="Hyperlink"/>
            <w:rFonts w:cstheme="minorHAnsi"/>
            <w:b/>
            <w:i/>
            <w:noProof/>
            <w:lang w:val="en-GB"/>
          </w:rPr>
          <w:t>DMO_SELL_IN_OUT_METRICS_DRVD_F</w:t>
        </w:r>
        <w:r>
          <w:rPr>
            <w:noProof/>
            <w:webHidden/>
          </w:rPr>
          <w:tab/>
        </w:r>
        <w:r>
          <w:rPr>
            <w:noProof/>
            <w:webHidden/>
          </w:rPr>
          <w:fldChar w:fldCharType="begin"/>
        </w:r>
        <w:r>
          <w:rPr>
            <w:noProof/>
            <w:webHidden/>
          </w:rPr>
          <w:instrText xml:space="preserve"> PAGEREF _Toc415065660 \h </w:instrText>
        </w:r>
      </w:ins>
      <w:r>
        <w:rPr>
          <w:noProof/>
          <w:webHidden/>
        </w:rPr>
      </w:r>
      <w:r>
        <w:rPr>
          <w:noProof/>
          <w:webHidden/>
        </w:rPr>
        <w:fldChar w:fldCharType="separate"/>
      </w:r>
      <w:ins w:id="308" w:author="Rakesh Singhi" w:date="2015-03-25T16:42:00Z">
        <w:r>
          <w:rPr>
            <w:noProof/>
            <w:webHidden/>
          </w:rPr>
          <w:t>65</w:t>
        </w:r>
        <w:r>
          <w:rPr>
            <w:noProof/>
            <w:webHidden/>
          </w:rPr>
          <w:fldChar w:fldCharType="end"/>
        </w:r>
        <w:r w:rsidRPr="00CE7A05">
          <w:rPr>
            <w:rStyle w:val="Hyperlink"/>
            <w:noProof/>
          </w:rPr>
          <w:fldChar w:fldCharType="end"/>
        </w:r>
      </w:ins>
    </w:p>
    <w:p w14:paraId="0878366C" w14:textId="77777777" w:rsidR="00C525F5" w:rsidRDefault="00C525F5">
      <w:pPr>
        <w:pStyle w:val="TOC2"/>
        <w:tabs>
          <w:tab w:val="left" w:pos="1200"/>
        </w:tabs>
        <w:rPr>
          <w:ins w:id="309" w:author="Rakesh Singhi" w:date="2015-03-25T16:42:00Z"/>
          <w:rFonts w:asciiTheme="minorHAnsi" w:eastAsiaTheme="minorEastAsia" w:hAnsiTheme="minorHAnsi" w:cstheme="minorBidi"/>
          <w:noProof/>
          <w:sz w:val="22"/>
          <w:szCs w:val="22"/>
        </w:rPr>
      </w:pPr>
      <w:ins w:id="31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"_Toc415065661"</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3.16.4</w:t>
        </w:r>
        <w:r>
          <w:rPr>
            <w:rFonts w:asciiTheme="minorHAnsi" w:eastAsiaTheme="minorEastAsia" w:hAnsiTheme="minorHAnsi" w:cstheme="minorBidi"/>
            <w:noProof/>
            <w:sz w:val="22"/>
            <w:szCs w:val="22"/>
          </w:rPr>
          <w:tab/>
        </w:r>
        <w:r w:rsidRPr="00CE7A05">
          <w:rPr>
            <w:rStyle w:val="Hyperlink"/>
            <w:rFonts w:cstheme="minorHAnsi"/>
            <w:b/>
            <w:i/>
            <w:noProof/>
            <w:lang w:val="en-GB"/>
          </w:rPr>
          <w:t>DMO_SELL_OUT_REJECT_F</w:t>
        </w:r>
        <w:r>
          <w:rPr>
            <w:noProof/>
            <w:webHidden/>
          </w:rPr>
          <w:tab/>
        </w:r>
        <w:r>
          <w:rPr>
            <w:noProof/>
            <w:webHidden/>
          </w:rPr>
          <w:fldChar w:fldCharType="begin"/>
        </w:r>
        <w:r>
          <w:rPr>
            <w:noProof/>
            <w:webHidden/>
          </w:rPr>
          <w:instrText xml:space="preserve"> PAGEREF _Toc415065661 \h </w:instrText>
        </w:r>
      </w:ins>
      <w:r>
        <w:rPr>
          <w:noProof/>
          <w:webHidden/>
        </w:rPr>
      </w:r>
      <w:r>
        <w:rPr>
          <w:noProof/>
          <w:webHidden/>
        </w:rPr>
        <w:fldChar w:fldCharType="separate"/>
      </w:r>
      <w:ins w:id="311" w:author="Rakesh Singhi" w:date="2015-03-25T16:42:00Z">
        <w:r>
          <w:rPr>
            <w:noProof/>
            <w:webHidden/>
          </w:rPr>
          <w:t>67</w:t>
        </w:r>
        <w:r>
          <w:rPr>
            <w:noProof/>
            <w:webHidden/>
          </w:rPr>
          <w:fldChar w:fldCharType="end"/>
        </w:r>
        <w:r w:rsidRPr="00CE7A05">
          <w:rPr>
            <w:rStyle w:val="Hyperlink"/>
            <w:noProof/>
          </w:rPr>
          <w:fldChar w:fldCharType="end"/>
        </w:r>
      </w:ins>
    </w:p>
    <w:p w14:paraId="06CC8835" w14:textId="77777777" w:rsidR="00C525F5" w:rsidRDefault="00C525F5">
      <w:pPr>
        <w:pStyle w:val="TOC2"/>
        <w:tabs>
          <w:tab w:val="left" w:pos="1200"/>
        </w:tabs>
        <w:rPr>
          <w:ins w:id="312" w:author="Rakesh Singhi" w:date="2015-03-25T16:42:00Z"/>
          <w:rFonts w:asciiTheme="minorHAnsi" w:eastAsiaTheme="minorEastAsia" w:hAnsiTheme="minorHAnsi" w:cstheme="minorBidi"/>
          <w:noProof/>
          <w:sz w:val="22"/>
          <w:szCs w:val="22"/>
        </w:rPr>
      </w:pPr>
      <w:ins w:id="313"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"_Toc415065662"</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3.16.5</w:t>
        </w:r>
        <w:r>
          <w:rPr>
            <w:rFonts w:asciiTheme="minorHAnsi" w:eastAsiaTheme="minorEastAsia" w:hAnsiTheme="minorHAnsi" w:cstheme="minorBidi"/>
            <w:noProof/>
            <w:sz w:val="22"/>
            <w:szCs w:val="22"/>
          </w:rPr>
          <w:tab/>
        </w:r>
        <w:r w:rsidRPr="00CE7A05">
          <w:rPr>
            <w:rStyle w:val="Hyperlink"/>
            <w:rFonts w:cstheme="minorHAnsi"/>
            <w:b/>
            <w:i/>
            <w:noProof/>
            <w:lang w:val="en-GB"/>
          </w:rPr>
          <w:t>DMO_SELL_IN_ERP_ISC_REJECT_F</w:t>
        </w:r>
        <w:r>
          <w:rPr>
            <w:noProof/>
            <w:webHidden/>
          </w:rPr>
          <w:tab/>
        </w:r>
        <w:r>
          <w:rPr>
            <w:noProof/>
            <w:webHidden/>
          </w:rPr>
          <w:fldChar w:fldCharType="begin"/>
        </w:r>
        <w:r>
          <w:rPr>
            <w:noProof/>
            <w:webHidden/>
          </w:rPr>
          <w:instrText xml:space="preserve"> PAGEREF _Toc415065662 \h </w:instrText>
        </w:r>
      </w:ins>
      <w:r>
        <w:rPr>
          <w:noProof/>
          <w:webHidden/>
        </w:rPr>
      </w:r>
      <w:r>
        <w:rPr>
          <w:noProof/>
          <w:webHidden/>
        </w:rPr>
        <w:fldChar w:fldCharType="separate"/>
      </w:r>
      <w:ins w:id="314" w:author="Rakesh Singhi" w:date="2015-03-25T16:42:00Z">
        <w:r>
          <w:rPr>
            <w:noProof/>
            <w:webHidden/>
          </w:rPr>
          <w:t>68</w:t>
        </w:r>
        <w:r>
          <w:rPr>
            <w:noProof/>
            <w:webHidden/>
          </w:rPr>
          <w:fldChar w:fldCharType="end"/>
        </w:r>
        <w:r w:rsidRPr="00CE7A05">
          <w:rPr>
            <w:rStyle w:val="Hyperlink"/>
            <w:noProof/>
          </w:rPr>
          <w:fldChar w:fldCharType="end"/>
        </w:r>
      </w:ins>
    </w:p>
    <w:p w14:paraId="6F920ADB" w14:textId="77777777" w:rsidR="00C525F5" w:rsidRDefault="00C525F5">
      <w:pPr>
        <w:pStyle w:val="TOC2"/>
        <w:tabs>
          <w:tab w:val="left" w:pos="1200"/>
        </w:tabs>
        <w:rPr>
          <w:ins w:id="315" w:author="Rakesh Singhi" w:date="2015-03-25T16:42:00Z"/>
          <w:rFonts w:asciiTheme="minorHAnsi" w:eastAsiaTheme="minorEastAsia" w:hAnsiTheme="minorHAnsi" w:cstheme="minorBidi"/>
          <w:noProof/>
          <w:sz w:val="22"/>
          <w:szCs w:val="22"/>
        </w:rPr>
      </w:pPr>
      <w:ins w:id="31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"_Toc415065663"</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3.17</w:t>
        </w:r>
        <w:r>
          <w:rPr>
            <w:rFonts w:asciiTheme="minorHAnsi" w:eastAsiaTheme="minorEastAsia" w:hAnsiTheme="minorHAnsi" w:cstheme="minorBidi"/>
            <w:noProof/>
            <w:sz w:val="22"/>
            <w:szCs w:val="22"/>
          </w:rPr>
          <w:tab/>
        </w:r>
        <w:r w:rsidRPr="00CE7A05">
          <w:rPr>
            <w:rStyle w:val="Hyperlink"/>
            <w:rFonts w:cstheme="minorHAnsi"/>
            <w:b/>
            <w:noProof/>
            <w:lang w:val="en-GB"/>
          </w:rPr>
          <w:t>PNP to EBIP Views - Column level Mapping</w:t>
        </w:r>
        <w:r>
          <w:rPr>
            <w:noProof/>
            <w:webHidden/>
          </w:rPr>
          <w:tab/>
        </w:r>
        <w:r>
          <w:rPr>
            <w:noProof/>
            <w:webHidden/>
          </w:rPr>
          <w:fldChar w:fldCharType="begin"/>
        </w:r>
        <w:r>
          <w:rPr>
            <w:noProof/>
            <w:webHidden/>
          </w:rPr>
          <w:instrText xml:space="preserve"> PAGEREF _Toc415065663 \h </w:instrText>
        </w:r>
      </w:ins>
      <w:r>
        <w:rPr>
          <w:noProof/>
          <w:webHidden/>
        </w:rPr>
      </w:r>
      <w:r>
        <w:rPr>
          <w:noProof/>
          <w:webHidden/>
        </w:rPr>
        <w:fldChar w:fldCharType="separate"/>
      </w:r>
      <w:ins w:id="317" w:author="Rakesh Singhi" w:date="2015-03-25T16:42:00Z">
        <w:r>
          <w:rPr>
            <w:noProof/>
            <w:webHidden/>
          </w:rPr>
          <w:t>69</w:t>
        </w:r>
        <w:r>
          <w:rPr>
            <w:noProof/>
            <w:webHidden/>
          </w:rPr>
          <w:fldChar w:fldCharType="end"/>
        </w:r>
        <w:r w:rsidRPr="00CE7A05">
          <w:rPr>
            <w:rStyle w:val="Hyperlink"/>
            <w:noProof/>
          </w:rPr>
          <w:fldChar w:fldCharType="end"/>
        </w:r>
      </w:ins>
    </w:p>
    <w:p w14:paraId="50B756D7" w14:textId="77777777" w:rsidR="00C525F5" w:rsidRDefault="00C525F5">
      <w:pPr>
        <w:pStyle w:val="TOC2"/>
        <w:tabs>
          <w:tab w:val="left" w:pos="1200"/>
        </w:tabs>
        <w:rPr>
          <w:ins w:id="318" w:author="Rakesh Singhi" w:date="2015-03-25T16:42:00Z"/>
          <w:rFonts w:asciiTheme="minorHAnsi" w:eastAsiaTheme="minorEastAsia" w:hAnsiTheme="minorHAnsi" w:cstheme="minorBidi"/>
          <w:noProof/>
          <w:sz w:val="22"/>
          <w:szCs w:val="22"/>
        </w:rPr>
      </w:pPr>
      <w:ins w:id="31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3.19</w:t>
        </w:r>
        <w:r>
          <w:rPr>
            <w:rFonts w:asciiTheme="minorHAnsi" w:eastAsiaTheme="minorEastAsia" w:hAnsiTheme="minorHAnsi" w:cstheme="minorBidi"/>
            <w:noProof/>
            <w:sz w:val="22"/>
            <w:szCs w:val="22"/>
          </w:rPr>
          <w:tab/>
        </w:r>
        <w:r w:rsidRPr="00CE7A05">
          <w:rPr>
            <w:rStyle w:val="Hyperlink"/>
            <w:rFonts w:cstheme="minorHAnsi"/>
            <w:b/>
            <w:noProof/>
            <w:lang w:val="en-GB"/>
          </w:rPr>
          <w:t>B2A Metadata Spread Sheet</w:t>
        </w:r>
        <w:r>
          <w:rPr>
            <w:noProof/>
            <w:webHidden/>
          </w:rPr>
          <w:tab/>
        </w:r>
        <w:r>
          <w:rPr>
            <w:noProof/>
            <w:webHidden/>
          </w:rPr>
          <w:fldChar w:fldCharType="begin"/>
        </w:r>
        <w:r>
          <w:rPr>
            <w:noProof/>
            <w:webHidden/>
          </w:rPr>
          <w:instrText xml:space="preserve"> PAGEREF _Toc415065664 \h </w:instrText>
        </w:r>
      </w:ins>
      <w:r>
        <w:rPr>
          <w:noProof/>
          <w:webHidden/>
        </w:rPr>
      </w:r>
      <w:r>
        <w:rPr>
          <w:noProof/>
          <w:webHidden/>
        </w:rPr>
        <w:fldChar w:fldCharType="separate"/>
      </w:r>
      <w:ins w:id="320" w:author="Rakesh Singhi" w:date="2015-03-25T16:42:00Z">
        <w:r>
          <w:rPr>
            <w:noProof/>
            <w:webHidden/>
          </w:rPr>
          <w:t>70</w:t>
        </w:r>
        <w:r>
          <w:rPr>
            <w:noProof/>
            <w:webHidden/>
          </w:rPr>
          <w:fldChar w:fldCharType="end"/>
        </w:r>
        <w:r w:rsidRPr="00CE7A05">
          <w:rPr>
            <w:rStyle w:val="Hyperlink"/>
            <w:noProof/>
          </w:rPr>
          <w:fldChar w:fldCharType="end"/>
        </w:r>
      </w:ins>
    </w:p>
    <w:p w14:paraId="248B4382" w14:textId="77777777" w:rsidR="00C525F5" w:rsidRDefault="00C525F5">
      <w:pPr>
        <w:pStyle w:val="TOC2"/>
        <w:tabs>
          <w:tab w:val="left" w:pos="1200"/>
        </w:tabs>
        <w:rPr>
          <w:ins w:id="321" w:author="Rakesh Singhi" w:date="2015-03-25T16:42:00Z"/>
          <w:rFonts w:asciiTheme="minorHAnsi" w:eastAsiaTheme="minorEastAsia" w:hAnsiTheme="minorHAnsi" w:cstheme="minorBidi"/>
          <w:noProof/>
          <w:sz w:val="22"/>
          <w:szCs w:val="22"/>
        </w:rPr>
      </w:pPr>
      <w:ins w:id="32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3.20</w:t>
        </w:r>
        <w:r>
          <w:rPr>
            <w:rFonts w:asciiTheme="minorHAnsi" w:eastAsiaTheme="minorEastAsia" w:hAnsiTheme="minorHAnsi" w:cstheme="minorBidi"/>
            <w:noProof/>
            <w:sz w:val="22"/>
            <w:szCs w:val="22"/>
          </w:rPr>
          <w:tab/>
        </w:r>
        <w:r w:rsidRPr="00CE7A05">
          <w:rPr>
            <w:rStyle w:val="Hyperlink"/>
            <w:rFonts w:cstheme="minorHAnsi"/>
            <w:b/>
            <w:noProof/>
            <w:lang w:val="en-GB"/>
          </w:rPr>
          <w:t>Candidate Sources</w:t>
        </w:r>
        <w:r>
          <w:rPr>
            <w:noProof/>
            <w:webHidden/>
          </w:rPr>
          <w:tab/>
        </w:r>
        <w:r>
          <w:rPr>
            <w:noProof/>
            <w:webHidden/>
          </w:rPr>
          <w:fldChar w:fldCharType="begin"/>
        </w:r>
        <w:r>
          <w:rPr>
            <w:noProof/>
            <w:webHidden/>
          </w:rPr>
          <w:instrText xml:space="preserve"> PAGEREF _Toc415065665 \h </w:instrText>
        </w:r>
      </w:ins>
      <w:r>
        <w:rPr>
          <w:noProof/>
          <w:webHidden/>
        </w:rPr>
      </w:r>
      <w:r>
        <w:rPr>
          <w:noProof/>
          <w:webHidden/>
        </w:rPr>
        <w:fldChar w:fldCharType="separate"/>
      </w:r>
      <w:ins w:id="323" w:author="Rakesh Singhi" w:date="2015-03-25T16:42:00Z">
        <w:r>
          <w:rPr>
            <w:noProof/>
            <w:webHidden/>
          </w:rPr>
          <w:t>70</w:t>
        </w:r>
        <w:r>
          <w:rPr>
            <w:noProof/>
            <w:webHidden/>
          </w:rPr>
          <w:fldChar w:fldCharType="end"/>
        </w:r>
        <w:r w:rsidRPr="00CE7A05">
          <w:rPr>
            <w:rStyle w:val="Hyperlink"/>
            <w:noProof/>
          </w:rPr>
          <w:fldChar w:fldCharType="end"/>
        </w:r>
      </w:ins>
    </w:p>
    <w:p w14:paraId="0DA99E0F" w14:textId="77777777" w:rsidR="00C525F5" w:rsidRDefault="00C525F5">
      <w:pPr>
        <w:pStyle w:val="TOC2"/>
        <w:tabs>
          <w:tab w:val="left" w:pos="1200"/>
        </w:tabs>
        <w:rPr>
          <w:ins w:id="324" w:author="Rakesh Singhi" w:date="2015-03-25T16:42:00Z"/>
          <w:rFonts w:asciiTheme="minorHAnsi" w:eastAsiaTheme="minorEastAsia" w:hAnsiTheme="minorHAnsi" w:cstheme="minorBidi"/>
          <w:noProof/>
          <w:sz w:val="22"/>
          <w:szCs w:val="22"/>
        </w:rPr>
      </w:pPr>
      <w:ins w:id="32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3.20.1</w:t>
        </w:r>
        <w:r>
          <w:rPr>
            <w:rFonts w:asciiTheme="minorHAnsi" w:eastAsiaTheme="minorEastAsia" w:hAnsiTheme="minorHAnsi" w:cstheme="minorBidi"/>
            <w:noProof/>
            <w:sz w:val="22"/>
            <w:szCs w:val="22"/>
          </w:rPr>
          <w:tab/>
        </w:r>
        <w:r w:rsidRPr="00CE7A05">
          <w:rPr>
            <w:rStyle w:val="Hyperlink"/>
            <w:rFonts w:cstheme="minorHAnsi"/>
            <w:b/>
            <w:i/>
            <w:noProof/>
            <w:lang w:val="en-GB"/>
          </w:rPr>
          <w:t>Source Details</w:t>
        </w:r>
        <w:r>
          <w:rPr>
            <w:noProof/>
            <w:webHidden/>
          </w:rPr>
          <w:tab/>
        </w:r>
        <w:r>
          <w:rPr>
            <w:noProof/>
            <w:webHidden/>
          </w:rPr>
          <w:fldChar w:fldCharType="begin"/>
        </w:r>
        <w:r>
          <w:rPr>
            <w:noProof/>
            <w:webHidden/>
          </w:rPr>
          <w:instrText xml:space="preserve"> PAGEREF _Toc415065666 \h </w:instrText>
        </w:r>
      </w:ins>
      <w:r>
        <w:rPr>
          <w:noProof/>
          <w:webHidden/>
        </w:rPr>
      </w:r>
      <w:r>
        <w:rPr>
          <w:noProof/>
          <w:webHidden/>
        </w:rPr>
        <w:fldChar w:fldCharType="separate"/>
      </w:r>
      <w:ins w:id="326" w:author="Rakesh Singhi" w:date="2015-03-25T16:42:00Z">
        <w:r>
          <w:rPr>
            <w:noProof/>
            <w:webHidden/>
          </w:rPr>
          <w:t>70</w:t>
        </w:r>
        <w:r>
          <w:rPr>
            <w:noProof/>
            <w:webHidden/>
          </w:rPr>
          <w:fldChar w:fldCharType="end"/>
        </w:r>
        <w:r w:rsidRPr="00CE7A05">
          <w:rPr>
            <w:rStyle w:val="Hyperlink"/>
            <w:noProof/>
          </w:rPr>
          <w:fldChar w:fldCharType="end"/>
        </w:r>
      </w:ins>
    </w:p>
    <w:p w14:paraId="3F215208" w14:textId="77777777" w:rsidR="00C525F5" w:rsidRDefault="00C525F5">
      <w:pPr>
        <w:pStyle w:val="TOC2"/>
        <w:tabs>
          <w:tab w:val="left" w:pos="1200"/>
        </w:tabs>
        <w:rPr>
          <w:ins w:id="327" w:author="Rakesh Singhi" w:date="2015-03-25T16:42:00Z"/>
          <w:rFonts w:asciiTheme="minorHAnsi" w:eastAsiaTheme="minorEastAsia" w:hAnsiTheme="minorHAnsi" w:cstheme="minorBidi"/>
          <w:noProof/>
          <w:sz w:val="22"/>
          <w:szCs w:val="22"/>
        </w:rPr>
      </w:pPr>
      <w:ins w:id="32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3.20.2</w:t>
        </w:r>
        <w:r>
          <w:rPr>
            <w:rFonts w:asciiTheme="minorHAnsi" w:eastAsiaTheme="minorEastAsia" w:hAnsiTheme="minorHAnsi" w:cstheme="minorBidi"/>
            <w:noProof/>
            <w:sz w:val="22"/>
            <w:szCs w:val="22"/>
          </w:rPr>
          <w:tab/>
        </w:r>
        <w:r w:rsidRPr="00CE7A05">
          <w:rPr>
            <w:rStyle w:val="Hyperlink"/>
            <w:rFonts w:cstheme="minorHAnsi"/>
            <w:b/>
            <w:i/>
            <w:noProof/>
            <w:lang w:val="en-GB"/>
          </w:rPr>
          <w:t>Source Feeds</w:t>
        </w:r>
        <w:r>
          <w:rPr>
            <w:noProof/>
            <w:webHidden/>
          </w:rPr>
          <w:tab/>
        </w:r>
        <w:r>
          <w:rPr>
            <w:noProof/>
            <w:webHidden/>
          </w:rPr>
          <w:fldChar w:fldCharType="begin"/>
        </w:r>
        <w:r>
          <w:rPr>
            <w:noProof/>
            <w:webHidden/>
          </w:rPr>
          <w:instrText xml:space="preserve"> PAGEREF _Toc415065667 \h </w:instrText>
        </w:r>
      </w:ins>
      <w:r>
        <w:rPr>
          <w:noProof/>
          <w:webHidden/>
        </w:rPr>
      </w:r>
      <w:r>
        <w:rPr>
          <w:noProof/>
          <w:webHidden/>
        </w:rPr>
        <w:fldChar w:fldCharType="separate"/>
      </w:r>
      <w:ins w:id="329" w:author="Rakesh Singhi" w:date="2015-03-25T16:42:00Z">
        <w:r>
          <w:rPr>
            <w:noProof/>
            <w:webHidden/>
          </w:rPr>
          <w:t>70</w:t>
        </w:r>
        <w:r>
          <w:rPr>
            <w:noProof/>
            <w:webHidden/>
          </w:rPr>
          <w:fldChar w:fldCharType="end"/>
        </w:r>
        <w:r w:rsidRPr="00CE7A05">
          <w:rPr>
            <w:rStyle w:val="Hyperlink"/>
            <w:noProof/>
          </w:rPr>
          <w:fldChar w:fldCharType="end"/>
        </w:r>
      </w:ins>
    </w:p>
    <w:p w14:paraId="7C54D9AA" w14:textId="77777777" w:rsidR="00C525F5" w:rsidRDefault="00C525F5">
      <w:pPr>
        <w:pStyle w:val="TOC2"/>
        <w:tabs>
          <w:tab w:val="left" w:pos="1200"/>
        </w:tabs>
        <w:rPr>
          <w:ins w:id="330" w:author="Rakesh Singhi" w:date="2015-03-25T16:42:00Z"/>
          <w:rFonts w:asciiTheme="minorHAnsi" w:eastAsiaTheme="minorEastAsia" w:hAnsiTheme="minorHAnsi" w:cstheme="minorBidi"/>
          <w:noProof/>
          <w:sz w:val="22"/>
          <w:szCs w:val="22"/>
        </w:rPr>
      </w:pPr>
      <w:ins w:id="33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3.20.3</w:t>
        </w:r>
        <w:r>
          <w:rPr>
            <w:rFonts w:asciiTheme="minorHAnsi" w:eastAsiaTheme="minorEastAsia" w:hAnsiTheme="minorHAnsi" w:cstheme="minorBidi"/>
            <w:noProof/>
            <w:sz w:val="22"/>
            <w:szCs w:val="22"/>
          </w:rPr>
          <w:tab/>
        </w:r>
        <w:r w:rsidRPr="00CE7A05">
          <w:rPr>
            <w:rStyle w:val="Hyperlink"/>
            <w:rFonts w:cstheme="minorHAnsi"/>
            <w:b/>
            <w:i/>
            <w:noProof/>
            <w:lang w:val="en-GB"/>
          </w:rPr>
          <w:t>Source Access – DB Link</w:t>
        </w:r>
        <w:r>
          <w:rPr>
            <w:noProof/>
            <w:webHidden/>
          </w:rPr>
          <w:tab/>
        </w:r>
        <w:r>
          <w:rPr>
            <w:noProof/>
            <w:webHidden/>
          </w:rPr>
          <w:fldChar w:fldCharType="begin"/>
        </w:r>
        <w:r>
          <w:rPr>
            <w:noProof/>
            <w:webHidden/>
          </w:rPr>
          <w:instrText xml:space="preserve"> PAGEREF _Toc415065668 \h </w:instrText>
        </w:r>
      </w:ins>
      <w:r>
        <w:rPr>
          <w:noProof/>
          <w:webHidden/>
        </w:rPr>
      </w:r>
      <w:r>
        <w:rPr>
          <w:noProof/>
          <w:webHidden/>
        </w:rPr>
        <w:fldChar w:fldCharType="separate"/>
      </w:r>
      <w:ins w:id="332" w:author="Rakesh Singhi" w:date="2015-03-25T16:42:00Z">
        <w:r>
          <w:rPr>
            <w:noProof/>
            <w:webHidden/>
          </w:rPr>
          <w:t>70</w:t>
        </w:r>
        <w:r>
          <w:rPr>
            <w:noProof/>
            <w:webHidden/>
          </w:rPr>
          <w:fldChar w:fldCharType="end"/>
        </w:r>
        <w:r w:rsidRPr="00CE7A05">
          <w:rPr>
            <w:rStyle w:val="Hyperlink"/>
            <w:noProof/>
          </w:rPr>
          <w:fldChar w:fldCharType="end"/>
        </w:r>
      </w:ins>
    </w:p>
    <w:p w14:paraId="5E2F4A03" w14:textId="77777777" w:rsidR="00C525F5" w:rsidRDefault="00C525F5">
      <w:pPr>
        <w:pStyle w:val="TOC2"/>
        <w:tabs>
          <w:tab w:val="left" w:pos="1200"/>
        </w:tabs>
        <w:rPr>
          <w:ins w:id="333" w:author="Rakesh Singhi" w:date="2015-03-25T16:42:00Z"/>
          <w:rFonts w:asciiTheme="minorHAnsi" w:eastAsiaTheme="minorEastAsia" w:hAnsiTheme="minorHAnsi" w:cstheme="minorBidi"/>
          <w:noProof/>
          <w:sz w:val="22"/>
          <w:szCs w:val="22"/>
        </w:rPr>
      </w:pPr>
      <w:ins w:id="33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"_Toc415065669"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3.20.4</w:t>
        </w:r>
        <w:r>
          <w:rPr>
            <w:rFonts w:asciiTheme="minorHAnsi" w:eastAsiaTheme="minorEastAsia" w:hAnsiTheme="minorHAnsi" w:cstheme="minorBidi"/>
            <w:noProof/>
            <w:sz w:val="22"/>
            <w:szCs w:val="22"/>
          </w:rPr>
          <w:tab/>
        </w:r>
        <w:r w:rsidRPr="00CE7A05">
          <w:rPr>
            <w:rStyle w:val="Hyperlink"/>
            <w:rFonts w:cstheme="minorHAnsi"/>
            <w:b/>
            <w:i/>
            <w:noProof/>
            <w:lang w:val="en-GB"/>
          </w:rPr>
          <w:t>Source Access – FTP</w:t>
        </w:r>
        <w:r>
          <w:rPr>
            <w:noProof/>
            <w:webHidden/>
          </w:rPr>
          <w:tab/>
        </w:r>
        <w:r>
          <w:rPr>
            <w:noProof/>
            <w:webHidden/>
          </w:rPr>
          <w:fldChar w:fldCharType="begin"/>
        </w:r>
        <w:r>
          <w:rPr>
            <w:noProof/>
            <w:webHidden/>
          </w:rPr>
          <w:instrText xml:space="preserve"> PAGEREF _Toc415065669 \h </w:instrText>
        </w:r>
      </w:ins>
      <w:r>
        <w:rPr>
          <w:noProof/>
          <w:webHidden/>
        </w:rPr>
      </w:r>
      <w:r>
        <w:rPr>
          <w:noProof/>
          <w:webHidden/>
        </w:rPr>
        <w:fldChar w:fldCharType="separate"/>
      </w:r>
      <w:ins w:id="335" w:author="Rakesh Singhi" w:date="2015-03-25T16:42:00Z">
        <w:r>
          <w:rPr>
            <w:noProof/>
            <w:webHidden/>
          </w:rPr>
          <w:t>70</w:t>
        </w:r>
        <w:r>
          <w:rPr>
            <w:noProof/>
            <w:webHidden/>
          </w:rPr>
          <w:fldChar w:fldCharType="end"/>
        </w:r>
        <w:r w:rsidRPr="00CE7A05">
          <w:rPr>
            <w:rStyle w:val="Hyperlink"/>
            <w:noProof/>
          </w:rPr>
          <w:fldChar w:fldCharType="end"/>
        </w:r>
      </w:ins>
    </w:p>
    <w:p w14:paraId="57374DA6" w14:textId="77777777" w:rsidR="00C525F5" w:rsidRDefault="00C525F5">
      <w:pPr>
        <w:pStyle w:val="TOC2"/>
        <w:tabs>
          <w:tab w:val="left" w:pos="1200"/>
        </w:tabs>
        <w:rPr>
          <w:ins w:id="336" w:author="Rakesh Singhi" w:date="2015-03-25T16:42:00Z"/>
          <w:rFonts w:asciiTheme="minorHAnsi" w:eastAsiaTheme="minorEastAsia" w:hAnsiTheme="minorHAnsi" w:cstheme="minorBidi"/>
          <w:noProof/>
          <w:sz w:val="22"/>
          <w:szCs w:val="22"/>
        </w:rPr>
      </w:pPr>
      <w:ins w:id="33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"_Toc415065670"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3.20.5</w:t>
        </w:r>
        <w:r>
          <w:rPr>
            <w:rFonts w:asciiTheme="minorHAnsi" w:eastAsiaTheme="minorEastAsia" w:hAnsiTheme="minorHAnsi" w:cstheme="minorBidi"/>
            <w:noProof/>
            <w:sz w:val="22"/>
            <w:szCs w:val="22"/>
          </w:rPr>
          <w:tab/>
        </w:r>
        <w:r w:rsidRPr="00CE7A05">
          <w:rPr>
            <w:rStyle w:val="Hyperlink"/>
            <w:rFonts w:cstheme="minorHAnsi"/>
            <w:b/>
            <w:i/>
            <w:noProof/>
            <w:lang w:val="en-GB"/>
          </w:rPr>
          <w:t>In bound / Out Bound – Shell Script</w:t>
        </w:r>
        <w:r>
          <w:rPr>
            <w:noProof/>
            <w:webHidden/>
          </w:rPr>
          <w:tab/>
        </w:r>
        <w:r>
          <w:rPr>
            <w:noProof/>
            <w:webHidden/>
          </w:rPr>
          <w:fldChar w:fldCharType="begin"/>
        </w:r>
        <w:r>
          <w:rPr>
            <w:noProof/>
            <w:webHidden/>
          </w:rPr>
          <w:instrText xml:space="preserve"> PAGEREF _Toc415065670 \h </w:instrText>
        </w:r>
      </w:ins>
      <w:r>
        <w:rPr>
          <w:noProof/>
          <w:webHidden/>
        </w:rPr>
      </w:r>
      <w:r>
        <w:rPr>
          <w:noProof/>
          <w:webHidden/>
        </w:rPr>
        <w:fldChar w:fldCharType="separate"/>
      </w:r>
      <w:ins w:id="338" w:author="Rakesh Singhi" w:date="2015-03-25T16:42:00Z">
        <w:r>
          <w:rPr>
            <w:noProof/>
            <w:webHidden/>
          </w:rPr>
          <w:t>71</w:t>
        </w:r>
        <w:r>
          <w:rPr>
            <w:noProof/>
            <w:webHidden/>
          </w:rPr>
          <w:fldChar w:fldCharType="end"/>
        </w:r>
        <w:r w:rsidRPr="00CE7A05">
          <w:rPr>
            <w:rStyle w:val="Hyperlink"/>
            <w:noProof/>
          </w:rPr>
          <w:fldChar w:fldCharType="end"/>
        </w:r>
      </w:ins>
    </w:p>
    <w:p w14:paraId="7FAABD1B" w14:textId="77777777" w:rsidR="00C525F5" w:rsidRDefault="00C525F5">
      <w:pPr>
        <w:pStyle w:val="TOC2"/>
        <w:tabs>
          <w:tab w:val="left" w:pos="1200"/>
        </w:tabs>
        <w:rPr>
          <w:ins w:id="339" w:author="Rakesh Singhi" w:date="2015-03-25T16:42:00Z"/>
          <w:rFonts w:asciiTheme="minorHAnsi" w:eastAsiaTheme="minorEastAsia" w:hAnsiTheme="minorHAnsi" w:cstheme="minorBidi"/>
          <w:noProof/>
          <w:sz w:val="22"/>
          <w:szCs w:val="22"/>
        </w:rPr>
      </w:pPr>
      <w:ins w:id="340"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"_Toc415065671"</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3.20.6</w:t>
        </w:r>
        <w:r>
          <w:rPr>
            <w:rFonts w:asciiTheme="minorHAnsi" w:eastAsiaTheme="minorEastAsia" w:hAnsiTheme="minorHAnsi" w:cstheme="minorBidi"/>
            <w:noProof/>
            <w:sz w:val="22"/>
            <w:szCs w:val="22"/>
          </w:rPr>
          <w:tab/>
        </w:r>
        <w:r w:rsidRPr="00CE7A05">
          <w:rPr>
            <w:rStyle w:val="Hyperlink"/>
            <w:rFonts w:cstheme="minorHAnsi"/>
            <w:b/>
            <w:i/>
            <w:noProof/>
            <w:lang w:val="en-GB"/>
          </w:rPr>
          <w:t>In bound – SQL Loader / Data Pump / Import Utility</w:t>
        </w:r>
        <w:r>
          <w:rPr>
            <w:noProof/>
            <w:webHidden/>
          </w:rPr>
          <w:tab/>
        </w:r>
        <w:r>
          <w:rPr>
            <w:noProof/>
            <w:webHidden/>
          </w:rPr>
          <w:fldChar w:fldCharType="begin"/>
        </w:r>
        <w:r>
          <w:rPr>
            <w:noProof/>
            <w:webHidden/>
          </w:rPr>
          <w:instrText xml:space="preserve"> PAGEREF _Toc415065671 \h </w:instrText>
        </w:r>
      </w:ins>
      <w:r>
        <w:rPr>
          <w:noProof/>
          <w:webHidden/>
        </w:rPr>
      </w:r>
      <w:r>
        <w:rPr>
          <w:noProof/>
          <w:webHidden/>
        </w:rPr>
        <w:fldChar w:fldCharType="separate"/>
      </w:r>
      <w:ins w:id="341" w:author="Rakesh Singhi" w:date="2015-03-25T16:42:00Z">
        <w:r>
          <w:rPr>
            <w:noProof/>
            <w:webHidden/>
          </w:rPr>
          <w:t>71</w:t>
        </w:r>
        <w:r>
          <w:rPr>
            <w:noProof/>
            <w:webHidden/>
          </w:rPr>
          <w:fldChar w:fldCharType="end"/>
        </w:r>
        <w:r w:rsidRPr="00CE7A05">
          <w:rPr>
            <w:rStyle w:val="Hyperlink"/>
            <w:noProof/>
          </w:rPr>
          <w:fldChar w:fldCharType="end"/>
        </w:r>
      </w:ins>
    </w:p>
    <w:p w14:paraId="5425B2E9" w14:textId="77777777" w:rsidR="00C525F5" w:rsidRDefault="00C525F5">
      <w:pPr>
        <w:pStyle w:val="TOC2"/>
        <w:tabs>
          <w:tab w:val="left" w:pos="1200"/>
        </w:tabs>
        <w:rPr>
          <w:ins w:id="342" w:author="Rakesh Singhi" w:date="2015-03-25T16:42:00Z"/>
          <w:rFonts w:asciiTheme="minorHAnsi" w:eastAsiaTheme="minorEastAsia" w:hAnsiTheme="minorHAnsi" w:cstheme="minorBidi"/>
          <w:noProof/>
          <w:sz w:val="22"/>
          <w:szCs w:val="22"/>
        </w:rPr>
      </w:pPr>
      <w:ins w:id="343" w:author="Rakesh Singhi" w:date="2015-03-25T16:42:00Z">
        <w:r w:rsidRPr="00CE7A05">
          <w:rPr>
            <w:rStyle w:val="Hyperlink"/>
            <w:noProof/>
          </w:rPr>
          <w:lastRenderedPageBreak/>
          <w:fldChar w:fldCharType="begin"/>
        </w:r>
        <w:r w:rsidRPr="00CE7A05">
          <w:rPr>
            <w:rStyle w:val="Hyperlink"/>
            <w:noProof/>
          </w:rPr>
          <w:instrText xml:space="preserve"> </w:instrText>
        </w:r>
        <w:r>
          <w:rPr>
            <w:noProof/>
          </w:rPr>
          <w:instrText>HYPERLINK \l "_Toc415065672"</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i/>
            <w:noProof/>
            <w:lang w:val="en-GB"/>
          </w:rPr>
          <w:t>3.20.7</w:t>
        </w:r>
        <w:r>
          <w:rPr>
            <w:rFonts w:asciiTheme="minorHAnsi" w:eastAsiaTheme="minorEastAsia" w:hAnsiTheme="minorHAnsi" w:cstheme="minorBidi"/>
            <w:noProof/>
            <w:sz w:val="22"/>
            <w:szCs w:val="22"/>
          </w:rPr>
          <w:tab/>
        </w:r>
        <w:r w:rsidRPr="00CE7A05">
          <w:rPr>
            <w:rStyle w:val="Hyperlink"/>
            <w:rFonts w:cstheme="minorHAnsi"/>
            <w:b/>
            <w:i/>
            <w:noProof/>
            <w:lang w:val="en-GB"/>
          </w:rPr>
          <w:t>Job Details (For Production Support turnover document)</w:t>
        </w:r>
        <w:r>
          <w:rPr>
            <w:noProof/>
            <w:webHidden/>
          </w:rPr>
          <w:tab/>
        </w:r>
        <w:r>
          <w:rPr>
            <w:noProof/>
            <w:webHidden/>
          </w:rPr>
          <w:fldChar w:fldCharType="begin"/>
        </w:r>
        <w:r>
          <w:rPr>
            <w:noProof/>
            <w:webHidden/>
          </w:rPr>
          <w:instrText xml:space="preserve"> PAGEREF _Toc415065672 \h </w:instrText>
        </w:r>
      </w:ins>
      <w:r>
        <w:rPr>
          <w:noProof/>
          <w:webHidden/>
        </w:rPr>
      </w:r>
      <w:r>
        <w:rPr>
          <w:noProof/>
          <w:webHidden/>
        </w:rPr>
        <w:fldChar w:fldCharType="separate"/>
      </w:r>
      <w:ins w:id="344" w:author="Rakesh Singhi" w:date="2015-03-25T16:42:00Z">
        <w:r>
          <w:rPr>
            <w:noProof/>
            <w:webHidden/>
          </w:rPr>
          <w:t>71</w:t>
        </w:r>
        <w:r>
          <w:rPr>
            <w:noProof/>
            <w:webHidden/>
          </w:rPr>
          <w:fldChar w:fldCharType="end"/>
        </w:r>
        <w:r w:rsidRPr="00CE7A05">
          <w:rPr>
            <w:rStyle w:val="Hyperlink"/>
            <w:noProof/>
          </w:rPr>
          <w:fldChar w:fldCharType="end"/>
        </w:r>
      </w:ins>
    </w:p>
    <w:p w14:paraId="454D8975" w14:textId="77777777" w:rsidR="00C525F5" w:rsidRDefault="00C525F5">
      <w:pPr>
        <w:pStyle w:val="TOC1"/>
        <w:tabs>
          <w:tab w:val="left" w:pos="432"/>
        </w:tabs>
        <w:rPr>
          <w:ins w:id="345" w:author="Rakesh Singhi" w:date="2015-03-25T16:42:00Z"/>
          <w:rFonts w:asciiTheme="minorHAnsi" w:eastAsiaTheme="minorEastAsia" w:hAnsiTheme="minorHAnsi" w:cstheme="minorBidi"/>
          <w:noProof/>
          <w:sz w:val="22"/>
          <w:szCs w:val="22"/>
        </w:rPr>
      </w:pPr>
      <w:ins w:id="346"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"_Toc415065673"</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bCs/>
            <w:noProof/>
            <w:kern w:val="32"/>
            <w:lang w:val="en-GB"/>
          </w:rPr>
          <w:t>4</w:t>
        </w:r>
        <w:r>
          <w:rPr>
            <w:rFonts w:asciiTheme="minorHAnsi" w:eastAsiaTheme="minorEastAsia" w:hAnsiTheme="minorHAnsi" w:cstheme="minorBidi"/>
            <w:noProof/>
            <w:sz w:val="22"/>
            <w:szCs w:val="22"/>
          </w:rPr>
          <w:tab/>
        </w:r>
        <w:r w:rsidRPr="00CE7A05">
          <w:rPr>
            <w:rStyle w:val="Hyperlink"/>
            <w:rFonts w:cstheme="minorHAnsi"/>
            <w:b/>
            <w:bCs/>
            <w:noProof/>
            <w:kern w:val="32"/>
            <w:lang w:val="en-GB"/>
          </w:rPr>
          <w:t>Exception Handling and Audits</w:t>
        </w:r>
        <w:r>
          <w:rPr>
            <w:noProof/>
            <w:webHidden/>
          </w:rPr>
          <w:tab/>
        </w:r>
        <w:r>
          <w:rPr>
            <w:noProof/>
            <w:webHidden/>
          </w:rPr>
          <w:fldChar w:fldCharType="begin"/>
        </w:r>
        <w:r>
          <w:rPr>
            <w:noProof/>
            <w:webHidden/>
          </w:rPr>
          <w:instrText xml:space="preserve"> PAGEREF _Toc415065673 \h </w:instrText>
        </w:r>
      </w:ins>
      <w:r>
        <w:rPr>
          <w:noProof/>
          <w:webHidden/>
        </w:rPr>
      </w:r>
      <w:r>
        <w:rPr>
          <w:noProof/>
          <w:webHidden/>
        </w:rPr>
        <w:fldChar w:fldCharType="separate"/>
      </w:r>
      <w:ins w:id="347" w:author="Rakesh Singhi" w:date="2015-03-25T16:42:00Z">
        <w:r>
          <w:rPr>
            <w:noProof/>
            <w:webHidden/>
          </w:rPr>
          <w:t>72</w:t>
        </w:r>
        <w:r>
          <w:rPr>
            <w:noProof/>
            <w:webHidden/>
          </w:rPr>
          <w:fldChar w:fldCharType="end"/>
        </w:r>
        <w:r w:rsidRPr="00CE7A05">
          <w:rPr>
            <w:rStyle w:val="Hyperlink"/>
            <w:noProof/>
          </w:rPr>
          <w:fldChar w:fldCharType="end"/>
        </w:r>
      </w:ins>
    </w:p>
    <w:p w14:paraId="4A9F2E29" w14:textId="77777777" w:rsidR="00C525F5" w:rsidRDefault="00C525F5">
      <w:pPr>
        <w:pStyle w:val="TOC2"/>
        <w:tabs>
          <w:tab w:val="left" w:pos="1000"/>
        </w:tabs>
        <w:rPr>
          <w:ins w:id="348" w:author="Rakesh Singhi" w:date="2015-03-25T16:42:00Z"/>
          <w:rFonts w:asciiTheme="minorHAnsi" w:eastAsiaTheme="minorEastAsia" w:hAnsiTheme="minorHAnsi" w:cstheme="minorBidi"/>
          <w:noProof/>
          <w:sz w:val="22"/>
          <w:szCs w:val="22"/>
        </w:rPr>
      </w:pPr>
      <w:ins w:id="349"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"_Toc415065674"</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4.1</w:t>
        </w:r>
        <w:r>
          <w:rPr>
            <w:rFonts w:asciiTheme="minorHAnsi" w:eastAsiaTheme="minorEastAsia" w:hAnsiTheme="minorHAnsi" w:cstheme="minorBidi"/>
            <w:noProof/>
            <w:sz w:val="22"/>
            <w:szCs w:val="22"/>
          </w:rPr>
          <w:tab/>
        </w:r>
        <w:r w:rsidRPr="00CE7A05">
          <w:rPr>
            <w:rStyle w:val="Hyperlink"/>
            <w:rFonts w:cstheme="minorHAnsi"/>
            <w:b/>
            <w:noProof/>
            <w:lang w:val="en-GB"/>
          </w:rPr>
          <w:t>GUI</w:t>
        </w:r>
        <w:r>
          <w:rPr>
            <w:noProof/>
            <w:webHidden/>
          </w:rPr>
          <w:tab/>
        </w:r>
        <w:r>
          <w:rPr>
            <w:noProof/>
            <w:webHidden/>
          </w:rPr>
          <w:fldChar w:fldCharType="begin"/>
        </w:r>
        <w:r>
          <w:rPr>
            <w:noProof/>
            <w:webHidden/>
          </w:rPr>
          <w:instrText xml:space="preserve"> PAGEREF _Toc415065674 \h </w:instrText>
        </w:r>
      </w:ins>
      <w:r>
        <w:rPr>
          <w:noProof/>
          <w:webHidden/>
        </w:rPr>
      </w:r>
      <w:r>
        <w:rPr>
          <w:noProof/>
          <w:webHidden/>
        </w:rPr>
        <w:fldChar w:fldCharType="separate"/>
      </w:r>
      <w:ins w:id="350" w:author="Rakesh Singhi" w:date="2015-03-25T16:42:00Z">
        <w:r>
          <w:rPr>
            <w:noProof/>
            <w:webHidden/>
          </w:rPr>
          <w:t>72</w:t>
        </w:r>
        <w:r>
          <w:rPr>
            <w:noProof/>
            <w:webHidden/>
          </w:rPr>
          <w:fldChar w:fldCharType="end"/>
        </w:r>
        <w:r w:rsidRPr="00CE7A05">
          <w:rPr>
            <w:rStyle w:val="Hyperlink"/>
            <w:noProof/>
          </w:rPr>
          <w:fldChar w:fldCharType="end"/>
        </w:r>
      </w:ins>
    </w:p>
    <w:p w14:paraId="57BAC0DF" w14:textId="77777777" w:rsidR="00C525F5" w:rsidRDefault="00C525F5">
      <w:pPr>
        <w:pStyle w:val="TOC2"/>
        <w:tabs>
          <w:tab w:val="left" w:pos="1000"/>
        </w:tabs>
        <w:rPr>
          <w:ins w:id="351" w:author="Rakesh Singhi" w:date="2015-03-25T16:42:00Z"/>
          <w:rFonts w:asciiTheme="minorHAnsi" w:eastAsiaTheme="minorEastAsia" w:hAnsiTheme="minorHAnsi" w:cstheme="minorBidi"/>
          <w:noProof/>
          <w:sz w:val="22"/>
          <w:szCs w:val="22"/>
        </w:rPr>
      </w:pPr>
      <w:ins w:id="352"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"_Toc415065675"</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4.2</w:t>
        </w:r>
        <w:r>
          <w:rPr>
            <w:rFonts w:asciiTheme="minorHAnsi" w:eastAsiaTheme="minorEastAsia" w:hAnsiTheme="minorHAnsi" w:cstheme="minorBidi"/>
            <w:noProof/>
            <w:sz w:val="22"/>
            <w:szCs w:val="22"/>
          </w:rPr>
          <w:tab/>
        </w:r>
        <w:r w:rsidRPr="00CE7A05">
          <w:rPr>
            <w:rStyle w:val="Hyperlink"/>
            <w:rFonts w:cstheme="minorHAnsi"/>
            <w:b/>
            <w:noProof/>
            <w:lang w:val="en-GB"/>
          </w:rPr>
          <w:t>Report</w:t>
        </w:r>
        <w:r>
          <w:rPr>
            <w:noProof/>
            <w:webHidden/>
          </w:rPr>
          <w:tab/>
        </w:r>
        <w:r>
          <w:rPr>
            <w:noProof/>
            <w:webHidden/>
          </w:rPr>
          <w:fldChar w:fldCharType="begin"/>
        </w:r>
        <w:r>
          <w:rPr>
            <w:noProof/>
            <w:webHidden/>
          </w:rPr>
          <w:instrText xml:space="preserve"> PAGEREF _Toc415065675 \h </w:instrText>
        </w:r>
      </w:ins>
      <w:r>
        <w:rPr>
          <w:noProof/>
          <w:webHidden/>
        </w:rPr>
      </w:r>
      <w:r>
        <w:rPr>
          <w:noProof/>
          <w:webHidden/>
        </w:rPr>
        <w:fldChar w:fldCharType="separate"/>
      </w:r>
      <w:ins w:id="353" w:author="Rakesh Singhi" w:date="2015-03-25T16:42:00Z">
        <w:r>
          <w:rPr>
            <w:noProof/>
            <w:webHidden/>
          </w:rPr>
          <w:t>72</w:t>
        </w:r>
        <w:r>
          <w:rPr>
            <w:noProof/>
            <w:webHidden/>
          </w:rPr>
          <w:fldChar w:fldCharType="end"/>
        </w:r>
        <w:r w:rsidRPr="00CE7A05">
          <w:rPr>
            <w:rStyle w:val="Hyperlink"/>
            <w:noProof/>
          </w:rPr>
          <w:fldChar w:fldCharType="end"/>
        </w:r>
      </w:ins>
    </w:p>
    <w:p w14:paraId="32860D05" w14:textId="77777777" w:rsidR="00C525F5" w:rsidRDefault="00C525F5">
      <w:pPr>
        <w:pStyle w:val="TOC2"/>
        <w:tabs>
          <w:tab w:val="left" w:pos="1000"/>
        </w:tabs>
        <w:rPr>
          <w:ins w:id="354" w:author="Rakesh Singhi" w:date="2015-03-25T16:42:00Z"/>
          <w:rFonts w:asciiTheme="minorHAnsi" w:eastAsiaTheme="minorEastAsia" w:hAnsiTheme="minorHAnsi" w:cstheme="minorBidi"/>
          <w:noProof/>
          <w:sz w:val="22"/>
          <w:szCs w:val="22"/>
        </w:rPr>
      </w:pPr>
      <w:ins w:id="355"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"_Toc415065676"</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noProof/>
            <w:lang w:val="en-GB"/>
          </w:rPr>
          <w:t>4.3</w:t>
        </w:r>
        <w:r>
          <w:rPr>
            <w:rFonts w:asciiTheme="minorHAnsi" w:eastAsiaTheme="minorEastAsia" w:hAnsiTheme="minorHAnsi" w:cstheme="minorBidi"/>
            <w:noProof/>
            <w:sz w:val="22"/>
            <w:szCs w:val="22"/>
          </w:rPr>
          <w:tab/>
        </w:r>
        <w:r w:rsidRPr="00CE7A05">
          <w:rPr>
            <w:rStyle w:val="Hyperlink"/>
            <w:rFonts w:cstheme="minorHAnsi"/>
            <w:b/>
            <w:noProof/>
            <w:lang w:val="en-GB"/>
          </w:rPr>
          <w:t>Data</w:t>
        </w:r>
        <w:r>
          <w:rPr>
            <w:noProof/>
            <w:webHidden/>
          </w:rPr>
          <w:tab/>
        </w:r>
        <w:r>
          <w:rPr>
            <w:noProof/>
            <w:webHidden/>
          </w:rPr>
          <w:fldChar w:fldCharType="begin"/>
        </w:r>
        <w:r>
          <w:rPr>
            <w:noProof/>
            <w:webHidden/>
          </w:rPr>
          <w:instrText xml:space="preserve"> PAGEREF _Toc415065676 \h </w:instrText>
        </w:r>
      </w:ins>
      <w:r>
        <w:rPr>
          <w:noProof/>
          <w:webHidden/>
        </w:rPr>
      </w:r>
      <w:r>
        <w:rPr>
          <w:noProof/>
          <w:webHidden/>
        </w:rPr>
        <w:fldChar w:fldCharType="separate"/>
      </w:r>
      <w:ins w:id="356" w:author="Rakesh Singhi" w:date="2015-03-25T16:42:00Z">
        <w:r>
          <w:rPr>
            <w:noProof/>
            <w:webHidden/>
          </w:rPr>
          <w:t>72</w:t>
        </w:r>
        <w:r>
          <w:rPr>
            <w:noProof/>
            <w:webHidden/>
          </w:rPr>
          <w:fldChar w:fldCharType="end"/>
        </w:r>
        <w:r w:rsidRPr="00CE7A05">
          <w:rPr>
            <w:rStyle w:val="Hyperlink"/>
            <w:noProof/>
          </w:rPr>
          <w:fldChar w:fldCharType="end"/>
        </w:r>
      </w:ins>
    </w:p>
    <w:p w14:paraId="5BAE42C5" w14:textId="77777777" w:rsidR="00C525F5" w:rsidRDefault="00C525F5">
      <w:pPr>
        <w:pStyle w:val="TOC1"/>
        <w:tabs>
          <w:tab w:val="left" w:pos="432"/>
        </w:tabs>
        <w:rPr>
          <w:ins w:id="357" w:author="Rakesh Singhi" w:date="2015-03-25T16:42:00Z"/>
          <w:rFonts w:asciiTheme="minorHAnsi" w:eastAsiaTheme="minorEastAsia" w:hAnsiTheme="minorHAnsi" w:cstheme="minorBidi"/>
          <w:noProof/>
          <w:sz w:val="22"/>
          <w:szCs w:val="22"/>
        </w:rPr>
      </w:pPr>
      <w:ins w:id="358"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"_Toc415065677"</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bCs/>
            <w:noProof/>
            <w:kern w:val="32"/>
            <w:lang w:val="en-GB"/>
          </w:rPr>
          <w:t>5</w:t>
        </w:r>
        <w:r>
          <w:rPr>
            <w:rFonts w:asciiTheme="minorHAnsi" w:eastAsiaTheme="minorEastAsia" w:hAnsiTheme="minorHAnsi" w:cstheme="minorBidi"/>
            <w:noProof/>
            <w:sz w:val="22"/>
            <w:szCs w:val="22"/>
          </w:rPr>
          <w:tab/>
        </w:r>
        <w:r w:rsidRPr="00CE7A05">
          <w:rPr>
            <w:rStyle w:val="Hyperlink"/>
            <w:rFonts w:cstheme="minorHAnsi"/>
            <w:b/>
            <w:bCs/>
            <w:noProof/>
            <w:kern w:val="32"/>
            <w:lang w:val="en-GB"/>
          </w:rPr>
          <w:t>Assumptions</w:t>
        </w:r>
        <w:r>
          <w:rPr>
            <w:noProof/>
            <w:webHidden/>
          </w:rPr>
          <w:tab/>
        </w:r>
        <w:r>
          <w:rPr>
            <w:noProof/>
            <w:webHidden/>
          </w:rPr>
          <w:fldChar w:fldCharType="begin"/>
        </w:r>
        <w:r>
          <w:rPr>
            <w:noProof/>
            <w:webHidden/>
          </w:rPr>
          <w:instrText xml:space="preserve"> PAGEREF _Toc415065677 \h </w:instrText>
        </w:r>
      </w:ins>
      <w:r>
        <w:rPr>
          <w:noProof/>
          <w:webHidden/>
        </w:rPr>
      </w:r>
      <w:r>
        <w:rPr>
          <w:noProof/>
          <w:webHidden/>
        </w:rPr>
        <w:fldChar w:fldCharType="separate"/>
      </w:r>
      <w:ins w:id="359" w:author="Rakesh Singhi" w:date="2015-03-25T16:42:00Z">
        <w:r>
          <w:rPr>
            <w:noProof/>
            <w:webHidden/>
          </w:rPr>
          <w:t>74</w:t>
        </w:r>
        <w:r>
          <w:rPr>
            <w:noProof/>
            <w:webHidden/>
          </w:rPr>
          <w:fldChar w:fldCharType="end"/>
        </w:r>
        <w:r w:rsidRPr="00CE7A05">
          <w:rPr>
            <w:rStyle w:val="Hyperlink"/>
            <w:noProof/>
          </w:rPr>
          <w:fldChar w:fldCharType="end"/>
        </w:r>
      </w:ins>
    </w:p>
    <w:p w14:paraId="4744641F" w14:textId="77777777" w:rsidR="00C525F5" w:rsidRDefault="00C525F5">
      <w:pPr>
        <w:pStyle w:val="TOC1"/>
        <w:tabs>
          <w:tab w:val="left" w:pos="432"/>
        </w:tabs>
        <w:rPr>
          <w:ins w:id="360" w:author="Rakesh Singhi" w:date="2015-03-25T16:42:00Z"/>
          <w:rFonts w:asciiTheme="minorHAnsi" w:eastAsiaTheme="minorEastAsia" w:hAnsiTheme="minorHAnsi" w:cstheme="minorBidi"/>
          <w:noProof/>
          <w:sz w:val="22"/>
          <w:szCs w:val="22"/>
        </w:rPr>
      </w:pPr>
      <w:ins w:id="361"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"_Toc415065678"</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bCs/>
            <w:noProof/>
            <w:kern w:val="32"/>
            <w:lang w:val="en-GB"/>
          </w:rPr>
          <w:t>6</w:t>
        </w:r>
        <w:r>
          <w:rPr>
            <w:rFonts w:asciiTheme="minorHAnsi" w:eastAsiaTheme="minorEastAsia" w:hAnsiTheme="minorHAnsi" w:cstheme="minorBidi"/>
            <w:noProof/>
            <w:sz w:val="22"/>
            <w:szCs w:val="22"/>
          </w:rPr>
          <w:tab/>
        </w:r>
        <w:r w:rsidRPr="00CE7A05">
          <w:rPr>
            <w:rStyle w:val="Hyperlink"/>
            <w:rFonts w:cstheme="minorHAnsi"/>
            <w:b/>
            <w:bCs/>
            <w:noProof/>
            <w:kern w:val="32"/>
            <w:lang w:val="en-GB"/>
          </w:rPr>
          <w:t>Open Issues/Risks</w:t>
        </w:r>
        <w:r>
          <w:rPr>
            <w:noProof/>
            <w:webHidden/>
          </w:rPr>
          <w:tab/>
        </w:r>
        <w:r>
          <w:rPr>
            <w:noProof/>
            <w:webHidden/>
          </w:rPr>
          <w:fldChar w:fldCharType="begin"/>
        </w:r>
        <w:r>
          <w:rPr>
            <w:noProof/>
            <w:webHidden/>
          </w:rPr>
          <w:instrText xml:space="preserve"> PAGEREF _Toc415065678 \h </w:instrText>
        </w:r>
      </w:ins>
      <w:r>
        <w:rPr>
          <w:noProof/>
          <w:webHidden/>
        </w:rPr>
      </w:r>
      <w:r>
        <w:rPr>
          <w:noProof/>
          <w:webHidden/>
        </w:rPr>
        <w:fldChar w:fldCharType="separate"/>
      </w:r>
      <w:ins w:id="362" w:author="Rakesh Singhi" w:date="2015-03-25T16:42:00Z">
        <w:r>
          <w:rPr>
            <w:noProof/>
            <w:webHidden/>
          </w:rPr>
          <w:t>75</w:t>
        </w:r>
        <w:r>
          <w:rPr>
            <w:noProof/>
            <w:webHidden/>
          </w:rPr>
          <w:fldChar w:fldCharType="end"/>
        </w:r>
        <w:r w:rsidRPr="00CE7A05">
          <w:rPr>
            <w:rStyle w:val="Hyperlink"/>
            <w:noProof/>
          </w:rPr>
          <w:fldChar w:fldCharType="end"/>
        </w:r>
      </w:ins>
    </w:p>
    <w:p w14:paraId="25C1C9F6" w14:textId="77777777" w:rsidR="00C525F5" w:rsidRDefault="00C525F5">
      <w:pPr>
        <w:pStyle w:val="TOC1"/>
        <w:tabs>
          <w:tab w:val="left" w:pos="432"/>
        </w:tabs>
        <w:rPr>
          <w:ins w:id="363" w:author="Rakesh Singhi" w:date="2015-03-25T16:42:00Z"/>
          <w:rFonts w:asciiTheme="minorHAnsi" w:eastAsiaTheme="minorEastAsia" w:hAnsiTheme="minorHAnsi" w:cstheme="minorBidi"/>
          <w:noProof/>
          <w:sz w:val="22"/>
          <w:szCs w:val="22"/>
        </w:rPr>
      </w:pPr>
      <w:ins w:id="364"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"_Toc415065679"</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bCs/>
            <w:noProof/>
            <w:kern w:val="32"/>
            <w:lang w:val="en-GB"/>
          </w:rPr>
          <w:t>7</w:t>
        </w:r>
        <w:r>
          <w:rPr>
            <w:rFonts w:asciiTheme="minorHAnsi" w:eastAsiaTheme="minorEastAsia" w:hAnsiTheme="minorHAnsi" w:cstheme="minorBidi"/>
            <w:noProof/>
            <w:sz w:val="22"/>
            <w:szCs w:val="22"/>
          </w:rPr>
          <w:tab/>
        </w:r>
        <w:r w:rsidRPr="00CE7A05">
          <w:rPr>
            <w:rStyle w:val="Hyperlink"/>
            <w:rFonts w:cstheme="minorHAnsi"/>
            <w:b/>
            <w:bCs/>
            <w:noProof/>
            <w:kern w:val="32"/>
            <w:lang w:val="en-GB"/>
          </w:rPr>
          <w:t>Traceability</w:t>
        </w:r>
        <w:r>
          <w:rPr>
            <w:noProof/>
            <w:webHidden/>
          </w:rPr>
          <w:tab/>
        </w:r>
        <w:r>
          <w:rPr>
            <w:noProof/>
            <w:webHidden/>
          </w:rPr>
          <w:fldChar w:fldCharType="begin"/>
        </w:r>
        <w:r>
          <w:rPr>
            <w:noProof/>
            <w:webHidden/>
          </w:rPr>
          <w:instrText xml:space="preserve"> PAGEREF _Toc415065679 \h </w:instrText>
        </w:r>
      </w:ins>
      <w:r>
        <w:rPr>
          <w:noProof/>
          <w:webHidden/>
        </w:rPr>
      </w:r>
      <w:r>
        <w:rPr>
          <w:noProof/>
          <w:webHidden/>
        </w:rPr>
        <w:fldChar w:fldCharType="separate"/>
      </w:r>
      <w:ins w:id="365" w:author="Rakesh Singhi" w:date="2015-03-25T16:42:00Z">
        <w:r>
          <w:rPr>
            <w:noProof/>
            <w:webHidden/>
          </w:rPr>
          <w:t>76</w:t>
        </w:r>
        <w:r>
          <w:rPr>
            <w:noProof/>
            <w:webHidden/>
          </w:rPr>
          <w:fldChar w:fldCharType="end"/>
        </w:r>
        <w:r w:rsidRPr="00CE7A05">
          <w:rPr>
            <w:rStyle w:val="Hyperlink"/>
            <w:noProof/>
          </w:rPr>
          <w:fldChar w:fldCharType="end"/>
        </w:r>
      </w:ins>
    </w:p>
    <w:p w14:paraId="166DADE6" w14:textId="77777777" w:rsidR="00C525F5" w:rsidRDefault="00C525F5">
      <w:pPr>
        <w:pStyle w:val="TOC1"/>
        <w:tabs>
          <w:tab w:val="left" w:pos="432"/>
        </w:tabs>
        <w:rPr>
          <w:ins w:id="366" w:author="Rakesh Singhi" w:date="2015-03-25T16:42:00Z"/>
          <w:rFonts w:asciiTheme="minorHAnsi" w:eastAsiaTheme="minorEastAsia" w:hAnsiTheme="minorHAnsi" w:cstheme="minorBidi"/>
          <w:noProof/>
          <w:sz w:val="22"/>
          <w:szCs w:val="22"/>
        </w:rPr>
      </w:pPr>
      <w:ins w:id="367" w:author="Rakesh Singhi" w:date="2015-03-25T16:42:00Z">
        <w:r w:rsidRPr="00CE7A05">
          <w:rPr>
            <w:rStyle w:val="Hyperlink"/>
            <w:noProof/>
          </w:rPr>
          <w:fldChar w:fldCharType="begin"/>
        </w:r>
        <w:r w:rsidRPr="00CE7A05">
          <w:rPr>
            <w:rStyle w:val="Hyperlink"/>
            <w:noProof/>
          </w:rPr>
          <w:instrText xml:space="preserve"> </w:instrText>
        </w:r>
        <w:r>
          <w:rPr>
            <w:noProof/>
          </w:rPr>
          <w:instrText>HYPERLINK \l "_Toc415065680"</w:instrText>
        </w:r>
        <w:r w:rsidRPr="00CE7A05">
          <w:rPr>
            <w:rStyle w:val="Hyperlink"/>
            <w:noProof/>
          </w:rPr>
          <w:instrText xml:space="preserve"> </w:instrText>
        </w:r>
        <w:r w:rsidRPr="00CE7A05">
          <w:rPr>
            <w:rStyle w:val="Hyperlink"/>
            <w:noProof/>
          </w:rPr>
          <w:fldChar w:fldCharType="separate"/>
        </w:r>
        <w:r w:rsidRPr="00CE7A05">
          <w:rPr>
            <w:rStyle w:val="Hyperlink"/>
            <w:rFonts w:cstheme="minorHAnsi"/>
            <w:b/>
            <w:bCs/>
            <w:noProof/>
            <w:kern w:val="32"/>
            <w:lang w:val="en-GB"/>
          </w:rPr>
          <w:t>8</w:t>
        </w:r>
        <w:r>
          <w:rPr>
            <w:rFonts w:asciiTheme="minorHAnsi" w:eastAsiaTheme="minorEastAsia" w:hAnsiTheme="minorHAnsi" w:cstheme="minorBidi"/>
            <w:noProof/>
            <w:sz w:val="22"/>
            <w:szCs w:val="22"/>
          </w:rPr>
          <w:tab/>
        </w:r>
        <w:r w:rsidRPr="00CE7A05">
          <w:rPr>
            <w:rStyle w:val="Hyperlink"/>
            <w:rFonts w:cstheme="minorHAnsi"/>
            <w:b/>
            <w:bCs/>
            <w:noProof/>
            <w:kern w:val="32"/>
            <w:lang w:val="en-GB"/>
          </w:rPr>
          <w:t>Glossary / Definition</w:t>
        </w:r>
        <w:r>
          <w:rPr>
            <w:noProof/>
            <w:webHidden/>
          </w:rPr>
          <w:tab/>
        </w:r>
        <w:r>
          <w:rPr>
            <w:noProof/>
            <w:webHidden/>
          </w:rPr>
          <w:fldChar w:fldCharType="begin"/>
        </w:r>
        <w:r>
          <w:rPr>
            <w:noProof/>
            <w:webHidden/>
          </w:rPr>
          <w:instrText xml:space="preserve"> PAGEREF _Toc415065680 \h </w:instrText>
        </w:r>
      </w:ins>
      <w:r>
        <w:rPr>
          <w:noProof/>
          <w:webHidden/>
        </w:rPr>
      </w:r>
      <w:r>
        <w:rPr>
          <w:noProof/>
          <w:webHidden/>
        </w:rPr>
        <w:fldChar w:fldCharType="separate"/>
      </w:r>
      <w:ins w:id="368" w:author="Rakesh Singhi" w:date="2015-03-25T16:42:00Z">
        <w:r>
          <w:rPr>
            <w:noProof/>
            <w:webHidden/>
          </w:rPr>
          <w:t>77</w:t>
        </w:r>
        <w:r>
          <w:rPr>
            <w:noProof/>
            <w:webHidden/>
          </w:rPr>
          <w:fldChar w:fldCharType="end"/>
        </w:r>
        <w:r w:rsidRPr="00CE7A05">
          <w:rPr>
            <w:rStyle w:val="Hyperlink"/>
            <w:noProof/>
          </w:rPr>
          <w:fldChar w:fldCharType="end"/>
        </w:r>
      </w:ins>
    </w:p>
    <w:p w14:paraId="70DC6E0D" w14:textId="77777777" w:rsidR="00E0390C" w:rsidDel="0052018E" w:rsidRDefault="00E0390C">
      <w:pPr>
        <w:pStyle w:val="TOC1"/>
        <w:tabs>
          <w:tab w:val="left" w:pos="432"/>
        </w:tabs>
        <w:rPr>
          <w:ins w:id="369" w:author="gu832116" w:date="2015-02-09T18:52:00Z"/>
          <w:del w:id="370" w:author="Rakesh Singhi" w:date="2015-03-25T16:06:00Z"/>
          <w:rFonts w:asciiTheme="minorHAnsi" w:eastAsiaTheme="minorEastAsia" w:hAnsiTheme="minorHAnsi" w:cstheme="minorBidi"/>
          <w:noProof/>
          <w:sz w:val="22"/>
          <w:szCs w:val="22"/>
        </w:rPr>
      </w:pPr>
      <w:ins w:id="371" w:author="gu832116" w:date="2015-02-09T18:52:00Z">
        <w:del w:id="372" w:author="Rakesh Singhi" w:date="2015-03-25T16:06:00Z">
          <w:r w:rsidRPr="0052018E" w:rsidDel="0052018E">
            <w:rPr>
              <w:rStyle w:val="Hyperlink"/>
              <w:rFonts w:cstheme="minorHAnsi"/>
              <w:b/>
              <w:bCs/>
              <w:noProof/>
              <w:kern w:val="32"/>
              <w:lang w:val="en-GB"/>
            </w:rPr>
            <w:delText>1</w:delText>
          </w:r>
          <w:r w:rsidDel="0052018E">
            <w:rPr>
              <w:rFonts w:asciiTheme="minorHAnsi" w:eastAsiaTheme="minorEastAsia" w:hAnsiTheme="minorHAnsi" w:cstheme="minorBidi"/>
              <w:noProof/>
              <w:sz w:val="22"/>
              <w:szCs w:val="22"/>
            </w:rPr>
            <w:tab/>
          </w:r>
          <w:r w:rsidRPr="0052018E" w:rsidDel="0052018E">
            <w:rPr>
              <w:rStyle w:val="Hyperlink"/>
              <w:rFonts w:cstheme="minorHAnsi"/>
              <w:b/>
              <w:bCs/>
              <w:noProof/>
              <w:kern w:val="32"/>
              <w:lang w:val="en-GB"/>
            </w:rPr>
            <w:delText>Introduction</w:delText>
          </w:r>
          <w:r w:rsidDel="0052018E">
            <w:rPr>
              <w:noProof/>
              <w:webHidden/>
            </w:rPr>
            <w:tab/>
            <w:delText>5</w:delText>
          </w:r>
        </w:del>
      </w:ins>
    </w:p>
    <w:p w14:paraId="5376C9AE" w14:textId="77777777" w:rsidR="00E0390C" w:rsidDel="0052018E" w:rsidRDefault="00E0390C">
      <w:pPr>
        <w:pStyle w:val="TOC2"/>
        <w:tabs>
          <w:tab w:val="left" w:pos="1000"/>
        </w:tabs>
        <w:rPr>
          <w:ins w:id="373" w:author="gu832116" w:date="2015-02-09T18:52:00Z"/>
          <w:del w:id="374" w:author="Rakesh Singhi" w:date="2015-03-25T16:06:00Z"/>
          <w:rFonts w:asciiTheme="minorHAnsi" w:eastAsiaTheme="minorEastAsia" w:hAnsiTheme="minorHAnsi" w:cstheme="minorBidi"/>
          <w:noProof/>
          <w:sz w:val="22"/>
          <w:szCs w:val="22"/>
        </w:rPr>
      </w:pPr>
      <w:ins w:id="375" w:author="gu832116" w:date="2015-02-09T18:52:00Z">
        <w:del w:id="376" w:author="Rakesh Singhi" w:date="2015-03-25T16:06:00Z">
          <w:r w:rsidRPr="0052018E" w:rsidDel="0052018E">
            <w:rPr>
              <w:rStyle w:val="Hyperlink"/>
              <w:rFonts w:cstheme="minorHAnsi"/>
              <w:b/>
              <w:noProof/>
              <w:lang w:val="en-GB"/>
            </w:rPr>
            <w:delText>1.1</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BusinessOverview</w:delText>
          </w:r>
          <w:r w:rsidDel="0052018E">
            <w:rPr>
              <w:noProof/>
              <w:webHidden/>
            </w:rPr>
            <w:tab/>
            <w:delText>5</w:delText>
          </w:r>
        </w:del>
      </w:ins>
    </w:p>
    <w:p w14:paraId="0F23F3DA" w14:textId="77777777" w:rsidR="00E0390C" w:rsidDel="0052018E" w:rsidRDefault="00E0390C">
      <w:pPr>
        <w:pStyle w:val="TOC2"/>
        <w:tabs>
          <w:tab w:val="left" w:pos="1000"/>
        </w:tabs>
        <w:rPr>
          <w:ins w:id="377" w:author="gu832116" w:date="2015-02-09T18:52:00Z"/>
          <w:del w:id="378" w:author="Rakesh Singhi" w:date="2015-03-25T16:06:00Z"/>
          <w:rFonts w:asciiTheme="minorHAnsi" w:eastAsiaTheme="minorEastAsia" w:hAnsiTheme="minorHAnsi" w:cstheme="minorBidi"/>
          <w:noProof/>
          <w:sz w:val="22"/>
          <w:szCs w:val="22"/>
        </w:rPr>
      </w:pPr>
      <w:ins w:id="379" w:author="gu832116" w:date="2015-02-09T18:52:00Z">
        <w:del w:id="380" w:author="Rakesh Singhi" w:date="2015-03-25T16:06:00Z">
          <w:r w:rsidRPr="0052018E" w:rsidDel="0052018E">
            <w:rPr>
              <w:rStyle w:val="Hyperlink"/>
              <w:rFonts w:cstheme="minorHAnsi"/>
              <w:b/>
              <w:noProof/>
              <w:lang w:val="en-GB"/>
            </w:rPr>
            <w:delText>1.2</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Process Approach</w:delText>
          </w:r>
          <w:r w:rsidDel="0052018E">
            <w:rPr>
              <w:noProof/>
              <w:webHidden/>
            </w:rPr>
            <w:tab/>
            <w:delText>5</w:delText>
          </w:r>
        </w:del>
      </w:ins>
    </w:p>
    <w:p w14:paraId="714EAB4A" w14:textId="77777777" w:rsidR="00E0390C" w:rsidDel="0052018E" w:rsidRDefault="00E0390C">
      <w:pPr>
        <w:pStyle w:val="TOC2"/>
        <w:tabs>
          <w:tab w:val="left" w:pos="1000"/>
        </w:tabs>
        <w:rPr>
          <w:ins w:id="381" w:author="gu832116" w:date="2015-02-09T18:52:00Z"/>
          <w:del w:id="382" w:author="Rakesh Singhi" w:date="2015-03-25T16:06:00Z"/>
          <w:rFonts w:asciiTheme="minorHAnsi" w:eastAsiaTheme="minorEastAsia" w:hAnsiTheme="minorHAnsi" w:cstheme="minorBidi"/>
          <w:noProof/>
          <w:sz w:val="22"/>
          <w:szCs w:val="22"/>
        </w:rPr>
      </w:pPr>
      <w:ins w:id="383" w:author="gu832116" w:date="2015-02-09T18:52:00Z">
        <w:del w:id="384" w:author="Rakesh Singhi" w:date="2015-03-25T16:06:00Z">
          <w:r w:rsidRPr="0052018E" w:rsidDel="0052018E">
            <w:rPr>
              <w:rStyle w:val="Hyperlink"/>
              <w:rFonts w:cstheme="minorHAnsi"/>
              <w:b/>
              <w:noProof/>
              <w:lang w:val="en-GB"/>
            </w:rPr>
            <w:delText>1.3</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Scope</w:delText>
          </w:r>
          <w:r w:rsidDel="0052018E">
            <w:rPr>
              <w:noProof/>
              <w:webHidden/>
            </w:rPr>
            <w:tab/>
            <w:delText>5</w:delText>
          </w:r>
        </w:del>
      </w:ins>
    </w:p>
    <w:p w14:paraId="720E1F74" w14:textId="77777777" w:rsidR="00E0390C" w:rsidDel="0052018E" w:rsidRDefault="00E0390C">
      <w:pPr>
        <w:pStyle w:val="TOC2"/>
        <w:tabs>
          <w:tab w:val="left" w:pos="1000"/>
        </w:tabs>
        <w:rPr>
          <w:ins w:id="385" w:author="gu832116" w:date="2015-02-09T18:52:00Z"/>
          <w:del w:id="386" w:author="Rakesh Singhi" w:date="2015-03-25T16:06:00Z"/>
          <w:rFonts w:asciiTheme="minorHAnsi" w:eastAsiaTheme="minorEastAsia" w:hAnsiTheme="minorHAnsi" w:cstheme="minorBidi"/>
          <w:noProof/>
          <w:sz w:val="22"/>
          <w:szCs w:val="22"/>
        </w:rPr>
      </w:pPr>
      <w:ins w:id="387" w:author="gu832116" w:date="2015-02-09T18:52:00Z">
        <w:del w:id="388" w:author="Rakesh Singhi" w:date="2015-03-25T16:06:00Z">
          <w:r w:rsidRPr="0052018E" w:rsidDel="0052018E">
            <w:rPr>
              <w:rStyle w:val="Hyperlink"/>
              <w:rFonts w:cstheme="minorHAnsi"/>
              <w:b/>
              <w:noProof/>
              <w:lang w:val="en-GB"/>
            </w:rPr>
            <w:delText>1.4</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Audience</w:delText>
          </w:r>
          <w:r w:rsidDel="0052018E">
            <w:rPr>
              <w:noProof/>
              <w:webHidden/>
            </w:rPr>
            <w:tab/>
            <w:delText>5</w:delText>
          </w:r>
        </w:del>
      </w:ins>
    </w:p>
    <w:p w14:paraId="22D9A2CC" w14:textId="77777777" w:rsidR="00E0390C" w:rsidDel="0052018E" w:rsidRDefault="00E0390C">
      <w:pPr>
        <w:pStyle w:val="TOC1"/>
        <w:tabs>
          <w:tab w:val="left" w:pos="432"/>
        </w:tabs>
        <w:rPr>
          <w:ins w:id="389" w:author="gu832116" w:date="2015-02-09T18:52:00Z"/>
          <w:del w:id="390" w:author="Rakesh Singhi" w:date="2015-03-25T16:06:00Z"/>
          <w:rFonts w:asciiTheme="minorHAnsi" w:eastAsiaTheme="minorEastAsia" w:hAnsiTheme="minorHAnsi" w:cstheme="minorBidi"/>
          <w:noProof/>
          <w:sz w:val="22"/>
          <w:szCs w:val="22"/>
        </w:rPr>
      </w:pPr>
      <w:ins w:id="391" w:author="gu832116" w:date="2015-02-09T18:52:00Z">
        <w:del w:id="392" w:author="Rakesh Singhi" w:date="2015-03-25T16:06:00Z">
          <w:r w:rsidRPr="0052018E" w:rsidDel="0052018E">
            <w:rPr>
              <w:rStyle w:val="Hyperlink"/>
              <w:rFonts w:cstheme="minorHAnsi"/>
              <w:b/>
              <w:bCs/>
              <w:noProof/>
              <w:kern w:val="32"/>
              <w:lang w:val="en-GB"/>
            </w:rPr>
            <w:delText>2</w:delText>
          </w:r>
          <w:r w:rsidDel="0052018E">
            <w:rPr>
              <w:rFonts w:asciiTheme="minorHAnsi" w:eastAsiaTheme="minorEastAsia" w:hAnsiTheme="minorHAnsi" w:cstheme="minorBidi"/>
              <w:noProof/>
              <w:sz w:val="22"/>
              <w:szCs w:val="22"/>
            </w:rPr>
            <w:tab/>
          </w:r>
          <w:r w:rsidRPr="0052018E" w:rsidDel="0052018E">
            <w:rPr>
              <w:rStyle w:val="Hyperlink"/>
              <w:rFonts w:cstheme="minorHAnsi"/>
              <w:b/>
              <w:bCs/>
              <w:noProof/>
              <w:kern w:val="32"/>
              <w:lang w:val="en-GB"/>
            </w:rPr>
            <w:delText>Technical Details – GUI and Data</w:delText>
          </w:r>
          <w:r w:rsidDel="0052018E">
            <w:rPr>
              <w:noProof/>
              <w:webHidden/>
            </w:rPr>
            <w:tab/>
            <w:delText>6</w:delText>
          </w:r>
        </w:del>
      </w:ins>
    </w:p>
    <w:p w14:paraId="1247371E" w14:textId="77777777" w:rsidR="00E0390C" w:rsidDel="0052018E" w:rsidRDefault="00E0390C">
      <w:pPr>
        <w:pStyle w:val="TOC2"/>
        <w:tabs>
          <w:tab w:val="left" w:pos="1000"/>
        </w:tabs>
        <w:rPr>
          <w:ins w:id="393" w:author="gu832116" w:date="2015-02-09T18:52:00Z"/>
          <w:del w:id="394" w:author="Rakesh Singhi" w:date="2015-03-25T16:06:00Z"/>
          <w:rFonts w:asciiTheme="minorHAnsi" w:eastAsiaTheme="minorEastAsia" w:hAnsiTheme="minorHAnsi" w:cstheme="minorBidi"/>
          <w:noProof/>
          <w:sz w:val="22"/>
          <w:szCs w:val="22"/>
        </w:rPr>
      </w:pPr>
      <w:ins w:id="395" w:author="gu832116" w:date="2015-02-09T18:52:00Z">
        <w:del w:id="396" w:author="Rakesh Singhi" w:date="2015-03-25T16:06:00Z">
          <w:r w:rsidRPr="0052018E" w:rsidDel="0052018E">
            <w:rPr>
              <w:rStyle w:val="Hyperlink"/>
              <w:rFonts w:cstheme="minorHAnsi"/>
              <w:b/>
              <w:noProof/>
              <w:lang w:val="en-GB"/>
            </w:rPr>
            <w:delText>2.1</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Design Specifications</w:delText>
          </w:r>
          <w:r w:rsidDel="0052018E">
            <w:rPr>
              <w:noProof/>
              <w:webHidden/>
            </w:rPr>
            <w:tab/>
            <w:delText>6</w:delText>
          </w:r>
        </w:del>
      </w:ins>
    </w:p>
    <w:p w14:paraId="511A268E" w14:textId="77777777" w:rsidR="00E0390C" w:rsidDel="0052018E" w:rsidRDefault="00E0390C">
      <w:pPr>
        <w:pStyle w:val="TOC2"/>
        <w:tabs>
          <w:tab w:val="left" w:pos="1000"/>
        </w:tabs>
        <w:rPr>
          <w:ins w:id="397" w:author="gu832116" w:date="2015-02-09T18:52:00Z"/>
          <w:del w:id="398" w:author="Rakesh Singhi" w:date="2015-03-25T16:06:00Z"/>
          <w:rFonts w:asciiTheme="minorHAnsi" w:eastAsiaTheme="minorEastAsia" w:hAnsiTheme="minorHAnsi" w:cstheme="minorBidi"/>
          <w:noProof/>
          <w:sz w:val="22"/>
          <w:szCs w:val="22"/>
        </w:rPr>
      </w:pPr>
      <w:ins w:id="399" w:author="gu832116" w:date="2015-02-09T18:52:00Z">
        <w:del w:id="400" w:author="Rakesh Singhi" w:date="2015-03-25T16:06:00Z">
          <w:r w:rsidRPr="0052018E" w:rsidDel="0052018E">
            <w:rPr>
              <w:rStyle w:val="Hyperlink"/>
              <w:rFonts w:cstheme="minorHAnsi"/>
              <w:b/>
              <w:noProof/>
              <w:lang w:val="en-GB"/>
            </w:rPr>
            <w:delText>2.2</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Dimension in Details</w:delText>
          </w:r>
          <w:r w:rsidDel="0052018E">
            <w:rPr>
              <w:noProof/>
              <w:webHidden/>
            </w:rPr>
            <w:tab/>
            <w:delText>6</w:delText>
          </w:r>
        </w:del>
      </w:ins>
    </w:p>
    <w:p w14:paraId="7345F950" w14:textId="77777777" w:rsidR="00E0390C" w:rsidDel="0052018E" w:rsidRDefault="00E0390C">
      <w:pPr>
        <w:pStyle w:val="TOC2"/>
        <w:tabs>
          <w:tab w:val="left" w:pos="1000"/>
        </w:tabs>
        <w:rPr>
          <w:ins w:id="401" w:author="gu832116" w:date="2015-02-09T18:52:00Z"/>
          <w:del w:id="402" w:author="Rakesh Singhi" w:date="2015-03-25T16:06:00Z"/>
          <w:rFonts w:asciiTheme="minorHAnsi" w:eastAsiaTheme="minorEastAsia" w:hAnsiTheme="minorHAnsi" w:cstheme="minorBidi"/>
          <w:noProof/>
          <w:sz w:val="22"/>
          <w:szCs w:val="22"/>
        </w:rPr>
      </w:pPr>
      <w:ins w:id="403" w:author="gu832116" w:date="2015-02-09T18:52:00Z">
        <w:del w:id="404" w:author="Rakesh Singhi" w:date="2015-03-25T16:06:00Z">
          <w:r w:rsidRPr="0052018E" w:rsidDel="0052018E">
            <w:rPr>
              <w:rStyle w:val="Hyperlink"/>
              <w:rFonts w:cstheme="minorHAnsi"/>
              <w:b/>
              <w:noProof/>
              <w:lang w:val="en-GB"/>
            </w:rPr>
            <w:delText>2.3</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Data Source</w:delText>
          </w:r>
          <w:r w:rsidDel="0052018E">
            <w:rPr>
              <w:noProof/>
              <w:webHidden/>
            </w:rPr>
            <w:tab/>
            <w:delText>6</w:delText>
          </w:r>
        </w:del>
      </w:ins>
    </w:p>
    <w:p w14:paraId="5E7A6932" w14:textId="77777777" w:rsidR="00E0390C" w:rsidDel="0052018E" w:rsidRDefault="00E0390C">
      <w:pPr>
        <w:pStyle w:val="TOC2"/>
        <w:tabs>
          <w:tab w:val="left" w:pos="1000"/>
        </w:tabs>
        <w:rPr>
          <w:ins w:id="405" w:author="gu832116" w:date="2015-02-09T18:52:00Z"/>
          <w:del w:id="406" w:author="Rakesh Singhi" w:date="2015-03-25T16:06:00Z"/>
          <w:rFonts w:asciiTheme="minorHAnsi" w:eastAsiaTheme="minorEastAsia" w:hAnsiTheme="minorHAnsi" w:cstheme="minorBidi"/>
          <w:noProof/>
          <w:sz w:val="22"/>
          <w:szCs w:val="22"/>
        </w:rPr>
      </w:pPr>
      <w:ins w:id="407" w:author="gu832116" w:date="2015-02-09T18:52:00Z">
        <w:del w:id="408" w:author="Rakesh Singhi" w:date="2015-03-25T16:06:00Z">
          <w:r w:rsidRPr="0052018E" w:rsidDel="0052018E">
            <w:rPr>
              <w:rStyle w:val="Hyperlink"/>
              <w:rFonts w:cstheme="minorHAnsi"/>
              <w:b/>
              <w:noProof/>
              <w:lang w:val="en-GB"/>
            </w:rPr>
            <w:delText>2.4</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GUI Parameters</w:delText>
          </w:r>
          <w:r w:rsidDel="0052018E">
            <w:rPr>
              <w:noProof/>
              <w:webHidden/>
            </w:rPr>
            <w:tab/>
            <w:delText>6</w:delText>
          </w:r>
        </w:del>
      </w:ins>
    </w:p>
    <w:p w14:paraId="19229C2D" w14:textId="77777777" w:rsidR="00E0390C" w:rsidDel="0052018E" w:rsidRDefault="00E0390C">
      <w:pPr>
        <w:pStyle w:val="TOC2"/>
        <w:tabs>
          <w:tab w:val="left" w:pos="1000"/>
        </w:tabs>
        <w:rPr>
          <w:ins w:id="409" w:author="gu832116" w:date="2015-02-09T18:52:00Z"/>
          <w:del w:id="410" w:author="Rakesh Singhi" w:date="2015-03-25T16:06:00Z"/>
          <w:rFonts w:asciiTheme="minorHAnsi" w:eastAsiaTheme="minorEastAsia" w:hAnsiTheme="minorHAnsi" w:cstheme="minorBidi"/>
          <w:noProof/>
          <w:sz w:val="22"/>
          <w:szCs w:val="22"/>
        </w:rPr>
      </w:pPr>
      <w:ins w:id="411" w:author="gu832116" w:date="2015-02-09T18:52:00Z">
        <w:del w:id="412" w:author="Rakesh Singhi" w:date="2015-03-25T16:06:00Z">
          <w:r w:rsidRPr="0052018E" w:rsidDel="0052018E">
            <w:rPr>
              <w:rStyle w:val="Hyperlink"/>
              <w:rFonts w:cstheme="minorHAnsi"/>
              <w:b/>
              <w:noProof/>
              <w:lang w:val="en-GB"/>
            </w:rPr>
            <w:delText>2.5</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Supervisor View</w:delText>
          </w:r>
          <w:r w:rsidDel="0052018E">
            <w:rPr>
              <w:noProof/>
              <w:webHidden/>
            </w:rPr>
            <w:tab/>
            <w:delText>7</w:delText>
          </w:r>
        </w:del>
      </w:ins>
    </w:p>
    <w:p w14:paraId="5FCE2B3C" w14:textId="77777777" w:rsidR="00E0390C" w:rsidDel="0052018E" w:rsidRDefault="00E0390C">
      <w:pPr>
        <w:pStyle w:val="TOC2"/>
        <w:tabs>
          <w:tab w:val="left" w:pos="1200"/>
        </w:tabs>
        <w:rPr>
          <w:ins w:id="413" w:author="gu832116" w:date="2015-02-09T18:52:00Z"/>
          <w:del w:id="414" w:author="Rakesh Singhi" w:date="2015-03-25T16:06:00Z"/>
          <w:rFonts w:asciiTheme="minorHAnsi" w:eastAsiaTheme="minorEastAsia" w:hAnsiTheme="minorHAnsi" w:cstheme="minorBidi"/>
          <w:noProof/>
          <w:sz w:val="22"/>
          <w:szCs w:val="22"/>
        </w:rPr>
      </w:pPr>
      <w:ins w:id="415" w:author="gu832116" w:date="2015-02-09T18:52:00Z">
        <w:del w:id="416" w:author="Rakesh Singhi" w:date="2015-03-25T16:06:00Z">
          <w:r w:rsidRPr="0052018E" w:rsidDel="0052018E">
            <w:rPr>
              <w:rStyle w:val="Hyperlink"/>
              <w:rFonts w:cstheme="minorHAnsi"/>
              <w:b/>
              <w:i/>
              <w:noProof/>
              <w:lang w:val="en-GB"/>
            </w:rPr>
            <w:delText>2.5.1</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Supervisor View Filters</w:delText>
          </w:r>
          <w:r w:rsidDel="0052018E">
            <w:rPr>
              <w:noProof/>
              <w:webHidden/>
            </w:rPr>
            <w:tab/>
            <w:delText>7</w:delText>
          </w:r>
        </w:del>
      </w:ins>
    </w:p>
    <w:p w14:paraId="035D822E" w14:textId="77777777" w:rsidR="00E0390C" w:rsidDel="0052018E" w:rsidRDefault="00E0390C">
      <w:pPr>
        <w:pStyle w:val="TOC1"/>
        <w:tabs>
          <w:tab w:val="left" w:pos="432"/>
        </w:tabs>
        <w:rPr>
          <w:ins w:id="417" w:author="gu832116" w:date="2015-02-09T18:52:00Z"/>
          <w:del w:id="418" w:author="Rakesh Singhi" w:date="2015-03-25T16:06:00Z"/>
          <w:rFonts w:asciiTheme="minorHAnsi" w:eastAsiaTheme="minorEastAsia" w:hAnsiTheme="minorHAnsi" w:cstheme="minorBidi"/>
          <w:noProof/>
          <w:sz w:val="22"/>
          <w:szCs w:val="22"/>
        </w:rPr>
      </w:pPr>
      <w:ins w:id="419" w:author="gu832116" w:date="2015-02-09T18:52:00Z">
        <w:del w:id="420" w:author="Rakesh Singhi" w:date="2015-03-25T16:06:00Z">
          <w:r w:rsidRPr="0052018E" w:rsidDel="0052018E">
            <w:rPr>
              <w:rStyle w:val="Hyperlink"/>
              <w:rFonts w:cstheme="minorHAnsi"/>
              <w:b/>
              <w:bCs/>
              <w:noProof/>
              <w:kern w:val="32"/>
              <w:lang w:val="en-GB"/>
            </w:rPr>
            <w:delText>3</w:delText>
          </w:r>
          <w:r w:rsidDel="0052018E">
            <w:rPr>
              <w:rFonts w:asciiTheme="minorHAnsi" w:eastAsiaTheme="minorEastAsia" w:hAnsiTheme="minorHAnsi" w:cstheme="minorBidi"/>
              <w:noProof/>
              <w:sz w:val="22"/>
              <w:szCs w:val="22"/>
            </w:rPr>
            <w:tab/>
          </w:r>
          <w:r w:rsidRPr="0052018E" w:rsidDel="0052018E">
            <w:rPr>
              <w:rStyle w:val="Hyperlink"/>
              <w:rFonts w:cstheme="minorHAnsi"/>
              <w:b/>
              <w:bCs/>
              <w:noProof/>
              <w:kern w:val="32"/>
              <w:lang w:val="en-GB"/>
            </w:rPr>
            <w:delText>Technical Details - Data</w:delText>
          </w:r>
          <w:r w:rsidDel="0052018E">
            <w:rPr>
              <w:noProof/>
              <w:webHidden/>
            </w:rPr>
            <w:tab/>
            <w:delText>8</w:delText>
          </w:r>
        </w:del>
      </w:ins>
    </w:p>
    <w:p w14:paraId="3557C8F9" w14:textId="77777777" w:rsidR="00E0390C" w:rsidDel="0052018E" w:rsidRDefault="00E0390C">
      <w:pPr>
        <w:pStyle w:val="TOC2"/>
        <w:tabs>
          <w:tab w:val="left" w:pos="1200"/>
        </w:tabs>
        <w:rPr>
          <w:ins w:id="421" w:author="gu832116" w:date="2015-02-09T18:52:00Z"/>
          <w:del w:id="422" w:author="Rakesh Singhi" w:date="2015-03-25T16:06:00Z"/>
          <w:rFonts w:asciiTheme="minorHAnsi" w:eastAsiaTheme="minorEastAsia" w:hAnsiTheme="minorHAnsi" w:cstheme="minorBidi"/>
          <w:noProof/>
          <w:sz w:val="22"/>
          <w:szCs w:val="22"/>
        </w:rPr>
      </w:pPr>
      <w:ins w:id="423" w:author="gu832116" w:date="2015-02-09T18:52:00Z">
        <w:del w:id="424" w:author="Rakesh Singhi" w:date="2015-03-25T16:06:00Z">
          <w:r w:rsidRPr="0052018E" w:rsidDel="0052018E">
            <w:rPr>
              <w:rStyle w:val="Hyperlink"/>
              <w:rFonts w:cstheme="minorHAnsi"/>
              <w:b/>
              <w:i/>
              <w:noProof/>
              <w:lang w:val="en-GB"/>
            </w:rPr>
            <w:delText>3.1.1</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Staging Area - MIR and STG</w:delText>
          </w:r>
          <w:r w:rsidDel="0052018E">
            <w:rPr>
              <w:noProof/>
              <w:webHidden/>
            </w:rPr>
            <w:tab/>
            <w:delText>8</w:delText>
          </w:r>
        </w:del>
      </w:ins>
    </w:p>
    <w:p w14:paraId="03C5BD05" w14:textId="77777777" w:rsidR="00E0390C" w:rsidDel="0052018E" w:rsidRDefault="00E0390C">
      <w:pPr>
        <w:pStyle w:val="TOC2"/>
        <w:tabs>
          <w:tab w:val="left" w:pos="1200"/>
        </w:tabs>
        <w:rPr>
          <w:ins w:id="425" w:author="gu832116" w:date="2015-02-09T18:52:00Z"/>
          <w:del w:id="426" w:author="Rakesh Singhi" w:date="2015-03-25T16:06:00Z"/>
          <w:rFonts w:asciiTheme="minorHAnsi" w:eastAsiaTheme="minorEastAsia" w:hAnsiTheme="minorHAnsi" w:cstheme="minorBidi"/>
          <w:noProof/>
          <w:sz w:val="22"/>
          <w:szCs w:val="22"/>
        </w:rPr>
      </w:pPr>
      <w:ins w:id="427" w:author="gu832116" w:date="2015-02-09T18:52:00Z">
        <w:del w:id="428" w:author="Rakesh Singhi" w:date="2015-03-25T16:06:00Z">
          <w:r w:rsidRPr="0052018E" w:rsidDel="0052018E">
            <w:rPr>
              <w:rStyle w:val="Hyperlink"/>
              <w:rFonts w:cstheme="minorHAnsi"/>
              <w:b/>
              <w:i/>
              <w:noProof/>
              <w:lang w:val="en-GB"/>
            </w:rPr>
            <w:delText>3.1.2</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Staging Area – TMP, DELTA and HISTORY</w:delText>
          </w:r>
          <w:r w:rsidDel="0052018E">
            <w:rPr>
              <w:noProof/>
              <w:webHidden/>
            </w:rPr>
            <w:tab/>
            <w:delText>8</w:delText>
          </w:r>
        </w:del>
      </w:ins>
    </w:p>
    <w:p w14:paraId="53F12402" w14:textId="77777777" w:rsidR="00E0390C" w:rsidDel="0052018E" w:rsidRDefault="00E0390C">
      <w:pPr>
        <w:pStyle w:val="TOC2"/>
        <w:tabs>
          <w:tab w:val="left" w:pos="1200"/>
        </w:tabs>
        <w:rPr>
          <w:ins w:id="429" w:author="gu832116" w:date="2015-02-09T18:52:00Z"/>
          <w:del w:id="430" w:author="Rakesh Singhi" w:date="2015-03-25T16:06:00Z"/>
          <w:rFonts w:asciiTheme="minorHAnsi" w:eastAsiaTheme="minorEastAsia" w:hAnsiTheme="minorHAnsi" w:cstheme="minorBidi"/>
          <w:noProof/>
          <w:sz w:val="22"/>
          <w:szCs w:val="22"/>
        </w:rPr>
      </w:pPr>
      <w:ins w:id="431" w:author="gu832116" w:date="2015-02-09T18:52:00Z">
        <w:del w:id="432" w:author="Rakesh Singhi" w:date="2015-03-25T16:06:00Z">
          <w:r w:rsidRPr="0052018E" w:rsidDel="0052018E">
            <w:rPr>
              <w:rStyle w:val="Hyperlink"/>
              <w:rFonts w:cstheme="minorHAnsi"/>
              <w:b/>
              <w:i/>
              <w:noProof/>
              <w:lang w:val="en-GB"/>
            </w:rPr>
            <w:delText>3.1.3</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Data Mart/Reporting Data Objects</w:delText>
          </w:r>
          <w:r w:rsidDel="0052018E">
            <w:rPr>
              <w:noProof/>
              <w:webHidden/>
            </w:rPr>
            <w:tab/>
            <w:delText>9</w:delText>
          </w:r>
        </w:del>
      </w:ins>
    </w:p>
    <w:p w14:paraId="64FF4D98" w14:textId="77777777" w:rsidR="00E0390C" w:rsidDel="0052018E" w:rsidRDefault="00E0390C">
      <w:pPr>
        <w:pStyle w:val="TOC2"/>
        <w:tabs>
          <w:tab w:val="left" w:pos="1200"/>
        </w:tabs>
        <w:rPr>
          <w:ins w:id="433" w:author="gu832116" w:date="2015-02-09T18:52:00Z"/>
          <w:del w:id="434" w:author="Rakesh Singhi" w:date="2015-03-25T16:06:00Z"/>
          <w:rFonts w:asciiTheme="minorHAnsi" w:eastAsiaTheme="minorEastAsia" w:hAnsiTheme="minorHAnsi" w:cstheme="minorBidi"/>
          <w:noProof/>
          <w:sz w:val="22"/>
          <w:szCs w:val="22"/>
        </w:rPr>
      </w:pPr>
      <w:ins w:id="435" w:author="gu832116" w:date="2015-02-09T18:52:00Z">
        <w:del w:id="436" w:author="Rakesh Singhi" w:date="2015-03-25T16:06:00Z">
          <w:r w:rsidRPr="0052018E" w:rsidDel="0052018E">
            <w:rPr>
              <w:rStyle w:val="Hyperlink"/>
              <w:rFonts w:cstheme="minorHAnsi"/>
              <w:b/>
              <w:i/>
              <w:noProof/>
              <w:lang w:val="en-GB"/>
            </w:rPr>
            <w:delText>3.1.4</w:delText>
          </w:r>
          <w:r w:rsidRPr="0052018E"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Access Privileges for all DB Objects</w:delText>
          </w:r>
          <w:r w:rsidDel="0052018E">
            <w:rPr>
              <w:noProof/>
              <w:webHidden/>
            </w:rPr>
            <w:tab/>
            <w:delText>9</w:delText>
          </w:r>
        </w:del>
      </w:ins>
    </w:p>
    <w:p w14:paraId="3150BD80" w14:textId="77777777" w:rsidR="00E0390C" w:rsidDel="0052018E" w:rsidRDefault="00E0390C">
      <w:pPr>
        <w:pStyle w:val="TOC2"/>
        <w:tabs>
          <w:tab w:val="left" w:pos="1000"/>
        </w:tabs>
        <w:rPr>
          <w:ins w:id="437" w:author="gu832116" w:date="2015-02-09T18:52:00Z"/>
          <w:del w:id="438" w:author="Rakesh Singhi" w:date="2015-03-25T16:06:00Z"/>
          <w:rFonts w:asciiTheme="minorHAnsi" w:eastAsiaTheme="minorEastAsia" w:hAnsiTheme="minorHAnsi" w:cstheme="minorBidi"/>
          <w:noProof/>
          <w:sz w:val="22"/>
          <w:szCs w:val="22"/>
        </w:rPr>
      </w:pPr>
      <w:ins w:id="439" w:author="gu832116" w:date="2015-02-09T18:52:00Z">
        <w:del w:id="440" w:author="Rakesh Singhi" w:date="2015-03-25T16:06:00Z">
          <w:r w:rsidRPr="0052018E" w:rsidDel="0052018E">
            <w:rPr>
              <w:rStyle w:val="Hyperlink"/>
              <w:rFonts w:cstheme="minorHAnsi"/>
              <w:b/>
              <w:noProof/>
              <w:lang w:val="en-GB"/>
            </w:rPr>
            <w:delText>3.2</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Metric Definitions and calculations</w:delText>
          </w:r>
          <w:r w:rsidDel="0052018E">
            <w:rPr>
              <w:noProof/>
              <w:webHidden/>
            </w:rPr>
            <w:tab/>
            <w:delText>10</w:delText>
          </w:r>
        </w:del>
      </w:ins>
    </w:p>
    <w:p w14:paraId="0182A5F4" w14:textId="77777777" w:rsidR="00E0390C" w:rsidDel="0052018E" w:rsidRDefault="00E0390C">
      <w:pPr>
        <w:pStyle w:val="TOC2"/>
        <w:tabs>
          <w:tab w:val="left" w:pos="1000"/>
        </w:tabs>
        <w:rPr>
          <w:ins w:id="441" w:author="gu832116" w:date="2015-02-09T18:52:00Z"/>
          <w:del w:id="442" w:author="Rakesh Singhi" w:date="2015-03-25T16:06:00Z"/>
          <w:rFonts w:asciiTheme="minorHAnsi" w:eastAsiaTheme="minorEastAsia" w:hAnsiTheme="minorHAnsi" w:cstheme="minorBidi"/>
          <w:noProof/>
          <w:sz w:val="22"/>
          <w:szCs w:val="22"/>
        </w:rPr>
      </w:pPr>
      <w:ins w:id="443" w:author="gu832116" w:date="2015-02-09T18:52:00Z">
        <w:del w:id="444" w:author="Rakesh Singhi" w:date="2015-03-25T16:06:00Z">
          <w:r w:rsidRPr="0052018E" w:rsidDel="0052018E">
            <w:rPr>
              <w:rStyle w:val="Hyperlink"/>
              <w:rFonts w:cstheme="minorHAnsi"/>
              <w:b/>
              <w:noProof/>
              <w:lang w:val="en-GB"/>
            </w:rPr>
            <w:delText>3.3</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Erwin Data Model</w:delText>
          </w:r>
          <w:r w:rsidDel="0052018E">
            <w:rPr>
              <w:noProof/>
              <w:webHidden/>
            </w:rPr>
            <w:tab/>
            <w:delText>11</w:delText>
          </w:r>
        </w:del>
      </w:ins>
    </w:p>
    <w:p w14:paraId="0C253BF0" w14:textId="77777777" w:rsidR="00E0390C" w:rsidDel="0052018E" w:rsidRDefault="00E0390C">
      <w:pPr>
        <w:pStyle w:val="TOC2"/>
        <w:tabs>
          <w:tab w:val="left" w:pos="1000"/>
        </w:tabs>
        <w:rPr>
          <w:ins w:id="445" w:author="gu832116" w:date="2015-02-09T18:52:00Z"/>
          <w:del w:id="446" w:author="Rakesh Singhi" w:date="2015-03-25T16:06:00Z"/>
          <w:rFonts w:asciiTheme="minorHAnsi" w:eastAsiaTheme="minorEastAsia" w:hAnsiTheme="minorHAnsi" w:cstheme="minorBidi"/>
          <w:noProof/>
          <w:sz w:val="22"/>
          <w:szCs w:val="22"/>
        </w:rPr>
      </w:pPr>
      <w:ins w:id="447" w:author="gu832116" w:date="2015-02-09T18:52:00Z">
        <w:del w:id="448" w:author="Rakesh Singhi" w:date="2015-03-25T16:06:00Z">
          <w:r w:rsidRPr="0052018E" w:rsidDel="0052018E">
            <w:rPr>
              <w:rStyle w:val="Hyperlink"/>
              <w:rFonts w:cstheme="minorHAnsi"/>
              <w:b/>
              <w:noProof/>
              <w:lang w:val="en-GB"/>
            </w:rPr>
            <w:delText>3.4</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ETL Logic and Details</w:delText>
          </w:r>
          <w:r w:rsidDel="0052018E">
            <w:rPr>
              <w:noProof/>
              <w:webHidden/>
            </w:rPr>
            <w:tab/>
            <w:delText>12</w:delText>
          </w:r>
        </w:del>
      </w:ins>
    </w:p>
    <w:p w14:paraId="0B7925CE" w14:textId="77777777" w:rsidR="00E0390C" w:rsidDel="0052018E" w:rsidRDefault="00E0390C">
      <w:pPr>
        <w:pStyle w:val="TOC2"/>
        <w:tabs>
          <w:tab w:val="left" w:pos="1200"/>
        </w:tabs>
        <w:rPr>
          <w:ins w:id="449" w:author="gu832116" w:date="2015-02-09T18:52:00Z"/>
          <w:del w:id="450" w:author="Rakesh Singhi" w:date="2015-03-25T16:06:00Z"/>
          <w:rFonts w:asciiTheme="minorHAnsi" w:eastAsiaTheme="minorEastAsia" w:hAnsiTheme="minorHAnsi" w:cstheme="minorBidi"/>
          <w:noProof/>
          <w:sz w:val="22"/>
          <w:szCs w:val="22"/>
        </w:rPr>
      </w:pPr>
      <w:ins w:id="451" w:author="gu832116" w:date="2015-02-09T18:52:00Z">
        <w:del w:id="452" w:author="Rakesh Singhi" w:date="2015-03-25T16:06:00Z">
          <w:r w:rsidRPr="0052018E" w:rsidDel="0052018E">
            <w:rPr>
              <w:rStyle w:val="Hyperlink"/>
              <w:rFonts w:cstheme="minorHAnsi"/>
              <w:b/>
              <w:i/>
              <w:noProof/>
              <w:lang w:val="en-GB"/>
            </w:rPr>
            <w:delText>3.4.1</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Data Process Flow chart</w:delText>
          </w:r>
          <w:r w:rsidDel="0052018E">
            <w:rPr>
              <w:noProof/>
              <w:webHidden/>
            </w:rPr>
            <w:tab/>
            <w:delText>12</w:delText>
          </w:r>
        </w:del>
      </w:ins>
    </w:p>
    <w:p w14:paraId="41AC16FB" w14:textId="77777777" w:rsidR="00E0390C" w:rsidDel="0052018E" w:rsidRDefault="00E0390C">
      <w:pPr>
        <w:pStyle w:val="TOC2"/>
        <w:tabs>
          <w:tab w:val="left" w:pos="1000"/>
        </w:tabs>
        <w:rPr>
          <w:ins w:id="453" w:author="gu832116" w:date="2015-02-09T18:52:00Z"/>
          <w:del w:id="454" w:author="Rakesh Singhi" w:date="2015-03-25T16:06:00Z"/>
          <w:rFonts w:asciiTheme="minorHAnsi" w:eastAsiaTheme="minorEastAsia" w:hAnsiTheme="minorHAnsi" w:cstheme="minorBidi"/>
          <w:noProof/>
          <w:sz w:val="22"/>
          <w:szCs w:val="22"/>
        </w:rPr>
      </w:pPr>
      <w:ins w:id="455" w:author="gu832116" w:date="2015-02-09T18:52:00Z">
        <w:del w:id="456" w:author="Rakesh Singhi" w:date="2015-03-25T16:06:00Z">
          <w:r w:rsidRPr="0052018E" w:rsidDel="0052018E">
            <w:rPr>
              <w:rStyle w:val="Hyperlink"/>
              <w:rFonts w:cstheme="minorHAnsi"/>
              <w:b/>
              <w:noProof/>
              <w:lang w:val="en-GB"/>
            </w:rPr>
            <w:delText>3.5</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Feed File for DMO PPM</w:delText>
          </w:r>
          <w:r w:rsidDel="0052018E">
            <w:rPr>
              <w:noProof/>
              <w:webHidden/>
            </w:rPr>
            <w:tab/>
            <w:delText>13</w:delText>
          </w:r>
        </w:del>
      </w:ins>
    </w:p>
    <w:p w14:paraId="01FA73CA" w14:textId="77777777" w:rsidR="00E0390C" w:rsidDel="0052018E" w:rsidRDefault="00E0390C">
      <w:pPr>
        <w:pStyle w:val="TOC2"/>
        <w:tabs>
          <w:tab w:val="left" w:pos="1000"/>
        </w:tabs>
        <w:rPr>
          <w:ins w:id="457" w:author="gu832116" w:date="2015-02-09T18:52:00Z"/>
          <w:del w:id="458" w:author="Rakesh Singhi" w:date="2015-03-25T16:06:00Z"/>
          <w:rFonts w:asciiTheme="minorHAnsi" w:eastAsiaTheme="minorEastAsia" w:hAnsiTheme="minorHAnsi" w:cstheme="minorBidi"/>
          <w:noProof/>
          <w:sz w:val="22"/>
          <w:szCs w:val="22"/>
        </w:rPr>
      </w:pPr>
      <w:ins w:id="459" w:author="gu832116" w:date="2015-02-09T18:52:00Z">
        <w:del w:id="460" w:author="Rakesh Singhi" w:date="2015-03-25T16:06:00Z">
          <w:r w:rsidRPr="0052018E" w:rsidDel="0052018E">
            <w:rPr>
              <w:rStyle w:val="Hyperlink"/>
              <w:rFonts w:cstheme="minorHAnsi"/>
              <w:b/>
              <w:noProof/>
              <w:lang w:val="en-GB"/>
            </w:rPr>
            <w:delText>3.6</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DMO_ERP_Sellin.csv</w:delText>
          </w:r>
          <w:r w:rsidDel="0052018E">
            <w:rPr>
              <w:noProof/>
              <w:webHidden/>
            </w:rPr>
            <w:tab/>
            <w:delText>14</w:delText>
          </w:r>
        </w:del>
      </w:ins>
    </w:p>
    <w:p w14:paraId="0038CB07" w14:textId="77777777" w:rsidR="00E0390C" w:rsidDel="0052018E" w:rsidRDefault="00E0390C">
      <w:pPr>
        <w:pStyle w:val="TOC2"/>
        <w:tabs>
          <w:tab w:val="left" w:pos="1200"/>
        </w:tabs>
        <w:rPr>
          <w:ins w:id="461" w:author="gu832116" w:date="2015-02-09T18:52:00Z"/>
          <w:del w:id="462" w:author="Rakesh Singhi" w:date="2015-03-25T16:06:00Z"/>
          <w:rFonts w:asciiTheme="minorHAnsi" w:eastAsiaTheme="minorEastAsia" w:hAnsiTheme="minorHAnsi" w:cstheme="minorBidi"/>
          <w:noProof/>
          <w:sz w:val="22"/>
          <w:szCs w:val="22"/>
        </w:rPr>
      </w:pPr>
      <w:ins w:id="463" w:author="gu832116" w:date="2015-02-09T18:52:00Z">
        <w:del w:id="464" w:author="Rakesh Singhi" w:date="2015-03-25T16:06:00Z">
          <w:r w:rsidRPr="0052018E" w:rsidDel="0052018E">
            <w:rPr>
              <w:rStyle w:val="Hyperlink"/>
              <w:rFonts w:cstheme="minorHAnsi"/>
              <w:b/>
              <w:i/>
              <w:noProof/>
              <w:lang w:val="en-GB"/>
            </w:rPr>
            <w:delText>3.6.1</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File Details</w:delText>
          </w:r>
          <w:r w:rsidDel="0052018E">
            <w:rPr>
              <w:noProof/>
              <w:webHidden/>
            </w:rPr>
            <w:tab/>
            <w:delText>14</w:delText>
          </w:r>
        </w:del>
      </w:ins>
    </w:p>
    <w:p w14:paraId="1DD17954" w14:textId="77777777" w:rsidR="00E0390C" w:rsidDel="0052018E" w:rsidRDefault="00E0390C">
      <w:pPr>
        <w:pStyle w:val="TOC2"/>
        <w:tabs>
          <w:tab w:val="left" w:pos="1200"/>
        </w:tabs>
        <w:rPr>
          <w:ins w:id="465" w:author="gu832116" w:date="2015-02-09T18:52:00Z"/>
          <w:del w:id="466" w:author="Rakesh Singhi" w:date="2015-03-25T16:06:00Z"/>
          <w:rFonts w:asciiTheme="minorHAnsi" w:eastAsiaTheme="minorEastAsia" w:hAnsiTheme="minorHAnsi" w:cstheme="minorBidi"/>
          <w:noProof/>
          <w:sz w:val="22"/>
          <w:szCs w:val="22"/>
        </w:rPr>
      </w:pPr>
      <w:ins w:id="467" w:author="gu832116" w:date="2015-02-09T18:52:00Z">
        <w:del w:id="468" w:author="Rakesh Singhi" w:date="2015-03-25T16:06:00Z">
          <w:r w:rsidRPr="0052018E" w:rsidDel="0052018E">
            <w:rPr>
              <w:rStyle w:val="Hyperlink"/>
              <w:rFonts w:cstheme="minorHAnsi"/>
              <w:b/>
              <w:i/>
              <w:noProof/>
              <w:lang w:val="en-GB"/>
            </w:rPr>
            <w:delText>3.6.2</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FTP Details</w:delText>
          </w:r>
          <w:r w:rsidDel="0052018E">
            <w:rPr>
              <w:noProof/>
              <w:webHidden/>
            </w:rPr>
            <w:tab/>
            <w:delText>14</w:delText>
          </w:r>
        </w:del>
      </w:ins>
    </w:p>
    <w:p w14:paraId="08285551" w14:textId="77777777" w:rsidR="00E0390C" w:rsidDel="0052018E" w:rsidRDefault="00E0390C">
      <w:pPr>
        <w:pStyle w:val="TOC2"/>
        <w:tabs>
          <w:tab w:val="left" w:pos="1200"/>
        </w:tabs>
        <w:rPr>
          <w:ins w:id="469" w:author="gu832116" w:date="2015-02-09T18:52:00Z"/>
          <w:del w:id="470" w:author="Rakesh Singhi" w:date="2015-03-25T16:06:00Z"/>
          <w:rFonts w:asciiTheme="minorHAnsi" w:eastAsiaTheme="minorEastAsia" w:hAnsiTheme="minorHAnsi" w:cstheme="minorBidi"/>
          <w:noProof/>
          <w:sz w:val="22"/>
          <w:szCs w:val="22"/>
        </w:rPr>
      </w:pPr>
      <w:ins w:id="471" w:author="gu832116" w:date="2015-02-09T18:52:00Z">
        <w:del w:id="472" w:author="Rakesh Singhi" w:date="2015-03-25T16:06:00Z">
          <w:r w:rsidRPr="0052018E" w:rsidDel="0052018E">
            <w:rPr>
              <w:rStyle w:val="Hyperlink"/>
              <w:rFonts w:cstheme="minorHAnsi"/>
              <w:b/>
              <w:i/>
              <w:noProof/>
              <w:lang w:val="en-GB"/>
            </w:rPr>
            <w:delText>3.6.3</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UNIX Directory</w:delText>
          </w:r>
          <w:r w:rsidDel="0052018E">
            <w:rPr>
              <w:noProof/>
              <w:webHidden/>
            </w:rPr>
            <w:tab/>
            <w:delText>14</w:delText>
          </w:r>
        </w:del>
      </w:ins>
    </w:p>
    <w:p w14:paraId="0E5DCAC9" w14:textId="77777777" w:rsidR="00E0390C" w:rsidDel="0052018E" w:rsidRDefault="00E0390C">
      <w:pPr>
        <w:pStyle w:val="TOC2"/>
        <w:rPr>
          <w:ins w:id="473" w:author="gu832116" w:date="2015-02-09T18:52:00Z"/>
          <w:del w:id="474" w:author="Rakesh Singhi" w:date="2015-03-25T16:06:00Z"/>
          <w:rFonts w:asciiTheme="minorHAnsi" w:eastAsiaTheme="minorEastAsia" w:hAnsiTheme="minorHAnsi" w:cstheme="minorBidi"/>
          <w:noProof/>
          <w:sz w:val="22"/>
          <w:szCs w:val="22"/>
        </w:rPr>
      </w:pPr>
      <w:ins w:id="475" w:author="gu832116" w:date="2015-02-09T18:52:00Z">
        <w:del w:id="476" w:author="Rakesh Singhi" w:date="2015-03-25T16:06:00Z">
          <w:r w:rsidRPr="0052018E" w:rsidDel="0052018E">
            <w:rPr>
              <w:rStyle w:val="Hyperlink"/>
              <w:rFonts w:cstheme="minorHAnsi"/>
              <w:b/>
              <w:noProof/>
            </w:rPr>
            <w:delText>Sample</w:delText>
          </w:r>
          <w:r w:rsidDel="0052018E">
            <w:rPr>
              <w:noProof/>
              <w:webHidden/>
            </w:rPr>
            <w:tab/>
            <w:delText>14</w:delText>
          </w:r>
        </w:del>
      </w:ins>
    </w:p>
    <w:p w14:paraId="3F394A00" w14:textId="77777777" w:rsidR="00E0390C" w:rsidDel="0052018E" w:rsidRDefault="00E0390C">
      <w:pPr>
        <w:pStyle w:val="TOC2"/>
        <w:rPr>
          <w:ins w:id="477" w:author="gu832116" w:date="2015-02-09T18:52:00Z"/>
          <w:del w:id="478" w:author="Rakesh Singhi" w:date="2015-03-25T16:06:00Z"/>
          <w:rFonts w:asciiTheme="minorHAnsi" w:eastAsiaTheme="minorEastAsia" w:hAnsiTheme="minorHAnsi" w:cstheme="minorBidi"/>
          <w:noProof/>
          <w:sz w:val="22"/>
          <w:szCs w:val="22"/>
        </w:rPr>
      </w:pPr>
      <w:ins w:id="479" w:author="gu832116" w:date="2015-02-09T18:52:00Z">
        <w:del w:id="480" w:author="Rakesh Singhi" w:date="2015-03-25T16:06:00Z">
          <w:r w:rsidRPr="0052018E" w:rsidDel="0052018E">
            <w:rPr>
              <w:rStyle w:val="Hyperlink"/>
              <w:rFonts w:cstheme="minorHAnsi"/>
              <w:b/>
              <w:noProof/>
            </w:rPr>
            <w:delText>For Mexico: /u25/ftp/ISRVE_FEEDS_IN/DMO_PPM/ERP_XMEX/</w:delText>
          </w:r>
          <w:r w:rsidDel="0052018E">
            <w:rPr>
              <w:noProof/>
              <w:webHidden/>
            </w:rPr>
            <w:tab/>
            <w:delText>14</w:delText>
          </w:r>
        </w:del>
      </w:ins>
    </w:p>
    <w:p w14:paraId="13D8B8B2" w14:textId="77777777" w:rsidR="00E0390C" w:rsidDel="0052018E" w:rsidRDefault="00E0390C">
      <w:pPr>
        <w:pStyle w:val="TOC2"/>
        <w:tabs>
          <w:tab w:val="left" w:pos="1200"/>
        </w:tabs>
        <w:rPr>
          <w:ins w:id="481" w:author="gu832116" w:date="2015-02-09T18:52:00Z"/>
          <w:del w:id="482" w:author="Rakesh Singhi" w:date="2015-03-25T16:06:00Z"/>
          <w:rFonts w:asciiTheme="minorHAnsi" w:eastAsiaTheme="minorEastAsia" w:hAnsiTheme="minorHAnsi" w:cstheme="minorBidi"/>
          <w:noProof/>
          <w:sz w:val="22"/>
          <w:szCs w:val="22"/>
        </w:rPr>
      </w:pPr>
      <w:ins w:id="483" w:author="gu832116" w:date="2015-02-09T18:52:00Z">
        <w:del w:id="484" w:author="Rakesh Singhi" w:date="2015-03-25T16:06:00Z">
          <w:r w:rsidRPr="0052018E" w:rsidDel="0052018E">
            <w:rPr>
              <w:rStyle w:val="Hyperlink"/>
              <w:rFonts w:cstheme="minorHAnsi"/>
              <w:b/>
              <w:i/>
              <w:noProof/>
              <w:lang w:val="en-GB"/>
            </w:rPr>
            <w:delText>3.6.4</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File Format</w:delText>
          </w:r>
          <w:r w:rsidDel="0052018E">
            <w:rPr>
              <w:noProof/>
              <w:webHidden/>
            </w:rPr>
            <w:tab/>
            <w:delText>14</w:delText>
          </w:r>
        </w:del>
      </w:ins>
    </w:p>
    <w:p w14:paraId="7C323E35" w14:textId="77777777" w:rsidR="00E0390C" w:rsidDel="0052018E" w:rsidRDefault="00E0390C">
      <w:pPr>
        <w:pStyle w:val="TOC2"/>
        <w:tabs>
          <w:tab w:val="left" w:pos="1200"/>
        </w:tabs>
        <w:rPr>
          <w:ins w:id="485" w:author="gu832116" w:date="2015-02-09T18:52:00Z"/>
          <w:del w:id="486" w:author="Rakesh Singhi" w:date="2015-03-25T16:06:00Z"/>
          <w:rFonts w:asciiTheme="minorHAnsi" w:eastAsiaTheme="minorEastAsia" w:hAnsiTheme="minorHAnsi" w:cstheme="minorBidi"/>
          <w:noProof/>
          <w:sz w:val="22"/>
          <w:szCs w:val="22"/>
        </w:rPr>
      </w:pPr>
      <w:ins w:id="487" w:author="gu832116" w:date="2015-02-09T18:52:00Z">
        <w:del w:id="488" w:author="Rakesh Singhi" w:date="2015-03-25T16:06:00Z">
          <w:r w:rsidRPr="0052018E" w:rsidDel="0052018E">
            <w:rPr>
              <w:rStyle w:val="Hyperlink"/>
              <w:rFonts w:cstheme="minorHAnsi"/>
              <w:b/>
              <w:i/>
              <w:noProof/>
              <w:lang w:val="en-GB"/>
            </w:rPr>
            <w:delText>3.6.5</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Control /Feed Balance File</w:delText>
          </w:r>
          <w:r w:rsidDel="0052018E">
            <w:rPr>
              <w:noProof/>
              <w:webHidden/>
            </w:rPr>
            <w:tab/>
            <w:delText>15</w:delText>
          </w:r>
        </w:del>
      </w:ins>
    </w:p>
    <w:p w14:paraId="2E896447" w14:textId="77777777" w:rsidR="00E0390C" w:rsidDel="0052018E" w:rsidRDefault="00E0390C">
      <w:pPr>
        <w:pStyle w:val="TOC2"/>
        <w:tabs>
          <w:tab w:val="left" w:pos="1000"/>
        </w:tabs>
        <w:rPr>
          <w:ins w:id="489" w:author="gu832116" w:date="2015-02-09T18:52:00Z"/>
          <w:del w:id="490" w:author="Rakesh Singhi" w:date="2015-03-25T16:06:00Z"/>
          <w:rFonts w:asciiTheme="minorHAnsi" w:eastAsiaTheme="minorEastAsia" w:hAnsiTheme="minorHAnsi" w:cstheme="minorBidi"/>
          <w:noProof/>
          <w:sz w:val="22"/>
          <w:szCs w:val="22"/>
        </w:rPr>
      </w:pPr>
      <w:ins w:id="491" w:author="gu832116" w:date="2015-02-09T18:52:00Z">
        <w:del w:id="492" w:author="Rakesh Singhi" w:date="2015-03-25T16:06:00Z">
          <w:r w:rsidRPr="0052018E" w:rsidDel="0052018E">
            <w:rPr>
              <w:rStyle w:val="Hyperlink"/>
              <w:rFonts w:cstheme="minorHAnsi"/>
              <w:b/>
              <w:noProof/>
              <w:lang w:val="en-GB"/>
            </w:rPr>
            <w:delText>3.7</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DMO_ISC_Sellin.csv</w:delText>
          </w:r>
          <w:r w:rsidDel="0052018E">
            <w:rPr>
              <w:noProof/>
              <w:webHidden/>
            </w:rPr>
            <w:tab/>
            <w:delText>16</w:delText>
          </w:r>
        </w:del>
      </w:ins>
    </w:p>
    <w:p w14:paraId="67D8B65B" w14:textId="77777777" w:rsidR="00E0390C" w:rsidDel="0052018E" w:rsidRDefault="00E0390C">
      <w:pPr>
        <w:pStyle w:val="TOC2"/>
        <w:tabs>
          <w:tab w:val="left" w:pos="1200"/>
        </w:tabs>
        <w:rPr>
          <w:ins w:id="493" w:author="gu832116" w:date="2015-02-09T18:52:00Z"/>
          <w:del w:id="494" w:author="Rakesh Singhi" w:date="2015-03-25T16:06:00Z"/>
          <w:rFonts w:asciiTheme="minorHAnsi" w:eastAsiaTheme="minorEastAsia" w:hAnsiTheme="minorHAnsi" w:cstheme="minorBidi"/>
          <w:noProof/>
          <w:sz w:val="22"/>
          <w:szCs w:val="22"/>
        </w:rPr>
      </w:pPr>
      <w:ins w:id="495" w:author="gu832116" w:date="2015-02-09T18:52:00Z">
        <w:del w:id="496" w:author="Rakesh Singhi" w:date="2015-03-25T16:06:00Z">
          <w:r w:rsidRPr="0052018E" w:rsidDel="0052018E">
            <w:rPr>
              <w:rStyle w:val="Hyperlink"/>
              <w:rFonts w:cstheme="minorHAnsi"/>
              <w:b/>
              <w:i/>
              <w:noProof/>
              <w:lang w:val="en-GB"/>
            </w:rPr>
            <w:delText>3.7.1</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File Details</w:delText>
          </w:r>
          <w:r w:rsidDel="0052018E">
            <w:rPr>
              <w:noProof/>
              <w:webHidden/>
            </w:rPr>
            <w:tab/>
            <w:delText>16</w:delText>
          </w:r>
        </w:del>
      </w:ins>
    </w:p>
    <w:p w14:paraId="7FD8B498" w14:textId="77777777" w:rsidR="00E0390C" w:rsidDel="0052018E" w:rsidRDefault="00E0390C">
      <w:pPr>
        <w:pStyle w:val="TOC2"/>
        <w:rPr>
          <w:ins w:id="497" w:author="gu832116" w:date="2015-02-09T18:52:00Z"/>
          <w:del w:id="498" w:author="Rakesh Singhi" w:date="2015-03-25T16:06:00Z"/>
          <w:rFonts w:asciiTheme="minorHAnsi" w:eastAsiaTheme="minorEastAsia" w:hAnsiTheme="minorHAnsi" w:cstheme="minorBidi"/>
          <w:noProof/>
          <w:sz w:val="22"/>
          <w:szCs w:val="22"/>
        </w:rPr>
      </w:pPr>
      <w:ins w:id="499" w:author="gu832116" w:date="2015-02-09T18:52:00Z">
        <w:del w:id="500" w:author="Rakesh Singhi" w:date="2015-03-25T16:06:00Z">
          <w:r w:rsidRPr="0052018E" w:rsidDel="0052018E">
            <w:rPr>
              <w:rStyle w:val="Hyperlink"/>
              <w:rFonts w:cstheme="minorHAnsi"/>
              <w:b/>
              <w:noProof/>
            </w:rPr>
            <w:delText>Sample</w:delText>
          </w:r>
          <w:r w:rsidDel="0052018E">
            <w:rPr>
              <w:noProof/>
              <w:webHidden/>
            </w:rPr>
            <w:tab/>
            <w:delText>16</w:delText>
          </w:r>
        </w:del>
      </w:ins>
    </w:p>
    <w:p w14:paraId="37952EDE" w14:textId="77777777" w:rsidR="00E0390C" w:rsidDel="0052018E" w:rsidRDefault="00E0390C">
      <w:pPr>
        <w:pStyle w:val="TOC2"/>
        <w:rPr>
          <w:ins w:id="501" w:author="gu832116" w:date="2015-02-09T18:52:00Z"/>
          <w:del w:id="502" w:author="Rakesh Singhi" w:date="2015-03-25T16:06:00Z"/>
          <w:rFonts w:asciiTheme="minorHAnsi" w:eastAsiaTheme="minorEastAsia" w:hAnsiTheme="minorHAnsi" w:cstheme="minorBidi"/>
          <w:noProof/>
          <w:sz w:val="22"/>
          <w:szCs w:val="22"/>
        </w:rPr>
      </w:pPr>
      <w:ins w:id="503" w:author="gu832116" w:date="2015-02-09T18:52:00Z">
        <w:del w:id="504" w:author="Rakesh Singhi" w:date="2015-03-25T16:06:00Z">
          <w:r w:rsidRPr="0052018E" w:rsidDel="0052018E">
            <w:rPr>
              <w:rStyle w:val="Hyperlink"/>
              <w:rFonts w:cstheme="minorHAnsi"/>
              <w:noProof/>
            </w:rPr>
            <w:delText xml:space="preserve">For DMO ISC West: </w:delText>
          </w:r>
          <w:r w:rsidRPr="0052018E" w:rsidDel="0052018E">
            <w:rPr>
              <w:rStyle w:val="Hyperlink"/>
              <w:rFonts w:cstheme="minorHAnsi"/>
              <w:noProof/>
            </w:rPr>
            <w:sym w:font="Wingdings" w:char="F0E8"/>
          </w:r>
          <w:r w:rsidRPr="0052018E" w:rsidDel="0052018E">
            <w:rPr>
              <w:rStyle w:val="Hyperlink"/>
              <w:rFonts w:cstheme="minorHAnsi"/>
              <w:noProof/>
            </w:rPr>
            <w:delText>DMO_</w:delText>
          </w:r>
          <w:r w:rsidRPr="0052018E" w:rsidDel="0052018E">
            <w:rPr>
              <w:rStyle w:val="Hyperlink"/>
              <w:rFonts w:cstheme="minorHAnsi"/>
              <w:b/>
              <w:noProof/>
            </w:rPr>
            <w:delText>ISC_DMOW_000001_</w:delText>
          </w:r>
          <w:r w:rsidRPr="0052018E" w:rsidDel="0052018E">
            <w:rPr>
              <w:rStyle w:val="Hyperlink"/>
              <w:rFonts w:cstheme="minorHAnsi"/>
              <w:noProof/>
            </w:rPr>
            <w:delText>Sellin.csv</w:delText>
          </w:r>
          <w:r w:rsidDel="0052018E">
            <w:rPr>
              <w:noProof/>
              <w:webHidden/>
            </w:rPr>
            <w:tab/>
            <w:delText>16</w:delText>
          </w:r>
        </w:del>
      </w:ins>
    </w:p>
    <w:p w14:paraId="7133DA08" w14:textId="77777777" w:rsidR="00E0390C" w:rsidDel="0052018E" w:rsidRDefault="00E0390C">
      <w:pPr>
        <w:pStyle w:val="TOC2"/>
        <w:rPr>
          <w:ins w:id="505" w:author="gu832116" w:date="2015-02-09T18:52:00Z"/>
          <w:del w:id="506" w:author="Rakesh Singhi" w:date="2015-03-25T16:06:00Z"/>
          <w:rFonts w:asciiTheme="minorHAnsi" w:eastAsiaTheme="minorEastAsia" w:hAnsiTheme="minorHAnsi" w:cstheme="minorBidi"/>
          <w:noProof/>
          <w:sz w:val="22"/>
          <w:szCs w:val="22"/>
        </w:rPr>
      </w:pPr>
      <w:ins w:id="507" w:author="gu832116" w:date="2015-02-09T18:52:00Z">
        <w:del w:id="508" w:author="Rakesh Singhi" w:date="2015-03-25T16:06:00Z">
          <w:r w:rsidRPr="0052018E" w:rsidDel="0052018E">
            <w:rPr>
              <w:rStyle w:val="Hyperlink"/>
              <w:rFonts w:cstheme="minorHAnsi"/>
              <w:noProof/>
            </w:rPr>
            <w:delText xml:space="preserve">For DMO ISC East: </w:delText>
          </w:r>
          <w:r w:rsidRPr="0052018E" w:rsidDel="0052018E">
            <w:rPr>
              <w:rStyle w:val="Hyperlink"/>
              <w:rFonts w:cstheme="minorHAnsi"/>
              <w:noProof/>
            </w:rPr>
            <w:sym w:font="Wingdings" w:char="F0E8"/>
          </w:r>
          <w:r w:rsidRPr="0052018E" w:rsidDel="0052018E">
            <w:rPr>
              <w:rStyle w:val="Hyperlink"/>
              <w:rFonts w:cstheme="minorHAnsi"/>
              <w:noProof/>
            </w:rPr>
            <w:delText>DMO_</w:delText>
          </w:r>
          <w:r w:rsidRPr="0052018E" w:rsidDel="0052018E">
            <w:rPr>
              <w:rStyle w:val="Hyperlink"/>
              <w:rFonts w:cstheme="minorHAnsi"/>
              <w:b/>
              <w:noProof/>
            </w:rPr>
            <w:delText>ISC_DMOE_000001_</w:delText>
          </w:r>
          <w:r w:rsidRPr="0052018E" w:rsidDel="0052018E">
            <w:rPr>
              <w:rStyle w:val="Hyperlink"/>
              <w:rFonts w:cstheme="minorHAnsi"/>
              <w:noProof/>
            </w:rPr>
            <w:delText>Sellin.csv</w:delText>
          </w:r>
          <w:r w:rsidDel="0052018E">
            <w:rPr>
              <w:noProof/>
              <w:webHidden/>
            </w:rPr>
            <w:tab/>
            <w:delText>16</w:delText>
          </w:r>
        </w:del>
      </w:ins>
    </w:p>
    <w:p w14:paraId="6D404782" w14:textId="77777777" w:rsidR="00E0390C" w:rsidDel="0052018E" w:rsidRDefault="00E0390C">
      <w:pPr>
        <w:pStyle w:val="TOC2"/>
        <w:tabs>
          <w:tab w:val="left" w:pos="1200"/>
        </w:tabs>
        <w:rPr>
          <w:ins w:id="509" w:author="gu832116" w:date="2015-02-09T18:52:00Z"/>
          <w:del w:id="510" w:author="Rakesh Singhi" w:date="2015-03-25T16:06:00Z"/>
          <w:rFonts w:asciiTheme="minorHAnsi" w:eastAsiaTheme="minorEastAsia" w:hAnsiTheme="minorHAnsi" w:cstheme="minorBidi"/>
          <w:noProof/>
          <w:sz w:val="22"/>
          <w:szCs w:val="22"/>
        </w:rPr>
      </w:pPr>
      <w:ins w:id="511" w:author="gu832116" w:date="2015-02-09T18:52:00Z">
        <w:del w:id="512" w:author="Rakesh Singhi" w:date="2015-03-25T16:06:00Z">
          <w:r w:rsidRPr="0052018E" w:rsidDel="0052018E">
            <w:rPr>
              <w:rStyle w:val="Hyperlink"/>
              <w:rFonts w:cstheme="minorHAnsi"/>
              <w:b/>
              <w:i/>
              <w:noProof/>
              <w:lang w:val="en-GB"/>
            </w:rPr>
            <w:delText>3.7.2</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FTP Details</w:delText>
          </w:r>
          <w:r w:rsidDel="0052018E">
            <w:rPr>
              <w:noProof/>
              <w:webHidden/>
            </w:rPr>
            <w:tab/>
            <w:delText>16</w:delText>
          </w:r>
        </w:del>
      </w:ins>
    </w:p>
    <w:p w14:paraId="560447ED" w14:textId="77777777" w:rsidR="00E0390C" w:rsidDel="0052018E" w:rsidRDefault="00E0390C">
      <w:pPr>
        <w:pStyle w:val="TOC2"/>
        <w:rPr>
          <w:ins w:id="513" w:author="gu832116" w:date="2015-02-09T18:52:00Z"/>
          <w:del w:id="514" w:author="Rakesh Singhi" w:date="2015-03-25T16:06:00Z"/>
          <w:rFonts w:asciiTheme="minorHAnsi" w:eastAsiaTheme="minorEastAsia" w:hAnsiTheme="minorHAnsi" w:cstheme="minorBidi"/>
          <w:noProof/>
          <w:sz w:val="22"/>
          <w:szCs w:val="22"/>
        </w:rPr>
      </w:pPr>
      <w:ins w:id="515" w:author="gu832116" w:date="2015-02-09T18:52:00Z">
        <w:del w:id="516" w:author="Rakesh Singhi" w:date="2015-03-25T16:06:00Z">
          <w:r w:rsidRPr="0052018E" w:rsidDel="0052018E">
            <w:rPr>
              <w:rStyle w:val="Hyperlink"/>
              <w:rFonts w:cstheme="minorHAnsi"/>
              <w:noProof/>
            </w:rPr>
            <w:lastRenderedPageBreak/>
            <w:delText>User ID – DMO_ISC</w:delText>
          </w:r>
          <w:r w:rsidDel="0052018E">
            <w:rPr>
              <w:noProof/>
              <w:webHidden/>
            </w:rPr>
            <w:tab/>
            <w:delText>16</w:delText>
          </w:r>
        </w:del>
      </w:ins>
    </w:p>
    <w:p w14:paraId="7D48391E" w14:textId="77777777" w:rsidR="00E0390C" w:rsidDel="0052018E" w:rsidRDefault="00E0390C">
      <w:pPr>
        <w:pStyle w:val="TOC2"/>
        <w:rPr>
          <w:ins w:id="517" w:author="gu832116" w:date="2015-02-09T18:52:00Z"/>
          <w:del w:id="518" w:author="Rakesh Singhi" w:date="2015-03-25T16:06:00Z"/>
          <w:rFonts w:asciiTheme="minorHAnsi" w:eastAsiaTheme="minorEastAsia" w:hAnsiTheme="minorHAnsi" w:cstheme="minorBidi"/>
          <w:noProof/>
          <w:sz w:val="22"/>
          <w:szCs w:val="22"/>
        </w:rPr>
      </w:pPr>
      <w:ins w:id="519" w:author="gu832116" w:date="2015-02-09T18:52:00Z">
        <w:del w:id="520" w:author="Rakesh Singhi" w:date="2015-03-25T16:06:00Z">
          <w:r w:rsidRPr="0052018E" w:rsidDel="0052018E">
            <w:rPr>
              <w:rStyle w:val="Hyperlink"/>
              <w:rFonts w:cstheme="minorHAnsi"/>
              <w:noProof/>
            </w:rPr>
            <w:delText>PWD – not share in this document.</w:delText>
          </w:r>
          <w:r w:rsidDel="0052018E">
            <w:rPr>
              <w:noProof/>
              <w:webHidden/>
            </w:rPr>
            <w:tab/>
            <w:delText>16</w:delText>
          </w:r>
        </w:del>
      </w:ins>
    </w:p>
    <w:p w14:paraId="56C434ED" w14:textId="77777777" w:rsidR="00E0390C" w:rsidDel="0052018E" w:rsidRDefault="00E0390C">
      <w:pPr>
        <w:pStyle w:val="TOC2"/>
        <w:tabs>
          <w:tab w:val="left" w:pos="1200"/>
        </w:tabs>
        <w:rPr>
          <w:ins w:id="521" w:author="gu832116" w:date="2015-02-09T18:52:00Z"/>
          <w:del w:id="522" w:author="Rakesh Singhi" w:date="2015-03-25T16:06:00Z"/>
          <w:rFonts w:asciiTheme="minorHAnsi" w:eastAsiaTheme="minorEastAsia" w:hAnsiTheme="minorHAnsi" w:cstheme="minorBidi"/>
          <w:noProof/>
          <w:sz w:val="22"/>
          <w:szCs w:val="22"/>
        </w:rPr>
      </w:pPr>
      <w:ins w:id="523" w:author="gu832116" w:date="2015-02-09T18:52:00Z">
        <w:del w:id="524" w:author="Rakesh Singhi" w:date="2015-03-25T16:06:00Z">
          <w:r w:rsidRPr="0052018E" w:rsidDel="0052018E">
            <w:rPr>
              <w:rStyle w:val="Hyperlink"/>
              <w:rFonts w:cstheme="minorHAnsi"/>
              <w:b/>
              <w:i/>
              <w:noProof/>
              <w:lang w:val="en-GB"/>
            </w:rPr>
            <w:delText>3.7.3</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UNIX Directory</w:delText>
          </w:r>
          <w:r w:rsidDel="0052018E">
            <w:rPr>
              <w:noProof/>
              <w:webHidden/>
            </w:rPr>
            <w:tab/>
            <w:delText>16</w:delText>
          </w:r>
        </w:del>
      </w:ins>
    </w:p>
    <w:p w14:paraId="402F39D8" w14:textId="77777777" w:rsidR="00E0390C" w:rsidDel="0052018E" w:rsidRDefault="00E0390C">
      <w:pPr>
        <w:pStyle w:val="TOC2"/>
        <w:rPr>
          <w:ins w:id="525" w:author="gu832116" w:date="2015-02-09T18:52:00Z"/>
          <w:del w:id="526" w:author="Rakesh Singhi" w:date="2015-03-25T16:06:00Z"/>
          <w:rFonts w:asciiTheme="minorHAnsi" w:eastAsiaTheme="minorEastAsia" w:hAnsiTheme="minorHAnsi" w:cstheme="minorBidi"/>
          <w:noProof/>
          <w:sz w:val="22"/>
          <w:szCs w:val="22"/>
        </w:rPr>
      </w:pPr>
      <w:ins w:id="527" w:author="gu832116" w:date="2015-02-09T18:52:00Z">
        <w:del w:id="528" w:author="Rakesh Singhi" w:date="2015-03-25T16:06:00Z">
          <w:r w:rsidRPr="0052018E" w:rsidDel="0052018E">
            <w:rPr>
              <w:rStyle w:val="Hyperlink"/>
              <w:rFonts w:cstheme="minorHAnsi"/>
              <w:noProof/>
            </w:rPr>
            <w:delText xml:space="preserve">Mapped to the respective DB tables and the feed file owners will be provided an ftp account to place files directly to this directory </w:delText>
          </w:r>
          <w:r w:rsidRPr="0052018E" w:rsidDel="0052018E">
            <w:rPr>
              <w:rStyle w:val="Hyperlink"/>
              <w:rFonts w:cstheme="minorHAnsi"/>
              <w:b/>
              <w:noProof/>
            </w:rPr>
            <w:delText>/u25/ftp/ISRVE_FEEDS_IN/DMO_PPM/&lt;ISC_REGION&gt;/</w:delText>
          </w:r>
          <w:r w:rsidDel="0052018E">
            <w:rPr>
              <w:noProof/>
              <w:webHidden/>
            </w:rPr>
            <w:tab/>
            <w:delText>16</w:delText>
          </w:r>
        </w:del>
      </w:ins>
    </w:p>
    <w:p w14:paraId="6ECAF3D3" w14:textId="77777777" w:rsidR="00E0390C" w:rsidDel="0052018E" w:rsidRDefault="00E0390C">
      <w:pPr>
        <w:pStyle w:val="TOC2"/>
        <w:rPr>
          <w:ins w:id="529" w:author="gu832116" w:date="2015-02-09T18:52:00Z"/>
          <w:del w:id="530" w:author="Rakesh Singhi" w:date="2015-03-25T16:06:00Z"/>
          <w:rFonts w:asciiTheme="minorHAnsi" w:eastAsiaTheme="minorEastAsia" w:hAnsiTheme="minorHAnsi" w:cstheme="minorBidi"/>
          <w:noProof/>
          <w:sz w:val="22"/>
          <w:szCs w:val="22"/>
        </w:rPr>
      </w:pPr>
      <w:ins w:id="531" w:author="gu832116" w:date="2015-02-09T18:52:00Z">
        <w:del w:id="532" w:author="Rakesh Singhi" w:date="2015-03-25T16:06:00Z">
          <w:r w:rsidRPr="0052018E" w:rsidDel="0052018E">
            <w:rPr>
              <w:rStyle w:val="Hyperlink"/>
              <w:rFonts w:cstheme="minorHAnsi"/>
              <w:b/>
              <w:noProof/>
            </w:rPr>
            <w:delText>Sample</w:delText>
          </w:r>
          <w:r w:rsidDel="0052018E">
            <w:rPr>
              <w:noProof/>
              <w:webHidden/>
            </w:rPr>
            <w:tab/>
            <w:delText>16</w:delText>
          </w:r>
        </w:del>
      </w:ins>
    </w:p>
    <w:p w14:paraId="7AF8D61E" w14:textId="77777777" w:rsidR="00E0390C" w:rsidDel="0052018E" w:rsidRDefault="00E0390C">
      <w:pPr>
        <w:pStyle w:val="TOC2"/>
        <w:rPr>
          <w:ins w:id="533" w:author="gu832116" w:date="2015-02-09T18:52:00Z"/>
          <w:del w:id="534" w:author="Rakesh Singhi" w:date="2015-03-25T16:06:00Z"/>
          <w:rFonts w:asciiTheme="minorHAnsi" w:eastAsiaTheme="minorEastAsia" w:hAnsiTheme="minorHAnsi" w:cstheme="minorBidi"/>
          <w:noProof/>
          <w:sz w:val="22"/>
          <w:szCs w:val="22"/>
        </w:rPr>
      </w:pPr>
      <w:ins w:id="535" w:author="gu832116" w:date="2015-02-09T18:52:00Z">
        <w:del w:id="536" w:author="Rakesh Singhi" w:date="2015-03-25T16:06:00Z">
          <w:r w:rsidRPr="0052018E" w:rsidDel="0052018E">
            <w:rPr>
              <w:rStyle w:val="Hyperlink"/>
              <w:rFonts w:cstheme="minorHAnsi"/>
              <w:b/>
              <w:noProof/>
            </w:rPr>
            <w:delText>For DMO ISC West: /u25/ftp/ISRVE_FEEDS_IN/DMO_PPM/ISC_DMOW/</w:delText>
          </w:r>
          <w:r w:rsidDel="0052018E">
            <w:rPr>
              <w:noProof/>
              <w:webHidden/>
            </w:rPr>
            <w:tab/>
            <w:delText>16</w:delText>
          </w:r>
        </w:del>
      </w:ins>
    </w:p>
    <w:p w14:paraId="373B2F77" w14:textId="77777777" w:rsidR="00E0390C" w:rsidDel="0052018E" w:rsidRDefault="00E0390C">
      <w:pPr>
        <w:pStyle w:val="TOC2"/>
        <w:rPr>
          <w:ins w:id="537" w:author="gu832116" w:date="2015-02-09T18:52:00Z"/>
          <w:del w:id="538" w:author="Rakesh Singhi" w:date="2015-03-25T16:06:00Z"/>
          <w:rFonts w:asciiTheme="minorHAnsi" w:eastAsiaTheme="minorEastAsia" w:hAnsiTheme="minorHAnsi" w:cstheme="minorBidi"/>
          <w:noProof/>
          <w:sz w:val="22"/>
          <w:szCs w:val="22"/>
        </w:rPr>
      </w:pPr>
      <w:ins w:id="539" w:author="gu832116" w:date="2015-02-09T18:52:00Z">
        <w:del w:id="540" w:author="Rakesh Singhi" w:date="2015-03-25T16:06:00Z">
          <w:r w:rsidRPr="0052018E" w:rsidDel="0052018E">
            <w:rPr>
              <w:rStyle w:val="Hyperlink"/>
              <w:rFonts w:cstheme="minorHAnsi"/>
              <w:b/>
              <w:noProof/>
            </w:rPr>
            <w:delText xml:space="preserve">For DMO ISC East: </w:delText>
          </w:r>
          <w:r w:rsidRPr="0052018E" w:rsidDel="0052018E">
            <w:rPr>
              <w:rStyle w:val="Hyperlink"/>
              <w:rFonts w:cstheme="minorHAnsi"/>
              <w:noProof/>
            </w:rPr>
            <w:delText>/u25/ftp/ISRVE_FEEDS_IN/DMO_PPM/</w:delText>
          </w:r>
          <w:r w:rsidRPr="0052018E" w:rsidDel="0052018E">
            <w:rPr>
              <w:rStyle w:val="Hyperlink"/>
              <w:rFonts w:cstheme="minorHAnsi"/>
              <w:b/>
              <w:noProof/>
            </w:rPr>
            <w:delText>ISC_DMOE/</w:delText>
          </w:r>
          <w:r w:rsidDel="0052018E">
            <w:rPr>
              <w:noProof/>
              <w:webHidden/>
            </w:rPr>
            <w:tab/>
            <w:delText>16</w:delText>
          </w:r>
        </w:del>
      </w:ins>
    </w:p>
    <w:p w14:paraId="7498B7BA" w14:textId="77777777" w:rsidR="00E0390C" w:rsidDel="0052018E" w:rsidRDefault="00E0390C">
      <w:pPr>
        <w:pStyle w:val="TOC2"/>
        <w:tabs>
          <w:tab w:val="left" w:pos="1200"/>
        </w:tabs>
        <w:rPr>
          <w:ins w:id="541" w:author="gu832116" w:date="2015-02-09T18:52:00Z"/>
          <w:del w:id="542" w:author="Rakesh Singhi" w:date="2015-03-25T16:06:00Z"/>
          <w:rFonts w:asciiTheme="minorHAnsi" w:eastAsiaTheme="minorEastAsia" w:hAnsiTheme="minorHAnsi" w:cstheme="minorBidi"/>
          <w:noProof/>
          <w:sz w:val="22"/>
          <w:szCs w:val="22"/>
        </w:rPr>
      </w:pPr>
      <w:ins w:id="543" w:author="gu832116" w:date="2015-02-09T18:52:00Z">
        <w:del w:id="544" w:author="Rakesh Singhi" w:date="2015-03-25T16:06:00Z">
          <w:r w:rsidRPr="0052018E" w:rsidDel="0052018E">
            <w:rPr>
              <w:rStyle w:val="Hyperlink"/>
              <w:rFonts w:cstheme="minorHAnsi"/>
              <w:b/>
              <w:i/>
              <w:noProof/>
              <w:lang w:val="en-GB"/>
            </w:rPr>
            <w:delText>3.7.4</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File Format</w:delText>
          </w:r>
          <w:r w:rsidDel="0052018E">
            <w:rPr>
              <w:noProof/>
              <w:webHidden/>
            </w:rPr>
            <w:tab/>
            <w:delText>16</w:delText>
          </w:r>
        </w:del>
      </w:ins>
    </w:p>
    <w:p w14:paraId="21CD500F" w14:textId="77777777" w:rsidR="00E0390C" w:rsidDel="0052018E" w:rsidRDefault="00E0390C">
      <w:pPr>
        <w:pStyle w:val="TOC2"/>
        <w:tabs>
          <w:tab w:val="left" w:pos="1200"/>
        </w:tabs>
        <w:rPr>
          <w:ins w:id="545" w:author="gu832116" w:date="2015-02-09T18:52:00Z"/>
          <w:del w:id="546" w:author="Rakesh Singhi" w:date="2015-03-25T16:06:00Z"/>
          <w:rFonts w:asciiTheme="minorHAnsi" w:eastAsiaTheme="minorEastAsia" w:hAnsiTheme="minorHAnsi" w:cstheme="minorBidi"/>
          <w:noProof/>
          <w:sz w:val="22"/>
          <w:szCs w:val="22"/>
        </w:rPr>
      </w:pPr>
      <w:ins w:id="547" w:author="gu832116" w:date="2015-02-09T18:52:00Z">
        <w:del w:id="548" w:author="Rakesh Singhi" w:date="2015-03-25T16:06:00Z">
          <w:r w:rsidRPr="0052018E" w:rsidDel="0052018E">
            <w:rPr>
              <w:rStyle w:val="Hyperlink"/>
              <w:rFonts w:cstheme="minorHAnsi"/>
              <w:b/>
              <w:i/>
              <w:noProof/>
              <w:lang w:val="en-GB"/>
            </w:rPr>
            <w:delText>3.7.5</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Control /Feed Balance File</w:delText>
          </w:r>
          <w:r w:rsidDel="0052018E">
            <w:rPr>
              <w:noProof/>
              <w:webHidden/>
            </w:rPr>
            <w:tab/>
            <w:delText>17</w:delText>
          </w:r>
        </w:del>
      </w:ins>
    </w:p>
    <w:p w14:paraId="5C852218" w14:textId="77777777" w:rsidR="00E0390C" w:rsidDel="0052018E" w:rsidRDefault="00E0390C">
      <w:pPr>
        <w:pStyle w:val="TOC2"/>
        <w:tabs>
          <w:tab w:val="left" w:pos="1000"/>
        </w:tabs>
        <w:rPr>
          <w:ins w:id="549" w:author="gu832116" w:date="2015-02-09T18:52:00Z"/>
          <w:del w:id="550" w:author="Rakesh Singhi" w:date="2015-03-25T16:06:00Z"/>
          <w:rFonts w:asciiTheme="minorHAnsi" w:eastAsiaTheme="minorEastAsia" w:hAnsiTheme="minorHAnsi" w:cstheme="minorBidi"/>
          <w:noProof/>
          <w:sz w:val="22"/>
          <w:szCs w:val="22"/>
        </w:rPr>
      </w:pPr>
      <w:ins w:id="551" w:author="gu832116" w:date="2015-02-09T18:52:00Z">
        <w:del w:id="552" w:author="Rakesh Singhi" w:date="2015-03-25T16:06:00Z">
          <w:r w:rsidRPr="0052018E" w:rsidDel="0052018E">
            <w:rPr>
              <w:rStyle w:val="Hyperlink"/>
              <w:rFonts w:cstheme="minorHAnsi"/>
              <w:b/>
              <w:noProof/>
              <w:lang w:val="en-GB"/>
            </w:rPr>
            <w:delText>3.8</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DMO_MD_Sellout.csv</w:delText>
          </w:r>
          <w:r w:rsidDel="0052018E">
            <w:rPr>
              <w:noProof/>
              <w:webHidden/>
            </w:rPr>
            <w:tab/>
            <w:delText>17</w:delText>
          </w:r>
        </w:del>
      </w:ins>
    </w:p>
    <w:p w14:paraId="7A79D9F7" w14:textId="77777777" w:rsidR="00E0390C" w:rsidDel="0052018E" w:rsidRDefault="00E0390C">
      <w:pPr>
        <w:pStyle w:val="TOC2"/>
        <w:tabs>
          <w:tab w:val="left" w:pos="1200"/>
        </w:tabs>
        <w:rPr>
          <w:ins w:id="553" w:author="gu832116" w:date="2015-02-09T18:52:00Z"/>
          <w:del w:id="554" w:author="Rakesh Singhi" w:date="2015-03-25T16:06:00Z"/>
          <w:rFonts w:asciiTheme="minorHAnsi" w:eastAsiaTheme="minorEastAsia" w:hAnsiTheme="minorHAnsi" w:cstheme="minorBidi"/>
          <w:noProof/>
          <w:sz w:val="22"/>
          <w:szCs w:val="22"/>
        </w:rPr>
      </w:pPr>
      <w:ins w:id="555" w:author="gu832116" w:date="2015-02-09T18:52:00Z">
        <w:del w:id="556" w:author="Rakesh Singhi" w:date="2015-03-25T16:06:00Z">
          <w:r w:rsidRPr="0052018E" w:rsidDel="0052018E">
            <w:rPr>
              <w:rStyle w:val="Hyperlink"/>
              <w:rFonts w:cstheme="minorHAnsi"/>
              <w:b/>
              <w:i/>
              <w:noProof/>
              <w:lang w:val="en-GB"/>
            </w:rPr>
            <w:delText>3.8.1</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File Details</w:delText>
          </w:r>
          <w:r w:rsidDel="0052018E">
            <w:rPr>
              <w:noProof/>
              <w:webHidden/>
            </w:rPr>
            <w:tab/>
            <w:delText>17</w:delText>
          </w:r>
        </w:del>
      </w:ins>
    </w:p>
    <w:p w14:paraId="2FABE479" w14:textId="77777777" w:rsidR="00E0390C" w:rsidDel="0052018E" w:rsidRDefault="00E0390C">
      <w:pPr>
        <w:pStyle w:val="TOC2"/>
        <w:rPr>
          <w:ins w:id="557" w:author="gu832116" w:date="2015-02-09T18:52:00Z"/>
          <w:del w:id="558" w:author="Rakesh Singhi" w:date="2015-03-25T16:06:00Z"/>
          <w:rFonts w:asciiTheme="minorHAnsi" w:eastAsiaTheme="minorEastAsia" w:hAnsiTheme="minorHAnsi" w:cstheme="minorBidi"/>
          <w:noProof/>
          <w:sz w:val="22"/>
          <w:szCs w:val="22"/>
        </w:rPr>
      </w:pPr>
      <w:ins w:id="559" w:author="gu832116" w:date="2015-02-09T18:52:00Z">
        <w:del w:id="560" w:author="Rakesh Singhi" w:date="2015-03-25T16:06:00Z">
          <w:r w:rsidRPr="0052018E" w:rsidDel="0052018E">
            <w:rPr>
              <w:rStyle w:val="Hyperlink"/>
              <w:rFonts w:cstheme="minorHAnsi"/>
              <w:b/>
              <w:noProof/>
            </w:rPr>
            <w:delText>Sample</w:delText>
          </w:r>
          <w:r w:rsidDel="0052018E">
            <w:rPr>
              <w:noProof/>
              <w:webHidden/>
            </w:rPr>
            <w:tab/>
            <w:delText>18</w:delText>
          </w:r>
        </w:del>
      </w:ins>
    </w:p>
    <w:p w14:paraId="7068C6A7" w14:textId="77777777" w:rsidR="00E0390C" w:rsidDel="0052018E" w:rsidRDefault="00E0390C">
      <w:pPr>
        <w:pStyle w:val="TOC2"/>
        <w:rPr>
          <w:ins w:id="561" w:author="gu832116" w:date="2015-02-09T18:52:00Z"/>
          <w:del w:id="562" w:author="Rakesh Singhi" w:date="2015-03-25T16:06:00Z"/>
          <w:rFonts w:asciiTheme="minorHAnsi" w:eastAsiaTheme="minorEastAsia" w:hAnsiTheme="minorHAnsi" w:cstheme="minorBidi"/>
          <w:noProof/>
          <w:sz w:val="22"/>
          <w:szCs w:val="22"/>
        </w:rPr>
      </w:pPr>
      <w:ins w:id="563" w:author="gu832116" w:date="2015-02-09T18:52:00Z">
        <w:del w:id="564" w:author="Rakesh Singhi" w:date="2015-03-25T16:06:00Z">
          <w:r w:rsidRPr="0052018E" w:rsidDel="0052018E">
            <w:rPr>
              <w:rStyle w:val="Hyperlink"/>
              <w:rFonts w:cstheme="minorHAnsi"/>
              <w:noProof/>
            </w:rPr>
            <w:delText xml:space="preserve">For Master Distributor with VAT ID as 83728: </w:delText>
          </w:r>
          <w:r w:rsidRPr="0052018E" w:rsidDel="0052018E">
            <w:rPr>
              <w:rStyle w:val="Hyperlink"/>
              <w:rFonts w:cstheme="minorHAnsi"/>
              <w:noProof/>
            </w:rPr>
            <w:sym w:font="Wingdings" w:char="F0E8"/>
          </w:r>
          <w:r w:rsidRPr="0052018E" w:rsidDel="0052018E">
            <w:rPr>
              <w:rStyle w:val="Hyperlink"/>
              <w:rFonts w:cstheme="minorHAnsi"/>
              <w:noProof/>
            </w:rPr>
            <w:delText>DMO_</w:delText>
          </w:r>
          <w:r w:rsidRPr="0052018E" w:rsidDel="0052018E">
            <w:rPr>
              <w:rStyle w:val="Hyperlink"/>
              <w:rFonts w:cstheme="minorHAnsi"/>
              <w:b/>
              <w:noProof/>
            </w:rPr>
            <w:delText>83728</w:delText>
          </w:r>
          <w:r w:rsidRPr="0052018E" w:rsidDel="0052018E">
            <w:rPr>
              <w:rStyle w:val="Hyperlink"/>
              <w:rFonts w:cstheme="minorHAnsi"/>
              <w:noProof/>
            </w:rPr>
            <w:delText>_</w:delText>
          </w:r>
          <w:r w:rsidRPr="0052018E" w:rsidDel="0052018E">
            <w:rPr>
              <w:rStyle w:val="Hyperlink"/>
              <w:rFonts w:cstheme="minorHAnsi"/>
              <w:b/>
              <w:noProof/>
            </w:rPr>
            <w:delText>000001_</w:delText>
          </w:r>
          <w:r w:rsidRPr="0052018E" w:rsidDel="0052018E">
            <w:rPr>
              <w:rStyle w:val="Hyperlink"/>
              <w:rFonts w:cstheme="minorHAnsi"/>
              <w:noProof/>
            </w:rPr>
            <w:delText>Sellout.csv</w:delText>
          </w:r>
          <w:r w:rsidDel="0052018E">
            <w:rPr>
              <w:noProof/>
              <w:webHidden/>
            </w:rPr>
            <w:tab/>
            <w:delText>18</w:delText>
          </w:r>
        </w:del>
      </w:ins>
    </w:p>
    <w:p w14:paraId="7E99E68E" w14:textId="77777777" w:rsidR="00E0390C" w:rsidDel="0052018E" w:rsidRDefault="00E0390C">
      <w:pPr>
        <w:pStyle w:val="TOC2"/>
        <w:tabs>
          <w:tab w:val="left" w:pos="1200"/>
        </w:tabs>
        <w:rPr>
          <w:ins w:id="565" w:author="gu832116" w:date="2015-02-09T18:52:00Z"/>
          <w:del w:id="566" w:author="Rakesh Singhi" w:date="2015-03-25T16:06:00Z"/>
          <w:rFonts w:asciiTheme="minorHAnsi" w:eastAsiaTheme="minorEastAsia" w:hAnsiTheme="minorHAnsi" w:cstheme="minorBidi"/>
          <w:noProof/>
          <w:sz w:val="22"/>
          <w:szCs w:val="22"/>
        </w:rPr>
      </w:pPr>
      <w:ins w:id="567" w:author="gu832116" w:date="2015-02-09T18:52:00Z">
        <w:del w:id="568" w:author="Rakesh Singhi" w:date="2015-03-25T16:06:00Z">
          <w:r w:rsidRPr="0052018E" w:rsidDel="0052018E">
            <w:rPr>
              <w:rStyle w:val="Hyperlink"/>
              <w:rFonts w:cstheme="minorHAnsi"/>
              <w:b/>
              <w:i/>
              <w:noProof/>
              <w:lang w:val="en-GB"/>
            </w:rPr>
            <w:delText>3.8.2</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FTP Details</w:delText>
          </w:r>
          <w:r w:rsidDel="0052018E">
            <w:rPr>
              <w:noProof/>
              <w:webHidden/>
            </w:rPr>
            <w:tab/>
            <w:delText>18</w:delText>
          </w:r>
        </w:del>
      </w:ins>
    </w:p>
    <w:p w14:paraId="712ED962" w14:textId="77777777" w:rsidR="00E0390C" w:rsidDel="0052018E" w:rsidRDefault="00E0390C">
      <w:pPr>
        <w:pStyle w:val="TOC2"/>
        <w:rPr>
          <w:ins w:id="569" w:author="gu832116" w:date="2015-02-09T18:52:00Z"/>
          <w:del w:id="570" w:author="Rakesh Singhi" w:date="2015-03-25T16:06:00Z"/>
          <w:rFonts w:asciiTheme="minorHAnsi" w:eastAsiaTheme="minorEastAsia" w:hAnsiTheme="minorHAnsi" w:cstheme="minorBidi"/>
          <w:noProof/>
          <w:sz w:val="22"/>
          <w:szCs w:val="22"/>
        </w:rPr>
      </w:pPr>
      <w:ins w:id="571" w:author="gu832116" w:date="2015-02-09T18:52:00Z">
        <w:del w:id="572" w:author="Rakesh Singhi" w:date="2015-03-25T16:06:00Z">
          <w:r w:rsidRPr="0052018E" w:rsidDel="0052018E">
            <w:rPr>
              <w:rStyle w:val="Hyperlink"/>
              <w:rFonts w:cstheme="minorHAnsi"/>
              <w:noProof/>
            </w:rPr>
            <w:delText>User ID – DMO_MD</w:delText>
          </w:r>
          <w:r w:rsidDel="0052018E">
            <w:rPr>
              <w:noProof/>
              <w:webHidden/>
            </w:rPr>
            <w:tab/>
            <w:delText>18</w:delText>
          </w:r>
        </w:del>
      </w:ins>
    </w:p>
    <w:p w14:paraId="2D5671EC" w14:textId="77777777" w:rsidR="00E0390C" w:rsidDel="0052018E" w:rsidRDefault="00E0390C">
      <w:pPr>
        <w:pStyle w:val="TOC2"/>
        <w:rPr>
          <w:ins w:id="573" w:author="gu832116" w:date="2015-02-09T18:52:00Z"/>
          <w:del w:id="574" w:author="Rakesh Singhi" w:date="2015-03-25T16:06:00Z"/>
          <w:rFonts w:asciiTheme="minorHAnsi" w:eastAsiaTheme="minorEastAsia" w:hAnsiTheme="minorHAnsi" w:cstheme="minorBidi"/>
          <w:noProof/>
          <w:sz w:val="22"/>
          <w:szCs w:val="22"/>
        </w:rPr>
      </w:pPr>
      <w:ins w:id="575" w:author="gu832116" w:date="2015-02-09T18:52:00Z">
        <w:del w:id="576" w:author="Rakesh Singhi" w:date="2015-03-25T16:06:00Z">
          <w:r w:rsidRPr="0052018E" w:rsidDel="0052018E">
            <w:rPr>
              <w:rStyle w:val="Hyperlink"/>
              <w:rFonts w:cstheme="minorHAnsi"/>
              <w:noProof/>
            </w:rPr>
            <w:delText>PWD – not share in this document.</w:delText>
          </w:r>
          <w:r w:rsidDel="0052018E">
            <w:rPr>
              <w:noProof/>
              <w:webHidden/>
            </w:rPr>
            <w:tab/>
            <w:delText>18</w:delText>
          </w:r>
        </w:del>
      </w:ins>
    </w:p>
    <w:p w14:paraId="685D452C" w14:textId="77777777" w:rsidR="00E0390C" w:rsidDel="0052018E" w:rsidRDefault="00E0390C">
      <w:pPr>
        <w:pStyle w:val="TOC2"/>
        <w:tabs>
          <w:tab w:val="left" w:pos="1200"/>
        </w:tabs>
        <w:rPr>
          <w:ins w:id="577" w:author="gu832116" w:date="2015-02-09T18:52:00Z"/>
          <w:del w:id="578" w:author="Rakesh Singhi" w:date="2015-03-25T16:06:00Z"/>
          <w:rFonts w:asciiTheme="minorHAnsi" w:eastAsiaTheme="minorEastAsia" w:hAnsiTheme="minorHAnsi" w:cstheme="minorBidi"/>
          <w:noProof/>
          <w:sz w:val="22"/>
          <w:szCs w:val="22"/>
        </w:rPr>
      </w:pPr>
      <w:ins w:id="579" w:author="gu832116" w:date="2015-02-09T18:52:00Z">
        <w:del w:id="580" w:author="Rakesh Singhi" w:date="2015-03-25T16:06:00Z">
          <w:r w:rsidRPr="0052018E" w:rsidDel="0052018E">
            <w:rPr>
              <w:rStyle w:val="Hyperlink"/>
              <w:rFonts w:cstheme="minorHAnsi"/>
              <w:b/>
              <w:i/>
              <w:noProof/>
              <w:lang w:val="en-GB"/>
            </w:rPr>
            <w:delText>3.8.3</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UNIX Directory</w:delText>
          </w:r>
          <w:r w:rsidDel="0052018E">
            <w:rPr>
              <w:noProof/>
              <w:webHidden/>
            </w:rPr>
            <w:tab/>
            <w:delText>18</w:delText>
          </w:r>
        </w:del>
      </w:ins>
    </w:p>
    <w:p w14:paraId="5D338C0A" w14:textId="77777777" w:rsidR="00E0390C" w:rsidDel="0052018E" w:rsidRDefault="00E0390C">
      <w:pPr>
        <w:pStyle w:val="TOC2"/>
        <w:rPr>
          <w:ins w:id="581" w:author="gu832116" w:date="2015-02-09T18:52:00Z"/>
          <w:del w:id="582" w:author="Rakesh Singhi" w:date="2015-03-25T16:06:00Z"/>
          <w:rFonts w:asciiTheme="minorHAnsi" w:eastAsiaTheme="minorEastAsia" w:hAnsiTheme="minorHAnsi" w:cstheme="minorBidi"/>
          <w:noProof/>
          <w:sz w:val="22"/>
          <w:szCs w:val="22"/>
        </w:rPr>
      </w:pPr>
      <w:ins w:id="583" w:author="gu832116" w:date="2015-02-09T18:52:00Z">
        <w:del w:id="584" w:author="Rakesh Singhi" w:date="2015-03-25T16:06:00Z">
          <w:r w:rsidRPr="0052018E" w:rsidDel="0052018E">
            <w:rPr>
              <w:rStyle w:val="Hyperlink"/>
              <w:rFonts w:cstheme="minorHAnsi"/>
              <w:noProof/>
            </w:rPr>
            <w:delText>Mapped to the respective DB tables and the feed file owners will be provided an ftp account to place files directly to this directory /u25/ftp/ISRVE_FEEDS_IN/DMO_PPM</w:delText>
          </w:r>
          <w:r w:rsidRPr="0052018E" w:rsidDel="0052018E">
            <w:rPr>
              <w:rStyle w:val="Hyperlink"/>
              <w:rFonts w:cstheme="minorHAnsi"/>
              <w:b/>
              <w:noProof/>
            </w:rPr>
            <w:delText>/MEXICO/&lt;MD_NAME&gt;/</w:delText>
          </w:r>
          <w:r w:rsidDel="0052018E">
            <w:rPr>
              <w:noProof/>
              <w:webHidden/>
            </w:rPr>
            <w:tab/>
            <w:delText>18</w:delText>
          </w:r>
        </w:del>
      </w:ins>
    </w:p>
    <w:p w14:paraId="1D903A6B" w14:textId="77777777" w:rsidR="00E0390C" w:rsidDel="0052018E" w:rsidRDefault="00E0390C">
      <w:pPr>
        <w:pStyle w:val="TOC2"/>
        <w:rPr>
          <w:ins w:id="585" w:author="gu832116" w:date="2015-02-09T18:52:00Z"/>
          <w:del w:id="586" w:author="Rakesh Singhi" w:date="2015-03-25T16:06:00Z"/>
          <w:rFonts w:asciiTheme="minorHAnsi" w:eastAsiaTheme="minorEastAsia" w:hAnsiTheme="minorHAnsi" w:cstheme="minorBidi"/>
          <w:noProof/>
          <w:sz w:val="22"/>
          <w:szCs w:val="22"/>
        </w:rPr>
      </w:pPr>
      <w:ins w:id="587" w:author="gu832116" w:date="2015-02-09T18:52:00Z">
        <w:del w:id="588" w:author="Rakesh Singhi" w:date="2015-03-25T16:06:00Z">
          <w:r w:rsidRPr="0052018E" w:rsidDel="0052018E">
            <w:rPr>
              <w:rStyle w:val="Hyperlink"/>
              <w:rFonts w:cstheme="minorHAnsi"/>
              <w:b/>
              <w:noProof/>
            </w:rPr>
            <w:delText>Sample</w:delText>
          </w:r>
          <w:r w:rsidDel="0052018E">
            <w:rPr>
              <w:noProof/>
              <w:webHidden/>
            </w:rPr>
            <w:tab/>
            <w:delText>18</w:delText>
          </w:r>
        </w:del>
      </w:ins>
    </w:p>
    <w:p w14:paraId="411DEC18" w14:textId="77777777" w:rsidR="00E0390C" w:rsidDel="0052018E" w:rsidRDefault="00E0390C">
      <w:pPr>
        <w:pStyle w:val="TOC2"/>
        <w:rPr>
          <w:ins w:id="589" w:author="gu832116" w:date="2015-02-09T18:52:00Z"/>
          <w:del w:id="590" w:author="Rakesh Singhi" w:date="2015-03-25T16:06:00Z"/>
          <w:rFonts w:asciiTheme="minorHAnsi" w:eastAsiaTheme="minorEastAsia" w:hAnsiTheme="minorHAnsi" w:cstheme="minorBidi"/>
          <w:noProof/>
          <w:sz w:val="22"/>
          <w:szCs w:val="22"/>
        </w:rPr>
      </w:pPr>
      <w:ins w:id="591" w:author="gu832116" w:date="2015-02-09T18:52:00Z">
        <w:del w:id="592" w:author="Rakesh Singhi" w:date="2015-03-25T16:06:00Z">
          <w:r w:rsidRPr="0052018E" w:rsidDel="0052018E">
            <w:rPr>
              <w:rStyle w:val="Hyperlink"/>
              <w:rFonts w:cstheme="minorHAnsi"/>
              <w:noProof/>
            </w:rPr>
            <w:delText>For Master Distributor IMMX the directory name is</w:delText>
          </w:r>
          <w:r w:rsidDel="0052018E">
            <w:rPr>
              <w:noProof/>
              <w:webHidden/>
            </w:rPr>
            <w:tab/>
            <w:delText>18</w:delText>
          </w:r>
        </w:del>
      </w:ins>
    </w:p>
    <w:p w14:paraId="33F72AAA" w14:textId="77777777" w:rsidR="00E0390C" w:rsidDel="0052018E" w:rsidRDefault="00E0390C">
      <w:pPr>
        <w:pStyle w:val="TOC2"/>
        <w:rPr>
          <w:ins w:id="593" w:author="gu832116" w:date="2015-02-09T18:52:00Z"/>
          <w:del w:id="594" w:author="Rakesh Singhi" w:date="2015-03-25T16:06:00Z"/>
          <w:rFonts w:asciiTheme="minorHAnsi" w:eastAsiaTheme="minorEastAsia" w:hAnsiTheme="minorHAnsi" w:cstheme="minorBidi"/>
          <w:noProof/>
          <w:sz w:val="22"/>
          <w:szCs w:val="22"/>
        </w:rPr>
      </w:pPr>
      <w:ins w:id="595" w:author="gu832116" w:date="2015-02-09T18:52:00Z">
        <w:del w:id="596" w:author="Rakesh Singhi" w:date="2015-03-25T16:06:00Z">
          <w:r w:rsidRPr="0052018E" w:rsidDel="0052018E">
            <w:rPr>
              <w:rStyle w:val="Hyperlink"/>
              <w:rFonts w:cstheme="minorHAnsi"/>
              <w:noProof/>
            </w:rPr>
            <w:delText>/u25/ftp/ISRVE_FEEDS_IN/DMO_PPM</w:delText>
          </w:r>
          <w:r w:rsidRPr="0052018E" w:rsidDel="0052018E">
            <w:rPr>
              <w:rStyle w:val="Hyperlink"/>
              <w:rFonts w:cstheme="minorHAnsi"/>
              <w:b/>
              <w:noProof/>
            </w:rPr>
            <w:delText>/MEXICO/IMMX/</w:delText>
          </w:r>
          <w:r w:rsidDel="0052018E">
            <w:rPr>
              <w:noProof/>
              <w:webHidden/>
            </w:rPr>
            <w:tab/>
            <w:delText>18</w:delText>
          </w:r>
        </w:del>
      </w:ins>
    </w:p>
    <w:p w14:paraId="2C2C7C59" w14:textId="77777777" w:rsidR="00E0390C" w:rsidDel="0052018E" w:rsidRDefault="00E0390C">
      <w:pPr>
        <w:pStyle w:val="TOC2"/>
        <w:tabs>
          <w:tab w:val="left" w:pos="1200"/>
        </w:tabs>
        <w:rPr>
          <w:ins w:id="597" w:author="gu832116" w:date="2015-02-09T18:52:00Z"/>
          <w:del w:id="598" w:author="Rakesh Singhi" w:date="2015-03-25T16:06:00Z"/>
          <w:rFonts w:asciiTheme="minorHAnsi" w:eastAsiaTheme="minorEastAsia" w:hAnsiTheme="minorHAnsi" w:cstheme="minorBidi"/>
          <w:noProof/>
          <w:sz w:val="22"/>
          <w:szCs w:val="22"/>
        </w:rPr>
      </w:pPr>
      <w:ins w:id="599" w:author="gu832116" w:date="2015-02-09T18:52:00Z">
        <w:del w:id="600" w:author="Rakesh Singhi" w:date="2015-03-25T16:06:00Z">
          <w:r w:rsidRPr="0052018E" w:rsidDel="0052018E">
            <w:rPr>
              <w:rStyle w:val="Hyperlink"/>
              <w:rFonts w:cstheme="minorHAnsi"/>
              <w:b/>
              <w:i/>
              <w:noProof/>
              <w:lang w:val="en-GB"/>
            </w:rPr>
            <w:delText>3.8.4</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File Format</w:delText>
          </w:r>
          <w:r w:rsidDel="0052018E">
            <w:rPr>
              <w:noProof/>
              <w:webHidden/>
            </w:rPr>
            <w:tab/>
            <w:delText>18</w:delText>
          </w:r>
        </w:del>
      </w:ins>
    </w:p>
    <w:p w14:paraId="41AB2BD6" w14:textId="77777777" w:rsidR="00E0390C" w:rsidDel="0052018E" w:rsidRDefault="00E0390C">
      <w:pPr>
        <w:pStyle w:val="TOC2"/>
        <w:tabs>
          <w:tab w:val="left" w:pos="1200"/>
        </w:tabs>
        <w:rPr>
          <w:ins w:id="601" w:author="gu832116" w:date="2015-02-09T18:52:00Z"/>
          <w:del w:id="602" w:author="Rakesh Singhi" w:date="2015-03-25T16:06:00Z"/>
          <w:rFonts w:asciiTheme="minorHAnsi" w:eastAsiaTheme="minorEastAsia" w:hAnsiTheme="minorHAnsi" w:cstheme="minorBidi"/>
          <w:noProof/>
          <w:sz w:val="22"/>
          <w:szCs w:val="22"/>
        </w:rPr>
      </w:pPr>
      <w:ins w:id="603" w:author="gu832116" w:date="2015-02-09T18:52:00Z">
        <w:del w:id="604" w:author="Rakesh Singhi" w:date="2015-03-25T16:06:00Z">
          <w:r w:rsidRPr="0052018E" w:rsidDel="0052018E">
            <w:rPr>
              <w:rStyle w:val="Hyperlink"/>
              <w:rFonts w:cstheme="minorHAnsi"/>
              <w:b/>
              <w:i/>
              <w:noProof/>
              <w:lang w:val="en-GB"/>
            </w:rPr>
            <w:delText>3.8.5</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Control /Feed Balance File</w:delText>
          </w:r>
          <w:r w:rsidDel="0052018E">
            <w:rPr>
              <w:noProof/>
              <w:webHidden/>
            </w:rPr>
            <w:tab/>
            <w:delText>19</w:delText>
          </w:r>
        </w:del>
      </w:ins>
    </w:p>
    <w:p w14:paraId="5EBD91D9" w14:textId="77777777" w:rsidR="00E0390C" w:rsidDel="0052018E" w:rsidRDefault="00E0390C">
      <w:pPr>
        <w:pStyle w:val="TOC2"/>
        <w:tabs>
          <w:tab w:val="left" w:pos="1000"/>
        </w:tabs>
        <w:rPr>
          <w:ins w:id="605" w:author="gu832116" w:date="2015-02-09T18:52:00Z"/>
          <w:del w:id="606" w:author="Rakesh Singhi" w:date="2015-03-25T16:06:00Z"/>
          <w:rFonts w:asciiTheme="minorHAnsi" w:eastAsiaTheme="minorEastAsia" w:hAnsiTheme="minorHAnsi" w:cstheme="minorBidi"/>
          <w:noProof/>
          <w:sz w:val="22"/>
          <w:szCs w:val="22"/>
        </w:rPr>
      </w:pPr>
      <w:ins w:id="607" w:author="gu832116" w:date="2015-02-09T18:52:00Z">
        <w:del w:id="608" w:author="Rakesh Singhi" w:date="2015-03-25T16:06:00Z">
          <w:r w:rsidRPr="0052018E" w:rsidDel="0052018E">
            <w:rPr>
              <w:rStyle w:val="Hyperlink"/>
              <w:rFonts w:cstheme="minorHAnsi"/>
              <w:b/>
              <w:noProof/>
              <w:lang w:val="en-GB"/>
            </w:rPr>
            <w:delText>3.9</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User List Summary</w:delText>
          </w:r>
          <w:r w:rsidDel="0052018E">
            <w:rPr>
              <w:noProof/>
              <w:webHidden/>
            </w:rPr>
            <w:tab/>
            <w:delText>20</w:delText>
          </w:r>
        </w:del>
      </w:ins>
    </w:p>
    <w:p w14:paraId="29911B42" w14:textId="77777777" w:rsidR="00E0390C" w:rsidDel="0052018E" w:rsidRDefault="00E0390C">
      <w:pPr>
        <w:pStyle w:val="TOC2"/>
        <w:tabs>
          <w:tab w:val="left" w:pos="1200"/>
        </w:tabs>
        <w:rPr>
          <w:ins w:id="609" w:author="gu832116" w:date="2015-02-09T18:52:00Z"/>
          <w:del w:id="610" w:author="Rakesh Singhi" w:date="2015-03-25T16:06:00Z"/>
          <w:rFonts w:asciiTheme="minorHAnsi" w:eastAsiaTheme="minorEastAsia" w:hAnsiTheme="minorHAnsi" w:cstheme="minorBidi"/>
          <w:noProof/>
          <w:sz w:val="22"/>
          <w:szCs w:val="22"/>
        </w:rPr>
      </w:pPr>
      <w:ins w:id="611" w:author="gu832116" w:date="2015-02-09T18:52:00Z">
        <w:del w:id="612" w:author="Rakesh Singhi" w:date="2015-03-25T16:06:00Z">
          <w:r w:rsidRPr="0052018E" w:rsidDel="0052018E">
            <w:rPr>
              <w:rStyle w:val="Hyperlink"/>
              <w:rFonts w:cstheme="minorHAnsi"/>
              <w:b/>
              <w:noProof/>
              <w:lang w:val="en-GB"/>
            </w:rPr>
            <w:delText>3.10</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File Level Validations</w:delText>
          </w:r>
          <w:r w:rsidDel="0052018E">
            <w:rPr>
              <w:noProof/>
              <w:webHidden/>
            </w:rPr>
            <w:tab/>
            <w:delText>20</w:delText>
          </w:r>
        </w:del>
      </w:ins>
    </w:p>
    <w:p w14:paraId="3ECF7C42" w14:textId="77777777" w:rsidR="00E0390C" w:rsidDel="0052018E" w:rsidRDefault="00E0390C">
      <w:pPr>
        <w:pStyle w:val="TOC2"/>
        <w:tabs>
          <w:tab w:val="left" w:pos="1200"/>
        </w:tabs>
        <w:rPr>
          <w:ins w:id="613" w:author="gu832116" w:date="2015-02-09T18:52:00Z"/>
          <w:del w:id="614" w:author="Rakesh Singhi" w:date="2015-03-25T16:06:00Z"/>
          <w:rFonts w:asciiTheme="minorHAnsi" w:eastAsiaTheme="minorEastAsia" w:hAnsiTheme="minorHAnsi" w:cstheme="minorBidi"/>
          <w:noProof/>
          <w:sz w:val="22"/>
          <w:szCs w:val="22"/>
        </w:rPr>
      </w:pPr>
      <w:ins w:id="615" w:author="gu832116" w:date="2015-02-09T18:52:00Z">
        <w:del w:id="616" w:author="Rakesh Singhi" w:date="2015-03-25T16:06:00Z">
          <w:r w:rsidRPr="0052018E" w:rsidDel="0052018E">
            <w:rPr>
              <w:rStyle w:val="Hyperlink"/>
              <w:rFonts w:cstheme="minorHAnsi"/>
              <w:b/>
              <w:noProof/>
              <w:lang w:val="en-GB"/>
            </w:rPr>
            <w:delText>3.11</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Staging Area 1 - Load File and Mirror PNP data</w:delText>
          </w:r>
          <w:r w:rsidDel="0052018E">
            <w:rPr>
              <w:noProof/>
              <w:webHidden/>
            </w:rPr>
            <w:tab/>
            <w:delText>21</w:delText>
          </w:r>
        </w:del>
      </w:ins>
    </w:p>
    <w:p w14:paraId="38DEBC2E" w14:textId="77777777" w:rsidR="00E0390C" w:rsidDel="0052018E" w:rsidRDefault="00E0390C">
      <w:pPr>
        <w:pStyle w:val="TOC2"/>
        <w:tabs>
          <w:tab w:val="left" w:pos="1200"/>
        </w:tabs>
        <w:rPr>
          <w:ins w:id="617" w:author="gu832116" w:date="2015-02-09T18:52:00Z"/>
          <w:del w:id="618" w:author="Rakesh Singhi" w:date="2015-03-25T16:06:00Z"/>
          <w:rFonts w:asciiTheme="minorHAnsi" w:eastAsiaTheme="minorEastAsia" w:hAnsiTheme="minorHAnsi" w:cstheme="minorBidi"/>
          <w:noProof/>
          <w:sz w:val="22"/>
          <w:szCs w:val="22"/>
        </w:rPr>
      </w:pPr>
      <w:ins w:id="619" w:author="gu832116" w:date="2015-02-09T18:52:00Z">
        <w:del w:id="620" w:author="Rakesh Singhi" w:date="2015-03-25T16:06:00Z">
          <w:r w:rsidRPr="0052018E" w:rsidDel="0052018E">
            <w:rPr>
              <w:rStyle w:val="Hyperlink"/>
              <w:rFonts w:cstheme="minorHAnsi"/>
              <w:b/>
              <w:i/>
              <w:noProof/>
              <w:lang w:val="en-GB"/>
            </w:rPr>
            <w:delText>3.11.1</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DMO_SELL_IN_ERP_STG</w:delText>
          </w:r>
          <w:r w:rsidDel="0052018E">
            <w:rPr>
              <w:noProof/>
              <w:webHidden/>
            </w:rPr>
            <w:tab/>
            <w:delText>21</w:delText>
          </w:r>
        </w:del>
      </w:ins>
    </w:p>
    <w:p w14:paraId="53E60022" w14:textId="77777777" w:rsidR="00E0390C" w:rsidDel="0052018E" w:rsidRDefault="00E0390C">
      <w:pPr>
        <w:pStyle w:val="TOC2"/>
        <w:tabs>
          <w:tab w:val="left" w:pos="1200"/>
        </w:tabs>
        <w:rPr>
          <w:ins w:id="621" w:author="gu832116" w:date="2015-02-09T18:52:00Z"/>
          <w:del w:id="622" w:author="Rakesh Singhi" w:date="2015-03-25T16:06:00Z"/>
          <w:rFonts w:asciiTheme="minorHAnsi" w:eastAsiaTheme="minorEastAsia" w:hAnsiTheme="minorHAnsi" w:cstheme="minorBidi"/>
          <w:noProof/>
          <w:sz w:val="22"/>
          <w:szCs w:val="22"/>
        </w:rPr>
      </w:pPr>
      <w:ins w:id="623" w:author="gu832116" w:date="2015-02-09T18:52:00Z">
        <w:del w:id="624" w:author="Rakesh Singhi" w:date="2015-03-25T16:06:00Z">
          <w:r w:rsidRPr="0052018E" w:rsidDel="0052018E">
            <w:rPr>
              <w:rStyle w:val="Hyperlink"/>
              <w:rFonts w:cstheme="minorHAnsi"/>
              <w:b/>
              <w:i/>
              <w:noProof/>
              <w:lang w:val="en-GB"/>
            </w:rPr>
            <w:delText>3.11.2</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DMO_SELL_IN_ISC_STG</w:delText>
          </w:r>
          <w:r w:rsidDel="0052018E">
            <w:rPr>
              <w:noProof/>
              <w:webHidden/>
            </w:rPr>
            <w:tab/>
            <w:delText>22</w:delText>
          </w:r>
        </w:del>
      </w:ins>
    </w:p>
    <w:p w14:paraId="39A006DF" w14:textId="77777777" w:rsidR="00E0390C" w:rsidDel="0052018E" w:rsidRDefault="00E0390C">
      <w:pPr>
        <w:pStyle w:val="TOC2"/>
        <w:tabs>
          <w:tab w:val="left" w:pos="1200"/>
        </w:tabs>
        <w:rPr>
          <w:ins w:id="625" w:author="gu832116" w:date="2015-02-09T18:52:00Z"/>
          <w:del w:id="626" w:author="Rakesh Singhi" w:date="2015-03-25T16:06:00Z"/>
          <w:rFonts w:asciiTheme="minorHAnsi" w:eastAsiaTheme="minorEastAsia" w:hAnsiTheme="minorHAnsi" w:cstheme="minorBidi"/>
          <w:noProof/>
          <w:sz w:val="22"/>
          <w:szCs w:val="22"/>
        </w:rPr>
      </w:pPr>
      <w:ins w:id="627" w:author="gu832116" w:date="2015-02-09T18:52:00Z">
        <w:del w:id="628" w:author="Rakesh Singhi" w:date="2015-03-25T16:06:00Z">
          <w:r w:rsidRPr="0052018E" w:rsidDel="0052018E">
            <w:rPr>
              <w:rStyle w:val="Hyperlink"/>
              <w:rFonts w:cstheme="minorHAnsi"/>
              <w:b/>
              <w:i/>
              <w:noProof/>
              <w:lang w:val="en-GB"/>
            </w:rPr>
            <w:delText>3.11.3</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DMO_SELL_OUT_STG</w:delText>
          </w:r>
          <w:r w:rsidDel="0052018E">
            <w:rPr>
              <w:noProof/>
              <w:webHidden/>
            </w:rPr>
            <w:tab/>
            <w:delText>23</w:delText>
          </w:r>
        </w:del>
      </w:ins>
    </w:p>
    <w:p w14:paraId="4B346FC7" w14:textId="77777777" w:rsidR="00E0390C" w:rsidDel="0052018E" w:rsidRDefault="00E0390C">
      <w:pPr>
        <w:pStyle w:val="TOC2"/>
        <w:tabs>
          <w:tab w:val="left" w:pos="1200"/>
        </w:tabs>
        <w:rPr>
          <w:ins w:id="629" w:author="gu832116" w:date="2015-02-09T18:52:00Z"/>
          <w:del w:id="630" w:author="Rakesh Singhi" w:date="2015-03-25T16:06:00Z"/>
          <w:rFonts w:asciiTheme="minorHAnsi" w:eastAsiaTheme="minorEastAsia" w:hAnsiTheme="minorHAnsi" w:cstheme="minorBidi"/>
          <w:noProof/>
          <w:sz w:val="22"/>
          <w:szCs w:val="22"/>
        </w:rPr>
      </w:pPr>
      <w:ins w:id="631" w:author="gu832116" w:date="2015-02-09T18:52:00Z">
        <w:del w:id="632" w:author="Rakesh Singhi" w:date="2015-03-25T16:06:00Z">
          <w:r w:rsidRPr="0052018E" w:rsidDel="0052018E">
            <w:rPr>
              <w:rStyle w:val="Hyperlink"/>
              <w:rFonts w:cstheme="minorHAnsi"/>
              <w:b/>
              <w:i/>
              <w:noProof/>
              <w:lang w:val="en-GB"/>
            </w:rPr>
            <w:delText>3.11.4</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DMO_MARKETSEGMENT_LOB_LT</w:delText>
          </w:r>
          <w:r w:rsidDel="0052018E">
            <w:rPr>
              <w:noProof/>
              <w:webHidden/>
            </w:rPr>
            <w:tab/>
            <w:delText>25</w:delText>
          </w:r>
        </w:del>
      </w:ins>
    </w:p>
    <w:p w14:paraId="35B10C2C" w14:textId="77777777" w:rsidR="00E0390C" w:rsidDel="0052018E" w:rsidRDefault="00E0390C">
      <w:pPr>
        <w:pStyle w:val="TOC2"/>
        <w:tabs>
          <w:tab w:val="left" w:pos="1200"/>
        </w:tabs>
        <w:rPr>
          <w:ins w:id="633" w:author="gu832116" w:date="2015-02-09T18:52:00Z"/>
          <w:del w:id="634" w:author="Rakesh Singhi" w:date="2015-03-25T16:06:00Z"/>
          <w:rFonts w:asciiTheme="minorHAnsi" w:eastAsiaTheme="minorEastAsia" w:hAnsiTheme="minorHAnsi" w:cstheme="minorBidi"/>
          <w:noProof/>
          <w:sz w:val="22"/>
          <w:szCs w:val="22"/>
        </w:rPr>
      </w:pPr>
      <w:ins w:id="635" w:author="gu832116" w:date="2015-02-09T18:52:00Z">
        <w:del w:id="636" w:author="Rakesh Singhi" w:date="2015-03-25T16:06:00Z">
          <w:r w:rsidRPr="0052018E" w:rsidDel="0052018E">
            <w:rPr>
              <w:rStyle w:val="Hyperlink"/>
              <w:rFonts w:cstheme="minorHAnsi"/>
              <w:b/>
              <w:i/>
              <w:noProof/>
              <w:lang w:val="en-GB"/>
            </w:rPr>
            <w:delText>3.11.5</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DMO_USER_PROFILE_MIR</w:delText>
          </w:r>
          <w:r w:rsidDel="0052018E">
            <w:rPr>
              <w:noProof/>
              <w:webHidden/>
            </w:rPr>
            <w:tab/>
            <w:delText>25</w:delText>
          </w:r>
        </w:del>
      </w:ins>
    </w:p>
    <w:p w14:paraId="642CB685" w14:textId="77777777" w:rsidR="00E0390C" w:rsidDel="0052018E" w:rsidRDefault="00E0390C">
      <w:pPr>
        <w:pStyle w:val="TOC2"/>
        <w:tabs>
          <w:tab w:val="left" w:pos="1200"/>
        </w:tabs>
        <w:rPr>
          <w:ins w:id="637" w:author="gu832116" w:date="2015-02-09T18:52:00Z"/>
          <w:del w:id="638" w:author="Rakesh Singhi" w:date="2015-03-25T16:06:00Z"/>
          <w:rFonts w:asciiTheme="minorHAnsi" w:eastAsiaTheme="minorEastAsia" w:hAnsiTheme="minorHAnsi" w:cstheme="minorBidi"/>
          <w:noProof/>
          <w:sz w:val="22"/>
          <w:szCs w:val="22"/>
        </w:rPr>
      </w:pPr>
      <w:ins w:id="639" w:author="gu832116" w:date="2015-02-09T18:52:00Z">
        <w:del w:id="640" w:author="Rakesh Singhi" w:date="2015-03-25T16:06:00Z">
          <w:r w:rsidRPr="0052018E" w:rsidDel="0052018E">
            <w:rPr>
              <w:rStyle w:val="Hyperlink"/>
              <w:rFonts w:cstheme="minorHAnsi"/>
              <w:b/>
              <w:i/>
              <w:noProof/>
              <w:lang w:val="en-GB"/>
            </w:rPr>
            <w:delText>3.11.6</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DMO_USERS_ROLE_MIR</w:delText>
          </w:r>
          <w:r w:rsidDel="0052018E">
            <w:rPr>
              <w:noProof/>
              <w:webHidden/>
            </w:rPr>
            <w:tab/>
            <w:delText>26</w:delText>
          </w:r>
        </w:del>
      </w:ins>
    </w:p>
    <w:p w14:paraId="2262F18C" w14:textId="77777777" w:rsidR="00E0390C" w:rsidDel="0052018E" w:rsidRDefault="00E0390C">
      <w:pPr>
        <w:pStyle w:val="TOC2"/>
        <w:tabs>
          <w:tab w:val="left" w:pos="1200"/>
        </w:tabs>
        <w:rPr>
          <w:ins w:id="641" w:author="gu832116" w:date="2015-02-09T18:52:00Z"/>
          <w:del w:id="642" w:author="Rakesh Singhi" w:date="2015-03-25T16:06:00Z"/>
          <w:rFonts w:asciiTheme="minorHAnsi" w:eastAsiaTheme="minorEastAsia" w:hAnsiTheme="minorHAnsi" w:cstheme="minorBidi"/>
          <w:noProof/>
          <w:sz w:val="22"/>
          <w:szCs w:val="22"/>
        </w:rPr>
      </w:pPr>
      <w:ins w:id="643" w:author="gu832116" w:date="2015-02-09T18:52:00Z">
        <w:del w:id="644" w:author="Rakesh Singhi" w:date="2015-03-25T16:06:00Z">
          <w:r w:rsidRPr="0052018E" w:rsidDel="0052018E">
            <w:rPr>
              <w:rStyle w:val="Hyperlink"/>
              <w:rFonts w:cstheme="minorHAnsi"/>
              <w:b/>
              <w:i/>
              <w:noProof/>
              <w:lang w:val="en-GB"/>
            </w:rPr>
            <w:delText>3.11.7</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DMO_USER_HIERARCHY_MIR</w:delText>
          </w:r>
          <w:r w:rsidDel="0052018E">
            <w:rPr>
              <w:noProof/>
              <w:webHidden/>
            </w:rPr>
            <w:tab/>
            <w:delText>27</w:delText>
          </w:r>
        </w:del>
      </w:ins>
    </w:p>
    <w:p w14:paraId="48D94A8C" w14:textId="77777777" w:rsidR="00E0390C" w:rsidDel="0052018E" w:rsidRDefault="00E0390C">
      <w:pPr>
        <w:pStyle w:val="TOC2"/>
        <w:tabs>
          <w:tab w:val="left" w:pos="1200"/>
        </w:tabs>
        <w:rPr>
          <w:ins w:id="645" w:author="gu832116" w:date="2015-02-09T18:52:00Z"/>
          <w:del w:id="646" w:author="Rakesh Singhi" w:date="2015-03-25T16:06:00Z"/>
          <w:rFonts w:asciiTheme="minorHAnsi" w:eastAsiaTheme="minorEastAsia" w:hAnsiTheme="minorHAnsi" w:cstheme="minorBidi"/>
          <w:noProof/>
          <w:sz w:val="22"/>
          <w:szCs w:val="22"/>
        </w:rPr>
      </w:pPr>
      <w:ins w:id="647" w:author="gu832116" w:date="2015-02-09T18:52:00Z">
        <w:del w:id="648" w:author="Rakesh Singhi" w:date="2015-03-25T16:06:00Z">
          <w:r w:rsidRPr="0052018E" w:rsidDel="0052018E">
            <w:rPr>
              <w:rStyle w:val="Hyperlink"/>
              <w:rFonts w:cstheme="minorHAnsi"/>
              <w:b/>
              <w:i/>
              <w:noProof/>
              <w:lang w:val="en-GB"/>
            </w:rPr>
            <w:delText>3.11.8</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DMO_BDE_TERRITORIES_MIR</w:delText>
          </w:r>
          <w:r w:rsidDel="0052018E">
            <w:rPr>
              <w:noProof/>
              <w:webHidden/>
            </w:rPr>
            <w:tab/>
            <w:delText>29</w:delText>
          </w:r>
        </w:del>
      </w:ins>
    </w:p>
    <w:p w14:paraId="530DA9A9" w14:textId="77777777" w:rsidR="00E0390C" w:rsidDel="0052018E" w:rsidRDefault="00E0390C">
      <w:pPr>
        <w:pStyle w:val="TOC2"/>
        <w:tabs>
          <w:tab w:val="left" w:pos="1200"/>
        </w:tabs>
        <w:rPr>
          <w:ins w:id="649" w:author="gu832116" w:date="2015-02-09T18:52:00Z"/>
          <w:del w:id="650" w:author="Rakesh Singhi" w:date="2015-03-25T16:06:00Z"/>
          <w:rFonts w:asciiTheme="minorHAnsi" w:eastAsiaTheme="minorEastAsia" w:hAnsiTheme="minorHAnsi" w:cstheme="minorBidi"/>
          <w:noProof/>
          <w:sz w:val="22"/>
          <w:szCs w:val="22"/>
        </w:rPr>
      </w:pPr>
      <w:ins w:id="651" w:author="gu832116" w:date="2015-02-09T18:52:00Z">
        <w:del w:id="652" w:author="Rakesh Singhi" w:date="2015-03-25T16:06:00Z">
          <w:r w:rsidRPr="0052018E" w:rsidDel="0052018E">
            <w:rPr>
              <w:rStyle w:val="Hyperlink"/>
              <w:rFonts w:cstheme="minorHAnsi"/>
              <w:b/>
              <w:i/>
              <w:noProof/>
              <w:lang w:val="en-GB"/>
            </w:rPr>
            <w:delText>3.11.9</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DMO_COUNTRY_MIR</w:delText>
          </w:r>
          <w:r w:rsidDel="0052018E">
            <w:rPr>
              <w:noProof/>
              <w:webHidden/>
            </w:rPr>
            <w:tab/>
            <w:delText>30</w:delText>
          </w:r>
        </w:del>
      </w:ins>
    </w:p>
    <w:p w14:paraId="4E329934" w14:textId="77777777" w:rsidR="00E0390C" w:rsidDel="0052018E" w:rsidRDefault="00E0390C">
      <w:pPr>
        <w:pStyle w:val="TOC2"/>
        <w:tabs>
          <w:tab w:val="left" w:pos="1400"/>
        </w:tabs>
        <w:rPr>
          <w:ins w:id="653" w:author="gu832116" w:date="2015-02-09T18:52:00Z"/>
          <w:del w:id="654" w:author="Rakesh Singhi" w:date="2015-03-25T16:06:00Z"/>
          <w:rFonts w:asciiTheme="minorHAnsi" w:eastAsiaTheme="minorEastAsia" w:hAnsiTheme="minorHAnsi" w:cstheme="minorBidi"/>
          <w:noProof/>
          <w:sz w:val="22"/>
          <w:szCs w:val="22"/>
        </w:rPr>
      </w:pPr>
      <w:ins w:id="655" w:author="gu832116" w:date="2015-02-09T18:52:00Z">
        <w:del w:id="656" w:author="Rakesh Singhi" w:date="2015-03-25T16:06:00Z">
          <w:r w:rsidRPr="0052018E" w:rsidDel="0052018E">
            <w:rPr>
              <w:rStyle w:val="Hyperlink"/>
              <w:rFonts w:cstheme="minorHAnsi"/>
              <w:b/>
              <w:i/>
              <w:noProof/>
              <w:lang w:val="en-GB"/>
            </w:rPr>
            <w:delText>3.11.10</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DMO_CURRENCY_MIR</w:delText>
          </w:r>
          <w:r w:rsidDel="0052018E">
            <w:rPr>
              <w:noProof/>
              <w:webHidden/>
            </w:rPr>
            <w:tab/>
            <w:delText>31</w:delText>
          </w:r>
        </w:del>
      </w:ins>
    </w:p>
    <w:p w14:paraId="062C2D72" w14:textId="77777777" w:rsidR="00E0390C" w:rsidDel="0052018E" w:rsidRDefault="00E0390C">
      <w:pPr>
        <w:pStyle w:val="TOC2"/>
        <w:tabs>
          <w:tab w:val="left" w:pos="1400"/>
        </w:tabs>
        <w:rPr>
          <w:ins w:id="657" w:author="gu832116" w:date="2015-02-09T18:52:00Z"/>
          <w:del w:id="658" w:author="Rakesh Singhi" w:date="2015-03-25T16:06:00Z"/>
          <w:rFonts w:asciiTheme="minorHAnsi" w:eastAsiaTheme="minorEastAsia" w:hAnsiTheme="minorHAnsi" w:cstheme="minorBidi"/>
          <w:noProof/>
          <w:sz w:val="22"/>
          <w:szCs w:val="22"/>
        </w:rPr>
      </w:pPr>
      <w:ins w:id="659" w:author="gu832116" w:date="2015-02-09T18:52:00Z">
        <w:del w:id="660" w:author="Rakesh Singhi" w:date="2015-03-25T16:06:00Z">
          <w:r w:rsidRPr="0052018E" w:rsidDel="0052018E">
            <w:rPr>
              <w:rStyle w:val="Hyperlink"/>
              <w:rFonts w:cstheme="minorHAnsi"/>
              <w:b/>
              <w:i/>
              <w:noProof/>
              <w:lang w:val="en-GB"/>
            </w:rPr>
            <w:delText>3.11.11</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DMO_TERRITORY_MIR</w:delText>
          </w:r>
          <w:r w:rsidDel="0052018E">
            <w:rPr>
              <w:noProof/>
              <w:webHidden/>
            </w:rPr>
            <w:tab/>
            <w:delText>31</w:delText>
          </w:r>
        </w:del>
      </w:ins>
    </w:p>
    <w:p w14:paraId="67D821D0" w14:textId="77777777" w:rsidR="00E0390C" w:rsidDel="0052018E" w:rsidRDefault="00E0390C">
      <w:pPr>
        <w:pStyle w:val="TOC2"/>
        <w:tabs>
          <w:tab w:val="left" w:pos="1400"/>
        </w:tabs>
        <w:rPr>
          <w:ins w:id="661" w:author="gu832116" w:date="2015-02-09T18:52:00Z"/>
          <w:del w:id="662" w:author="Rakesh Singhi" w:date="2015-03-25T16:06:00Z"/>
          <w:rFonts w:asciiTheme="minorHAnsi" w:eastAsiaTheme="minorEastAsia" w:hAnsiTheme="minorHAnsi" w:cstheme="minorBidi"/>
          <w:noProof/>
          <w:sz w:val="22"/>
          <w:szCs w:val="22"/>
        </w:rPr>
      </w:pPr>
      <w:ins w:id="663" w:author="gu832116" w:date="2015-02-09T18:52:00Z">
        <w:del w:id="664" w:author="Rakesh Singhi" w:date="2015-03-25T16:06:00Z">
          <w:r w:rsidRPr="0052018E" w:rsidDel="0052018E">
            <w:rPr>
              <w:rStyle w:val="Hyperlink"/>
              <w:rFonts w:cstheme="minorHAnsi"/>
              <w:b/>
              <w:i/>
              <w:noProof/>
              <w:lang w:val="en-GB"/>
            </w:rPr>
            <w:delText>3.11.12</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DMO_PARTNER_MASTER_MIR</w:delText>
          </w:r>
          <w:r w:rsidDel="0052018E">
            <w:rPr>
              <w:noProof/>
              <w:webHidden/>
            </w:rPr>
            <w:tab/>
            <w:delText>32</w:delText>
          </w:r>
        </w:del>
      </w:ins>
    </w:p>
    <w:p w14:paraId="699619A1" w14:textId="77777777" w:rsidR="00E0390C" w:rsidDel="0052018E" w:rsidRDefault="00E0390C">
      <w:pPr>
        <w:pStyle w:val="TOC2"/>
        <w:tabs>
          <w:tab w:val="left" w:pos="1400"/>
        </w:tabs>
        <w:rPr>
          <w:ins w:id="665" w:author="gu832116" w:date="2015-02-09T18:52:00Z"/>
          <w:del w:id="666" w:author="Rakesh Singhi" w:date="2015-03-25T16:06:00Z"/>
          <w:rFonts w:asciiTheme="minorHAnsi" w:eastAsiaTheme="minorEastAsia" w:hAnsiTheme="minorHAnsi" w:cstheme="minorBidi"/>
          <w:noProof/>
          <w:sz w:val="22"/>
          <w:szCs w:val="22"/>
        </w:rPr>
      </w:pPr>
      <w:ins w:id="667" w:author="gu832116" w:date="2015-02-09T18:52:00Z">
        <w:del w:id="668" w:author="Rakesh Singhi" w:date="2015-03-25T16:06:00Z">
          <w:r w:rsidRPr="0052018E" w:rsidDel="0052018E">
            <w:rPr>
              <w:rStyle w:val="Hyperlink"/>
              <w:rFonts w:cstheme="minorHAnsi"/>
              <w:b/>
              <w:i/>
              <w:noProof/>
              <w:lang w:val="en-GB"/>
            </w:rPr>
            <w:delText>3.11.13</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DMO_PARTNER_MARKET_SEGMENT_MIR</w:delText>
          </w:r>
          <w:r w:rsidDel="0052018E">
            <w:rPr>
              <w:noProof/>
              <w:webHidden/>
            </w:rPr>
            <w:tab/>
            <w:delText>33</w:delText>
          </w:r>
        </w:del>
      </w:ins>
    </w:p>
    <w:p w14:paraId="3E621300" w14:textId="77777777" w:rsidR="00E0390C" w:rsidDel="0052018E" w:rsidRDefault="00E0390C">
      <w:pPr>
        <w:pStyle w:val="TOC2"/>
        <w:tabs>
          <w:tab w:val="left" w:pos="1400"/>
        </w:tabs>
        <w:rPr>
          <w:ins w:id="669" w:author="gu832116" w:date="2015-02-09T18:52:00Z"/>
          <w:del w:id="670" w:author="Rakesh Singhi" w:date="2015-03-25T16:06:00Z"/>
          <w:rFonts w:asciiTheme="minorHAnsi" w:eastAsiaTheme="minorEastAsia" w:hAnsiTheme="minorHAnsi" w:cstheme="minorBidi"/>
          <w:noProof/>
          <w:sz w:val="22"/>
          <w:szCs w:val="22"/>
        </w:rPr>
      </w:pPr>
      <w:ins w:id="671" w:author="gu832116" w:date="2015-02-09T18:52:00Z">
        <w:del w:id="672" w:author="Rakesh Singhi" w:date="2015-03-25T16:06:00Z">
          <w:r w:rsidRPr="0052018E" w:rsidDel="0052018E">
            <w:rPr>
              <w:rStyle w:val="Hyperlink"/>
              <w:rFonts w:cstheme="minorHAnsi"/>
              <w:b/>
              <w:i/>
              <w:noProof/>
              <w:lang w:val="en-GB"/>
            </w:rPr>
            <w:delText>3.11.14</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DMO_PARTNER_CHANNEL_SEGMENT_MIR</w:delText>
          </w:r>
          <w:r w:rsidDel="0052018E">
            <w:rPr>
              <w:noProof/>
              <w:webHidden/>
            </w:rPr>
            <w:tab/>
            <w:delText>34</w:delText>
          </w:r>
        </w:del>
      </w:ins>
    </w:p>
    <w:p w14:paraId="537FB4DA" w14:textId="77777777" w:rsidR="00E0390C" w:rsidDel="0052018E" w:rsidRDefault="00E0390C">
      <w:pPr>
        <w:pStyle w:val="TOC2"/>
        <w:tabs>
          <w:tab w:val="left" w:pos="1400"/>
        </w:tabs>
        <w:rPr>
          <w:ins w:id="673" w:author="gu832116" w:date="2015-02-09T18:52:00Z"/>
          <w:del w:id="674" w:author="Rakesh Singhi" w:date="2015-03-25T16:06:00Z"/>
          <w:rFonts w:asciiTheme="minorHAnsi" w:eastAsiaTheme="minorEastAsia" w:hAnsiTheme="minorHAnsi" w:cstheme="minorBidi"/>
          <w:noProof/>
          <w:sz w:val="22"/>
          <w:szCs w:val="22"/>
        </w:rPr>
      </w:pPr>
      <w:ins w:id="675" w:author="gu832116" w:date="2015-02-09T18:52:00Z">
        <w:del w:id="676" w:author="Rakesh Singhi" w:date="2015-03-25T16:06:00Z">
          <w:r w:rsidRPr="0052018E" w:rsidDel="0052018E">
            <w:rPr>
              <w:rStyle w:val="Hyperlink"/>
              <w:rFonts w:cstheme="minorHAnsi"/>
              <w:b/>
              <w:i/>
              <w:noProof/>
              <w:lang w:val="en-GB"/>
            </w:rPr>
            <w:delText>3.11.15</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DMO_SELL_IN_PLAN_MIR</w:delText>
          </w:r>
          <w:r w:rsidDel="0052018E">
            <w:rPr>
              <w:noProof/>
              <w:webHidden/>
            </w:rPr>
            <w:tab/>
            <w:delText>35</w:delText>
          </w:r>
        </w:del>
      </w:ins>
    </w:p>
    <w:p w14:paraId="6549DE78" w14:textId="77777777" w:rsidR="00E0390C" w:rsidDel="0052018E" w:rsidRDefault="00E0390C">
      <w:pPr>
        <w:pStyle w:val="TOC2"/>
        <w:tabs>
          <w:tab w:val="left" w:pos="1400"/>
        </w:tabs>
        <w:rPr>
          <w:ins w:id="677" w:author="gu832116" w:date="2015-02-09T18:52:00Z"/>
          <w:del w:id="678" w:author="Rakesh Singhi" w:date="2015-03-25T16:06:00Z"/>
          <w:rFonts w:asciiTheme="minorHAnsi" w:eastAsiaTheme="minorEastAsia" w:hAnsiTheme="minorHAnsi" w:cstheme="minorBidi"/>
          <w:noProof/>
          <w:sz w:val="22"/>
          <w:szCs w:val="22"/>
        </w:rPr>
      </w:pPr>
      <w:ins w:id="679" w:author="gu832116" w:date="2015-02-09T18:52:00Z">
        <w:del w:id="680" w:author="Rakesh Singhi" w:date="2015-03-25T16:06:00Z">
          <w:r w:rsidRPr="0052018E" w:rsidDel="0052018E">
            <w:rPr>
              <w:rStyle w:val="Hyperlink"/>
              <w:rFonts w:cstheme="minorHAnsi"/>
              <w:b/>
              <w:i/>
              <w:noProof/>
              <w:lang w:val="en-GB"/>
            </w:rPr>
            <w:delText>3.11.16</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DMO_SELL_OUT_PLAN_MIR</w:delText>
          </w:r>
          <w:r w:rsidDel="0052018E">
            <w:rPr>
              <w:noProof/>
              <w:webHidden/>
            </w:rPr>
            <w:tab/>
            <w:delText>36</w:delText>
          </w:r>
        </w:del>
      </w:ins>
    </w:p>
    <w:p w14:paraId="5DE8822D" w14:textId="77777777" w:rsidR="00E0390C" w:rsidDel="0052018E" w:rsidRDefault="00E0390C">
      <w:pPr>
        <w:pStyle w:val="TOC2"/>
        <w:tabs>
          <w:tab w:val="left" w:pos="1400"/>
        </w:tabs>
        <w:rPr>
          <w:ins w:id="681" w:author="gu832116" w:date="2015-02-09T18:52:00Z"/>
          <w:del w:id="682" w:author="Rakesh Singhi" w:date="2015-03-25T16:06:00Z"/>
          <w:rFonts w:asciiTheme="minorHAnsi" w:eastAsiaTheme="minorEastAsia" w:hAnsiTheme="minorHAnsi" w:cstheme="minorBidi"/>
          <w:noProof/>
          <w:sz w:val="22"/>
          <w:szCs w:val="22"/>
        </w:rPr>
      </w:pPr>
      <w:ins w:id="683" w:author="gu832116" w:date="2015-02-09T18:52:00Z">
        <w:del w:id="684" w:author="Rakesh Singhi" w:date="2015-03-25T16:06:00Z">
          <w:r w:rsidRPr="0052018E" w:rsidDel="0052018E">
            <w:rPr>
              <w:rStyle w:val="Hyperlink"/>
              <w:rFonts w:cstheme="minorHAnsi"/>
              <w:b/>
              <w:i/>
              <w:noProof/>
              <w:lang w:val="en-GB"/>
            </w:rPr>
            <w:delText>3.11.17</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DMO_PRODUCT_HIERARCHY_MIR</w:delText>
          </w:r>
          <w:r w:rsidDel="0052018E">
            <w:rPr>
              <w:noProof/>
              <w:webHidden/>
            </w:rPr>
            <w:tab/>
            <w:delText>37</w:delText>
          </w:r>
        </w:del>
      </w:ins>
    </w:p>
    <w:p w14:paraId="3BD6D75B" w14:textId="77777777" w:rsidR="00E0390C" w:rsidDel="0052018E" w:rsidRDefault="00E0390C">
      <w:pPr>
        <w:pStyle w:val="TOC2"/>
        <w:tabs>
          <w:tab w:val="left" w:pos="1400"/>
        </w:tabs>
        <w:rPr>
          <w:ins w:id="685" w:author="gu832116" w:date="2015-02-09T18:52:00Z"/>
          <w:del w:id="686" w:author="Rakesh Singhi" w:date="2015-03-25T16:06:00Z"/>
          <w:rFonts w:asciiTheme="minorHAnsi" w:eastAsiaTheme="minorEastAsia" w:hAnsiTheme="minorHAnsi" w:cstheme="minorBidi"/>
          <w:noProof/>
          <w:sz w:val="22"/>
          <w:szCs w:val="22"/>
        </w:rPr>
      </w:pPr>
      <w:ins w:id="687" w:author="gu832116" w:date="2015-02-09T18:52:00Z">
        <w:del w:id="688" w:author="Rakesh Singhi" w:date="2015-03-25T16:06:00Z">
          <w:r w:rsidRPr="0052018E" w:rsidDel="0052018E">
            <w:rPr>
              <w:rStyle w:val="Hyperlink"/>
              <w:rFonts w:cstheme="minorHAnsi"/>
              <w:b/>
              <w:i/>
              <w:noProof/>
              <w:lang w:val="en-GB"/>
            </w:rPr>
            <w:delText>3.11.18</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DMO_PRODUCT_CATALOG_MIR</w:delText>
          </w:r>
          <w:r w:rsidDel="0052018E">
            <w:rPr>
              <w:noProof/>
              <w:webHidden/>
            </w:rPr>
            <w:tab/>
            <w:delText>38</w:delText>
          </w:r>
        </w:del>
      </w:ins>
    </w:p>
    <w:p w14:paraId="3C10A430" w14:textId="77777777" w:rsidR="00E0390C" w:rsidDel="0052018E" w:rsidRDefault="00E0390C">
      <w:pPr>
        <w:pStyle w:val="TOC2"/>
        <w:tabs>
          <w:tab w:val="left" w:pos="1400"/>
        </w:tabs>
        <w:rPr>
          <w:ins w:id="689" w:author="gu832116" w:date="2015-02-09T18:52:00Z"/>
          <w:del w:id="690" w:author="Rakesh Singhi" w:date="2015-03-25T16:06:00Z"/>
          <w:rFonts w:asciiTheme="minorHAnsi" w:eastAsiaTheme="minorEastAsia" w:hAnsiTheme="minorHAnsi" w:cstheme="minorBidi"/>
          <w:noProof/>
          <w:sz w:val="22"/>
          <w:szCs w:val="22"/>
        </w:rPr>
      </w:pPr>
      <w:ins w:id="691" w:author="gu832116" w:date="2015-02-09T18:52:00Z">
        <w:del w:id="692" w:author="Rakesh Singhi" w:date="2015-03-25T16:06:00Z">
          <w:r w:rsidRPr="0052018E" w:rsidDel="0052018E">
            <w:rPr>
              <w:rStyle w:val="Hyperlink"/>
              <w:rFonts w:cstheme="minorHAnsi"/>
              <w:b/>
              <w:i/>
              <w:noProof/>
              <w:lang w:val="en-GB"/>
            </w:rPr>
            <w:delText>3.11.19</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DMO_PRODUCT_EXCEPTION_MIR</w:delText>
          </w:r>
          <w:r w:rsidDel="0052018E">
            <w:rPr>
              <w:noProof/>
              <w:webHidden/>
            </w:rPr>
            <w:tab/>
            <w:delText>39</w:delText>
          </w:r>
        </w:del>
      </w:ins>
    </w:p>
    <w:p w14:paraId="65778F04" w14:textId="77777777" w:rsidR="00E0390C" w:rsidDel="0052018E" w:rsidRDefault="00E0390C">
      <w:pPr>
        <w:pStyle w:val="TOC2"/>
        <w:tabs>
          <w:tab w:val="left" w:pos="1400"/>
        </w:tabs>
        <w:rPr>
          <w:ins w:id="693" w:author="gu832116" w:date="2015-02-09T18:52:00Z"/>
          <w:del w:id="694" w:author="Rakesh Singhi" w:date="2015-03-25T16:06:00Z"/>
          <w:rFonts w:asciiTheme="minorHAnsi" w:eastAsiaTheme="minorEastAsia" w:hAnsiTheme="minorHAnsi" w:cstheme="minorBidi"/>
          <w:noProof/>
          <w:sz w:val="22"/>
          <w:szCs w:val="22"/>
        </w:rPr>
      </w:pPr>
      <w:ins w:id="695" w:author="gu832116" w:date="2015-02-09T18:52:00Z">
        <w:del w:id="696" w:author="Rakesh Singhi" w:date="2015-03-25T16:06:00Z">
          <w:r w:rsidRPr="0052018E" w:rsidDel="0052018E">
            <w:rPr>
              <w:rStyle w:val="Hyperlink"/>
              <w:rFonts w:cstheme="minorHAnsi"/>
              <w:b/>
              <w:i/>
              <w:noProof/>
              <w:lang w:val="en-GB"/>
            </w:rPr>
            <w:delText>3.11.20</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DMO_PARTNER_EXCEPTION_MIR</w:delText>
          </w:r>
          <w:r w:rsidDel="0052018E">
            <w:rPr>
              <w:noProof/>
              <w:webHidden/>
            </w:rPr>
            <w:tab/>
            <w:delText>40</w:delText>
          </w:r>
        </w:del>
      </w:ins>
    </w:p>
    <w:p w14:paraId="36B67488" w14:textId="77777777" w:rsidR="00E0390C" w:rsidDel="0052018E" w:rsidRDefault="00E0390C">
      <w:pPr>
        <w:pStyle w:val="TOC2"/>
        <w:tabs>
          <w:tab w:val="left" w:pos="1400"/>
        </w:tabs>
        <w:rPr>
          <w:ins w:id="697" w:author="gu832116" w:date="2015-02-09T18:52:00Z"/>
          <w:del w:id="698" w:author="Rakesh Singhi" w:date="2015-03-25T16:06:00Z"/>
          <w:rFonts w:asciiTheme="minorHAnsi" w:eastAsiaTheme="minorEastAsia" w:hAnsiTheme="minorHAnsi" w:cstheme="minorBidi"/>
          <w:noProof/>
          <w:sz w:val="22"/>
          <w:szCs w:val="22"/>
        </w:rPr>
      </w:pPr>
      <w:ins w:id="699" w:author="gu832116" w:date="2015-02-09T18:52:00Z">
        <w:del w:id="700" w:author="Rakesh Singhi" w:date="2015-03-25T16:06:00Z">
          <w:r w:rsidRPr="0052018E" w:rsidDel="0052018E">
            <w:rPr>
              <w:rStyle w:val="Hyperlink"/>
              <w:rFonts w:cstheme="minorHAnsi"/>
              <w:b/>
              <w:i/>
              <w:noProof/>
              <w:lang w:val="en-GB"/>
            </w:rPr>
            <w:delText>3.11.21</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DMO_ORDER_EXCEPTION_MIR</w:delText>
          </w:r>
          <w:r w:rsidDel="0052018E">
            <w:rPr>
              <w:noProof/>
              <w:webHidden/>
            </w:rPr>
            <w:tab/>
            <w:delText>41</w:delText>
          </w:r>
        </w:del>
      </w:ins>
    </w:p>
    <w:p w14:paraId="10A14459" w14:textId="77777777" w:rsidR="00E0390C" w:rsidDel="0052018E" w:rsidRDefault="00E0390C">
      <w:pPr>
        <w:pStyle w:val="TOC2"/>
        <w:tabs>
          <w:tab w:val="left" w:pos="1200"/>
        </w:tabs>
        <w:rPr>
          <w:ins w:id="701" w:author="gu832116" w:date="2015-02-09T18:52:00Z"/>
          <w:del w:id="702" w:author="Rakesh Singhi" w:date="2015-03-25T16:06:00Z"/>
          <w:rFonts w:asciiTheme="minorHAnsi" w:eastAsiaTheme="minorEastAsia" w:hAnsiTheme="minorHAnsi" w:cstheme="minorBidi"/>
          <w:noProof/>
          <w:sz w:val="22"/>
          <w:szCs w:val="22"/>
        </w:rPr>
      </w:pPr>
      <w:ins w:id="703" w:author="gu832116" w:date="2015-02-09T18:52:00Z">
        <w:del w:id="704" w:author="Rakesh Singhi" w:date="2015-03-25T16:06:00Z">
          <w:r w:rsidRPr="0052018E" w:rsidDel="0052018E">
            <w:rPr>
              <w:rStyle w:val="Hyperlink"/>
              <w:rFonts w:cstheme="minorHAnsi"/>
              <w:b/>
              <w:noProof/>
              <w:lang w:val="en-GB"/>
            </w:rPr>
            <w:delText>3.12</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Staging Area 1 - Populate EBIP Current Snapshot</w:delText>
          </w:r>
          <w:r w:rsidDel="0052018E">
            <w:rPr>
              <w:noProof/>
              <w:webHidden/>
            </w:rPr>
            <w:tab/>
            <w:delText>41</w:delText>
          </w:r>
        </w:del>
      </w:ins>
    </w:p>
    <w:p w14:paraId="15C7D3FD" w14:textId="77777777" w:rsidR="00E0390C" w:rsidDel="0052018E" w:rsidRDefault="00E0390C">
      <w:pPr>
        <w:pStyle w:val="TOC2"/>
        <w:tabs>
          <w:tab w:val="left" w:pos="1200"/>
        </w:tabs>
        <w:rPr>
          <w:ins w:id="705" w:author="gu832116" w:date="2015-02-09T18:52:00Z"/>
          <w:del w:id="706" w:author="Rakesh Singhi" w:date="2015-03-25T16:06:00Z"/>
          <w:rFonts w:asciiTheme="minorHAnsi" w:eastAsiaTheme="minorEastAsia" w:hAnsiTheme="minorHAnsi" w:cstheme="minorBidi"/>
          <w:noProof/>
          <w:sz w:val="22"/>
          <w:szCs w:val="22"/>
        </w:rPr>
      </w:pPr>
      <w:ins w:id="707" w:author="gu832116" w:date="2015-02-09T18:52:00Z">
        <w:del w:id="708" w:author="Rakesh Singhi" w:date="2015-03-25T16:06:00Z">
          <w:r w:rsidRPr="0052018E" w:rsidDel="0052018E">
            <w:rPr>
              <w:rStyle w:val="Hyperlink"/>
              <w:rFonts w:eastAsia="Calibri" w:cstheme="minorHAnsi"/>
              <w:b/>
              <w:i/>
              <w:noProof/>
              <w:lang w:val="en-GB"/>
            </w:rPr>
            <w:delText>3.12.1</w:delText>
          </w:r>
          <w:r w:rsidDel="0052018E">
            <w:rPr>
              <w:rFonts w:asciiTheme="minorHAnsi" w:eastAsiaTheme="minorEastAsia" w:hAnsiTheme="minorHAnsi" w:cstheme="minorBidi"/>
              <w:noProof/>
              <w:sz w:val="22"/>
              <w:szCs w:val="22"/>
            </w:rPr>
            <w:tab/>
          </w:r>
          <w:r w:rsidRPr="0052018E" w:rsidDel="0052018E">
            <w:rPr>
              <w:rStyle w:val="Hyperlink"/>
              <w:rFonts w:eastAsia="Calibri" w:cstheme="minorHAnsi"/>
              <w:b/>
              <w:i/>
              <w:noProof/>
              <w:lang w:val="en-GB"/>
            </w:rPr>
            <w:delText>Control Table for EBIP Snapshot</w:delText>
          </w:r>
          <w:r w:rsidDel="0052018E">
            <w:rPr>
              <w:noProof/>
              <w:webHidden/>
            </w:rPr>
            <w:tab/>
            <w:delText>41</w:delText>
          </w:r>
        </w:del>
      </w:ins>
    </w:p>
    <w:p w14:paraId="2E1C5998" w14:textId="77777777" w:rsidR="00E0390C" w:rsidDel="0052018E" w:rsidRDefault="00E0390C">
      <w:pPr>
        <w:pStyle w:val="TOC2"/>
        <w:tabs>
          <w:tab w:val="left" w:pos="1200"/>
        </w:tabs>
        <w:rPr>
          <w:ins w:id="709" w:author="gu832116" w:date="2015-02-09T18:52:00Z"/>
          <w:del w:id="710" w:author="Rakesh Singhi" w:date="2015-03-25T16:06:00Z"/>
          <w:rFonts w:asciiTheme="minorHAnsi" w:eastAsiaTheme="minorEastAsia" w:hAnsiTheme="minorHAnsi" w:cstheme="minorBidi"/>
          <w:noProof/>
          <w:sz w:val="22"/>
          <w:szCs w:val="22"/>
        </w:rPr>
      </w:pPr>
      <w:ins w:id="711" w:author="gu832116" w:date="2015-02-09T18:52:00Z">
        <w:del w:id="712" w:author="Rakesh Singhi" w:date="2015-03-25T16:06:00Z">
          <w:r w:rsidRPr="0052018E" w:rsidDel="0052018E">
            <w:rPr>
              <w:rStyle w:val="Hyperlink"/>
              <w:rFonts w:eastAsia="Calibri" w:cstheme="minorHAnsi"/>
              <w:b/>
              <w:i/>
              <w:noProof/>
              <w:lang w:val="en-GB"/>
            </w:rPr>
            <w:delText>3.12.2</w:delText>
          </w:r>
          <w:r w:rsidDel="0052018E">
            <w:rPr>
              <w:rFonts w:asciiTheme="minorHAnsi" w:eastAsiaTheme="minorEastAsia" w:hAnsiTheme="minorHAnsi" w:cstheme="minorBidi"/>
              <w:noProof/>
              <w:sz w:val="22"/>
              <w:szCs w:val="22"/>
            </w:rPr>
            <w:tab/>
          </w:r>
          <w:r w:rsidRPr="0052018E" w:rsidDel="0052018E">
            <w:rPr>
              <w:rStyle w:val="Hyperlink"/>
              <w:rFonts w:eastAsia="Calibri" w:cstheme="minorHAnsi"/>
              <w:b/>
              <w:i/>
              <w:noProof/>
              <w:lang w:val="en-GB"/>
            </w:rPr>
            <w:delText>Populate the EBIP Current Snapshot</w:delText>
          </w:r>
          <w:r w:rsidDel="0052018E">
            <w:rPr>
              <w:noProof/>
              <w:webHidden/>
            </w:rPr>
            <w:tab/>
            <w:delText>41</w:delText>
          </w:r>
        </w:del>
      </w:ins>
    </w:p>
    <w:p w14:paraId="10A5D70A" w14:textId="77777777" w:rsidR="00E0390C" w:rsidDel="0052018E" w:rsidRDefault="00E0390C">
      <w:pPr>
        <w:pStyle w:val="TOC2"/>
        <w:tabs>
          <w:tab w:val="left" w:pos="1200"/>
        </w:tabs>
        <w:rPr>
          <w:ins w:id="713" w:author="gu832116" w:date="2015-02-09T18:52:00Z"/>
          <w:del w:id="714" w:author="Rakesh Singhi" w:date="2015-03-25T16:06:00Z"/>
          <w:rFonts w:asciiTheme="minorHAnsi" w:eastAsiaTheme="minorEastAsia" w:hAnsiTheme="minorHAnsi" w:cstheme="minorBidi"/>
          <w:noProof/>
          <w:sz w:val="22"/>
          <w:szCs w:val="22"/>
        </w:rPr>
      </w:pPr>
      <w:ins w:id="715" w:author="gu832116" w:date="2015-02-09T18:52:00Z">
        <w:del w:id="716" w:author="Rakesh Singhi" w:date="2015-03-25T16:06:00Z">
          <w:r w:rsidRPr="0052018E" w:rsidDel="0052018E">
            <w:rPr>
              <w:rStyle w:val="Hyperlink"/>
              <w:rFonts w:eastAsia="Calibri" w:cstheme="minorHAnsi"/>
              <w:b/>
              <w:i/>
              <w:noProof/>
              <w:lang w:val="en-GB"/>
            </w:rPr>
            <w:delText>3.12.3</w:delText>
          </w:r>
          <w:r w:rsidDel="0052018E">
            <w:rPr>
              <w:rFonts w:asciiTheme="minorHAnsi" w:eastAsiaTheme="minorEastAsia" w:hAnsiTheme="minorHAnsi" w:cstheme="minorBidi"/>
              <w:noProof/>
              <w:sz w:val="22"/>
              <w:szCs w:val="22"/>
            </w:rPr>
            <w:tab/>
          </w:r>
          <w:r w:rsidRPr="0052018E" w:rsidDel="0052018E">
            <w:rPr>
              <w:rStyle w:val="Hyperlink"/>
              <w:rFonts w:eastAsia="Calibri" w:cstheme="minorHAnsi"/>
              <w:b/>
              <w:i/>
              <w:noProof/>
              <w:lang w:val="en-GB"/>
            </w:rPr>
            <w:delText>Sample</w:delText>
          </w:r>
          <w:r w:rsidDel="0052018E">
            <w:rPr>
              <w:noProof/>
              <w:webHidden/>
            </w:rPr>
            <w:tab/>
            <w:delText>42</w:delText>
          </w:r>
        </w:del>
      </w:ins>
    </w:p>
    <w:p w14:paraId="453764A9" w14:textId="77777777" w:rsidR="00E0390C" w:rsidDel="0052018E" w:rsidRDefault="00E0390C">
      <w:pPr>
        <w:pStyle w:val="TOC2"/>
        <w:tabs>
          <w:tab w:val="left" w:pos="1200"/>
        </w:tabs>
        <w:rPr>
          <w:ins w:id="717" w:author="gu832116" w:date="2015-02-09T18:52:00Z"/>
          <w:del w:id="718" w:author="Rakesh Singhi" w:date="2015-03-25T16:06:00Z"/>
          <w:rFonts w:asciiTheme="minorHAnsi" w:eastAsiaTheme="minorEastAsia" w:hAnsiTheme="minorHAnsi" w:cstheme="minorBidi"/>
          <w:noProof/>
          <w:sz w:val="22"/>
          <w:szCs w:val="22"/>
        </w:rPr>
      </w:pPr>
      <w:ins w:id="719" w:author="gu832116" w:date="2015-02-09T18:52:00Z">
        <w:del w:id="720" w:author="Rakesh Singhi" w:date="2015-03-25T16:06:00Z">
          <w:r w:rsidRPr="0052018E" w:rsidDel="0052018E">
            <w:rPr>
              <w:rStyle w:val="Hyperlink"/>
              <w:rFonts w:cstheme="minorHAnsi"/>
              <w:b/>
              <w:noProof/>
            </w:rPr>
            <w:delText>3.13</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Staging Area 2 – Populate Delta and History for Data Mart</w:delText>
          </w:r>
          <w:r w:rsidDel="0052018E">
            <w:rPr>
              <w:noProof/>
              <w:webHidden/>
            </w:rPr>
            <w:tab/>
            <w:delText>42</w:delText>
          </w:r>
        </w:del>
      </w:ins>
    </w:p>
    <w:p w14:paraId="791D92EA" w14:textId="77777777" w:rsidR="00E0390C" w:rsidDel="0052018E" w:rsidRDefault="00E0390C">
      <w:pPr>
        <w:pStyle w:val="TOC2"/>
        <w:tabs>
          <w:tab w:val="left" w:pos="1200"/>
        </w:tabs>
        <w:rPr>
          <w:ins w:id="721" w:author="gu832116" w:date="2015-02-09T18:52:00Z"/>
          <w:del w:id="722" w:author="Rakesh Singhi" w:date="2015-03-25T16:06:00Z"/>
          <w:rFonts w:asciiTheme="minorHAnsi" w:eastAsiaTheme="minorEastAsia" w:hAnsiTheme="minorHAnsi" w:cstheme="minorBidi"/>
          <w:noProof/>
          <w:sz w:val="22"/>
          <w:szCs w:val="22"/>
        </w:rPr>
      </w:pPr>
      <w:ins w:id="723" w:author="gu832116" w:date="2015-02-09T18:52:00Z">
        <w:del w:id="724" w:author="Rakesh Singhi" w:date="2015-03-25T16:06:00Z">
          <w:r w:rsidRPr="0052018E" w:rsidDel="0052018E">
            <w:rPr>
              <w:rStyle w:val="Hyperlink"/>
              <w:rFonts w:eastAsia="Calibri" w:cstheme="minorHAnsi"/>
              <w:b/>
              <w:i/>
              <w:noProof/>
              <w:lang w:val="en-GB"/>
            </w:rPr>
            <w:lastRenderedPageBreak/>
            <w:delText>3.13.1</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Populate Delta Data</w:delText>
          </w:r>
          <w:r w:rsidDel="0052018E">
            <w:rPr>
              <w:noProof/>
              <w:webHidden/>
            </w:rPr>
            <w:tab/>
            <w:delText>43</w:delText>
          </w:r>
        </w:del>
      </w:ins>
    </w:p>
    <w:p w14:paraId="7E9A0DF2" w14:textId="77777777" w:rsidR="00E0390C" w:rsidDel="0052018E" w:rsidRDefault="00E0390C">
      <w:pPr>
        <w:pStyle w:val="TOC2"/>
        <w:tabs>
          <w:tab w:val="left" w:pos="1200"/>
        </w:tabs>
        <w:rPr>
          <w:ins w:id="725" w:author="gu832116" w:date="2015-02-09T18:52:00Z"/>
          <w:del w:id="726" w:author="Rakesh Singhi" w:date="2015-03-25T16:06:00Z"/>
          <w:rFonts w:asciiTheme="minorHAnsi" w:eastAsiaTheme="minorEastAsia" w:hAnsiTheme="minorHAnsi" w:cstheme="minorBidi"/>
          <w:noProof/>
          <w:sz w:val="22"/>
          <w:szCs w:val="22"/>
        </w:rPr>
      </w:pPr>
      <w:ins w:id="727" w:author="gu832116" w:date="2015-02-09T18:52:00Z">
        <w:del w:id="728" w:author="Rakesh Singhi" w:date="2015-03-25T16:06:00Z">
          <w:r w:rsidRPr="0052018E" w:rsidDel="0052018E">
            <w:rPr>
              <w:rStyle w:val="Hyperlink"/>
              <w:rFonts w:cstheme="minorHAnsi"/>
              <w:b/>
              <w:i/>
              <w:noProof/>
              <w:lang w:val="en-GB"/>
            </w:rPr>
            <w:delText>3.13.2</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Populate History Data</w:delText>
          </w:r>
          <w:r w:rsidDel="0052018E">
            <w:rPr>
              <w:noProof/>
              <w:webHidden/>
            </w:rPr>
            <w:tab/>
            <w:delText>43</w:delText>
          </w:r>
        </w:del>
      </w:ins>
    </w:p>
    <w:p w14:paraId="7715EF54" w14:textId="77777777" w:rsidR="00E0390C" w:rsidDel="0052018E" w:rsidRDefault="00E0390C">
      <w:pPr>
        <w:pStyle w:val="TOC2"/>
        <w:tabs>
          <w:tab w:val="left" w:pos="1200"/>
        </w:tabs>
        <w:rPr>
          <w:ins w:id="729" w:author="gu832116" w:date="2015-02-09T18:52:00Z"/>
          <w:del w:id="730" w:author="Rakesh Singhi" w:date="2015-03-25T16:06:00Z"/>
          <w:rFonts w:asciiTheme="minorHAnsi" w:eastAsiaTheme="minorEastAsia" w:hAnsiTheme="minorHAnsi" w:cstheme="minorBidi"/>
          <w:noProof/>
          <w:sz w:val="22"/>
          <w:szCs w:val="22"/>
        </w:rPr>
      </w:pPr>
      <w:ins w:id="731" w:author="gu832116" w:date="2015-02-09T18:52:00Z">
        <w:del w:id="732" w:author="Rakesh Singhi" w:date="2015-03-25T16:06:00Z">
          <w:r w:rsidRPr="0052018E" w:rsidDel="0052018E">
            <w:rPr>
              <w:rStyle w:val="Hyperlink"/>
              <w:rFonts w:cstheme="minorHAnsi"/>
              <w:b/>
              <w:i/>
              <w:noProof/>
              <w:lang w:val="en-GB"/>
            </w:rPr>
            <w:delText>3.13.3</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Staging Summary</w:delText>
          </w:r>
          <w:r w:rsidDel="0052018E">
            <w:rPr>
              <w:noProof/>
              <w:webHidden/>
            </w:rPr>
            <w:tab/>
            <w:delText>43</w:delText>
          </w:r>
        </w:del>
      </w:ins>
    </w:p>
    <w:p w14:paraId="1F8B5172" w14:textId="77777777" w:rsidR="00E0390C" w:rsidDel="0052018E" w:rsidRDefault="00E0390C">
      <w:pPr>
        <w:pStyle w:val="TOC2"/>
        <w:tabs>
          <w:tab w:val="left" w:pos="1200"/>
        </w:tabs>
        <w:rPr>
          <w:ins w:id="733" w:author="gu832116" w:date="2015-02-09T18:52:00Z"/>
          <w:del w:id="734" w:author="Rakesh Singhi" w:date="2015-03-25T16:06:00Z"/>
          <w:rFonts w:asciiTheme="minorHAnsi" w:eastAsiaTheme="minorEastAsia" w:hAnsiTheme="minorHAnsi" w:cstheme="minorBidi"/>
          <w:noProof/>
          <w:sz w:val="22"/>
          <w:szCs w:val="22"/>
        </w:rPr>
      </w:pPr>
      <w:ins w:id="735" w:author="gu832116" w:date="2015-02-09T18:52:00Z">
        <w:del w:id="736" w:author="Rakesh Singhi" w:date="2015-03-25T16:06:00Z">
          <w:r w:rsidRPr="0052018E" w:rsidDel="0052018E">
            <w:rPr>
              <w:rStyle w:val="Hyperlink"/>
              <w:rFonts w:cstheme="minorHAnsi"/>
              <w:b/>
              <w:i/>
              <w:noProof/>
              <w:lang w:val="en-GB"/>
            </w:rPr>
            <w:delText>3.13.4</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Populate Dimension</w:delText>
          </w:r>
          <w:r w:rsidDel="0052018E">
            <w:rPr>
              <w:noProof/>
              <w:webHidden/>
            </w:rPr>
            <w:tab/>
            <w:delText>44</w:delText>
          </w:r>
        </w:del>
      </w:ins>
    </w:p>
    <w:p w14:paraId="3EC0337E" w14:textId="77777777" w:rsidR="00E0390C" w:rsidDel="0052018E" w:rsidRDefault="00E0390C">
      <w:pPr>
        <w:pStyle w:val="TOC2"/>
        <w:tabs>
          <w:tab w:val="left" w:pos="1200"/>
        </w:tabs>
        <w:rPr>
          <w:ins w:id="737" w:author="gu832116" w:date="2015-02-09T18:52:00Z"/>
          <w:del w:id="738" w:author="Rakesh Singhi" w:date="2015-03-25T16:06:00Z"/>
          <w:rFonts w:asciiTheme="minorHAnsi" w:eastAsiaTheme="minorEastAsia" w:hAnsiTheme="minorHAnsi" w:cstheme="minorBidi"/>
          <w:noProof/>
          <w:sz w:val="22"/>
          <w:szCs w:val="22"/>
        </w:rPr>
      </w:pPr>
      <w:ins w:id="739" w:author="gu832116" w:date="2015-02-09T18:52:00Z">
        <w:del w:id="740" w:author="Rakesh Singhi" w:date="2015-03-25T16:06:00Z">
          <w:r w:rsidRPr="0052018E" w:rsidDel="0052018E">
            <w:rPr>
              <w:rStyle w:val="Hyperlink"/>
              <w:rFonts w:cstheme="minorHAnsi"/>
              <w:b/>
              <w:noProof/>
              <w:lang w:val="en-GB"/>
            </w:rPr>
            <w:delText>3.14</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Intermediate Fact</w:delText>
          </w:r>
          <w:r w:rsidDel="0052018E">
            <w:rPr>
              <w:noProof/>
              <w:webHidden/>
            </w:rPr>
            <w:tab/>
            <w:delText>46</w:delText>
          </w:r>
        </w:del>
      </w:ins>
    </w:p>
    <w:p w14:paraId="6E8441A3" w14:textId="77777777" w:rsidR="00E0390C" w:rsidDel="0052018E" w:rsidRDefault="00E0390C">
      <w:pPr>
        <w:pStyle w:val="TOC2"/>
        <w:tabs>
          <w:tab w:val="left" w:pos="1200"/>
        </w:tabs>
        <w:rPr>
          <w:ins w:id="741" w:author="gu832116" w:date="2015-02-09T18:52:00Z"/>
          <w:del w:id="742" w:author="Rakesh Singhi" w:date="2015-03-25T16:06:00Z"/>
          <w:rFonts w:asciiTheme="minorHAnsi" w:eastAsiaTheme="minorEastAsia" w:hAnsiTheme="minorHAnsi" w:cstheme="minorBidi"/>
          <w:noProof/>
          <w:sz w:val="22"/>
          <w:szCs w:val="22"/>
        </w:rPr>
      </w:pPr>
      <w:ins w:id="743" w:author="gu832116" w:date="2015-02-09T18:52:00Z">
        <w:del w:id="744" w:author="Rakesh Singhi" w:date="2015-03-25T16:06:00Z">
          <w:r w:rsidRPr="0052018E" w:rsidDel="0052018E">
            <w:rPr>
              <w:rStyle w:val="Hyperlink"/>
              <w:rFonts w:cstheme="minorHAnsi"/>
              <w:b/>
              <w:i/>
              <w:noProof/>
              <w:lang w:val="en-GB"/>
            </w:rPr>
            <w:delText>3.14.1</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Order Management Exception Process</w:delText>
          </w:r>
          <w:r w:rsidDel="0052018E">
            <w:rPr>
              <w:noProof/>
              <w:webHidden/>
            </w:rPr>
            <w:tab/>
            <w:delText>46</w:delText>
          </w:r>
        </w:del>
      </w:ins>
    </w:p>
    <w:p w14:paraId="62D6F463" w14:textId="77777777" w:rsidR="00E0390C" w:rsidDel="0052018E" w:rsidRDefault="00E0390C">
      <w:pPr>
        <w:pStyle w:val="TOC2"/>
        <w:tabs>
          <w:tab w:val="left" w:pos="1200"/>
        </w:tabs>
        <w:rPr>
          <w:ins w:id="745" w:author="gu832116" w:date="2015-02-09T18:52:00Z"/>
          <w:del w:id="746" w:author="Rakesh Singhi" w:date="2015-03-25T16:06:00Z"/>
          <w:rFonts w:asciiTheme="minorHAnsi" w:eastAsiaTheme="minorEastAsia" w:hAnsiTheme="minorHAnsi" w:cstheme="minorBidi"/>
          <w:noProof/>
          <w:sz w:val="22"/>
          <w:szCs w:val="22"/>
        </w:rPr>
      </w:pPr>
      <w:ins w:id="747" w:author="gu832116" w:date="2015-02-09T18:52:00Z">
        <w:del w:id="748" w:author="Rakesh Singhi" w:date="2015-03-25T16:06:00Z">
          <w:r w:rsidRPr="0052018E" w:rsidDel="0052018E">
            <w:rPr>
              <w:rStyle w:val="Hyperlink"/>
              <w:rFonts w:cstheme="minorHAnsi"/>
              <w:b/>
              <w:i/>
              <w:noProof/>
              <w:lang w:val="en-GB"/>
            </w:rPr>
            <w:delText>3.14.2</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DMO_SELL_IN_ERP_ISC_INTRM</w:delText>
          </w:r>
          <w:r w:rsidDel="0052018E">
            <w:rPr>
              <w:noProof/>
              <w:webHidden/>
            </w:rPr>
            <w:tab/>
            <w:delText>46</w:delText>
          </w:r>
        </w:del>
      </w:ins>
    </w:p>
    <w:p w14:paraId="6B6A62A3" w14:textId="77777777" w:rsidR="00E0390C" w:rsidDel="0052018E" w:rsidRDefault="00E0390C">
      <w:pPr>
        <w:pStyle w:val="TOC2"/>
        <w:tabs>
          <w:tab w:val="left" w:pos="1200"/>
        </w:tabs>
        <w:rPr>
          <w:ins w:id="749" w:author="gu832116" w:date="2015-02-09T18:52:00Z"/>
          <w:del w:id="750" w:author="Rakesh Singhi" w:date="2015-03-25T16:06:00Z"/>
          <w:rFonts w:asciiTheme="minorHAnsi" w:eastAsiaTheme="minorEastAsia" w:hAnsiTheme="minorHAnsi" w:cstheme="minorBidi"/>
          <w:noProof/>
          <w:sz w:val="22"/>
          <w:szCs w:val="22"/>
        </w:rPr>
      </w:pPr>
      <w:ins w:id="751" w:author="gu832116" w:date="2015-02-09T18:52:00Z">
        <w:del w:id="752" w:author="Rakesh Singhi" w:date="2015-03-25T16:06:00Z">
          <w:r w:rsidRPr="0052018E" w:rsidDel="0052018E">
            <w:rPr>
              <w:rStyle w:val="Hyperlink"/>
              <w:rFonts w:cstheme="minorHAnsi"/>
              <w:b/>
              <w:i/>
              <w:noProof/>
              <w:lang w:val="en-GB"/>
            </w:rPr>
            <w:delText>3.14.3</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DMO_SELL_OUT_INTRM</w:delText>
          </w:r>
          <w:r w:rsidDel="0052018E">
            <w:rPr>
              <w:noProof/>
              <w:webHidden/>
            </w:rPr>
            <w:tab/>
            <w:delText>47</w:delText>
          </w:r>
        </w:del>
      </w:ins>
    </w:p>
    <w:p w14:paraId="6B56FDE6" w14:textId="77777777" w:rsidR="00E0390C" w:rsidDel="0052018E" w:rsidRDefault="00E0390C">
      <w:pPr>
        <w:pStyle w:val="TOC2"/>
        <w:tabs>
          <w:tab w:val="left" w:pos="1200"/>
        </w:tabs>
        <w:rPr>
          <w:ins w:id="753" w:author="gu832116" w:date="2015-02-09T18:52:00Z"/>
          <w:del w:id="754" w:author="Rakesh Singhi" w:date="2015-03-25T16:06:00Z"/>
          <w:rFonts w:asciiTheme="minorHAnsi" w:eastAsiaTheme="minorEastAsia" w:hAnsiTheme="minorHAnsi" w:cstheme="minorBidi"/>
          <w:noProof/>
          <w:sz w:val="22"/>
          <w:szCs w:val="22"/>
        </w:rPr>
      </w:pPr>
      <w:ins w:id="755" w:author="gu832116" w:date="2015-02-09T18:52:00Z">
        <w:del w:id="756" w:author="Rakesh Singhi" w:date="2015-03-25T16:06:00Z">
          <w:r w:rsidRPr="0052018E" w:rsidDel="0052018E">
            <w:rPr>
              <w:rStyle w:val="Hyperlink"/>
              <w:rFonts w:cstheme="minorHAnsi"/>
              <w:b/>
              <w:i/>
              <w:noProof/>
              <w:lang w:val="en-GB"/>
            </w:rPr>
            <w:delText>3.14.4</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DMO_SELL_IN_METRICS_BASE_INTRM</w:delText>
          </w:r>
          <w:r w:rsidDel="0052018E">
            <w:rPr>
              <w:noProof/>
              <w:webHidden/>
            </w:rPr>
            <w:tab/>
            <w:delText>47</w:delText>
          </w:r>
        </w:del>
      </w:ins>
    </w:p>
    <w:p w14:paraId="035755F9" w14:textId="77777777" w:rsidR="00E0390C" w:rsidDel="0052018E" w:rsidRDefault="00E0390C">
      <w:pPr>
        <w:pStyle w:val="TOC2"/>
        <w:tabs>
          <w:tab w:val="left" w:pos="1200"/>
        </w:tabs>
        <w:rPr>
          <w:ins w:id="757" w:author="gu832116" w:date="2015-02-09T18:52:00Z"/>
          <w:del w:id="758" w:author="Rakesh Singhi" w:date="2015-03-25T16:06:00Z"/>
          <w:rFonts w:asciiTheme="minorHAnsi" w:eastAsiaTheme="minorEastAsia" w:hAnsiTheme="minorHAnsi" w:cstheme="minorBidi"/>
          <w:noProof/>
          <w:sz w:val="22"/>
          <w:szCs w:val="22"/>
        </w:rPr>
      </w:pPr>
      <w:ins w:id="759" w:author="gu832116" w:date="2015-02-09T18:52:00Z">
        <w:del w:id="760" w:author="Rakesh Singhi" w:date="2015-03-25T16:06:00Z">
          <w:r w:rsidRPr="0052018E" w:rsidDel="0052018E">
            <w:rPr>
              <w:rStyle w:val="Hyperlink"/>
              <w:rFonts w:cstheme="minorHAnsi"/>
              <w:b/>
              <w:i/>
              <w:noProof/>
              <w:lang w:val="en-GB"/>
            </w:rPr>
            <w:delText>3.14.5</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DMO_SELLOUT_METRICS_BASE_INTRM</w:delText>
          </w:r>
          <w:r w:rsidDel="0052018E">
            <w:rPr>
              <w:noProof/>
              <w:webHidden/>
            </w:rPr>
            <w:tab/>
            <w:delText>48</w:delText>
          </w:r>
        </w:del>
      </w:ins>
    </w:p>
    <w:p w14:paraId="4889D6D9" w14:textId="77777777" w:rsidR="00E0390C" w:rsidDel="0052018E" w:rsidRDefault="00E0390C">
      <w:pPr>
        <w:pStyle w:val="TOC2"/>
        <w:tabs>
          <w:tab w:val="left" w:pos="1200"/>
        </w:tabs>
        <w:rPr>
          <w:ins w:id="761" w:author="gu832116" w:date="2015-02-09T18:52:00Z"/>
          <w:del w:id="762" w:author="Rakesh Singhi" w:date="2015-03-25T16:06:00Z"/>
          <w:rFonts w:asciiTheme="minorHAnsi" w:eastAsiaTheme="minorEastAsia" w:hAnsiTheme="minorHAnsi" w:cstheme="minorBidi"/>
          <w:noProof/>
          <w:sz w:val="22"/>
          <w:szCs w:val="22"/>
        </w:rPr>
      </w:pPr>
      <w:ins w:id="763" w:author="gu832116" w:date="2015-02-09T18:52:00Z">
        <w:del w:id="764" w:author="Rakesh Singhi" w:date="2015-03-25T16:06:00Z">
          <w:r w:rsidRPr="0052018E" w:rsidDel="0052018E">
            <w:rPr>
              <w:rStyle w:val="Hyperlink"/>
              <w:rFonts w:cstheme="minorHAnsi"/>
              <w:b/>
              <w:i/>
              <w:noProof/>
              <w:lang w:val="en-GB"/>
            </w:rPr>
            <w:delText>3.14.6</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Product Exception</w:delText>
          </w:r>
          <w:r w:rsidDel="0052018E">
            <w:rPr>
              <w:noProof/>
              <w:webHidden/>
            </w:rPr>
            <w:tab/>
            <w:delText>49</w:delText>
          </w:r>
        </w:del>
      </w:ins>
    </w:p>
    <w:p w14:paraId="6B040ECF" w14:textId="77777777" w:rsidR="00E0390C" w:rsidDel="0052018E" w:rsidRDefault="00E0390C">
      <w:pPr>
        <w:pStyle w:val="TOC2"/>
        <w:tabs>
          <w:tab w:val="left" w:pos="1200"/>
        </w:tabs>
        <w:rPr>
          <w:ins w:id="765" w:author="gu832116" w:date="2015-02-09T18:52:00Z"/>
          <w:del w:id="766" w:author="Rakesh Singhi" w:date="2015-03-25T16:06:00Z"/>
          <w:rFonts w:asciiTheme="minorHAnsi" w:eastAsiaTheme="minorEastAsia" w:hAnsiTheme="minorHAnsi" w:cstheme="minorBidi"/>
          <w:noProof/>
          <w:sz w:val="22"/>
          <w:szCs w:val="22"/>
        </w:rPr>
      </w:pPr>
      <w:ins w:id="767" w:author="gu832116" w:date="2015-02-09T18:52:00Z">
        <w:del w:id="768" w:author="Rakesh Singhi" w:date="2015-03-25T16:06:00Z">
          <w:r w:rsidRPr="0052018E" w:rsidDel="0052018E">
            <w:rPr>
              <w:rStyle w:val="Hyperlink"/>
              <w:rFonts w:cstheme="minorHAnsi"/>
              <w:b/>
              <w:i/>
              <w:noProof/>
              <w:lang w:val="en-GB"/>
            </w:rPr>
            <w:delText>3.14.7</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Partner Exception</w:delText>
          </w:r>
          <w:r w:rsidDel="0052018E">
            <w:rPr>
              <w:noProof/>
              <w:webHidden/>
            </w:rPr>
            <w:tab/>
            <w:delText>50</w:delText>
          </w:r>
        </w:del>
      </w:ins>
    </w:p>
    <w:p w14:paraId="15B8FC16" w14:textId="77777777" w:rsidR="00E0390C" w:rsidDel="0052018E" w:rsidRDefault="00E0390C">
      <w:pPr>
        <w:pStyle w:val="TOC2"/>
        <w:tabs>
          <w:tab w:val="left" w:pos="1200"/>
        </w:tabs>
        <w:rPr>
          <w:ins w:id="769" w:author="gu832116" w:date="2015-02-09T18:52:00Z"/>
          <w:del w:id="770" w:author="Rakesh Singhi" w:date="2015-03-25T16:06:00Z"/>
          <w:rFonts w:asciiTheme="minorHAnsi" w:eastAsiaTheme="minorEastAsia" w:hAnsiTheme="minorHAnsi" w:cstheme="minorBidi"/>
          <w:noProof/>
          <w:sz w:val="22"/>
          <w:szCs w:val="22"/>
        </w:rPr>
      </w:pPr>
      <w:ins w:id="771" w:author="gu832116" w:date="2015-02-09T18:52:00Z">
        <w:del w:id="772" w:author="Rakesh Singhi" w:date="2015-03-25T16:06:00Z">
          <w:r w:rsidRPr="0052018E" w:rsidDel="0052018E">
            <w:rPr>
              <w:rStyle w:val="Hyperlink"/>
              <w:rFonts w:cstheme="minorHAnsi"/>
              <w:b/>
              <w:noProof/>
            </w:rPr>
            <w:delText>3.15</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Final Fact Tables</w:delText>
          </w:r>
          <w:r w:rsidDel="0052018E">
            <w:rPr>
              <w:noProof/>
              <w:webHidden/>
            </w:rPr>
            <w:tab/>
            <w:delText>50</w:delText>
          </w:r>
        </w:del>
      </w:ins>
    </w:p>
    <w:p w14:paraId="74AB8638" w14:textId="77777777" w:rsidR="00E0390C" w:rsidDel="0052018E" w:rsidRDefault="00E0390C">
      <w:pPr>
        <w:pStyle w:val="TOC2"/>
        <w:tabs>
          <w:tab w:val="left" w:pos="1200"/>
        </w:tabs>
        <w:rPr>
          <w:ins w:id="773" w:author="gu832116" w:date="2015-02-09T18:52:00Z"/>
          <w:del w:id="774" w:author="Rakesh Singhi" w:date="2015-03-25T16:06:00Z"/>
          <w:rFonts w:asciiTheme="minorHAnsi" w:eastAsiaTheme="minorEastAsia" w:hAnsiTheme="minorHAnsi" w:cstheme="minorBidi"/>
          <w:noProof/>
          <w:sz w:val="22"/>
          <w:szCs w:val="22"/>
        </w:rPr>
      </w:pPr>
      <w:ins w:id="775" w:author="gu832116" w:date="2015-02-09T18:52:00Z">
        <w:del w:id="776" w:author="Rakesh Singhi" w:date="2015-03-25T16:06:00Z">
          <w:r w:rsidRPr="0052018E" w:rsidDel="0052018E">
            <w:rPr>
              <w:rStyle w:val="Hyperlink"/>
              <w:rFonts w:cstheme="minorHAnsi"/>
              <w:b/>
              <w:i/>
              <w:noProof/>
              <w:lang w:val="en-GB"/>
            </w:rPr>
            <w:delText>3.15.1</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DMO_SELL_IN_METRICS_BASE_F</w:delText>
          </w:r>
          <w:r w:rsidDel="0052018E">
            <w:rPr>
              <w:noProof/>
              <w:webHidden/>
            </w:rPr>
            <w:tab/>
            <w:delText>50</w:delText>
          </w:r>
        </w:del>
      </w:ins>
    </w:p>
    <w:p w14:paraId="73491551" w14:textId="77777777" w:rsidR="00E0390C" w:rsidDel="0052018E" w:rsidRDefault="00E0390C">
      <w:pPr>
        <w:pStyle w:val="TOC2"/>
        <w:tabs>
          <w:tab w:val="left" w:pos="1200"/>
        </w:tabs>
        <w:rPr>
          <w:ins w:id="777" w:author="gu832116" w:date="2015-02-09T18:52:00Z"/>
          <w:del w:id="778" w:author="Rakesh Singhi" w:date="2015-03-25T16:06:00Z"/>
          <w:rFonts w:asciiTheme="minorHAnsi" w:eastAsiaTheme="minorEastAsia" w:hAnsiTheme="minorHAnsi" w:cstheme="minorBidi"/>
          <w:noProof/>
          <w:sz w:val="22"/>
          <w:szCs w:val="22"/>
        </w:rPr>
      </w:pPr>
      <w:ins w:id="779" w:author="gu832116" w:date="2015-02-09T18:52:00Z">
        <w:del w:id="780" w:author="Rakesh Singhi" w:date="2015-03-25T16:06:00Z">
          <w:r w:rsidRPr="0052018E" w:rsidDel="0052018E">
            <w:rPr>
              <w:rStyle w:val="Hyperlink"/>
              <w:rFonts w:cstheme="minorHAnsi"/>
              <w:b/>
              <w:i/>
              <w:noProof/>
              <w:lang w:val="en-GB"/>
            </w:rPr>
            <w:delText>3.15.2</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DMO_SELL_OUT_METRICS_BASE_F</w:delText>
          </w:r>
          <w:r w:rsidDel="0052018E">
            <w:rPr>
              <w:noProof/>
              <w:webHidden/>
            </w:rPr>
            <w:tab/>
            <w:delText>51</w:delText>
          </w:r>
        </w:del>
      </w:ins>
    </w:p>
    <w:p w14:paraId="55C3B1BF" w14:textId="77777777" w:rsidR="00E0390C" w:rsidDel="0052018E" w:rsidRDefault="00E0390C">
      <w:pPr>
        <w:pStyle w:val="TOC2"/>
        <w:tabs>
          <w:tab w:val="left" w:pos="1200"/>
        </w:tabs>
        <w:rPr>
          <w:ins w:id="781" w:author="gu832116" w:date="2015-02-09T18:52:00Z"/>
          <w:del w:id="782" w:author="Rakesh Singhi" w:date="2015-03-25T16:06:00Z"/>
          <w:rFonts w:asciiTheme="minorHAnsi" w:eastAsiaTheme="minorEastAsia" w:hAnsiTheme="minorHAnsi" w:cstheme="minorBidi"/>
          <w:noProof/>
          <w:sz w:val="22"/>
          <w:szCs w:val="22"/>
        </w:rPr>
      </w:pPr>
      <w:ins w:id="783" w:author="gu832116" w:date="2015-02-09T18:52:00Z">
        <w:del w:id="784" w:author="Rakesh Singhi" w:date="2015-03-25T16:06:00Z">
          <w:r w:rsidRPr="0052018E" w:rsidDel="0052018E">
            <w:rPr>
              <w:rStyle w:val="Hyperlink"/>
              <w:rFonts w:cstheme="minorHAnsi"/>
              <w:b/>
              <w:i/>
              <w:noProof/>
              <w:lang w:val="en-GB"/>
            </w:rPr>
            <w:delText>3.15.3</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DMO_SELL_IN_OUT_METRICS_DRVD_F</w:delText>
          </w:r>
          <w:r w:rsidDel="0052018E">
            <w:rPr>
              <w:noProof/>
              <w:webHidden/>
            </w:rPr>
            <w:tab/>
            <w:delText>52</w:delText>
          </w:r>
        </w:del>
      </w:ins>
    </w:p>
    <w:p w14:paraId="4F86C6D3" w14:textId="77777777" w:rsidR="00E0390C" w:rsidDel="0052018E" w:rsidRDefault="00E0390C">
      <w:pPr>
        <w:pStyle w:val="TOC2"/>
        <w:tabs>
          <w:tab w:val="left" w:pos="1200"/>
        </w:tabs>
        <w:rPr>
          <w:ins w:id="785" w:author="gu832116" w:date="2015-02-09T18:52:00Z"/>
          <w:del w:id="786" w:author="Rakesh Singhi" w:date="2015-03-25T16:06:00Z"/>
          <w:rFonts w:asciiTheme="minorHAnsi" w:eastAsiaTheme="minorEastAsia" w:hAnsiTheme="minorHAnsi" w:cstheme="minorBidi"/>
          <w:noProof/>
          <w:sz w:val="22"/>
          <w:szCs w:val="22"/>
        </w:rPr>
      </w:pPr>
      <w:ins w:id="787" w:author="gu832116" w:date="2015-02-09T18:52:00Z">
        <w:del w:id="788" w:author="Rakesh Singhi" w:date="2015-03-25T16:06:00Z">
          <w:r w:rsidRPr="0052018E" w:rsidDel="0052018E">
            <w:rPr>
              <w:rStyle w:val="Hyperlink"/>
              <w:rFonts w:cstheme="minorHAnsi"/>
              <w:b/>
              <w:i/>
              <w:noProof/>
              <w:lang w:val="en-GB"/>
            </w:rPr>
            <w:delText>3.15.4</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DMO_SELL_OUT_REJECT_F</w:delText>
          </w:r>
          <w:r w:rsidDel="0052018E">
            <w:rPr>
              <w:noProof/>
              <w:webHidden/>
            </w:rPr>
            <w:tab/>
            <w:delText>54</w:delText>
          </w:r>
        </w:del>
      </w:ins>
    </w:p>
    <w:p w14:paraId="00866FB6" w14:textId="77777777" w:rsidR="00E0390C" w:rsidDel="0052018E" w:rsidRDefault="00E0390C">
      <w:pPr>
        <w:pStyle w:val="TOC2"/>
        <w:tabs>
          <w:tab w:val="left" w:pos="1200"/>
        </w:tabs>
        <w:rPr>
          <w:ins w:id="789" w:author="gu832116" w:date="2015-02-09T18:52:00Z"/>
          <w:del w:id="790" w:author="Rakesh Singhi" w:date="2015-03-25T16:06:00Z"/>
          <w:rFonts w:asciiTheme="minorHAnsi" w:eastAsiaTheme="minorEastAsia" w:hAnsiTheme="minorHAnsi" w:cstheme="minorBidi"/>
          <w:noProof/>
          <w:sz w:val="22"/>
          <w:szCs w:val="22"/>
        </w:rPr>
      </w:pPr>
      <w:ins w:id="791" w:author="gu832116" w:date="2015-02-09T18:52:00Z">
        <w:del w:id="792" w:author="Rakesh Singhi" w:date="2015-03-25T16:06:00Z">
          <w:r w:rsidRPr="0052018E" w:rsidDel="0052018E">
            <w:rPr>
              <w:rStyle w:val="Hyperlink"/>
              <w:rFonts w:cstheme="minorHAnsi"/>
              <w:b/>
              <w:i/>
              <w:noProof/>
              <w:lang w:val="en-GB"/>
            </w:rPr>
            <w:delText>3.15.5</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DMO_SELL_IN_ERP_ISC_REJECT_F</w:delText>
          </w:r>
          <w:r w:rsidDel="0052018E">
            <w:rPr>
              <w:noProof/>
              <w:webHidden/>
            </w:rPr>
            <w:tab/>
            <w:delText>55</w:delText>
          </w:r>
        </w:del>
      </w:ins>
    </w:p>
    <w:p w14:paraId="4078518A" w14:textId="77777777" w:rsidR="00E0390C" w:rsidDel="0052018E" w:rsidRDefault="00E0390C">
      <w:pPr>
        <w:pStyle w:val="TOC2"/>
        <w:tabs>
          <w:tab w:val="left" w:pos="1200"/>
        </w:tabs>
        <w:rPr>
          <w:ins w:id="793" w:author="gu832116" w:date="2015-02-09T18:52:00Z"/>
          <w:del w:id="794" w:author="Rakesh Singhi" w:date="2015-03-25T16:06:00Z"/>
          <w:rFonts w:asciiTheme="minorHAnsi" w:eastAsiaTheme="minorEastAsia" w:hAnsiTheme="minorHAnsi" w:cstheme="minorBidi"/>
          <w:noProof/>
          <w:sz w:val="22"/>
          <w:szCs w:val="22"/>
        </w:rPr>
      </w:pPr>
      <w:ins w:id="795" w:author="gu832116" w:date="2015-02-09T18:52:00Z">
        <w:del w:id="796" w:author="Rakesh Singhi" w:date="2015-03-25T16:06:00Z">
          <w:r w:rsidRPr="0052018E" w:rsidDel="0052018E">
            <w:rPr>
              <w:rStyle w:val="Hyperlink"/>
              <w:rFonts w:cstheme="minorHAnsi"/>
              <w:b/>
              <w:noProof/>
              <w:lang w:val="en-GB"/>
            </w:rPr>
            <w:delText>3.16</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PNP to EBIP Column level Mapping</w:delText>
          </w:r>
          <w:r w:rsidDel="0052018E">
            <w:rPr>
              <w:noProof/>
              <w:webHidden/>
            </w:rPr>
            <w:tab/>
            <w:delText>56</w:delText>
          </w:r>
        </w:del>
      </w:ins>
    </w:p>
    <w:p w14:paraId="62DCEC5B" w14:textId="77777777" w:rsidR="00E0390C" w:rsidDel="0052018E" w:rsidRDefault="00E0390C">
      <w:pPr>
        <w:pStyle w:val="TOC2"/>
        <w:tabs>
          <w:tab w:val="left" w:pos="1200"/>
        </w:tabs>
        <w:rPr>
          <w:ins w:id="797" w:author="gu832116" w:date="2015-02-09T18:52:00Z"/>
          <w:del w:id="798" w:author="Rakesh Singhi" w:date="2015-03-25T16:06:00Z"/>
          <w:rFonts w:asciiTheme="minorHAnsi" w:eastAsiaTheme="minorEastAsia" w:hAnsiTheme="minorHAnsi" w:cstheme="minorBidi"/>
          <w:noProof/>
          <w:sz w:val="22"/>
          <w:szCs w:val="22"/>
        </w:rPr>
      </w:pPr>
      <w:ins w:id="799" w:author="gu832116" w:date="2015-02-09T18:52:00Z">
        <w:del w:id="800" w:author="Rakesh Singhi" w:date="2015-03-25T16:06:00Z">
          <w:r w:rsidRPr="0052018E" w:rsidDel="0052018E">
            <w:rPr>
              <w:rStyle w:val="Hyperlink"/>
              <w:rFonts w:cstheme="minorHAnsi"/>
              <w:b/>
              <w:noProof/>
              <w:lang w:val="en-GB"/>
            </w:rPr>
            <w:delText>3.17</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B2A Metadata Spread Sheet</w:delText>
          </w:r>
          <w:r w:rsidDel="0052018E">
            <w:rPr>
              <w:noProof/>
              <w:webHidden/>
            </w:rPr>
            <w:tab/>
            <w:delText>56</w:delText>
          </w:r>
        </w:del>
      </w:ins>
    </w:p>
    <w:p w14:paraId="50644077" w14:textId="77777777" w:rsidR="00E0390C" w:rsidDel="0052018E" w:rsidRDefault="00E0390C">
      <w:pPr>
        <w:pStyle w:val="TOC2"/>
        <w:tabs>
          <w:tab w:val="left" w:pos="1200"/>
        </w:tabs>
        <w:rPr>
          <w:ins w:id="801" w:author="gu832116" w:date="2015-02-09T18:52:00Z"/>
          <w:del w:id="802" w:author="Rakesh Singhi" w:date="2015-03-25T16:06:00Z"/>
          <w:rFonts w:asciiTheme="minorHAnsi" w:eastAsiaTheme="minorEastAsia" w:hAnsiTheme="minorHAnsi" w:cstheme="minorBidi"/>
          <w:noProof/>
          <w:sz w:val="22"/>
          <w:szCs w:val="22"/>
        </w:rPr>
      </w:pPr>
      <w:ins w:id="803" w:author="gu832116" w:date="2015-02-09T18:52:00Z">
        <w:del w:id="804" w:author="Rakesh Singhi" w:date="2015-03-25T16:06:00Z">
          <w:r w:rsidRPr="0052018E" w:rsidDel="0052018E">
            <w:rPr>
              <w:rStyle w:val="Hyperlink"/>
              <w:rFonts w:cstheme="minorHAnsi"/>
              <w:b/>
              <w:noProof/>
              <w:lang w:val="en-GB"/>
            </w:rPr>
            <w:delText>3.18</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Candidate Sources</w:delText>
          </w:r>
          <w:r w:rsidDel="0052018E">
            <w:rPr>
              <w:noProof/>
              <w:webHidden/>
            </w:rPr>
            <w:tab/>
            <w:delText>56</w:delText>
          </w:r>
        </w:del>
      </w:ins>
    </w:p>
    <w:p w14:paraId="3109F42A" w14:textId="77777777" w:rsidR="00E0390C" w:rsidDel="0052018E" w:rsidRDefault="00E0390C">
      <w:pPr>
        <w:pStyle w:val="TOC2"/>
        <w:tabs>
          <w:tab w:val="left" w:pos="1200"/>
        </w:tabs>
        <w:rPr>
          <w:ins w:id="805" w:author="gu832116" w:date="2015-02-09T18:52:00Z"/>
          <w:del w:id="806" w:author="Rakesh Singhi" w:date="2015-03-25T16:06:00Z"/>
          <w:rFonts w:asciiTheme="minorHAnsi" w:eastAsiaTheme="minorEastAsia" w:hAnsiTheme="minorHAnsi" w:cstheme="minorBidi"/>
          <w:noProof/>
          <w:sz w:val="22"/>
          <w:szCs w:val="22"/>
        </w:rPr>
      </w:pPr>
      <w:ins w:id="807" w:author="gu832116" w:date="2015-02-09T18:52:00Z">
        <w:del w:id="808" w:author="Rakesh Singhi" w:date="2015-03-25T16:06:00Z">
          <w:r w:rsidRPr="0052018E" w:rsidDel="0052018E">
            <w:rPr>
              <w:rStyle w:val="Hyperlink"/>
              <w:rFonts w:cstheme="minorHAnsi"/>
              <w:b/>
              <w:i/>
              <w:noProof/>
              <w:lang w:val="en-GB"/>
            </w:rPr>
            <w:delText>3.18.1</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Source Details</w:delText>
          </w:r>
          <w:r w:rsidDel="0052018E">
            <w:rPr>
              <w:noProof/>
              <w:webHidden/>
            </w:rPr>
            <w:tab/>
            <w:delText>56</w:delText>
          </w:r>
        </w:del>
      </w:ins>
    </w:p>
    <w:p w14:paraId="65E8CE6A" w14:textId="77777777" w:rsidR="00E0390C" w:rsidDel="0052018E" w:rsidRDefault="00E0390C">
      <w:pPr>
        <w:pStyle w:val="TOC2"/>
        <w:tabs>
          <w:tab w:val="left" w:pos="1200"/>
        </w:tabs>
        <w:rPr>
          <w:ins w:id="809" w:author="gu832116" w:date="2015-02-09T18:52:00Z"/>
          <w:del w:id="810" w:author="Rakesh Singhi" w:date="2015-03-25T16:06:00Z"/>
          <w:rFonts w:asciiTheme="minorHAnsi" w:eastAsiaTheme="minorEastAsia" w:hAnsiTheme="minorHAnsi" w:cstheme="minorBidi"/>
          <w:noProof/>
          <w:sz w:val="22"/>
          <w:szCs w:val="22"/>
        </w:rPr>
      </w:pPr>
      <w:ins w:id="811" w:author="gu832116" w:date="2015-02-09T18:52:00Z">
        <w:del w:id="812" w:author="Rakesh Singhi" w:date="2015-03-25T16:06:00Z">
          <w:r w:rsidRPr="0052018E" w:rsidDel="0052018E">
            <w:rPr>
              <w:rStyle w:val="Hyperlink"/>
              <w:rFonts w:cstheme="minorHAnsi"/>
              <w:b/>
              <w:i/>
              <w:noProof/>
              <w:lang w:val="en-GB"/>
            </w:rPr>
            <w:delText>3.18.2</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Source Feeds</w:delText>
          </w:r>
          <w:r w:rsidDel="0052018E">
            <w:rPr>
              <w:noProof/>
              <w:webHidden/>
            </w:rPr>
            <w:tab/>
            <w:delText>56</w:delText>
          </w:r>
        </w:del>
      </w:ins>
    </w:p>
    <w:p w14:paraId="2F43AC93" w14:textId="77777777" w:rsidR="00E0390C" w:rsidDel="0052018E" w:rsidRDefault="00E0390C">
      <w:pPr>
        <w:pStyle w:val="TOC2"/>
        <w:tabs>
          <w:tab w:val="left" w:pos="1200"/>
        </w:tabs>
        <w:rPr>
          <w:ins w:id="813" w:author="gu832116" w:date="2015-02-09T18:52:00Z"/>
          <w:del w:id="814" w:author="Rakesh Singhi" w:date="2015-03-25T16:06:00Z"/>
          <w:rFonts w:asciiTheme="minorHAnsi" w:eastAsiaTheme="minorEastAsia" w:hAnsiTheme="minorHAnsi" w:cstheme="minorBidi"/>
          <w:noProof/>
          <w:sz w:val="22"/>
          <w:szCs w:val="22"/>
        </w:rPr>
      </w:pPr>
      <w:ins w:id="815" w:author="gu832116" w:date="2015-02-09T18:52:00Z">
        <w:del w:id="816" w:author="Rakesh Singhi" w:date="2015-03-25T16:06:00Z">
          <w:r w:rsidRPr="0052018E" w:rsidDel="0052018E">
            <w:rPr>
              <w:rStyle w:val="Hyperlink"/>
              <w:rFonts w:cstheme="minorHAnsi"/>
              <w:b/>
              <w:i/>
              <w:noProof/>
              <w:lang w:val="en-GB"/>
            </w:rPr>
            <w:delText>3.18.3</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Source Access – DB Link</w:delText>
          </w:r>
          <w:r w:rsidDel="0052018E">
            <w:rPr>
              <w:noProof/>
              <w:webHidden/>
            </w:rPr>
            <w:tab/>
            <w:delText>56</w:delText>
          </w:r>
        </w:del>
      </w:ins>
    </w:p>
    <w:p w14:paraId="524044BD" w14:textId="77777777" w:rsidR="00E0390C" w:rsidDel="0052018E" w:rsidRDefault="00E0390C">
      <w:pPr>
        <w:pStyle w:val="TOC2"/>
        <w:tabs>
          <w:tab w:val="left" w:pos="1200"/>
        </w:tabs>
        <w:rPr>
          <w:ins w:id="817" w:author="gu832116" w:date="2015-02-09T18:52:00Z"/>
          <w:del w:id="818" w:author="Rakesh Singhi" w:date="2015-03-25T16:06:00Z"/>
          <w:rFonts w:asciiTheme="minorHAnsi" w:eastAsiaTheme="minorEastAsia" w:hAnsiTheme="minorHAnsi" w:cstheme="minorBidi"/>
          <w:noProof/>
          <w:sz w:val="22"/>
          <w:szCs w:val="22"/>
        </w:rPr>
      </w:pPr>
      <w:ins w:id="819" w:author="gu832116" w:date="2015-02-09T18:52:00Z">
        <w:del w:id="820" w:author="Rakesh Singhi" w:date="2015-03-25T16:06:00Z">
          <w:r w:rsidRPr="0052018E" w:rsidDel="0052018E">
            <w:rPr>
              <w:rStyle w:val="Hyperlink"/>
              <w:rFonts w:cstheme="minorHAnsi"/>
              <w:b/>
              <w:i/>
              <w:noProof/>
              <w:lang w:val="en-GB"/>
            </w:rPr>
            <w:delText>3.18.4</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Source Access – FTP</w:delText>
          </w:r>
          <w:r w:rsidDel="0052018E">
            <w:rPr>
              <w:noProof/>
              <w:webHidden/>
            </w:rPr>
            <w:tab/>
            <w:delText>57</w:delText>
          </w:r>
        </w:del>
      </w:ins>
    </w:p>
    <w:p w14:paraId="0699EF7D" w14:textId="77777777" w:rsidR="00E0390C" w:rsidDel="0052018E" w:rsidRDefault="00E0390C">
      <w:pPr>
        <w:pStyle w:val="TOC2"/>
        <w:tabs>
          <w:tab w:val="left" w:pos="1200"/>
        </w:tabs>
        <w:rPr>
          <w:ins w:id="821" w:author="gu832116" w:date="2015-02-09T18:52:00Z"/>
          <w:del w:id="822" w:author="Rakesh Singhi" w:date="2015-03-25T16:06:00Z"/>
          <w:rFonts w:asciiTheme="minorHAnsi" w:eastAsiaTheme="minorEastAsia" w:hAnsiTheme="minorHAnsi" w:cstheme="minorBidi"/>
          <w:noProof/>
          <w:sz w:val="22"/>
          <w:szCs w:val="22"/>
        </w:rPr>
      </w:pPr>
      <w:ins w:id="823" w:author="gu832116" w:date="2015-02-09T18:52:00Z">
        <w:del w:id="824" w:author="Rakesh Singhi" w:date="2015-03-25T16:06:00Z">
          <w:r w:rsidRPr="0052018E" w:rsidDel="0052018E">
            <w:rPr>
              <w:rStyle w:val="Hyperlink"/>
              <w:rFonts w:cstheme="minorHAnsi"/>
              <w:b/>
              <w:i/>
              <w:noProof/>
              <w:lang w:val="en-GB"/>
            </w:rPr>
            <w:delText>3.18.5</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In bound / Out Bound – Shell Script</w:delText>
          </w:r>
          <w:r w:rsidDel="0052018E">
            <w:rPr>
              <w:noProof/>
              <w:webHidden/>
            </w:rPr>
            <w:tab/>
            <w:delText>57</w:delText>
          </w:r>
        </w:del>
      </w:ins>
    </w:p>
    <w:p w14:paraId="5A85464E" w14:textId="77777777" w:rsidR="00E0390C" w:rsidDel="0052018E" w:rsidRDefault="00E0390C">
      <w:pPr>
        <w:pStyle w:val="TOC2"/>
        <w:tabs>
          <w:tab w:val="left" w:pos="1200"/>
        </w:tabs>
        <w:rPr>
          <w:ins w:id="825" w:author="gu832116" w:date="2015-02-09T18:52:00Z"/>
          <w:del w:id="826" w:author="Rakesh Singhi" w:date="2015-03-25T16:06:00Z"/>
          <w:rFonts w:asciiTheme="minorHAnsi" w:eastAsiaTheme="minorEastAsia" w:hAnsiTheme="minorHAnsi" w:cstheme="minorBidi"/>
          <w:noProof/>
          <w:sz w:val="22"/>
          <w:szCs w:val="22"/>
        </w:rPr>
      </w:pPr>
      <w:ins w:id="827" w:author="gu832116" w:date="2015-02-09T18:52:00Z">
        <w:del w:id="828" w:author="Rakesh Singhi" w:date="2015-03-25T16:06:00Z">
          <w:r w:rsidRPr="0052018E" w:rsidDel="0052018E">
            <w:rPr>
              <w:rStyle w:val="Hyperlink"/>
              <w:rFonts w:cstheme="minorHAnsi"/>
              <w:b/>
              <w:i/>
              <w:noProof/>
              <w:lang w:val="en-GB"/>
            </w:rPr>
            <w:delText>3.18.6</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In bound – SQL Loader / Data Pump / Import Utility</w:delText>
          </w:r>
          <w:r w:rsidDel="0052018E">
            <w:rPr>
              <w:noProof/>
              <w:webHidden/>
            </w:rPr>
            <w:tab/>
            <w:delText>57</w:delText>
          </w:r>
        </w:del>
      </w:ins>
    </w:p>
    <w:p w14:paraId="45E70B82" w14:textId="77777777" w:rsidR="00E0390C" w:rsidDel="0052018E" w:rsidRDefault="00E0390C">
      <w:pPr>
        <w:pStyle w:val="TOC2"/>
        <w:tabs>
          <w:tab w:val="left" w:pos="1200"/>
        </w:tabs>
        <w:rPr>
          <w:ins w:id="829" w:author="gu832116" w:date="2015-02-09T18:52:00Z"/>
          <w:del w:id="830" w:author="Rakesh Singhi" w:date="2015-03-25T16:06:00Z"/>
          <w:rFonts w:asciiTheme="minorHAnsi" w:eastAsiaTheme="minorEastAsia" w:hAnsiTheme="minorHAnsi" w:cstheme="minorBidi"/>
          <w:noProof/>
          <w:sz w:val="22"/>
          <w:szCs w:val="22"/>
        </w:rPr>
      </w:pPr>
      <w:ins w:id="831" w:author="gu832116" w:date="2015-02-09T18:52:00Z">
        <w:del w:id="832" w:author="Rakesh Singhi" w:date="2015-03-25T16:06:00Z">
          <w:r w:rsidRPr="0052018E" w:rsidDel="0052018E">
            <w:rPr>
              <w:rStyle w:val="Hyperlink"/>
              <w:rFonts w:cstheme="minorHAnsi"/>
              <w:b/>
              <w:i/>
              <w:noProof/>
              <w:lang w:val="en-GB"/>
            </w:rPr>
            <w:delText>3.18.7</w:delText>
          </w:r>
          <w:r w:rsidDel="0052018E">
            <w:rPr>
              <w:rFonts w:asciiTheme="minorHAnsi" w:eastAsiaTheme="minorEastAsia" w:hAnsiTheme="minorHAnsi" w:cstheme="minorBidi"/>
              <w:noProof/>
              <w:sz w:val="22"/>
              <w:szCs w:val="22"/>
            </w:rPr>
            <w:tab/>
          </w:r>
          <w:r w:rsidRPr="0052018E" w:rsidDel="0052018E">
            <w:rPr>
              <w:rStyle w:val="Hyperlink"/>
              <w:rFonts w:cstheme="minorHAnsi"/>
              <w:b/>
              <w:i/>
              <w:noProof/>
              <w:lang w:val="en-GB"/>
            </w:rPr>
            <w:delText>Job Details (For Production Support turnover document)</w:delText>
          </w:r>
          <w:r w:rsidDel="0052018E">
            <w:rPr>
              <w:noProof/>
              <w:webHidden/>
            </w:rPr>
            <w:tab/>
            <w:delText>57</w:delText>
          </w:r>
        </w:del>
      </w:ins>
    </w:p>
    <w:p w14:paraId="4BB146A7" w14:textId="77777777" w:rsidR="00E0390C" w:rsidDel="0052018E" w:rsidRDefault="00E0390C">
      <w:pPr>
        <w:pStyle w:val="TOC2"/>
        <w:tabs>
          <w:tab w:val="left" w:pos="864"/>
        </w:tabs>
        <w:rPr>
          <w:ins w:id="833" w:author="gu832116" w:date="2015-02-09T18:52:00Z"/>
          <w:del w:id="834" w:author="Rakesh Singhi" w:date="2015-03-25T16:06:00Z"/>
          <w:rFonts w:asciiTheme="minorHAnsi" w:eastAsiaTheme="minorEastAsia" w:hAnsiTheme="minorHAnsi" w:cstheme="minorBidi"/>
          <w:noProof/>
          <w:sz w:val="22"/>
          <w:szCs w:val="22"/>
        </w:rPr>
      </w:pPr>
      <w:ins w:id="835" w:author="gu832116" w:date="2015-02-09T18:52:00Z">
        <w:del w:id="836" w:author="Rakesh Singhi" w:date="2015-03-25T16:06:00Z">
          <w:r w:rsidRPr="0052018E" w:rsidDel="0052018E">
            <w:rPr>
              <w:rStyle w:val="Hyperlink"/>
              <w:rFonts w:cstheme="minorHAnsi"/>
              <w:b/>
              <w:noProof/>
              <w:lang w:val="en-GB"/>
            </w:rPr>
            <w:delText>4.</w:delText>
          </w:r>
          <w:r w:rsidDel="0052018E">
            <w:rPr>
              <w:rFonts w:asciiTheme="minorHAnsi" w:eastAsiaTheme="minorEastAsia" w:hAnsiTheme="minorHAnsi" w:cstheme="minorBidi"/>
              <w:noProof/>
              <w:sz w:val="22"/>
              <w:szCs w:val="22"/>
            </w:rPr>
            <w:tab/>
          </w:r>
          <w:r w:rsidRPr="0052018E" w:rsidDel="0052018E">
            <w:rPr>
              <w:rStyle w:val="Hyperlink"/>
              <w:rFonts w:cstheme="minorHAnsi"/>
              <w:b/>
              <w:bCs/>
              <w:noProof/>
              <w:kern w:val="32"/>
              <w:lang w:val="en-GB"/>
            </w:rPr>
            <w:delText>Exception Handling and Audits</w:delText>
          </w:r>
          <w:r w:rsidDel="0052018E">
            <w:rPr>
              <w:noProof/>
              <w:webHidden/>
            </w:rPr>
            <w:tab/>
            <w:delText>58</w:delText>
          </w:r>
        </w:del>
      </w:ins>
    </w:p>
    <w:p w14:paraId="6AF058FF" w14:textId="77777777" w:rsidR="00E0390C" w:rsidDel="0052018E" w:rsidRDefault="00E0390C">
      <w:pPr>
        <w:pStyle w:val="TOC2"/>
        <w:tabs>
          <w:tab w:val="left" w:pos="1000"/>
        </w:tabs>
        <w:rPr>
          <w:ins w:id="837" w:author="gu832116" w:date="2015-02-09T18:52:00Z"/>
          <w:del w:id="838" w:author="Rakesh Singhi" w:date="2015-03-25T16:06:00Z"/>
          <w:rFonts w:asciiTheme="minorHAnsi" w:eastAsiaTheme="minorEastAsia" w:hAnsiTheme="minorHAnsi" w:cstheme="minorBidi"/>
          <w:noProof/>
          <w:sz w:val="22"/>
          <w:szCs w:val="22"/>
        </w:rPr>
      </w:pPr>
      <w:ins w:id="839" w:author="gu832116" w:date="2015-02-09T18:52:00Z">
        <w:del w:id="840" w:author="Rakesh Singhi" w:date="2015-03-25T16:06:00Z">
          <w:r w:rsidRPr="0052018E" w:rsidDel="0052018E">
            <w:rPr>
              <w:rStyle w:val="Hyperlink"/>
              <w:rFonts w:cstheme="minorHAnsi"/>
              <w:b/>
              <w:noProof/>
              <w:lang w:val="en-GB"/>
            </w:rPr>
            <w:delText>4.5</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GUI</w:delText>
          </w:r>
          <w:r w:rsidDel="0052018E">
            <w:rPr>
              <w:noProof/>
              <w:webHidden/>
            </w:rPr>
            <w:tab/>
            <w:delText>58</w:delText>
          </w:r>
        </w:del>
      </w:ins>
    </w:p>
    <w:p w14:paraId="219310CC" w14:textId="77777777" w:rsidR="00E0390C" w:rsidDel="0052018E" w:rsidRDefault="00E0390C">
      <w:pPr>
        <w:pStyle w:val="TOC2"/>
        <w:tabs>
          <w:tab w:val="left" w:pos="1000"/>
        </w:tabs>
        <w:rPr>
          <w:ins w:id="841" w:author="gu832116" w:date="2015-02-09T18:52:00Z"/>
          <w:del w:id="842" w:author="Rakesh Singhi" w:date="2015-03-25T16:06:00Z"/>
          <w:rFonts w:asciiTheme="minorHAnsi" w:eastAsiaTheme="minorEastAsia" w:hAnsiTheme="minorHAnsi" w:cstheme="minorBidi"/>
          <w:noProof/>
          <w:sz w:val="22"/>
          <w:szCs w:val="22"/>
        </w:rPr>
      </w:pPr>
      <w:ins w:id="843" w:author="gu832116" w:date="2015-02-09T18:52:00Z">
        <w:del w:id="844" w:author="Rakesh Singhi" w:date="2015-03-25T16:06:00Z">
          <w:r w:rsidRPr="0052018E" w:rsidDel="0052018E">
            <w:rPr>
              <w:rStyle w:val="Hyperlink"/>
              <w:rFonts w:cstheme="minorHAnsi"/>
              <w:b/>
              <w:noProof/>
              <w:lang w:val="en-GB"/>
            </w:rPr>
            <w:delText>4.6</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Report</w:delText>
          </w:r>
          <w:r w:rsidDel="0052018E">
            <w:rPr>
              <w:noProof/>
              <w:webHidden/>
            </w:rPr>
            <w:tab/>
            <w:delText>58</w:delText>
          </w:r>
        </w:del>
      </w:ins>
    </w:p>
    <w:p w14:paraId="21F813CA" w14:textId="77777777" w:rsidR="00E0390C" w:rsidDel="0052018E" w:rsidRDefault="00E0390C">
      <w:pPr>
        <w:pStyle w:val="TOC2"/>
        <w:tabs>
          <w:tab w:val="left" w:pos="1000"/>
        </w:tabs>
        <w:rPr>
          <w:ins w:id="845" w:author="gu832116" w:date="2015-02-09T18:52:00Z"/>
          <w:del w:id="846" w:author="Rakesh Singhi" w:date="2015-03-25T16:06:00Z"/>
          <w:rFonts w:asciiTheme="minorHAnsi" w:eastAsiaTheme="minorEastAsia" w:hAnsiTheme="minorHAnsi" w:cstheme="minorBidi"/>
          <w:noProof/>
          <w:sz w:val="22"/>
          <w:szCs w:val="22"/>
        </w:rPr>
      </w:pPr>
      <w:ins w:id="847" w:author="gu832116" w:date="2015-02-09T18:52:00Z">
        <w:del w:id="848" w:author="Rakesh Singhi" w:date="2015-03-25T16:06:00Z">
          <w:r w:rsidRPr="0052018E" w:rsidDel="0052018E">
            <w:rPr>
              <w:rStyle w:val="Hyperlink"/>
              <w:rFonts w:cstheme="minorHAnsi"/>
              <w:b/>
              <w:noProof/>
              <w:lang w:val="en-GB"/>
            </w:rPr>
            <w:delText>4.7</w:delText>
          </w:r>
          <w:r w:rsidDel="0052018E">
            <w:rPr>
              <w:rFonts w:asciiTheme="minorHAnsi" w:eastAsiaTheme="minorEastAsia" w:hAnsiTheme="minorHAnsi" w:cstheme="minorBidi"/>
              <w:noProof/>
              <w:sz w:val="22"/>
              <w:szCs w:val="22"/>
            </w:rPr>
            <w:tab/>
          </w:r>
          <w:r w:rsidRPr="0052018E" w:rsidDel="0052018E">
            <w:rPr>
              <w:rStyle w:val="Hyperlink"/>
              <w:rFonts w:cstheme="minorHAnsi"/>
              <w:b/>
              <w:noProof/>
              <w:lang w:val="en-GB"/>
            </w:rPr>
            <w:delText>Data</w:delText>
          </w:r>
          <w:r w:rsidDel="0052018E">
            <w:rPr>
              <w:noProof/>
              <w:webHidden/>
            </w:rPr>
            <w:tab/>
            <w:delText>58</w:delText>
          </w:r>
        </w:del>
      </w:ins>
    </w:p>
    <w:p w14:paraId="451BF045" w14:textId="77777777" w:rsidR="00E0390C" w:rsidDel="0052018E" w:rsidRDefault="00E0390C">
      <w:pPr>
        <w:pStyle w:val="TOC2"/>
        <w:tabs>
          <w:tab w:val="left" w:pos="864"/>
        </w:tabs>
        <w:rPr>
          <w:ins w:id="849" w:author="gu832116" w:date="2015-02-09T18:52:00Z"/>
          <w:del w:id="850" w:author="Rakesh Singhi" w:date="2015-03-25T16:06:00Z"/>
          <w:rFonts w:asciiTheme="minorHAnsi" w:eastAsiaTheme="minorEastAsia" w:hAnsiTheme="minorHAnsi" w:cstheme="minorBidi"/>
          <w:noProof/>
          <w:sz w:val="22"/>
          <w:szCs w:val="22"/>
        </w:rPr>
      </w:pPr>
      <w:ins w:id="851" w:author="gu832116" w:date="2015-02-09T18:52:00Z">
        <w:del w:id="852" w:author="Rakesh Singhi" w:date="2015-03-25T16:06:00Z">
          <w:r w:rsidRPr="0052018E" w:rsidDel="0052018E">
            <w:rPr>
              <w:rStyle w:val="Hyperlink"/>
              <w:rFonts w:cstheme="minorHAnsi"/>
              <w:b/>
              <w:bCs/>
              <w:noProof/>
              <w:kern w:val="32"/>
              <w:lang w:val="en-GB"/>
            </w:rPr>
            <w:delText>5.</w:delText>
          </w:r>
          <w:r w:rsidDel="0052018E">
            <w:rPr>
              <w:rFonts w:asciiTheme="minorHAnsi" w:eastAsiaTheme="minorEastAsia" w:hAnsiTheme="minorHAnsi" w:cstheme="minorBidi"/>
              <w:noProof/>
              <w:sz w:val="22"/>
              <w:szCs w:val="22"/>
            </w:rPr>
            <w:tab/>
          </w:r>
          <w:r w:rsidRPr="0052018E" w:rsidDel="0052018E">
            <w:rPr>
              <w:rStyle w:val="Hyperlink"/>
              <w:rFonts w:cstheme="minorHAnsi"/>
              <w:b/>
              <w:bCs/>
              <w:noProof/>
              <w:kern w:val="32"/>
              <w:lang w:val="en-GB"/>
            </w:rPr>
            <w:delText>Assumptions</w:delText>
          </w:r>
          <w:r w:rsidDel="0052018E">
            <w:rPr>
              <w:noProof/>
              <w:webHidden/>
            </w:rPr>
            <w:tab/>
            <w:delText>59</w:delText>
          </w:r>
        </w:del>
      </w:ins>
    </w:p>
    <w:p w14:paraId="5BDD5045" w14:textId="77777777" w:rsidR="00E0390C" w:rsidDel="0052018E" w:rsidRDefault="00E0390C">
      <w:pPr>
        <w:pStyle w:val="TOC2"/>
        <w:tabs>
          <w:tab w:val="left" w:pos="864"/>
        </w:tabs>
        <w:rPr>
          <w:ins w:id="853" w:author="gu832116" w:date="2015-02-09T18:52:00Z"/>
          <w:del w:id="854" w:author="Rakesh Singhi" w:date="2015-03-25T16:06:00Z"/>
          <w:rFonts w:asciiTheme="minorHAnsi" w:eastAsiaTheme="minorEastAsia" w:hAnsiTheme="minorHAnsi" w:cstheme="minorBidi"/>
          <w:noProof/>
          <w:sz w:val="22"/>
          <w:szCs w:val="22"/>
        </w:rPr>
      </w:pPr>
      <w:ins w:id="855" w:author="gu832116" w:date="2015-02-09T18:52:00Z">
        <w:del w:id="856" w:author="Rakesh Singhi" w:date="2015-03-25T16:06:00Z">
          <w:r w:rsidRPr="0052018E" w:rsidDel="0052018E">
            <w:rPr>
              <w:rStyle w:val="Hyperlink"/>
              <w:rFonts w:cstheme="minorHAnsi"/>
              <w:b/>
              <w:bCs/>
              <w:noProof/>
              <w:kern w:val="32"/>
              <w:lang w:val="en-GB"/>
            </w:rPr>
            <w:delText>6.</w:delText>
          </w:r>
          <w:r w:rsidDel="0052018E">
            <w:rPr>
              <w:rFonts w:asciiTheme="minorHAnsi" w:eastAsiaTheme="minorEastAsia" w:hAnsiTheme="minorHAnsi" w:cstheme="minorBidi"/>
              <w:noProof/>
              <w:sz w:val="22"/>
              <w:szCs w:val="22"/>
            </w:rPr>
            <w:tab/>
          </w:r>
          <w:r w:rsidRPr="0052018E" w:rsidDel="0052018E">
            <w:rPr>
              <w:rStyle w:val="Hyperlink"/>
              <w:rFonts w:cstheme="minorHAnsi"/>
              <w:b/>
              <w:bCs/>
              <w:noProof/>
              <w:kern w:val="32"/>
              <w:lang w:val="en-GB"/>
            </w:rPr>
            <w:delText>Open Issues/Risks</w:delText>
          </w:r>
          <w:r w:rsidDel="0052018E">
            <w:rPr>
              <w:noProof/>
              <w:webHidden/>
            </w:rPr>
            <w:tab/>
            <w:delText>59</w:delText>
          </w:r>
        </w:del>
      </w:ins>
    </w:p>
    <w:p w14:paraId="545D52AA" w14:textId="77777777" w:rsidR="00E0390C" w:rsidDel="0052018E" w:rsidRDefault="00E0390C">
      <w:pPr>
        <w:pStyle w:val="TOC1"/>
        <w:tabs>
          <w:tab w:val="left" w:pos="432"/>
        </w:tabs>
        <w:rPr>
          <w:ins w:id="857" w:author="gu832116" w:date="2015-02-09T18:52:00Z"/>
          <w:del w:id="858" w:author="Rakesh Singhi" w:date="2015-03-25T16:06:00Z"/>
          <w:rFonts w:asciiTheme="minorHAnsi" w:eastAsiaTheme="minorEastAsia" w:hAnsiTheme="minorHAnsi" w:cstheme="minorBidi"/>
          <w:noProof/>
          <w:sz w:val="22"/>
          <w:szCs w:val="22"/>
        </w:rPr>
      </w:pPr>
      <w:ins w:id="859" w:author="gu832116" w:date="2015-02-09T18:52:00Z">
        <w:del w:id="860" w:author="Rakesh Singhi" w:date="2015-03-25T16:06:00Z">
          <w:r w:rsidRPr="0052018E" w:rsidDel="0052018E">
            <w:rPr>
              <w:rStyle w:val="Hyperlink"/>
              <w:rFonts w:cstheme="minorHAnsi"/>
              <w:b/>
              <w:bCs/>
              <w:noProof/>
              <w:kern w:val="32"/>
              <w:lang w:val="en-GB"/>
            </w:rPr>
            <w:delText>7.</w:delText>
          </w:r>
          <w:r w:rsidDel="0052018E">
            <w:rPr>
              <w:rFonts w:asciiTheme="minorHAnsi" w:eastAsiaTheme="minorEastAsia" w:hAnsiTheme="minorHAnsi" w:cstheme="minorBidi"/>
              <w:noProof/>
              <w:sz w:val="22"/>
              <w:szCs w:val="22"/>
            </w:rPr>
            <w:tab/>
          </w:r>
          <w:r w:rsidRPr="0052018E" w:rsidDel="0052018E">
            <w:rPr>
              <w:rStyle w:val="Hyperlink"/>
              <w:rFonts w:cstheme="minorHAnsi"/>
              <w:b/>
              <w:bCs/>
              <w:noProof/>
              <w:kern w:val="32"/>
              <w:lang w:val="en-GB"/>
            </w:rPr>
            <w:delText>Traceability</w:delText>
          </w:r>
          <w:r w:rsidDel="0052018E">
            <w:rPr>
              <w:noProof/>
              <w:webHidden/>
            </w:rPr>
            <w:tab/>
            <w:delText>60</w:delText>
          </w:r>
        </w:del>
      </w:ins>
    </w:p>
    <w:p w14:paraId="1B39174E" w14:textId="77777777" w:rsidR="00E0390C" w:rsidDel="0052018E" w:rsidRDefault="00E0390C">
      <w:pPr>
        <w:pStyle w:val="TOC1"/>
        <w:tabs>
          <w:tab w:val="left" w:pos="432"/>
        </w:tabs>
        <w:rPr>
          <w:ins w:id="861" w:author="gu832116" w:date="2015-02-09T18:52:00Z"/>
          <w:del w:id="862" w:author="Rakesh Singhi" w:date="2015-03-25T16:06:00Z"/>
          <w:rFonts w:asciiTheme="minorHAnsi" w:eastAsiaTheme="minorEastAsia" w:hAnsiTheme="minorHAnsi" w:cstheme="minorBidi"/>
          <w:noProof/>
          <w:sz w:val="22"/>
          <w:szCs w:val="22"/>
        </w:rPr>
      </w:pPr>
      <w:ins w:id="863" w:author="gu832116" w:date="2015-02-09T18:52:00Z">
        <w:del w:id="864" w:author="Rakesh Singhi" w:date="2015-03-25T16:06:00Z">
          <w:r w:rsidRPr="0052018E" w:rsidDel="0052018E">
            <w:rPr>
              <w:rStyle w:val="Hyperlink"/>
              <w:rFonts w:cstheme="minorHAnsi"/>
              <w:b/>
              <w:bCs/>
              <w:noProof/>
              <w:kern w:val="32"/>
              <w:lang w:val="en-GB"/>
            </w:rPr>
            <w:delText>8.</w:delText>
          </w:r>
          <w:r w:rsidDel="0052018E">
            <w:rPr>
              <w:rFonts w:asciiTheme="minorHAnsi" w:eastAsiaTheme="minorEastAsia" w:hAnsiTheme="minorHAnsi" w:cstheme="minorBidi"/>
              <w:noProof/>
              <w:sz w:val="22"/>
              <w:szCs w:val="22"/>
            </w:rPr>
            <w:tab/>
          </w:r>
          <w:r w:rsidRPr="0052018E" w:rsidDel="0052018E">
            <w:rPr>
              <w:rStyle w:val="Hyperlink"/>
              <w:rFonts w:cstheme="minorHAnsi"/>
              <w:b/>
              <w:bCs/>
              <w:noProof/>
              <w:kern w:val="32"/>
              <w:lang w:val="en-GB"/>
            </w:rPr>
            <w:delText>Glossary / Definition</w:delText>
          </w:r>
          <w:r w:rsidDel="0052018E">
            <w:rPr>
              <w:noProof/>
              <w:webHidden/>
            </w:rPr>
            <w:tab/>
            <w:delText>60</w:delText>
          </w:r>
        </w:del>
      </w:ins>
    </w:p>
    <w:p w14:paraId="36F69340" w14:textId="77777777" w:rsidR="00BF4D5B" w:rsidDel="0052018E" w:rsidRDefault="00BF4D5B">
      <w:pPr>
        <w:pStyle w:val="TOC1"/>
        <w:tabs>
          <w:tab w:val="left" w:pos="432"/>
        </w:tabs>
        <w:rPr>
          <w:del w:id="865" w:author="Rakesh Singhi" w:date="2015-03-25T16:06:00Z"/>
          <w:rFonts w:asciiTheme="minorHAnsi" w:eastAsiaTheme="minorEastAsia" w:hAnsiTheme="minorHAnsi" w:cstheme="minorBidi"/>
          <w:noProof/>
          <w:sz w:val="22"/>
          <w:szCs w:val="22"/>
        </w:rPr>
      </w:pPr>
      <w:del w:id="866" w:author="Rakesh Singhi" w:date="2015-03-25T16:06:00Z">
        <w:r w:rsidRPr="008B4273" w:rsidDel="0052018E">
          <w:rPr>
            <w:rFonts w:cstheme="minorHAnsi"/>
            <w:b/>
            <w:bCs/>
            <w:noProof/>
            <w:kern w:val="32"/>
            <w:lang w:val="en-GB"/>
          </w:rPr>
          <w:delText>1</w:delText>
        </w:r>
        <w:r w:rsidDel="0052018E">
          <w:rPr>
            <w:rFonts w:asciiTheme="minorHAnsi" w:eastAsiaTheme="minorEastAsia" w:hAnsiTheme="minorHAnsi" w:cstheme="minorBidi"/>
            <w:noProof/>
            <w:sz w:val="22"/>
            <w:szCs w:val="22"/>
          </w:rPr>
          <w:tab/>
        </w:r>
        <w:r w:rsidRPr="008B4273" w:rsidDel="0052018E">
          <w:rPr>
            <w:rFonts w:cstheme="minorHAnsi"/>
            <w:b/>
            <w:bCs/>
            <w:noProof/>
            <w:kern w:val="32"/>
            <w:lang w:val="en-GB"/>
          </w:rPr>
          <w:delText>Introduction</w:delText>
        </w:r>
        <w:r w:rsidDel="0052018E">
          <w:rPr>
            <w:noProof/>
            <w:webHidden/>
          </w:rPr>
          <w:tab/>
          <w:delText>5</w:delText>
        </w:r>
      </w:del>
    </w:p>
    <w:p w14:paraId="2C7BD5FE" w14:textId="77777777" w:rsidR="00BF4D5B" w:rsidDel="0052018E" w:rsidRDefault="00BF4D5B">
      <w:pPr>
        <w:pStyle w:val="TOC2"/>
        <w:tabs>
          <w:tab w:val="left" w:pos="1000"/>
        </w:tabs>
        <w:rPr>
          <w:del w:id="867" w:author="Rakesh Singhi" w:date="2015-03-25T16:06:00Z"/>
          <w:rFonts w:asciiTheme="minorHAnsi" w:eastAsiaTheme="minorEastAsia" w:hAnsiTheme="minorHAnsi" w:cstheme="minorBidi"/>
          <w:noProof/>
          <w:sz w:val="22"/>
          <w:szCs w:val="22"/>
        </w:rPr>
      </w:pPr>
      <w:del w:id="868" w:author="Rakesh Singhi" w:date="2015-03-25T16:06:00Z">
        <w:r w:rsidRPr="008B4273" w:rsidDel="0052018E">
          <w:rPr>
            <w:rFonts w:cstheme="minorHAnsi"/>
            <w:b/>
            <w:noProof/>
            <w:lang w:val="en-GB"/>
          </w:rPr>
          <w:delText>1.1</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BusinessOverview</w:delText>
        </w:r>
        <w:r w:rsidDel="0052018E">
          <w:rPr>
            <w:noProof/>
            <w:webHidden/>
          </w:rPr>
          <w:tab/>
          <w:delText>5</w:delText>
        </w:r>
      </w:del>
    </w:p>
    <w:p w14:paraId="25CD3FA6" w14:textId="77777777" w:rsidR="00BF4D5B" w:rsidDel="0052018E" w:rsidRDefault="00BF4D5B">
      <w:pPr>
        <w:pStyle w:val="TOC2"/>
        <w:tabs>
          <w:tab w:val="left" w:pos="1000"/>
        </w:tabs>
        <w:rPr>
          <w:del w:id="869" w:author="Rakesh Singhi" w:date="2015-03-25T16:06:00Z"/>
          <w:rFonts w:asciiTheme="minorHAnsi" w:eastAsiaTheme="minorEastAsia" w:hAnsiTheme="minorHAnsi" w:cstheme="minorBidi"/>
          <w:noProof/>
          <w:sz w:val="22"/>
          <w:szCs w:val="22"/>
        </w:rPr>
      </w:pPr>
      <w:del w:id="870" w:author="Rakesh Singhi" w:date="2015-03-25T16:06:00Z">
        <w:r w:rsidRPr="008B4273" w:rsidDel="0052018E">
          <w:rPr>
            <w:rFonts w:cstheme="minorHAnsi"/>
            <w:b/>
            <w:noProof/>
            <w:lang w:val="en-GB"/>
          </w:rPr>
          <w:delText>1.2</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Process Approach</w:delText>
        </w:r>
        <w:r w:rsidDel="0052018E">
          <w:rPr>
            <w:noProof/>
            <w:webHidden/>
          </w:rPr>
          <w:tab/>
          <w:delText>5</w:delText>
        </w:r>
      </w:del>
    </w:p>
    <w:p w14:paraId="4E0F9CFE" w14:textId="77777777" w:rsidR="00BF4D5B" w:rsidDel="0052018E" w:rsidRDefault="00BF4D5B">
      <w:pPr>
        <w:pStyle w:val="TOC2"/>
        <w:tabs>
          <w:tab w:val="left" w:pos="1000"/>
        </w:tabs>
        <w:rPr>
          <w:del w:id="871" w:author="Rakesh Singhi" w:date="2015-03-25T16:06:00Z"/>
          <w:rFonts w:asciiTheme="minorHAnsi" w:eastAsiaTheme="minorEastAsia" w:hAnsiTheme="minorHAnsi" w:cstheme="minorBidi"/>
          <w:noProof/>
          <w:sz w:val="22"/>
          <w:szCs w:val="22"/>
        </w:rPr>
      </w:pPr>
      <w:del w:id="872" w:author="Rakesh Singhi" w:date="2015-03-25T16:06:00Z">
        <w:r w:rsidRPr="008B4273" w:rsidDel="0052018E">
          <w:rPr>
            <w:rFonts w:cstheme="minorHAnsi"/>
            <w:b/>
            <w:noProof/>
            <w:lang w:val="en-GB"/>
          </w:rPr>
          <w:delText>1.3</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Scope</w:delText>
        </w:r>
        <w:r w:rsidDel="0052018E">
          <w:rPr>
            <w:noProof/>
            <w:webHidden/>
          </w:rPr>
          <w:tab/>
          <w:delText>5</w:delText>
        </w:r>
      </w:del>
    </w:p>
    <w:p w14:paraId="4806A65F" w14:textId="77777777" w:rsidR="00BF4D5B" w:rsidDel="0052018E" w:rsidRDefault="00BF4D5B">
      <w:pPr>
        <w:pStyle w:val="TOC2"/>
        <w:tabs>
          <w:tab w:val="left" w:pos="1000"/>
        </w:tabs>
        <w:rPr>
          <w:del w:id="873" w:author="Rakesh Singhi" w:date="2015-03-25T16:06:00Z"/>
          <w:rFonts w:asciiTheme="minorHAnsi" w:eastAsiaTheme="minorEastAsia" w:hAnsiTheme="minorHAnsi" w:cstheme="minorBidi"/>
          <w:noProof/>
          <w:sz w:val="22"/>
          <w:szCs w:val="22"/>
        </w:rPr>
      </w:pPr>
      <w:del w:id="874" w:author="Rakesh Singhi" w:date="2015-03-25T16:06:00Z">
        <w:r w:rsidRPr="008B4273" w:rsidDel="0052018E">
          <w:rPr>
            <w:rFonts w:cstheme="minorHAnsi"/>
            <w:b/>
            <w:noProof/>
            <w:lang w:val="en-GB"/>
          </w:rPr>
          <w:delText>1.4</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Audience</w:delText>
        </w:r>
        <w:r w:rsidDel="0052018E">
          <w:rPr>
            <w:noProof/>
            <w:webHidden/>
          </w:rPr>
          <w:tab/>
          <w:delText>5</w:delText>
        </w:r>
      </w:del>
    </w:p>
    <w:p w14:paraId="42296C25" w14:textId="77777777" w:rsidR="00BF4D5B" w:rsidDel="0052018E" w:rsidRDefault="00BF4D5B">
      <w:pPr>
        <w:pStyle w:val="TOC1"/>
        <w:tabs>
          <w:tab w:val="left" w:pos="432"/>
        </w:tabs>
        <w:rPr>
          <w:del w:id="875" w:author="Rakesh Singhi" w:date="2015-03-25T16:06:00Z"/>
          <w:rFonts w:asciiTheme="minorHAnsi" w:eastAsiaTheme="minorEastAsia" w:hAnsiTheme="minorHAnsi" w:cstheme="minorBidi"/>
          <w:noProof/>
          <w:sz w:val="22"/>
          <w:szCs w:val="22"/>
        </w:rPr>
      </w:pPr>
      <w:del w:id="876" w:author="Rakesh Singhi" w:date="2015-03-25T16:06:00Z">
        <w:r w:rsidRPr="008B4273" w:rsidDel="0052018E">
          <w:rPr>
            <w:rFonts w:cstheme="minorHAnsi"/>
            <w:b/>
            <w:bCs/>
            <w:noProof/>
            <w:kern w:val="32"/>
            <w:lang w:val="en-GB"/>
          </w:rPr>
          <w:delText>2</w:delText>
        </w:r>
        <w:r w:rsidDel="0052018E">
          <w:rPr>
            <w:rFonts w:asciiTheme="minorHAnsi" w:eastAsiaTheme="minorEastAsia" w:hAnsiTheme="minorHAnsi" w:cstheme="minorBidi"/>
            <w:noProof/>
            <w:sz w:val="22"/>
            <w:szCs w:val="22"/>
          </w:rPr>
          <w:tab/>
        </w:r>
        <w:r w:rsidRPr="008B4273" w:rsidDel="0052018E">
          <w:rPr>
            <w:rFonts w:cstheme="minorHAnsi"/>
            <w:b/>
            <w:bCs/>
            <w:noProof/>
            <w:kern w:val="32"/>
            <w:lang w:val="en-GB"/>
          </w:rPr>
          <w:delText>Technical Details – GUI and Data</w:delText>
        </w:r>
        <w:r w:rsidDel="0052018E">
          <w:rPr>
            <w:noProof/>
            <w:webHidden/>
          </w:rPr>
          <w:tab/>
          <w:delText>6</w:delText>
        </w:r>
      </w:del>
    </w:p>
    <w:p w14:paraId="4A2694EB" w14:textId="77777777" w:rsidR="00BF4D5B" w:rsidDel="0052018E" w:rsidRDefault="00BF4D5B">
      <w:pPr>
        <w:pStyle w:val="TOC2"/>
        <w:tabs>
          <w:tab w:val="left" w:pos="1000"/>
        </w:tabs>
        <w:rPr>
          <w:del w:id="877" w:author="Rakesh Singhi" w:date="2015-03-25T16:06:00Z"/>
          <w:rFonts w:asciiTheme="minorHAnsi" w:eastAsiaTheme="minorEastAsia" w:hAnsiTheme="minorHAnsi" w:cstheme="minorBidi"/>
          <w:noProof/>
          <w:sz w:val="22"/>
          <w:szCs w:val="22"/>
        </w:rPr>
      </w:pPr>
      <w:del w:id="878" w:author="Rakesh Singhi" w:date="2015-03-25T16:06:00Z">
        <w:r w:rsidRPr="008B4273" w:rsidDel="0052018E">
          <w:rPr>
            <w:rFonts w:cstheme="minorHAnsi"/>
            <w:b/>
            <w:noProof/>
            <w:lang w:val="en-GB"/>
          </w:rPr>
          <w:delText>2.1</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Design Specifications</w:delText>
        </w:r>
        <w:r w:rsidDel="0052018E">
          <w:rPr>
            <w:noProof/>
            <w:webHidden/>
          </w:rPr>
          <w:tab/>
          <w:delText>6</w:delText>
        </w:r>
      </w:del>
    </w:p>
    <w:p w14:paraId="452BCE2B" w14:textId="77777777" w:rsidR="00BF4D5B" w:rsidDel="0052018E" w:rsidRDefault="00BF4D5B">
      <w:pPr>
        <w:pStyle w:val="TOC2"/>
        <w:tabs>
          <w:tab w:val="left" w:pos="1000"/>
        </w:tabs>
        <w:rPr>
          <w:del w:id="879" w:author="Rakesh Singhi" w:date="2015-03-25T16:06:00Z"/>
          <w:rFonts w:asciiTheme="minorHAnsi" w:eastAsiaTheme="minorEastAsia" w:hAnsiTheme="minorHAnsi" w:cstheme="minorBidi"/>
          <w:noProof/>
          <w:sz w:val="22"/>
          <w:szCs w:val="22"/>
        </w:rPr>
      </w:pPr>
      <w:del w:id="880" w:author="Rakesh Singhi" w:date="2015-03-25T16:06:00Z">
        <w:r w:rsidRPr="008B4273" w:rsidDel="0052018E">
          <w:rPr>
            <w:rFonts w:cstheme="minorHAnsi"/>
            <w:b/>
            <w:noProof/>
            <w:lang w:val="en-GB"/>
          </w:rPr>
          <w:delText>2.2</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Dimension in Details</w:delText>
        </w:r>
        <w:r w:rsidDel="0052018E">
          <w:rPr>
            <w:noProof/>
            <w:webHidden/>
          </w:rPr>
          <w:tab/>
          <w:delText>6</w:delText>
        </w:r>
      </w:del>
    </w:p>
    <w:p w14:paraId="3C911672" w14:textId="77777777" w:rsidR="00BF4D5B" w:rsidDel="0052018E" w:rsidRDefault="00BF4D5B">
      <w:pPr>
        <w:pStyle w:val="TOC2"/>
        <w:tabs>
          <w:tab w:val="left" w:pos="1000"/>
        </w:tabs>
        <w:rPr>
          <w:del w:id="881" w:author="Rakesh Singhi" w:date="2015-03-25T16:06:00Z"/>
          <w:rFonts w:asciiTheme="minorHAnsi" w:eastAsiaTheme="minorEastAsia" w:hAnsiTheme="minorHAnsi" w:cstheme="minorBidi"/>
          <w:noProof/>
          <w:sz w:val="22"/>
          <w:szCs w:val="22"/>
        </w:rPr>
      </w:pPr>
      <w:del w:id="882" w:author="Rakesh Singhi" w:date="2015-03-25T16:06:00Z">
        <w:r w:rsidRPr="008B4273" w:rsidDel="0052018E">
          <w:rPr>
            <w:rFonts w:cstheme="minorHAnsi"/>
            <w:b/>
            <w:noProof/>
            <w:lang w:val="en-GB"/>
          </w:rPr>
          <w:delText>2.3</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Data Source</w:delText>
        </w:r>
        <w:r w:rsidDel="0052018E">
          <w:rPr>
            <w:noProof/>
            <w:webHidden/>
          </w:rPr>
          <w:tab/>
          <w:delText>6</w:delText>
        </w:r>
      </w:del>
    </w:p>
    <w:p w14:paraId="2516F08D" w14:textId="77777777" w:rsidR="00BF4D5B" w:rsidDel="0052018E" w:rsidRDefault="00BF4D5B">
      <w:pPr>
        <w:pStyle w:val="TOC2"/>
        <w:tabs>
          <w:tab w:val="left" w:pos="1000"/>
        </w:tabs>
        <w:rPr>
          <w:del w:id="883" w:author="Rakesh Singhi" w:date="2015-03-25T16:06:00Z"/>
          <w:rFonts w:asciiTheme="minorHAnsi" w:eastAsiaTheme="minorEastAsia" w:hAnsiTheme="minorHAnsi" w:cstheme="minorBidi"/>
          <w:noProof/>
          <w:sz w:val="22"/>
          <w:szCs w:val="22"/>
        </w:rPr>
      </w:pPr>
      <w:del w:id="884" w:author="Rakesh Singhi" w:date="2015-03-25T16:06:00Z">
        <w:r w:rsidRPr="008B4273" w:rsidDel="0052018E">
          <w:rPr>
            <w:rFonts w:cstheme="minorHAnsi"/>
            <w:b/>
            <w:noProof/>
            <w:lang w:val="en-GB"/>
          </w:rPr>
          <w:delText>2.4</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GUI Parameters</w:delText>
        </w:r>
        <w:r w:rsidDel="0052018E">
          <w:rPr>
            <w:noProof/>
            <w:webHidden/>
          </w:rPr>
          <w:tab/>
          <w:delText>6</w:delText>
        </w:r>
      </w:del>
    </w:p>
    <w:p w14:paraId="7C172297" w14:textId="77777777" w:rsidR="00BF4D5B" w:rsidDel="0052018E" w:rsidRDefault="00BF4D5B">
      <w:pPr>
        <w:pStyle w:val="TOC2"/>
        <w:tabs>
          <w:tab w:val="left" w:pos="1000"/>
        </w:tabs>
        <w:rPr>
          <w:del w:id="885" w:author="Rakesh Singhi" w:date="2015-03-25T16:06:00Z"/>
          <w:rFonts w:asciiTheme="minorHAnsi" w:eastAsiaTheme="minorEastAsia" w:hAnsiTheme="minorHAnsi" w:cstheme="minorBidi"/>
          <w:noProof/>
          <w:sz w:val="22"/>
          <w:szCs w:val="22"/>
        </w:rPr>
      </w:pPr>
      <w:del w:id="886" w:author="Rakesh Singhi" w:date="2015-03-25T16:06:00Z">
        <w:r w:rsidRPr="008B4273" w:rsidDel="0052018E">
          <w:rPr>
            <w:rFonts w:cstheme="minorHAnsi"/>
            <w:b/>
            <w:noProof/>
            <w:lang w:val="en-GB"/>
          </w:rPr>
          <w:delText>2.5</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Supervisor View</w:delText>
        </w:r>
        <w:r w:rsidDel="0052018E">
          <w:rPr>
            <w:noProof/>
            <w:webHidden/>
          </w:rPr>
          <w:tab/>
          <w:delText>7</w:delText>
        </w:r>
      </w:del>
    </w:p>
    <w:p w14:paraId="1E97051A" w14:textId="77777777" w:rsidR="00BF4D5B" w:rsidDel="0052018E" w:rsidRDefault="00BF4D5B">
      <w:pPr>
        <w:pStyle w:val="TOC2"/>
        <w:tabs>
          <w:tab w:val="left" w:pos="1200"/>
        </w:tabs>
        <w:rPr>
          <w:del w:id="887" w:author="Rakesh Singhi" w:date="2015-03-25T16:06:00Z"/>
          <w:rFonts w:asciiTheme="minorHAnsi" w:eastAsiaTheme="minorEastAsia" w:hAnsiTheme="minorHAnsi" w:cstheme="minorBidi"/>
          <w:noProof/>
          <w:sz w:val="22"/>
          <w:szCs w:val="22"/>
        </w:rPr>
      </w:pPr>
      <w:del w:id="888" w:author="Rakesh Singhi" w:date="2015-03-25T16:06:00Z">
        <w:r w:rsidRPr="008B4273" w:rsidDel="0052018E">
          <w:rPr>
            <w:rFonts w:cstheme="minorHAnsi"/>
            <w:b/>
            <w:i/>
            <w:noProof/>
            <w:lang w:val="en-GB"/>
          </w:rPr>
          <w:delText>2.5.1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Supervisor View Filters</w:delText>
        </w:r>
        <w:r w:rsidDel="0052018E">
          <w:rPr>
            <w:noProof/>
            <w:webHidden/>
          </w:rPr>
          <w:tab/>
          <w:delText>7</w:delText>
        </w:r>
      </w:del>
    </w:p>
    <w:p w14:paraId="22AB6EDE" w14:textId="77777777" w:rsidR="00BF4D5B" w:rsidDel="0052018E" w:rsidRDefault="00BF4D5B">
      <w:pPr>
        <w:pStyle w:val="TOC1"/>
        <w:tabs>
          <w:tab w:val="left" w:pos="432"/>
        </w:tabs>
        <w:rPr>
          <w:del w:id="889" w:author="Rakesh Singhi" w:date="2015-03-25T16:06:00Z"/>
          <w:rFonts w:asciiTheme="minorHAnsi" w:eastAsiaTheme="minorEastAsia" w:hAnsiTheme="minorHAnsi" w:cstheme="minorBidi"/>
          <w:noProof/>
          <w:sz w:val="22"/>
          <w:szCs w:val="22"/>
        </w:rPr>
      </w:pPr>
      <w:del w:id="890" w:author="Rakesh Singhi" w:date="2015-03-25T16:06:00Z">
        <w:r w:rsidRPr="008B4273" w:rsidDel="0052018E">
          <w:rPr>
            <w:rFonts w:cstheme="minorHAnsi"/>
            <w:b/>
            <w:bCs/>
            <w:noProof/>
            <w:kern w:val="32"/>
            <w:lang w:val="en-GB"/>
          </w:rPr>
          <w:lastRenderedPageBreak/>
          <w:delText>3</w:delText>
        </w:r>
        <w:r w:rsidDel="0052018E">
          <w:rPr>
            <w:rFonts w:asciiTheme="minorHAnsi" w:eastAsiaTheme="minorEastAsia" w:hAnsiTheme="minorHAnsi" w:cstheme="minorBidi"/>
            <w:noProof/>
            <w:sz w:val="22"/>
            <w:szCs w:val="22"/>
          </w:rPr>
          <w:tab/>
        </w:r>
        <w:r w:rsidRPr="008B4273" w:rsidDel="0052018E">
          <w:rPr>
            <w:rFonts w:cstheme="minorHAnsi"/>
            <w:b/>
            <w:bCs/>
            <w:noProof/>
            <w:kern w:val="32"/>
            <w:lang w:val="en-GB"/>
          </w:rPr>
          <w:delText>Technical Details - Data</w:delText>
        </w:r>
        <w:r w:rsidDel="0052018E">
          <w:rPr>
            <w:noProof/>
            <w:webHidden/>
          </w:rPr>
          <w:tab/>
          <w:delText>8</w:delText>
        </w:r>
      </w:del>
    </w:p>
    <w:p w14:paraId="25C90BDF" w14:textId="77777777" w:rsidR="00BF4D5B" w:rsidDel="0052018E" w:rsidRDefault="00BF4D5B">
      <w:pPr>
        <w:pStyle w:val="TOC2"/>
        <w:tabs>
          <w:tab w:val="left" w:pos="1200"/>
        </w:tabs>
        <w:rPr>
          <w:del w:id="891" w:author="Rakesh Singhi" w:date="2015-03-25T16:06:00Z"/>
          <w:rFonts w:asciiTheme="minorHAnsi" w:eastAsiaTheme="minorEastAsia" w:hAnsiTheme="minorHAnsi" w:cstheme="minorBidi"/>
          <w:noProof/>
          <w:sz w:val="22"/>
          <w:szCs w:val="22"/>
        </w:rPr>
      </w:pPr>
      <w:del w:id="892" w:author="Rakesh Singhi" w:date="2015-03-25T16:06:00Z">
        <w:r w:rsidRPr="008B4273" w:rsidDel="0052018E">
          <w:rPr>
            <w:rFonts w:cstheme="minorHAnsi"/>
            <w:b/>
            <w:i/>
            <w:noProof/>
            <w:lang w:val="en-GB"/>
          </w:rPr>
          <w:delText>3.1.1</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Staging Area - MIR and STG</w:delText>
        </w:r>
        <w:r w:rsidDel="0052018E">
          <w:rPr>
            <w:noProof/>
            <w:webHidden/>
          </w:rPr>
          <w:tab/>
          <w:delText>8</w:delText>
        </w:r>
      </w:del>
    </w:p>
    <w:p w14:paraId="2CD93FF5" w14:textId="77777777" w:rsidR="00BF4D5B" w:rsidDel="0052018E" w:rsidRDefault="00BF4D5B">
      <w:pPr>
        <w:pStyle w:val="TOC2"/>
        <w:tabs>
          <w:tab w:val="left" w:pos="1200"/>
        </w:tabs>
        <w:rPr>
          <w:del w:id="893" w:author="Rakesh Singhi" w:date="2015-03-25T16:06:00Z"/>
          <w:rFonts w:asciiTheme="minorHAnsi" w:eastAsiaTheme="minorEastAsia" w:hAnsiTheme="minorHAnsi" w:cstheme="minorBidi"/>
          <w:noProof/>
          <w:sz w:val="22"/>
          <w:szCs w:val="22"/>
        </w:rPr>
      </w:pPr>
      <w:del w:id="894" w:author="Rakesh Singhi" w:date="2015-03-25T16:06:00Z">
        <w:r w:rsidRPr="008B4273" w:rsidDel="0052018E">
          <w:rPr>
            <w:rFonts w:cstheme="minorHAnsi"/>
            <w:b/>
            <w:i/>
            <w:noProof/>
            <w:lang w:val="en-GB"/>
          </w:rPr>
          <w:delText>3.1.2</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Staging Area – TMP, DELTA and HISTORY</w:delText>
        </w:r>
        <w:r w:rsidDel="0052018E">
          <w:rPr>
            <w:noProof/>
            <w:webHidden/>
          </w:rPr>
          <w:tab/>
          <w:delText>8</w:delText>
        </w:r>
      </w:del>
    </w:p>
    <w:p w14:paraId="25775A98" w14:textId="77777777" w:rsidR="00BF4D5B" w:rsidDel="0052018E" w:rsidRDefault="00BF4D5B">
      <w:pPr>
        <w:pStyle w:val="TOC2"/>
        <w:tabs>
          <w:tab w:val="left" w:pos="1200"/>
        </w:tabs>
        <w:rPr>
          <w:del w:id="895" w:author="Rakesh Singhi" w:date="2015-03-25T16:06:00Z"/>
          <w:rFonts w:asciiTheme="minorHAnsi" w:eastAsiaTheme="minorEastAsia" w:hAnsiTheme="minorHAnsi" w:cstheme="minorBidi"/>
          <w:noProof/>
          <w:sz w:val="22"/>
          <w:szCs w:val="22"/>
        </w:rPr>
      </w:pPr>
      <w:del w:id="896" w:author="Rakesh Singhi" w:date="2015-03-25T16:06:00Z">
        <w:r w:rsidRPr="008B4273" w:rsidDel="0052018E">
          <w:rPr>
            <w:rFonts w:cstheme="minorHAnsi"/>
            <w:b/>
            <w:i/>
            <w:noProof/>
            <w:lang w:val="en-GB"/>
          </w:rPr>
          <w:delText>3.1.3</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Data Mart/Reporting Data Objects</w:delText>
        </w:r>
        <w:r w:rsidDel="0052018E">
          <w:rPr>
            <w:noProof/>
            <w:webHidden/>
          </w:rPr>
          <w:tab/>
          <w:delText>9</w:delText>
        </w:r>
      </w:del>
    </w:p>
    <w:p w14:paraId="6EDB42B9" w14:textId="77777777" w:rsidR="00BF4D5B" w:rsidDel="0052018E" w:rsidRDefault="00BF4D5B">
      <w:pPr>
        <w:pStyle w:val="TOC2"/>
        <w:tabs>
          <w:tab w:val="left" w:pos="1200"/>
        </w:tabs>
        <w:rPr>
          <w:del w:id="897" w:author="Rakesh Singhi" w:date="2015-03-25T16:06:00Z"/>
          <w:rFonts w:asciiTheme="minorHAnsi" w:eastAsiaTheme="minorEastAsia" w:hAnsiTheme="minorHAnsi" w:cstheme="minorBidi"/>
          <w:noProof/>
          <w:sz w:val="22"/>
          <w:szCs w:val="22"/>
        </w:rPr>
      </w:pPr>
      <w:del w:id="898" w:author="Rakesh Singhi" w:date="2015-03-25T16:06:00Z">
        <w:r w:rsidRPr="008B4273" w:rsidDel="0052018E">
          <w:rPr>
            <w:rFonts w:cstheme="minorHAnsi"/>
            <w:b/>
            <w:i/>
            <w:noProof/>
            <w:lang w:val="en-GB"/>
          </w:rPr>
          <w:delText>3.1.4</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Access Privileges for all DB Objects</w:delText>
        </w:r>
        <w:r w:rsidDel="0052018E">
          <w:rPr>
            <w:noProof/>
            <w:webHidden/>
          </w:rPr>
          <w:tab/>
          <w:delText>9</w:delText>
        </w:r>
      </w:del>
    </w:p>
    <w:p w14:paraId="6C9B9450" w14:textId="77777777" w:rsidR="00BF4D5B" w:rsidDel="0052018E" w:rsidRDefault="00BF4D5B">
      <w:pPr>
        <w:pStyle w:val="TOC2"/>
        <w:tabs>
          <w:tab w:val="left" w:pos="1000"/>
        </w:tabs>
        <w:rPr>
          <w:del w:id="899" w:author="Rakesh Singhi" w:date="2015-03-25T16:06:00Z"/>
          <w:rFonts w:asciiTheme="minorHAnsi" w:eastAsiaTheme="minorEastAsia" w:hAnsiTheme="minorHAnsi" w:cstheme="minorBidi"/>
          <w:noProof/>
          <w:sz w:val="22"/>
          <w:szCs w:val="22"/>
        </w:rPr>
      </w:pPr>
      <w:del w:id="900" w:author="Rakesh Singhi" w:date="2015-03-25T16:06:00Z">
        <w:r w:rsidRPr="008B4273" w:rsidDel="0052018E">
          <w:rPr>
            <w:rFonts w:cstheme="minorHAnsi"/>
            <w:b/>
            <w:noProof/>
            <w:lang w:val="en-GB"/>
          </w:rPr>
          <w:delText>3.2</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Metric Definitions and calculations</w:delText>
        </w:r>
        <w:r w:rsidDel="0052018E">
          <w:rPr>
            <w:noProof/>
            <w:webHidden/>
          </w:rPr>
          <w:tab/>
          <w:delText>9</w:delText>
        </w:r>
      </w:del>
    </w:p>
    <w:p w14:paraId="2795AA7D" w14:textId="77777777" w:rsidR="00BF4D5B" w:rsidDel="0052018E" w:rsidRDefault="00BF4D5B">
      <w:pPr>
        <w:pStyle w:val="TOC2"/>
        <w:tabs>
          <w:tab w:val="left" w:pos="1000"/>
        </w:tabs>
        <w:rPr>
          <w:del w:id="901" w:author="Rakesh Singhi" w:date="2015-03-25T16:06:00Z"/>
          <w:rFonts w:asciiTheme="minorHAnsi" w:eastAsiaTheme="minorEastAsia" w:hAnsiTheme="minorHAnsi" w:cstheme="minorBidi"/>
          <w:noProof/>
          <w:sz w:val="22"/>
          <w:szCs w:val="22"/>
        </w:rPr>
      </w:pPr>
      <w:del w:id="902" w:author="Rakesh Singhi" w:date="2015-03-25T16:06:00Z">
        <w:r w:rsidRPr="008B4273" w:rsidDel="0052018E">
          <w:rPr>
            <w:rFonts w:cstheme="minorHAnsi"/>
            <w:b/>
            <w:noProof/>
            <w:lang w:val="en-GB"/>
          </w:rPr>
          <w:delText>3.3</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Erwin Data Model</w:delText>
        </w:r>
        <w:r w:rsidDel="0052018E">
          <w:rPr>
            <w:noProof/>
            <w:webHidden/>
          </w:rPr>
          <w:tab/>
          <w:delText>11</w:delText>
        </w:r>
      </w:del>
    </w:p>
    <w:p w14:paraId="33BA46C4" w14:textId="77777777" w:rsidR="00BF4D5B" w:rsidDel="0052018E" w:rsidRDefault="00BF4D5B">
      <w:pPr>
        <w:pStyle w:val="TOC2"/>
        <w:tabs>
          <w:tab w:val="left" w:pos="1000"/>
        </w:tabs>
        <w:rPr>
          <w:del w:id="903" w:author="Rakesh Singhi" w:date="2015-03-25T16:06:00Z"/>
          <w:rFonts w:asciiTheme="minorHAnsi" w:eastAsiaTheme="minorEastAsia" w:hAnsiTheme="minorHAnsi" w:cstheme="minorBidi"/>
          <w:noProof/>
          <w:sz w:val="22"/>
          <w:szCs w:val="22"/>
        </w:rPr>
      </w:pPr>
      <w:del w:id="904" w:author="Rakesh Singhi" w:date="2015-03-25T16:06:00Z">
        <w:r w:rsidRPr="008B4273" w:rsidDel="0052018E">
          <w:rPr>
            <w:rFonts w:cstheme="minorHAnsi"/>
            <w:b/>
            <w:noProof/>
            <w:lang w:val="en-GB"/>
          </w:rPr>
          <w:delText>3.4</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ETL Logic and Details</w:delText>
        </w:r>
        <w:r w:rsidDel="0052018E">
          <w:rPr>
            <w:noProof/>
            <w:webHidden/>
          </w:rPr>
          <w:tab/>
          <w:delText>12</w:delText>
        </w:r>
      </w:del>
    </w:p>
    <w:p w14:paraId="0C39A061" w14:textId="77777777" w:rsidR="00BF4D5B" w:rsidDel="0052018E" w:rsidRDefault="00BF4D5B">
      <w:pPr>
        <w:pStyle w:val="TOC2"/>
        <w:tabs>
          <w:tab w:val="left" w:pos="1200"/>
        </w:tabs>
        <w:rPr>
          <w:del w:id="905" w:author="Rakesh Singhi" w:date="2015-03-25T16:06:00Z"/>
          <w:rFonts w:asciiTheme="minorHAnsi" w:eastAsiaTheme="minorEastAsia" w:hAnsiTheme="minorHAnsi" w:cstheme="minorBidi"/>
          <w:noProof/>
          <w:sz w:val="22"/>
          <w:szCs w:val="22"/>
        </w:rPr>
      </w:pPr>
      <w:del w:id="906" w:author="Rakesh Singhi" w:date="2015-03-25T16:06:00Z">
        <w:r w:rsidRPr="008B4273" w:rsidDel="0052018E">
          <w:rPr>
            <w:rFonts w:cstheme="minorHAnsi"/>
            <w:b/>
            <w:i/>
            <w:noProof/>
            <w:lang w:val="en-GB"/>
          </w:rPr>
          <w:delText>3.4.1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Data Process Flow chart</w:delText>
        </w:r>
        <w:r w:rsidDel="0052018E">
          <w:rPr>
            <w:noProof/>
            <w:webHidden/>
          </w:rPr>
          <w:tab/>
          <w:delText>12</w:delText>
        </w:r>
      </w:del>
    </w:p>
    <w:p w14:paraId="19CA4E2E" w14:textId="77777777" w:rsidR="00BF4D5B" w:rsidDel="0052018E" w:rsidRDefault="00BF4D5B">
      <w:pPr>
        <w:pStyle w:val="TOC2"/>
        <w:tabs>
          <w:tab w:val="left" w:pos="1000"/>
        </w:tabs>
        <w:rPr>
          <w:del w:id="907" w:author="Rakesh Singhi" w:date="2015-03-25T16:06:00Z"/>
          <w:rFonts w:asciiTheme="minorHAnsi" w:eastAsiaTheme="minorEastAsia" w:hAnsiTheme="minorHAnsi" w:cstheme="minorBidi"/>
          <w:noProof/>
          <w:sz w:val="22"/>
          <w:szCs w:val="22"/>
        </w:rPr>
      </w:pPr>
      <w:del w:id="908" w:author="Rakesh Singhi" w:date="2015-03-25T16:06:00Z">
        <w:r w:rsidRPr="008B4273" w:rsidDel="0052018E">
          <w:rPr>
            <w:rFonts w:cstheme="minorHAnsi"/>
            <w:b/>
            <w:noProof/>
            <w:lang w:val="en-GB"/>
          </w:rPr>
          <w:delText>3.5</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Feed File for DMO PPM</w:delText>
        </w:r>
        <w:r w:rsidDel="0052018E">
          <w:rPr>
            <w:noProof/>
            <w:webHidden/>
          </w:rPr>
          <w:tab/>
          <w:delText>12</w:delText>
        </w:r>
      </w:del>
    </w:p>
    <w:p w14:paraId="0126033F" w14:textId="77777777" w:rsidR="00BF4D5B" w:rsidDel="0052018E" w:rsidRDefault="00BF4D5B">
      <w:pPr>
        <w:pStyle w:val="TOC2"/>
        <w:tabs>
          <w:tab w:val="left" w:pos="1000"/>
        </w:tabs>
        <w:rPr>
          <w:del w:id="909" w:author="Rakesh Singhi" w:date="2015-03-25T16:06:00Z"/>
          <w:rFonts w:asciiTheme="minorHAnsi" w:eastAsiaTheme="minorEastAsia" w:hAnsiTheme="minorHAnsi" w:cstheme="minorBidi"/>
          <w:noProof/>
          <w:sz w:val="22"/>
          <w:szCs w:val="22"/>
        </w:rPr>
      </w:pPr>
      <w:del w:id="910" w:author="Rakesh Singhi" w:date="2015-03-25T16:06:00Z">
        <w:r w:rsidRPr="008B4273" w:rsidDel="0052018E">
          <w:rPr>
            <w:rFonts w:cstheme="minorHAnsi"/>
            <w:b/>
            <w:noProof/>
            <w:lang w:val="en-GB"/>
          </w:rPr>
          <w:delText>3.6</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DMO_ERP_Sellin.csv</w:delText>
        </w:r>
        <w:r w:rsidDel="0052018E">
          <w:rPr>
            <w:noProof/>
            <w:webHidden/>
          </w:rPr>
          <w:tab/>
          <w:delText>13</w:delText>
        </w:r>
      </w:del>
    </w:p>
    <w:p w14:paraId="2A5734C5" w14:textId="77777777" w:rsidR="00BF4D5B" w:rsidDel="0052018E" w:rsidRDefault="00BF4D5B">
      <w:pPr>
        <w:pStyle w:val="TOC2"/>
        <w:tabs>
          <w:tab w:val="left" w:pos="1200"/>
        </w:tabs>
        <w:rPr>
          <w:del w:id="911" w:author="Rakesh Singhi" w:date="2015-03-25T16:06:00Z"/>
          <w:rFonts w:asciiTheme="minorHAnsi" w:eastAsiaTheme="minorEastAsia" w:hAnsiTheme="minorHAnsi" w:cstheme="minorBidi"/>
          <w:noProof/>
          <w:sz w:val="22"/>
          <w:szCs w:val="22"/>
        </w:rPr>
      </w:pPr>
      <w:del w:id="912" w:author="Rakesh Singhi" w:date="2015-03-25T16:06:00Z">
        <w:r w:rsidRPr="008B4273" w:rsidDel="0052018E">
          <w:rPr>
            <w:rFonts w:cstheme="minorHAnsi"/>
            <w:b/>
            <w:i/>
            <w:noProof/>
          </w:rPr>
          <w:delText>3.6.1</w:delText>
        </w:r>
        <w:r w:rsidDel="0052018E">
          <w:rPr>
            <w:rFonts w:asciiTheme="minorHAnsi" w:eastAsiaTheme="minorEastAsia" w:hAnsiTheme="minorHAnsi" w:cstheme="minorBidi"/>
            <w:noProof/>
            <w:sz w:val="22"/>
            <w:szCs w:val="22"/>
          </w:rPr>
          <w:tab/>
        </w:r>
        <w:r w:rsidRPr="008B4273" w:rsidDel="0052018E">
          <w:rPr>
            <w:rFonts w:cstheme="minorHAnsi"/>
            <w:b/>
            <w:noProof/>
          </w:rPr>
          <w:delText>File Details</w:delText>
        </w:r>
        <w:r w:rsidDel="0052018E">
          <w:rPr>
            <w:noProof/>
            <w:webHidden/>
          </w:rPr>
          <w:tab/>
          <w:delText>13</w:delText>
        </w:r>
      </w:del>
    </w:p>
    <w:p w14:paraId="6E903BD6" w14:textId="77777777" w:rsidR="00BF4D5B" w:rsidDel="0052018E" w:rsidRDefault="00BF4D5B">
      <w:pPr>
        <w:pStyle w:val="TOC2"/>
        <w:rPr>
          <w:del w:id="913" w:author="Rakesh Singhi" w:date="2015-03-25T16:06:00Z"/>
          <w:rFonts w:asciiTheme="minorHAnsi" w:eastAsiaTheme="minorEastAsia" w:hAnsiTheme="minorHAnsi" w:cstheme="minorBidi"/>
          <w:noProof/>
          <w:sz w:val="22"/>
          <w:szCs w:val="22"/>
        </w:rPr>
      </w:pPr>
      <w:del w:id="914" w:author="Rakesh Singhi" w:date="2015-03-25T16:06:00Z">
        <w:r w:rsidRPr="008B4273" w:rsidDel="0052018E">
          <w:rPr>
            <w:rFonts w:cstheme="minorHAnsi"/>
            <w:b/>
            <w:noProof/>
          </w:rPr>
          <w:delText>Sample</w:delText>
        </w:r>
        <w:r w:rsidDel="0052018E">
          <w:rPr>
            <w:noProof/>
            <w:webHidden/>
          </w:rPr>
          <w:tab/>
          <w:delText>13</w:delText>
        </w:r>
      </w:del>
    </w:p>
    <w:p w14:paraId="2E547705" w14:textId="77777777" w:rsidR="00BF4D5B" w:rsidDel="0052018E" w:rsidRDefault="00BF4D5B">
      <w:pPr>
        <w:pStyle w:val="TOC2"/>
        <w:rPr>
          <w:del w:id="915" w:author="Rakesh Singhi" w:date="2015-03-25T16:06:00Z"/>
          <w:rFonts w:asciiTheme="minorHAnsi" w:eastAsiaTheme="minorEastAsia" w:hAnsiTheme="minorHAnsi" w:cstheme="minorBidi"/>
          <w:noProof/>
          <w:sz w:val="22"/>
          <w:szCs w:val="22"/>
        </w:rPr>
      </w:pPr>
      <w:del w:id="916" w:author="Rakesh Singhi" w:date="2015-03-25T16:06:00Z">
        <w:r w:rsidRPr="008B4273" w:rsidDel="0052018E">
          <w:rPr>
            <w:rFonts w:cstheme="minorHAnsi"/>
            <w:noProof/>
          </w:rPr>
          <w:delText xml:space="preserve">For Mexico: </w:delText>
        </w:r>
        <w:r w:rsidRPr="008B4273" w:rsidDel="0052018E">
          <w:rPr>
            <w:rFonts w:cstheme="minorHAnsi"/>
            <w:noProof/>
          </w:rPr>
          <w:sym w:font="Wingdings" w:char="F0E8"/>
        </w:r>
        <w:r w:rsidRPr="008B4273" w:rsidDel="0052018E">
          <w:rPr>
            <w:rFonts w:cstheme="minorHAnsi"/>
            <w:noProof/>
          </w:rPr>
          <w:delText>DMO_</w:delText>
        </w:r>
        <w:r w:rsidRPr="008B4273" w:rsidDel="0052018E">
          <w:rPr>
            <w:rFonts w:cstheme="minorHAnsi"/>
            <w:b/>
            <w:noProof/>
          </w:rPr>
          <w:delText>ERP_XMEX_000001_</w:delText>
        </w:r>
        <w:r w:rsidRPr="008B4273" w:rsidDel="0052018E">
          <w:rPr>
            <w:rFonts w:cstheme="minorHAnsi"/>
            <w:noProof/>
          </w:rPr>
          <w:delText>Sellin.csv</w:delText>
        </w:r>
        <w:r w:rsidDel="0052018E">
          <w:rPr>
            <w:noProof/>
            <w:webHidden/>
          </w:rPr>
          <w:tab/>
          <w:delText>13</w:delText>
        </w:r>
      </w:del>
    </w:p>
    <w:p w14:paraId="7966B6D5" w14:textId="77777777" w:rsidR="00BF4D5B" w:rsidDel="0052018E" w:rsidRDefault="00BF4D5B">
      <w:pPr>
        <w:pStyle w:val="TOC2"/>
        <w:tabs>
          <w:tab w:val="left" w:pos="1200"/>
        </w:tabs>
        <w:rPr>
          <w:del w:id="917" w:author="Rakesh Singhi" w:date="2015-03-25T16:06:00Z"/>
          <w:rFonts w:asciiTheme="minorHAnsi" w:eastAsiaTheme="minorEastAsia" w:hAnsiTheme="minorHAnsi" w:cstheme="minorBidi"/>
          <w:noProof/>
          <w:sz w:val="22"/>
          <w:szCs w:val="22"/>
        </w:rPr>
      </w:pPr>
      <w:del w:id="918" w:author="Rakesh Singhi" w:date="2015-03-25T16:06:00Z">
        <w:r w:rsidRPr="008B4273" w:rsidDel="0052018E">
          <w:rPr>
            <w:rFonts w:cstheme="minorHAnsi"/>
            <w:b/>
            <w:i/>
            <w:noProof/>
          </w:rPr>
          <w:delText>3.6.2</w:delText>
        </w:r>
        <w:r w:rsidDel="0052018E">
          <w:rPr>
            <w:rFonts w:asciiTheme="minorHAnsi" w:eastAsiaTheme="minorEastAsia" w:hAnsiTheme="minorHAnsi" w:cstheme="minorBidi"/>
            <w:noProof/>
            <w:sz w:val="22"/>
            <w:szCs w:val="22"/>
          </w:rPr>
          <w:tab/>
        </w:r>
        <w:r w:rsidRPr="008B4273" w:rsidDel="0052018E">
          <w:rPr>
            <w:rFonts w:cstheme="minorHAnsi"/>
            <w:b/>
            <w:noProof/>
          </w:rPr>
          <w:delText>FTP Details</w:delText>
        </w:r>
        <w:r w:rsidDel="0052018E">
          <w:rPr>
            <w:noProof/>
            <w:webHidden/>
          </w:rPr>
          <w:tab/>
          <w:delText>13</w:delText>
        </w:r>
      </w:del>
    </w:p>
    <w:p w14:paraId="7480F62C" w14:textId="77777777" w:rsidR="00BF4D5B" w:rsidDel="0052018E" w:rsidRDefault="00BF4D5B">
      <w:pPr>
        <w:pStyle w:val="TOC2"/>
        <w:tabs>
          <w:tab w:val="left" w:pos="1200"/>
        </w:tabs>
        <w:rPr>
          <w:del w:id="919" w:author="Rakesh Singhi" w:date="2015-03-25T16:06:00Z"/>
          <w:rFonts w:asciiTheme="minorHAnsi" w:eastAsiaTheme="minorEastAsia" w:hAnsiTheme="minorHAnsi" w:cstheme="minorBidi"/>
          <w:noProof/>
          <w:sz w:val="22"/>
          <w:szCs w:val="22"/>
        </w:rPr>
      </w:pPr>
      <w:del w:id="920" w:author="Rakesh Singhi" w:date="2015-03-25T16:06:00Z">
        <w:r w:rsidRPr="008B4273" w:rsidDel="0052018E">
          <w:rPr>
            <w:rFonts w:cstheme="minorHAnsi"/>
            <w:b/>
            <w:i/>
            <w:noProof/>
          </w:rPr>
          <w:delText>3.6.3</w:delText>
        </w:r>
        <w:r w:rsidDel="0052018E">
          <w:rPr>
            <w:rFonts w:asciiTheme="minorHAnsi" w:eastAsiaTheme="minorEastAsia" w:hAnsiTheme="minorHAnsi" w:cstheme="minorBidi"/>
            <w:noProof/>
            <w:sz w:val="22"/>
            <w:szCs w:val="22"/>
          </w:rPr>
          <w:tab/>
        </w:r>
        <w:r w:rsidRPr="008B4273" w:rsidDel="0052018E">
          <w:rPr>
            <w:rFonts w:cstheme="minorHAnsi"/>
            <w:b/>
            <w:noProof/>
          </w:rPr>
          <w:delText>UNIX Directory</w:delText>
        </w:r>
        <w:r w:rsidDel="0052018E">
          <w:rPr>
            <w:noProof/>
            <w:webHidden/>
          </w:rPr>
          <w:tab/>
          <w:delText>14</w:delText>
        </w:r>
      </w:del>
    </w:p>
    <w:p w14:paraId="1270EC4D" w14:textId="77777777" w:rsidR="00BF4D5B" w:rsidDel="0052018E" w:rsidRDefault="00BF4D5B">
      <w:pPr>
        <w:pStyle w:val="TOC2"/>
        <w:rPr>
          <w:del w:id="921" w:author="Rakesh Singhi" w:date="2015-03-25T16:06:00Z"/>
          <w:rFonts w:asciiTheme="minorHAnsi" w:eastAsiaTheme="minorEastAsia" w:hAnsiTheme="minorHAnsi" w:cstheme="minorBidi"/>
          <w:noProof/>
          <w:sz w:val="22"/>
          <w:szCs w:val="22"/>
        </w:rPr>
      </w:pPr>
      <w:del w:id="922" w:author="Rakesh Singhi" w:date="2015-03-25T16:06:00Z">
        <w:r w:rsidRPr="008B4273" w:rsidDel="0052018E">
          <w:rPr>
            <w:rFonts w:cstheme="minorHAnsi"/>
            <w:b/>
            <w:noProof/>
          </w:rPr>
          <w:delText>Sample</w:delText>
        </w:r>
        <w:r w:rsidDel="0052018E">
          <w:rPr>
            <w:noProof/>
            <w:webHidden/>
          </w:rPr>
          <w:tab/>
          <w:delText>14</w:delText>
        </w:r>
      </w:del>
    </w:p>
    <w:p w14:paraId="1125F242" w14:textId="77777777" w:rsidR="00BF4D5B" w:rsidDel="0052018E" w:rsidRDefault="00BF4D5B">
      <w:pPr>
        <w:pStyle w:val="TOC2"/>
        <w:rPr>
          <w:del w:id="923" w:author="Rakesh Singhi" w:date="2015-03-25T16:06:00Z"/>
          <w:rFonts w:asciiTheme="minorHAnsi" w:eastAsiaTheme="minorEastAsia" w:hAnsiTheme="minorHAnsi" w:cstheme="minorBidi"/>
          <w:noProof/>
          <w:sz w:val="22"/>
          <w:szCs w:val="22"/>
        </w:rPr>
      </w:pPr>
      <w:del w:id="924" w:author="Rakesh Singhi" w:date="2015-03-25T16:06:00Z">
        <w:r w:rsidRPr="008B4273" w:rsidDel="0052018E">
          <w:rPr>
            <w:rFonts w:cstheme="minorHAnsi"/>
            <w:b/>
            <w:noProof/>
          </w:rPr>
          <w:delText>For Mexico: /u25/ftp/ISRVE_FEEDS_IN/DMO_PPM/ERP_XMEX/</w:delText>
        </w:r>
        <w:r w:rsidDel="0052018E">
          <w:rPr>
            <w:noProof/>
            <w:webHidden/>
          </w:rPr>
          <w:tab/>
          <w:delText>14</w:delText>
        </w:r>
      </w:del>
    </w:p>
    <w:p w14:paraId="77CB8EDD" w14:textId="77777777" w:rsidR="00BF4D5B" w:rsidDel="0052018E" w:rsidRDefault="00BF4D5B">
      <w:pPr>
        <w:pStyle w:val="TOC2"/>
        <w:tabs>
          <w:tab w:val="left" w:pos="1200"/>
        </w:tabs>
        <w:rPr>
          <w:del w:id="925" w:author="Rakesh Singhi" w:date="2015-03-25T16:06:00Z"/>
          <w:rFonts w:asciiTheme="minorHAnsi" w:eastAsiaTheme="minorEastAsia" w:hAnsiTheme="minorHAnsi" w:cstheme="minorBidi"/>
          <w:noProof/>
          <w:sz w:val="22"/>
          <w:szCs w:val="22"/>
        </w:rPr>
      </w:pPr>
      <w:del w:id="926" w:author="Rakesh Singhi" w:date="2015-03-25T16:06:00Z">
        <w:r w:rsidRPr="008B4273" w:rsidDel="0052018E">
          <w:rPr>
            <w:rFonts w:cstheme="minorHAnsi"/>
            <w:b/>
            <w:i/>
            <w:noProof/>
          </w:rPr>
          <w:delText>3.6.4</w:delText>
        </w:r>
        <w:r w:rsidDel="0052018E">
          <w:rPr>
            <w:rFonts w:asciiTheme="minorHAnsi" w:eastAsiaTheme="minorEastAsia" w:hAnsiTheme="minorHAnsi" w:cstheme="minorBidi"/>
            <w:noProof/>
            <w:sz w:val="22"/>
            <w:szCs w:val="22"/>
          </w:rPr>
          <w:tab/>
        </w:r>
        <w:r w:rsidRPr="008B4273" w:rsidDel="0052018E">
          <w:rPr>
            <w:rFonts w:cstheme="minorHAnsi"/>
            <w:b/>
            <w:noProof/>
          </w:rPr>
          <w:delText>File Format</w:delText>
        </w:r>
        <w:r w:rsidDel="0052018E">
          <w:rPr>
            <w:noProof/>
            <w:webHidden/>
          </w:rPr>
          <w:tab/>
          <w:delText>14</w:delText>
        </w:r>
      </w:del>
    </w:p>
    <w:p w14:paraId="573499A9" w14:textId="77777777" w:rsidR="00BF4D5B" w:rsidDel="0052018E" w:rsidRDefault="00BF4D5B">
      <w:pPr>
        <w:pStyle w:val="TOC2"/>
        <w:tabs>
          <w:tab w:val="left" w:pos="1200"/>
        </w:tabs>
        <w:rPr>
          <w:del w:id="927" w:author="Rakesh Singhi" w:date="2015-03-25T16:06:00Z"/>
          <w:rFonts w:asciiTheme="minorHAnsi" w:eastAsiaTheme="minorEastAsia" w:hAnsiTheme="minorHAnsi" w:cstheme="minorBidi"/>
          <w:noProof/>
          <w:sz w:val="22"/>
          <w:szCs w:val="22"/>
        </w:rPr>
      </w:pPr>
      <w:del w:id="928" w:author="Rakesh Singhi" w:date="2015-03-25T16:06:00Z">
        <w:r w:rsidRPr="008B4273" w:rsidDel="0052018E">
          <w:rPr>
            <w:rFonts w:cstheme="minorHAnsi"/>
            <w:b/>
            <w:i/>
            <w:noProof/>
          </w:rPr>
          <w:delText>3.6.5</w:delText>
        </w:r>
        <w:r w:rsidDel="0052018E">
          <w:rPr>
            <w:rFonts w:asciiTheme="minorHAnsi" w:eastAsiaTheme="minorEastAsia" w:hAnsiTheme="minorHAnsi" w:cstheme="minorBidi"/>
            <w:noProof/>
            <w:sz w:val="22"/>
            <w:szCs w:val="22"/>
          </w:rPr>
          <w:tab/>
        </w:r>
        <w:r w:rsidRPr="008B4273" w:rsidDel="0052018E">
          <w:rPr>
            <w:rFonts w:cstheme="minorHAnsi"/>
            <w:b/>
            <w:noProof/>
          </w:rPr>
          <w:delText>Control /Feed Balance File</w:delText>
        </w:r>
        <w:r w:rsidDel="0052018E">
          <w:rPr>
            <w:noProof/>
            <w:webHidden/>
          </w:rPr>
          <w:tab/>
          <w:delText>15</w:delText>
        </w:r>
      </w:del>
    </w:p>
    <w:p w14:paraId="17F7DF75" w14:textId="77777777" w:rsidR="00BF4D5B" w:rsidDel="0052018E" w:rsidRDefault="00BF4D5B">
      <w:pPr>
        <w:pStyle w:val="TOC2"/>
        <w:tabs>
          <w:tab w:val="left" w:pos="1000"/>
        </w:tabs>
        <w:rPr>
          <w:del w:id="929" w:author="Rakesh Singhi" w:date="2015-03-25T16:06:00Z"/>
          <w:rFonts w:asciiTheme="minorHAnsi" w:eastAsiaTheme="minorEastAsia" w:hAnsiTheme="minorHAnsi" w:cstheme="minorBidi"/>
          <w:noProof/>
          <w:sz w:val="22"/>
          <w:szCs w:val="22"/>
        </w:rPr>
      </w:pPr>
      <w:del w:id="930" w:author="Rakesh Singhi" w:date="2015-03-25T16:06:00Z">
        <w:r w:rsidRPr="008B4273" w:rsidDel="0052018E">
          <w:rPr>
            <w:rFonts w:eastAsia="Calibri" w:cstheme="minorHAnsi"/>
            <w:b/>
            <w:i/>
            <w:noProof/>
            <w:lang w:val="en-GB"/>
          </w:rPr>
          <w:delText>3.7</w:delText>
        </w:r>
        <w:r w:rsidDel="0052018E">
          <w:rPr>
            <w:rFonts w:asciiTheme="minorHAnsi" w:eastAsiaTheme="minorEastAsia" w:hAnsiTheme="minorHAnsi" w:cstheme="minorBidi"/>
            <w:noProof/>
            <w:sz w:val="22"/>
            <w:szCs w:val="22"/>
          </w:rPr>
          <w:tab/>
        </w:r>
        <w:r w:rsidRPr="008B4273" w:rsidDel="0052018E">
          <w:rPr>
            <w:rFonts w:eastAsia="Calibri" w:cstheme="minorHAnsi"/>
            <w:b/>
            <w:i/>
            <w:noProof/>
            <w:lang w:val="en-GB"/>
          </w:rPr>
          <w:delText>DMO_ISC_Sellin.csv</w:delText>
        </w:r>
        <w:r w:rsidDel="0052018E">
          <w:rPr>
            <w:noProof/>
            <w:webHidden/>
          </w:rPr>
          <w:tab/>
          <w:delText>15</w:delText>
        </w:r>
      </w:del>
    </w:p>
    <w:p w14:paraId="1B445709" w14:textId="77777777" w:rsidR="00BF4D5B" w:rsidDel="0052018E" w:rsidRDefault="00BF4D5B">
      <w:pPr>
        <w:pStyle w:val="TOC2"/>
        <w:tabs>
          <w:tab w:val="left" w:pos="1200"/>
        </w:tabs>
        <w:rPr>
          <w:del w:id="931" w:author="Rakesh Singhi" w:date="2015-03-25T16:06:00Z"/>
          <w:rFonts w:asciiTheme="minorHAnsi" w:eastAsiaTheme="minorEastAsia" w:hAnsiTheme="minorHAnsi" w:cstheme="minorBidi"/>
          <w:noProof/>
          <w:sz w:val="22"/>
          <w:szCs w:val="22"/>
        </w:rPr>
      </w:pPr>
      <w:del w:id="932" w:author="Rakesh Singhi" w:date="2015-03-25T16:06:00Z">
        <w:r w:rsidRPr="008B4273" w:rsidDel="0052018E">
          <w:rPr>
            <w:rFonts w:cstheme="minorHAnsi"/>
            <w:b/>
            <w:i/>
            <w:noProof/>
          </w:rPr>
          <w:delText>3.7.1</w:delText>
        </w:r>
        <w:r w:rsidDel="0052018E">
          <w:rPr>
            <w:rFonts w:asciiTheme="minorHAnsi" w:eastAsiaTheme="minorEastAsia" w:hAnsiTheme="minorHAnsi" w:cstheme="minorBidi"/>
            <w:noProof/>
            <w:sz w:val="22"/>
            <w:szCs w:val="22"/>
          </w:rPr>
          <w:tab/>
        </w:r>
        <w:r w:rsidRPr="008B4273" w:rsidDel="0052018E">
          <w:rPr>
            <w:rFonts w:cstheme="minorHAnsi"/>
            <w:b/>
            <w:noProof/>
          </w:rPr>
          <w:delText>File Details</w:delText>
        </w:r>
        <w:r w:rsidDel="0052018E">
          <w:rPr>
            <w:noProof/>
            <w:webHidden/>
          </w:rPr>
          <w:tab/>
          <w:delText>15</w:delText>
        </w:r>
      </w:del>
    </w:p>
    <w:p w14:paraId="27CBAB58" w14:textId="77777777" w:rsidR="00BF4D5B" w:rsidDel="0052018E" w:rsidRDefault="00BF4D5B">
      <w:pPr>
        <w:pStyle w:val="TOC2"/>
        <w:rPr>
          <w:del w:id="933" w:author="Rakesh Singhi" w:date="2015-03-25T16:06:00Z"/>
          <w:rFonts w:asciiTheme="minorHAnsi" w:eastAsiaTheme="minorEastAsia" w:hAnsiTheme="minorHAnsi" w:cstheme="minorBidi"/>
          <w:noProof/>
          <w:sz w:val="22"/>
          <w:szCs w:val="22"/>
        </w:rPr>
      </w:pPr>
      <w:del w:id="934" w:author="Rakesh Singhi" w:date="2015-03-25T16:06:00Z">
        <w:r w:rsidRPr="008B4273" w:rsidDel="0052018E">
          <w:rPr>
            <w:rFonts w:cstheme="minorHAnsi"/>
            <w:b/>
            <w:noProof/>
          </w:rPr>
          <w:delText>Sample</w:delText>
        </w:r>
        <w:r w:rsidDel="0052018E">
          <w:rPr>
            <w:noProof/>
            <w:webHidden/>
          </w:rPr>
          <w:tab/>
          <w:delText>15</w:delText>
        </w:r>
      </w:del>
    </w:p>
    <w:p w14:paraId="4B7915DA" w14:textId="77777777" w:rsidR="00BF4D5B" w:rsidDel="0052018E" w:rsidRDefault="00BF4D5B">
      <w:pPr>
        <w:pStyle w:val="TOC2"/>
        <w:rPr>
          <w:del w:id="935" w:author="Rakesh Singhi" w:date="2015-03-25T16:06:00Z"/>
          <w:rFonts w:asciiTheme="minorHAnsi" w:eastAsiaTheme="minorEastAsia" w:hAnsiTheme="minorHAnsi" w:cstheme="minorBidi"/>
          <w:noProof/>
          <w:sz w:val="22"/>
          <w:szCs w:val="22"/>
        </w:rPr>
      </w:pPr>
      <w:del w:id="936" w:author="Rakesh Singhi" w:date="2015-03-25T16:06:00Z">
        <w:r w:rsidRPr="008B4273" w:rsidDel="0052018E">
          <w:rPr>
            <w:rFonts w:cstheme="minorHAnsi"/>
            <w:noProof/>
          </w:rPr>
          <w:delText xml:space="preserve">For DMO ISC West: </w:delText>
        </w:r>
        <w:r w:rsidRPr="008B4273" w:rsidDel="0052018E">
          <w:rPr>
            <w:rFonts w:cstheme="minorHAnsi"/>
            <w:noProof/>
          </w:rPr>
          <w:sym w:font="Wingdings" w:char="F0E8"/>
        </w:r>
        <w:r w:rsidRPr="008B4273" w:rsidDel="0052018E">
          <w:rPr>
            <w:rFonts w:cstheme="minorHAnsi"/>
            <w:noProof/>
          </w:rPr>
          <w:delText>DMO_</w:delText>
        </w:r>
        <w:r w:rsidRPr="008B4273" w:rsidDel="0052018E">
          <w:rPr>
            <w:rFonts w:cstheme="minorHAnsi"/>
            <w:b/>
            <w:noProof/>
          </w:rPr>
          <w:delText>ISC_DMOW_000001_</w:delText>
        </w:r>
        <w:r w:rsidRPr="008B4273" w:rsidDel="0052018E">
          <w:rPr>
            <w:rFonts w:cstheme="minorHAnsi"/>
            <w:noProof/>
          </w:rPr>
          <w:delText>Sellin.csv</w:delText>
        </w:r>
        <w:r w:rsidDel="0052018E">
          <w:rPr>
            <w:noProof/>
            <w:webHidden/>
          </w:rPr>
          <w:tab/>
          <w:delText>15</w:delText>
        </w:r>
      </w:del>
    </w:p>
    <w:p w14:paraId="7F481F96" w14:textId="77777777" w:rsidR="00BF4D5B" w:rsidDel="0052018E" w:rsidRDefault="00BF4D5B">
      <w:pPr>
        <w:pStyle w:val="TOC2"/>
        <w:rPr>
          <w:del w:id="937" w:author="Rakesh Singhi" w:date="2015-03-25T16:06:00Z"/>
          <w:rFonts w:asciiTheme="minorHAnsi" w:eastAsiaTheme="minorEastAsia" w:hAnsiTheme="minorHAnsi" w:cstheme="minorBidi"/>
          <w:noProof/>
          <w:sz w:val="22"/>
          <w:szCs w:val="22"/>
        </w:rPr>
      </w:pPr>
      <w:del w:id="938" w:author="Rakesh Singhi" w:date="2015-03-25T16:06:00Z">
        <w:r w:rsidRPr="008B4273" w:rsidDel="0052018E">
          <w:rPr>
            <w:rFonts w:cstheme="minorHAnsi"/>
            <w:noProof/>
          </w:rPr>
          <w:delText xml:space="preserve">For DMO ISC East: </w:delText>
        </w:r>
        <w:r w:rsidRPr="008B4273" w:rsidDel="0052018E">
          <w:rPr>
            <w:rFonts w:cstheme="minorHAnsi"/>
            <w:noProof/>
          </w:rPr>
          <w:sym w:font="Wingdings" w:char="F0E8"/>
        </w:r>
        <w:r w:rsidRPr="008B4273" w:rsidDel="0052018E">
          <w:rPr>
            <w:rFonts w:cstheme="minorHAnsi"/>
            <w:noProof/>
          </w:rPr>
          <w:delText>DMO_</w:delText>
        </w:r>
        <w:r w:rsidRPr="008B4273" w:rsidDel="0052018E">
          <w:rPr>
            <w:rFonts w:cstheme="minorHAnsi"/>
            <w:b/>
            <w:noProof/>
          </w:rPr>
          <w:delText>ISC_DMOE_000001_</w:delText>
        </w:r>
        <w:r w:rsidRPr="008B4273" w:rsidDel="0052018E">
          <w:rPr>
            <w:rFonts w:cstheme="minorHAnsi"/>
            <w:noProof/>
          </w:rPr>
          <w:delText>Sellin.csv</w:delText>
        </w:r>
        <w:r w:rsidDel="0052018E">
          <w:rPr>
            <w:noProof/>
            <w:webHidden/>
          </w:rPr>
          <w:tab/>
          <w:delText>15</w:delText>
        </w:r>
      </w:del>
    </w:p>
    <w:p w14:paraId="0CF0C411" w14:textId="77777777" w:rsidR="00BF4D5B" w:rsidDel="0052018E" w:rsidRDefault="00BF4D5B">
      <w:pPr>
        <w:pStyle w:val="TOC2"/>
        <w:tabs>
          <w:tab w:val="left" w:pos="1200"/>
        </w:tabs>
        <w:rPr>
          <w:del w:id="939" w:author="Rakesh Singhi" w:date="2015-03-25T16:06:00Z"/>
          <w:rFonts w:asciiTheme="minorHAnsi" w:eastAsiaTheme="minorEastAsia" w:hAnsiTheme="minorHAnsi" w:cstheme="minorBidi"/>
          <w:noProof/>
          <w:sz w:val="22"/>
          <w:szCs w:val="22"/>
        </w:rPr>
      </w:pPr>
      <w:del w:id="940" w:author="Rakesh Singhi" w:date="2015-03-25T16:06:00Z">
        <w:r w:rsidRPr="008B4273" w:rsidDel="0052018E">
          <w:rPr>
            <w:rFonts w:cstheme="minorHAnsi"/>
            <w:b/>
            <w:i/>
            <w:noProof/>
          </w:rPr>
          <w:delText>3.7.2</w:delText>
        </w:r>
        <w:r w:rsidDel="0052018E">
          <w:rPr>
            <w:rFonts w:asciiTheme="minorHAnsi" w:eastAsiaTheme="minorEastAsia" w:hAnsiTheme="minorHAnsi" w:cstheme="minorBidi"/>
            <w:noProof/>
            <w:sz w:val="22"/>
            <w:szCs w:val="22"/>
          </w:rPr>
          <w:tab/>
        </w:r>
        <w:r w:rsidRPr="008B4273" w:rsidDel="0052018E">
          <w:rPr>
            <w:rFonts w:cstheme="minorHAnsi"/>
            <w:b/>
            <w:noProof/>
          </w:rPr>
          <w:delText>FTP Details</w:delText>
        </w:r>
        <w:r w:rsidDel="0052018E">
          <w:rPr>
            <w:noProof/>
            <w:webHidden/>
          </w:rPr>
          <w:tab/>
          <w:delText>16</w:delText>
        </w:r>
      </w:del>
    </w:p>
    <w:p w14:paraId="0B9E7C59" w14:textId="77777777" w:rsidR="00BF4D5B" w:rsidDel="0052018E" w:rsidRDefault="00BF4D5B">
      <w:pPr>
        <w:pStyle w:val="TOC2"/>
        <w:rPr>
          <w:del w:id="941" w:author="Rakesh Singhi" w:date="2015-03-25T16:06:00Z"/>
          <w:rFonts w:asciiTheme="minorHAnsi" w:eastAsiaTheme="minorEastAsia" w:hAnsiTheme="minorHAnsi" w:cstheme="minorBidi"/>
          <w:noProof/>
          <w:sz w:val="22"/>
          <w:szCs w:val="22"/>
        </w:rPr>
      </w:pPr>
      <w:del w:id="942" w:author="Rakesh Singhi" w:date="2015-03-25T16:06:00Z">
        <w:r w:rsidRPr="008B4273" w:rsidDel="0052018E">
          <w:rPr>
            <w:rFonts w:cstheme="minorHAnsi"/>
            <w:noProof/>
          </w:rPr>
          <w:delText>User ID – DMO_ISC</w:delText>
        </w:r>
        <w:r w:rsidDel="0052018E">
          <w:rPr>
            <w:noProof/>
            <w:webHidden/>
          </w:rPr>
          <w:tab/>
          <w:delText>16</w:delText>
        </w:r>
      </w:del>
    </w:p>
    <w:p w14:paraId="5A151056" w14:textId="77777777" w:rsidR="00BF4D5B" w:rsidDel="0052018E" w:rsidRDefault="00BF4D5B">
      <w:pPr>
        <w:pStyle w:val="TOC2"/>
        <w:rPr>
          <w:del w:id="943" w:author="Rakesh Singhi" w:date="2015-03-25T16:06:00Z"/>
          <w:rFonts w:asciiTheme="minorHAnsi" w:eastAsiaTheme="minorEastAsia" w:hAnsiTheme="minorHAnsi" w:cstheme="minorBidi"/>
          <w:noProof/>
          <w:sz w:val="22"/>
          <w:szCs w:val="22"/>
        </w:rPr>
      </w:pPr>
      <w:del w:id="944" w:author="Rakesh Singhi" w:date="2015-03-25T16:06:00Z">
        <w:r w:rsidRPr="008B4273" w:rsidDel="0052018E">
          <w:rPr>
            <w:rFonts w:cstheme="minorHAnsi"/>
            <w:noProof/>
          </w:rPr>
          <w:delText>PWD – not share in this document.</w:delText>
        </w:r>
        <w:r w:rsidDel="0052018E">
          <w:rPr>
            <w:noProof/>
            <w:webHidden/>
          </w:rPr>
          <w:tab/>
          <w:delText>16</w:delText>
        </w:r>
      </w:del>
    </w:p>
    <w:p w14:paraId="7520A14F" w14:textId="77777777" w:rsidR="00BF4D5B" w:rsidDel="0052018E" w:rsidRDefault="00BF4D5B">
      <w:pPr>
        <w:pStyle w:val="TOC2"/>
        <w:tabs>
          <w:tab w:val="left" w:pos="1200"/>
        </w:tabs>
        <w:rPr>
          <w:del w:id="945" w:author="Rakesh Singhi" w:date="2015-03-25T16:06:00Z"/>
          <w:rFonts w:asciiTheme="minorHAnsi" w:eastAsiaTheme="minorEastAsia" w:hAnsiTheme="minorHAnsi" w:cstheme="minorBidi"/>
          <w:noProof/>
          <w:sz w:val="22"/>
          <w:szCs w:val="22"/>
        </w:rPr>
      </w:pPr>
      <w:del w:id="946" w:author="Rakesh Singhi" w:date="2015-03-25T16:06:00Z">
        <w:r w:rsidRPr="008B4273" w:rsidDel="0052018E">
          <w:rPr>
            <w:rFonts w:cstheme="minorHAnsi"/>
            <w:b/>
            <w:i/>
            <w:noProof/>
          </w:rPr>
          <w:delText>3.7.3</w:delText>
        </w:r>
        <w:r w:rsidDel="0052018E">
          <w:rPr>
            <w:rFonts w:asciiTheme="minorHAnsi" w:eastAsiaTheme="minorEastAsia" w:hAnsiTheme="minorHAnsi" w:cstheme="minorBidi"/>
            <w:noProof/>
            <w:sz w:val="22"/>
            <w:szCs w:val="22"/>
          </w:rPr>
          <w:tab/>
        </w:r>
        <w:r w:rsidRPr="008B4273" w:rsidDel="0052018E">
          <w:rPr>
            <w:rFonts w:cstheme="minorHAnsi"/>
            <w:b/>
            <w:noProof/>
          </w:rPr>
          <w:delText>UNIX Directory</w:delText>
        </w:r>
        <w:r w:rsidDel="0052018E">
          <w:rPr>
            <w:noProof/>
            <w:webHidden/>
          </w:rPr>
          <w:tab/>
          <w:delText>16</w:delText>
        </w:r>
      </w:del>
    </w:p>
    <w:p w14:paraId="7FD94D61" w14:textId="77777777" w:rsidR="00BF4D5B" w:rsidDel="0052018E" w:rsidRDefault="00BF4D5B">
      <w:pPr>
        <w:pStyle w:val="TOC2"/>
        <w:rPr>
          <w:del w:id="947" w:author="Rakesh Singhi" w:date="2015-03-25T16:06:00Z"/>
          <w:rFonts w:asciiTheme="minorHAnsi" w:eastAsiaTheme="minorEastAsia" w:hAnsiTheme="minorHAnsi" w:cstheme="minorBidi"/>
          <w:noProof/>
          <w:sz w:val="22"/>
          <w:szCs w:val="22"/>
        </w:rPr>
      </w:pPr>
      <w:del w:id="948" w:author="Rakesh Singhi" w:date="2015-03-25T16:06:00Z">
        <w:r w:rsidRPr="008B4273" w:rsidDel="0052018E">
          <w:rPr>
            <w:rFonts w:cstheme="minorHAnsi"/>
            <w:noProof/>
          </w:rPr>
          <w:delText xml:space="preserve">Mapped to the respective DB tables and the feed file owners will be provided an ftp account to place files directly to this directory </w:delText>
        </w:r>
        <w:r w:rsidRPr="008B4273" w:rsidDel="0052018E">
          <w:rPr>
            <w:rFonts w:cstheme="minorHAnsi"/>
            <w:b/>
            <w:noProof/>
          </w:rPr>
          <w:delText>/u25/ftp/ISRVE_FEEDS_IN/DMO_PPM/&lt;ISC_REGION&gt;/</w:delText>
        </w:r>
        <w:r w:rsidDel="0052018E">
          <w:rPr>
            <w:noProof/>
            <w:webHidden/>
          </w:rPr>
          <w:tab/>
          <w:delText>16</w:delText>
        </w:r>
      </w:del>
    </w:p>
    <w:p w14:paraId="4E7A81D7" w14:textId="77777777" w:rsidR="00BF4D5B" w:rsidDel="0052018E" w:rsidRDefault="00BF4D5B">
      <w:pPr>
        <w:pStyle w:val="TOC2"/>
        <w:rPr>
          <w:del w:id="949" w:author="Rakesh Singhi" w:date="2015-03-25T16:06:00Z"/>
          <w:rFonts w:asciiTheme="minorHAnsi" w:eastAsiaTheme="minorEastAsia" w:hAnsiTheme="minorHAnsi" w:cstheme="minorBidi"/>
          <w:noProof/>
          <w:sz w:val="22"/>
          <w:szCs w:val="22"/>
        </w:rPr>
      </w:pPr>
      <w:del w:id="950" w:author="Rakesh Singhi" w:date="2015-03-25T16:06:00Z">
        <w:r w:rsidRPr="008B4273" w:rsidDel="0052018E">
          <w:rPr>
            <w:rFonts w:cstheme="minorHAnsi"/>
            <w:b/>
            <w:noProof/>
          </w:rPr>
          <w:delText>Sample</w:delText>
        </w:r>
        <w:r w:rsidDel="0052018E">
          <w:rPr>
            <w:noProof/>
            <w:webHidden/>
          </w:rPr>
          <w:tab/>
          <w:delText>16</w:delText>
        </w:r>
      </w:del>
    </w:p>
    <w:p w14:paraId="4CD3FBD5" w14:textId="77777777" w:rsidR="00BF4D5B" w:rsidDel="0052018E" w:rsidRDefault="00BF4D5B">
      <w:pPr>
        <w:pStyle w:val="TOC2"/>
        <w:rPr>
          <w:del w:id="951" w:author="Rakesh Singhi" w:date="2015-03-25T16:06:00Z"/>
          <w:rFonts w:asciiTheme="minorHAnsi" w:eastAsiaTheme="minorEastAsia" w:hAnsiTheme="minorHAnsi" w:cstheme="minorBidi"/>
          <w:noProof/>
          <w:sz w:val="22"/>
          <w:szCs w:val="22"/>
        </w:rPr>
      </w:pPr>
      <w:del w:id="952" w:author="Rakesh Singhi" w:date="2015-03-25T16:06:00Z">
        <w:r w:rsidRPr="008B4273" w:rsidDel="0052018E">
          <w:rPr>
            <w:rFonts w:cstheme="minorHAnsi"/>
            <w:b/>
            <w:noProof/>
          </w:rPr>
          <w:delText>For DMO ISC West: /u25/ftp/ISRVE_FEEDS_IN/DMO_PPM/ISC_DMOW/</w:delText>
        </w:r>
        <w:r w:rsidDel="0052018E">
          <w:rPr>
            <w:noProof/>
            <w:webHidden/>
          </w:rPr>
          <w:tab/>
          <w:delText>16</w:delText>
        </w:r>
      </w:del>
    </w:p>
    <w:p w14:paraId="7B70F557" w14:textId="77777777" w:rsidR="00BF4D5B" w:rsidDel="0052018E" w:rsidRDefault="00BF4D5B">
      <w:pPr>
        <w:pStyle w:val="TOC2"/>
        <w:tabs>
          <w:tab w:val="left" w:pos="1200"/>
        </w:tabs>
        <w:rPr>
          <w:del w:id="953" w:author="Rakesh Singhi" w:date="2015-03-25T16:06:00Z"/>
          <w:rFonts w:asciiTheme="minorHAnsi" w:eastAsiaTheme="minorEastAsia" w:hAnsiTheme="minorHAnsi" w:cstheme="minorBidi"/>
          <w:noProof/>
          <w:sz w:val="22"/>
          <w:szCs w:val="22"/>
        </w:rPr>
      </w:pPr>
      <w:del w:id="954" w:author="Rakesh Singhi" w:date="2015-03-25T16:06:00Z">
        <w:r w:rsidRPr="008B4273" w:rsidDel="0052018E">
          <w:rPr>
            <w:rFonts w:cstheme="minorHAnsi"/>
            <w:b/>
            <w:i/>
            <w:noProof/>
          </w:rPr>
          <w:delText>3.7.4</w:delText>
        </w:r>
        <w:r w:rsidDel="0052018E">
          <w:rPr>
            <w:rFonts w:asciiTheme="minorHAnsi" w:eastAsiaTheme="minorEastAsia" w:hAnsiTheme="minorHAnsi" w:cstheme="minorBidi"/>
            <w:noProof/>
            <w:sz w:val="22"/>
            <w:szCs w:val="22"/>
          </w:rPr>
          <w:tab/>
        </w:r>
        <w:r w:rsidRPr="008B4273" w:rsidDel="0052018E">
          <w:rPr>
            <w:rFonts w:cstheme="minorHAnsi"/>
            <w:b/>
            <w:noProof/>
          </w:rPr>
          <w:delText>File Format</w:delText>
        </w:r>
        <w:r w:rsidDel="0052018E">
          <w:rPr>
            <w:noProof/>
            <w:webHidden/>
          </w:rPr>
          <w:tab/>
          <w:delText>16</w:delText>
        </w:r>
      </w:del>
    </w:p>
    <w:p w14:paraId="3780F814" w14:textId="77777777" w:rsidR="00BF4D5B" w:rsidDel="0052018E" w:rsidRDefault="00BF4D5B">
      <w:pPr>
        <w:pStyle w:val="TOC2"/>
        <w:tabs>
          <w:tab w:val="left" w:pos="1200"/>
        </w:tabs>
        <w:rPr>
          <w:del w:id="955" w:author="Rakesh Singhi" w:date="2015-03-25T16:06:00Z"/>
          <w:rFonts w:asciiTheme="minorHAnsi" w:eastAsiaTheme="minorEastAsia" w:hAnsiTheme="minorHAnsi" w:cstheme="minorBidi"/>
          <w:noProof/>
          <w:sz w:val="22"/>
          <w:szCs w:val="22"/>
        </w:rPr>
      </w:pPr>
      <w:del w:id="956" w:author="Rakesh Singhi" w:date="2015-03-25T16:06:00Z">
        <w:r w:rsidRPr="008B4273" w:rsidDel="0052018E">
          <w:rPr>
            <w:rFonts w:cstheme="minorHAnsi"/>
            <w:b/>
            <w:i/>
            <w:noProof/>
          </w:rPr>
          <w:delText>3.7.5</w:delText>
        </w:r>
        <w:r w:rsidDel="0052018E">
          <w:rPr>
            <w:rFonts w:asciiTheme="minorHAnsi" w:eastAsiaTheme="minorEastAsia" w:hAnsiTheme="minorHAnsi" w:cstheme="minorBidi"/>
            <w:noProof/>
            <w:sz w:val="22"/>
            <w:szCs w:val="22"/>
          </w:rPr>
          <w:tab/>
        </w:r>
        <w:r w:rsidRPr="008B4273" w:rsidDel="0052018E">
          <w:rPr>
            <w:rFonts w:cstheme="minorHAnsi"/>
            <w:b/>
            <w:noProof/>
          </w:rPr>
          <w:delText>Control /Feed Balance File</w:delText>
        </w:r>
        <w:r w:rsidDel="0052018E">
          <w:rPr>
            <w:noProof/>
            <w:webHidden/>
          </w:rPr>
          <w:tab/>
          <w:delText>17</w:delText>
        </w:r>
      </w:del>
    </w:p>
    <w:p w14:paraId="69B9D946" w14:textId="77777777" w:rsidR="00BF4D5B" w:rsidDel="0052018E" w:rsidRDefault="00BF4D5B">
      <w:pPr>
        <w:pStyle w:val="TOC2"/>
        <w:tabs>
          <w:tab w:val="left" w:pos="1000"/>
        </w:tabs>
        <w:rPr>
          <w:del w:id="957" w:author="Rakesh Singhi" w:date="2015-03-25T16:06:00Z"/>
          <w:rFonts w:asciiTheme="minorHAnsi" w:eastAsiaTheme="minorEastAsia" w:hAnsiTheme="minorHAnsi" w:cstheme="minorBidi"/>
          <w:noProof/>
          <w:sz w:val="22"/>
          <w:szCs w:val="22"/>
        </w:rPr>
      </w:pPr>
      <w:del w:id="958" w:author="Rakesh Singhi" w:date="2015-03-25T16:06:00Z">
        <w:r w:rsidRPr="008B4273" w:rsidDel="0052018E">
          <w:rPr>
            <w:rFonts w:cstheme="minorHAnsi"/>
            <w:b/>
            <w:i/>
            <w:noProof/>
            <w:lang w:val="en-GB"/>
          </w:rPr>
          <w:delText>3.8</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DMO_MD_Sellout.csv</w:delText>
        </w:r>
        <w:r w:rsidDel="0052018E">
          <w:rPr>
            <w:noProof/>
            <w:webHidden/>
          </w:rPr>
          <w:tab/>
          <w:delText>17</w:delText>
        </w:r>
      </w:del>
    </w:p>
    <w:p w14:paraId="19D1539C" w14:textId="77777777" w:rsidR="00BF4D5B" w:rsidDel="0052018E" w:rsidRDefault="00BF4D5B">
      <w:pPr>
        <w:pStyle w:val="TOC2"/>
        <w:tabs>
          <w:tab w:val="left" w:pos="1200"/>
        </w:tabs>
        <w:rPr>
          <w:del w:id="959" w:author="Rakesh Singhi" w:date="2015-03-25T16:06:00Z"/>
          <w:rFonts w:asciiTheme="minorHAnsi" w:eastAsiaTheme="minorEastAsia" w:hAnsiTheme="minorHAnsi" w:cstheme="minorBidi"/>
          <w:noProof/>
          <w:sz w:val="22"/>
          <w:szCs w:val="22"/>
        </w:rPr>
      </w:pPr>
      <w:del w:id="960" w:author="Rakesh Singhi" w:date="2015-03-25T16:06:00Z">
        <w:r w:rsidRPr="008B4273" w:rsidDel="0052018E">
          <w:rPr>
            <w:rFonts w:cstheme="minorHAnsi"/>
            <w:b/>
            <w:i/>
            <w:noProof/>
          </w:rPr>
          <w:delText>3.8.1</w:delText>
        </w:r>
        <w:r w:rsidDel="0052018E">
          <w:rPr>
            <w:rFonts w:asciiTheme="minorHAnsi" w:eastAsiaTheme="minorEastAsia" w:hAnsiTheme="minorHAnsi" w:cstheme="minorBidi"/>
            <w:noProof/>
            <w:sz w:val="22"/>
            <w:szCs w:val="22"/>
          </w:rPr>
          <w:tab/>
        </w:r>
        <w:r w:rsidRPr="008B4273" w:rsidDel="0052018E">
          <w:rPr>
            <w:rFonts w:cstheme="minorHAnsi"/>
            <w:b/>
            <w:noProof/>
          </w:rPr>
          <w:delText>File Details</w:delText>
        </w:r>
        <w:r w:rsidDel="0052018E">
          <w:rPr>
            <w:noProof/>
            <w:webHidden/>
          </w:rPr>
          <w:tab/>
          <w:delText>17</w:delText>
        </w:r>
      </w:del>
    </w:p>
    <w:p w14:paraId="0E8140D8" w14:textId="77777777" w:rsidR="00BF4D5B" w:rsidDel="0052018E" w:rsidRDefault="00BF4D5B">
      <w:pPr>
        <w:pStyle w:val="TOC2"/>
        <w:rPr>
          <w:del w:id="961" w:author="Rakesh Singhi" w:date="2015-03-25T16:06:00Z"/>
          <w:rFonts w:asciiTheme="minorHAnsi" w:eastAsiaTheme="minorEastAsia" w:hAnsiTheme="minorHAnsi" w:cstheme="minorBidi"/>
          <w:noProof/>
          <w:sz w:val="22"/>
          <w:szCs w:val="22"/>
        </w:rPr>
      </w:pPr>
      <w:del w:id="962" w:author="Rakesh Singhi" w:date="2015-03-25T16:06:00Z">
        <w:r w:rsidRPr="008B4273" w:rsidDel="0052018E">
          <w:rPr>
            <w:rFonts w:cstheme="minorHAnsi"/>
            <w:b/>
            <w:noProof/>
          </w:rPr>
          <w:delText>Sample</w:delText>
        </w:r>
        <w:r w:rsidDel="0052018E">
          <w:rPr>
            <w:noProof/>
            <w:webHidden/>
          </w:rPr>
          <w:tab/>
          <w:delText>17</w:delText>
        </w:r>
      </w:del>
    </w:p>
    <w:p w14:paraId="0FA168A7" w14:textId="77777777" w:rsidR="00BF4D5B" w:rsidDel="0052018E" w:rsidRDefault="00BF4D5B">
      <w:pPr>
        <w:pStyle w:val="TOC2"/>
        <w:rPr>
          <w:del w:id="963" w:author="Rakesh Singhi" w:date="2015-03-25T16:06:00Z"/>
          <w:rFonts w:asciiTheme="minorHAnsi" w:eastAsiaTheme="minorEastAsia" w:hAnsiTheme="minorHAnsi" w:cstheme="minorBidi"/>
          <w:noProof/>
          <w:sz w:val="22"/>
          <w:szCs w:val="22"/>
        </w:rPr>
      </w:pPr>
      <w:del w:id="964" w:author="Rakesh Singhi" w:date="2015-03-25T16:06:00Z">
        <w:r w:rsidRPr="008B4273" w:rsidDel="0052018E">
          <w:rPr>
            <w:rFonts w:cstheme="minorHAnsi"/>
            <w:noProof/>
          </w:rPr>
          <w:delText xml:space="preserve">For Master Distributor with VAT ID as 83728: </w:delText>
        </w:r>
        <w:r w:rsidRPr="008B4273" w:rsidDel="0052018E">
          <w:rPr>
            <w:rFonts w:cstheme="minorHAnsi"/>
            <w:noProof/>
          </w:rPr>
          <w:sym w:font="Wingdings" w:char="F0E8"/>
        </w:r>
        <w:r w:rsidRPr="008B4273" w:rsidDel="0052018E">
          <w:rPr>
            <w:rFonts w:cstheme="minorHAnsi"/>
            <w:noProof/>
          </w:rPr>
          <w:delText>DMO_</w:delText>
        </w:r>
        <w:r w:rsidRPr="008B4273" w:rsidDel="0052018E">
          <w:rPr>
            <w:rFonts w:cstheme="minorHAnsi"/>
            <w:b/>
            <w:noProof/>
          </w:rPr>
          <w:delText>83728</w:delText>
        </w:r>
        <w:r w:rsidRPr="008B4273" w:rsidDel="0052018E">
          <w:rPr>
            <w:rFonts w:cstheme="minorHAnsi"/>
            <w:noProof/>
          </w:rPr>
          <w:delText>_</w:delText>
        </w:r>
        <w:r w:rsidRPr="008B4273" w:rsidDel="0052018E">
          <w:rPr>
            <w:rFonts w:cstheme="minorHAnsi"/>
            <w:b/>
            <w:noProof/>
          </w:rPr>
          <w:delText>000001_</w:delText>
        </w:r>
        <w:r w:rsidRPr="008B4273" w:rsidDel="0052018E">
          <w:rPr>
            <w:rFonts w:cstheme="minorHAnsi"/>
            <w:noProof/>
          </w:rPr>
          <w:delText>Sellout.csv</w:delText>
        </w:r>
        <w:r w:rsidDel="0052018E">
          <w:rPr>
            <w:noProof/>
            <w:webHidden/>
          </w:rPr>
          <w:tab/>
          <w:delText>17</w:delText>
        </w:r>
      </w:del>
    </w:p>
    <w:p w14:paraId="3E387B67" w14:textId="77777777" w:rsidR="00BF4D5B" w:rsidDel="0052018E" w:rsidRDefault="00BF4D5B">
      <w:pPr>
        <w:pStyle w:val="TOC2"/>
        <w:tabs>
          <w:tab w:val="left" w:pos="1200"/>
        </w:tabs>
        <w:rPr>
          <w:del w:id="965" w:author="Rakesh Singhi" w:date="2015-03-25T16:06:00Z"/>
          <w:rFonts w:asciiTheme="minorHAnsi" w:eastAsiaTheme="minorEastAsia" w:hAnsiTheme="minorHAnsi" w:cstheme="minorBidi"/>
          <w:noProof/>
          <w:sz w:val="22"/>
          <w:szCs w:val="22"/>
        </w:rPr>
      </w:pPr>
      <w:del w:id="966" w:author="Rakesh Singhi" w:date="2015-03-25T16:06:00Z">
        <w:r w:rsidRPr="008B4273" w:rsidDel="0052018E">
          <w:rPr>
            <w:rFonts w:cstheme="minorHAnsi"/>
            <w:b/>
            <w:i/>
            <w:noProof/>
          </w:rPr>
          <w:delText>3.8.2</w:delText>
        </w:r>
        <w:r w:rsidDel="0052018E">
          <w:rPr>
            <w:rFonts w:asciiTheme="minorHAnsi" w:eastAsiaTheme="minorEastAsia" w:hAnsiTheme="minorHAnsi" w:cstheme="minorBidi"/>
            <w:noProof/>
            <w:sz w:val="22"/>
            <w:szCs w:val="22"/>
          </w:rPr>
          <w:tab/>
        </w:r>
        <w:r w:rsidRPr="008B4273" w:rsidDel="0052018E">
          <w:rPr>
            <w:rFonts w:cstheme="minorHAnsi"/>
            <w:b/>
            <w:noProof/>
          </w:rPr>
          <w:delText>FTP Details</w:delText>
        </w:r>
        <w:r w:rsidDel="0052018E">
          <w:rPr>
            <w:noProof/>
            <w:webHidden/>
          </w:rPr>
          <w:tab/>
          <w:delText>18</w:delText>
        </w:r>
      </w:del>
    </w:p>
    <w:p w14:paraId="17E2E2C1" w14:textId="77777777" w:rsidR="00BF4D5B" w:rsidDel="0052018E" w:rsidRDefault="00BF4D5B">
      <w:pPr>
        <w:pStyle w:val="TOC2"/>
        <w:rPr>
          <w:del w:id="967" w:author="Rakesh Singhi" w:date="2015-03-25T16:06:00Z"/>
          <w:rFonts w:asciiTheme="minorHAnsi" w:eastAsiaTheme="minorEastAsia" w:hAnsiTheme="minorHAnsi" w:cstheme="minorBidi"/>
          <w:noProof/>
          <w:sz w:val="22"/>
          <w:szCs w:val="22"/>
        </w:rPr>
      </w:pPr>
      <w:del w:id="968" w:author="Rakesh Singhi" w:date="2015-03-25T16:06:00Z">
        <w:r w:rsidRPr="008B4273" w:rsidDel="0052018E">
          <w:rPr>
            <w:rFonts w:cstheme="minorHAnsi"/>
            <w:noProof/>
          </w:rPr>
          <w:delText>User ID – DMO_MD</w:delText>
        </w:r>
        <w:r w:rsidDel="0052018E">
          <w:rPr>
            <w:noProof/>
            <w:webHidden/>
          </w:rPr>
          <w:tab/>
          <w:delText>18</w:delText>
        </w:r>
      </w:del>
    </w:p>
    <w:p w14:paraId="7621D2C3" w14:textId="77777777" w:rsidR="00BF4D5B" w:rsidDel="0052018E" w:rsidRDefault="00BF4D5B">
      <w:pPr>
        <w:pStyle w:val="TOC2"/>
        <w:rPr>
          <w:del w:id="969" w:author="Rakesh Singhi" w:date="2015-03-25T16:06:00Z"/>
          <w:rFonts w:asciiTheme="minorHAnsi" w:eastAsiaTheme="minorEastAsia" w:hAnsiTheme="minorHAnsi" w:cstheme="minorBidi"/>
          <w:noProof/>
          <w:sz w:val="22"/>
          <w:szCs w:val="22"/>
        </w:rPr>
      </w:pPr>
      <w:del w:id="970" w:author="Rakesh Singhi" w:date="2015-03-25T16:06:00Z">
        <w:r w:rsidRPr="008B4273" w:rsidDel="0052018E">
          <w:rPr>
            <w:rFonts w:cstheme="minorHAnsi"/>
            <w:noProof/>
          </w:rPr>
          <w:delText>PWD – not share in this document.</w:delText>
        </w:r>
        <w:r w:rsidDel="0052018E">
          <w:rPr>
            <w:noProof/>
            <w:webHidden/>
          </w:rPr>
          <w:tab/>
          <w:delText>18</w:delText>
        </w:r>
      </w:del>
    </w:p>
    <w:p w14:paraId="0A9F7C14" w14:textId="77777777" w:rsidR="00BF4D5B" w:rsidDel="0052018E" w:rsidRDefault="00BF4D5B">
      <w:pPr>
        <w:pStyle w:val="TOC2"/>
        <w:tabs>
          <w:tab w:val="left" w:pos="1200"/>
        </w:tabs>
        <w:rPr>
          <w:del w:id="971" w:author="Rakesh Singhi" w:date="2015-03-25T16:06:00Z"/>
          <w:rFonts w:asciiTheme="minorHAnsi" w:eastAsiaTheme="minorEastAsia" w:hAnsiTheme="minorHAnsi" w:cstheme="minorBidi"/>
          <w:noProof/>
          <w:sz w:val="22"/>
          <w:szCs w:val="22"/>
        </w:rPr>
      </w:pPr>
      <w:del w:id="972" w:author="Rakesh Singhi" w:date="2015-03-25T16:06:00Z">
        <w:r w:rsidRPr="008B4273" w:rsidDel="0052018E">
          <w:rPr>
            <w:rFonts w:cstheme="minorHAnsi"/>
            <w:b/>
            <w:i/>
            <w:noProof/>
          </w:rPr>
          <w:delText>3.8.3</w:delText>
        </w:r>
        <w:r w:rsidDel="0052018E">
          <w:rPr>
            <w:rFonts w:asciiTheme="minorHAnsi" w:eastAsiaTheme="minorEastAsia" w:hAnsiTheme="minorHAnsi" w:cstheme="minorBidi"/>
            <w:noProof/>
            <w:sz w:val="22"/>
            <w:szCs w:val="22"/>
          </w:rPr>
          <w:tab/>
        </w:r>
        <w:r w:rsidRPr="008B4273" w:rsidDel="0052018E">
          <w:rPr>
            <w:rFonts w:cstheme="minorHAnsi"/>
            <w:b/>
            <w:noProof/>
          </w:rPr>
          <w:delText>UNIX Directory</w:delText>
        </w:r>
        <w:r w:rsidDel="0052018E">
          <w:rPr>
            <w:noProof/>
            <w:webHidden/>
          </w:rPr>
          <w:tab/>
          <w:delText>18</w:delText>
        </w:r>
      </w:del>
    </w:p>
    <w:p w14:paraId="2367BAD9" w14:textId="77777777" w:rsidR="00BF4D5B" w:rsidDel="0052018E" w:rsidRDefault="00BF4D5B">
      <w:pPr>
        <w:pStyle w:val="TOC2"/>
        <w:rPr>
          <w:del w:id="973" w:author="Rakesh Singhi" w:date="2015-03-25T16:06:00Z"/>
          <w:rFonts w:asciiTheme="minorHAnsi" w:eastAsiaTheme="minorEastAsia" w:hAnsiTheme="minorHAnsi" w:cstheme="minorBidi"/>
          <w:noProof/>
          <w:sz w:val="22"/>
          <w:szCs w:val="22"/>
        </w:rPr>
      </w:pPr>
      <w:del w:id="974" w:author="Rakesh Singhi" w:date="2015-03-25T16:06:00Z">
        <w:r w:rsidRPr="008B4273" w:rsidDel="0052018E">
          <w:rPr>
            <w:rFonts w:cstheme="minorHAnsi"/>
            <w:noProof/>
          </w:rPr>
          <w:delText xml:space="preserve">Mapped to the respective DB tables and the feed file owners will be provided an ftp account to place files directly to this directory </w:delText>
        </w:r>
        <w:r w:rsidRPr="008B4273" w:rsidDel="0052018E">
          <w:rPr>
            <w:rFonts w:cstheme="minorHAnsi"/>
            <w:b/>
            <w:noProof/>
          </w:rPr>
          <w:delText>/u25/ftp/ISRVE_FEEDS_IN/DMO_PPM/&lt;MD_VATID&gt;/</w:delText>
        </w:r>
        <w:r w:rsidDel="0052018E">
          <w:rPr>
            <w:noProof/>
            <w:webHidden/>
          </w:rPr>
          <w:tab/>
          <w:delText>18</w:delText>
        </w:r>
      </w:del>
    </w:p>
    <w:p w14:paraId="5D77D76B" w14:textId="77777777" w:rsidR="00BF4D5B" w:rsidDel="0052018E" w:rsidRDefault="00BF4D5B">
      <w:pPr>
        <w:pStyle w:val="TOC2"/>
        <w:rPr>
          <w:del w:id="975" w:author="Rakesh Singhi" w:date="2015-03-25T16:06:00Z"/>
          <w:rFonts w:asciiTheme="minorHAnsi" w:eastAsiaTheme="minorEastAsia" w:hAnsiTheme="minorHAnsi" w:cstheme="minorBidi"/>
          <w:noProof/>
          <w:sz w:val="22"/>
          <w:szCs w:val="22"/>
        </w:rPr>
      </w:pPr>
      <w:del w:id="976" w:author="Rakesh Singhi" w:date="2015-03-25T16:06:00Z">
        <w:r w:rsidRPr="008B4273" w:rsidDel="0052018E">
          <w:rPr>
            <w:rFonts w:cstheme="minorHAnsi"/>
            <w:b/>
            <w:noProof/>
          </w:rPr>
          <w:delText>Sample</w:delText>
        </w:r>
        <w:r w:rsidDel="0052018E">
          <w:rPr>
            <w:noProof/>
            <w:webHidden/>
          </w:rPr>
          <w:tab/>
          <w:delText>18</w:delText>
        </w:r>
      </w:del>
    </w:p>
    <w:p w14:paraId="599013BD" w14:textId="77777777" w:rsidR="00BF4D5B" w:rsidDel="0052018E" w:rsidRDefault="00BF4D5B">
      <w:pPr>
        <w:pStyle w:val="TOC2"/>
        <w:rPr>
          <w:del w:id="977" w:author="Rakesh Singhi" w:date="2015-03-25T16:06:00Z"/>
          <w:rFonts w:asciiTheme="minorHAnsi" w:eastAsiaTheme="minorEastAsia" w:hAnsiTheme="minorHAnsi" w:cstheme="minorBidi"/>
          <w:noProof/>
          <w:sz w:val="22"/>
          <w:szCs w:val="22"/>
        </w:rPr>
      </w:pPr>
      <w:del w:id="978" w:author="Rakesh Singhi" w:date="2015-03-25T16:06:00Z">
        <w:r w:rsidRPr="008B4273" w:rsidDel="0052018E">
          <w:rPr>
            <w:rFonts w:cstheme="minorHAnsi"/>
            <w:noProof/>
          </w:rPr>
          <w:delText>For Master Distributor with VAT ID as 83728 the directory name is</w:delText>
        </w:r>
        <w:r w:rsidDel="0052018E">
          <w:rPr>
            <w:noProof/>
            <w:webHidden/>
          </w:rPr>
          <w:tab/>
          <w:delText>18</w:delText>
        </w:r>
      </w:del>
    </w:p>
    <w:p w14:paraId="07521AC5" w14:textId="77777777" w:rsidR="00BF4D5B" w:rsidDel="0052018E" w:rsidRDefault="00BF4D5B">
      <w:pPr>
        <w:pStyle w:val="TOC2"/>
        <w:rPr>
          <w:del w:id="979" w:author="Rakesh Singhi" w:date="2015-03-25T16:06:00Z"/>
          <w:rFonts w:asciiTheme="minorHAnsi" w:eastAsiaTheme="minorEastAsia" w:hAnsiTheme="minorHAnsi" w:cstheme="minorBidi"/>
          <w:noProof/>
          <w:sz w:val="22"/>
          <w:szCs w:val="22"/>
        </w:rPr>
      </w:pPr>
      <w:del w:id="980" w:author="Rakesh Singhi" w:date="2015-03-25T16:06:00Z">
        <w:r w:rsidRPr="008B4273" w:rsidDel="0052018E">
          <w:rPr>
            <w:rFonts w:cstheme="minorHAnsi"/>
            <w:b/>
            <w:noProof/>
          </w:rPr>
          <w:delText>/u25/ftp/ISRVE_FEEDS_IN/DMO_PPM/&lt;83728&gt;/</w:delText>
        </w:r>
        <w:r w:rsidDel="0052018E">
          <w:rPr>
            <w:noProof/>
            <w:webHidden/>
          </w:rPr>
          <w:tab/>
          <w:delText>18</w:delText>
        </w:r>
      </w:del>
    </w:p>
    <w:p w14:paraId="73D9BAA0" w14:textId="77777777" w:rsidR="00BF4D5B" w:rsidDel="0052018E" w:rsidRDefault="00BF4D5B">
      <w:pPr>
        <w:pStyle w:val="TOC2"/>
        <w:tabs>
          <w:tab w:val="left" w:pos="1200"/>
        </w:tabs>
        <w:rPr>
          <w:del w:id="981" w:author="Rakesh Singhi" w:date="2015-03-25T16:06:00Z"/>
          <w:rFonts w:asciiTheme="minorHAnsi" w:eastAsiaTheme="minorEastAsia" w:hAnsiTheme="minorHAnsi" w:cstheme="minorBidi"/>
          <w:noProof/>
          <w:sz w:val="22"/>
          <w:szCs w:val="22"/>
        </w:rPr>
      </w:pPr>
      <w:del w:id="982" w:author="Rakesh Singhi" w:date="2015-03-25T16:06:00Z">
        <w:r w:rsidRPr="008B4273" w:rsidDel="0052018E">
          <w:rPr>
            <w:rFonts w:cstheme="minorHAnsi"/>
            <w:b/>
            <w:i/>
            <w:noProof/>
          </w:rPr>
          <w:delText>3.8.4</w:delText>
        </w:r>
        <w:r w:rsidDel="0052018E">
          <w:rPr>
            <w:rFonts w:asciiTheme="minorHAnsi" w:eastAsiaTheme="minorEastAsia" w:hAnsiTheme="minorHAnsi" w:cstheme="minorBidi"/>
            <w:noProof/>
            <w:sz w:val="22"/>
            <w:szCs w:val="22"/>
          </w:rPr>
          <w:tab/>
        </w:r>
        <w:r w:rsidRPr="008B4273" w:rsidDel="0052018E">
          <w:rPr>
            <w:rFonts w:cstheme="minorHAnsi"/>
            <w:b/>
            <w:noProof/>
          </w:rPr>
          <w:delText>File Format</w:delText>
        </w:r>
        <w:r w:rsidDel="0052018E">
          <w:rPr>
            <w:noProof/>
            <w:webHidden/>
          </w:rPr>
          <w:tab/>
          <w:delText>18</w:delText>
        </w:r>
      </w:del>
    </w:p>
    <w:p w14:paraId="02D97BC6" w14:textId="77777777" w:rsidR="00BF4D5B" w:rsidDel="0052018E" w:rsidRDefault="00BF4D5B">
      <w:pPr>
        <w:pStyle w:val="TOC2"/>
        <w:tabs>
          <w:tab w:val="left" w:pos="1200"/>
        </w:tabs>
        <w:rPr>
          <w:del w:id="983" w:author="Rakesh Singhi" w:date="2015-03-25T16:06:00Z"/>
          <w:rFonts w:asciiTheme="minorHAnsi" w:eastAsiaTheme="minorEastAsia" w:hAnsiTheme="minorHAnsi" w:cstheme="minorBidi"/>
          <w:noProof/>
          <w:sz w:val="22"/>
          <w:szCs w:val="22"/>
        </w:rPr>
      </w:pPr>
      <w:del w:id="984" w:author="Rakesh Singhi" w:date="2015-03-25T16:06:00Z">
        <w:r w:rsidRPr="008B4273" w:rsidDel="0052018E">
          <w:rPr>
            <w:rFonts w:cstheme="minorHAnsi"/>
            <w:b/>
            <w:i/>
            <w:noProof/>
          </w:rPr>
          <w:delText>3.8.5</w:delText>
        </w:r>
        <w:r w:rsidDel="0052018E">
          <w:rPr>
            <w:rFonts w:asciiTheme="minorHAnsi" w:eastAsiaTheme="minorEastAsia" w:hAnsiTheme="minorHAnsi" w:cstheme="minorBidi"/>
            <w:noProof/>
            <w:sz w:val="22"/>
            <w:szCs w:val="22"/>
          </w:rPr>
          <w:tab/>
        </w:r>
        <w:r w:rsidRPr="008B4273" w:rsidDel="0052018E">
          <w:rPr>
            <w:rFonts w:cstheme="minorHAnsi"/>
            <w:b/>
            <w:noProof/>
          </w:rPr>
          <w:delText>Control /Feed Balance File</w:delText>
        </w:r>
        <w:r w:rsidDel="0052018E">
          <w:rPr>
            <w:noProof/>
            <w:webHidden/>
          </w:rPr>
          <w:tab/>
          <w:delText>19</w:delText>
        </w:r>
      </w:del>
    </w:p>
    <w:p w14:paraId="6C6E00EA" w14:textId="77777777" w:rsidR="00BF4D5B" w:rsidDel="0052018E" w:rsidRDefault="00BF4D5B">
      <w:pPr>
        <w:pStyle w:val="TOC2"/>
        <w:tabs>
          <w:tab w:val="left" w:pos="1000"/>
        </w:tabs>
        <w:rPr>
          <w:del w:id="985" w:author="Rakesh Singhi" w:date="2015-03-25T16:06:00Z"/>
          <w:rFonts w:asciiTheme="minorHAnsi" w:eastAsiaTheme="minorEastAsia" w:hAnsiTheme="minorHAnsi" w:cstheme="minorBidi"/>
          <w:noProof/>
          <w:sz w:val="22"/>
          <w:szCs w:val="22"/>
        </w:rPr>
      </w:pPr>
      <w:del w:id="986" w:author="Rakesh Singhi" w:date="2015-03-25T16:06:00Z">
        <w:r w:rsidRPr="008B4273" w:rsidDel="0052018E">
          <w:rPr>
            <w:rFonts w:cstheme="minorHAnsi"/>
            <w:b/>
            <w:i/>
            <w:noProof/>
            <w:lang w:val="en-GB"/>
          </w:rPr>
          <w:delText>3.9</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Suggestion: &lt;Applied with Consent&gt;</w:delText>
        </w:r>
        <w:r w:rsidDel="0052018E">
          <w:rPr>
            <w:noProof/>
            <w:webHidden/>
          </w:rPr>
          <w:tab/>
          <w:delText>19</w:delText>
        </w:r>
      </w:del>
    </w:p>
    <w:p w14:paraId="532614BC" w14:textId="77777777" w:rsidR="00BF4D5B" w:rsidDel="0052018E" w:rsidRDefault="00BF4D5B">
      <w:pPr>
        <w:pStyle w:val="TOC2"/>
        <w:tabs>
          <w:tab w:val="left" w:pos="1200"/>
        </w:tabs>
        <w:rPr>
          <w:del w:id="987" w:author="Rakesh Singhi" w:date="2015-03-25T16:06:00Z"/>
          <w:rFonts w:asciiTheme="minorHAnsi" w:eastAsiaTheme="minorEastAsia" w:hAnsiTheme="minorHAnsi" w:cstheme="minorBidi"/>
          <w:noProof/>
          <w:sz w:val="22"/>
          <w:szCs w:val="22"/>
        </w:rPr>
      </w:pPr>
      <w:del w:id="988" w:author="Rakesh Singhi" w:date="2015-03-25T16:06:00Z">
        <w:r w:rsidRPr="008B4273" w:rsidDel="0052018E">
          <w:rPr>
            <w:rFonts w:cstheme="minorHAnsi"/>
            <w:b/>
            <w:i/>
            <w:noProof/>
          </w:rPr>
          <w:delText>3.9.1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Staging Area 1 - Load File and Mirror PNP data</w:delText>
        </w:r>
        <w:r w:rsidDel="0052018E">
          <w:rPr>
            <w:noProof/>
            <w:webHidden/>
          </w:rPr>
          <w:tab/>
          <w:delText>20</w:delText>
        </w:r>
      </w:del>
    </w:p>
    <w:p w14:paraId="76F64749" w14:textId="77777777" w:rsidR="00BF4D5B" w:rsidDel="0052018E" w:rsidRDefault="00BF4D5B">
      <w:pPr>
        <w:pStyle w:val="TOC2"/>
        <w:tabs>
          <w:tab w:val="left" w:pos="1400"/>
        </w:tabs>
        <w:rPr>
          <w:del w:id="989" w:author="Rakesh Singhi" w:date="2015-03-25T16:06:00Z"/>
          <w:rFonts w:asciiTheme="minorHAnsi" w:eastAsiaTheme="minorEastAsia" w:hAnsiTheme="minorHAnsi" w:cstheme="minorBidi"/>
          <w:noProof/>
          <w:sz w:val="22"/>
          <w:szCs w:val="22"/>
        </w:rPr>
      </w:pPr>
      <w:del w:id="990" w:author="Rakesh Singhi" w:date="2015-03-25T16:06:00Z">
        <w:r w:rsidRPr="008B4273" w:rsidDel="0052018E">
          <w:rPr>
            <w:rFonts w:cstheme="minorHAnsi"/>
            <w:b/>
            <w:i/>
            <w:noProof/>
            <w:lang w:val="en-GB"/>
          </w:rPr>
          <w:delText>3.9.1.1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DMO_SELL_IN_ERP_STG</w:delText>
        </w:r>
        <w:r w:rsidDel="0052018E">
          <w:rPr>
            <w:noProof/>
            <w:webHidden/>
          </w:rPr>
          <w:tab/>
          <w:delText>20</w:delText>
        </w:r>
      </w:del>
    </w:p>
    <w:p w14:paraId="6119B74D" w14:textId="77777777" w:rsidR="00BF4D5B" w:rsidDel="0052018E" w:rsidRDefault="00BF4D5B">
      <w:pPr>
        <w:pStyle w:val="TOC2"/>
        <w:tabs>
          <w:tab w:val="left" w:pos="1400"/>
        </w:tabs>
        <w:rPr>
          <w:del w:id="991" w:author="Rakesh Singhi" w:date="2015-03-25T16:06:00Z"/>
          <w:rFonts w:asciiTheme="minorHAnsi" w:eastAsiaTheme="minorEastAsia" w:hAnsiTheme="minorHAnsi" w:cstheme="minorBidi"/>
          <w:noProof/>
          <w:sz w:val="22"/>
          <w:szCs w:val="22"/>
        </w:rPr>
      </w:pPr>
      <w:del w:id="992" w:author="Rakesh Singhi" w:date="2015-03-25T16:06:00Z">
        <w:r w:rsidRPr="008B4273" w:rsidDel="0052018E">
          <w:rPr>
            <w:rFonts w:cstheme="minorHAnsi"/>
            <w:b/>
            <w:i/>
            <w:noProof/>
            <w:lang w:val="en-GB"/>
          </w:rPr>
          <w:lastRenderedPageBreak/>
          <w:delText>3.9.1.2</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DMO_SELL_IN_ISC_STG</w:delText>
        </w:r>
        <w:r w:rsidDel="0052018E">
          <w:rPr>
            <w:noProof/>
            <w:webHidden/>
          </w:rPr>
          <w:tab/>
          <w:delText>21</w:delText>
        </w:r>
      </w:del>
    </w:p>
    <w:p w14:paraId="3299E183" w14:textId="77777777" w:rsidR="00BF4D5B" w:rsidDel="0052018E" w:rsidRDefault="00BF4D5B">
      <w:pPr>
        <w:pStyle w:val="TOC2"/>
        <w:tabs>
          <w:tab w:val="left" w:pos="1400"/>
        </w:tabs>
        <w:rPr>
          <w:del w:id="993" w:author="Rakesh Singhi" w:date="2015-03-25T16:06:00Z"/>
          <w:rFonts w:asciiTheme="minorHAnsi" w:eastAsiaTheme="minorEastAsia" w:hAnsiTheme="minorHAnsi" w:cstheme="minorBidi"/>
          <w:noProof/>
          <w:sz w:val="22"/>
          <w:szCs w:val="22"/>
        </w:rPr>
      </w:pPr>
      <w:del w:id="994" w:author="Rakesh Singhi" w:date="2015-03-25T16:06:00Z">
        <w:r w:rsidRPr="008B4273" w:rsidDel="0052018E">
          <w:rPr>
            <w:rFonts w:cstheme="minorHAnsi"/>
            <w:b/>
            <w:i/>
            <w:noProof/>
            <w:lang w:val="en-GB"/>
          </w:rPr>
          <w:delText>3.9.1.3</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DMO_SELL_OUT_STG</w:delText>
        </w:r>
        <w:r w:rsidDel="0052018E">
          <w:rPr>
            <w:noProof/>
            <w:webHidden/>
          </w:rPr>
          <w:tab/>
          <w:delText>22</w:delText>
        </w:r>
      </w:del>
    </w:p>
    <w:p w14:paraId="546D1E94" w14:textId="77777777" w:rsidR="00BF4D5B" w:rsidDel="0052018E" w:rsidRDefault="00BF4D5B">
      <w:pPr>
        <w:pStyle w:val="TOC2"/>
        <w:tabs>
          <w:tab w:val="left" w:pos="1400"/>
        </w:tabs>
        <w:rPr>
          <w:del w:id="995" w:author="Rakesh Singhi" w:date="2015-03-25T16:06:00Z"/>
          <w:rFonts w:asciiTheme="minorHAnsi" w:eastAsiaTheme="minorEastAsia" w:hAnsiTheme="minorHAnsi" w:cstheme="minorBidi"/>
          <w:noProof/>
          <w:sz w:val="22"/>
          <w:szCs w:val="22"/>
        </w:rPr>
      </w:pPr>
      <w:del w:id="996" w:author="Rakesh Singhi" w:date="2015-03-25T16:06:00Z">
        <w:r w:rsidRPr="008B4273" w:rsidDel="0052018E">
          <w:rPr>
            <w:rFonts w:cstheme="minorHAnsi"/>
            <w:b/>
            <w:i/>
            <w:noProof/>
            <w:lang w:val="en-GB"/>
          </w:rPr>
          <w:delText>3.9.1.4</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DMO_MARKETSEGMENT_LOB_LT</w:delText>
        </w:r>
        <w:r w:rsidDel="0052018E">
          <w:rPr>
            <w:noProof/>
            <w:webHidden/>
          </w:rPr>
          <w:tab/>
          <w:delText>24</w:delText>
        </w:r>
      </w:del>
    </w:p>
    <w:p w14:paraId="793AF23F" w14:textId="77777777" w:rsidR="00BF4D5B" w:rsidDel="0052018E" w:rsidRDefault="00BF4D5B">
      <w:pPr>
        <w:pStyle w:val="TOC2"/>
        <w:tabs>
          <w:tab w:val="left" w:pos="1400"/>
        </w:tabs>
        <w:rPr>
          <w:del w:id="997" w:author="Rakesh Singhi" w:date="2015-03-25T16:06:00Z"/>
          <w:rFonts w:asciiTheme="minorHAnsi" w:eastAsiaTheme="minorEastAsia" w:hAnsiTheme="minorHAnsi" w:cstheme="minorBidi"/>
          <w:noProof/>
          <w:sz w:val="22"/>
          <w:szCs w:val="22"/>
        </w:rPr>
      </w:pPr>
      <w:del w:id="998" w:author="Rakesh Singhi" w:date="2015-03-25T16:06:00Z">
        <w:r w:rsidRPr="008B4273" w:rsidDel="0052018E">
          <w:rPr>
            <w:rFonts w:cstheme="minorHAnsi"/>
            <w:b/>
            <w:i/>
            <w:noProof/>
            <w:lang w:val="en-GB"/>
          </w:rPr>
          <w:delText>3.9.1.5</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DMO_USER_PROFILE_MIR</w:delText>
        </w:r>
        <w:r w:rsidDel="0052018E">
          <w:rPr>
            <w:noProof/>
            <w:webHidden/>
          </w:rPr>
          <w:tab/>
          <w:delText>24</w:delText>
        </w:r>
      </w:del>
    </w:p>
    <w:p w14:paraId="656C5CF6" w14:textId="77777777" w:rsidR="00BF4D5B" w:rsidDel="0052018E" w:rsidRDefault="00BF4D5B">
      <w:pPr>
        <w:pStyle w:val="TOC2"/>
        <w:tabs>
          <w:tab w:val="left" w:pos="1400"/>
        </w:tabs>
        <w:rPr>
          <w:del w:id="999" w:author="Rakesh Singhi" w:date="2015-03-25T16:06:00Z"/>
          <w:rFonts w:asciiTheme="minorHAnsi" w:eastAsiaTheme="minorEastAsia" w:hAnsiTheme="minorHAnsi" w:cstheme="minorBidi"/>
          <w:noProof/>
          <w:sz w:val="22"/>
          <w:szCs w:val="22"/>
        </w:rPr>
      </w:pPr>
      <w:del w:id="1000" w:author="Rakesh Singhi" w:date="2015-03-25T16:06:00Z">
        <w:r w:rsidRPr="008B4273" w:rsidDel="0052018E">
          <w:rPr>
            <w:rFonts w:cstheme="minorHAnsi"/>
            <w:b/>
            <w:i/>
            <w:noProof/>
            <w:lang w:val="en-GB"/>
          </w:rPr>
          <w:delText>3.9.1.6</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DMO_USERS_ROLE_MIR</w:delText>
        </w:r>
        <w:r w:rsidDel="0052018E">
          <w:rPr>
            <w:noProof/>
            <w:webHidden/>
          </w:rPr>
          <w:tab/>
          <w:delText>25</w:delText>
        </w:r>
      </w:del>
    </w:p>
    <w:p w14:paraId="09372FCC" w14:textId="77777777" w:rsidR="00BF4D5B" w:rsidDel="0052018E" w:rsidRDefault="00BF4D5B">
      <w:pPr>
        <w:pStyle w:val="TOC2"/>
        <w:tabs>
          <w:tab w:val="left" w:pos="1400"/>
        </w:tabs>
        <w:rPr>
          <w:del w:id="1001" w:author="Rakesh Singhi" w:date="2015-03-25T16:06:00Z"/>
          <w:rFonts w:asciiTheme="minorHAnsi" w:eastAsiaTheme="minorEastAsia" w:hAnsiTheme="minorHAnsi" w:cstheme="minorBidi"/>
          <w:noProof/>
          <w:sz w:val="22"/>
          <w:szCs w:val="22"/>
        </w:rPr>
      </w:pPr>
      <w:del w:id="1002" w:author="Rakesh Singhi" w:date="2015-03-25T16:06:00Z">
        <w:r w:rsidRPr="008B4273" w:rsidDel="0052018E">
          <w:rPr>
            <w:rFonts w:cstheme="minorHAnsi"/>
            <w:b/>
            <w:i/>
            <w:noProof/>
            <w:lang w:val="en-GB"/>
          </w:rPr>
          <w:delText>3.9.1.7</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DMO_USER_HIERARCHY_MIR</w:delText>
        </w:r>
        <w:r w:rsidDel="0052018E">
          <w:rPr>
            <w:noProof/>
            <w:webHidden/>
          </w:rPr>
          <w:tab/>
          <w:delText>26</w:delText>
        </w:r>
      </w:del>
    </w:p>
    <w:p w14:paraId="25316433" w14:textId="77777777" w:rsidR="00BF4D5B" w:rsidDel="0052018E" w:rsidRDefault="00BF4D5B">
      <w:pPr>
        <w:pStyle w:val="TOC2"/>
        <w:tabs>
          <w:tab w:val="left" w:pos="1400"/>
        </w:tabs>
        <w:rPr>
          <w:del w:id="1003" w:author="Rakesh Singhi" w:date="2015-03-25T16:06:00Z"/>
          <w:rFonts w:asciiTheme="minorHAnsi" w:eastAsiaTheme="minorEastAsia" w:hAnsiTheme="minorHAnsi" w:cstheme="minorBidi"/>
          <w:noProof/>
          <w:sz w:val="22"/>
          <w:szCs w:val="22"/>
        </w:rPr>
      </w:pPr>
      <w:del w:id="1004" w:author="Rakesh Singhi" w:date="2015-03-25T16:06:00Z">
        <w:r w:rsidRPr="008B4273" w:rsidDel="0052018E">
          <w:rPr>
            <w:rFonts w:cstheme="minorHAnsi"/>
            <w:b/>
            <w:i/>
            <w:noProof/>
            <w:lang w:val="en-GB"/>
          </w:rPr>
          <w:delText>3.9.1.8</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DMO_COUNTRY_MIR</w:delText>
        </w:r>
        <w:r w:rsidDel="0052018E">
          <w:rPr>
            <w:noProof/>
            <w:webHidden/>
          </w:rPr>
          <w:tab/>
          <w:delText>27</w:delText>
        </w:r>
      </w:del>
    </w:p>
    <w:p w14:paraId="72DDD01E" w14:textId="77777777" w:rsidR="00BF4D5B" w:rsidDel="0052018E" w:rsidRDefault="00BF4D5B">
      <w:pPr>
        <w:pStyle w:val="TOC2"/>
        <w:tabs>
          <w:tab w:val="left" w:pos="1400"/>
        </w:tabs>
        <w:rPr>
          <w:del w:id="1005" w:author="Rakesh Singhi" w:date="2015-03-25T16:06:00Z"/>
          <w:rFonts w:asciiTheme="minorHAnsi" w:eastAsiaTheme="minorEastAsia" w:hAnsiTheme="minorHAnsi" w:cstheme="minorBidi"/>
          <w:noProof/>
          <w:sz w:val="22"/>
          <w:szCs w:val="22"/>
        </w:rPr>
      </w:pPr>
      <w:del w:id="1006" w:author="Rakesh Singhi" w:date="2015-03-25T16:06:00Z">
        <w:r w:rsidRPr="008B4273" w:rsidDel="0052018E">
          <w:rPr>
            <w:rFonts w:cstheme="minorHAnsi"/>
            <w:b/>
            <w:i/>
            <w:noProof/>
            <w:lang w:val="en-GB"/>
          </w:rPr>
          <w:delText>3.9.1.9</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DMO_CURRENCY_MIR</w:delText>
        </w:r>
        <w:r w:rsidDel="0052018E">
          <w:rPr>
            <w:noProof/>
            <w:webHidden/>
          </w:rPr>
          <w:tab/>
          <w:delText>28</w:delText>
        </w:r>
      </w:del>
    </w:p>
    <w:p w14:paraId="4285F5B3" w14:textId="77777777" w:rsidR="00BF4D5B" w:rsidDel="0052018E" w:rsidRDefault="00BF4D5B">
      <w:pPr>
        <w:pStyle w:val="TOC2"/>
        <w:tabs>
          <w:tab w:val="left" w:pos="1400"/>
        </w:tabs>
        <w:rPr>
          <w:del w:id="1007" w:author="Rakesh Singhi" w:date="2015-03-25T16:06:00Z"/>
          <w:rFonts w:asciiTheme="minorHAnsi" w:eastAsiaTheme="minorEastAsia" w:hAnsiTheme="minorHAnsi" w:cstheme="minorBidi"/>
          <w:noProof/>
          <w:sz w:val="22"/>
          <w:szCs w:val="22"/>
        </w:rPr>
      </w:pPr>
      <w:del w:id="1008" w:author="Rakesh Singhi" w:date="2015-03-25T16:06:00Z">
        <w:r w:rsidRPr="008B4273" w:rsidDel="0052018E">
          <w:rPr>
            <w:rFonts w:cstheme="minorHAnsi"/>
            <w:b/>
            <w:i/>
            <w:noProof/>
            <w:lang w:val="en-GB"/>
          </w:rPr>
          <w:delText>3.9.1.10</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DMO_TERRITORY_MIR</w:delText>
        </w:r>
        <w:r w:rsidDel="0052018E">
          <w:rPr>
            <w:noProof/>
            <w:webHidden/>
          </w:rPr>
          <w:tab/>
          <w:delText>29</w:delText>
        </w:r>
      </w:del>
    </w:p>
    <w:p w14:paraId="282FB5F6" w14:textId="77777777" w:rsidR="00BF4D5B" w:rsidDel="0052018E" w:rsidRDefault="00BF4D5B">
      <w:pPr>
        <w:pStyle w:val="TOC2"/>
        <w:tabs>
          <w:tab w:val="left" w:pos="1400"/>
        </w:tabs>
        <w:rPr>
          <w:del w:id="1009" w:author="Rakesh Singhi" w:date="2015-03-25T16:06:00Z"/>
          <w:rFonts w:asciiTheme="minorHAnsi" w:eastAsiaTheme="minorEastAsia" w:hAnsiTheme="minorHAnsi" w:cstheme="minorBidi"/>
          <w:noProof/>
          <w:sz w:val="22"/>
          <w:szCs w:val="22"/>
        </w:rPr>
      </w:pPr>
      <w:del w:id="1010" w:author="Rakesh Singhi" w:date="2015-03-25T16:06:00Z">
        <w:r w:rsidRPr="008B4273" w:rsidDel="0052018E">
          <w:rPr>
            <w:rFonts w:cstheme="minorHAnsi"/>
            <w:b/>
            <w:i/>
            <w:noProof/>
            <w:lang w:val="en-GB"/>
          </w:rPr>
          <w:delText>3.9.1.11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DMO_PARTNER_MASTER_MIR</w:delText>
        </w:r>
        <w:r w:rsidDel="0052018E">
          <w:rPr>
            <w:noProof/>
            <w:webHidden/>
          </w:rPr>
          <w:tab/>
          <w:delText>29</w:delText>
        </w:r>
      </w:del>
    </w:p>
    <w:p w14:paraId="4964615A" w14:textId="77777777" w:rsidR="00BF4D5B" w:rsidDel="0052018E" w:rsidRDefault="00BF4D5B">
      <w:pPr>
        <w:pStyle w:val="TOC2"/>
        <w:tabs>
          <w:tab w:val="left" w:pos="1400"/>
        </w:tabs>
        <w:rPr>
          <w:del w:id="1011" w:author="Rakesh Singhi" w:date="2015-03-25T16:06:00Z"/>
          <w:rFonts w:asciiTheme="minorHAnsi" w:eastAsiaTheme="minorEastAsia" w:hAnsiTheme="minorHAnsi" w:cstheme="minorBidi"/>
          <w:noProof/>
          <w:sz w:val="22"/>
          <w:szCs w:val="22"/>
        </w:rPr>
      </w:pPr>
      <w:del w:id="1012" w:author="Rakesh Singhi" w:date="2015-03-25T16:06:00Z">
        <w:r w:rsidRPr="008B4273" w:rsidDel="0052018E">
          <w:rPr>
            <w:rFonts w:cstheme="minorHAnsi"/>
            <w:b/>
            <w:i/>
            <w:noProof/>
            <w:lang w:val="en-GB"/>
          </w:rPr>
          <w:delText>3.9.1.12</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DMO_SELL_IN_PLAN_MIR</w:delText>
        </w:r>
        <w:r w:rsidDel="0052018E">
          <w:rPr>
            <w:noProof/>
            <w:webHidden/>
          </w:rPr>
          <w:tab/>
          <w:delText>30</w:delText>
        </w:r>
      </w:del>
    </w:p>
    <w:p w14:paraId="2AF7A25F" w14:textId="77777777" w:rsidR="00BF4D5B" w:rsidDel="0052018E" w:rsidRDefault="00BF4D5B">
      <w:pPr>
        <w:pStyle w:val="TOC2"/>
        <w:tabs>
          <w:tab w:val="left" w:pos="1400"/>
        </w:tabs>
        <w:rPr>
          <w:del w:id="1013" w:author="Rakesh Singhi" w:date="2015-03-25T16:06:00Z"/>
          <w:rFonts w:asciiTheme="minorHAnsi" w:eastAsiaTheme="minorEastAsia" w:hAnsiTheme="minorHAnsi" w:cstheme="minorBidi"/>
          <w:noProof/>
          <w:sz w:val="22"/>
          <w:szCs w:val="22"/>
        </w:rPr>
      </w:pPr>
      <w:del w:id="1014" w:author="Rakesh Singhi" w:date="2015-03-25T16:06:00Z">
        <w:r w:rsidRPr="008B4273" w:rsidDel="0052018E">
          <w:rPr>
            <w:rFonts w:cstheme="minorHAnsi"/>
            <w:b/>
            <w:i/>
            <w:noProof/>
            <w:lang w:val="en-GB"/>
          </w:rPr>
          <w:delText>3.9.1.13</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DMO_SELL_OUT_PLAN_MIR</w:delText>
        </w:r>
        <w:r w:rsidDel="0052018E">
          <w:rPr>
            <w:noProof/>
            <w:webHidden/>
          </w:rPr>
          <w:tab/>
          <w:delText>31</w:delText>
        </w:r>
      </w:del>
    </w:p>
    <w:p w14:paraId="791CE6D5" w14:textId="77777777" w:rsidR="00BF4D5B" w:rsidDel="0052018E" w:rsidRDefault="00BF4D5B">
      <w:pPr>
        <w:pStyle w:val="TOC2"/>
        <w:tabs>
          <w:tab w:val="left" w:pos="1400"/>
        </w:tabs>
        <w:rPr>
          <w:del w:id="1015" w:author="Rakesh Singhi" w:date="2015-03-25T16:06:00Z"/>
          <w:rFonts w:asciiTheme="minorHAnsi" w:eastAsiaTheme="minorEastAsia" w:hAnsiTheme="minorHAnsi" w:cstheme="minorBidi"/>
          <w:noProof/>
          <w:sz w:val="22"/>
          <w:szCs w:val="22"/>
        </w:rPr>
      </w:pPr>
      <w:del w:id="1016" w:author="Rakesh Singhi" w:date="2015-03-25T16:06:00Z">
        <w:r w:rsidRPr="008B4273" w:rsidDel="0052018E">
          <w:rPr>
            <w:rFonts w:cstheme="minorHAnsi"/>
            <w:b/>
            <w:i/>
            <w:noProof/>
            <w:lang w:val="en-GB"/>
          </w:rPr>
          <w:delText>3.9.1.14</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DMO_PRODUCT_HIERARCHY_MIR</w:delText>
        </w:r>
        <w:r w:rsidDel="0052018E">
          <w:rPr>
            <w:noProof/>
            <w:webHidden/>
          </w:rPr>
          <w:tab/>
          <w:delText>32</w:delText>
        </w:r>
      </w:del>
    </w:p>
    <w:p w14:paraId="64D06ECA" w14:textId="77777777" w:rsidR="00BF4D5B" w:rsidDel="0052018E" w:rsidRDefault="00BF4D5B">
      <w:pPr>
        <w:pStyle w:val="TOC2"/>
        <w:tabs>
          <w:tab w:val="left" w:pos="1400"/>
        </w:tabs>
        <w:rPr>
          <w:del w:id="1017" w:author="Rakesh Singhi" w:date="2015-03-25T16:06:00Z"/>
          <w:rFonts w:asciiTheme="minorHAnsi" w:eastAsiaTheme="minorEastAsia" w:hAnsiTheme="minorHAnsi" w:cstheme="minorBidi"/>
          <w:noProof/>
          <w:sz w:val="22"/>
          <w:szCs w:val="22"/>
        </w:rPr>
      </w:pPr>
      <w:del w:id="1018" w:author="Rakesh Singhi" w:date="2015-03-25T16:06:00Z">
        <w:r w:rsidRPr="008B4273" w:rsidDel="0052018E">
          <w:rPr>
            <w:rFonts w:cstheme="minorHAnsi"/>
            <w:b/>
            <w:i/>
            <w:noProof/>
            <w:lang w:val="en-GB"/>
          </w:rPr>
          <w:delText>3.9.1.15</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DMO_PRODUCT_CATALOG_MIR</w:delText>
        </w:r>
        <w:r w:rsidDel="0052018E">
          <w:rPr>
            <w:noProof/>
            <w:webHidden/>
          </w:rPr>
          <w:tab/>
          <w:delText>33</w:delText>
        </w:r>
      </w:del>
    </w:p>
    <w:p w14:paraId="2B372D80" w14:textId="77777777" w:rsidR="00BF4D5B" w:rsidDel="0052018E" w:rsidRDefault="00BF4D5B">
      <w:pPr>
        <w:pStyle w:val="TOC2"/>
        <w:tabs>
          <w:tab w:val="left" w:pos="1400"/>
        </w:tabs>
        <w:rPr>
          <w:del w:id="1019" w:author="Rakesh Singhi" w:date="2015-03-25T16:06:00Z"/>
          <w:rFonts w:asciiTheme="minorHAnsi" w:eastAsiaTheme="minorEastAsia" w:hAnsiTheme="minorHAnsi" w:cstheme="minorBidi"/>
          <w:noProof/>
          <w:sz w:val="22"/>
          <w:szCs w:val="22"/>
        </w:rPr>
      </w:pPr>
      <w:del w:id="1020" w:author="Rakesh Singhi" w:date="2015-03-25T16:06:00Z">
        <w:r w:rsidRPr="008B4273" w:rsidDel="0052018E">
          <w:rPr>
            <w:rFonts w:cstheme="minorHAnsi"/>
            <w:b/>
            <w:i/>
            <w:noProof/>
            <w:lang w:val="en-GB"/>
          </w:rPr>
          <w:delText>3.9.1.16</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DMO_PRODUCT_EXCEPTION_MIR</w:delText>
        </w:r>
        <w:r w:rsidDel="0052018E">
          <w:rPr>
            <w:noProof/>
            <w:webHidden/>
          </w:rPr>
          <w:tab/>
          <w:delText>34</w:delText>
        </w:r>
      </w:del>
    </w:p>
    <w:p w14:paraId="7ED95379" w14:textId="77777777" w:rsidR="00BF4D5B" w:rsidDel="0052018E" w:rsidRDefault="00BF4D5B">
      <w:pPr>
        <w:pStyle w:val="TOC2"/>
        <w:tabs>
          <w:tab w:val="left" w:pos="1400"/>
        </w:tabs>
        <w:rPr>
          <w:del w:id="1021" w:author="Rakesh Singhi" w:date="2015-03-25T16:06:00Z"/>
          <w:rFonts w:asciiTheme="minorHAnsi" w:eastAsiaTheme="minorEastAsia" w:hAnsiTheme="minorHAnsi" w:cstheme="minorBidi"/>
          <w:noProof/>
          <w:sz w:val="22"/>
          <w:szCs w:val="22"/>
        </w:rPr>
      </w:pPr>
      <w:del w:id="1022" w:author="Rakesh Singhi" w:date="2015-03-25T16:06:00Z">
        <w:r w:rsidRPr="008B4273" w:rsidDel="0052018E">
          <w:rPr>
            <w:rFonts w:cstheme="minorHAnsi"/>
            <w:b/>
            <w:i/>
            <w:noProof/>
            <w:lang w:val="en-GB"/>
          </w:rPr>
          <w:delText>3.9.1.17</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DMO_PARTNER_EXCEPTION_MIR</w:delText>
        </w:r>
        <w:r w:rsidDel="0052018E">
          <w:rPr>
            <w:noProof/>
            <w:webHidden/>
          </w:rPr>
          <w:tab/>
          <w:delText>35</w:delText>
        </w:r>
      </w:del>
    </w:p>
    <w:p w14:paraId="72645033" w14:textId="77777777" w:rsidR="00BF4D5B" w:rsidDel="0052018E" w:rsidRDefault="00BF4D5B">
      <w:pPr>
        <w:pStyle w:val="TOC2"/>
        <w:tabs>
          <w:tab w:val="left" w:pos="1400"/>
        </w:tabs>
        <w:rPr>
          <w:del w:id="1023" w:author="Rakesh Singhi" w:date="2015-03-25T16:06:00Z"/>
          <w:rFonts w:asciiTheme="minorHAnsi" w:eastAsiaTheme="minorEastAsia" w:hAnsiTheme="minorHAnsi" w:cstheme="minorBidi"/>
          <w:noProof/>
          <w:sz w:val="22"/>
          <w:szCs w:val="22"/>
        </w:rPr>
      </w:pPr>
      <w:del w:id="1024" w:author="Rakesh Singhi" w:date="2015-03-25T16:06:00Z">
        <w:r w:rsidRPr="008B4273" w:rsidDel="0052018E">
          <w:rPr>
            <w:rFonts w:cstheme="minorHAnsi"/>
            <w:b/>
            <w:i/>
            <w:noProof/>
            <w:lang w:val="en-GB"/>
          </w:rPr>
          <w:delText>3.9.1.18</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DMO_ORDER_EXCEPTION_MIR</w:delText>
        </w:r>
        <w:r w:rsidDel="0052018E">
          <w:rPr>
            <w:noProof/>
            <w:webHidden/>
          </w:rPr>
          <w:tab/>
          <w:delText>36</w:delText>
        </w:r>
      </w:del>
    </w:p>
    <w:p w14:paraId="0D65AF7D" w14:textId="77777777" w:rsidR="00BF4D5B" w:rsidDel="0052018E" w:rsidRDefault="00BF4D5B">
      <w:pPr>
        <w:pStyle w:val="TOC2"/>
        <w:tabs>
          <w:tab w:val="left" w:pos="1200"/>
        </w:tabs>
        <w:rPr>
          <w:del w:id="1025" w:author="Rakesh Singhi" w:date="2015-03-25T16:06:00Z"/>
          <w:rFonts w:asciiTheme="minorHAnsi" w:eastAsiaTheme="minorEastAsia" w:hAnsiTheme="minorHAnsi" w:cstheme="minorBidi"/>
          <w:noProof/>
          <w:sz w:val="22"/>
          <w:szCs w:val="22"/>
        </w:rPr>
      </w:pPr>
      <w:del w:id="1026" w:author="Rakesh Singhi" w:date="2015-03-25T16:06:00Z">
        <w:r w:rsidRPr="008B4273" w:rsidDel="0052018E">
          <w:rPr>
            <w:rFonts w:cstheme="minorHAnsi"/>
            <w:b/>
            <w:i/>
            <w:noProof/>
          </w:rPr>
          <w:delText>3.9.2</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Staging Area 1 - Populate EBIP Current Snapshot</w:delText>
        </w:r>
        <w:r w:rsidDel="0052018E">
          <w:rPr>
            <w:noProof/>
            <w:webHidden/>
          </w:rPr>
          <w:tab/>
          <w:delText>36</w:delText>
        </w:r>
      </w:del>
    </w:p>
    <w:p w14:paraId="110A04BD" w14:textId="77777777" w:rsidR="00BF4D5B" w:rsidDel="0052018E" w:rsidRDefault="00BF4D5B">
      <w:pPr>
        <w:pStyle w:val="TOC2"/>
        <w:tabs>
          <w:tab w:val="left" w:pos="1400"/>
        </w:tabs>
        <w:rPr>
          <w:del w:id="1027" w:author="Rakesh Singhi" w:date="2015-03-25T16:06:00Z"/>
          <w:rFonts w:asciiTheme="minorHAnsi" w:eastAsiaTheme="minorEastAsia" w:hAnsiTheme="minorHAnsi" w:cstheme="minorBidi"/>
          <w:noProof/>
          <w:sz w:val="22"/>
          <w:szCs w:val="22"/>
        </w:rPr>
      </w:pPr>
      <w:del w:id="1028" w:author="Rakesh Singhi" w:date="2015-03-25T16:06:00Z">
        <w:r w:rsidRPr="008B4273" w:rsidDel="0052018E">
          <w:rPr>
            <w:rFonts w:cstheme="minorHAnsi"/>
            <w:b/>
            <w:i/>
            <w:noProof/>
            <w:lang w:val="en-GB"/>
          </w:rPr>
          <w:delText>3.9.2.1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Control Table for EBIP Snapshot</w:delText>
        </w:r>
        <w:r w:rsidDel="0052018E">
          <w:rPr>
            <w:noProof/>
            <w:webHidden/>
          </w:rPr>
          <w:tab/>
          <w:delText>36</w:delText>
        </w:r>
      </w:del>
    </w:p>
    <w:p w14:paraId="48646E39" w14:textId="77777777" w:rsidR="00BF4D5B" w:rsidDel="0052018E" w:rsidRDefault="00BF4D5B">
      <w:pPr>
        <w:pStyle w:val="TOC2"/>
        <w:tabs>
          <w:tab w:val="left" w:pos="1400"/>
        </w:tabs>
        <w:rPr>
          <w:del w:id="1029" w:author="Rakesh Singhi" w:date="2015-03-25T16:06:00Z"/>
          <w:rFonts w:asciiTheme="minorHAnsi" w:eastAsiaTheme="minorEastAsia" w:hAnsiTheme="minorHAnsi" w:cstheme="minorBidi"/>
          <w:noProof/>
          <w:sz w:val="22"/>
          <w:szCs w:val="22"/>
        </w:rPr>
      </w:pPr>
      <w:del w:id="1030" w:author="Rakesh Singhi" w:date="2015-03-25T16:06:00Z">
        <w:r w:rsidRPr="008B4273" w:rsidDel="0052018E">
          <w:rPr>
            <w:rFonts w:cstheme="minorHAnsi"/>
            <w:b/>
            <w:i/>
            <w:noProof/>
            <w:lang w:val="en-GB"/>
          </w:rPr>
          <w:delText>3.9.2.2</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Populate the EBIP Current Snapshot</w:delText>
        </w:r>
        <w:r w:rsidDel="0052018E">
          <w:rPr>
            <w:noProof/>
            <w:webHidden/>
          </w:rPr>
          <w:tab/>
          <w:delText>36</w:delText>
        </w:r>
      </w:del>
    </w:p>
    <w:p w14:paraId="4FE556F3" w14:textId="77777777" w:rsidR="00BF4D5B" w:rsidDel="0052018E" w:rsidRDefault="00BF4D5B">
      <w:pPr>
        <w:pStyle w:val="TOC2"/>
        <w:tabs>
          <w:tab w:val="left" w:pos="1400"/>
        </w:tabs>
        <w:rPr>
          <w:del w:id="1031" w:author="Rakesh Singhi" w:date="2015-03-25T16:06:00Z"/>
          <w:rFonts w:asciiTheme="minorHAnsi" w:eastAsiaTheme="minorEastAsia" w:hAnsiTheme="minorHAnsi" w:cstheme="minorBidi"/>
          <w:noProof/>
          <w:sz w:val="22"/>
          <w:szCs w:val="22"/>
        </w:rPr>
      </w:pPr>
      <w:del w:id="1032" w:author="Rakesh Singhi" w:date="2015-03-25T16:06:00Z">
        <w:r w:rsidRPr="008B4273" w:rsidDel="0052018E">
          <w:rPr>
            <w:rFonts w:cstheme="minorHAnsi"/>
            <w:b/>
            <w:i/>
            <w:noProof/>
            <w:lang w:val="en-GB"/>
          </w:rPr>
          <w:delText>3.9.2.3</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Sample</w:delText>
        </w:r>
        <w:r w:rsidDel="0052018E">
          <w:rPr>
            <w:noProof/>
            <w:webHidden/>
          </w:rPr>
          <w:tab/>
          <w:delText>37</w:delText>
        </w:r>
      </w:del>
    </w:p>
    <w:p w14:paraId="2C4584BE" w14:textId="77777777" w:rsidR="00BF4D5B" w:rsidDel="0052018E" w:rsidRDefault="00BF4D5B">
      <w:pPr>
        <w:pStyle w:val="TOC2"/>
        <w:tabs>
          <w:tab w:val="left" w:pos="1200"/>
        </w:tabs>
        <w:rPr>
          <w:del w:id="1033" w:author="Rakesh Singhi" w:date="2015-03-25T16:06:00Z"/>
          <w:rFonts w:asciiTheme="minorHAnsi" w:eastAsiaTheme="minorEastAsia" w:hAnsiTheme="minorHAnsi" w:cstheme="minorBidi"/>
          <w:noProof/>
          <w:sz w:val="22"/>
          <w:szCs w:val="22"/>
        </w:rPr>
      </w:pPr>
      <w:del w:id="1034" w:author="Rakesh Singhi" w:date="2015-03-25T16:06:00Z">
        <w:r w:rsidRPr="008B4273" w:rsidDel="0052018E">
          <w:rPr>
            <w:rFonts w:cstheme="minorHAnsi"/>
            <w:b/>
            <w:i/>
            <w:noProof/>
          </w:rPr>
          <w:delText>3.9.3</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Staging Area 2 - Populate Delta and History for Data Mart</w:delText>
        </w:r>
        <w:r w:rsidDel="0052018E">
          <w:rPr>
            <w:noProof/>
            <w:webHidden/>
          </w:rPr>
          <w:tab/>
          <w:delText>37</w:delText>
        </w:r>
      </w:del>
    </w:p>
    <w:p w14:paraId="0202260C" w14:textId="77777777" w:rsidR="00BF4D5B" w:rsidDel="0052018E" w:rsidRDefault="00BF4D5B">
      <w:pPr>
        <w:pStyle w:val="TOC2"/>
        <w:tabs>
          <w:tab w:val="left" w:pos="1400"/>
        </w:tabs>
        <w:rPr>
          <w:del w:id="1035" w:author="Rakesh Singhi" w:date="2015-03-25T16:06:00Z"/>
          <w:rFonts w:asciiTheme="minorHAnsi" w:eastAsiaTheme="minorEastAsia" w:hAnsiTheme="minorHAnsi" w:cstheme="minorBidi"/>
          <w:noProof/>
          <w:sz w:val="22"/>
          <w:szCs w:val="22"/>
        </w:rPr>
      </w:pPr>
      <w:del w:id="1036" w:author="Rakesh Singhi" w:date="2015-03-25T16:06:00Z">
        <w:r w:rsidRPr="008B4273" w:rsidDel="0052018E">
          <w:rPr>
            <w:rFonts w:cstheme="minorHAnsi"/>
            <w:b/>
            <w:i/>
            <w:noProof/>
            <w:lang w:val="en-GB"/>
          </w:rPr>
          <w:delText>3.9.3.1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Populate Delta Data</w:delText>
        </w:r>
        <w:r w:rsidDel="0052018E">
          <w:rPr>
            <w:noProof/>
            <w:webHidden/>
          </w:rPr>
          <w:tab/>
          <w:delText>37</w:delText>
        </w:r>
      </w:del>
    </w:p>
    <w:p w14:paraId="277A569B" w14:textId="77777777" w:rsidR="00BF4D5B" w:rsidDel="0052018E" w:rsidRDefault="00BF4D5B">
      <w:pPr>
        <w:pStyle w:val="TOC2"/>
        <w:tabs>
          <w:tab w:val="left" w:pos="1400"/>
        </w:tabs>
        <w:rPr>
          <w:del w:id="1037" w:author="Rakesh Singhi" w:date="2015-03-25T16:06:00Z"/>
          <w:rFonts w:asciiTheme="minorHAnsi" w:eastAsiaTheme="minorEastAsia" w:hAnsiTheme="minorHAnsi" w:cstheme="minorBidi"/>
          <w:noProof/>
          <w:sz w:val="22"/>
          <w:szCs w:val="22"/>
        </w:rPr>
      </w:pPr>
      <w:del w:id="1038" w:author="Rakesh Singhi" w:date="2015-03-25T16:06:00Z">
        <w:r w:rsidRPr="008B4273" w:rsidDel="0052018E">
          <w:rPr>
            <w:rFonts w:cstheme="minorHAnsi"/>
            <w:b/>
            <w:i/>
            <w:noProof/>
            <w:lang w:val="en-GB"/>
          </w:rPr>
          <w:delText>3.9.3.2</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Populate History Data</w:delText>
        </w:r>
        <w:r w:rsidDel="0052018E">
          <w:rPr>
            <w:noProof/>
            <w:webHidden/>
          </w:rPr>
          <w:tab/>
          <w:delText>38</w:delText>
        </w:r>
      </w:del>
    </w:p>
    <w:p w14:paraId="1B592D4A" w14:textId="77777777" w:rsidR="00BF4D5B" w:rsidDel="0052018E" w:rsidRDefault="00BF4D5B">
      <w:pPr>
        <w:pStyle w:val="TOC2"/>
        <w:tabs>
          <w:tab w:val="left" w:pos="1400"/>
        </w:tabs>
        <w:rPr>
          <w:del w:id="1039" w:author="Rakesh Singhi" w:date="2015-03-25T16:06:00Z"/>
          <w:rFonts w:asciiTheme="minorHAnsi" w:eastAsiaTheme="minorEastAsia" w:hAnsiTheme="minorHAnsi" w:cstheme="minorBidi"/>
          <w:noProof/>
          <w:sz w:val="22"/>
          <w:szCs w:val="22"/>
        </w:rPr>
      </w:pPr>
      <w:del w:id="1040" w:author="Rakesh Singhi" w:date="2015-03-25T16:06:00Z">
        <w:r w:rsidRPr="008B4273" w:rsidDel="0052018E">
          <w:rPr>
            <w:rFonts w:cstheme="minorHAnsi"/>
            <w:b/>
            <w:i/>
            <w:noProof/>
            <w:lang w:val="en-GB"/>
          </w:rPr>
          <w:delText>3.9.3.3</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Staging Summary</w:delText>
        </w:r>
        <w:r w:rsidDel="0052018E">
          <w:rPr>
            <w:noProof/>
            <w:webHidden/>
          </w:rPr>
          <w:tab/>
          <w:delText>38</w:delText>
        </w:r>
      </w:del>
    </w:p>
    <w:p w14:paraId="472B241C" w14:textId="77777777" w:rsidR="00BF4D5B" w:rsidDel="0052018E" w:rsidRDefault="00BF4D5B">
      <w:pPr>
        <w:pStyle w:val="TOC2"/>
        <w:tabs>
          <w:tab w:val="left" w:pos="1400"/>
        </w:tabs>
        <w:rPr>
          <w:del w:id="1041" w:author="Rakesh Singhi" w:date="2015-03-25T16:06:00Z"/>
          <w:rFonts w:asciiTheme="minorHAnsi" w:eastAsiaTheme="minorEastAsia" w:hAnsiTheme="minorHAnsi" w:cstheme="minorBidi"/>
          <w:noProof/>
          <w:sz w:val="22"/>
          <w:szCs w:val="22"/>
        </w:rPr>
      </w:pPr>
      <w:del w:id="1042" w:author="Rakesh Singhi" w:date="2015-03-25T16:06:00Z">
        <w:r w:rsidRPr="008B4273" w:rsidDel="0052018E">
          <w:rPr>
            <w:rFonts w:cstheme="minorHAnsi"/>
            <w:b/>
            <w:i/>
            <w:noProof/>
            <w:lang w:val="en-GB"/>
          </w:rPr>
          <w:delText>3.9.3.4</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Populate Dimension</w:delText>
        </w:r>
        <w:r w:rsidDel="0052018E">
          <w:rPr>
            <w:noProof/>
            <w:webHidden/>
          </w:rPr>
          <w:tab/>
          <w:delText>39</w:delText>
        </w:r>
      </w:del>
    </w:p>
    <w:p w14:paraId="5D1510CD" w14:textId="77777777" w:rsidR="00BF4D5B" w:rsidDel="0052018E" w:rsidRDefault="00BF4D5B">
      <w:pPr>
        <w:pStyle w:val="TOC2"/>
        <w:tabs>
          <w:tab w:val="left" w:pos="1200"/>
        </w:tabs>
        <w:rPr>
          <w:del w:id="1043" w:author="Rakesh Singhi" w:date="2015-03-25T16:06:00Z"/>
          <w:rFonts w:asciiTheme="minorHAnsi" w:eastAsiaTheme="minorEastAsia" w:hAnsiTheme="minorHAnsi" w:cstheme="minorBidi"/>
          <w:noProof/>
          <w:sz w:val="22"/>
          <w:szCs w:val="22"/>
        </w:rPr>
      </w:pPr>
      <w:del w:id="1044" w:author="Rakesh Singhi" w:date="2015-03-25T16:06:00Z">
        <w:r w:rsidRPr="008B4273" w:rsidDel="0052018E">
          <w:rPr>
            <w:rFonts w:cstheme="minorHAnsi"/>
            <w:b/>
            <w:i/>
            <w:noProof/>
            <w:lang w:val="en-GB"/>
          </w:rPr>
          <w:delText>3.9.4</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Intermediate Fact</w:delText>
        </w:r>
        <w:r w:rsidDel="0052018E">
          <w:rPr>
            <w:noProof/>
            <w:webHidden/>
          </w:rPr>
          <w:tab/>
          <w:delText>40</w:delText>
        </w:r>
      </w:del>
    </w:p>
    <w:p w14:paraId="0C325F05" w14:textId="77777777" w:rsidR="00BF4D5B" w:rsidDel="0052018E" w:rsidRDefault="00BF4D5B">
      <w:pPr>
        <w:pStyle w:val="TOC2"/>
        <w:tabs>
          <w:tab w:val="left" w:pos="1400"/>
        </w:tabs>
        <w:rPr>
          <w:del w:id="1045" w:author="Rakesh Singhi" w:date="2015-03-25T16:06:00Z"/>
          <w:rFonts w:asciiTheme="minorHAnsi" w:eastAsiaTheme="minorEastAsia" w:hAnsiTheme="minorHAnsi" w:cstheme="minorBidi"/>
          <w:noProof/>
          <w:sz w:val="22"/>
          <w:szCs w:val="22"/>
        </w:rPr>
      </w:pPr>
      <w:del w:id="1046" w:author="Rakesh Singhi" w:date="2015-03-25T16:06:00Z">
        <w:r w:rsidRPr="008B4273" w:rsidDel="0052018E">
          <w:rPr>
            <w:rFonts w:cstheme="minorHAnsi"/>
            <w:b/>
            <w:i/>
            <w:noProof/>
            <w:lang w:val="en-GB"/>
          </w:rPr>
          <w:delText>3.9.4.1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Order Management Exception Process</w:delText>
        </w:r>
        <w:r w:rsidDel="0052018E">
          <w:rPr>
            <w:noProof/>
            <w:webHidden/>
          </w:rPr>
          <w:tab/>
          <w:delText>40</w:delText>
        </w:r>
      </w:del>
    </w:p>
    <w:p w14:paraId="0373EE6E" w14:textId="77777777" w:rsidR="00BF4D5B" w:rsidDel="0052018E" w:rsidRDefault="00BF4D5B">
      <w:pPr>
        <w:pStyle w:val="TOC2"/>
        <w:tabs>
          <w:tab w:val="left" w:pos="1400"/>
        </w:tabs>
        <w:rPr>
          <w:del w:id="1047" w:author="Rakesh Singhi" w:date="2015-03-25T16:06:00Z"/>
          <w:rFonts w:asciiTheme="minorHAnsi" w:eastAsiaTheme="minorEastAsia" w:hAnsiTheme="minorHAnsi" w:cstheme="minorBidi"/>
          <w:noProof/>
          <w:sz w:val="22"/>
          <w:szCs w:val="22"/>
        </w:rPr>
      </w:pPr>
      <w:del w:id="1048" w:author="Rakesh Singhi" w:date="2015-03-25T16:06:00Z">
        <w:r w:rsidRPr="008B4273" w:rsidDel="0052018E">
          <w:rPr>
            <w:rFonts w:cstheme="minorHAnsi"/>
            <w:b/>
            <w:i/>
            <w:noProof/>
            <w:lang w:val="en-GB"/>
          </w:rPr>
          <w:delText>3.9.4.2</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DMO_SELL_IN_ERP_ISC_INTRM</w:delText>
        </w:r>
        <w:r w:rsidDel="0052018E">
          <w:rPr>
            <w:noProof/>
            <w:webHidden/>
          </w:rPr>
          <w:tab/>
          <w:delText>40</w:delText>
        </w:r>
      </w:del>
    </w:p>
    <w:p w14:paraId="118E9A80" w14:textId="77777777" w:rsidR="00BF4D5B" w:rsidDel="0052018E" w:rsidRDefault="00BF4D5B">
      <w:pPr>
        <w:pStyle w:val="TOC2"/>
        <w:tabs>
          <w:tab w:val="left" w:pos="1400"/>
        </w:tabs>
        <w:rPr>
          <w:del w:id="1049" w:author="Rakesh Singhi" w:date="2015-03-25T16:06:00Z"/>
          <w:rFonts w:asciiTheme="minorHAnsi" w:eastAsiaTheme="minorEastAsia" w:hAnsiTheme="minorHAnsi" w:cstheme="minorBidi"/>
          <w:noProof/>
          <w:sz w:val="22"/>
          <w:szCs w:val="22"/>
        </w:rPr>
      </w:pPr>
      <w:del w:id="1050" w:author="Rakesh Singhi" w:date="2015-03-25T16:06:00Z">
        <w:r w:rsidRPr="008B4273" w:rsidDel="0052018E">
          <w:rPr>
            <w:rFonts w:cstheme="minorHAnsi"/>
            <w:b/>
            <w:i/>
            <w:noProof/>
            <w:lang w:val="en-GB"/>
          </w:rPr>
          <w:delText>3.9.4.3</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DMO_SELL_OUT_INTRM</w:delText>
        </w:r>
        <w:r w:rsidDel="0052018E">
          <w:rPr>
            <w:noProof/>
            <w:webHidden/>
          </w:rPr>
          <w:tab/>
          <w:delText>41</w:delText>
        </w:r>
      </w:del>
    </w:p>
    <w:p w14:paraId="26C9DE3E" w14:textId="77777777" w:rsidR="00BF4D5B" w:rsidDel="0052018E" w:rsidRDefault="00BF4D5B">
      <w:pPr>
        <w:pStyle w:val="TOC2"/>
        <w:tabs>
          <w:tab w:val="left" w:pos="1400"/>
        </w:tabs>
        <w:rPr>
          <w:del w:id="1051" w:author="Rakesh Singhi" w:date="2015-03-25T16:06:00Z"/>
          <w:rFonts w:asciiTheme="minorHAnsi" w:eastAsiaTheme="minorEastAsia" w:hAnsiTheme="minorHAnsi" w:cstheme="minorBidi"/>
          <w:noProof/>
          <w:sz w:val="22"/>
          <w:szCs w:val="22"/>
        </w:rPr>
      </w:pPr>
      <w:del w:id="1052" w:author="Rakesh Singhi" w:date="2015-03-25T16:06:00Z">
        <w:r w:rsidRPr="008B4273" w:rsidDel="0052018E">
          <w:rPr>
            <w:rFonts w:cstheme="minorHAnsi"/>
            <w:b/>
            <w:i/>
            <w:noProof/>
            <w:lang w:val="en-GB"/>
          </w:rPr>
          <w:delText>3.9.4.4</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DMO_SELL_IN_METRICS_BASE_INTRM</w:delText>
        </w:r>
        <w:r w:rsidDel="0052018E">
          <w:rPr>
            <w:noProof/>
            <w:webHidden/>
          </w:rPr>
          <w:tab/>
          <w:delText>41</w:delText>
        </w:r>
      </w:del>
    </w:p>
    <w:p w14:paraId="295FBDC7" w14:textId="77777777" w:rsidR="00BF4D5B" w:rsidDel="0052018E" w:rsidRDefault="00BF4D5B">
      <w:pPr>
        <w:pStyle w:val="TOC2"/>
        <w:tabs>
          <w:tab w:val="left" w:pos="1400"/>
        </w:tabs>
        <w:rPr>
          <w:del w:id="1053" w:author="Rakesh Singhi" w:date="2015-03-25T16:06:00Z"/>
          <w:rFonts w:asciiTheme="minorHAnsi" w:eastAsiaTheme="minorEastAsia" w:hAnsiTheme="minorHAnsi" w:cstheme="minorBidi"/>
          <w:noProof/>
          <w:sz w:val="22"/>
          <w:szCs w:val="22"/>
        </w:rPr>
      </w:pPr>
      <w:del w:id="1054" w:author="Rakesh Singhi" w:date="2015-03-25T16:06:00Z">
        <w:r w:rsidRPr="008B4273" w:rsidDel="0052018E">
          <w:rPr>
            <w:rFonts w:cstheme="minorHAnsi"/>
            <w:b/>
            <w:i/>
            <w:noProof/>
            <w:lang w:val="en-GB"/>
          </w:rPr>
          <w:delText>3.9.4.5</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DMO_SELLOUT_METRICS_BASE_INTRM</w:delText>
        </w:r>
        <w:r w:rsidDel="0052018E">
          <w:rPr>
            <w:noProof/>
            <w:webHidden/>
          </w:rPr>
          <w:tab/>
          <w:delText>42</w:delText>
        </w:r>
      </w:del>
    </w:p>
    <w:p w14:paraId="5900392F" w14:textId="77777777" w:rsidR="00BF4D5B" w:rsidDel="0052018E" w:rsidRDefault="00BF4D5B">
      <w:pPr>
        <w:pStyle w:val="TOC2"/>
        <w:tabs>
          <w:tab w:val="left" w:pos="1400"/>
        </w:tabs>
        <w:rPr>
          <w:del w:id="1055" w:author="Rakesh Singhi" w:date="2015-03-25T16:06:00Z"/>
          <w:rFonts w:asciiTheme="minorHAnsi" w:eastAsiaTheme="minorEastAsia" w:hAnsiTheme="minorHAnsi" w:cstheme="minorBidi"/>
          <w:noProof/>
          <w:sz w:val="22"/>
          <w:szCs w:val="22"/>
        </w:rPr>
      </w:pPr>
      <w:del w:id="1056" w:author="Rakesh Singhi" w:date="2015-03-25T16:06:00Z">
        <w:r w:rsidRPr="008B4273" w:rsidDel="0052018E">
          <w:rPr>
            <w:rFonts w:cstheme="minorHAnsi"/>
            <w:b/>
            <w:i/>
            <w:noProof/>
            <w:lang w:val="en-GB"/>
          </w:rPr>
          <w:delText>3.9.4.6</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Product Exception</w:delText>
        </w:r>
        <w:r w:rsidDel="0052018E">
          <w:rPr>
            <w:noProof/>
            <w:webHidden/>
          </w:rPr>
          <w:tab/>
          <w:delText>43</w:delText>
        </w:r>
      </w:del>
    </w:p>
    <w:p w14:paraId="789E9B42" w14:textId="77777777" w:rsidR="00BF4D5B" w:rsidDel="0052018E" w:rsidRDefault="00BF4D5B">
      <w:pPr>
        <w:pStyle w:val="TOC2"/>
        <w:tabs>
          <w:tab w:val="left" w:pos="1400"/>
        </w:tabs>
        <w:rPr>
          <w:del w:id="1057" w:author="Rakesh Singhi" w:date="2015-03-25T16:06:00Z"/>
          <w:rFonts w:asciiTheme="minorHAnsi" w:eastAsiaTheme="minorEastAsia" w:hAnsiTheme="minorHAnsi" w:cstheme="minorBidi"/>
          <w:noProof/>
          <w:sz w:val="22"/>
          <w:szCs w:val="22"/>
        </w:rPr>
      </w:pPr>
      <w:del w:id="1058" w:author="Rakesh Singhi" w:date="2015-03-25T16:06:00Z">
        <w:r w:rsidRPr="008B4273" w:rsidDel="0052018E">
          <w:rPr>
            <w:rFonts w:cstheme="minorHAnsi"/>
            <w:b/>
            <w:i/>
            <w:noProof/>
            <w:lang w:val="en-GB"/>
          </w:rPr>
          <w:delText>3.9.4.7</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Partner Exception</w:delText>
        </w:r>
        <w:r w:rsidDel="0052018E">
          <w:rPr>
            <w:noProof/>
            <w:webHidden/>
          </w:rPr>
          <w:tab/>
          <w:delText>43</w:delText>
        </w:r>
      </w:del>
    </w:p>
    <w:p w14:paraId="77B73559" w14:textId="77777777" w:rsidR="00BF4D5B" w:rsidDel="0052018E" w:rsidRDefault="00BF4D5B">
      <w:pPr>
        <w:pStyle w:val="TOC2"/>
        <w:tabs>
          <w:tab w:val="left" w:pos="1200"/>
        </w:tabs>
        <w:rPr>
          <w:del w:id="1059" w:author="Rakesh Singhi" w:date="2015-03-25T16:06:00Z"/>
          <w:rFonts w:asciiTheme="minorHAnsi" w:eastAsiaTheme="minorEastAsia" w:hAnsiTheme="minorHAnsi" w:cstheme="minorBidi"/>
          <w:noProof/>
          <w:sz w:val="22"/>
          <w:szCs w:val="22"/>
        </w:rPr>
      </w:pPr>
      <w:del w:id="1060" w:author="Rakesh Singhi" w:date="2015-03-25T16:06:00Z">
        <w:r w:rsidRPr="008B4273" w:rsidDel="0052018E">
          <w:rPr>
            <w:rFonts w:cstheme="minorHAnsi"/>
            <w:b/>
            <w:i/>
            <w:noProof/>
          </w:rPr>
          <w:delText>3.9.5</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Final Fact Tables</w:delText>
        </w:r>
        <w:r w:rsidDel="0052018E">
          <w:rPr>
            <w:noProof/>
            <w:webHidden/>
          </w:rPr>
          <w:tab/>
          <w:delText>44</w:delText>
        </w:r>
      </w:del>
    </w:p>
    <w:p w14:paraId="4A8699A2" w14:textId="77777777" w:rsidR="00BF4D5B" w:rsidDel="0052018E" w:rsidRDefault="00BF4D5B">
      <w:pPr>
        <w:pStyle w:val="TOC2"/>
        <w:tabs>
          <w:tab w:val="left" w:pos="1400"/>
        </w:tabs>
        <w:rPr>
          <w:del w:id="1061" w:author="Rakesh Singhi" w:date="2015-03-25T16:06:00Z"/>
          <w:rFonts w:asciiTheme="minorHAnsi" w:eastAsiaTheme="minorEastAsia" w:hAnsiTheme="minorHAnsi" w:cstheme="minorBidi"/>
          <w:noProof/>
          <w:sz w:val="22"/>
          <w:szCs w:val="22"/>
        </w:rPr>
      </w:pPr>
      <w:del w:id="1062" w:author="Rakesh Singhi" w:date="2015-03-25T16:06:00Z">
        <w:r w:rsidRPr="008B4273" w:rsidDel="0052018E">
          <w:rPr>
            <w:rFonts w:cstheme="minorHAnsi"/>
            <w:b/>
            <w:i/>
            <w:noProof/>
            <w:lang w:val="en-GB"/>
          </w:rPr>
          <w:delText>3.9.5.1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DMO_SELL_IN_METRICS_BASE_F</w:delText>
        </w:r>
        <w:r w:rsidDel="0052018E">
          <w:rPr>
            <w:noProof/>
            <w:webHidden/>
          </w:rPr>
          <w:tab/>
          <w:delText>44</w:delText>
        </w:r>
      </w:del>
    </w:p>
    <w:p w14:paraId="28C0B0E6" w14:textId="77777777" w:rsidR="00BF4D5B" w:rsidDel="0052018E" w:rsidRDefault="00BF4D5B">
      <w:pPr>
        <w:pStyle w:val="TOC2"/>
        <w:tabs>
          <w:tab w:val="left" w:pos="1400"/>
        </w:tabs>
        <w:rPr>
          <w:del w:id="1063" w:author="Rakesh Singhi" w:date="2015-03-25T16:06:00Z"/>
          <w:rFonts w:asciiTheme="minorHAnsi" w:eastAsiaTheme="minorEastAsia" w:hAnsiTheme="minorHAnsi" w:cstheme="minorBidi"/>
          <w:noProof/>
          <w:sz w:val="22"/>
          <w:szCs w:val="22"/>
        </w:rPr>
      </w:pPr>
      <w:del w:id="1064" w:author="Rakesh Singhi" w:date="2015-03-25T16:06:00Z">
        <w:r w:rsidRPr="008B4273" w:rsidDel="0052018E">
          <w:rPr>
            <w:rFonts w:cstheme="minorHAnsi"/>
            <w:b/>
            <w:i/>
            <w:noProof/>
            <w:lang w:val="en-GB"/>
          </w:rPr>
          <w:delText>3.9.5.2</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DMO_SELL_OUT_METRICS_BASE_F</w:delText>
        </w:r>
        <w:r w:rsidDel="0052018E">
          <w:rPr>
            <w:noProof/>
            <w:webHidden/>
          </w:rPr>
          <w:tab/>
          <w:delText>45</w:delText>
        </w:r>
      </w:del>
    </w:p>
    <w:p w14:paraId="034F2141" w14:textId="77777777" w:rsidR="00BF4D5B" w:rsidDel="0052018E" w:rsidRDefault="00BF4D5B">
      <w:pPr>
        <w:pStyle w:val="TOC2"/>
        <w:tabs>
          <w:tab w:val="left" w:pos="1400"/>
        </w:tabs>
        <w:rPr>
          <w:del w:id="1065" w:author="Rakesh Singhi" w:date="2015-03-25T16:06:00Z"/>
          <w:rFonts w:asciiTheme="minorHAnsi" w:eastAsiaTheme="minorEastAsia" w:hAnsiTheme="minorHAnsi" w:cstheme="minorBidi"/>
          <w:noProof/>
          <w:sz w:val="22"/>
          <w:szCs w:val="22"/>
        </w:rPr>
      </w:pPr>
      <w:del w:id="1066" w:author="Rakesh Singhi" w:date="2015-03-25T16:06:00Z">
        <w:r w:rsidRPr="008B4273" w:rsidDel="0052018E">
          <w:rPr>
            <w:rFonts w:cstheme="minorHAnsi"/>
            <w:b/>
            <w:i/>
            <w:noProof/>
            <w:lang w:val="en-GB"/>
          </w:rPr>
          <w:delText>3.9.5.3</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DMO_SELL_IN_OUT_METRICS_DRVD_F</w:delText>
        </w:r>
        <w:r w:rsidDel="0052018E">
          <w:rPr>
            <w:noProof/>
            <w:webHidden/>
          </w:rPr>
          <w:tab/>
          <w:delText>45</w:delText>
        </w:r>
      </w:del>
    </w:p>
    <w:p w14:paraId="0DBB68D9" w14:textId="77777777" w:rsidR="00BF4D5B" w:rsidDel="0052018E" w:rsidRDefault="00BF4D5B">
      <w:pPr>
        <w:pStyle w:val="TOC2"/>
        <w:tabs>
          <w:tab w:val="left" w:pos="1400"/>
        </w:tabs>
        <w:rPr>
          <w:del w:id="1067" w:author="Rakesh Singhi" w:date="2015-03-25T16:06:00Z"/>
          <w:rFonts w:asciiTheme="minorHAnsi" w:eastAsiaTheme="minorEastAsia" w:hAnsiTheme="minorHAnsi" w:cstheme="minorBidi"/>
          <w:noProof/>
          <w:sz w:val="22"/>
          <w:szCs w:val="22"/>
        </w:rPr>
      </w:pPr>
      <w:del w:id="1068" w:author="Rakesh Singhi" w:date="2015-03-25T16:06:00Z">
        <w:r w:rsidRPr="008B4273" w:rsidDel="0052018E">
          <w:rPr>
            <w:rFonts w:cstheme="minorHAnsi"/>
            <w:b/>
            <w:i/>
            <w:noProof/>
            <w:lang w:val="en-GB"/>
          </w:rPr>
          <w:delText>3.9.5.4</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DMO_SELL_OUT_REJECT_F</w:delText>
        </w:r>
        <w:r w:rsidDel="0052018E">
          <w:rPr>
            <w:noProof/>
            <w:webHidden/>
          </w:rPr>
          <w:tab/>
          <w:delText>47</w:delText>
        </w:r>
      </w:del>
    </w:p>
    <w:p w14:paraId="69B20315" w14:textId="77777777" w:rsidR="00BF4D5B" w:rsidDel="0052018E" w:rsidRDefault="00BF4D5B">
      <w:pPr>
        <w:pStyle w:val="TOC2"/>
        <w:tabs>
          <w:tab w:val="left" w:pos="1400"/>
        </w:tabs>
        <w:rPr>
          <w:del w:id="1069" w:author="Rakesh Singhi" w:date="2015-03-25T16:06:00Z"/>
          <w:rFonts w:asciiTheme="minorHAnsi" w:eastAsiaTheme="minorEastAsia" w:hAnsiTheme="minorHAnsi" w:cstheme="minorBidi"/>
          <w:noProof/>
          <w:sz w:val="22"/>
          <w:szCs w:val="22"/>
        </w:rPr>
      </w:pPr>
      <w:del w:id="1070" w:author="Rakesh Singhi" w:date="2015-03-25T16:06:00Z">
        <w:r w:rsidRPr="008B4273" w:rsidDel="0052018E">
          <w:rPr>
            <w:rFonts w:cstheme="minorHAnsi"/>
            <w:b/>
            <w:i/>
            <w:noProof/>
            <w:lang w:val="en-GB"/>
          </w:rPr>
          <w:delText>3.9.5.5</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DMO_SELL_IN_ERP_ISC_REJECT_F</w:delText>
        </w:r>
        <w:r w:rsidDel="0052018E">
          <w:rPr>
            <w:noProof/>
            <w:webHidden/>
          </w:rPr>
          <w:tab/>
          <w:delText>48</w:delText>
        </w:r>
      </w:del>
    </w:p>
    <w:p w14:paraId="6D2D1A96" w14:textId="77777777" w:rsidR="00BF4D5B" w:rsidDel="0052018E" w:rsidRDefault="00BF4D5B">
      <w:pPr>
        <w:pStyle w:val="TOC2"/>
        <w:tabs>
          <w:tab w:val="left" w:pos="1200"/>
        </w:tabs>
        <w:rPr>
          <w:del w:id="1071" w:author="Rakesh Singhi" w:date="2015-03-25T16:06:00Z"/>
          <w:rFonts w:asciiTheme="minorHAnsi" w:eastAsiaTheme="minorEastAsia" w:hAnsiTheme="minorHAnsi" w:cstheme="minorBidi"/>
          <w:noProof/>
          <w:sz w:val="22"/>
          <w:szCs w:val="22"/>
        </w:rPr>
      </w:pPr>
      <w:del w:id="1072" w:author="Rakesh Singhi" w:date="2015-03-25T16:06:00Z">
        <w:r w:rsidRPr="008B4273" w:rsidDel="0052018E">
          <w:rPr>
            <w:rFonts w:cstheme="minorHAnsi"/>
            <w:b/>
            <w:noProof/>
            <w:lang w:val="en-GB"/>
          </w:rPr>
          <w:delText>3.10</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PNP to EBIP Column level Mapping</w:delText>
        </w:r>
        <w:r w:rsidDel="0052018E">
          <w:rPr>
            <w:noProof/>
            <w:webHidden/>
          </w:rPr>
          <w:tab/>
          <w:delText>49</w:delText>
        </w:r>
      </w:del>
    </w:p>
    <w:p w14:paraId="7661E426" w14:textId="77777777" w:rsidR="00BF4D5B" w:rsidDel="0052018E" w:rsidRDefault="00BF4D5B">
      <w:pPr>
        <w:pStyle w:val="TOC2"/>
        <w:tabs>
          <w:tab w:val="left" w:pos="1200"/>
        </w:tabs>
        <w:rPr>
          <w:del w:id="1073" w:author="Rakesh Singhi" w:date="2015-03-25T16:06:00Z"/>
          <w:rFonts w:asciiTheme="minorHAnsi" w:eastAsiaTheme="minorEastAsia" w:hAnsiTheme="minorHAnsi" w:cstheme="minorBidi"/>
          <w:noProof/>
          <w:sz w:val="22"/>
          <w:szCs w:val="22"/>
        </w:rPr>
      </w:pPr>
      <w:del w:id="1074" w:author="Rakesh Singhi" w:date="2015-03-25T16:06:00Z">
        <w:r w:rsidRPr="008B4273" w:rsidDel="0052018E">
          <w:rPr>
            <w:rFonts w:cstheme="minorHAnsi"/>
            <w:b/>
            <w:noProof/>
            <w:lang w:val="en-GB"/>
          </w:rPr>
          <w:delText>3.11</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B2A Metadata Spread Sheet</w:delText>
        </w:r>
        <w:r w:rsidDel="0052018E">
          <w:rPr>
            <w:noProof/>
            <w:webHidden/>
          </w:rPr>
          <w:tab/>
          <w:delText>49</w:delText>
        </w:r>
      </w:del>
    </w:p>
    <w:p w14:paraId="247A8928" w14:textId="77777777" w:rsidR="00BF4D5B" w:rsidDel="0052018E" w:rsidRDefault="00BF4D5B">
      <w:pPr>
        <w:pStyle w:val="TOC2"/>
        <w:tabs>
          <w:tab w:val="left" w:pos="1200"/>
        </w:tabs>
        <w:rPr>
          <w:del w:id="1075" w:author="Rakesh Singhi" w:date="2015-03-25T16:06:00Z"/>
          <w:rFonts w:asciiTheme="minorHAnsi" w:eastAsiaTheme="minorEastAsia" w:hAnsiTheme="minorHAnsi" w:cstheme="minorBidi"/>
          <w:noProof/>
          <w:sz w:val="22"/>
          <w:szCs w:val="22"/>
        </w:rPr>
      </w:pPr>
      <w:del w:id="1076" w:author="Rakesh Singhi" w:date="2015-03-25T16:06:00Z">
        <w:r w:rsidRPr="008B4273" w:rsidDel="0052018E">
          <w:rPr>
            <w:rFonts w:cstheme="minorHAnsi"/>
            <w:b/>
            <w:noProof/>
            <w:lang w:val="en-GB"/>
          </w:rPr>
          <w:delText>3.12</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Candidate Sources</w:delText>
        </w:r>
        <w:r w:rsidDel="0052018E">
          <w:rPr>
            <w:noProof/>
            <w:webHidden/>
          </w:rPr>
          <w:tab/>
          <w:delText>49</w:delText>
        </w:r>
      </w:del>
    </w:p>
    <w:p w14:paraId="0BEC870C" w14:textId="77777777" w:rsidR="00BF4D5B" w:rsidDel="0052018E" w:rsidRDefault="00BF4D5B">
      <w:pPr>
        <w:pStyle w:val="TOC2"/>
        <w:tabs>
          <w:tab w:val="left" w:pos="1200"/>
        </w:tabs>
        <w:rPr>
          <w:del w:id="1077" w:author="Rakesh Singhi" w:date="2015-03-25T16:06:00Z"/>
          <w:rFonts w:asciiTheme="minorHAnsi" w:eastAsiaTheme="minorEastAsia" w:hAnsiTheme="minorHAnsi" w:cstheme="minorBidi"/>
          <w:noProof/>
          <w:sz w:val="22"/>
          <w:szCs w:val="22"/>
        </w:rPr>
      </w:pPr>
      <w:del w:id="1078" w:author="Rakesh Singhi" w:date="2015-03-25T16:06:00Z">
        <w:r w:rsidRPr="008B4273" w:rsidDel="0052018E">
          <w:rPr>
            <w:rFonts w:cstheme="minorHAnsi"/>
            <w:b/>
            <w:i/>
            <w:noProof/>
            <w:lang w:val="en-GB"/>
          </w:rPr>
          <w:delText>3.12.1</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Source Details</w:delText>
        </w:r>
        <w:r w:rsidDel="0052018E">
          <w:rPr>
            <w:noProof/>
            <w:webHidden/>
          </w:rPr>
          <w:tab/>
          <w:delText>49</w:delText>
        </w:r>
      </w:del>
    </w:p>
    <w:p w14:paraId="0C057DBA" w14:textId="77777777" w:rsidR="00BF4D5B" w:rsidDel="0052018E" w:rsidRDefault="00BF4D5B">
      <w:pPr>
        <w:pStyle w:val="TOC2"/>
        <w:tabs>
          <w:tab w:val="left" w:pos="1200"/>
        </w:tabs>
        <w:rPr>
          <w:del w:id="1079" w:author="Rakesh Singhi" w:date="2015-03-25T16:06:00Z"/>
          <w:rFonts w:asciiTheme="minorHAnsi" w:eastAsiaTheme="minorEastAsia" w:hAnsiTheme="minorHAnsi" w:cstheme="minorBidi"/>
          <w:noProof/>
          <w:sz w:val="22"/>
          <w:szCs w:val="22"/>
        </w:rPr>
      </w:pPr>
      <w:del w:id="1080" w:author="Rakesh Singhi" w:date="2015-03-25T16:06:00Z">
        <w:r w:rsidRPr="008B4273" w:rsidDel="0052018E">
          <w:rPr>
            <w:rFonts w:cstheme="minorHAnsi"/>
            <w:b/>
            <w:i/>
            <w:noProof/>
            <w:lang w:val="en-GB"/>
          </w:rPr>
          <w:delText>3.12.2</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Source Feeds</w:delText>
        </w:r>
        <w:r w:rsidDel="0052018E">
          <w:rPr>
            <w:noProof/>
            <w:webHidden/>
          </w:rPr>
          <w:tab/>
          <w:delText>50</w:delText>
        </w:r>
      </w:del>
    </w:p>
    <w:p w14:paraId="49B4FC0C" w14:textId="77777777" w:rsidR="00BF4D5B" w:rsidDel="0052018E" w:rsidRDefault="00BF4D5B">
      <w:pPr>
        <w:pStyle w:val="TOC2"/>
        <w:tabs>
          <w:tab w:val="left" w:pos="1200"/>
        </w:tabs>
        <w:rPr>
          <w:del w:id="1081" w:author="Rakesh Singhi" w:date="2015-03-25T16:06:00Z"/>
          <w:rFonts w:asciiTheme="minorHAnsi" w:eastAsiaTheme="minorEastAsia" w:hAnsiTheme="minorHAnsi" w:cstheme="minorBidi"/>
          <w:noProof/>
          <w:sz w:val="22"/>
          <w:szCs w:val="22"/>
        </w:rPr>
      </w:pPr>
      <w:del w:id="1082" w:author="Rakesh Singhi" w:date="2015-03-25T16:06:00Z">
        <w:r w:rsidRPr="008B4273" w:rsidDel="0052018E">
          <w:rPr>
            <w:rFonts w:cstheme="minorHAnsi"/>
            <w:b/>
            <w:i/>
            <w:noProof/>
            <w:lang w:val="en-GB"/>
          </w:rPr>
          <w:delText>3.12.3</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Source Access – DB Link</w:delText>
        </w:r>
        <w:r w:rsidDel="0052018E">
          <w:rPr>
            <w:noProof/>
            <w:webHidden/>
          </w:rPr>
          <w:tab/>
          <w:delText>50</w:delText>
        </w:r>
      </w:del>
    </w:p>
    <w:p w14:paraId="3F362A08" w14:textId="77777777" w:rsidR="00BF4D5B" w:rsidDel="0052018E" w:rsidRDefault="00BF4D5B">
      <w:pPr>
        <w:pStyle w:val="TOC2"/>
        <w:tabs>
          <w:tab w:val="left" w:pos="1200"/>
        </w:tabs>
        <w:rPr>
          <w:del w:id="1083" w:author="Rakesh Singhi" w:date="2015-03-25T16:06:00Z"/>
          <w:rFonts w:asciiTheme="minorHAnsi" w:eastAsiaTheme="minorEastAsia" w:hAnsiTheme="minorHAnsi" w:cstheme="minorBidi"/>
          <w:noProof/>
          <w:sz w:val="22"/>
          <w:szCs w:val="22"/>
        </w:rPr>
      </w:pPr>
      <w:del w:id="1084" w:author="Rakesh Singhi" w:date="2015-03-25T16:06:00Z">
        <w:r w:rsidRPr="008B4273" w:rsidDel="0052018E">
          <w:rPr>
            <w:rFonts w:cstheme="minorHAnsi"/>
            <w:b/>
            <w:i/>
            <w:noProof/>
            <w:lang w:val="en-GB"/>
          </w:rPr>
          <w:delText>3.12.4</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Source Access – FTP</w:delText>
        </w:r>
        <w:r w:rsidDel="0052018E">
          <w:rPr>
            <w:noProof/>
            <w:webHidden/>
          </w:rPr>
          <w:tab/>
          <w:delText>50</w:delText>
        </w:r>
      </w:del>
    </w:p>
    <w:p w14:paraId="1BF74E4C" w14:textId="77777777" w:rsidR="00BF4D5B" w:rsidDel="0052018E" w:rsidRDefault="00BF4D5B">
      <w:pPr>
        <w:pStyle w:val="TOC2"/>
        <w:tabs>
          <w:tab w:val="left" w:pos="1200"/>
        </w:tabs>
        <w:rPr>
          <w:del w:id="1085" w:author="Rakesh Singhi" w:date="2015-03-25T16:06:00Z"/>
          <w:rFonts w:asciiTheme="minorHAnsi" w:eastAsiaTheme="minorEastAsia" w:hAnsiTheme="minorHAnsi" w:cstheme="minorBidi"/>
          <w:noProof/>
          <w:sz w:val="22"/>
          <w:szCs w:val="22"/>
        </w:rPr>
      </w:pPr>
      <w:del w:id="1086" w:author="Rakesh Singhi" w:date="2015-03-25T16:06:00Z">
        <w:r w:rsidRPr="008B4273" w:rsidDel="0052018E">
          <w:rPr>
            <w:rFonts w:cstheme="minorHAnsi"/>
            <w:b/>
            <w:i/>
            <w:noProof/>
            <w:lang w:val="en-GB"/>
          </w:rPr>
          <w:delText>3.12.5</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In bound / Out Bound – Shell Script</w:delText>
        </w:r>
        <w:r w:rsidDel="0052018E">
          <w:rPr>
            <w:noProof/>
            <w:webHidden/>
          </w:rPr>
          <w:tab/>
          <w:delText>50</w:delText>
        </w:r>
      </w:del>
    </w:p>
    <w:p w14:paraId="798387D5" w14:textId="77777777" w:rsidR="00BF4D5B" w:rsidDel="0052018E" w:rsidRDefault="00BF4D5B">
      <w:pPr>
        <w:pStyle w:val="TOC2"/>
        <w:tabs>
          <w:tab w:val="left" w:pos="1200"/>
        </w:tabs>
        <w:rPr>
          <w:del w:id="1087" w:author="Rakesh Singhi" w:date="2015-03-25T16:06:00Z"/>
          <w:rFonts w:asciiTheme="minorHAnsi" w:eastAsiaTheme="minorEastAsia" w:hAnsiTheme="minorHAnsi" w:cstheme="minorBidi"/>
          <w:noProof/>
          <w:sz w:val="22"/>
          <w:szCs w:val="22"/>
        </w:rPr>
      </w:pPr>
      <w:del w:id="1088" w:author="Rakesh Singhi" w:date="2015-03-25T16:06:00Z">
        <w:r w:rsidRPr="008B4273" w:rsidDel="0052018E">
          <w:rPr>
            <w:rFonts w:cstheme="minorHAnsi"/>
            <w:b/>
            <w:i/>
            <w:noProof/>
            <w:lang w:val="en-GB"/>
          </w:rPr>
          <w:delText>3.12.6</w:delText>
        </w:r>
        <w:r w:rsidDel="0052018E">
          <w:rPr>
            <w:rFonts w:asciiTheme="minorHAnsi" w:eastAsiaTheme="minorEastAsia" w:hAnsiTheme="minorHAnsi" w:cstheme="minorBidi"/>
            <w:noProof/>
            <w:sz w:val="22"/>
            <w:szCs w:val="22"/>
          </w:rPr>
          <w:tab/>
        </w:r>
        <w:r w:rsidRPr="008B4273" w:rsidDel="0052018E">
          <w:rPr>
            <w:rFonts w:cstheme="minorHAnsi"/>
            <w:b/>
            <w:i/>
            <w:noProof/>
            <w:lang w:val="en-GB"/>
          </w:rPr>
          <w:delText>In bound – SQL Loader / Data Pump / Import Utility</w:delText>
        </w:r>
        <w:r w:rsidDel="0052018E">
          <w:rPr>
            <w:noProof/>
            <w:webHidden/>
          </w:rPr>
          <w:tab/>
          <w:delText>50</w:delText>
        </w:r>
      </w:del>
    </w:p>
    <w:p w14:paraId="45FEE87F" w14:textId="77777777" w:rsidR="00BF4D5B" w:rsidDel="0052018E" w:rsidRDefault="00BF4D5B">
      <w:pPr>
        <w:pStyle w:val="TOC2"/>
        <w:tabs>
          <w:tab w:val="left" w:pos="1200"/>
        </w:tabs>
        <w:rPr>
          <w:del w:id="1089" w:author="Rakesh Singhi" w:date="2015-03-25T16:06:00Z"/>
          <w:rFonts w:asciiTheme="minorHAnsi" w:eastAsiaTheme="minorEastAsia" w:hAnsiTheme="minorHAnsi" w:cstheme="minorBidi"/>
          <w:noProof/>
          <w:sz w:val="22"/>
          <w:szCs w:val="22"/>
        </w:rPr>
      </w:pPr>
      <w:del w:id="1090" w:author="Rakesh Singhi" w:date="2015-03-25T16:06:00Z">
        <w:r w:rsidRPr="008B4273" w:rsidDel="0052018E">
          <w:rPr>
            <w:rFonts w:cstheme="minorHAnsi"/>
            <w:b/>
            <w:noProof/>
            <w:lang w:val="en-GB"/>
          </w:rPr>
          <w:delText>3.13</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Job Details (For Production Support turnover document)</w:delText>
        </w:r>
        <w:r w:rsidDel="0052018E">
          <w:rPr>
            <w:noProof/>
            <w:webHidden/>
          </w:rPr>
          <w:tab/>
          <w:delText>50</w:delText>
        </w:r>
      </w:del>
    </w:p>
    <w:p w14:paraId="5F2A1C30" w14:textId="77777777" w:rsidR="00BF4D5B" w:rsidDel="0052018E" w:rsidRDefault="00BF4D5B">
      <w:pPr>
        <w:pStyle w:val="TOC1"/>
        <w:tabs>
          <w:tab w:val="left" w:pos="432"/>
        </w:tabs>
        <w:rPr>
          <w:del w:id="1091" w:author="Rakesh Singhi" w:date="2015-03-25T16:06:00Z"/>
          <w:rFonts w:asciiTheme="minorHAnsi" w:eastAsiaTheme="minorEastAsia" w:hAnsiTheme="minorHAnsi" w:cstheme="minorBidi"/>
          <w:noProof/>
          <w:sz w:val="22"/>
          <w:szCs w:val="22"/>
        </w:rPr>
      </w:pPr>
      <w:del w:id="1092" w:author="Rakesh Singhi" w:date="2015-03-25T16:06:00Z">
        <w:r w:rsidRPr="008B4273" w:rsidDel="0052018E">
          <w:rPr>
            <w:rFonts w:cstheme="minorHAnsi"/>
            <w:b/>
            <w:bCs/>
            <w:noProof/>
            <w:kern w:val="32"/>
            <w:lang w:val="en-GB"/>
          </w:rPr>
          <w:delText>4</w:delText>
        </w:r>
        <w:r w:rsidDel="0052018E">
          <w:rPr>
            <w:rFonts w:asciiTheme="minorHAnsi" w:eastAsiaTheme="minorEastAsia" w:hAnsiTheme="minorHAnsi" w:cstheme="minorBidi"/>
            <w:noProof/>
            <w:sz w:val="22"/>
            <w:szCs w:val="22"/>
          </w:rPr>
          <w:tab/>
        </w:r>
        <w:r w:rsidRPr="008B4273" w:rsidDel="0052018E">
          <w:rPr>
            <w:rFonts w:cstheme="minorHAnsi"/>
            <w:b/>
            <w:bCs/>
            <w:noProof/>
            <w:kern w:val="32"/>
            <w:lang w:val="en-GB"/>
          </w:rPr>
          <w:delText>Exception Handling and Audits</w:delText>
        </w:r>
        <w:r w:rsidDel="0052018E">
          <w:rPr>
            <w:noProof/>
            <w:webHidden/>
          </w:rPr>
          <w:tab/>
          <w:delText>51</w:delText>
        </w:r>
      </w:del>
    </w:p>
    <w:p w14:paraId="6D884549" w14:textId="77777777" w:rsidR="00BF4D5B" w:rsidDel="0052018E" w:rsidRDefault="00BF4D5B">
      <w:pPr>
        <w:pStyle w:val="TOC2"/>
        <w:tabs>
          <w:tab w:val="left" w:pos="1000"/>
        </w:tabs>
        <w:rPr>
          <w:del w:id="1093" w:author="Rakesh Singhi" w:date="2015-03-25T16:06:00Z"/>
          <w:rFonts w:asciiTheme="minorHAnsi" w:eastAsiaTheme="minorEastAsia" w:hAnsiTheme="minorHAnsi" w:cstheme="minorBidi"/>
          <w:noProof/>
          <w:sz w:val="22"/>
          <w:szCs w:val="22"/>
        </w:rPr>
      </w:pPr>
      <w:del w:id="1094" w:author="Rakesh Singhi" w:date="2015-03-25T16:06:00Z">
        <w:r w:rsidRPr="008B4273" w:rsidDel="0052018E">
          <w:rPr>
            <w:rFonts w:cstheme="minorHAnsi"/>
            <w:b/>
            <w:noProof/>
            <w:lang w:val="en-GB"/>
          </w:rPr>
          <w:delText>4.1</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GUI</w:delText>
        </w:r>
        <w:r w:rsidDel="0052018E">
          <w:rPr>
            <w:noProof/>
            <w:webHidden/>
          </w:rPr>
          <w:tab/>
          <w:delText>51</w:delText>
        </w:r>
      </w:del>
    </w:p>
    <w:p w14:paraId="1FD6F848" w14:textId="77777777" w:rsidR="00BF4D5B" w:rsidDel="0052018E" w:rsidRDefault="00BF4D5B">
      <w:pPr>
        <w:pStyle w:val="TOC2"/>
        <w:tabs>
          <w:tab w:val="left" w:pos="1000"/>
        </w:tabs>
        <w:rPr>
          <w:del w:id="1095" w:author="Rakesh Singhi" w:date="2015-03-25T16:06:00Z"/>
          <w:rFonts w:asciiTheme="minorHAnsi" w:eastAsiaTheme="minorEastAsia" w:hAnsiTheme="minorHAnsi" w:cstheme="minorBidi"/>
          <w:noProof/>
          <w:sz w:val="22"/>
          <w:szCs w:val="22"/>
        </w:rPr>
      </w:pPr>
      <w:del w:id="1096" w:author="Rakesh Singhi" w:date="2015-03-25T16:06:00Z">
        <w:r w:rsidRPr="008B4273" w:rsidDel="0052018E">
          <w:rPr>
            <w:rFonts w:cstheme="minorHAnsi"/>
            <w:b/>
            <w:noProof/>
            <w:lang w:val="en-GB"/>
          </w:rPr>
          <w:lastRenderedPageBreak/>
          <w:delText>4.2</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Report</w:delText>
        </w:r>
        <w:r w:rsidDel="0052018E">
          <w:rPr>
            <w:noProof/>
            <w:webHidden/>
          </w:rPr>
          <w:tab/>
          <w:delText>51</w:delText>
        </w:r>
      </w:del>
    </w:p>
    <w:p w14:paraId="14FFB840" w14:textId="77777777" w:rsidR="00BF4D5B" w:rsidDel="0052018E" w:rsidRDefault="00BF4D5B">
      <w:pPr>
        <w:pStyle w:val="TOC2"/>
        <w:tabs>
          <w:tab w:val="left" w:pos="1000"/>
        </w:tabs>
        <w:rPr>
          <w:del w:id="1097" w:author="Rakesh Singhi" w:date="2015-03-25T16:06:00Z"/>
          <w:rFonts w:asciiTheme="minorHAnsi" w:eastAsiaTheme="minorEastAsia" w:hAnsiTheme="minorHAnsi" w:cstheme="minorBidi"/>
          <w:noProof/>
          <w:sz w:val="22"/>
          <w:szCs w:val="22"/>
        </w:rPr>
      </w:pPr>
      <w:del w:id="1098" w:author="Rakesh Singhi" w:date="2015-03-25T16:06:00Z">
        <w:r w:rsidRPr="008B4273" w:rsidDel="0052018E">
          <w:rPr>
            <w:rFonts w:cstheme="minorHAnsi"/>
            <w:b/>
            <w:noProof/>
            <w:lang w:val="en-GB"/>
          </w:rPr>
          <w:delText>4.3</w:delText>
        </w:r>
        <w:r w:rsidDel="0052018E">
          <w:rPr>
            <w:rFonts w:asciiTheme="minorHAnsi" w:eastAsiaTheme="minorEastAsia" w:hAnsiTheme="minorHAnsi" w:cstheme="minorBidi"/>
            <w:noProof/>
            <w:sz w:val="22"/>
            <w:szCs w:val="22"/>
          </w:rPr>
          <w:tab/>
        </w:r>
        <w:r w:rsidRPr="008B4273" w:rsidDel="0052018E">
          <w:rPr>
            <w:rFonts w:cstheme="minorHAnsi"/>
            <w:b/>
            <w:noProof/>
            <w:lang w:val="en-GB"/>
          </w:rPr>
          <w:delText>Data</w:delText>
        </w:r>
        <w:r w:rsidDel="0052018E">
          <w:rPr>
            <w:noProof/>
            <w:webHidden/>
          </w:rPr>
          <w:tab/>
          <w:delText>51</w:delText>
        </w:r>
      </w:del>
    </w:p>
    <w:p w14:paraId="314C3DC7" w14:textId="77777777" w:rsidR="00BF4D5B" w:rsidDel="0052018E" w:rsidRDefault="00BF4D5B">
      <w:pPr>
        <w:pStyle w:val="TOC1"/>
        <w:tabs>
          <w:tab w:val="left" w:pos="432"/>
        </w:tabs>
        <w:rPr>
          <w:del w:id="1099" w:author="Rakesh Singhi" w:date="2015-03-25T16:06:00Z"/>
          <w:rFonts w:asciiTheme="minorHAnsi" w:eastAsiaTheme="minorEastAsia" w:hAnsiTheme="minorHAnsi" w:cstheme="minorBidi"/>
          <w:noProof/>
          <w:sz w:val="22"/>
          <w:szCs w:val="22"/>
        </w:rPr>
      </w:pPr>
      <w:del w:id="1100" w:author="Rakesh Singhi" w:date="2015-03-25T16:06:00Z">
        <w:r w:rsidRPr="008B4273" w:rsidDel="0052018E">
          <w:rPr>
            <w:rFonts w:cstheme="minorHAnsi"/>
            <w:b/>
            <w:bCs/>
            <w:noProof/>
            <w:kern w:val="32"/>
            <w:lang w:val="en-GB"/>
          </w:rPr>
          <w:delText>5</w:delText>
        </w:r>
        <w:r w:rsidDel="0052018E">
          <w:rPr>
            <w:rFonts w:asciiTheme="minorHAnsi" w:eastAsiaTheme="minorEastAsia" w:hAnsiTheme="minorHAnsi" w:cstheme="minorBidi"/>
            <w:noProof/>
            <w:sz w:val="22"/>
            <w:szCs w:val="22"/>
          </w:rPr>
          <w:tab/>
        </w:r>
        <w:r w:rsidRPr="008B4273" w:rsidDel="0052018E">
          <w:rPr>
            <w:rFonts w:cstheme="minorHAnsi"/>
            <w:b/>
            <w:bCs/>
            <w:noProof/>
            <w:kern w:val="32"/>
            <w:lang w:val="en-GB"/>
          </w:rPr>
          <w:delText>Assumptions</w:delText>
        </w:r>
        <w:r w:rsidDel="0052018E">
          <w:rPr>
            <w:noProof/>
            <w:webHidden/>
          </w:rPr>
          <w:tab/>
          <w:delText>52</w:delText>
        </w:r>
      </w:del>
    </w:p>
    <w:p w14:paraId="54EABC8E" w14:textId="77777777" w:rsidR="00BF4D5B" w:rsidDel="0052018E" w:rsidRDefault="00BF4D5B">
      <w:pPr>
        <w:pStyle w:val="TOC1"/>
        <w:tabs>
          <w:tab w:val="left" w:pos="432"/>
        </w:tabs>
        <w:rPr>
          <w:del w:id="1101" w:author="Rakesh Singhi" w:date="2015-03-25T16:06:00Z"/>
          <w:rFonts w:asciiTheme="minorHAnsi" w:eastAsiaTheme="minorEastAsia" w:hAnsiTheme="minorHAnsi" w:cstheme="minorBidi"/>
          <w:noProof/>
          <w:sz w:val="22"/>
          <w:szCs w:val="22"/>
        </w:rPr>
      </w:pPr>
      <w:del w:id="1102" w:author="Rakesh Singhi" w:date="2015-03-25T16:06:00Z">
        <w:r w:rsidRPr="008B4273" w:rsidDel="0052018E">
          <w:rPr>
            <w:rFonts w:cstheme="minorHAnsi"/>
            <w:b/>
            <w:bCs/>
            <w:noProof/>
            <w:kern w:val="32"/>
            <w:lang w:val="en-GB"/>
          </w:rPr>
          <w:delText>6</w:delText>
        </w:r>
        <w:r w:rsidDel="0052018E">
          <w:rPr>
            <w:rFonts w:asciiTheme="minorHAnsi" w:eastAsiaTheme="minorEastAsia" w:hAnsiTheme="minorHAnsi" w:cstheme="minorBidi"/>
            <w:noProof/>
            <w:sz w:val="22"/>
            <w:szCs w:val="22"/>
          </w:rPr>
          <w:tab/>
        </w:r>
        <w:r w:rsidRPr="008B4273" w:rsidDel="0052018E">
          <w:rPr>
            <w:rFonts w:cstheme="minorHAnsi"/>
            <w:b/>
            <w:bCs/>
            <w:noProof/>
            <w:kern w:val="32"/>
            <w:lang w:val="en-GB"/>
          </w:rPr>
          <w:delText>Open Issues/Risks</w:delText>
        </w:r>
        <w:r w:rsidDel="0052018E">
          <w:rPr>
            <w:noProof/>
            <w:webHidden/>
          </w:rPr>
          <w:tab/>
          <w:delText>52</w:delText>
        </w:r>
      </w:del>
    </w:p>
    <w:p w14:paraId="4C507571" w14:textId="77777777" w:rsidR="00BF4D5B" w:rsidDel="0052018E" w:rsidRDefault="00BF4D5B">
      <w:pPr>
        <w:pStyle w:val="TOC1"/>
        <w:tabs>
          <w:tab w:val="left" w:pos="432"/>
        </w:tabs>
        <w:rPr>
          <w:del w:id="1103" w:author="Rakesh Singhi" w:date="2015-03-25T16:06:00Z"/>
          <w:rFonts w:asciiTheme="minorHAnsi" w:eastAsiaTheme="minorEastAsia" w:hAnsiTheme="minorHAnsi" w:cstheme="minorBidi"/>
          <w:noProof/>
          <w:sz w:val="22"/>
          <w:szCs w:val="22"/>
        </w:rPr>
      </w:pPr>
      <w:del w:id="1104" w:author="Rakesh Singhi" w:date="2015-03-25T16:06:00Z">
        <w:r w:rsidRPr="008B4273" w:rsidDel="0052018E">
          <w:rPr>
            <w:rFonts w:cstheme="minorHAnsi"/>
            <w:b/>
            <w:bCs/>
            <w:noProof/>
            <w:kern w:val="32"/>
            <w:lang w:val="en-GB"/>
          </w:rPr>
          <w:delText>7</w:delText>
        </w:r>
        <w:r w:rsidDel="0052018E">
          <w:rPr>
            <w:rFonts w:asciiTheme="minorHAnsi" w:eastAsiaTheme="minorEastAsia" w:hAnsiTheme="minorHAnsi" w:cstheme="minorBidi"/>
            <w:noProof/>
            <w:sz w:val="22"/>
            <w:szCs w:val="22"/>
          </w:rPr>
          <w:tab/>
        </w:r>
        <w:r w:rsidRPr="008B4273" w:rsidDel="0052018E">
          <w:rPr>
            <w:rFonts w:cstheme="minorHAnsi"/>
            <w:b/>
            <w:bCs/>
            <w:noProof/>
            <w:kern w:val="32"/>
            <w:lang w:val="en-GB"/>
          </w:rPr>
          <w:delText>Traceability</w:delText>
        </w:r>
        <w:r w:rsidDel="0052018E">
          <w:rPr>
            <w:noProof/>
            <w:webHidden/>
          </w:rPr>
          <w:tab/>
          <w:delText>53</w:delText>
        </w:r>
      </w:del>
    </w:p>
    <w:p w14:paraId="45B6526E" w14:textId="77777777" w:rsidR="00BF4D5B" w:rsidDel="0052018E" w:rsidRDefault="00BF4D5B">
      <w:pPr>
        <w:pStyle w:val="TOC1"/>
        <w:tabs>
          <w:tab w:val="left" w:pos="432"/>
        </w:tabs>
        <w:rPr>
          <w:del w:id="1105" w:author="Rakesh Singhi" w:date="2015-03-25T16:06:00Z"/>
          <w:rFonts w:asciiTheme="minorHAnsi" w:eastAsiaTheme="minorEastAsia" w:hAnsiTheme="minorHAnsi" w:cstheme="minorBidi"/>
          <w:noProof/>
          <w:sz w:val="22"/>
          <w:szCs w:val="22"/>
        </w:rPr>
      </w:pPr>
      <w:del w:id="1106" w:author="Rakesh Singhi" w:date="2015-03-25T16:06:00Z">
        <w:r w:rsidRPr="008B4273" w:rsidDel="0052018E">
          <w:rPr>
            <w:rFonts w:cstheme="minorHAnsi"/>
            <w:b/>
            <w:bCs/>
            <w:noProof/>
            <w:kern w:val="32"/>
            <w:lang w:val="en-GB"/>
          </w:rPr>
          <w:delText>8</w:delText>
        </w:r>
        <w:r w:rsidDel="0052018E">
          <w:rPr>
            <w:rFonts w:asciiTheme="minorHAnsi" w:eastAsiaTheme="minorEastAsia" w:hAnsiTheme="minorHAnsi" w:cstheme="minorBidi"/>
            <w:noProof/>
            <w:sz w:val="22"/>
            <w:szCs w:val="22"/>
          </w:rPr>
          <w:tab/>
        </w:r>
        <w:r w:rsidRPr="008B4273" w:rsidDel="0052018E">
          <w:rPr>
            <w:rFonts w:cstheme="minorHAnsi"/>
            <w:b/>
            <w:bCs/>
            <w:noProof/>
            <w:kern w:val="32"/>
            <w:lang w:val="en-GB"/>
          </w:rPr>
          <w:delText>Glossary / Definition</w:delText>
        </w:r>
        <w:r w:rsidDel="0052018E">
          <w:rPr>
            <w:noProof/>
            <w:webHidden/>
          </w:rPr>
          <w:tab/>
          <w:delText>53</w:delText>
        </w:r>
      </w:del>
    </w:p>
    <w:p w14:paraId="636D4585" w14:textId="77777777" w:rsidR="002A5C1E" w:rsidRPr="00D30FA1" w:rsidRDefault="002A5C1E" w:rsidP="002A5C1E">
      <w:pPr>
        <w:widowControl/>
        <w:spacing w:line="280" w:lineRule="exact"/>
        <w:rPr>
          <w:rFonts w:asciiTheme="minorHAnsi" w:hAnsiTheme="minorHAnsi" w:cstheme="minorHAnsi"/>
          <w:sz w:val="18"/>
          <w:szCs w:val="22"/>
          <w:lang w:val="en-GB"/>
        </w:rPr>
      </w:pPr>
      <w:r w:rsidRPr="00D30FA1">
        <w:rPr>
          <w:rFonts w:asciiTheme="minorHAnsi" w:hAnsiTheme="minorHAnsi" w:cstheme="minorHAnsi"/>
          <w:noProof/>
          <w:sz w:val="18"/>
          <w:szCs w:val="22"/>
          <w:lang w:val="en-GB"/>
        </w:rPr>
        <w:fldChar w:fldCharType="end"/>
      </w:r>
    </w:p>
    <w:p w14:paraId="7210FBD8" w14:textId="77777777" w:rsidR="002A5C1E" w:rsidRPr="00D30FA1" w:rsidRDefault="002A5C1E" w:rsidP="002A5C1E">
      <w:pPr>
        <w:rPr>
          <w:rFonts w:asciiTheme="minorHAnsi" w:hAnsiTheme="minorHAnsi" w:cstheme="minorHAnsi"/>
        </w:rPr>
      </w:pPr>
    </w:p>
    <w:p w14:paraId="109A8954" w14:textId="77777777" w:rsidR="002A5C1E" w:rsidRPr="00D30FA1" w:rsidRDefault="002A5C1E" w:rsidP="00E256F8">
      <w:pPr>
        <w:keepNext/>
        <w:pageBreakBefore/>
        <w:widowControl/>
        <w:numPr>
          <w:ilvl w:val="0"/>
          <w:numId w:val="10"/>
        </w:numPr>
        <w:spacing w:before="120" w:after="240" w:line="240" w:lineRule="auto"/>
        <w:jc w:val="both"/>
        <w:outlineLvl w:val="0"/>
        <w:rPr>
          <w:rFonts w:asciiTheme="minorHAnsi" w:hAnsiTheme="minorHAnsi" w:cstheme="minorHAnsi"/>
          <w:b/>
          <w:bCs/>
          <w:kern w:val="32"/>
          <w:sz w:val="32"/>
          <w:szCs w:val="24"/>
          <w:lang w:val="en-GB"/>
        </w:rPr>
      </w:pPr>
      <w:bookmarkStart w:id="1107" w:name="_Toc195069673"/>
      <w:bookmarkStart w:id="1108" w:name="_Toc415065473"/>
      <w:r w:rsidRPr="00D30FA1">
        <w:rPr>
          <w:rFonts w:asciiTheme="minorHAnsi" w:hAnsiTheme="minorHAnsi" w:cstheme="minorHAnsi"/>
          <w:b/>
          <w:bCs/>
          <w:kern w:val="32"/>
          <w:sz w:val="32"/>
          <w:szCs w:val="24"/>
          <w:lang w:val="en-GB"/>
        </w:rPr>
        <w:lastRenderedPageBreak/>
        <w:t>Introduction</w:t>
      </w:r>
      <w:bookmarkEnd w:id="1107"/>
      <w:bookmarkEnd w:id="1108"/>
    </w:p>
    <w:p w14:paraId="139318BC" w14:textId="77777777" w:rsidR="002A5C1E" w:rsidRPr="00D30FA1" w:rsidRDefault="002A5C1E" w:rsidP="00E256F8">
      <w:pPr>
        <w:keepNext/>
        <w:widowControl/>
        <w:numPr>
          <w:ilvl w:val="1"/>
          <w:numId w:val="10"/>
        </w:numPr>
        <w:tabs>
          <w:tab w:val="clear" w:pos="576"/>
        </w:tabs>
        <w:spacing w:line="240" w:lineRule="auto"/>
        <w:ind w:right="21"/>
        <w:jc w:val="both"/>
        <w:outlineLvl w:val="1"/>
        <w:rPr>
          <w:rFonts w:asciiTheme="minorHAnsi" w:hAnsiTheme="minorHAnsi" w:cstheme="minorHAnsi"/>
          <w:b/>
          <w:sz w:val="24"/>
          <w:szCs w:val="24"/>
          <w:lang w:val="en-GB"/>
        </w:rPr>
      </w:pPr>
      <w:bookmarkStart w:id="1109" w:name="_Toc415065474"/>
      <w:r w:rsidRPr="00D30FA1">
        <w:rPr>
          <w:rFonts w:asciiTheme="minorHAnsi" w:hAnsiTheme="minorHAnsi" w:cstheme="minorHAnsi"/>
          <w:b/>
          <w:sz w:val="24"/>
          <w:szCs w:val="24"/>
          <w:lang w:val="en-GB"/>
        </w:rPr>
        <w:t>BusinessOverview</w:t>
      </w:r>
      <w:bookmarkEnd w:id="1109"/>
    </w:p>
    <w:p w14:paraId="0D28A723" w14:textId="77777777" w:rsidR="002A5C1E" w:rsidRDefault="002A5C1E" w:rsidP="002A5C1E">
      <w:pPr>
        <w:rPr>
          <w:rFonts w:asciiTheme="minorHAnsi" w:hAnsiTheme="minorHAnsi" w:cstheme="minorHAnsi"/>
          <w:i/>
        </w:rPr>
      </w:pPr>
    </w:p>
    <w:p w14:paraId="6BA09E16" w14:textId="77777777" w:rsidR="002A5C1E" w:rsidRPr="008237CD" w:rsidRDefault="002A5C1E" w:rsidP="002A5C1E">
      <w:pPr>
        <w:rPr>
          <w:rFonts w:asciiTheme="minorHAnsi" w:hAnsiTheme="minorHAnsi" w:cstheme="minorHAnsi"/>
        </w:rPr>
      </w:pPr>
      <w:r w:rsidRPr="008237CD">
        <w:rPr>
          <w:rFonts w:asciiTheme="minorHAnsi" w:hAnsiTheme="minorHAnsi" w:cstheme="minorHAnsi"/>
        </w:rPr>
        <w:t xml:space="preserve">A structured process to identify, agree and document Partner Business Plans and monitor progress on a regular cadence. Partner Performance Management (PPM) intended to integrate, normalize, and automate indirect channel sales activity management processes to drive channel efficiencies and productivity. </w:t>
      </w:r>
    </w:p>
    <w:p w14:paraId="0BDDB0ED" w14:textId="77777777" w:rsidR="002A5C1E" w:rsidRPr="008237CD" w:rsidRDefault="002A5C1E" w:rsidP="002A5C1E">
      <w:pPr>
        <w:spacing w:before="120" w:line="260" w:lineRule="exact"/>
        <w:rPr>
          <w:rFonts w:asciiTheme="minorHAnsi" w:hAnsiTheme="minorHAnsi" w:cstheme="minorHAnsi"/>
        </w:rPr>
      </w:pPr>
      <w:r w:rsidRPr="008237CD">
        <w:rPr>
          <w:rFonts w:asciiTheme="minorHAnsi" w:hAnsiTheme="minorHAnsi" w:cstheme="minorHAnsi"/>
        </w:rPr>
        <w:t xml:space="preserve">Currently many of DMO PPM processes are manual, and third party providers also support DMO channel management processes and the data is reviewed and validated manually by Xerox.  </w:t>
      </w:r>
    </w:p>
    <w:p w14:paraId="52D91C2F" w14:textId="77777777" w:rsidR="002A5C1E" w:rsidRPr="008237CD" w:rsidRDefault="002A5C1E" w:rsidP="002A5C1E">
      <w:pPr>
        <w:spacing w:before="120" w:line="260" w:lineRule="exact"/>
        <w:rPr>
          <w:rFonts w:asciiTheme="minorHAnsi" w:hAnsiTheme="minorHAnsi" w:cstheme="minorHAnsi"/>
        </w:rPr>
      </w:pPr>
      <w:r w:rsidRPr="008237CD">
        <w:rPr>
          <w:rFonts w:asciiTheme="minorHAnsi" w:hAnsiTheme="minorHAnsi" w:cstheme="minorHAnsi"/>
        </w:rPr>
        <w:t xml:space="preserve">DMO requires a PPM framework which manages partner performance throughout sales process—including sell in, sell out, inventory, and run rates analysis. </w:t>
      </w:r>
    </w:p>
    <w:p w14:paraId="6E1B17BB" w14:textId="77777777" w:rsidR="002A5C1E" w:rsidRPr="00B14D7E" w:rsidRDefault="002A5C1E" w:rsidP="002A5C1E">
      <w:pPr>
        <w:widowControl/>
        <w:spacing w:line="280" w:lineRule="exact"/>
        <w:jc w:val="both"/>
        <w:rPr>
          <w:rFonts w:asciiTheme="minorHAnsi" w:hAnsiTheme="minorHAnsi" w:cstheme="minorHAnsi"/>
        </w:rPr>
      </w:pPr>
    </w:p>
    <w:p w14:paraId="206A46EA" w14:textId="77777777" w:rsidR="002A5C1E" w:rsidRPr="00D30FA1" w:rsidRDefault="002A5C1E" w:rsidP="002A5C1E">
      <w:pPr>
        <w:widowControl/>
        <w:spacing w:line="280" w:lineRule="exact"/>
        <w:jc w:val="both"/>
        <w:rPr>
          <w:rFonts w:asciiTheme="minorHAnsi" w:hAnsiTheme="minorHAnsi" w:cstheme="minorHAnsi"/>
        </w:rPr>
      </w:pPr>
    </w:p>
    <w:p w14:paraId="282F3ABA" w14:textId="77777777" w:rsidR="002A5C1E" w:rsidRDefault="002A5C1E" w:rsidP="00E256F8">
      <w:pPr>
        <w:keepNext/>
        <w:widowControl/>
        <w:numPr>
          <w:ilvl w:val="1"/>
          <w:numId w:val="10"/>
        </w:numPr>
        <w:tabs>
          <w:tab w:val="clear" w:pos="576"/>
        </w:tabs>
        <w:spacing w:line="240" w:lineRule="auto"/>
        <w:ind w:right="21"/>
        <w:jc w:val="both"/>
        <w:outlineLvl w:val="1"/>
        <w:rPr>
          <w:rFonts w:asciiTheme="minorHAnsi" w:hAnsiTheme="minorHAnsi" w:cstheme="minorHAnsi"/>
          <w:b/>
          <w:sz w:val="24"/>
          <w:szCs w:val="24"/>
          <w:lang w:val="en-GB"/>
        </w:rPr>
      </w:pPr>
      <w:bookmarkStart w:id="1110" w:name="_Toc415065475"/>
      <w:r w:rsidRPr="00D30FA1">
        <w:rPr>
          <w:rFonts w:asciiTheme="minorHAnsi" w:hAnsiTheme="minorHAnsi" w:cstheme="minorHAnsi"/>
          <w:b/>
          <w:sz w:val="24"/>
          <w:szCs w:val="24"/>
          <w:lang w:val="en-GB"/>
        </w:rPr>
        <w:t>Process Approach</w:t>
      </w:r>
      <w:bookmarkEnd w:id="1110"/>
    </w:p>
    <w:p w14:paraId="36ECC27E" w14:textId="77777777" w:rsidR="002A5C1E" w:rsidRPr="00D30FA1" w:rsidRDefault="002A5C1E" w:rsidP="002A5C1E">
      <w:pPr>
        <w:keepNext/>
        <w:widowControl/>
        <w:spacing w:line="240" w:lineRule="auto"/>
        <w:ind w:left="576" w:right="21"/>
        <w:jc w:val="both"/>
        <w:outlineLvl w:val="1"/>
        <w:rPr>
          <w:rFonts w:asciiTheme="minorHAnsi" w:hAnsiTheme="minorHAnsi" w:cstheme="minorHAnsi"/>
          <w:b/>
          <w:sz w:val="24"/>
          <w:szCs w:val="24"/>
          <w:lang w:val="en-GB"/>
        </w:rPr>
      </w:pPr>
    </w:p>
    <w:p w14:paraId="33EE3C35" w14:textId="77777777" w:rsidR="002A5C1E" w:rsidRPr="008237CD" w:rsidRDefault="002A5C1E" w:rsidP="002A5C1E">
      <w:pPr>
        <w:widowControl/>
        <w:spacing w:line="280" w:lineRule="exact"/>
        <w:jc w:val="both"/>
        <w:rPr>
          <w:rFonts w:asciiTheme="minorHAnsi" w:hAnsiTheme="minorHAnsi" w:cstheme="minorHAnsi"/>
        </w:rPr>
      </w:pPr>
      <w:r w:rsidRPr="008237CD">
        <w:rPr>
          <w:rFonts w:asciiTheme="minorHAnsi" w:hAnsiTheme="minorHAnsi" w:cstheme="minorHAnsi"/>
        </w:rPr>
        <w:t>The recommended approach is to build the components of the DMO - PPM</w:t>
      </w:r>
    </w:p>
    <w:p w14:paraId="55888E53" w14:textId="77777777" w:rsidR="002A5C1E" w:rsidRPr="008237CD" w:rsidRDefault="002A5C1E" w:rsidP="002A5C1E">
      <w:pPr>
        <w:widowControl/>
        <w:spacing w:line="280" w:lineRule="exact"/>
        <w:jc w:val="both"/>
        <w:rPr>
          <w:rFonts w:asciiTheme="minorHAnsi" w:hAnsiTheme="minorHAnsi" w:cstheme="minorHAnsi"/>
        </w:rPr>
      </w:pPr>
      <w:r w:rsidRPr="008237CD">
        <w:rPr>
          <w:rFonts w:asciiTheme="minorHAnsi" w:hAnsiTheme="minorHAnsi" w:cstheme="minorHAnsi"/>
        </w:rPr>
        <w:t>The following are the steps in summary for the following process to be built in EBIP the respective modules under,</w:t>
      </w:r>
    </w:p>
    <w:p w14:paraId="72C8F485" w14:textId="77777777" w:rsidR="002A5C1E" w:rsidRPr="008237CD" w:rsidRDefault="002A5C1E" w:rsidP="00E256F8">
      <w:pPr>
        <w:widowControl/>
        <w:numPr>
          <w:ilvl w:val="0"/>
          <w:numId w:val="11"/>
        </w:numPr>
        <w:spacing w:line="280" w:lineRule="exact"/>
        <w:rPr>
          <w:rFonts w:asciiTheme="minorHAnsi" w:hAnsiTheme="minorHAnsi" w:cstheme="minorHAnsi"/>
        </w:rPr>
      </w:pPr>
      <w:r w:rsidRPr="008237CD">
        <w:rPr>
          <w:rFonts w:asciiTheme="minorHAnsi" w:hAnsiTheme="minorHAnsi" w:cstheme="minorHAnsi"/>
        </w:rPr>
        <w:t>GUI – The front end part , including user screen , Drop down , Navigation (embedded in PNP portal)</w:t>
      </w:r>
    </w:p>
    <w:p w14:paraId="22598183" w14:textId="77777777" w:rsidR="002A5C1E" w:rsidRPr="008237CD" w:rsidRDefault="002A5C1E" w:rsidP="00E256F8">
      <w:pPr>
        <w:widowControl/>
        <w:numPr>
          <w:ilvl w:val="0"/>
          <w:numId w:val="11"/>
        </w:numPr>
        <w:spacing w:line="280" w:lineRule="exact"/>
        <w:rPr>
          <w:rFonts w:asciiTheme="minorHAnsi" w:hAnsiTheme="minorHAnsi" w:cstheme="minorHAnsi"/>
        </w:rPr>
      </w:pPr>
      <w:r w:rsidRPr="008237CD">
        <w:rPr>
          <w:rFonts w:asciiTheme="minorHAnsi" w:hAnsiTheme="minorHAnsi" w:cstheme="minorHAnsi"/>
        </w:rPr>
        <w:t>Report – The integration of data base and the GUI screen as per user query formation.</w:t>
      </w:r>
    </w:p>
    <w:p w14:paraId="5ECA4758" w14:textId="77777777" w:rsidR="002A5C1E" w:rsidRPr="008237CD" w:rsidRDefault="002A5C1E" w:rsidP="00E256F8">
      <w:pPr>
        <w:widowControl/>
        <w:numPr>
          <w:ilvl w:val="0"/>
          <w:numId w:val="11"/>
        </w:numPr>
        <w:spacing w:line="280" w:lineRule="exact"/>
        <w:rPr>
          <w:rFonts w:asciiTheme="minorHAnsi" w:hAnsiTheme="minorHAnsi" w:cstheme="minorHAnsi"/>
        </w:rPr>
      </w:pPr>
      <w:r w:rsidRPr="008237CD">
        <w:rPr>
          <w:rFonts w:asciiTheme="minorHAnsi" w:hAnsiTheme="minorHAnsi" w:cstheme="minorHAnsi"/>
        </w:rPr>
        <w:t>Data – The database part including source pull, stage, fact, dimension.</w:t>
      </w:r>
    </w:p>
    <w:p w14:paraId="111FE31F" w14:textId="77777777" w:rsidR="002A5C1E" w:rsidRPr="00D30FA1" w:rsidRDefault="002A5C1E" w:rsidP="002A5C1E">
      <w:pPr>
        <w:widowControl/>
        <w:spacing w:line="280" w:lineRule="exact"/>
        <w:rPr>
          <w:rFonts w:asciiTheme="minorHAnsi" w:hAnsiTheme="minorHAnsi" w:cstheme="minorHAnsi"/>
          <w:sz w:val="18"/>
          <w:szCs w:val="24"/>
          <w:lang w:val="en-GB"/>
        </w:rPr>
      </w:pPr>
    </w:p>
    <w:p w14:paraId="0F58E22C" w14:textId="77777777" w:rsidR="002A5C1E" w:rsidRPr="00D30FA1" w:rsidRDefault="002A5C1E" w:rsidP="00E256F8">
      <w:pPr>
        <w:keepNext/>
        <w:widowControl/>
        <w:numPr>
          <w:ilvl w:val="1"/>
          <w:numId w:val="10"/>
        </w:numPr>
        <w:tabs>
          <w:tab w:val="clear" w:pos="576"/>
        </w:tabs>
        <w:spacing w:line="240" w:lineRule="auto"/>
        <w:ind w:right="21"/>
        <w:jc w:val="both"/>
        <w:outlineLvl w:val="1"/>
        <w:rPr>
          <w:rFonts w:asciiTheme="minorHAnsi" w:hAnsiTheme="minorHAnsi" w:cstheme="minorHAnsi"/>
          <w:b/>
          <w:sz w:val="24"/>
          <w:szCs w:val="24"/>
          <w:lang w:val="en-GB"/>
        </w:rPr>
      </w:pPr>
      <w:bookmarkStart w:id="1111" w:name="_Toc415065476"/>
      <w:r w:rsidRPr="00D30FA1">
        <w:rPr>
          <w:rFonts w:asciiTheme="minorHAnsi" w:hAnsiTheme="minorHAnsi" w:cstheme="minorHAnsi"/>
          <w:b/>
          <w:sz w:val="24"/>
          <w:szCs w:val="24"/>
          <w:lang w:val="en-GB"/>
        </w:rPr>
        <w:t>Scope</w:t>
      </w:r>
      <w:bookmarkEnd w:id="1111"/>
    </w:p>
    <w:p w14:paraId="5FE97784" w14:textId="77777777" w:rsidR="002A5C1E" w:rsidRDefault="002A5C1E" w:rsidP="002A5C1E">
      <w:pPr>
        <w:rPr>
          <w:rFonts w:asciiTheme="minorHAnsi" w:hAnsiTheme="minorHAnsi" w:cstheme="minorHAnsi"/>
        </w:rPr>
      </w:pPr>
    </w:p>
    <w:p w14:paraId="1A9AF260" w14:textId="77777777" w:rsidR="002A5C1E" w:rsidRPr="008237CD" w:rsidRDefault="002A5C1E" w:rsidP="002A5C1E">
      <w:pPr>
        <w:rPr>
          <w:rFonts w:asciiTheme="minorHAnsi" w:hAnsiTheme="minorHAnsi" w:cstheme="minorHAnsi"/>
        </w:rPr>
      </w:pPr>
      <w:r w:rsidRPr="008237CD">
        <w:rPr>
          <w:rFonts w:asciiTheme="minorHAnsi" w:hAnsiTheme="minorHAnsi" w:cstheme="minorHAnsi"/>
          <w:b/>
        </w:rPr>
        <w:t>In scope -</w:t>
      </w:r>
      <w:r w:rsidRPr="008237CD">
        <w:rPr>
          <w:rFonts w:asciiTheme="minorHAnsi" w:hAnsiTheme="minorHAnsi" w:cstheme="minorHAnsi"/>
        </w:rPr>
        <w:t>Sell In data Analysis –Sell In data collation from Xerox supply chain ERP Systems (East and West)  and Country ERP systems. Sell Out data Analysis- Sell out data collation from Tier 1 partner systems (Master Distributor)</w:t>
      </w:r>
    </w:p>
    <w:p w14:paraId="4551042C" w14:textId="77777777" w:rsidR="002A5C1E" w:rsidRDefault="002A5C1E" w:rsidP="002A5C1E">
      <w:pPr>
        <w:rPr>
          <w:rFonts w:asciiTheme="minorHAnsi" w:hAnsiTheme="minorHAnsi" w:cstheme="minorHAnsi"/>
        </w:rPr>
      </w:pPr>
      <w:r w:rsidRPr="008237CD">
        <w:rPr>
          <w:rFonts w:asciiTheme="minorHAnsi" w:hAnsiTheme="minorHAnsi" w:cstheme="minorHAnsi"/>
          <w:b/>
        </w:rPr>
        <w:t>Out of scope:</w:t>
      </w:r>
      <w:r w:rsidRPr="008237CD">
        <w:rPr>
          <w:rFonts w:asciiTheme="minorHAnsi" w:hAnsiTheme="minorHAnsi" w:cstheme="minorHAnsi"/>
        </w:rPr>
        <w:t xml:space="preserve"> Point of Sale data analysis, Reseller to Customer data.</w:t>
      </w:r>
      <w:r w:rsidR="00283232">
        <w:rPr>
          <w:rFonts w:asciiTheme="minorHAnsi" w:hAnsiTheme="minorHAnsi" w:cstheme="minorHAnsi"/>
        </w:rPr>
        <w:t xml:space="preserve"> </w:t>
      </w:r>
      <w:r w:rsidRPr="008237CD">
        <w:rPr>
          <w:rFonts w:asciiTheme="minorHAnsi" w:hAnsiTheme="minorHAnsi" w:cstheme="minorHAnsi"/>
        </w:rPr>
        <w:t>we can include that Inventory  data will be in the next phase.</w:t>
      </w:r>
    </w:p>
    <w:p w14:paraId="5019E7C5" w14:textId="77777777" w:rsidR="002A5C1E" w:rsidRDefault="002A5C1E" w:rsidP="002A5C1E">
      <w:pPr>
        <w:rPr>
          <w:rFonts w:asciiTheme="minorHAnsi" w:hAnsiTheme="minorHAnsi" w:cstheme="minorHAnsi"/>
        </w:rPr>
      </w:pPr>
    </w:p>
    <w:p w14:paraId="0CDD5DF7" w14:textId="77777777" w:rsidR="002A5C1E" w:rsidRDefault="002A5C1E" w:rsidP="002A5C1E">
      <w:pPr>
        <w:rPr>
          <w:rFonts w:asciiTheme="minorHAnsi" w:hAnsiTheme="minorHAnsi" w:cstheme="minorHAnsi"/>
        </w:rPr>
      </w:pPr>
      <w:r>
        <w:rPr>
          <w:rFonts w:asciiTheme="minorHAnsi" w:hAnsiTheme="minorHAnsi" w:cstheme="minorHAnsi"/>
        </w:rPr>
        <w:t>This document will provide the low level implementation and technical details of the solution discussed in the HLD document.</w:t>
      </w:r>
    </w:p>
    <w:p w14:paraId="236A87B3" w14:textId="77777777" w:rsidR="002A5C1E" w:rsidRPr="008237CD" w:rsidRDefault="002A5C1E" w:rsidP="002A5C1E">
      <w:pPr>
        <w:rPr>
          <w:rFonts w:asciiTheme="minorHAnsi" w:hAnsiTheme="minorHAnsi" w:cstheme="minorHAnsi"/>
        </w:rPr>
      </w:pPr>
    </w:p>
    <w:p w14:paraId="48E4B5FE" w14:textId="77777777" w:rsidR="002A5C1E" w:rsidRDefault="002A5C1E" w:rsidP="002A5C1E">
      <w:pPr>
        <w:rPr>
          <w:rFonts w:asciiTheme="minorHAnsi" w:hAnsiTheme="minorHAnsi" w:cstheme="minorHAnsi"/>
        </w:rPr>
      </w:pPr>
    </w:p>
    <w:p w14:paraId="0926B48F" w14:textId="77777777" w:rsidR="002A5C1E" w:rsidRPr="00D30FA1" w:rsidRDefault="002A5C1E" w:rsidP="002A5C1E">
      <w:pPr>
        <w:rPr>
          <w:rFonts w:asciiTheme="minorHAnsi" w:hAnsiTheme="minorHAnsi" w:cstheme="minorHAnsi"/>
        </w:rPr>
      </w:pPr>
    </w:p>
    <w:p w14:paraId="2CE978EA" w14:textId="77777777" w:rsidR="002A5C1E" w:rsidRDefault="002A5C1E" w:rsidP="00E256F8">
      <w:pPr>
        <w:keepNext/>
        <w:widowControl/>
        <w:numPr>
          <w:ilvl w:val="1"/>
          <w:numId w:val="10"/>
        </w:numPr>
        <w:tabs>
          <w:tab w:val="clear" w:pos="576"/>
        </w:tabs>
        <w:spacing w:line="240" w:lineRule="auto"/>
        <w:ind w:right="21"/>
        <w:jc w:val="both"/>
        <w:outlineLvl w:val="1"/>
        <w:rPr>
          <w:rFonts w:asciiTheme="minorHAnsi" w:hAnsiTheme="minorHAnsi" w:cstheme="minorHAnsi"/>
          <w:b/>
          <w:sz w:val="24"/>
          <w:szCs w:val="24"/>
          <w:lang w:val="en-GB"/>
        </w:rPr>
      </w:pPr>
      <w:bookmarkStart w:id="1112" w:name="_Toc415065477"/>
      <w:r w:rsidRPr="00D30FA1">
        <w:rPr>
          <w:rFonts w:asciiTheme="minorHAnsi" w:hAnsiTheme="minorHAnsi" w:cstheme="minorHAnsi"/>
          <w:b/>
          <w:sz w:val="24"/>
          <w:szCs w:val="24"/>
          <w:lang w:val="en-GB"/>
        </w:rPr>
        <w:t>Audience</w:t>
      </w:r>
      <w:bookmarkEnd w:id="1112"/>
    </w:p>
    <w:p w14:paraId="13D06DDF" w14:textId="77777777" w:rsidR="002A5C1E" w:rsidRPr="00D30FA1" w:rsidRDefault="002A5C1E" w:rsidP="002A5C1E">
      <w:pPr>
        <w:keepNext/>
        <w:widowControl/>
        <w:spacing w:line="240" w:lineRule="auto"/>
        <w:ind w:left="576" w:right="21"/>
        <w:jc w:val="both"/>
        <w:outlineLvl w:val="1"/>
        <w:rPr>
          <w:rFonts w:asciiTheme="minorHAnsi" w:hAnsiTheme="minorHAnsi" w:cstheme="minorHAnsi"/>
          <w:b/>
          <w:sz w:val="24"/>
          <w:szCs w:val="24"/>
          <w:lang w:val="en-GB"/>
        </w:rPr>
      </w:pPr>
    </w:p>
    <w:p w14:paraId="3E13B4B7" w14:textId="77777777" w:rsidR="002A5C1E" w:rsidRPr="00953389" w:rsidRDefault="002A5C1E" w:rsidP="002A5C1E">
      <w:pPr>
        <w:widowControl/>
        <w:spacing w:line="280" w:lineRule="exact"/>
        <w:jc w:val="both"/>
        <w:rPr>
          <w:rFonts w:asciiTheme="minorHAnsi" w:hAnsiTheme="minorHAnsi" w:cstheme="minorHAnsi"/>
        </w:rPr>
      </w:pPr>
      <w:r w:rsidRPr="00953389">
        <w:rPr>
          <w:rFonts w:asciiTheme="minorHAnsi" w:hAnsiTheme="minorHAnsi" w:cstheme="minorHAnsi"/>
        </w:rPr>
        <w:t>Business owners and the other stake holders for this project</w:t>
      </w:r>
      <w:r>
        <w:rPr>
          <w:rFonts w:asciiTheme="minorHAnsi" w:hAnsiTheme="minorHAnsi" w:cstheme="minorHAnsi"/>
        </w:rPr>
        <w:t xml:space="preserve"> are the intended audience of this document.</w:t>
      </w:r>
    </w:p>
    <w:p w14:paraId="1508ACDF" w14:textId="77777777" w:rsidR="002A5C1E" w:rsidRPr="00D30FA1" w:rsidRDefault="002A5C1E" w:rsidP="00E256F8">
      <w:pPr>
        <w:keepNext/>
        <w:pageBreakBefore/>
        <w:widowControl/>
        <w:numPr>
          <w:ilvl w:val="0"/>
          <w:numId w:val="10"/>
        </w:numPr>
        <w:spacing w:before="120" w:after="240" w:line="240" w:lineRule="auto"/>
        <w:jc w:val="both"/>
        <w:outlineLvl w:val="0"/>
        <w:rPr>
          <w:rFonts w:asciiTheme="minorHAnsi" w:hAnsiTheme="minorHAnsi" w:cstheme="minorHAnsi"/>
          <w:b/>
          <w:bCs/>
          <w:kern w:val="32"/>
          <w:sz w:val="32"/>
          <w:szCs w:val="24"/>
          <w:lang w:val="en-GB"/>
        </w:rPr>
      </w:pPr>
      <w:bookmarkStart w:id="1113" w:name="_Toc415065478"/>
      <w:bookmarkStart w:id="1114" w:name="_Toc70921924"/>
      <w:bookmarkStart w:id="1115" w:name="_Toc72934390"/>
      <w:bookmarkStart w:id="1116" w:name="_Toc99263561"/>
      <w:bookmarkStart w:id="1117" w:name="_Toc195069676"/>
      <w:r w:rsidRPr="00D30FA1">
        <w:rPr>
          <w:rFonts w:asciiTheme="minorHAnsi" w:hAnsiTheme="minorHAnsi" w:cstheme="minorHAnsi"/>
          <w:b/>
          <w:bCs/>
          <w:kern w:val="32"/>
          <w:sz w:val="32"/>
          <w:szCs w:val="24"/>
          <w:lang w:val="en-GB"/>
        </w:rPr>
        <w:lastRenderedPageBreak/>
        <w:t>Technical Details – GUI and Data</w:t>
      </w:r>
      <w:bookmarkEnd w:id="1113"/>
    </w:p>
    <w:p w14:paraId="08DC9911" w14:textId="77777777" w:rsidR="00ED2BE3" w:rsidRPr="00ED2BE3" w:rsidRDefault="00ED2BE3" w:rsidP="00ED2BE3">
      <w:pPr>
        <w:rPr>
          <w:color w:val="FF0000"/>
        </w:rPr>
      </w:pPr>
      <w:bookmarkStart w:id="1118" w:name="_Toc363224626"/>
      <w:bookmarkStart w:id="1119" w:name="_Toc363225038"/>
      <w:bookmarkStart w:id="1120" w:name="_Toc363225224"/>
      <w:bookmarkStart w:id="1121" w:name="_Toc363495027"/>
      <w:bookmarkStart w:id="1122" w:name="_Toc363495179"/>
      <w:bookmarkStart w:id="1123" w:name="_Toc363495328"/>
      <w:bookmarkStart w:id="1124" w:name="_Toc363495476"/>
      <w:bookmarkStart w:id="1125" w:name="_Toc363515173"/>
      <w:bookmarkStart w:id="1126" w:name="_Toc363518645"/>
      <w:bookmarkStart w:id="1127" w:name="_Toc363524563"/>
      <w:bookmarkStart w:id="1128" w:name="_Toc363524727"/>
      <w:bookmarkStart w:id="1129" w:name="_Toc363524861"/>
      <w:bookmarkStart w:id="1130" w:name="_Toc363525095"/>
      <w:bookmarkStart w:id="1131" w:name="_Toc363525220"/>
      <w:bookmarkStart w:id="1132" w:name="_Toc363525344"/>
      <w:bookmarkStart w:id="1133" w:name="_Toc363525467"/>
      <w:bookmarkStart w:id="1134" w:name="_Toc363525589"/>
      <w:bookmarkStart w:id="1135" w:name="_Toc363525949"/>
      <w:bookmarkStart w:id="1136" w:name="_Toc36352607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r w:rsidRPr="00ED2BE3">
        <w:rPr>
          <w:color w:val="FF0000"/>
        </w:rPr>
        <w:t>SECTION 2 BELONGS TO REPORT AND GUI, THEIR INDEPENDENT DLD</w:t>
      </w:r>
      <w:r>
        <w:rPr>
          <w:color w:val="FF0000"/>
        </w:rPr>
        <w:t xml:space="preserve"> UNDER REVIEW</w:t>
      </w:r>
      <w:r w:rsidRPr="00ED2BE3">
        <w:rPr>
          <w:color w:val="FF0000"/>
        </w:rPr>
        <w:t xml:space="preserve"> WILL BE RECONCILED WITH THIS DOCUMENT</w:t>
      </w:r>
      <w:r w:rsidR="00FC776F">
        <w:rPr>
          <w:color w:val="FF0000"/>
        </w:rPr>
        <w:t xml:space="preserve"> UNDER THE BELOW SECTION</w:t>
      </w:r>
    </w:p>
    <w:p w14:paraId="11E8E18B" w14:textId="77777777" w:rsidR="00ED2BE3" w:rsidRPr="00ED2BE3" w:rsidRDefault="00ED2BE3" w:rsidP="00ED2BE3"/>
    <w:p w14:paraId="2E214619" w14:textId="77777777" w:rsidR="002A5C1E" w:rsidRPr="00D30FA1" w:rsidRDefault="002A5C1E" w:rsidP="00E256F8">
      <w:pPr>
        <w:keepNext/>
        <w:widowControl/>
        <w:numPr>
          <w:ilvl w:val="1"/>
          <w:numId w:val="10"/>
        </w:numPr>
        <w:tabs>
          <w:tab w:val="clear" w:pos="576"/>
        </w:tabs>
        <w:spacing w:line="240" w:lineRule="auto"/>
        <w:ind w:right="21"/>
        <w:jc w:val="both"/>
        <w:outlineLvl w:val="1"/>
        <w:rPr>
          <w:rFonts w:asciiTheme="minorHAnsi" w:hAnsiTheme="minorHAnsi" w:cstheme="minorHAnsi"/>
          <w:b/>
          <w:sz w:val="24"/>
          <w:szCs w:val="24"/>
          <w:lang w:val="en-GB"/>
        </w:rPr>
      </w:pPr>
      <w:bookmarkStart w:id="1137" w:name="_Toc415065479"/>
      <w:r w:rsidRPr="00D30FA1">
        <w:rPr>
          <w:rFonts w:asciiTheme="minorHAnsi" w:hAnsiTheme="minorHAnsi" w:cstheme="minorHAnsi"/>
          <w:b/>
          <w:sz w:val="28"/>
          <w:szCs w:val="24"/>
          <w:lang w:val="en-GB"/>
        </w:rPr>
        <w:t>Design Specifications</w:t>
      </w:r>
      <w:bookmarkEnd w:id="1137"/>
    </w:p>
    <w:p w14:paraId="4D8AF430" w14:textId="77777777" w:rsidR="002A5C1E" w:rsidRPr="00D30FA1" w:rsidRDefault="002A5C1E" w:rsidP="002A5C1E">
      <w:pPr>
        <w:rPr>
          <w:rFonts w:asciiTheme="minorHAnsi" w:hAnsiTheme="minorHAnsi" w:cstheme="minorHAnsi"/>
        </w:rPr>
      </w:pPr>
    </w:p>
    <w:tbl>
      <w:tblPr>
        <w:tblStyle w:val="TableGrid"/>
        <w:tblW w:w="0" w:type="auto"/>
        <w:tblLook w:val="04A0" w:firstRow="1" w:lastRow="0" w:firstColumn="1" w:lastColumn="0" w:noHBand="0" w:noVBand="1"/>
      </w:tblPr>
      <w:tblGrid>
        <w:gridCol w:w="9576"/>
      </w:tblGrid>
      <w:tr w:rsidR="002A5C1E" w14:paraId="1C36CCB2" w14:textId="77777777" w:rsidTr="00B36295">
        <w:tc>
          <w:tcPr>
            <w:tcW w:w="9576" w:type="dxa"/>
          </w:tcPr>
          <w:p w14:paraId="66C6BDBC" w14:textId="77777777" w:rsidR="002A5C1E" w:rsidRDefault="002A5C1E" w:rsidP="00B36295">
            <w:pPr>
              <w:rPr>
                <w:rFonts w:asciiTheme="minorHAnsi" w:hAnsiTheme="minorHAnsi" w:cstheme="minorHAnsi"/>
                <w:i/>
              </w:rPr>
            </w:pPr>
          </w:p>
          <w:p w14:paraId="7169CF81" w14:textId="77777777" w:rsidR="002A5C1E" w:rsidRPr="00355BC5" w:rsidRDefault="002A5C1E" w:rsidP="00B36295">
            <w:pPr>
              <w:rPr>
                <w:rFonts w:asciiTheme="minorHAnsi" w:hAnsiTheme="minorHAnsi" w:cstheme="minorHAnsi"/>
                <w:i/>
                <w:u w:val="single"/>
              </w:rPr>
            </w:pPr>
            <w:r w:rsidRPr="00355BC5">
              <w:rPr>
                <w:rFonts w:asciiTheme="minorHAnsi" w:hAnsiTheme="minorHAnsi" w:cstheme="minorHAnsi"/>
                <w:i/>
                <w:u w:val="single"/>
              </w:rPr>
              <w:t>Object and Relational representation</w:t>
            </w:r>
          </w:p>
          <w:p w14:paraId="034A6B86" w14:textId="77777777" w:rsidR="002A5C1E" w:rsidRPr="00D30FA1" w:rsidRDefault="002A5C1E" w:rsidP="00B36295">
            <w:pPr>
              <w:rPr>
                <w:rFonts w:asciiTheme="minorHAnsi" w:hAnsiTheme="minorHAnsi" w:cstheme="minorHAnsi"/>
                <w:i/>
              </w:rPr>
            </w:pPr>
            <w:r>
              <w:rPr>
                <w:rFonts w:asciiTheme="minorHAnsi" w:hAnsiTheme="minorHAnsi" w:cstheme="minorHAnsi"/>
                <w:i/>
              </w:rPr>
              <w:t>R</w:t>
            </w:r>
            <w:r w:rsidRPr="00D30FA1">
              <w:rPr>
                <w:rFonts w:asciiTheme="minorHAnsi" w:hAnsiTheme="minorHAnsi" w:cstheme="minorHAnsi"/>
                <w:i/>
              </w:rPr>
              <w:t>equest handler</w:t>
            </w:r>
            <w:r>
              <w:rPr>
                <w:rFonts w:asciiTheme="minorHAnsi" w:hAnsiTheme="minorHAnsi" w:cstheme="minorHAnsi"/>
                <w:i/>
              </w:rPr>
              <w:t>/P</w:t>
            </w:r>
            <w:r w:rsidRPr="00D30FA1">
              <w:rPr>
                <w:rFonts w:asciiTheme="minorHAnsi" w:hAnsiTheme="minorHAnsi" w:cstheme="minorHAnsi"/>
                <w:i/>
              </w:rPr>
              <w:t>ictorial depiction - within and among the GUI, REPORT and DATA</w:t>
            </w:r>
            <w:r>
              <w:rPr>
                <w:rFonts w:asciiTheme="minorHAnsi" w:hAnsiTheme="minorHAnsi" w:cstheme="minorHAnsi"/>
                <w:i/>
              </w:rPr>
              <w:t xml:space="preserve"> for request and parameters which are impacted.</w:t>
            </w:r>
          </w:p>
          <w:p w14:paraId="590B9745" w14:textId="77777777" w:rsidR="002A5C1E" w:rsidRPr="00D30FA1" w:rsidRDefault="002A5C1E" w:rsidP="00B36295">
            <w:pPr>
              <w:rPr>
                <w:rFonts w:asciiTheme="minorHAnsi" w:hAnsiTheme="minorHAnsi" w:cstheme="minorHAnsi"/>
                <w:i/>
              </w:rPr>
            </w:pPr>
            <w:r w:rsidRPr="00D30FA1">
              <w:rPr>
                <w:rFonts w:asciiTheme="minorHAnsi" w:hAnsiTheme="minorHAnsi" w:cstheme="minorHAnsi"/>
                <w:i/>
              </w:rPr>
              <w:t>&lt;Web Focus Request between server client at Flex Files, jsp/java&gt;</w:t>
            </w:r>
          </w:p>
          <w:p w14:paraId="2CB716A0" w14:textId="77777777" w:rsidR="002A5C1E" w:rsidRPr="00D30FA1" w:rsidRDefault="002A5C1E" w:rsidP="00B36295">
            <w:pPr>
              <w:rPr>
                <w:rFonts w:asciiTheme="minorHAnsi" w:hAnsiTheme="minorHAnsi" w:cstheme="minorHAnsi"/>
                <w:i/>
              </w:rPr>
            </w:pPr>
            <w:r w:rsidRPr="00D30FA1">
              <w:rPr>
                <w:rFonts w:asciiTheme="minorHAnsi" w:hAnsiTheme="minorHAnsi" w:cstheme="minorHAnsi"/>
                <w:i/>
              </w:rPr>
              <w:t>&lt; Rational Rose, Visio can be made use&gt;</w:t>
            </w:r>
          </w:p>
          <w:p w14:paraId="06EBB977" w14:textId="77777777" w:rsidR="002A5C1E" w:rsidRDefault="002A5C1E" w:rsidP="00B36295">
            <w:pPr>
              <w:rPr>
                <w:rFonts w:asciiTheme="minorHAnsi" w:hAnsiTheme="minorHAnsi" w:cstheme="minorHAnsi"/>
                <w:i/>
              </w:rPr>
            </w:pPr>
          </w:p>
        </w:tc>
      </w:tr>
    </w:tbl>
    <w:p w14:paraId="7D57808F" w14:textId="77777777" w:rsidR="002A5C1E" w:rsidRPr="00D30FA1" w:rsidRDefault="002A5C1E" w:rsidP="002A5C1E">
      <w:pPr>
        <w:rPr>
          <w:rFonts w:asciiTheme="minorHAnsi" w:hAnsiTheme="minorHAnsi" w:cstheme="minorHAnsi"/>
        </w:rPr>
      </w:pPr>
    </w:p>
    <w:p w14:paraId="20EBDB1F" w14:textId="77777777" w:rsidR="002A5C1E" w:rsidRDefault="002A5C1E" w:rsidP="00E256F8">
      <w:pPr>
        <w:keepNext/>
        <w:widowControl/>
        <w:numPr>
          <w:ilvl w:val="1"/>
          <w:numId w:val="10"/>
        </w:numPr>
        <w:spacing w:line="240" w:lineRule="auto"/>
        <w:ind w:right="21"/>
        <w:jc w:val="both"/>
        <w:outlineLvl w:val="1"/>
        <w:rPr>
          <w:rFonts w:asciiTheme="minorHAnsi" w:hAnsiTheme="minorHAnsi" w:cstheme="minorHAnsi"/>
          <w:b/>
          <w:sz w:val="24"/>
          <w:szCs w:val="24"/>
          <w:lang w:val="en-GB"/>
        </w:rPr>
      </w:pPr>
      <w:bookmarkStart w:id="1138" w:name="_Toc415065480"/>
      <w:r>
        <w:rPr>
          <w:rFonts w:asciiTheme="minorHAnsi" w:hAnsiTheme="minorHAnsi" w:cstheme="minorHAnsi"/>
          <w:b/>
          <w:sz w:val="24"/>
          <w:szCs w:val="24"/>
          <w:lang w:val="en-GB"/>
        </w:rPr>
        <w:t>Dimension in Details</w:t>
      </w:r>
      <w:bookmarkEnd w:id="1138"/>
    </w:p>
    <w:p w14:paraId="134200C4" w14:textId="77777777" w:rsidR="002A5C1E" w:rsidRDefault="002A5C1E" w:rsidP="002A5C1E"/>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2340"/>
        <w:gridCol w:w="3510"/>
      </w:tblGrid>
      <w:tr w:rsidR="002A5C1E" w:rsidRPr="00D30FA1" w14:paraId="1158883F" w14:textId="77777777" w:rsidTr="00B36295">
        <w:trPr>
          <w:trHeight w:val="278"/>
        </w:trPr>
        <w:tc>
          <w:tcPr>
            <w:tcW w:w="2358" w:type="dxa"/>
            <w:tcBorders>
              <w:top w:val="single" w:sz="4" w:space="0" w:color="auto"/>
              <w:left w:val="single" w:sz="4" w:space="0" w:color="auto"/>
              <w:bottom w:val="single" w:sz="4" w:space="0" w:color="auto"/>
              <w:right w:val="single" w:sz="4" w:space="0" w:color="auto"/>
            </w:tcBorders>
            <w:shd w:val="clear" w:color="auto" w:fill="F4B8AE"/>
            <w:hideMark/>
          </w:tcPr>
          <w:p w14:paraId="66242423" w14:textId="77777777" w:rsidR="002A5C1E" w:rsidRPr="00DF276F" w:rsidRDefault="002A5C1E" w:rsidP="00B36295">
            <w:pPr>
              <w:spacing w:line="240" w:lineRule="exact"/>
              <w:jc w:val="center"/>
              <w:rPr>
                <w:rFonts w:asciiTheme="minorHAnsi" w:hAnsiTheme="minorHAnsi" w:cstheme="minorHAnsi"/>
                <w:bCs/>
                <w:szCs w:val="18"/>
              </w:rPr>
            </w:pPr>
            <w:r w:rsidRPr="00DF276F">
              <w:rPr>
                <w:rFonts w:asciiTheme="minorHAnsi" w:hAnsiTheme="minorHAnsi" w:cstheme="minorHAnsi"/>
                <w:bCs/>
                <w:szCs w:val="18"/>
              </w:rPr>
              <w:t>Selection</w:t>
            </w:r>
          </w:p>
        </w:tc>
        <w:tc>
          <w:tcPr>
            <w:tcW w:w="2340" w:type="dxa"/>
            <w:tcBorders>
              <w:top w:val="single" w:sz="4" w:space="0" w:color="auto"/>
              <w:left w:val="single" w:sz="4" w:space="0" w:color="auto"/>
              <w:bottom w:val="single" w:sz="4" w:space="0" w:color="auto"/>
              <w:right w:val="single" w:sz="4" w:space="0" w:color="auto"/>
            </w:tcBorders>
            <w:shd w:val="clear" w:color="auto" w:fill="F4B8AE"/>
            <w:hideMark/>
          </w:tcPr>
          <w:p w14:paraId="138B30C1" w14:textId="77777777" w:rsidR="002A5C1E" w:rsidRPr="00DF276F" w:rsidRDefault="002A5C1E" w:rsidP="00B36295">
            <w:pPr>
              <w:spacing w:line="240" w:lineRule="exact"/>
              <w:jc w:val="center"/>
              <w:rPr>
                <w:rFonts w:asciiTheme="minorHAnsi" w:hAnsiTheme="minorHAnsi" w:cstheme="minorHAnsi"/>
                <w:bCs/>
                <w:szCs w:val="18"/>
              </w:rPr>
            </w:pPr>
            <w:r w:rsidRPr="00DF276F">
              <w:rPr>
                <w:rFonts w:asciiTheme="minorHAnsi" w:hAnsiTheme="minorHAnsi" w:cstheme="minorHAnsi"/>
                <w:bCs/>
                <w:szCs w:val="18"/>
              </w:rPr>
              <w:t>GUI Variable</w:t>
            </w:r>
          </w:p>
        </w:tc>
        <w:tc>
          <w:tcPr>
            <w:tcW w:w="3510" w:type="dxa"/>
            <w:tcBorders>
              <w:top w:val="single" w:sz="4" w:space="0" w:color="auto"/>
              <w:left w:val="single" w:sz="4" w:space="0" w:color="auto"/>
              <w:bottom w:val="single" w:sz="4" w:space="0" w:color="auto"/>
              <w:right w:val="single" w:sz="4" w:space="0" w:color="auto"/>
            </w:tcBorders>
            <w:shd w:val="clear" w:color="auto" w:fill="F4B8AE"/>
            <w:hideMark/>
          </w:tcPr>
          <w:p w14:paraId="5DDA0E04" w14:textId="77777777" w:rsidR="002A5C1E" w:rsidRPr="00DF276F" w:rsidRDefault="002A5C1E" w:rsidP="00B36295">
            <w:pPr>
              <w:spacing w:line="240" w:lineRule="exact"/>
              <w:jc w:val="center"/>
              <w:rPr>
                <w:rFonts w:asciiTheme="minorHAnsi" w:hAnsiTheme="minorHAnsi" w:cstheme="minorHAnsi"/>
                <w:bCs/>
                <w:szCs w:val="18"/>
              </w:rPr>
            </w:pPr>
            <w:r w:rsidRPr="00DF276F">
              <w:rPr>
                <w:rFonts w:asciiTheme="minorHAnsi" w:hAnsiTheme="minorHAnsi" w:cstheme="minorHAnsi"/>
                <w:bCs/>
                <w:szCs w:val="18"/>
              </w:rPr>
              <w:t>Levels</w:t>
            </w:r>
          </w:p>
        </w:tc>
      </w:tr>
      <w:tr w:rsidR="002A5C1E" w:rsidRPr="00D30FA1" w14:paraId="2FCFED4B" w14:textId="77777777" w:rsidTr="00B36295">
        <w:tc>
          <w:tcPr>
            <w:tcW w:w="8208"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6F95BB" w14:textId="77777777" w:rsidR="002A5C1E" w:rsidRPr="00B54B79" w:rsidRDefault="002A5C1E" w:rsidP="00B36295">
            <w:pPr>
              <w:spacing w:line="240" w:lineRule="exact"/>
              <w:rPr>
                <w:rFonts w:asciiTheme="minorHAnsi" w:hAnsiTheme="minorHAnsi" w:cstheme="minorHAnsi"/>
                <w:szCs w:val="18"/>
                <w:highlight w:val="lightGray"/>
              </w:rPr>
            </w:pPr>
          </w:p>
        </w:tc>
      </w:tr>
      <w:tr w:rsidR="002A5C1E" w:rsidRPr="00D30FA1" w14:paraId="29D9DE69" w14:textId="77777777" w:rsidTr="00B36295">
        <w:tc>
          <w:tcPr>
            <w:tcW w:w="2358" w:type="dxa"/>
            <w:tcBorders>
              <w:top w:val="single" w:sz="4" w:space="0" w:color="auto"/>
              <w:left w:val="single" w:sz="4" w:space="0" w:color="auto"/>
              <w:bottom w:val="single" w:sz="4" w:space="0" w:color="auto"/>
              <w:right w:val="single" w:sz="4" w:space="0" w:color="auto"/>
            </w:tcBorders>
            <w:vAlign w:val="center"/>
          </w:tcPr>
          <w:p w14:paraId="56CF1F3A" w14:textId="77777777" w:rsidR="002A5C1E" w:rsidRPr="00B54B79" w:rsidRDefault="002A5C1E" w:rsidP="00B36295">
            <w:pPr>
              <w:spacing w:line="240" w:lineRule="exact"/>
              <w:rPr>
                <w:rFonts w:asciiTheme="minorHAnsi" w:hAnsiTheme="minorHAnsi" w:cstheme="minorHAnsi"/>
                <w:szCs w:val="18"/>
              </w:rPr>
            </w:pPr>
          </w:p>
        </w:tc>
        <w:tc>
          <w:tcPr>
            <w:tcW w:w="2340" w:type="dxa"/>
            <w:tcBorders>
              <w:top w:val="single" w:sz="4" w:space="0" w:color="auto"/>
              <w:left w:val="single" w:sz="4" w:space="0" w:color="auto"/>
              <w:bottom w:val="single" w:sz="4" w:space="0" w:color="auto"/>
              <w:right w:val="single" w:sz="4" w:space="0" w:color="auto"/>
            </w:tcBorders>
          </w:tcPr>
          <w:p w14:paraId="62EDCAC3" w14:textId="77777777" w:rsidR="002A5C1E" w:rsidRPr="00B54B79" w:rsidRDefault="002A5C1E" w:rsidP="00B36295">
            <w:pPr>
              <w:spacing w:line="240" w:lineRule="exact"/>
              <w:rPr>
                <w:rFonts w:asciiTheme="minorHAnsi" w:hAnsiTheme="minorHAnsi" w:cstheme="minorHAnsi"/>
                <w:b/>
                <w:bCs/>
                <w:szCs w:val="18"/>
              </w:rPr>
            </w:pPr>
          </w:p>
        </w:tc>
        <w:tc>
          <w:tcPr>
            <w:tcW w:w="3510" w:type="dxa"/>
            <w:tcBorders>
              <w:top w:val="single" w:sz="4" w:space="0" w:color="auto"/>
              <w:left w:val="single" w:sz="4" w:space="0" w:color="auto"/>
              <w:bottom w:val="single" w:sz="4" w:space="0" w:color="auto"/>
              <w:right w:val="single" w:sz="4" w:space="0" w:color="auto"/>
            </w:tcBorders>
          </w:tcPr>
          <w:p w14:paraId="57887ABF" w14:textId="77777777" w:rsidR="002A5C1E" w:rsidRPr="000E1239" w:rsidRDefault="002A5C1E" w:rsidP="00B36295">
            <w:pPr>
              <w:spacing w:line="240" w:lineRule="exact"/>
              <w:rPr>
                <w:rFonts w:asciiTheme="minorHAnsi" w:hAnsiTheme="minorHAnsi" w:cstheme="minorHAnsi"/>
                <w:szCs w:val="18"/>
              </w:rPr>
            </w:pPr>
          </w:p>
        </w:tc>
      </w:tr>
      <w:tr w:rsidR="002A5C1E" w:rsidRPr="00D30FA1" w14:paraId="00FEED84" w14:textId="77777777" w:rsidTr="00B36295">
        <w:tc>
          <w:tcPr>
            <w:tcW w:w="2358" w:type="dxa"/>
            <w:tcBorders>
              <w:top w:val="single" w:sz="4" w:space="0" w:color="auto"/>
              <w:left w:val="single" w:sz="4" w:space="0" w:color="auto"/>
              <w:bottom w:val="single" w:sz="4" w:space="0" w:color="auto"/>
              <w:right w:val="single" w:sz="4" w:space="0" w:color="auto"/>
            </w:tcBorders>
            <w:vAlign w:val="center"/>
          </w:tcPr>
          <w:p w14:paraId="263620A3" w14:textId="77777777" w:rsidR="002A5C1E" w:rsidRPr="000E1239" w:rsidRDefault="002A5C1E" w:rsidP="00B36295">
            <w:pPr>
              <w:spacing w:line="240" w:lineRule="exact"/>
              <w:rPr>
                <w:rFonts w:asciiTheme="minorHAnsi" w:hAnsiTheme="minorHAnsi" w:cstheme="minorHAnsi"/>
                <w:szCs w:val="18"/>
              </w:rPr>
            </w:pPr>
          </w:p>
        </w:tc>
        <w:tc>
          <w:tcPr>
            <w:tcW w:w="2340" w:type="dxa"/>
            <w:tcBorders>
              <w:top w:val="single" w:sz="4" w:space="0" w:color="auto"/>
              <w:left w:val="single" w:sz="4" w:space="0" w:color="auto"/>
              <w:bottom w:val="single" w:sz="4" w:space="0" w:color="auto"/>
              <w:right w:val="single" w:sz="4" w:space="0" w:color="auto"/>
            </w:tcBorders>
          </w:tcPr>
          <w:p w14:paraId="058ED36D" w14:textId="77777777" w:rsidR="002A5C1E" w:rsidRPr="000E1239" w:rsidRDefault="002A5C1E" w:rsidP="00B36295">
            <w:pPr>
              <w:spacing w:line="240" w:lineRule="exact"/>
              <w:rPr>
                <w:rFonts w:asciiTheme="minorHAnsi" w:hAnsiTheme="minorHAnsi" w:cstheme="minorHAnsi"/>
                <w:szCs w:val="18"/>
              </w:rPr>
            </w:pPr>
          </w:p>
        </w:tc>
        <w:tc>
          <w:tcPr>
            <w:tcW w:w="3510" w:type="dxa"/>
            <w:tcBorders>
              <w:top w:val="single" w:sz="4" w:space="0" w:color="auto"/>
              <w:left w:val="single" w:sz="4" w:space="0" w:color="auto"/>
              <w:bottom w:val="single" w:sz="4" w:space="0" w:color="auto"/>
              <w:right w:val="single" w:sz="4" w:space="0" w:color="auto"/>
            </w:tcBorders>
          </w:tcPr>
          <w:p w14:paraId="5351B7A4" w14:textId="77777777" w:rsidR="002A5C1E" w:rsidRPr="000E1239" w:rsidRDefault="002A5C1E" w:rsidP="00B36295">
            <w:pPr>
              <w:spacing w:line="240" w:lineRule="exact"/>
              <w:rPr>
                <w:rFonts w:asciiTheme="minorHAnsi" w:hAnsiTheme="minorHAnsi" w:cstheme="minorHAnsi"/>
                <w:szCs w:val="18"/>
              </w:rPr>
            </w:pPr>
          </w:p>
        </w:tc>
      </w:tr>
    </w:tbl>
    <w:p w14:paraId="4EEA99C0" w14:textId="77777777" w:rsidR="002A5C1E" w:rsidRPr="000E1239" w:rsidRDefault="002A5C1E" w:rsidP="002A5C1E"/>
    <w:p w14:paraId="19192874" w14:textId="77777777" w:rsidR="002A5C1E" w:rsidRDefault="002A5C1E" w:rsidP="00E256F8">
      <w:pPr>
        <w:keepNext/>
        <w:widowControl/>
        <w:numPr>
          <w:ilvl w:val="1"/>
          <w:numId w:val="10"/>
        </w:numPr>
        <w:spacing w:line="240" w:lineRule="auto"/>
        <w:ind w:right="21"/>
        <w:jc w:val="both"/>
        <w:outlineLvl w:val="1"/>
        <w:rPr>
          <w:rFonts w:asciiTheme="minorHAnsi" w:hAnsiTheme="minorHAnsi" w:cstheme="minorHAnsi"/>
          <w:b/>
          <w:sz w:val="28"/>
          <w:szCs w:val="24"/>
          <w:lang w:val="en-GB"/>
        </w:rPr>
      </w:pPr>
      <w:bookmarkStart w:id="1139" w:name="_Toc415065481"/>
      <w:r w:rsidRPr="00524745">
        <w:rPr>
          <w:rFonts w:asciiTheme="minorHAnsi" w:hAnsiTheme="minorHAnsi" w:cstheme="minorHAnsi"/>
          <w:b/>
          <w:sz w:val="28"/>
          <w:szCs w:val="24"/>
          <w:lang w:val="en-GB"/>
        </w:rPr>
        <w:t>Data Source</w:t>
      </w:r>
      <w:bookmarkEnd w:id="1139"/>
    </w:p>
    <w:p w14:paraId="7531B6F0" w14:textId="77777777" w:rsidR="002A5C1E" w:rsidRPr="00B22B67" w:rsidRDefault="002A5C1E" w:rsidP="002A5C1E">
      <w:pPr>
        <w:tabs>
          <w:tab w:val="left" w:pos="2160"/>
        </w:tabs>
      </w:pPr>
    </w:p>
    <w:tbl>
      <w:tblPr>
        <w:tblpPr w:leftFromText="180" w:rightFromText="180" w:vertAnchor="text" w:horzAnchor="margin" w:tblpXSpec="center" w:tblpY="12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40" w:firstRow="0" w:lastRow="1" w:firstColumn="0" w:lastColumn="0" w:noHBand="0" w:noVBand="0"/>
      </w:tblPr>
      <w:tblGrid>
        <w:gridCol w:w="1728"/>
        <w:gridCol w:w="1132"/>
        <w:gridCol w:w="748"/>
        <w:gridCol w:w="2800"/>
        <w:gridCol w:w="1620"/>
        <w:gridCol w:w="1710"/>
      </w:tblGrid>
      <w:tr w:rsidR="002A5C1E" w:rsidRPr="00616979" w14:paraId="7E582D5F" w14:textId="77777777" w:rsidTr="00B36295">
        <w:trPr>
          <w:trHeight w:val="530"/>
        </w:trPr>
        <w:tc>
          <w:tcPr>
            <w:tcW w:w="1728" w:type="dxa"/>
            <w:tcBorders>
              <w:bottom w:val="single" w:sz="4" w:space="0" w:color="auto"/>
            </w:tcBorders>
            <w:shd w:val="clear" w:color="auto" w:fill="F4B8AE"/>
          </w:tcPr>
          <w:p w14:paraId="0F441C5D" w14:textId="77777777" w:rsidR="002A5C1E" w:rsidRPr="00DF276F" w:rsidRDefault="002A5C1E" w:rsidP="00B36295">
            <w:pPr>
              <w:spacing w:line="240" w:lineRule="exact"/>
              <w:jc w:val="center"/>
              <w:rPr>
                <w:rFonts w:asciiTheme="minorHAnsi" w:hAnsiTheme="minorHAnsi" w:cstheme="minorHAnsi"/>
                <w:bCs/>
                <w:szCs w:val="18"/>
              </w:rPr>
            </w:pPr>
            <w:r w:rsidRPr="00DF276F">
              <w:rPr>
                <w:rFonts w:asciiTheme="minorHAnsi" w:hAnsiTheme="minorHAnsi" w:cstheme="minorHAnsi"/>
                <w:bCs/>
                <w:szCs w:val="18"/>
              </w:rPr>
              <w:t>Option Level Name</w:t>
            </w:r>
          </w:p>
        </w:tc>
        <w:tc>
          <w:tcPr>
            <w:tcW w:w="1132" w:type="dxa"/>
            <w:tcBorders>
              <w:bottom w:val="single" w:sz="4" w:space="0" w:color="auto"/>
            </w:tcBorders>
            <w:shd w:val="clear" w:color="auto" w:fill="F4B8AE"/>
          </w:tcPr>
          <w:p w14:paraId="4300C2F9" w14:textId="77777777" w:rsidR="002A5C1E" w:rsidRPr="00DF276F" w:rsidRDefault="002A5C1E" w:rsidP="00B36295">
            <w:pPr>
              <w:spacing w:line="240" w:lineRule="exact"/>
              <w:jc w:val="center"/>
              <w:rPr>
                <w:rFonts w:asciiTheme="minorHAnsi" w:hAnsiTheme="minorHAnsi" w:cstheme="minorHAnsi"/>
                <w:bCs/>
                <w:szCs w:val="18"/>
              </w:rPr>
            </w:pPr>
            <w:r w:rsidRPr="00DF276F">
              <w:rPr>
                <w:rFonts w:asciiTheme="minorHAnsi" w:hAnsiTheme="minorHAnsi" w:cstheme="minorHAnsi"/>
                <w:bCs/>
                <w:szCs w:val="18"/>
              </w:rPr>
              <w:t>Option Level Display</w:t>
            </w:r>
          </w:p>
        </w:tc>
        <w:tc>
          <w:tcPr>
            <w:tcW w:w="748" w:type="dxa"/>
            <w:tcBorders>
              <w:bottom w:val="single" w:sz="4" w:space="0" w:color="auto"/>
            </w:tcBorders>
            <w:shd w:val="clear" w:color="auto" w:fill="F4B8AE"/>
          </w:tcPr>
          <w:p w14:paraId="0F44A439" w14:textId="77777777" w:rsidR="002A5C1E" w:rsidRPr="00DF276F" w:rsidRDefault="002A5C1E" w:rsidP="00B36295">
            <w:pPr>
              <w:spacing w:line="240" w:lineRule="exact"/>
              <w:jc w:val="center"/>
              <w:rPr>
                <w:rFonts w:asciiTheme="minorHAnsi" w:hAnsiTheme="minorHAnsi" w:cstheme="minorHAnsi"/>
                <w:bCs/>
                <w:szCs w:val="18"/>
              </w:rPr>
            </w:pPr>
            <w:r w:rsidRPr="00DF276F">
              <w:rPr>
                <w:rFonts w:asciiTheme="minorHAnsi" w:hAnsiTheme="minorHAnsi" w:cstheme="minorHAnsi"/>
                <w:bCs/>
                <w:szCs w:val="18"/>
              </w:rPr>
              <w:t>order</w:t>
            </w:r>
          </w:p>
        </w:tc>
        <w:tc>
          <w:tcPr>
            <w:tcW w:w="2800" w:type="dxa"/>
            <w:tcBorders>
              <w:bottom w:val="single" w:sz="4" w:space="0" w:color="auto"/>
            </w:tcBorders>
            <w:shd w:val="clear" w:color="auto" w:fill="F4B8AE"/>
          </w:tcPr>
          <w:p w14:paraId="575CE969" w14:textId="77777777" w:rsidR="002A5C1E" w:rsidRPr="00DF276F" w:rsidRDefault="002A5C1E" w:rsidP="00B36295">
            <w:pPr>
              <w:spacing w:line="240" w:lineRule="exact"/>
              <w:jc w:val="center"/>
              <w:rPr>
                <w:rFonts w:asciiTheme="minorHAnsi" w:hAnsiTheme="minorHAnsi" w:cstheme="minorHAnsi"/>
                <w:bCs/>
                <w:szCs w:val="18"/>
              </w:rPr>
            </w:pPr>
            <w:r w:rsidRPr="00DF276F">
              <w:rPr>
                <w:rFonts w:asciiTheme="minorHAnsi" w:hAnsiTheme="minorHAnsi" w:cstheme="minorHAnsi"/>
                <w:bCs/>
                <w:szCs w:val="18"/>
              </w:rPr>
              <w:t>Data Source</w:t>
            </w:r>
          </w:p>
        </w:tc>
        <w:tc>
          <w:tcPr>
            <w:tcW w:w="1620" w:type="dxa"/>
            <w:tcBorders>
              <w:bottom w:val="single" w:sz="4" w:space="0" w:color="auto"/>
            </w:tcBorders>
            <w:shd w:val="clear" w:color="auto" w:fill="F4B8AE"/>
          </w:tcPr>
          <w:p w14:paraId="22733EA8" w14:textId="77777777" w:rsidR="002A5C1E" w:rsidRPr="00DF276F" w:rsidRDefault="002A5C1E" w:rsidP="00B36295">
            <w:pPr>
              <w:spacing w:line="240" w:lineRule="exact"/>
              <w:jc w:val="center"/>
              <w:rPr>
                <w:rFonts w:asciiTheme="minorHAnsi" w:hAnsiTheme="minorHAnsi" w:cstheme="minorHAnsi"/>
                <w:bCs/>
                <w:szCs w:val="18"/>
              </w:rPr>
            </w:pPr>
            <w:r w:rsidRPr="00DF276F">
              <w:rPr>
                <w:rFonts w:asciiTheme="minorHAnsi" w:hAnsiTheme="minorHAnsi" w:cstheme="minorHAnsi"/>
                <w:bCs/>
                <w:szCs w:val="18"/>
              </w:rPr>
              <w:t>ID - Field</w:t>
            </w:r>
          </w:p>
        </w:tc>
        <w:tc>
          <w:tcPr>
            <w:tcW w:w="1710" w:type="dxa"/>
            <w:tcBorders>
              <w:bottom w:val="single" w:sz="4" w:space="0" w:color="auto"/>
            </w:tcBorders>
            <w:shd w:val="clear" w:color="auto" w:fill="F4B8AE"/>
          </w:tcPr>
          <w:p w14:paraId="3A3780E2" w14:textId="77777777" w:rsidR="002A5C1E" w:rsidRPr="00DF276F" w:rsidRDefault="002A5C1E" w:rsidP="00B36295">
            <w:pPr>
              <w:spacing w:line="240" w:lineRule="exact"/>
              <w:jc w:val="center"/>
              <w:rPr>
                <w:rFonts w:asciiTheme="minorHAnsi" w:hAnsiTheme="minorHAnsi" w:cstheme="minorHAnsi"/>
                <w:bCs/>
                <w:szCs w:val="18"/>
              </w:rPr>
            </w:pPr>
            <w:r w:rsidRPr="00DF276F">
              <w:rPr>
                <w:rFonts w:asciiTheme="minorHAnsi" w:hAnsiTheme="minorHAnsi" w:cstheme="minorHAnsi"/>
                <w:bCs/>
                <w:szCs w:val="18"/>
              </w:rPr>
              <w:t>Display – Fields</w:t>
            </w:r>
          </w:p>
        </w:tc>
      </w:tr>
      <w:tr w:rsidR="002A5C1E" w:rsidRPr="001D40AC" w14:paraId="5F6C1396" w14:textId="77777777" w:rsidTr="00B36295">
        <w:trPr>
          <w:trHeight w:val="293"/>
        </w:trPr>
        <w:tc>
          <w:tcPr>
            <w:tcW w:w="9738" w:type="dxa"/>
            <w:gridSpan w:val="6"/>
            <w:tcBorders>
              <w:bottom w:val="single" w:sz="4" w:space="0" w:color="auto"/>
            </w:tcBorders>
            <w:shd w:val="clear" w:color="auto" w:fill="D9D9D9" w:themeFill="background1" w:themeFillShade="D9"/>
          </w:tcPr>
          <w:p w14:paraId="17D19C76" w14:textId="77777777" w:rsidR="002A5C1E" w:rsidRPr="00E433F0" w:rsidRDefault="002A5C1E" w:rsidP="00B36295">
            <w:pPr>
              <w:rPr>
                <w:rFonts w:asciiTheme="minorHAnsi" w:hAnsiTheme="minorHAnsi" w:cstheme="minorHAnsi"/>
                <w:b/>
                <w:sz w:val="18"/>
                <w:szCs w:val="16"/>
              </w:rPr>
            </w:pPr>
            <w:r>
              <w:rPr>
                <w:rFonts w:asciiTheme="minorHAnsi" w:hAnsiTheme="minorHAnsi" w:cstheme="minorHAnsi"/>
                <w:b/>
                <w:sz w:val="18"/>
                <w:szCs w:val="16"/>
              </w:rPr>
              <w:t xml:space="preserve">Organization </w:t>
            </w:r>
          </w:p>
        </w:tc>
      </w:tr>
      <w:tr w:rsidR="002A5C1E" w:rsidRPr="001D40AC" w14:paraId="3ECA3522" w14:textId="77777777" w:rsidTr="00B36295">
        <w:trPr>
          <w:trHeight w:val="530"/>
        </w:trPr>
        <w:tc>
          <w:tcPr>
            <w:tcW w:w="1728" w:type="dxa"/>
            <w:tcBorders>
              <w:bottom w:val="single" w:sz="4" w:space="0" w:color="auto"/>
            </w:tcBorders>
          </w:tcPr>
          <w:p w14:paraId="50384E96" w14:textId="77777777" w:rsidR="002A5C1E" w:rsidRPr="00E433F0" w:rsidRDefault="002A5C1E" w:rsidP="00B36295">
            <w:pPr>
              <w:rPr>
                <w:rFonts w:asciiTheme="minorHAnsi" w:hAnsiTheme="minorHAnsi" w:cstheme="minorHAnsi"/>
                <w:sz w:val="18"/>
              </w:rPr>
            </w:pPr>
          </w:p>
        </w:tc>
        <w:tc>
          <w:tcPr>
            <w:tcW w:w="1132" w:type="dxa"/>
            <w:tcBorders>
              <w:bottom w:val="single" w:sz="4" w:space="0" w:color="auto"/>
            </w:tcBorders>
          </w:tcPr>
          <w:p w14:paraId="1B2BBC51" w14:textId="77777777" w:rsidR="002A5C1E" w:rsidRPr="00E433F0" w:rsidRDefault="002A5C1E" w:rsidP="00B36295">
            <w:pPr>
              <w:rPr>
                <w:rFonts w:asciiTheme="minorHAnsi" w:hAnsiTheme="minorHAnsi" w:cstheme="minorHAnsi"/>
                <w:sz w:val="18"/>
              </w:rPr>
            </w:pPr>
          </w:p>
        </w:tc>
        <w:tc>
          <w:tcPr>
            <w:tcW w:w="748" w:type="dxa"/>
            <w:tcBorders>
              <w:bottom w:val="single" w:sz="4" w:space="0" w:color="auto"/>
            </w:tcBorders>
          </w:tcPr>
          <w:p w14:paraId="77E43182" w14:textId="77777777" w:rsidR="002A5C1E" w:rsidRPr="00E433F0" w:rsidRDefault="002A5C1E" w:rsidP="00B36295">
            <w:pPr>
              <w:rPr>
                <w:rFonts w:asciiTheme="minorHAnsi" w:hAnsiTheme="minorHAnsi" w:cstheme="minorHAnsi"/>
                <w:sz w:val="18"/>
              </w:rPr>
            </w:pPr>
          </w:p>
        </w:tc>
        <w:tc>
          <w:tcPr>
            <w:tcW w:w="2800" w:type="dxa"/>
            <w:vMerge w:val="restart"/>
          </w:tcPr>
          <w:p w14:paraId="084C5060" w14:textId="77777777" w:rsidR="002A5C1E" w:rsidRPr="000A203F" w:rsidRDefault="002A5C1E" w:rsidP="00B36295">
            <w:pPr>
              <w:rPr>
                <w:rFonts w:asciiTheme="minorHAnsi" w:hAnsiTheme="minorHAnsi" w:cstheme="minorHAnsi"/>
                <w:sz w:val="18"/>
              </w:rPr>
            </w:pPr>
          </w:p>
        </w:tc>
        <w:tc>
          <w:tcPr>
            <w:tcW w:w="1620" w:type="dxa"/>
            <w:tcBorders>
              <w:bottom w:val="single" w:sz="4" w:space="0" w:color="auto"/>
            </w:tcBorders>
          </w:tcPr>
          <w:p w14:paraId="72B427FF" w14:textId="77777777" w:rsidR="002A5C1E" w:rsidRPr="00AB21EF" w:rsidRDefault="002A5C1E" w:rsidP="00B36295">
            <w:pPr>
              <w:jc w:val="both"/>
              <w:rPr>
                <w:rFonts w:asciiTheme="minorHAnsi" w:hAnsiTheme="minorHAnsi" w:cstheme="minorHAnsi"/>
                <w:sz w:val="16"/>
                <w:szCs w:val="16"/>
              </w:rPr>
            </w:pPr>
          </w:p>
        </w:tc>
        <w:tc>
          <w:tcPr>
            <w:tcW w:w="1710" w:type="dxa"/>
            <w:tcBorders>
              <w:bottom w:val="single" w:sz="4" w:space="0" w:color="auto"/>
            </w:tcBorders>
          </w:tcPr>
          <w:p w14:paraId="046F5987" w14:textId="77777777" w:rsidR="002A5C1E" w:rsidRPr="00AB21EF" w:rsidRDefault="002A5C1E" w:rsidP="00B36295">
            <w:pPr>
              <w:jc w:val="both"/>
              <w:rPr>
                <w:rFonts w:asciiTheme="minorHAnsi" w:hAnsiTheme="minorHAnsi" w:cstheme="minorHAnsi"/>
                <w:sz w:val="16"/>
                <w:szCs w:val="16"/>
              </w:rPr>
            </w:pPr>
          </w:p>
        </w:tc>
      </w:tr>
      <w:tr w:rsidR="002A5C1E" w:rsidRPr="001D40AC" w14:paraId="35BFC852" w14:textId="77777777" w:rsidTr="00B36295">
        <w:trPr>
          <w:trHeight w:val="530"/>
        </w:trPr>
        <w:tc>
          <w:tcPr>
            <w:tcW w:w="1728" w:type="dxa"/>
            <w:tcBorders>
              <w:bottom w:val="single" w:sz="4" w:space="0" w:color="auto"/>
            </w:tcBorders>
          </w:tcPr>
          <w:p w14:paraId="6E652FD1" w14:textId="77777777" w:rsidR="002A5C1E" w:rsidRPr="00E433F0" w:rsidRDefault="002A5C1E" w:rsidP="00B36295">
            <w:pPr>
              <w:rPr>
                <w:rFonts w:asciiTheme="minorHAnsi" w:hAnsiTheme="minorHAnsi" w:cstheme="minorHAnsi"/>
                <w:sz w:val="18"/>
              </w:rPr>
            </w:pPr>
          </w:p>
        </w:tc>
        <w:tc>
          <w:tcPr>
            <w:tcW w:w="1132" w:type="dxa"/>
            <w:tcBorders>
              <w:bottom w:val="single" w:sz="4" w:space="0" w:color="auto"/>
            </w:tcBorders>
          </w:tcPr>
          <w:p w14:paraId="3AE8564B" w14:textId="77777777" w:rsidR="002A5C1E" w:rsidRPr="00E433F0" w:rsidRDefault="002A5C1E" w:rsidP="00B36295">
            <w:pPr>
              <w:rPr>
                <w:rFonts w:asciiTheme="minorHAnsi" w:hAnsiTheme="minorHAnsi" w:cstheme="minorHAnsi"/>
                <w:sz w:val="18"/>
              </w:rPr>
            </w:pPr>
          </w:p>
        </w:tc>
        <w:tc>
          <w:tcPr>
            <w:tcW w:w="748" w:type="dxa"/>
            <w:tcBorders>
              <w:bottom w:val="single" w:sz="4" w:space="0" w:color="auto"/>
            </w:tcBorders>
          </w:tcPr>
          <w:p w14:paraId="7E434E57" w14:textId="77777777" w:rsidR="002A5C1E" w:rsidRPr="00E433F0" w:rsidRDefault="002A5C1E" w:rsidP="00B36295">
            <w:pPr>
              <w:rPr>
                <w:rFonts w:asciiTheme="minorHAnsi" w:hAnsiTheme="minorHAnsi" w:cstheme="minorHAnsi"/>
                <w:sz w:val="18"/>
              </w:rPr>
            </w:pPr>
          </w:p>
        </w:tc>
        <w:tc>
          <w:tcPr>
            <w:tcW w:w="2800" w:type="dxa"/>
            <w:vMerge/>
          </w:tcPr>
          <w:p w14:paraId="77214A4D" w14:textId="77777777" w:rsidR="002A5C1E" w:rsidRPr="00E433F0" w:rsidRDefault="002A5C1E" w:rsidP="00B36295">
            <w:pPr>
              <w:rPr>
                <w:rFonts w:asciiTheme="minorHAnsi" w:hAnsiTheme="minorHAnsi" w:cstheme="minorHAnsi"/>
                <w:sz w:val="18"/>
              </w:rPr>
            </w:pPr>
          </w:p>
        </w:tc>
        <w:tc>
          <w:tcPr>
            <w:tcW w:w="1620" w:type="dxa"/>
            <w:tcBorders>
              <w:bottom w:val="single" w:sz="4" w:space="0" w:color="auto"/>
            </w:tcBorders>
          </w:tcPr>
          <w:p w14:paraId="532C5EFD" w14:textId="77777777" w:rsidR="002A5C1E" w:rsidRPr="00AB21EF" w:rsidRDefault="002A5C1E" w:rsidP="00B36295">
            <w:pPr>
              <w:jc w:val="both"/>
              <w:rPr>
                <w:rFonts w:asciiTheme="minorHAnsi" w:hAnsiTheme="minorHAnsi" w:cstheme="minorHAnsi"/>
                <w:sz w:val="16"/>
                <w:szCs w:val="16"/>
              </w:rPr>
            </w:pPr>
          </w:p>
        </w:tc>
        <w:tc>
          <w:tcPr>
            <w:tcW w:w="1710" w:type="dxa"/>
            <w:tcBorders>
              <w:bottom w:val="single" w:sz="4" w:space="0" w:color="auto"/>
            </w:tcBorders>
          </w:tcPr>
          <w:p w14:paraId="6844E2DB" w14:textId="77777777" w:rsidR="002A5C1E" w:rsidRPr="00AB21EF" w:rsidRDefault="002A5C1E" w:rsidP="00B36295">
            <w:pPr>
              <w:jc w:val="both"/>
              <w:rPr>
                <w:rFonts w:asciiTheme="minorHAnsi" w:hAnsiTheme="minorHAnsi" w:cstheme="minorHAnsi"/>
                <w:sz w:val="16"/>
                <w:szCs w:val="16"/>
              </w:rPr>
            </w:pPr>
          </w:p>
        </w:tc>
      </w:tr>
    </w:tbl>
    <w:p w14:paraId="1974C6AF" w14:textId="77777777" w:rsidR="002A5C1E" w:rsidRDefault="002A5C1E" w:rsidP="002A5C1E"/>
    <w:p w14:paraId="2FF6F9B2" w14:textId="77777777" w:rsidR="002A5C1E" w:rsidRDefault="002A5C1E" w:rsidP="00E256F8">
      <w:pPr>
        <w:keepNext/>
        <w:widowControl/>
        <w:numPr>
          <w:ilvl w:val="1"/>
          <w:numId w:val="10"/>
        </w:numPr>
        <w:spacing w:line="240" w:lineRule="auto"/>
        <w:ind w:right="21"/>
        <w:jc w:val="both"/>
        <w:outlineLvl w:val="1"/>
        <w:rPr>
          <w:rFonts w:asciiTheme="minorHAnsi" w:hAnsiTheme="minorHAnsi" w:cstheme="minorHAnsi"/>
          <w:b/>
          <w:sz w:val="24"/>
          <w:szCs w:val="24"/>
          <w:lang w:val="en-GB"/>
        </w:rPr>
      </w:pPr>
      <w:bookmarkStart w:id="1140" w:name="_Toc415065482"/>
      <w:r>
        <w:rPr>
          <w:rFonts w:asciiTheme="minorHAnsi" w:hAnsiTheme="minorHAnsi" w:cstheme="minorHAnsi"/>
          <w:b/>
          <w:sz w:val="24"/>
          <w:szCs w:val="24"/>
          <w:lang w:val="en-GB"/>
        </w:rPr>
        <w:t>GUI Parameters</w:t>
      </w:r>
      <w:bookmarkEnd w:id="1140"/>
    </w:p>
    <w:p w14:paraId="30D5FE80" w14:textId="77777777" w:rsidR="002A5C1E" w:rsidRDefault="002A5C1E" w:rsidP="002A5C1E"/>
    <w:p w14:paraId="1C91505D" w14:textId="77777777" w:rsidR="002A5C1E" w:rsidRDefault="002A5C1E" w:rsidP="002A5C1E">
      <w:pPr>
        <w:rPr>
          <w:rFonts w:asciiTheme="minorHAnsi" w:hAnsiTheme="minorHAnsi" w:cstheme="minorHAnsi"/>
        </w:rPr>
      </w:pPr>
      <w:r w:rsidRPr="002F2DD3">
        <w:rPr>
          <w:rFonts w:asciiTheme="minorHAnsi" w:hAnsiTheme="minorHAnsi" w:cstheme="minorHAnsi"/>
        </w:rPr>
        <w:t>The reports will be expecting specific arguments from the GUI.  These parameter variables are defined as follows:</w:t>
      </w:r>
    </w:p>
    <w:p w14:paraId="0DC4CDCA" w14:textId="77777777" w:rsidR="002A5C1E" w:rsidRDefault="002A5C1E" w:rsidP="002A5C1E">
      <w:pPr>
        <w:rPr>
          <w:rFonts w:asciiTheme="minorHAnsi" w:hAnsiTheme="minorHAnsi" w:cstheme="minorHAnsi"/>
        </w:rPr>
      </w:pPr>
    </w:p>
    <w:p w14:paraId="5217753B" w14:textId="77777777" w:rsidR="002A5C1E" w:rsidRPr="002F2DD3" w:rsidRDefault="002A5C1E" w:rsidP="002A5C1E">
      <w:pPr>
        <w:rPr>
          <w:rFonts w:asciiTheme="minorHAnsi" w:hAnsiTheme="minorHAnsi" w:cstheme="minorHAnsi"/>
        </w:rPr>
      </w:pPr>
      <w:r>
        <w:rPr>
          <w:rFonts w:asciiTheme="minorHAnsi" w:hAnsiTheme="minorHAnsi" w:cstheme="minorHAnsi"/>
        </w:rPr>
        <w:t>The below parameters will be always send to the reports as part of the url.</w:t>
      </w:r>
    </w:p>
    <w:p w14:paraId="68F930C6" w14:textId="77777777" w:rsidR="002A5C1E" w:rsidRPr="002F2DD3" w:rsidRDefault="002A5C1E" w:rsidP="002A5C1E">
      <w:pPr>
        <w:rPr>
          <w:rFonts w:asciiTheme="minorHAnsi" w:hAnsiTheme="minorHAnsi" w:cstheme="minorHAnsi"/>
          <w:i/>
        </w:rPr>
      </w:pPr>
    </w:p>
    <w:tbl>
      <w:tblPr>
        <w:tblW w:w="93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013"/>
        <w:gridCol w:w="1980"/>
        <w:gridCol w:w="3673"/>
      </w:tblGrid>
      <w:tr w:rsidR="002A5C1E" w:rsidRPr="005352EF" w14:paraId="5691ADAE" w14:textId="77777777" w:rsidTr="00B36295">
        <w:trPr>
          <w:trHeight w:val="293"/>
        </w:trPr>
        <w:tc>
          <w:tcPr>
            <w:tcW w:w="1710" w:type="dxa"/>
            <w:tcBorders>
              <w:top w:val="single" w:sz="4" w:space="0" w:color="auto"/>
              <w:left w:val="single" w:sz="4" w:space="0" w:color="auto"/>
              <w:bottom w:val="single" w:sz="4" w:space="0" w:color="auto"/>
              <w:right w:val="single" w:sz="4" w:space="0" w:color="auto"/>
            </w:tcBorders>
            <w:shd w:val="clear" w:color="auto" w:fill="F4B8AE"/>
            <w:hideMark/>
          </w:tcPr>
          <w:p w14:paraId="3AD0FBB0" w14:textId="77777777" w:rsidR="002A5C1E" w:rsidRPr="008665B7" w:rsidRDefault="002A5C1E" w:rsidP="00B36295">
            <w:pPr>
              <w:rPr>
                <w:rFonts w:asciiTheme="minorHAnsi" w:hAnsiTheme="minorHAnsi" w:cstheme="minorHAnsi"/>
                <w:bCs/>
              </w:rPr>
            </w:pPr>
            <w:r w:rsidRPr="008665B7">
              <w:rPr>
                <w:rFonts w:asciiTheme="minorHAnsi" w:hAnsiTheme="minorHAnsi" w:cstheme="minorHAnsi"/>
                <w:bCs/>
              </w:rPr>
              <w:t>PARAMETER NAME</w:t>
            </w:r>
          </w:p>
        </w:tc>
        <w:tc>
          <w:tcPr>
            <w:tcW w:w="2013" w:type="dxa"/>
            <w:tcBorders>
              <w:top w:val="single" w:sz="4" w:space="0" w:color="auto"/>
              <w:left w:val="single" w:sz="4" w:space="0" w:color="auto"/>
              <w:bottom w:val="single" w:sz="4" w:space="0" w:color="auto"/>
              <w:right w:val="single" w:sz="4" w:space="0" w:color="auto"/>
            </w:tcBorders>
            <w:shd w:val="clear" w:color="auto" w:fill="F4B8AE"/>
            <w:noWrap/>
            <w:hideMark/>
          </w:tcPr>
          <w:p w14:paraId="7E546E05" w14:textId="77777777" w:rsidR="002A5C1E" w:rsidRPr="00B86967" w:rsidRDefault="002A5C1E" w:rsidP="00B36295">
            <w:pPr>
              <w:rPr>
                <w:rFonts w:asciiTheme="minorHAnsi" w:hAnsiTheme="minorHAnsi" w:cstheme="minorHAnsi"/>
                <w:bCs/>
                <w:szCs w:val="18"/>
              </w:rPr>
            </w:pPr>
            <w:r w:rsidRPr="00B86967">
              <w:rPr>
                <w:rFonts w:asciiTheme="minorHAnsi" w:hAnsiTheme="minorHAnsi" w:cstheme="minorHAnsi"/>
                <w:bCs/>
                <w:szCs w:val="18"/>
              </w:rPr>
              <w:t>DELIMITER</w:t>
            </w:r>
          </w:p>
        </w:tc>
        <w:tc>
          <w:tcPr>
            <w:tcW w:w="1980" w:type="dxa"/>
            <w:tcBorders>
              <w:top w:val="single" w:sz="4" w:space="0" w:color="auto"/>
              <w:left w:val="single" w:sz="4" w:space="0" w:color="auto"/>
              <w:bottom w:val="single" w:sz="4" w:space="0" w:color="auto"/>
              <w:right w:val="single" w:sz="4" w:space="0" w:color="auto"/>
            </w:tcBorders>
            <w:shd w:val="clear" w:color="auto" w:fill="F4B8AE"/>
            <w:noWrap/>
            <w:hideMark/>
          </w:tcPr>
          <w:p w14:paraId="080DA2EA" w14:textId="77777777" w:rsidR="002A5C1E" w:rsidRPr="00B86967" w:rsidRDefault="002A5C1E" w:rsidP="00B36295">
            <w:pPr>
              <w:rPr>
                <w:rFonts w:asciiTheme="minorHAnsi" w:hAnsiTheme="minorHAnsi" w:cstheme="minorHAnsi"/>
                <w:bCs/>
                <w:szCs w:val="18"/>
              </w:rPr>
            </w:pPr>
            <w:r w:rsidRPr="00B86967">
              <w:rPr>
                <w:rFonts w:asciiTheme="minorHAnsi" w:hAnsiTheme="minorHAnsi" w:cstheme="minorHAnsi"/>
                <w:bCs/>
                <w:szCs w:val="18"/>
              </w:rPr>
              <w:t>DEFAULT</w:t>
            </w:r>
          </w:p>
        </w:tc>
        <w:tc>
          <w:tcPr>
            <w:tcW w:w="3673" w:type="dxa"/>
            <w:tcBorders>
              <w:top w:val="single" w:sz="4" w:space="0" w:color="auto"/>
              <w:left w:val="single" w:sz="4" w:space="0" w:color="auto"/>
              <w:bottom w:val="single" w:sz="4" w:space="0" w:color="auto"/>
              <w:right w:val="single" w:sz="4" w:space="0" w:color="auto"/>
            </w:tcBorders>
            <w:shd w:val="clear" w:color="auto" w:fill="F4B8AE"/>
            <w:hideMark/>
          </w:tcPr>
          <w:p w14:paraId="0E2FB078" w14:textId="77777777" w:rsidR="002A5C1E" w:rsidRPr="00B86967" w:rsidRDefault="002A5C1E" w:rsidP="00B36295">
            <w:pPr>
              <w:rPr>
                <w:rFonts w:asciiTheme="minorHAnsi" w:hAnsiTheme="minorHAnsi" w:cstheme="minorHAnsi"/>
                <w:bCs/>
                <w:szCs w:val="18"/>
              </w:rPr>
            </w:pPr>
            <w:r w:rsidRPr="00B86967">
              <w:rPr>
                <w:rFonts w:asciiTheme="minorHAnsi" w:hAnsiTheme="minorHAnsi" w:cstheme="minorHAnsi"/>
                <w:bCs/>
                <w:szCs w:val="18"/>
              </w:rPr>
              <w:t>REMARKS/SAMPLE</w:t>
            </w:r>
          </w:p>
        </w:tc>
      </w:tr>
      <w:tr w:rsidR="002A5C1E" w:rsidRPr="00D30FA1" w14:paraId="491E676D" w14:textId="77777777" w:rsidTr="00B36295">
        <w:trPr>
          <w:trHeight w:val="349"/>
        </w:trPr>
        <w:tc>
          <w:tcPr>
            <w:tcW w:w="1710" w:type="dxa"/>
            <w:tcBorders>
              <w:top w:val="single" w:sz="4" w:space="0" w:color="auto"/>
              <w:left w:val="single" w:sz="4" w:space="0" w:color="auto"/>
              <w:bottom w:val="single" w:sz="4" w:space="0" w:color="auto"/>
              <w:right w:val="single" w:sz="4" w:space="0" w:color="auto"/>
            </w:tcBorders>
          </w:tcPr>
          <w:p w14:paraId="2DC0CDFE" w14:textId="77777777" w:rsidR="002A5C1E" w:rsidRPr="008665B7" w:rsidRDefault="002A5C1E" w:rsidP="00B36295">
            <w:pPr>
              <w:jc w:val="both"/>
              <w:rPr>
                <w:rFonts w:asciiTheme="minorHAnsi" w:hAnsiTheme="minorHAnsi" w:cstheme="minorHAnsi"/>
              </w:rPr>
            </w:pPr>
          </w:p>
        </w:tc>
        <w:tc>
          <w:tcPr>
            <w:tcW w:w="2013" w:type="dxa"/>
            <w:tcBorders>
              <w:top w:val="single" w:sz="4" w:space="0" w:color="auto"/>
              <w:left w:val="single" w:sz="4" w:space="0" w:color="auto"/>
              <w:bottom w:val="single" w:sz="4" w:space="0" w:color="auto"/>
              <w:right w:val="single" w:sz="4" w:space="0" w:color="auto"/>
            </w:tcBorders>
            <w:noWrap/>
          </w:tcPr>
          <w:p w14:paraId="58AB64AF" w14:textId="77777777" w:rsidR="002A5C1E" w:rsidRPr="00D30FA1" w:rsidRDefault="002A5C1E" w:rsidP="00B36295">
            <w:pPr>
              <w:rPr>
                <w:rFonts w:asciiTheme="minorHAnsi" w:hAnsiTheme="minorHAnsi" w:cstheme="minorHAnsi"/>
                <w:sz w:val="18"/>
                <w:szCs w:val="18"/>
              </w:rPr>
            </w:pPr>
          </w:p>
        </w:tc>
        <w:tc>
          <w:tcPr>
            <w:tcW w:w="1980" w:type="dxa"/>
            <w:tcBorders>
              <w:top w:val="single" w:sz="4" w:space="0" w:color="auto"/>
              <w:left w:val="single" w:sz="4" w:space="0" w:color="auto"/>
              <w:bottom w:val="single" w:sz="4" w:space="0" w:color="auto"/>
              <w:right w:val="single" w:sz="4" w:space="0" w:color="auto"/>
            </w:tcBorders>
            <w:noWrap/>
          </w:tcPr>
          <w:p w14:paraId="42427E7E" w14:textId="77777777" w:rsidR="002A5C1E" w:rsidRPr="00D30FA1" w:rsidRDefault="002A5C1E" w:rsidP="00B36295">
            <w:pPr>
              <w:rPr>
                <w:rFonts w:asciiTheme="minorHAnsi" w:hAnsiTheme="minorHAnsi" w:cstheme="minorHAnsi"/>
                <w:sz w:val="18"/>
                <w:szCs w:val="18"/>
              </w:rPr>
            </w:pPr>
          </w:p>
        </w:tc>
        <w:tc>
          <w:tcPr>
            <w:tcW w:w="3673" w:type="dxa"/>
            <w:tcBorders>
              <w:top w:val="single" w:sz="4" w:space="0" w:color="auto"/>
              <w:left w:val="single" w:sz="4" w:space="0" w:color="auto"/>
              <w:bottom w:val="single" w:sz="4" w:space="0" w:color="auto"/>
              <w:right w:val="single" w:sz="4" w:space="0" w:color="auto"/>
            </w:tcBorders>
          </w:tcPr>
          <w:p w14:paraId="0BFB775A" w14:textId="77777777" w:rsidR="002A5C1E" w:rsidRPr="00D30FA1" w:rsidRDefault="002A5C1E" w:rsidP="00B36295">
            <w:pPr>
              <w:rPr>
                <w:rFonts w:asciiTheme="minorHAnsi" w:hAnsiTheme="minorHAnsi" w:cstheme="minorHAnsi"/>
                <w:sz w:val="18"/>
                <w:szCs w:val="18"/>
              </w:rPr>
            </w:pPr>
          </w:p>
        </w:tc>
      </w:tr>
      <w:tr w:rsidR="002A5C1E" w:rsidRPr="00D30FA1" w14:paraId="452E2B29" w14:textId="77777777" w:rsidTr="00B36295">
        <w:trPr>
          <w:trHeight w:val="293"/>
        </w:trPr>
        <w:tc>
          <w:tcPr>
            <w:tcW w:w="1710" w:type="dxa"/>
            <w:tcBorders>
              <w:top w:val="single" w:sz="4" w:space="0" w:color="auto"/>
              <w:left w:val="single" w:sz="4" w:space="0" w:color="auto"/>
              <w:bottom w:val="single" w:sz="4" w:space="0" w:color="auto"/>
              <w:right w:val="single" w:sz="4" w:space="0" w:color="auto"/>
            </w:tcBorders>
          </w:tcPr>
          <w:p w14:paraId="2E728F20" w14:textId="77777777" w:rsidR="002A5C1E" w:rsidRPr="008665B7" w:rsidRDefault="002A5C1E" w:rsidP="00B36295">
            <w:pPr>
              <w:jc w:val="both"/>
              <w:rPr>
                <w:rFonts w:asciiTheme="minorHAnsi" w:hAnsiTheme="minorHAnsi" w:cstheme="minorHAnsi"/>
              </w:rPr>
            </w:pPr>
          </w:p>
        </w:tc>
        <w:tc>
          <w:tcPr>
            <w:tcW w:w="2013" w:type="dxa"/>
            <w:tcBorders>
              <w:top w:val="single" w:sz="4" w:space="0" w:color="auto"/>
              <w:left w:val="single" w:sz="4" w:space="0" w:color="auto"/>
              <w:bottom w:val="single" w:sz="4" w:space="0" w:color="auto"/>
              <w:right w:val="single" w:sz="4" w:space="0" w:color="auto"/>
            </w:tcBorders>
            <w:noWrap/>
          </w:tcPr>
          <w:p w14:paraId="7BE97FE2" w14:textId="77777777" w:rsidR="002A5C1E" w:rsidRPr="002F2DD3" w:rsidRDefault="002A5C1E" w:rsidP="00B36295">
            <w:pPr>
              <w:rPr>
                <w:rFonts w:asciiTheme="minorHAnsi" w:hAnsiTheme="minorHAnsi" w:cstheme="minorHAnsi"/>
                <w:sz w:val="18"/>
                <w:szCs w:val="18"/>
              </w:rPr>
            </w:pPr>
          </w:p>
        </w:tc>
        <w:tc>
          <w:tcPr>
            <w:tcW w:w="1980" w:type="dxa"/>
            <w:tcBorders>
              <w:top w:val="single" w:sz="4" w:space="0" w:color="auto"/>
              <w:left w:val="single" w:sz="4" w:space="0" w:color="auto"/>
              <w:bottom w:val="single" w:sz="4" w:space="0" w:color="auto"/>
              <w:right w:val="single" w:sz="4" w:space="0" w:color="auto"/>
            </w:tcBorders>
            <w:noWrap/>
          </w:tcPr>
          <w:p w14:paraId="47DC0952" w14:textId="77777777" w:rsidR="002A5C1E" w:rsidRPr="00D30FA1" w:rsidRDefault="002A5C1E" w:rsidP="00B36295">
            <w:pPr>
              <w:rPr>
                <w:rFonts w:asciiTheme="minorHAnsi" w:hAnsiTheme="minorHAnsi" w:cstheme="minorHAnsi"/>
                <w:sz w:val="18"/>
                <w:szCs w:val="18"/>
              </w:rPr>
            </w:pPr>
          </w:p>
        </w:tc>
        <w:tc>
          <w:tcPr>
            <w:tcW w:w="3673" w:type="dxa"/>
            <w:tcBorders>
              <w:top w:val="single" w:sz="4" w:space="0" w:color="auto"/>
              <w:left w:val="single" w:sz="4" w:space="0" w:color="auto"/>
              <w:bottom w:val="single" w:sz="4" w:space="0" w:color="auto"/>
              <w:right w:val="single" w:sz="4" w:space="0" w:color="auto"/>
            </w:tcBorders>
          </w:tcPr>
          <w:p w14:paraId="5F5E7151" w14:textId="77777777" w:rsidR="002A5C1E" w:rsidRPr="002F2DD3" w:rsidRDefault="002A5C1E" w:rsidP="00B36295">
            <w:pPr>
              <w:rPr>
                <w:rFonts w:asciiTheme="minorHAnsi" w:hAnsiTheme="minorHAnsi" w:cstheme="minorHAnsi"/>
                <w:sz w:val="18"/>
                <w:szCs w:val="18"/>
              </w:rPr>
            </w:pPr>
          </w:p>
        </w:tc>
      </w:tr>
    </w:tbl>
    <w:p w14:paraId="173A8B9B" w14:textId="77777777" w:rsidR="002A5C1E" w:rsidRDefault="002A5C1E" w:rsidP="002A5C1E"/>
    <w:p w14:paraId="3C0A6644" w14:textId="77777777" w:rsidR="002A5C1E" w:rsidRPr="00D30FA1" w:rsidRDefault="002A5C1E" w:rsidP="00E256F8">
      <w:pPr>
        <w:keepNext/>
        <w:widowControl/>
        <w:numPr>
          <w:ilvl w:val="1"/>
          <w:numId w:val="10"/>
        </w:numPr>
        <w:spacing w:line="240" w:lineRule="auto"/>
        <w:ind w:right="21"/>
        <w:jc w:val="both"/>
        <w:outlineLvl w:val="1"/>
        <w:rPr>
          <w:rFonts w:asciiTheme="minorHAnsi" w:hAnsiTheme="minorHAnsi" w:cstheme="minorHAnsi"/>
          <w:b/>
          <w:sz w:val="24"/>
          <w:szCs w:val="24"/>
          <w:lang w:val="en-GB"/>
        </w:rPr>
      </w:pPr>
      <w:bookmarkStart w:id="1141" w:name="_Toc415065483"/>
      <w:r w:rsidRPr="00EC6A51">
        <w:rPr>
          <w:rFonts w:asciiTheme="minorHAnsi" w:hAnsiTheme="minorHAnsi" w:cstheme="minorHAnsi"/>
          <w:b/>
          <w:sz w:val="28"/>
          <w:szCs w:val="24"/>
          <w:lang w:val="en-GB"/>
        </w:rPr>
        <w:lastRenderedPageBreak/>
        <w:t>Supervisor View</w:t>
      </w:r>
      <w:bookmarkEnd w:id="1141"/>
    </w:p>
    <w:p w14:paraId="760217F1" w14:textId="77777777" w:rsidR="0035251F" w:rsidRDefault="0035251F" w:rsidP="0035251F">
      <w:pPr>
        <w:keepNext/>
        <w:widowControl/>
        <w:spacing w:line="240" w:lineRule="auto"/>
        <w:ind w:left="720" w:right="21"/>
        <w:jc w:val="both"/>
        <w:outlineLvl w:val="1"/>
        <w:rPr>
          <w:rFonts w:asciiTheme="minorHAnsi" w:hAnsiTheme="minorHAnsi" w:cstheme="minorHAnsi"/>
          <w:b/>
          <w:i/>
          <w:sz w:val="24"/>
          <w:szCs w:val="24"/>
          <w:lang w:val="en-GB"/>
        </w:rPr>
      </w:pPr>
    </w:p>
    <w:p w14:paraId="495D5F34" w14:textId="77777777" w:rsidR="002A5C1E" w:rsidRPr="00D30FA1" w:rsidRDefault="002A5C1E" w:rsidP="00E256F8">
      <w:pPr>
        <w:keepNext/>
        <w:widowControl/>
        <w:numPr>
          <w:ilvl w:val="2"/>
          <w:numId w:val="10"/>
        </w:numPr>
        <w:spacing w:line="240" w:lineRule="auto"/>
        <w:ind w:right="21"/>
        <w:jc w:val="both"/>
        <w:outlineLvl w:val="1"/>
        <w:rPr>
          <w:rFonts w:asciiTheme="minorHAnsi" w:hAnsiTheme="minorHAnsi" w:cstheme="minorHAnsi"/>
          <w:b/>
          <w:i/>
          <w:sz w:val="24"/>
          <w:szCs w:val="24"/>
          <w:lang w:val="en-GB"/>
        </w:rPr>
      </w:pPr>
      <w:bookmarkStart w:id="1142" w:name="_Toc415065484"/>
      <w:r>
        <w:rPr>
          <w:rFonts w:asciiTheme="minorHAnsi" w:hAnsiTheme="minorHAnsi" w:cstheme="minorHAnsi"/>
          <w:b/>
          <w:i/>
          <w:sz w:val="24"/>
          <w:szCs w:val="24"/>
          <w:lang w:val="en-GB"/>
        </w:rPr>
        <w:t>Supervisor View</w:t>
      </w:r>
      <w:r w:rsidRPr="00D30FA1">
        <w:rPr>
          <w:rFonts w:asciiTheme="minorHAnsi" w:hAnsiTheme="minorHAnsi" w:cstheme="minorHAnsi"/>
          <w:b/>
          <w:i/>
          <w:sz w:val="24"/>
          <w:szCs w:val="24"/>
          <w:lang w:val="en-GB"/>
        </w:rPr>
        <w:t xml:space="preserve"> Filters</w:t>
      </w:r>
      <w:bookmarkEnd w:id="1142"/>
    </w:p>
    <w:tbl>
      <w:tblPr>
        <w:tblW w:w="10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979"/>
        <w:gridCol w:w="1709"/>
        <w:gridCol w:w="2608"/>
        <w:gridCol w:w="2716"/>
      </w:tblGrid>
      <w:tr w:rsidR="002A5C1E" w:rsidRPr="00D30FA1" w14:paraId="5CC49E20" w14:textId="77777777" w:rsidTr="00B36295">
        <w:trPr>
          <w:trHeight w:val="278"/>
        </w:trPr>
        <w:tc>
          <w:tcPr>
            <w:tcW w:w="1278" w:type="dxa"/>
            <w:tcBorders>
              <w:top w:val="single" w:sz="4" w:space="0" w:color="auto"/>
              <w:left w:val="single" w:sz="4" w:space="0" w:color="auto"/>
              <w:bottom w:val="single" w:sz="4" w:space="0" w:color="auto"/>
              <w:right w:val="single" w:sz="4" w:space="0" w:color="auto"/>
            </w:tcBorders>
            <w:shd w:val="clear" w:color="auto" w:fill="F4B8AE"/>
            <w:hideMark/>
          </w:tcPr>
          <w:p w14:paraId="1E1A220A" w14:textId="77777777" w:rsidR="002A5C1E" w:rsidRPr="005352EF" w:rsidRDefault="002A5C1E" w:rsidP="00B36295">
            <w:pPr>
              <w:spacing w:line="240" w:lineRule="exact"/>
              <w:jc w:val="center"/>
              <w:rPr>
                <w:rFonts w:asciiTheme="minorHAnsi" w:hAnsiTheme="minorHAnsi" w:cstheme="minorHAnsi"/>
                <w:bCs/>
                <w:szCs w:val="18"/>
              </w:rPr>
            </w:pPr>
            <w:r w:rsidRPr="005352EF">
              <w:rPr>
                <w:rFonts w:asciiTheme="minorHAnsi" w:hAnsiTheme="minorHAnsi" w:cstheme="minorHAnsi"/>
                <w:bCs/>
                <w:szCs w:val="18"/>
              </w:rPr>
              <w:t>Selection</w:t>
            </w:r>
          </w:p>
        </w:tc>
        <w:tc>
          <w:tcPr>
            <w:tcW w:w="1979" w:type="dxa"/>
            <w:tcBorders>
              <w:top w:val="single" w:sz="4" w:space="0" w:color="auto"/>
              <w:left w:val="single" w:sz="4" w:space="0" w:color="auto"/>
              <w:bottom w:val="single" w:sz="4" w:space="0" w:color="auto"/>
              <w:right w:val="single" w:sz="4" w:space="0" w:color="auto"/>
            </w:tcBorders>
            <w:shd w:val="clear" w:color="auto" w:fill="F4B8AE"/>
            <w:hideMark/>
          </w:tcPr>
          <w:p w14:paraId="6B988C6F" w14:textId="77777777" w:rsidR="002A5C1E" w:rsidRPr="00FC48F1" w:rsidRDefault="002A5C1E" w:rsidP="00B36295">
            <w:pPr>
              <w:spacing w:line="240" w:lineRule="exact"/>
              <w:rPr>
                <w:rFonts w:asciiTheme="minorHAnsi" w:hAnsiTheme="minorHAnsi" w:cstheme="minorHAnsi"/>
                <w:sz w:val="18"/>
                <w:szCs w:val="18"/>
              </w:rPr>
            </w:pPr>
            <w:r w:rsidRPr="00FC48F1">
              <w:rPr>
                <w:rFonts w:asciiTheme="minorHAnsi" w:hAnsiTheme="minorHAnsi" w:cstheme="minorHAnsi"/>
                <w:sz w:val="18"/>
                <w:szCs w:val="18"/>
              </w:rPr>
              <w:t>GUI Variable</w:t>
            </w:r>
          </w:p>
        </w:tc>
        <w:tc>
          <w:tcPr>
            <w:tcW w:w="1709" w:type="dxa"/>
            <w:tcBorders>
              <w:top w:val="single" w:sz="4" w:space="0" w:color="auto"/>
              <w:left w:val="single" w:sz="4" w:space="0" w:color="auto"/>
              <w:bottom w:val="single" w:sz="4" w:space="0" w:color="auto"/>
              <w:right w:val="single" w:sz="4" w:space="0" w:color="auto"/>
            </w:tcBorders>
            <w:shd w:val="clear" w:color="auto" w:fill="F4B8AE"/>
            <w:hideMark/>
          </w:tcPr>
          <w:p w14:paraId="56505E02" w14:textId="77777777" w:rsidR="002A5C1E" w:rsidRPr="005352EF" w:rsidRDefault="002A5C1E" w:rsidP="00B36295">
            <w:pPr>
              <w:spacing w:line="240" w:lineRule="exact"/>
              <w:jc w:val="center"/>
              <w:rPr>
                <w:rFonts w:asciiTheme="minorHAnsi" w:hAnsiTheme="minorHAnsi" w:cstheme="minorHAnsi"/>
                <w:bCs/>
                <w:szCs w:val="18"/>
              </w:rPr>
            </w:pPr>
            <w:r w:rsidRPr="005352EF">
              <w:rPr>
                <w:rFonts w:asciiTheme="minorHAnsi" w:hAnsiTheme="minorHAnsi" w:cstheme="minorHAnsi"/>
                <w:bCs/>
                <w:szCs w:val="18"/>
              </w:rPr>
              <w:t>Levels</w:t>
            </w:r>
          </w:p>
        </w:tc>
        <w:tc>
          <w:tcPr>
            <w:tcW w:w="2608" w:type="dxa"/>
            <w:tcBorders>
              <w:top w:val="single" w:sz="4" w:space="0" w:color="auto"/>
              <w:left w:val="single" w:sz="4" w:space="0" w:color="auto"/>
              <w:bottom w:val="single" w:sz="4" w:space="0" w:color="auto"/>
              <w:right w:val="single" w:sz="4" w:space="0" w:color="auto"/>
            </w:tcBorders>
            <w:shd w:val="clear" w:color="auto" w:fill="F4B8AE"/>
            <w:hideMark/>
          </w:tcPr>
          <w:p w14:paraId="64334AEA" w14:textId="77777777" w:rsidR="002A5C1E" w:rsidRPr="005352EF" w:rsidRDefault="002A5C1E" w:rsidP="00B36295">
            <w:pPr>
              <w:spacing w:line="240" w:lineRule="exact"/>
              <w:jc w:val="center"/>
              <w:rPr>
                <w:rFonts w:asciiTheme="minorHAnsi" w:hAnsiTheme="minorHAnsi" w:cstheme="minorHAnsi"/>
                <w:bCs/>
                <w:szCs w:val="18"/>
              </w:rPr>
            </w:pPr>
            <w:r w:rsidRPr="005352EF">
              <w:rPr>
                <w:rFonts w:asciiTheme="minorHAnsi" w:hAnsiTheme="minorHAnsi" w:cstheme="minorHAnsi"/>
                <w:bCs/>
                <w:szCs w:val="18"/>
              </w:rPr>
              <w:t>Data source</w:t>
            </w:r>
          </w:p>
        </w:tc>
        <w:tc>
          <w:tcPr>
            <w:tcW w:w="2716" w:type="dxa"/>
            <w:tcBorders>
              <w:top w:val="single" w:sz="4" w:space="0" w:color="auto"/>
              <w:left w:val="single" w:sz="4" w:space="0" w:color="auto"/>
              <w:bottom w:val="single" w:sz="4" w:space="0" w:color="auto"/>
              <w:right w:val="single" w:sz="4" w:space="0" w:color="auto"/>
            </w:tcBorders>
            <w:shd w:val="clear" w:color="auto" w:fill="F4B8AE"/>
            <w:hideMark/>
          </w:tcPr>
          <w:p w14:paraId="1ECDEB32" w14:textId="77777777" w:rsidR="002A5C1E" w:rsidRPr="005352EF" w:rsidRDefault="002A5C1E" w:rsidP="00B36295">
            <w:pPr>
              <w:spacing w:line="240" w:lineRule="exact"/>
              <w:jc w:val="center"/>
              <w:rPr>
                <w:rFonts w:asciiTheme="minorHAnsi" w:hAnsiTheme="minorHAnsi" w:cstheme="minorHAnsi"/>
                <w:bCs/>
                <w:szCs w:val="18"/>
              </w:rPr>
            </w:pPr>
            <w:r w:rsidRPr="005352EF">
              <w:rPr>
                <w:rFonts w:asciiTheme="minorHAnsi" w:hAnsiTheme="minorHAnsi" w:cstheme="minorHAnsi"/>
                <w:bCs/>
                <w:szCs w:val="18"/>
              </w:rPr>
              <w:t>Description</w:t>
            </w:r>
          </w:p>
        </w:tc>
      </w:tr>
      <w:tr w:rsidR="002A5C1E" w:rsidRPr="00D30FA1" w14:paraId="41EB1E07" w14:textId="77777777" w:rsidTr="00B36295">
        <w:tc>
          <w:tcPr>
            <w:tcW w:w="1278" w:type="dxa"/>
            <w:tcBorders>
              <w:top w:val="single" w:sz="4" w:space="0" w:color="auto"/>
              <w:left w:val="single" w:sz="4" w:space="0" w:color="auto"/>
              <w:bottom w:val="single" w:sz="4" w:space="0" w:color="auto"/>
              <w:right w:val="single" w:sz="4" w:space="0" w:color="auto"/>
            </w:tcBorders>
            <w:vAlign w:val="center"/>
          </w:tcPr>
          <w:p w14:paraId="7DF31DF8" w14:textId="77777777" w:rsidR="002A5C1E" w:rsidRPr="00D30FA1" w:rsidRDefault="002A5C1E" w:rsidP="00B36295">
            <w:pPr>
              <w:spacing w:line="240" w:lineRule="exact"/>
              <w:rPr>
                <w:rFonts w:asciiTheme="minorHAnsi" w:hAnsiTheme="minorHAnsi" w:cstheme="minorHAnsi"/>
                <w:sz w:val="18"/>
                <w:szCs w:val="18"/>
              </w:rPr>
            </w:pPr>
          </w:p>
        </w:tc>
        <w:tc>
          <w:tcPr>
            <w:tcW w:w="1979" w:type="dxa"/>
            <w:tcBorders>
              <w:top w:val="single" w:sz="4" w:space="0" w:color="auto"/>
              <w:left w:val="single" w:sz="4" w:space="0" w:color="auto"/>
              <w:bottom w:val="single" w:sz="4" w:space="0" w:color="auto"/>
              <w:right w:val="single" w:sz="4" w:space="0" w:color="auto"/>
            </w:tcBorders>
            <w:shd w:val="clear" w:color="auto" w:fill="auto"/>
          </w:tcPr>
          <w:p w14:paraId="72D1A5F5" w14:textId="77777777" w:rsidR="002A5C1E" w:rsidRPr="00FC48F1" w:rsidRDefault="002A5C1E" w:rsidP="00B36295">
            <w:pPr>
              <w:spacing w:line="240" w:lineRule="exact"/>
              <w:rPr>
                <w:rFonts w:asciiTheme="minorHAnsi" w:hAnsiTheme="minorHAnsi" w:cstheme="minorHAnsi"/>
                <w:sz w:val="18"/>
                <w:szCs w:val="18"/>
              </w:rPr>
            </w:pPr>
          </w:p>
        </w:tc>
        <w:tc>
          <w:tcPr>
            <w:tcW w:w="1709" w:type="dxa"/>
            <w:tcBorders>
              <w:top w:val="single" w:sz="4" w:space="0" w:color="auto"/>
              <w:left w:val="single" w:sz="4" w:space="0" w:color="auto"/>
              <w:bottom w:val="single" w:sz="4" w:space="0" w:color="auto"/>
              <w:right w:val="single" w:sz="4" w:space="0" w:color="auto"/>
            </w:tcBorders>
          </w:tcPr>
          <w:p w14:paraId="6FD89360" w14:textId="77777777" w:rsidR="002A5C1E" w:rsidRPr="00D30FA1" w:rsidRDefault="002A5C1E" w:rsidP="00B36295">
            <w:pPr>
              <w:spacing w:line="240" w:lineRule="exact"/>
              <w:rPr>
                <w:rFonts w:asciiTheme="minorHAnsi" w:hAnsiTheme="minorHAnsi" w:cstheme="minorHAnsi"/>
                <w:sz w:val="18"/>
                <w:szCs w:val="18"/>
              </w:rPr>
            </w:pPr>
          </w:p>
        </w:tc>
        <w:tc>
          <w:tcPr>
            <w:tcW w:w="2608" w:type="dxa"/>
            <w:tcBorders>
              <w:top w:val="single" w:sz="4" w:space="0" w:color="auto"/>
              <w:left w:val="single" w:sz="4" w:space="0" w:color="auto"/>
              <w:bottom w:val="single" w:sz="4" w:space="0" w:color="auto"/>
              <w:right w:val="single" w:sz="4" w:space="0" w:color="auto"/>
            </w:tcBorders>
          </w:tcPr>
          <w:p w14:paraId="629AAEF4" w14:textId="77777777" w:rsidR="002A5C1E" w:rsidRPr="00D30FA1" w:rsidRDefault="002A5C1E" w:rsidP="00B36295">
            <w:pPr>
              <w:rPr>
                <w:rFonts w:asciiTheme="minorHAnsi" w:hAnsiTheme="minorHAnsi" w:cstheme="minorHAnsi"/>
              </w:rPr>
            </w:pPr>
          </w:p>
        </w:tc>
        <w:tc>
          <w:tcPr>
            <w:tcW w:w="2716" w:type="dxa"/>
            <w:tcBorders>
              <w:top w:val="single" w:sz="4" w:space="0" w:color="auto"/>
              <w:left w:val="single" w:sz="4" w:space="0" w:color="auto"/>
              <w:bottom w:val="single" w:sz="4" w:space="0" w:color="auto"/>
              <w:right w:val="single" w:sz="4" w:space="0" w:color="auto"/>
            </w:tcBorders>
          </w:tcPr>
          <w:p w14:paraId="6336A1D4" w14:textId="77777777" w:rsidR="002A5C1E" w:rsidRPr="00D30FA1" w:rsidRDefault="002A5C1E" w:rsidP="00B36295">
            <w:pPr>
              <w:spacing w:line="240" w:lineRule="exact"/>
              <w:rPr>
                <w:rFonts w:asciiTheme="minorHAnsi" w:hAnsiTheme="minorHAnsi" w:cstheme="minorHAnsi"/>
                <w:sz w:val="18"/>
                <w:szCs w:val="18"/>
              </w:rPr>
            </w:pPr>
          </w:p>
        </w:tc>
      </w:tr>
    </w:tbl>
    <w:p w14:paraId="73EBCE7A" w14:textId="77777777" w:rsidR="002A5C1E" w:rsidRPr="00D30FA1" w:rsidRDefault="002A5C1E" w:rsidP="00E256F8">
      <w:pPr>
        <w:keepNext/>
        <w:pageBreakBefore/>
        <w:widowControl/>
        <w:numPr>
          <w:ilvl w:val="0"/>
          <w:numId w:val="10"/>
        </w:numPr>
        <w:spacing w:before="120" w:after="240" w:line="240" w:lineRule="auto"/>
        <w:jc w:val="both"/>
        <w:outlineLvl w:val="0"/>
        <w:rPr>
          <w:rFonts w:asciiTheme="minorHAnsi" w:hAnsiTheme="minorHAnsi" w:cstheme="minorHAnsi"/>
          <w:b/>
          <w:bCs/>
          <w:kern w:val="32"/>
          <w:sz w:val="32"/>
          <w:szCs w:val="24"/>
          <w:lang w:val="en-GB"/>
        </w:rPr>
      </w:pPr>
      <w:bookmarkStart w:id="1143" w:name="_Toc415065485"/>
      <w:r w:rsidRPr="00D30FA1">
        <w:rPr>
          <w:rFonts w:asciiTheme="minorHAnsi" w:hAnsiTheme="minorHAnsi" w:cstheme="minorHAnsi"/>
          <w:b/>
          <w:bCs/>
          <w:kern w:val="32"/>
          <w:sz w:val="32"/>
          <w:szCs w:val="24"/>
          <w:lang w:val="en-GB"/>
        </w:rPr>
        <w:lastRenderedPageBreak/>
        <w:t xml:space="preserve">Technical Details - </w:t>
      </w:r>
      <w:bookmarkEnd w:id="1114"/>
      <w:bookmarkEnd w:id="1115"/>
      <w:bookmarkEnd w:id="1116"/>
      <w:bookmarkEnd w:id="1117"/>
      <w:r w:rsidRPr="00D30FA1">
        <w:rPr>
          <w:rFonts w:asciiTheme="minorHAnsi" w:hAnsiTheme="minorHAnsi" w:cstheme="minorHAnsi"/>
          <w:b/>
          <w:bCs/>
          <w:kern w:val="32"/>
          <w:sz w:val="32"/>
          <w:szCs w:val="24"/>
          <w:lang w:val="en-GB"/>
        </w:rPr>
        <w:t>Data</w:t>
      </w:r>
      <w:bookmarkEnd w:id="1143"/>
    </w:p>
    <w:p w14:paraId="7B8CFFAC" w14:textId="553B1F04" w:rsidR="00655829" w:rsidRDefault="00655829" w:rsidP="00E256F8">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1144" w:name="_Toc351396836"/>
      <w:bookmarkStart w:id="1145" w:name="_Toc351405954"/>
      <w:bookmarkStart w:id="1146" w:name="_Toc351409700"/>
      <w:bookmarkStart w:id="1147" w:name="_Toc351482055"/>
      <w:bookmarkStart w:id="1148" w:name="_Toc351491521"/>
      <w:bookmarkStart w:id="1149" w:name="_Toc351491582"/>
      <w:bookmarkStart w:id="1150" w:name="_Toc351491643"/>
      <w:bookmarkStart w:id="1151" w:name="_Toc351491704"/>
      <w:bookmarkStart w:id="1152" w:name="_Toc351491761"/>
      <w:bookmarkStart w:id="1153" w:name="_Toc351491817"/>
      <w:bookmarkStart w:id="1154" w:name="_Toc351491872"/>
      <w:bookmarkStart w:id="1155" w:name="_Toc351491915"/>
      <w:bookmarkStart w:id="1156" w:name="_Toc352003086"/>
      <w:bookmarkStart w:id="1157" w:name="_Toc352072262"/>
      <w:bookmarkStart w:id="1158" w:name="_Toc352085651"/>
      <w:bookmarkStart w:id="1159" w:name="_Toc352085727"/>
      <w:bookmarkStart w:id="1160" w:name="_Toc352085801"/>
      <w:bookmarkStart w:id="1161" w:name="_Toc352085875"/>
      <w:bookmarkStart w:id="1162" w:name="_Toc352086316"/>
      <w:bookmarkStart w:id="1163" w:name="_Toc352173674"/>
      <w:bookmarkStart w:id="1164" w:name="_Toc352262716"/>
      <w:bookmarkStart w:id="1165" w:name="_Toc352610259"/>
      <w:bookmarkStart w:id="1166" w:name="_Toc355364017"/>
      <w:bookmarkStart w:id="1167" w:name="_Toc355699103"/>
      <w:bookmarkStart w:id="1168" w:name="_Toc356577644"/>
      <w:bookmarkStart w:id="1169" w:name="_Toc363224650"/>
      <w:bookmarkStart w:id="1170" w:name="_Toc363225062"/>
      <w:bookmarkStart w:id="1171" w:name="_Toc363225245"/>
      <w:bookmarkStart w:id="1172" w:name="_Toc363495101"/>
      <w:bookmarkStart w:id="1173" w:name="_Toc363495251"/>
      <w:bookmarkStart w:id="1174" w:name="_Toc363495399"/>
      <w:bookmarkStart w:id="1175" w:name="_Toc363495546"/>
      <w:bookmarkStart w:id="1176" w:name="_Toc363515242"/>
      <w:bookmarkStart w:id="1177" w:name="_Toc363518714"/>
      <w:bookmarkStart w:id="1178" w:name="_Toc363524632"/>
      <w:bookmarkStart w:id="1179" w:name="_Toc363524795"/>
      <w:bookmarkStart w:id="1180" w:name="_Toc363524929"/>
      <w:bookmarkStart w:id="1181" w:name="_Toc363525163"/>
      <w:bookmarkStart w:id="1182" w:name="_Toc363525288"/>
      <w:bookmarkStart w:id="1183" w:name="_Toc363525412"/>
      <w:bookmarkStart w:id="1184" w:name="_Toc363525535"/>
      <w:bookmarkStart w:id="1185" w:name="_Toc363525657"/>
      <w:bookmarkStart w:id="1186" w:name="_Toc363526017"/>
      <w:bookmarkStart w:id="1187" w:name="_Toc363526145"/>
      <w:bookmarkStart w:id="1188" w:name="_Toc364871082"/>
      <w:bookmarkStart w:id="1189" w:name="_Toc351396837"/>
      <w:bookmarkStart w:id="1190" w:name="_Toc351405955"/>
      <w:bookmarkStart w:id="1191" w:name="_Toc351409701"/>
      <w:bookmarkStart w:id="1192" w:name="_Toc351482056"/>
      <w:bookmarkStart w:id="1193" w:name="_Toc351491522"/>
      <w:bookmarkStart w:id="1194" w:name="_Toc351491583"/>
      <w:bookmarkStart w:id="1195" w:name="_Toc351491644"/>
      <w:bookmarkStart w:id="1196" w:name="_Toc351491705"/>
      <w:bookmarkStart w:id="1197" w:name="_Toc351491762"/>
      <w:bookmarkStart w:id="1198" w:name="_Toc351491818"/>
      <w:bookmarkStart w:id="1199" w:name="_Toc351491873"/>
      <w:bookmarkStart w:id="1200" w:name="_Toc351491916"/>
      <w:bookmarkStart w:id="1201" w:name="_Toc352003087"/>
      <w:bookmarkStart w:id="1202" w:name="_Toc352072263"/>
      <w:bookmarkStart w:id="1203" w:name="_Toc352085652"/>
      <w:bookmarkStart w:id="1204" w:name="_Toc352085728"/>
      <w:bookmarkStart w:id="1205" w:name="_Toc352085802"/>
      <w:bookmarkStart w:id="1206" w:name="_Toc352085876"/>
      <w:bookmarkStart w:id="1207" w:name="_Toc352086317"/>
      <w:bookmarkStart w:id="1208" w:name="_Toc352173675"/>
      <w:bookmarkStart w:id="1209" w:name="_Toc352262717"/>
      <w:bookmarkStart w:id="1210" w:name="_Toc352610260"/>
      <w:bookmarkStart w:id="1211" w:name="_Toc355364018"/>
      <w:bookmarkStart w:id="1212" w:name="_Toc355699104"/>
      <w:bookmarkStart w:id="1213" w:name="_Toc356577645"/>
      <w:bookmarkStart w:id="1214" w:name="_Toc363224651"/>
      <w:bookmarkStart w:id="1215" w:name="_Toc363225063"/>
      <w:bookmarkStart w:id="1216" w:name="_Toc363225246"/>
      <w:bookmarkStart w:id="1217" w:name="_Toc363495102"/>
      <w:bookmarkStart w:id="1218" w:name="_Toc363495252"/>
      <w:bookmarkStart w:id="1219" w:name="_Toc363495400"/>
      <w:bookmarkStart w:id="1220" w:name="_Toc363495547"/>
      <w:bookmarkStart w:id="1221" w:name="_Toc363515243"/>
      <w:bookmarkStart w:id="1222" w:name="_Toc363518715"/>
      <w:bookmarkStart w:id="1223" w:name="_Toc363524633"/>
      <w:bookmarkStart w:id="1224" w:name="_Toc363524796"/>
      <w:bookmarkStart w:id="1225" w:name="_Toc363524930"/>
      <w:bookmarkStart w:id="1226" w:name="_Toc363525164"/>
      <w:bookmarkStart w:id="1227" w:name="_Toc363525289"/>
      <w:bookmarkStart w:id="1228" w:name="_Toc363525413"/>
      <w:bookmarkStart w:id="1229" w:name="_Toc363525536"/>
      <w:bookmarkStart w:id="1230" w:name="_Toc363525658"/>
      <w:bookmarkStart w:id="1231" w:name="_Toc363526018"/>
      <w:bookmarkStart w:id="1232" w:name="_Toc363526146"/>
      <w:bookmarkStart w:id="1233" w:name="_Toc364871083"/>
      <w:bookmarkStart w:id="1234" w:name="_Toc351396838"/>
      <w:bookmarkStart w:id="1235" w:name="_Toc351405956"/>
      <w:bookmarkStart w:id="1236" w:name="_Toc351409702"/>
      <w:bookmarkStart w:id="1237" w:name="_Toc351482057"/>
      <w:bookmarkStart w:id="1238" w:name="_Toc351491523"/>
      <w:bookmarkStart w:id="1239" w:name="_Toc351491584"/>
      <w:bookmarkStart w:id="1240" w:name="_Toc351491645"/>
      <w:bookmarkStart w:id="1241" w:name="_Toc351491706"/>
      <w:bookmarkStart w:id="1242" w:name="_Toc351491763"/>
      <w:bookmarkStart w:id="1243" w:name="_Toc351491819"/>
      <w:bookmarkStart w:id="1244" w:name="_Toc351491874"/>
      <w:bookmarkStart w:id="1245" w:name="_Toc351491917"/>
      <w:bookmarkStart w:id="1246" w:name="_Toc352003088"/>
      <w:bookmarkStart w:id="1247" w:name="_Toc352072264"/>
      <w:bookmarkStart w:id="1248" w:name="_Toc352085653"/>
      <w:bookmarkStart w:id="1249" w:name="_Toc352085729"/>
      <w:bookmarkStart w:id="1250" w:name="_Toc352085803"/>
      <w:bookmarkStart w:id="1251" w:name="_Toc352085877"/>
      <w:bookmarkStart w:id="1252" w:name="_Toc352086318"/>
      <w:bookmarkStart w:id="1253" w:name="_Toc352173676"/>
      <w:bookmarkStart w:id="1254" w:name="_Toc352262718"/>
      <w:bookmarkStart w:id="1255" w:name="_Toc352610261"/>
      <w:bookmarkStart w:id="1256" w:name="_Toc355364019"/>
      <w:bookmarkStart w:id="1257" w:name="_Toc355699105"/>
      <w:bookmarkStart w:id="1258" w:name="_Toc356577646"/>
      <w:bookmarkStart w:id="1259" w:name="_Toc363224652"/>
      <w:bookmarkStart w:id="1260" w:name="_Toc363225064"/>
      <w:bookmarkStart w:id="1261" w:name="_Toc363225247"/>
      <w:bookmarkStart w:id="1262" w:name="_Toc363495103"/>
      <w:bookmarkStart w:id="1263" w:name="_Toc363495253"/>
      <w:bookmarkStart w:id="1264" w:name="_Toc363495401"/>
      <w:bookmarkStart w:id="1265" w:name="_Toc363495548"/>
      <w:bookmarkStart w:id="1266" w:name="_Toc363515244"/>
      <w:bookmarkStart w:id="1267" w:name="_Toc363518716"/>
      <w:bookmarkStart w:id="1268" w:name="_Toc363524634"/>
      <w:bookmarkStart w:id="1269" w:name="_Toc363524797"/>
      <w:bookmarkStart w:id="1270" w:name="_Toc363524931"/>
      <w:bookmarkStart w:id="1271" w:name="_Toc363525165"/>
      <w:bookmarkStart w:id="1272" w:name="_Toc363525290"/>
      <w:bookmarkStart w:id="1273" w:name="_Toc363525414"/>
      <w:bookmarkStart w:id="1274" w:name="_Toc363525537"/>
      <w:bookmarkStart w:id="1275" w:name="_Toc363525659"/>
      <w:bookmarkStart w:id="1276" w:name="_Toc363526019"/>
      <w:bookmarkStart w:id="1277" w:name="_Toc363526147"/>
      <w:bookmarkStart w:id="1278" w:name="_Toc364871084"/>
      <w:bookmarkStart w:id="1279" w:name="_Toc363524635"/>
      <w:bookmarkStart w:id="1280" w:name="_Toc363524798"/>
      <w:bookmarkStart w:id="1281" w:name="_Toc363524932"/>
      <w:bookmarkStart w:id="1282" w:name="_Toc363525166"/>
      <w:bookmarkStart w:id="1283" w:name="_Toc363525291"/>
      <w:bookmarkStart w:id="1284" w:name="_Toc363525415"/>
      <w:bookmarkStart w:id="1285" w:name="_Toc363525538"/>
      <w:bookmarkStart w:id="1286" w:name="_Toc363525660"/>
      <w:bookmarkStart w:id="1287" w:name="_Toc363526020"/>
      <w:bookmarkStart w:id="1288" w:name="_Toc363526148"/>
      <w:bookmarkStart w:id="1289" w:name="_Toc364871085"/>
      <w:bookmarkStart w:id="1290" w:name="_Toc415065486"/>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r>
        <w:rPr>
          <w:rFonts w:asciiTheme="minorHAnsi" w:hAnsiTheme="minorHAnsi" w:cstheme="minorHAnsi"/>
          <w:b/>
          <w:sz w:val="24"/>
          <w:szCs w:val="24"/>
          <w:lang w:val="en-GB"/>
        </w:rPr>
        <w:t xml:space="preserve">Staging Area </w:t>
      </w:r>
      <w:r w:rsidR="00AB7D2D">
        <w:rPr>
          <w:rFonts w:asciiTheme="minorHAnsi" w:hAnsiTheme="minorHAnsi" w:cstheme="minorHAnsi"/>
          <w:b/>
          <w:sz w:val="24"/>
          <w:szCs w:val="24"/>
          <w:lang w:val="en-GB"/>
        </w:rPr>
        <w:t>- MIR and STG</w:t>
      </w:r>
      <w:bookmarkEnd w:id="1290"/>
    </w:p>
    <w:p w14:paraId="66ADF4E8" w14:textId="77777777" w:rsidR="002A5C1E" w:rsidRPr="00655829" w:rsidRDefault="002A5C1E" w:rsidP="00655829"/>
    <w:p w14:paraId="3A994EEF" w14:textId="09A20C1B" w:rsidR="002A5C1E" w:rsidRDefault="002A5C1E" w:rsidP="0072453E">
      <w:pPr>
        <w:rPr>
          <w:rFonts w:asciiTheme="minorHAnsi" w:eastAsia="Calibri" w:hAnsiTheme="minorHAnsi" w:cstheme="minorHAnsi"/>
          <w:i/>
        </w:rPr>
      </w:pPr>
      <w:r>
        <w:rPr>
          <w:rFonts w:asciiTheme="minorHAnsi" w:eastAsia="Calibri" w:hAnsiTheme="minorHAnsi" w:cstheme="minorHAnsi"/>
          <w:i/>
        </w:rPr>
        <w:t xml:space="preserve">The below table provides a </w:t>
      </w:r>
      <w:r w:rsidRPr="00D30FA1">
        <w:rPr>
          <w:rFonts w:asciiTheme="minorHAnsi" w:eastAsia="Calibri" w:hAnsiTheme="minorHAnsi" w:cstheme="minorHAnsi"/>
          <w:i/>
        </w:rPr>
        <w:t>summary of all objects</w:t>
      </w:r>
      <w:r w:rsidR="001346BE">
        <w:rPr>
          <w:rFonts w:asciiTheme="minorHAnsi" w:eastAsia="Calibri" w:hAnsiTheme="minorHAnsi" w:cstheme="minorHAnsi"/>
          <w:i/>
        </w:rPr>
        <w:t xml:space="preserve"> which are created new</w:t>
      </w:r>
      <w:r w:rsidRPr="00D30FA1">
        <w:rPr>
          <w:rFonts w:asciiTheme="minorHAnsi" w:eastAsia="Calibri" w:hAnsiTheme="minorHAnsi" w:cstheme="minorHAnsi"/>
          <w:i/>
        </w:rPr>
        <w:t xml:space="preserve"> </w:t>
      </w:r>
      <w:r>
        <w:rPr>
          <w:rFonts w:asciiTheme="minorHAnsi" w:eastAsia="Calibri" w:hAnsiTheme="minorHAnsi" w:cstheme="minorHAnsi"/>
          <w:i/>
        </w:rPr>
        <w:t>as part of the</w:t>
      </w:r>
      <w:r w:rsidR="001346BE">
        <w:rPr>
          <w:rFonts w:asciiTheme="minorHAnsi" w:eastAsia="Calibri" w:hAnsiTheme="minorHAnsi" w:cstheme="minorHAnsi"/>
          <w:i/>
        </w:rPr>
        <w:t xml:space="preserve"> DMO</w:t>
      </w:r>
      <w:r>
        <w:rPr>
          <w:rFonts w:asciiTheme="minorHAnsi" w:eastAsia="Calibri" w:hAnsiTheme="minorHAnsi" w:cstheme="minorHAnsi"/>
          <w:i/>
        </w:rPr>
        <w:t xml:space="preserve"> data design.</w:t>
      </w:r>
    </w:p>
    <w:p w14:paraId="2675FAD2" w14:textId="77777777" w:rsidR="002A5C1E" w:rsidRDefault="002A5C1E" w:rsidP="002A5C1E">
      <w:pPr>
        <w:rPr>
          <w:rFonts w:asciiTheme="minorHAnsi" w:eastAsia="Calibri" w:hAnsiTheme="minorHAnsi" w:cstheme="minorHAnsi"/>
          <w:i/>
        </w:rPr>
      </w:pPr>
    </w:p>
    <w:p w14:paraId="17241585" w14:textId="77777777" w:rsidR="002A5C1E" w:rsidRDefault="002A5C1E" w:rsidP="002A5C1E">
      <w:pPr>
        <w:rPr>
          <w:rFonts w:asciiTheme="minorHAnsi" w:eastAsia="Calibri" w:hAnsiTheme="minorHAnsi" w:cstheme="minorHAnsi"/>
          <w:i/>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8"/>
        <w:gridCol w:w="1350"/>
        <w:gridCol w:w="1170"/>
        <w:gridCol w:w="1080"/>
        <w:gridCol w:w="1890"/>
      </w:tblGrid>
      <w:tr w:rsidR="00DA4A6C" w:rsidRPr="00D30FA1" w14:paraId="1EF5D016"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F4B8AE"/>
            <w:hideMark/>
          </w:tcPr>
          <w:p w14:paraId="5E5A50E1" w14:textId="77777777" w:rsidR="00DA4A6C" w:rsidRPr="00D30FA1" w:rsidRDefault="00DA4A6C" w:rsidP="00B36295">
            <w:pPr>
              <w:rPr>
                <w:rFonts w:asciiTheme="minorHAnsi" w:hAnsiTheme="minorHAnsi" w:cstheme="minorHAnsi"/>
                <w:color w:val="000000"/>
                <w:sz w:val="22"/>
                <w:szCs w:val="22"/>
              </w:rPr>
            </w:pPr>
            <w:r w:rsidRPr="00D30FA1">
              <w:rPr>
                <w:rFonts w:asciiTheme="minorHAnsi" w:hAnsiTheme="minorHAnsi" w:cstheme="minorHAnsi"/>
                <w:color w:val="000000"/>
                <w:sz w:val="22"/>
                <w:szCs w:val="22"/>
              </w:rPr>
              <w:t>Object Name</w:t>
            </w:r>
          </w:p>
        </w:tc>
        <w:tc>
          <w:tcPr>
            <w:tcW w:w="1350" w:type="dxa"/>
            <w:tcBorders>
              <w:top w:val="single" w:sz="4" w:space="0" w:color="auto"/>
              <w:left w:val="single" w:sz="4" w:space="0" w:color="auto"/>
              <w:bottom w:val="single" w:sz="4" w:space="0" w:color="auto"/>
              <w:right w:val="single" w:sz="4" w:space="0" w:color="auto"/>
            </w:tcBorders>
            <w:shd w:val="clear" w:color="auto" w:fill="F4B8AE"/>
            <w:hideMark/>
          </w:tcPr>
          <w:p w14:paraId="49DD9F1B" w14:textId="3A8311B6" w:rsidR="00DA4A6C" w:rsidRPr="00D30FA1" w:rsidRDefault="00DA4A6C" w:rsidP="00B36295">
            <w:pPr>
              <w:rPr>
                <w:rFonts w:asciiTheme="minorHAnsi" w:hAnsiTheme="minorHAnsi" w:cstheme="minorHAnsi"/>
                <w:color w:val="000000"/>
                <w:sz w:val="22"/>
                <w:szCs w:val="22"/>
              </w:rPr>
            </w:pPr>
            <w:r w:rsidRPr="00D30FA1">
              <w:rPr>
                <w:rFonts w:asciiTheme="minorHAnsi" w:hAnsiTheme="minorHAnsi" w:cstheme="minorHAnsi"/>
                <w:color w:val="000000"/>
                <w:sz w:val="22"/>
                <w:szCs w:val="22"/>
              </w:rPr>
              <w:t>Object Owner</w:t>
            </w:r>
          </w:p>
        </w:tc>
        <w:tc>
          <w:tcPr>
            <w:tcW w:w="1170" w:type="dxa"/>
            <w:tcBorders>
              <w:top w:val="single" w:sz="4" w:space="0" w:color="auto"/>
              <w:left w:val="single" w:sz="4" w:space="0" w:color="auto"/>
              <w:bottom w:val="single" w:sz="4" w:space="0" w:color="auto"/>
              <w:right w:val="single" w:sz="4" w:space="0" w:color="auto"/>
            </w:tcBorders>
            <w:shd w:val="clear" w:color="auto" w:fill="F4B8AE"/>
            <w:hideMark/>
          </w:tcPr>
          <w:p w14:paraId="562DA0B4" w14:textId="77777777" w:rsidR="00DA4A6C" w:rsidRPr="00D30FA1" w:rsidRDefault="00DA4A6C" w:rsidP="00B36295">
            <w:pPr>
              <w:rPr>
                <w:rFonts w:asciiTheme="minorHAnsi" w:hAnsiTheme="minorHAnsi" w:cstheme="minorHAnsi"/>
                <w:color w:val="000000"/>
                <w:sz w:val="22"/>
                <w:szCs w:val="22"/>
              </w:rPr>
            </w:pPr>
            <w:r w:rsidRPr="00D30FA1">
              <w:rPr>
                <w:rFonts w:asciiTheme="minorHAnsi" w:hAnsiTheme="minorHAnsi" w:cstheme="minorHAnsi"/>
                <w:color w:val="000000"/>
                <w:sz w:val="22"/>
                <w:szCs w:val="22"/>
              </w:rPr>
              <w:t>Object Type</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F7B07B0" w14:textId="77777777" w:rsidR="00DA4A6C" w:rsidRPr="00D30FA1" w:rsidRDefault="00DA4A6C" w:rsidP="00B36295">
            <w:pPr>
              <w:rPr>
                <w:rFonts w:asciiTheme="minorHAnsi" w:hAnsiTheme="minorHAnsi" w:cstheme="minorHAnsi"/>
                <w:color w:val="000000"/>
                <w:sz w:val="22"/>
                <w:szCs w:val="22"/>
              </w:rPr>
            </w:pPr>
            <w:r w:rsidRPr="00D30FA1">
              <w:rPr>
                <w:rFonts w:asciiTheme="minorHAnsi" w:hAnsiTheme="minorHAnsi" w:cstheme="minorHAnsi"/>
                <w:color w:val="000000"/>
                <w:sz w:val="22"/>
                <w:szCs w:val="22"/>
              </w:rPr>
              <w:t>Database</w:t>
            </w:r>
          </w:p>
        </w:tc>
        <w:tc>
          <w:tcPr>
            <w:tcW w:w="1890" w:type="dxa"/>
            <w:tcBorders>
              <w:top w:val="single" w:sz="4" w:space="0" w:color="auto"/>
              <w:left w:val="single" w:sz="4" w:space="0" w:color="auto"/>
              <w:bottom w:val="single" w:sz="4" w:space="0" w:color="auto"/>
              <w:right w:val="single" w:sz="4" w:space="0" w:color="auto"/>
            </w:tcBorders>
            <w:shd w:val="clear" w:color="auto" w:fill="F4B8AE"/>
            <w:hideMark/>
          </w:tcPr>
          <w:p w14:paraId="79F74A99" w14:textId="1E195963" w:rsidR="00DA4A6C" w:rsidRPr="00D30FA1" w:rsidRDefault="00DA4A6C" w:rsidP="00B36295">
            <w:pPr>
              <w:rPr>
                <w:rFonts w:asciiTheme="minorHAnsi" w:hAnsiTheme="minorHAnsi" w:cstheme="minorHAnsi"/>
                <w:color w:val="000000"/>
                <w:sz w:val="22"/>
                <w:szCs w:val="22"/>
              </w:rPr>
            </w:pPr>
            <w:r w:rsidRPr="00D30FA1">
              <w:rPr>
                <w:rFonts w:asciiTheme="minorHAnsi" w:hAnsiTheme="minorHAnsi" w:cstheme="minorHAnsi"/>
                <w:color w:val="000000"/>
                <w:sz w:val="22"/>
                <w:szCs w:val="22"/>
              </w:rPr>
              <w:t>Operations</w:t>
            </w:r>
          </w:p>
        </w:tc>
      </w:tr>
      <w:tr w:rsidR="0013390A" w:rsidRPr="00D30FA1" w14:paraId="7C0CB3E3"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73CA33F" w14:textId="467ACE54" w:rsidR="0013390A" w:rsidRPr="005E2471" w:rsidRDefault="0013390A" w:rsidP="00B36295">
            <w:pPr>
              <w:widowControl/>
              <w:spacing w:line="240" w:lineRule="auto"/>
              <w:rPr>
                <w:rFonts w:asciiTheme="minorHAnsi" w:hAnsiTheme="minorHAnsi" w:cstheme="minorHAnsi"/>
                <w:szCs w:val="24"/>
              </w:rPr>
            </w:pPr>
            <w:ins w:id="1291" w:author="Rakesh Singhi" w:date="2015-02-06T13:41:00Z">
              <w:r>
                <w:rPr>
                  <w:rFonts w:asciiTheme="minorHAnsi" w:hAnsiTheme="minorHAnsi" w:cstheme="minorHAnsi"/>
                  <w:szCs w:val="24"/>
                </w:rPr>
                <w:t>DMO_</w:t>
              </w:r>
            </w:ins>
            <w:r>
              <w:rPr>
                <w:rFonts w:asciiTheme="minorHAnsi" w:hAnsiTheme="minorHAnsi" w:cstheme="minorHAnsi"/>
                <w:szCs w:val="24"/>
              </w:rPr>
              <w:t>USER_PROFILE_MIR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4C4F9E20" w14:textId="618825F3" w:rsidR="0013390A" w:rsidRPr="005E2471" w:rsidRDefault="0013390A" w:rsidP="00B36295">
            <w:pPr>
              <w:widowControl/>
              <w:spacing w:line="240" w:lineRule="auto"/>
              <w:rPr>
                <w:rFonts w:asciiTheme="minorHAnsi" w:hAnsiTheme="minorHAnsi" w:cstheme="minorHAnsi"/>
                <w:szCs w:val="24"/>
              </w:rPr>
            </w:pPr>
            <w:ins w:id="1292" w:author="Rakesh Singhi" w:date="2015-02-06T13:39:00Z">
              <w:r w:rsidRPr="00FE0A25">
                <w:rPr>
                  <w:rFonts w:asciiTheme="minorHAnsi" w:hAnsiTheme="minorHAnsi" w:cstheme="minorHAnsi"/>
                  <w:szCs w:val="24"/>
                </w:rPr>
                <w:t>DMODW</w:t>
              </w:r>
            </w:ins>
            <w:del w:id="1293" w:author="Rakesh Singhi" w:date="2015-02-06T13:39:00Z">
              <w:r w:rsidRPr="0040708B" w:rsidDel="0013390A">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1FD3B" w14:textId="77777777" w:rsidR="0013390A" w:rsidRPr="005E2471" w:rsidRDefault="0013390A" w:rsidP="00B36295">
            <w:pPr>
              <w:widowControl/>
              <w:spacing w:line="240" w:lineRule="auto"/>
              <w:rPr>
                <w:rFonts w:asciiTheme="minorHAnsi" w:hAnsiTheme="minorHAnsi" w:cstheme="minorHAnsi"/>
                <w:szCs w:val="24"/>
              </w:rPr>
            </w:pPr>
            <w:r>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10C7E7A" w14:textId="77777777" w:rsidR="0013390A" w:rsidRPr="005E2471" w:rsidRDefault="0013390A" w:rsidP="00B36295">
            <w:pPr>
              <w:widowControl/>
              <w:spacing w:line="240" w:lineRule="auto"/>
              <w:rPr>
                <w:rFonts w:asciiTheme="minorHAnsi" w:hAnsiTheme="minorHAnsi" w:cstheme="minorHAnsi"/>
                <w:szCs w:val="24"/>
              </w:rPr>
            </w:pPr>
            <w:r>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DE666" w14:textId="2F5028A2" w:rsidR="0013390A" w:rsidRDefault="0013390A">
            <w:r>
              <w:rPr>
                <w:rFonts w:asciiTheme="minorHAnsi" w:hAnsiTheme="minorHAnsi" w:cstheme="minorHAnsi"/>
                <w:szCs w:val="24"/>
              </w:rPr>
              <w:t>DROP/CREATE</w:t>
            </w:r>
          </w:p>
        </w:tc>
      </w:tr>
      <w:tr w:rsidR="0013390A" w:rsidRPr="00D30FA1" w14:paraId="5C50E5ED"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E5E0DB2" w14:textId="704A4035" w:rsidR="0013390A" w:rsidRPr="005E2471" w:rsidRDefault="0013390A" w:rsidP="00B36295">
            <w:pPr>
              <w:widowControl/>
              <w:spacing w:line="240" w:lineRule="auto"/>
              <w:rPr>
                <w:rFonts w:asciiTheme="minorHAnsi" w:hAnsiTheme="minorHAnsi" w:cstheme="minorHAnsi"/>
                <w:szCs w:val="24"/>
              </w:rPr>
            </w:pPr>
            <w:ins w:id="1294" w:author="Rakesh Singhi" w:date="2015-02-06T13:41:00Z">
              <w:r>
                <w:rPr>
                  <w:rFonts w:asciiTheme="minorHAnsi" w:hAnsiTheme="minorHAnsi" w:cstheme="minorHAnsi"/>
                  <w:szCs w:val="24"/>
                </w:rPr>
                <w:t>DMO_</w:t>
              </w:r>
            </w:ins>
            <w:r>
              <w:rPr>
                <w:rFonts w:asciiTheme="minorHAnsi" w:hAnsiTheme="minorHAnsi" w:cstheme="minorHAnsi"/>
                <w:szCs w:val="24"/>
              </w:rPr>
              <w:t>USER_ROLE_MIR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49400D73" w14:textId="7E30F279" w:rsidR="0013390A" w:rsidRPr="005E2471" w:rsidRDefault="0013390A" w:rsidP="00B36295">
            <w:pPr>
              <w:widowControl/>
              <w:spacing w:line="240" w:lineRule="auto"/>
              <w:rPr>
                <w:rFonts w:asciiTheme="minorHAnsi" w:hAnsiTheme="minorHAnsi" w:cstheme="minorHAnsi"/>
                <w:szCs w:val="24"/>
              </w:rPr>
            </w:pPr>
            <w:ins w:id="1295" w:author="Rakesh Singhi" w:date="2015-02-06T13:39:00Z">
              <w:r w:rsidRPr="00FE0A25">
                <w:rPr>
                  <w:rFonts w:asciiTheme="minorHAnsi" w:hAnsiTheme="minorHAnsi" w:cstheme="minorHAnsi"/>
                  <w:szCs w:val="24"/>
                </w:rPr>
                <w:t>DMODW</w:t>
              </w:r>
            </w:ins>
            <w:del w:id="1296"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50DFED" w14:textId="77777777" w:rsidR="0013390A" w:rsidRPr="005E2471" w:rsidRDefault="0013390A" w:rsidP="00B36295">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EAB5732" w14:textId="77777777" w:rsidR="0013390A" w:rsidRPr="005E2471" w:rsidRDefault="0013390A" w:rsidP="00B36295">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44431386" w14:textId="2D103BFD" w:rsidR="0013390A" w:rsidRDefault="0013390A">
            <w:r w:rsidRPr="004F75E1">
              <w:rPr>
                <w:rFonts w:asciiTheme="minorHAnsi" w:hAnsiTheme="minorHAnsi" w:cstheme="minorHAnsi"/>
                <w:szCs w:val="24"/>
              </w:rPr>
              <w:t>DROP/CREATE</w:t>
            </w:r>
          </w:p>
        </w:tc>
      </w:tr>
      <w:tr w:rsidR="0013390A" w:rsidRPr="00D30FA1" w14:paraId="245EAA7A"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691A4AB" w14:textId="6B8E2D55" w:rsidR="0013390A" w:rsidRPr="005E2471" w:rsidRDefault="0013390A" w:rsidP="00B36295">
            <w:pPr>
              <w:widowControl/>
              <w:spacing w:line="240" w:lineRule="auto"/>
              <w:rPr>
                <w:rFonts w:asciiTheme="minorHAnsi" w:hAnsiTheme="minorHAnsi" w:cstheme="minorHAnsi"/>
                <w:szCs w:val="24"/>
              </w:rPr>
            </w:pPr>
            <w:ins w:id="1297" w:author="Rakesh Singhi" w:date="2015-02-06T13:41:00Z">
              <w:r>
                <w:rPr>
                  <w:rFonts w:asciiTheme="minorHAnsi" w:hAnsiTheme="minorHAnsi" w:cstheme="minorHAnsi"/>
                  <w:szCs w:val="24"/>
                </w:rPr>
                <w:t>DMO_</w:t>
              </w:r>
            </w:ins>
            <w:r>
              <w:rPr>
                <w:rFonts w:asciiTheme="minorHAnsi" w:hAnsiTheme="minorHAnsi" w:cstheme="minorHAnsi"/>
                <w:szCs w:val="24"/>
              </w:rPr>
              <w:t>USER_HIERARCHY_MIR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3C66F95B" w14:textId="580803EA" w:rsidR="0013390A" w:rsidRPr="005E2471" w:rsidRDefault="0013390A" w:rsidP="00B36295">
            <w:pPr>
              <w:widowControl/>
              <w:spacing w:line="240" w:lineRule="auto"/>
              <w:rPr>
                <w:rFonts w:asciiTheme="minorHAnsi" w:hAnsiTheme="minorHAnsi" w:cstheme="minorHAnsi"/>
                <w:szCs w:val="24"/>
              </w:rPr>
            </w:pPr>
            <w:ins w:id="1298" w:author="Rakesh Singhi" w:date="2015-02-06T13:39:00Z">
              <w:r w:rsidRPr="00FE0A25">
                <w:rPr>
                  <w:rFonts w:asciiTheme="minorHAnsi" w:hAnsiTheme="minorHAnsi" w:cstheme="minorHAnsi"/>
                  <w:szCs w:val="24"/>
                </w:rPr>
                <w:t>DMODW</w:t>
              </w:r>
            </w:ins>
            <w:del w:id="1299"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78EB9A" w14:textId="77777777" w:rsidR="0013390A" w:rsidRPr="005E2471" w:rsidRDefault="0013390A" w:rsidP="00B36295">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36118" w14:textId="77777777" w:rsidR="0013390A" w:rsidRPr="005E2471" w:rsidRDefault="0013390A" w:rsidP="00B36295">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120D5410" w14:textId="0A140A46" w:rsidR="0013390A" w:rsidRDefault="0013390A">
            <w:r w:rsidRPr="004F75E1">
              <w:rPr>
                <w:rFonts w:asciiTheme="minorHAnsi" w:hAnsiTheme="minorHAnsi" w:cstheme="minorHAnsi"/>
                <w:szCs w:val="24"/>
              </w:rPr>
              <w:t>DROP/CREATE</w:t>
            </w:r>
          </w:p>
        </w:tc>
      </w:tr>
      <w:tr w:rsidR="0013390A" w:rsidRPr="00D30FA1" w14:paraId="42E5754A" w14:textId="77777777" w:rsidTr="0013390A">
        <w:trPr>
          <w:ins w:id="1300" w:author="Rakesh Singhi" w:date="2015-02-06T13:38:00Z"/>
        </w:trPr>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2DFDEF0" w14:textId="66575DA2" w:rsidR="0013390A" w:rsidRDefault="0013390A" w:rsidP="00B36295">
            <w:pPr>
              <w:widowControl/>
              <w:spacing w:line="240" w:lineRule="auto"/>
              <w:rPr>
                <w:ins w:id="1301" w:author="Rakesh Singhi" w:date="2015-02-06T13:38:00Z"/>
                <w:rFonts w:asciiTheme="minorHAnsi" w:hAnsiTheme="minorHAnsi" w:cstheme="minorHAnsi"/>
                <w:szCs w:val="24"/>
              </w:rPr>
            </w:pPr>
            <w:ins w:id="1302" w:author="Rakesh Singhi" w:date="2015-02-06T13:42:00Z">
              <w:r>
                <w:rPr>
                  <w:rFonts w:asciiTheme="minorHAnsi" w:hAnsiTheme="minorHAnsi" w:cstheme="minorHAnsi"/>
                  <w:szCs w:val="24"/>
                </w:rPr>
                <w:t>DMO_</w:t>
              </w:r>
            </w:ins>
            <w:ins w:id="1303" w:author="Rakesh Singhi" w:date="2015-02-06T13:38:00Z">
              <w:r>
                <w:rPr>
                  <w:rFonts w:asciiTheme="minorHAnsi" w:hAnsiTheme="minorHAnsi" w:cstheme="minorHAnsi"/>
                  <w:szCs w:val="24"/>
                </w:rPr>
                <w:t>BDE_TERRITOR</w:t>
              </w:r>
            </w:ins>
            <w:ins w:id="1304" w:author="Sowndarya S (WT01 - Manufacturing &amp; Hi Tech)" w:date="2015-03-17T11:17:00Z">
              <w:r w:rsidR="00B77AD4">
                <w:rPr>
                  <w:rFonts w:asciiTheme="minorHAnsi" w:hAnsiTheme="minorHAnsi" w:cstheme="minorHAnsi"/>
                  <w:szCs w:val="24"/>
                </w:rPr>
                <w:t>Y</w:t>
              </w:r>
            </w:ins>
            <w:ins w:id="1305" w:author="Rakesh Singhi" w:date="2015-02-06T13:38:00Z">
              <w:del w:id="1306" w:author="Sowndarya S (WT01 - Manufacturing &amp; Hi Tech)" w:date="2015-03-17T11:17:00Z">
                <w:r w:rsidDel="00B77AD4">
                  <w:rPr>
                    <w:rFonts w:asciiTheme="minorHAnsi" w:hAnsiTheme="minorHAnsi" w:cstheme="minorHAnsi"/>
                    <w:szCs w:val="24"/>
                  </w:rPr>
                  <w:delText>IES</w:delText>
                </w:r>
              </w:del>
              <w:r>
                <w:rPr>
                  <w:rFonts w:asciiTheme="minorHAnsi" w:hAnsiTheme="minorHAnsi" w:cstheme="minorHAnsi"/>
                  <w:szCs w:val="24"/>
                </w:rPr>
                <w:t>_MIR</w:t>
              </w:r>
            </w:ins>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51787BAC" w14:textId="468B1A59" w:rsidR="0013390A" w:rsidRPr="00BC16B0" w:rsidRDefault="0013390A" w:rsidP="00B36295">
            <w:pPr>
              <w:widowControl/>
              <w:spacing w:line="240" w:lineRule="auto"/>
              <w:rPr>
                <w:ins w:id="1307" w:author="Rakesh Singhi" w:date="2015-02-06T13:38:00Z"/>
                <w:rFonts w:asciiTheme="minorHAnsi" w:hAnsiTheme="minorHAnsi" w:cstheme="minorHAnsi"/>
                <w:szCs w:val="24"/>
              </w:rPr>
            </w:pPr>
            <w:ins w:id="1308" w:author="Rakesh Singhi" w:date="2015-02-06T13:39:00Z">
              <w:r w:rsidRPr="00FE0A25">
                <w:rPr>
                  <w:rFonts w:asciiTheme="minorHAnsi" w:hAnsiTheme="minorHAnsi" w:cstheme="minorHAnsi"/>
                  <w:szCs w:val="24"/>
                </w:rPr>
                <w:t>DMODW</w:t>
              </w:r>
            </w:ins>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2D5133" w14:textId="77B084E3" w:rsidR="0013390A" w:rsidRPr="00A54D51" w:rsidRDefault="0013390A" w:rsidP="00B36295">
            <w:pPr>
              <w:widowControl/>
              <w:spacing w:line="240" w:lineRule="auto"/>
              <w:rPr>
                <w:ins w:id="1309" w:author="Rakesh Singhi" w:date="2015-02-06T13:38:00Z"/>
                <w:rFonts w:asciiTheme="minorHAnsi" w:hAnsiTheme="minorHAnsi" w:cstheme="minorHAnsi"/>
                <w:szCs w:val="24"/>
              </w:rPr>
            </w:pPr>
            <w:ins w:id="1310" w:author="Rakesh Singhi" w:date="2015-02-06T13:39:00Z">
              <w:r>
                <w:rPr>
                  <w:rFonts w:asciiTheme="minorHAnsi" w:hAnsiTheme="minorHAnsi" w:cstheme="minorHAnsi"/>
                  <w:szCs w:val="24"/>
                </w:rPr>
                <w:t>TABLE</w:t>
              </w:r>
            </w:ins>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390D197" w14:textId="49E6E602" w:rsidR="0013390A" w:rsidRPr="0042617C" w:rsidRDefault="0013390A" w:rsidP="00B36295">
            <w:pPr>
              <w:widowControl/>
              <w:spacing w:line="240" w:lineRule="auto"/>
              <w:rPr>
                <w:ins w:id="1311" w:author="Rakesh Singhi" w:date="2015-02-06T13:38:00Z"/>
                <w:rFonts w:asciiTheme="minorHAnsi" w:hAnsiTheme="minorHAnsi" w:cstheme="minorHAnsi"/>
                <w:szCs w:val="24"/>
              </w:rPr>
            </w:pPr>
            <w:ins w:id="1312" w:author="Rakesh Singhi" w:date="2015-02-06T13:39:00Z">
              <w:r>
                <w:rPr>
                  <w:rFonts w:asciiTheme="minorHAnsi" w:hAnsiTheme="minorHAnsi" w:cstheme="minorHAnsi"/>
                  <w:szCs w:val="24"/>
                </w:rPr>
                <w:t>ISRVE</w:t>
              </w:r>
            </w:ins>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45C5734F" w14:textId="3A12CA25" w:rsidR="0013390A" w:rsidRPr="004F75E1" w:rsidRDefault="0013390A">
            <w:pPr>
              <w:rPr>
                <w:ins w:id="1313" w:author="Rakesh Singhi" w:date="2015-02-06T13:38:00Z"/>
                <w:rFonts w:asciiTheme="minorHAnsi" w:hAnsiTheme="minorHAnsi" w:cstheme="minorHAnsi"/>
                <w:szCs w:val="24"/>
              </w:rPr>
            </w:pPr>
            <w:ins w:id="1314" w:author="Rakesh Singhi" w:date="2015-02-06T13:39:00Z">
              <w:r>
                <w:rPr>
                  <w:rFonts w:asciiTheme="minorHAnsi" w:hAnsiTheme="minorHAnsi" w:cstheme="minorHAnsi"/>
                  <w:szCs w:val="24"/>
                </w:rPr>
                <w:t>DROP/CREATE</w:t>
              </w:r>
            </w:ins>
          </w:p>
        </w:tc>
      </w:tr>
      <w:tr w:rsidR="0013390A" w:rsidRPr="00D30FA1" w14:paraId="2203CD05"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EBEDACB" w14:textId="412702D3" w:rsidR="0013390A" w:rsidRPr="005E2471" w:rsidRDefault="0013390A" w:rsidP="00B36295">
            <w:pPr>
              <w:widowControl/>
              <w:spacing w:line="240" w:lineRule="auto"/>
              <w:rPr>
                <w:rFonts w:asciiTheme="minorHAnsi" w:hAnsiTheme="minorHAnsi" w:cstheme="minorHAnsi"/>
                <w:szCs w:val="24"/>
              </w:rPr>
            </w:pPr>
            <w:ins w:id="1315" w:author="Rakesh Singhi" w:date="2015-02-06T13:42:00Z">
              <w:r>
                <w:rPr>
                  <w:rFonts w:asciiTheme="minorHAnsi" w:hAnsiTheme="minorHAnsi" w:cstheme="minorHAnsi"/>
                  <w:szCs w:val="24"/>
                </w:rPr>
                <w:t>DMO_</w:t>
              </w:r>
            </w:ins>
            <w:r w:rsidRPr="005F29EC">
              <w:rPr>
                <w:rFonts w:asciiTheme="minorHAnsi" w:hAnsiTheme="minorHAnsi" w:cstheme="minorHAnsi"/>
                <w:szCs w:val="24"/>
              </w:rPr>
              <w:t>TERRITORY_MIR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5ADC7ABB" w14:textId="532E7780" w:rsidR="0013390A" w:rsidRPr="005E2471" w:rsidRDefault="0013390A" w:rsidP="00B36295">
            <w:pPr>
              <w:widowControl/>
              <w:spacing w:line="240" w:lineRule="auto"/>
              <w:rPr>
                <w:rFonts w:asciiTheme="minorHAnsi" w:hAnsiTheme="minorHAnsi" w:cstheme="minorHAnsi"/>
                <w:szCs w:val="24"/>
              </w:rPr>
            </w:pPr>
            <w:ins w:id="1316" w:author="Rakesh Singhi" w:date="2015-02-06T13:39:00Z">
              <w:r w:rsidRPr="00FE0A25">
                <w:rPr>
                  <w:rFonts w:asciiTheme="minorHAnsi" w:hAnsiTheme="minorHAnsi" w:cstheme="minorHAnsi"/>
                  <w:szCs w:val="24"/>
                </w:rPr>
                <w:t>DMODW</w:t>
              </w:r>
            </w:ins>
            <w:del w:id="1317"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5D41BB" w14:textId="77777777" w:rsidR="0013390A" w:rsidRPr="005E2471" w:rsidRDefault="0013390A" w:rsidP="00B36295">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FAF8F0E" w14:textId="77777777" w:rsidR="0013390A" w:rsidRPr="005E2471" w:rsidRDefault="0013390A" w:rsidP="00B36295">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66929FA8" w14:textId="788140C1" w:rsidR="0013390A" w:rsidRDefault="0013390A">
            <w:r w:rsidRPr="004F75E1">
              <w:rPr>
                <w:rFonts w:asciiTheme="minorHAnsi" w:hAnsiTheme="minorHAnsi" w:cstheme="minorHAnsi"/>
                <w:szCs w:val="24"/>
              </w:rPr>
              <w:t>DROP/CREATE</w:t>
            </w:r>
          </w:p>
        </w:tc>
      </w:tr>
      <w:tr w:rsidR="0013390A" w:rsidRPr="00D30FA1" w14:paraId="469DEC78"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6DCFC41" w14:textId="10A43F9B" w:rsidR="0013390A" w:rsidRPr="001B30CB" w:rsidRDefault="0013390A" w:rsidP="00B36295">
            <w:pPr>
              <w:widowControl/>
              <w:spacing w:line="240" w:lineRule="auto"/>
              <w:rPr>
                <w:rFonts w:asciiTheme="minorHAnsi" w:hAnsiTheme="minorHAnsi" w:cstheme="minorHAnsi"/>
                <w:szCs w:val="24"/>
              </w:rPr>
            </w:pPr>
            <w:ins w:id="1318" w:author="Rakesh Singhi" w:date="2015-02-06T13:42:00Z">
              <w:r>
                <w:rPr>
                  <w:rFonts w:asciiTheme="minorHAnsi" w:hAnsiTheme="minorHAnsi" w:cstheme="minorHAnsi"/>
                  <w:szCs w:val="24"/>
                </w:rPr>
                <w:t>DMO_</w:t>
              </w:r>
            </w:ins>
            <w:r w:rsidRPr="005F29EC">
              <w:rPr>
                <w:rFonts w:asciiTheme="minorHAnsi" w:hAnsiTheme="minorHAnsi" w:cstheme="minorHAnsi"/>
                <w:szCs w:val="24"/>
              </w:rPr>
              <w:t>COUNTRY_MIR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66C60F5F" w14:textId="1CA23986" w:rsidR="0013390A" w:rsidRPr="005E2471" w:rsidRDefault="0013390A" w:rsidP="00B36295">
            <w:pPr>
              <w:widowControl/>
              <w:spacing w:line="240" w:lineRule="auto"/>
              <w:rPr>
                <w:rFonts w:asciiTheme="minorHAnsi" w:hAnsiTheme="minorHAnsi" w:cstheme="minorHAnsi"/>
                <w:szCs w:val="24"/>
              </w:rPr>
            </w:pPr>
            <w:ins w:id="1319" w:author="Rakesh Singhi" w:date="2015-02-06T13:39:00Z">
              <w:r w:rsidRPr="00FE0A25">
                <w:rPr>
                  <w:rFonts w:asciiTheme="minorHAnsi" w:hAnsiTheme="minorHAnsi" w:cstheme="minorHAnsi"/>
                  <w:szCs w:val="24"/>
                </w:rPr>
                <w:t>DMODW</w:t>
              </w:r>
            </w:ins>
            <w:del w:id="1320"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488D78" w14:textId="77777777" w:rsidR="0013390A" w:rsidRPr="005E2471" w:rsidRDefault="0013390A" w:rsidP="00B36295">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5682C42" w14:textId="77777777" w:rsidR="0013390A" w:rsidRPr="005E2471" w:rsidRDefault="0013390A" w:rsidP="00B36295">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58797582" w14:textId="5E375AC1" w:rsidR="0013390A" w:rsidRDefault="0013390A">
            <w:r w:rsidRPr="004F75E1">
              <w:rPr>
                <w:rFonts w:asciiTheme="minorHAnsi" w:hAnsiTheme="minorHAnsi" w:cstheme="minorHAnsi"/>
                <w:szCs w:val="24"/>
              </w:rPr>
              <w:t>DROP/CREATE</w:t>
            </w:r>
          </w:p>
        </w:tc>
      </w:tr>
      <w:tr w:rsidR="0013390A" w:rsidRPr="00D30FA1" w14:paraId="46C0F3CF"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385952E" w14:textId="0828E6D1" w:rsidR="0013390A" w:rsidRPr="001B30CB" w:rsidRDefault="0013390A" w:rsidP="00B36295">
            <w:pPr>
              <w:widowControl/>
              <w:spacing w:line="240" w:lineRule="auto"/>
              <w:rPr>
                <w:rFonts w:asciiTheme="minorHAnsi" w:hAnsiTheme="minorHAnsi" w:cstheme="minorHAnsi"/>
                <w:szCs w:val="24"/>
              </w:rPr>
            </w:pPr>
            <w:ins w:id="1321" w:author="Rakesh Singhi" w:date="2015-02-06T13:42:00Z">
              <w:r>
                <w:rPr>
                  <w:rFonts w:asciiTheme="minorHAnsi" w:hAnsiTheme="minorHAnsi" w:cstheme="minorHAnsi"/>
                  <w:szCs w:val="24"/>
                </w:rPr>
                <w:t>DMO_</w:t>
              </w:r>
            </w:ins>
            <w:r w:rsidRPr="005F29EC">
              <w:rPr>
                <w:rFonts w:asciiTheme="minorHAnsi" w:hAnsiTheme="minorHAnsi" w:cstheme="minorHAnsi"/>
                <w:szCs w:val="24"/>
              </w:rPr>
              <w:t>CURRENCY_MIR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26B8DA88" w14:textId="1A24F8F2" w:rsidR="0013390A" w:rsidRPr="005E2471" w:rsidRDefault="0013390A" w:rsidP="00B36295">
            <w:pPr>
              <w:widowControl/>
              <w:spacing w:line="240" w:lineRule="auto"/>
              <w:rPr>
                <w:rFonts w:asciiTheme="minorHAnsi" w:hAnsiTheme="minorHAnsi" w:cstheme="minorHAnsi"/>
                <w:szCs w:val="24"/>
              </w:rPr>
            </w:pPr>
            <w:ins w:id="1322" w:author="Rakesh Singhi" w:date="2015-02-06T13:39:00Z">
              <w:r w:rsidRPr="00FE0A25">
                <w:rPr>
                  <w:rFonts w:asciiTheme="minorHAnsi" w:hAnsiTheme="minorHAnsi" w:cstheme="minorHAnsi"/>
                  <w:szCs w:val="24"/>
                </w:rPr>
                <w:t>DMODW</w:t>
              </w:r>
            </w:ins>
            <w:del w:id="1323"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A45E90" w14:textId="77777777" w:rsidR="0013390A" w:rsidRPr="005E2471" w:rsidRDefault="0013390A" w:rsidP="00B36295">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8CC74E7" w14:textId="77777777" w:rsidR="0013390A" w:rsidRPr="005E2471" w:rsidRDefault="0013390A" w:rsidP="00B36295">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533C2E16" w14:textId="6BA2F1F7" w:rsidR="0013390A" w:rsidRDefault="0013390A">
            <w:r w:rsidRPr="004F75E1">
              <w:rPr>
                <w:rFonts w:asciiTheme="minorHAnsi" w:hAnsiTheme="minorHAnsi" w:cstheme="minorHAnsi"/>
                <w:szCs w:val="24"/>
              </w:rPr>
              <w:t>DROP/CREATE</w:t>
            </w:r>
          </w:p>
        </w:tc>
      </w:tr>
      <w:tr w:rsidR="0013390A" w:rsidRPr="00D30FA1" w14:paraId="0D51EFCB"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35622AA" w14:textId="242B9AAC" w:rsidR="0013390A" w:rsidRPr="001B30CB" w:rsidRDefault="0013390A" w:rsidP="00B36295">
            <w:pPr>
              <w:widowControl/>
              <w:spacing w:line="240" w:lineRule="auto"/>
              <w:rPr>
                <w:rFonts w:asciiTheme="minorHAnsi" w:hAnsiTheme="minorHAnsi" w:cstheme="minorHAnsi"/>
                <w:szCs w:val="24"/>
              </w:rPr>
            </w:pPr>
            <w:ins w:id="1324" w:author="Rakesh Singhi" w:date="2015-02-06T13:42:00Z">
              <w:r>
                <w:rPr>
                  <w:rFonts w:asciiTheme="minorHAnsi" w:hAnsiTheme="minorHAnsi" w:cstheme="minorHAnsi"/>
                  <w:szCs w:val="24"/>
                </w:rPr>
                <w:t>DMO_</w:t>
              </w:r>
            </w:ins>
            <w:r w:rsidRPr="005F29EC">
              <w:rPr>
                <w:rFonts w:asciiTheme="minorHAnsi" w:hAnsiTheme="minorHAnsi" w:cstheme="minorHAnsi"/>
                <w:szCs w:val="24"/>
              </w:rPr>
              <w:t>PARTNER_MASTER_MIR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4A7CC520" w14:textId="1F208DCA" w:rsidR="0013390A" w:rsidRPr="005E2471" w:rsidRDefault="0013390A" w:rsidP="00B36295">
            <w:pPr>
              <w:widowControl/>
              <w:spacing w:line="240" w:lineRule="auto"/>
              <w:rPr>
                <w:rFonts w:asciiTheme="minorHAnsi" w:hAnsiTheme="minorHAnsi" w:cstheme="minorHAnsi"/>
                <w:szCs w:val="24"/>
              </w:rPr>
            </w:pPr>
            <w:ins w:id="1325" w:author="Rakesh Singhi" w:date="2015-02-06T13:39:00Z">
              <w:r w:rsidRPr="00FE0A25">
                <w:rPr>
                  <w:rFonts w:asciiTheme="minorHAnsi" w:hAnsiTheme="minorHAnsi" w:cstheme="minorHAnsi"/>
                  <w:szCs w:val="24"/>
                </w:rPr>
                <w:t>DMODW</w:t>
              </w:r>
            </w:ins>
            <w:del w:id="1326"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2FA32FB9" w14:textId="77777777" w:rsidR="0013390A" w:rsidRPr="005E2471" w:rsidRDefault="0013390A" w:rsidP="00B36295">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A908B" w14:textId="77777777" w:rsidR="0013390A" w:rsidRPr="005E2471" w:rsidRDefault="0013390A" w:rsidP="00B36295">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162B11AE" w14:textId="44F3EAFA" w:rsidR="0013390A" w:rsidRDefault="0013390A">
            <w:r w:rsidRPr="004F75E1">
              <w:rPr>
                <w:rFonts w:asciiTheme="minorHAnsi" w:hAnsiTheme="minorHAnsi" w:cstheme="minorHAnsi"/>
                <w:szCs w:val="24"/>
              </w:rPr>
              <w:t>DROP/CREATE</w:t>
            </w:r>
          </w:p>
        </w:tc>
      </w:tr>
      <w:tr w:rsidR="0013390A" w:rsidRPr="00D30FA1" w14:paraId="49254376" w14:textId="77777777" w:rsidTr="0013390A">
        <w:trPr>
          <w:ins w:id="1327" w:author="Rakesh Singhi" w:date="2015-02-06T13:39:00Z"/>
        </w:trPr>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055F72A" w14:textId="2FB55686" w:rsidR="0013390A" w:rsidRPr="005F29EC" w:rsidRDefault="0013390A" w:rsidP="00C04FC4">
            <w:pPr>
              <w:widowControl/>
              <w:spacing w:line="240" w:lineRule="auto"/>
              <w:rPr>
                <w:ins w:id="1328" w:author="Rakesh Singhi" w:date="2015-02-06T13:39:00Z"/>
                <w:rFonts w:asciiTheme="minorHAnsi" w:hAnsiTheme="minorHAnsi" w:cstheme="minorHAnsi"/>
                <w:szCs w:val="24"/>
              </w:rPr>
            </w:pPr>
            <w:ins w:id="1329" w:author="Rakesh Singhi" w:date="2015-02-06T13:42:00Z">
              <w:r>
                <w:rPr>
                  <w:rFonts w:asciiTheme="minorHAnsi" w:hAnsiTheme="minorHAnsi" w:cstheme="minorHAnsi"/>
                  <w:szCs w:val="24"/>
                </w:rPr>
                <w:t>DMO_</w:t>
              </w:r>
            </w:ins>
            <w:ins w:id="1330" w:author="Rakesh Singhi" w:date="2015-02-06T13:40:00Z">
              <w:r>
                <w:rPr>
                  <w:rFonts w:asciiTheme="minorHAnsi" w:hAnsiTheme="minorHAnsi" w:cstheme="minorHAnsi"/>
                  <w:szCs w:val="24"/>
                </w:rPr>
                <w:t>PARTNER_CH</w:t>
              </w:r>
              <w:del w:id="1331" w:author="Sowndarya S (WT01 - Manufacturing &amp; Hi Tech)" w:date="2015-03-17T11:56:00Z">
                <w:r w:rsidDel="00C04FC4">
                  <w:rPr>
                    <w:rFonts w:asciiTheme="minorHAnsi" w:hAnsiTheme="minorHAnsi" w:cstheme="minorHAnsi"/>
                    <w:szCs w:val="24"/>
                  </w:rPr>
                  <w:delText>A</w:delText>
                </w:r>
              </w:del>
              <w:r>
                <w:rPr>
                  <w:rFonts w:asciiTheme="minorHAnsi" w:hAnsiTheme="minorHAnsi" w:cstheme="minorHAnsi"/>
                  <w:szCs w:val="24"/>
                </w:rPr>
                <w:t>N</w:t>
              </w:r>
              <w:del w:id="1332" w:author="Sowndarya S (WT01 - Manufacturing &amp; Hi Tech)" w:date="2015-03-17T11:56:00Z">
                <w:r w:rsidDel="00C04FC4">
                  <w:rPr>
                    <w:rFonts w:asciiTheme="minorHAnsi" w:hAnsiTheme="minorHAnsi" w:cstheme="minorHAnsi"/>
                    <w:szCs w:val="24"/>
                  </w:rPr>
                  <w:delText>NE</w:delText>
                </w:r>
              </w:del>
              <w:r>
                <w:rPr>
                  <w:rFonts w:asciiTheme="minorHAnsi" w:hAnsiTheme="minorHAnsi" w:cstheme="minorHAnsi"/>
                  <w:szCs w:val="24"/>
                </w:rPr>
                <w:t>L_SEG</w:t>
              </w:r>
              <w:del w:id="1333" w:author="Sowndarya S (WT01 - Manufacturing &amp; Hi Tech)" w:date="2015-03-17T11:56:00Z">
                <w:r w:rsidDel="00C04FC4">
                  <w:rPr>
                    <w:rFonts w:asciiTheme="minorHAnsi" w:hAnsiTheme="minorHAnsi" w:cstheme="minorHAnsi"/>
                    <w:szCs w:val="24"/>
                  </w:rPr>
                  <w:delText>MENT</w:delText>
                </w:r>
              </w:del>
              <w:r>
                <w:rPr>
                  <w:rFonts w:asciiTheme="minorHAnsi" w:hAnsiTheme="minorHAnsi" w:cstheme="minorHAnsi"/>
                  <w:szCs w:val="24"/>
                </w:rPr>
                <w:t>_MIR</w:t>
              </w:r>
            </w:ins>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5CF7FD64" w14:textId="67DE721B" w:rsidR="0013390A" w:rsidRPr="00FE0A25" w:rsidRDefault="0013390A" w:rsidP="00B36295">
            <w:pPr>
              <w:widowControl/>
              <w:spacing w:line="240" w:lineRule="auto"/>
              <w:rPr>
                <w:ins w:id="1334" w:author="Rakesh Singhi" w:date="2015-02-06T13:39:00Z"/>
                <w:rFonts w:asciiTheme="minorHAnsi" w:hAnsiTheme="minorHAnsi" w:cstheme="minorHAnsi"/>
                <w:szCs w:val="24"/>
              </w:rPr>
            </w:pPr>
            <w:ins w:id="1335" w:author="Rakesh Singhi" w:date="2015-02-06T13:40:00Z">
              <w:r w:rsidRPr="00FE0A25">
                <w:rPr>
                  <w:rFonts w:asciiTheme="minorHAnsi" w:hAnsiTheme="minorHAnsi" w:cstheme="minorHAnsi"/>
                  <w:szCs w:val="24"/>
                </w:rPr>
                <w:t>DMODW</w:t>
              </w:r>
            </w:ins>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0DE30" w14:textId="5BCC636D" w:rsidR="0013390A" w:rsidRPr="00A54D51" w:rsidRDefault="0013390A" w:rsidP="00B36295">
            <w:pPr>
              <w:widowControl/>
              <w:spacing w:line="240" w:lineRule="auto"/>
              <w:rPr>
                <w:ins w:id="1336" w:author="Rakesh Singhi" w:date="2015-02-06T13:39:00Z"/>
                <w:rFonts w:asciiTheme="minorHAnsi" w:hAnsiTheme="minorHAnsi" w:cstheme="minorHAnsi"/>
                <w:szCs w:val="24"/>
              </w:rPr>
            </w:pPr>
            <w:ins w:id="1337" w:author="Rakesh Singhi" w:date="2015-02-06T13:40:00Z">
              <w:r w:rsidRPr="00A54D51">
                <w:rPr>
                  <w:rFonts w:asciiTheme="minorHAnsi" w:hAnsiTheme="minorHAnsi" w:cstheme="minorHAnsi"/>
                  <w:szCs w:val="24"/>
                </w:rPr>
                <w:t>TABLE</w:t>
              </w:r>
            </w:ins>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218B0C0" w14:textId="4B0F42D6" w:rsidR="0013390A" w:rsidRPr="0042617C" w:rsidRDefault="0013390A" w:rsidP="00B36295">
            <w:pPr>
              <w:widowControl/>
              <w:spacing w:line="240" w:lineRule="auto"/>
              <w:rPr>
                <w:ins w:id="1338" w:author="Rakesh Singhi" w:date="2015-02-06T13:39:00Z"/>
                <w:rFonts w:asciiTheme="minorHAnsi" w:hAnsiTheme="minorHAnsi" w:cstheme="minorHAnsi"/>
                <w:szCs w:val="24"/>
              </w:rPr>
            </w:pPr>
            <w:ins w:id="1339" w:author="Rakesh Singhi" w:date="2015-02-06T13:40:00Z">
              <w:r w:rsidRPr="0042617C">
                <w:rPr>
                  <w:rFonts w:asciiTheme="minorHAnsi" w:hAnsiTheme="minorHAnsi" w:cstheme="minorHAnsi"/>
                  <w:szCs w:val="24"/>
                </w:rPr>
                <w:t>ISRVE</w:t>
              </w:r>
            </w:ins>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3841A35F" w14:textId="2383D759" w:rsidR="0013390A" w:rsidRPr="004F75E1" w:rsidRDefault="0013390A">
            <w:pPr>
              <w:rPr>
                <w:ins w:id="1340" w:author="Rakesh Singhi" w:date="2015-02-06T13:39:00Z"/>
                <w:rFonts w:asciiTheme="minorHAnsi" w:hAnsiTheme="minorHAnsi" w:cstheme="minorHAnsi"/>
                <w:szCs w:val="24"/>
              </w:rPr>
            </w:pPr>
            <w:ins w:id="1341" w:author="Rakesh Singhi" w:date="2015-02-06T13:40:00Z">
              <w:r w:rsidRPr="004F75E1">
                <w:rPr>
                  <w:rFonts w:asciiTheme="minorHAnsi" w:hAnsiTheme="minorHAnsi" w:cstheme="minorHAnsi"/>
                  <w:szCs w:val="24"/>
                </w:rPr>
                <w:t>DROP/CREATE</w:t>
              </w:r>
            </w:ins>
          </w:p>
        </w:tc>
      </w:tr>
      <w:tr w:rsidR="0013390A" w:rsidRPr="00D30FA1" w14:paraId="0798B7CE" w14:textId="77777777" w:rsidTr="0013390A">
        <w:trPr>
          <w:ins w:id="1342" w:author="Rakesh Singhi" w:date="2015-02-06T13:40:00Z"/>
        </w:trPr>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01146A4" w14:textId="0D66A47E" w:rsidR="0013390A" w:rsidRDefault="0013390A" w:rsidP="00B77AD4">
            <w:pPr>
              <w:widowControl/>
              <w:spacing w:line="240" w:lineRule="auto"/>
              <w:rPr>
                <w:ins w:id="1343" w:author="Rakesh Singhi" w:date="2015-02-06T13:40:00Z"/>
                <w:rFonts w:asciiTheme="minorHAnsi" w:hAnsiTheme="minorHAnsi" w:cstheme="minorHAnsi"/>
                <w:szCs w:val="24"/>
              </w:rPr>
            </w:pPr>
            <w:ins w:id="1344" w:author="Rakesh Singhi" w:date="2015-02-06T13:42:00Z">
              <w:r>
                <w:rPr>
                  <w:rFonts w:asciiTheme="minorHAnsi" w:hAnsiTheme="minorHAnsi" w:cstheme="minorHAnsi"/>
                  <w:szCs w:val="24"/>
                </w:rPr>
                <w:t>DMO_</w:t>
              </w:r>
            </w:ins>
            <w:ins w:id="1345" w:author="Rakesh Singhi" w:date="2015-02-06T13:40:00Z">
              <w:r>
                <w:rPr>
                  <w:rFonts w:asciiTheme="minorHAnsi" w:hAnsiTheme="minorHAnsi" w:cstheme="minorHAnsi"/>
                  <w:szCs w:val="24"/>
                </w:rPr>
                <w:t>PARTNER_M</w:t>
              </w:r>
              <w:del w:id="1346" w:author="Sowndarya S (WT01 - Manufacturing &amp; Hi Tech)" w:date="2015-03-17T11:21:00Z">
                <w:r w:rsidDel="00B77AD4">
                  <w:rPr>
                    <w:rFonts w:asciiTheme="minorHAnsi" w:hAnsiTheme="minorHAnsi" w:cstheme="minorHAnsi"/>
                    <w:szCs w:val="24"/>
                  </w:rPr>
                  <w:delText>AR</w:delText>
                </w:r>
              </w:del>
              <w:r>
                <w:rPr>
                  <w:rFonts w:asciiTheme="minorHAnsi" w:hAnsiTheme="minorHAnsi" w:cstheme="minorHAnsi"/>
                  <w:szCs w:val="24"/>
                </w:rPr>
                <w:t>K</w:t>
              </w:r>
              <w:del w:id="1347" w:author="Sowndarya S (WT01 - Manufacturing &amp; Hi Tech)" w:date="2015-03-17T11:21:00Z">
                <w:r w:rsidDel="00B77AD4">
                  <w:rPr>
                    <w:rFonts w:asciiTheme="minorHAnsi" w:hAnsiTheme="minorHAnsi" w:cstheme="minorHAnsi"/>
                    <w:szCs w:val="24"/>
                  </w:rPr>
                  <w:delText>E</w:delText>
                </w:r>
              </w:del>
              <w:r>
                <w:rPr>
                  <w:rFonts w:asciiTheme="minorHAnsi" w:hAnsiTheme="minorHAnsi" w:cstheme="minorHAnsi"/>
                  <w:szCs w:val="24"/>
                </w:rPr>
                <w:t>T_SEG</w:t>
              </w:r>
              <w:del w:id="1348" w:author="Sowndarya S (WT01 - Manufacturing &amp; Hi Tech)" w:date="2015-03-17T11:22:00Z">
                <w:r w:rsidDel="00B77AD4">
                  <w:rPr>
                    <w:rFonts w:asciiTheme="minorHAnsi" w:hAnsiTheme="minorHAnsi" w:cstheme="minorHAnsi"/>
                    <w:szCs w:val="24"/>
                  </w:rPr>
                  <w:delText>ME</w:delText>
                </w:r>
              </w:del>
              <w:del w:id="1349" w:author="Sowndarya S (WT01 - Manufacturing &amp; Hi Tech)" w:date="2015-03-17T11:21:00Z">
                <w:r w:rsidDel="00B77AD4">
                  <w:rPr>
                    <w:rFonts w:asciiTheme="minorHAnsi" w:hAnsiTheme="minorHAnsi" w:cstheme="minorHAnsi"/>
                    <w:szCs w:val="24"/>
                  </w:rPr>
                  <w:delText>NT</w:delText>
                </w:r>
              </w:del>
              <w:r>
                <w:rPr>
                  <w:rFonts w:asciiTheme="minorHAnsi" w:hAnsiTheme="minorHAnsi" w:cstheme="minorHAnsi"/>
                  <w:szCs w:val="24"/>
                </w:rPr>
                <w:t>_MIR</w:t>
              </w:r>
            </w:ins>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00048" w14:textId="076CB2DF" w:rsidR="0013390A" w:rsidRPr="00FE0A25" w:rsidRDefault="0013390A" w:rsidP="00B36295">
            <w:pPr>
              <w:widowControl/>
              <w:spacing w:line="240" w:lineRule="auto"/>
              <w:rPr>
                <w:ins w:id="1350" w:author="Rakesh Singhi" w:date="2015-02-06T13:40:00Z"/>
                <w:rFonts w:asciiTheme="minorHAnsi" w:hAnsiTheme="minorHAnsi" w:cstheme="minorHAnsi"/>
                <w:szCs w:val="24"/>
              </w:rPr>
            </w:pPr>
            <w:ins w:id="1351" w:author="Rakesh Singhi" w:date="2015-02-06T13:41:00Z">
              <w:r w:rsidRPr="00FE0A25">
                <w:rPr>
                  <w:rFonts w:asciiTheme="minorHAnsi" w:hAnsiTheme="minorHAnsi" w:cstheme="minorHAnsi"/>
                  <w:szCs w:val="24"/>
                </w:rPr>
                <w:t>DMODW</w:t>
              </w:r>
            </w:ins>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03A7A9FE" w14:textId="7016D945" w:rsidR="0013390A" w:rsidRPr="00A54D51" w:rsidRDefault="0013390A" w:rsidP="00B36295">
            <w:pPr>
              <w:widowControl/>
              <w:spacing w:line="240" w:lineRule="auto"/>
              <w:rPr>
                <w:ins w:id="1352" w:author="Rakesh Singhi" w:date="2015-02-06T13:40:00Z"/>
                <w:rFonts w:asciiTheme="minorHAnsi" w:hAnsiTheme="minorHAnsi" w:cstheme="minorHAnsi"/>
                <w:szCs w:val="24"/>
              </w:rPr>
            </w:pPr>
            <w:ins w:id="1353" w:author="Rakesh Singhi" w:date="2015-02-06T13:41:00Z">
              <w:r w:rsidRPr="00A54D51">
                <w:rPr>
                  <w:rFonts w:asciiTheme="minorHAnsi" w:hAnsiTheme="minorHAnsi" w:cstheme="minorHAnsi"/>
                  <w:szCs w:val="24"/>
                </w:rPr>
                <w:t>TABLE</w:t>
              </w:r>
            </w:ins>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23134F6" w14:textId="379A181D" w:rsidR="0013390A" w:rsidRPr="0042617C" w:rsidRDefault="0013390A" w:rsidP="00B36295">
            <w:pPr>
              <w:widowControl/>
              <w:spacing w:line="240" w:lineRule="auto"/>
              <w:rPr>
                <w:ins w:id="1354" w:author="Rakesh Singhi" w:date="2015-02-06T13:40:00Z"/>
                <w:rFonts w:asciiTheme="minorHAnsi" w:hAnsiTheme="minorHAnsi" w:cstheme="minorHAnsi"/>
                <w:szCs w:val="24"/>
              </w:rPr>
            </w:pPr>
            <w:ins w:id="1355" w:author="Rakesh Singhi" w:date="2015-02-06T13:41:00Z">
              <w:r w:rsidRPr="0042617C">
                <w:rPr>
                  <w:rFonts w:asciiTheme="minorHAnsi" w:hAnsiTheme="minorHAnsi" w:cstheme="minorHAnsi"/>
                  <w:szCs w:val="24"/>
                </w:rPr>
                <w:t>ISRVE</w:t>
              </w:r>
            </w:ins>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44C9AA57" w14:textId="2D9BE7AE" w:rsidR="0013390A" w:rsidRPr="004F75E1" w:rsidRDefault="0013390A">
            <w:pPr>
              <w:rPr>
                <w:ins w:id="1356" w:author="Rakesh Singhi" w:date="2015-02-06T13:40:00Z"/>
                <w:rFonts w:asciiTheme="minorHAnsi" w:hAnsiTheme="minorHAnsi" w:cstheme="minorHAnsi"/>
                <w:szCs w:val="24"/>
              </w:rPr>
            </w:pPr>
            <w:ins w:id="1357" w:author="Rakesh Singhi" w:date="2015-02-06T13:41:00Z">
              <w:r w:rsidRPr="004F75E1">
                <w:rPr>
                  <w:rFonts w:asciiTheme="minorHAnsi" w:hAnsiTheme="minorHAnsi" w:cstheme="minorHAnsi"/>
                  <w:szCs w:val="24"/>
                </w:rPr>
                <w:t>DROP/CREATE</w:t>
              </w:r>
            </w:ins>
          </w:p>
        </w:tc>
      </w:tr>
      <w:tr w:rsidR="0013390A" w:rsidRPr="00D30FA1" w14:paraId="04B31AAA"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68FF56" w14:textId="6F738A31" w:rsidR="0013390A" w:rsidRPr="001B30CB" w:rsidRDefault="00B77AD4" w:rsidP="00700C3D">
            <w:pPr>
              <w:widowControl/>
              <w:spacing w:line="240" w:lineRule="auto"/>
              <w:rPr>
                <w:rFonts w:asciiTheme="minorHAnsi" w:hAnsiTheme="minorHAnsi" w:cstheme="minorHAnsi"/>
                <w:szCs w:val="24"/>
              </w:rPr>
            </w:pPr>
            <w:ins w:id="1358" w:author="Sowndarya S (WT01 - Manufacturing &amp; Hi Tech)" w:date="2015-03-17T11:18:00Z">
              <w:r>
                <w:rPr>
                  <w:rFonts w:asciiTheme="minorHAnsi" w:hAnsiTheme="minorHAnsi" w:cstheme="minorHAnsi"/>
                  <w:szCs w:val="24"/>
                </w:rPr>
                <w:t>DMO_SELLIN_PROD_PLAN_MIR</w:t>
              </w:r>
              <w:r w:rsidDel="00B77AD4">
                <w:rPr>
                  <w:rFonts w:asciiTheme="minorHAnsi" w:hAnsiTheme="minorHAnsi" w:cstheme="minorHAnsi"/>
                  <w:szCs w:val="24"/>
                </w:rPr>
                <w:t xml:space="preserve"> </w:t>
              </w:r>
            </w:ins>
            <w:ins w:id="1359" w:author="Rakesh Singhi" w:date="2015-02-06T13:42:00Z">
              <w:del w:id="1360" w:author="Sowndarya S (WT01 - Manufacturing &amp; Hi Tech)" w:date="2015-03-17T11:18:00Z">
                <w:r w:rsidR="0013390A" w:rsidDel="00B77AD4">
                  <w:rPr>
                    <w:rFonts w:asciiTheme="minorHAnsi" w:hAnsiTheme="minorHAnsi" w:cstheme="minorHAnsi"/>
                    <w:szCs w:val="24"/>
                  </w:rPr>
                  <w:delText>DMO_</w:delText>
                </w:r>
              </w:del>
            </w:ins>
            <w:del w:id="1361" w:author="Sowndarya S (WT01 - Manufacturing &amp; Hi Tech)" w:date="2015-03-17T11:18:00Z">
              <w:r w:rsidR="0013390A" w:rsidRPr="005F29EC" w:rsidDel="00B77AD4">
                <w:rPr>
                  <w:rFonts w:asciiTheme="minorHAnsi" w:hAnsiTheme="minorHAnsi" w:cstheme="minorHAnsi"/>
                  <w:szCs w:val="24"/>
                </w:rPr>
                <w:delText>SELL_IN_P</w:delText>
              </w:r>
            </w:del>
            <w:del w:id="1362" w:author="Sowndarya S (WT01 - Manufacturing &amp; Hi Tech)" w:date="2015-03-17T11:12:00Z">
              <w:r w:rsidR="0013390A" w:rsidRPr="005F29EC" w:rsidDel="00700C3D">
                <w:rPr>
                  <w:rFonts w:asciiTheme="minorHAnsi" w:hAnsiTheme="minorHAnsi" w:cstheme="minorHAnsi"/>
                  <w:szCs w:val="24"/>
                </w:rPr>
                <w:delText>LAN</w:delText>
              </w:r>
              <w:r w:rsidR="0013390A" w:rsidDel="00700C3D">
                <w:rPr>
                  <w:rFonts w:asciiTheme="minorHAnsi" w:hAnsiTheme="minorHAnsi" w:cstheme="minorHAnsi"/>
                  <w:szCs w:val="24"/>
                </w:rPr>
                <w:delText>_</w:delText>
              </w:r>
              <w:r w:rsidR="0013390A" w:rsidRPr="005F29EC" w:rsidDel="00700C3D">
                <w:rPr>
                  <w:rFonts w:asciiTheme="minorHAnsi" w:hAnsiTheme="minorHAnsi" w:cstheme="minorHAnsi"/>
                  <w:szCs w:val="24"/>
                </w:rPr>
                <w:delText>MIR</w:delText>
              </w:r>
            </w:del>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4FC0" w14:textId="08D6B8DA" w:rsidR="0013390A" w:rsidRPr="005E2471" w:rsidRDefault="0013390A" w:rsidP="00B36295">
            <w:pPr>
              <w:widowControl/>
              <w:spacing w:line="240" w:lineRule="auto"/>
              <w:rPr>
                <w:rFonts w:asciiTheme="minorHAnsi" w:hAnsiTheme="minorHAnsi" w:cstheme="minorHAnsi"/>
                <w:szCs w:val="24"/>
              </w:rPr>
            </w:pPr>
            <w:ins w:id="1363" w:author="Rakesh Singhi" w:date="2015-02-06T13:39:00Z">
              <w:r w:rsidRPr="00FE0A25">
                <w:rPr>
                  <w:rFonts w:asciiTheme="minorHAnsi" w:hAnsiTheme="minorHAnsi" w:cstheme="minorHAnsi"/>
                  <w:szCs w:val="24"/>
                </w:rPr>
                <w:t>DMODW</w:t>
              </w:r>
            </w:ins>
            <w:del w:id="1364"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0DB8337F" w14:textId="77777777" w:rsidR="0013390A" w:rsidRPr="005E2471" w:rsidRDefault="0013390A" w:rsidP="00B36295">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E9C5232" w14:textId="77777777" w:rsidR="0013390A" w:rsidRPr="005E2471" w:rsidRDefault="0013390A" w:rsidP="00B36295">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BCC8D" w14:textId="739680C5" w:rsidR="0013390A" w:rsidRDefault="0013390A">
            <w:r w:rsidRPr="004F75E1">
              <w:rPr>
                <w:rFonts w:asciiTheme="minorHAnsi" w:hAnsiTheme="minorHAnsi" w:cstheme="minorHAnsi"/>
                <w:szCs w:val="24"/>
              </w:rPr>
              <w:t>DROP/CREATE</w:t>
            </w:r>
          </w:p>
        </w:tc>
      </w:tr>
      <w:tr w:rsidR="0013390A" w:rsidRPr="00D30FA1" w14:paraId="2BAF6E07"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6128C46" w14:textId="2625256F" w:rsidR="0013390A" w:rsidRPr="001B30CB" w:rsidRDefault="0013390A" w:rsidP="00B77AD4">
            <w:pPr>
              <w:widowControl/>
              <w:spacing w:line="240" w:lineRule="auto"/>
              <w:rPr>
                <w:rFonts w:asciiTheme="minorHAnsi" w:hAnsiTheme="minorHAnsi" w:cstheme="minorHAnsi"/>
                <w:szCs w:val="24"/>
              </w:rPr>
            </w:pPr>
            <w:ins w:id="1365" w:author="Rakesh Singhi" w:date="2015-02-06T13:42:00Z">
              <w:r>
                <w:rPr>
                  <w:rFonts w:asciiTheme="minorHAnsi" w:hAnsiTheme="minorHAnsi" w:cstheme="minorHAnsi"/>
                  <w:szCs w:val="24"/>
                </w:rPr>
                <w:t>DMO_</w:t>
              </w:r>
            </w:ins>
            <w:r w:rsidRPr="005F29EC">
              <w:rPr>
                <w:rFonts w:asciiTheme="minorHAnsi" w:hAnsiTheme="minorHAnsi" w:cstheme="minorHAnsi"/>
                <w:szCs w:val="24"/>
              </w:rPr>
              <w:t>SEL</w:t>
            </w:r>
            <w:del w:id="1366" w:author="Sowndarya S (WT01 - Manufacturing &amp; Hi Tech)" w:date="2015-03-17T11:18:00Z">
              <w:r w:rsidRPr="005F29EC" w:rsidDel="00B77AD4">
                <w:rPr>
                  <w:rFonts w:asciiTheme="minorHAnsi" w:hAnsiTheme="minorHAnsi" w:cstheme="minorHAnsi"/>
                  <w:szCs w:val="24"/>
                </w:rPr>
                <w:delText>L_</w:delText>
              </w:r>
            </w:del>
            <w:r w:rsidRPr="005F29EC">
              <w:rPr>
                <w:rFonts w:asciiTheme="minorHAnsi" w:hAnsiTheme="minorHAnsi" w:cstheme="minorHAnsi"/>
                <w:szCs w:val="24"/>
              </w:rPr>
              <w:t>OUT_</w:t>
            </w:r>
            <w:ins w:id="1367" w:author="Sowndarya S (WT01 - Manufacturing &amp; Hi Tech)" w:date="2015-03-17T11:12:00Z">
              <w:r w:rsidR="00B77AD4">
                <w:rPr>
                  <w:rFonts w:asciiTheme="minorHAnsi" w:hAnsiTheme="minorHAnsi" w:cstheme="minorHAnsi"/>
                  <w:szCs w:val="24"/>
                </w:rPr>
                <w:t>PROD</w:t>
              </w:r>
              <w:r w:rsidR="00700C3D">
                <w:rPr>
                  <w:rFonts w:asciiTheme="minorHAnsi" w:hAnsiTheme="minorHAnsi" w:cstheme="minorHAnsi"/>
                  <w:szCs w:val="24"/>
                </w:rPr>
                <w:t>_PLAN_MIR</w:t>
              </w:r>
            </w:ins>
            <w:del w:id="1368" w:author="Sowndarya S (WT01 - Manufacturing &amp; Hi Tech)" w:date="2015-03-17T11:12:00Z">
              <w:r w:rsidRPr="005F29EC" w:rsidDel="00700C3D">
                <w:rPr>
                  <w:rFonts w:asciiTheme="minorHAnsi" w:hAnsiTheme="minorHAnsi" w:cstheme="minorHAnsi"/>
                  <w:szCs w:val="24"/>
                </w:rPr>
                <w:delText>PLAN</w:delText>
              </w:r>
              <w:r w:rsidDel="00700C3D">
                <w:rPr>
                  <w:rFonts w:asciiTheme="minorHAnsi" w:hAnsiTheme="minorHAnsi" w:cstheme="minorHAnsi"/>
                  <w:szCs w:val="24"/>
                </w:rPr>
                <w:delText>_</w:delText>
              </w:r>
              <w:r w:rsidRPr="005F29EC" w:rsidDel="00700C3D">
                <w:rPr>
                  <w:rFonts w:asciiTheme="minorHAnsi" w:hAnsiTheme="minorHAnsi" w:cstheme="minorHAnsi"/>
                  <w:szCs w:val="24"/>
                </w:rPr>
                <w:delText>MIR</w:delText>
              </w:r>
            </w:del>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C532F" w14:textId="76A22388" w:rsidR="0013390A" w:rsidRPr="005E2471" w:rsidRDefault="0013390A" w:rsidP="00B36295">
            <w:pPr>
              <w:widowControl/>
              <w:spacing w:line="240" w:lineRule="auto"/>
              <w:rPr>
                <w:rFonts w:asciiTheme="minorHAnsi" w:hAnsiTheme="minorHAnsi" w:cstheme="minorHAnsi"/>
                <w:szCs w:val="24"/>
              </w:rPr>
            </w:pPr>
            <w:ins w:id="1369" w:author="Rakesh Singhi" w:date="2015-02-06T13:39:00Z">
              <w:r w:rsidRPr="00FE0A25">
                <w:rPr>
                  <w:rFonts w:asciiTheme="minorHAnsi" w:hAnsiTheme="minorHAnsi" w:cstheme="minorHAnsi"/>
                  <w:szCs w:val="24"/>
                </w:rPr>
                <w:t>DMODW</w:t>
              </w:r>
            </w:ins>
            <w:del w:id="1370"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383038A5" w14:textId="77777777" w:rsidR="0013390A" w:rsidRPr="005E2471" w:rsidRDefault="0013390A" w:rsidP="00B36295">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CF9F479" w14:textId="77777777" w:rsidR="0013390A" w:rsidRPr="005E2471" w:rsidRDefault="0013390A" w:rsidP="00B36295">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73415038" w14:textId="3EF2E96B" w:rsidR="0013390A" w:rsidRDefault="0013390A">
            <w:r w:rsidRPr="004F75E1">
              <w:rPr>
                <w:rFonts w:asciiTheme="minorHAnsi" w:hAnsiTheme="minorHAnsi" w:cstheme="minorHAnsi"/>
                <w:szCs w:val="24"/>
              </w:rPr>
              <w:t>DROP/CREATE</w:t>
            </w:r>
          </w:p>
        </w:tc>
      </w:tr>
      <w:tr w:rsidR="00700C3D" w:rsidRPr="00D30FA1" w14:paraId="6399C3BE" w14:textId="77777777" w:rsidTr="0013390A">
        <w:trPr>
          <w:ins w:id="1371" w:author="Sowndarya S (WT01 - Manufacturing &amp; Hi Tech)" w:date="2015-03-17T11:12:00Z"/>
        </w:trPr>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DDC2AA5" w14:textId="53067654" w:rsidR="00700C3D" w:rsidRDefault="00700C3D" w:rsidP="00C04FC4">
            <w:pPr>
              <w:widowControl/>
              <w:spacing w:line="240" w:lineRule="auto"/>
              <w:rPr>
                <w:ins w:id="1372" w:author="Sowndarya S (WT01 - Manufacturing &amp; Hi Tech)" w:date="2015-03-17T11:12:00Z"/>
                <w:rFonts w:asciiTheme="minorHAnsi" w:hAnsiTheme="minorHAnsi" w:cstheme="minorHAnsi"/>
                <w:szCs w:val="24"/>
              </w:rPr>
            </w:pPr>
            <w:ins w:id="1373" w:author="Sowndarya S (WT01 - Manufacturing &amp; Hi Tech)" w:date="2015-03-17T11:13:00Z">
              <w:r>
                <w:rPr>
                  <w:rFonts w:asciiTheme="minorHAnsi" w:hAnsiTheme="minorHAnsi" w:cstheme="minorHAnsi"/>
                  <w:szCs w:val="24"/>
                </w:rPr>
                <w:t>DMO_</w:t>
              </w:r>
            </w:ins>
            <w:ins w:id="1374" w:author="Sowndarya S (WT01 - Manufacturing &amp; Hi Tech)" w:date="2015-03-17T11:15:00Z">
              <w:r w:rsidR="00B77AD4">
                <w:rPr>
                  <w:rFonts w:asciiTheme="minorHAnsi" w:hAnsiTheme="minorHAnsi" w:cstheme="minorHAnsi"/>
                  <w:szCs w:val="24"/>
                </w:rPr>
                <w:t>SELLIN_</w:t>
              </w:r>
            </w:ins>
            <w:ins w:id="1375" w:author="Sowndarya S (WT01 - Manufacturing &amp; Hi Tech)" w:date="2015-03-17T11:58:00Z">
              <w:r w:rsidR="00C04FC4">
                <w:rPr>
                  <w:rFonts w:asciiTheme="minorHAnsi" w:hAnsiTheme="minorHAnsi" w:cstheme="minorHAnsi"/>
                  <w:szCs w:val="24"/>
                </w:rPr>
                <w:t>REV</w:t>
              </w:r>
            </w:ins>
            <w:ins w:id="1376" w:author="Sowndarya S (WT01 - Manufacturing &amp; Hi Tech)" w:date="2015-03-17T11:15:00Z">
              <w:r w:rsidR="00B77AD4">
                <w:rPr>
                  <w:rFonts w:asciiTheme="minorHAnsi" w:hAnsiTheme="minorHAnsi" w:cstheme="minorHAnsi"/>
                  <w:szCs w:val="24"/>
                </w:rPr>
                <w:t>_PLAN_MIR</w:t>
              </w:r>
            </w:ins>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625CD9BB" w14:textId="2BF9E413" w:rsidR="00700C3D" w:rsidRPr="00FE0A25" w:rsidRDefault="00700C3D" w:rsidP="00700C3D">
            <w:pPr>
              <w:widowControl/>
              <w:spacing w:line="240" w:lineRule="auto"/>
              <w:rPr>
                <w:ins w:id="1377" w:author="Sowndarya S (WT01 - Manufacturing &amp; Hi Tech)" w:date="2015-03-17T11:12:00Z"/>
                <w:rFonts w:asciiTheme="minorHAnsi" w:hAnsiTheme="minorHAnsi" w:cstheme="minorHAnsi"/>
                <w:szCs w:val="24"/>
              </w:rPr>
            </w:pPr>
            <w:ins w:id="1378" w:author="Sowndarya S (WT01 - Manufacturing &amp; Hi Tech)" w:date="2015-03-17T11:12:00Z">
              <w:r w:rsidRPr="00FE0A25">
                <w:rPr>
                  <w:rFonts w:asciiTheme="minorHAnsi" w:hAnsiTheme="minorHAnsi" w:cstheme="minorHAnsi"/>
                  <w:szCs w:val="24"/>
                </w:rPr>
                <w:t>DMODW</w:t>
              </w:r>
            </w:ins>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19CC87" w14:textId="2CAF76DC" w:rsidR="00700C3D" w:rsidRPr="00A54D51" w:rsidRDefault="00700C3D" w:rsidP="00700C3D">
            <w:pPr>
              <w:widowControl/>
              <w:spacing w:line="240" w:lineRule="auto"/>
              <w:rPr>
                <w:ins w:id="1379" w:author="Sowndarya S (WT01 - Manufacturing &amp; Hi Tech)" w:date="2015-03-17T11:12:00Z"/>
                <w:rFonts w:asciiTheme="minorHAnsi" w:hAnsiTheme="minorHAnsi" w:cstheme="minorHAnsi"/>
                <w:szCs w:val="24"/>
              </w:rPr>
            </w:pPr>
            <w:ins w:id="1380" w:author="Sowndarya S (WT01 - Manufacturing &amp; Hi Tech)" w:date="2015-03-17T11:12:00Z">
              <w:r w:rsidRPr="00A54D51">
                <w:rPr>
                  <w:rFonts w:asciiTheme="minorHAnsi" w:hAnsiTheme="minorHAnsi" w:cstheme="minorHAnsi"/>
                  <w:szCs w:val="24"/>
                </w:rPr>
                <w:t>TABLE</w:t>
              </w:r>
            </w:ins>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8189B" w14:textId="626F941C" w:rsidR="00700C3D" w:rsidRPr="0042617C" w:rsidRDefault="00700C3D" w:rsidP="00700C3D">
            <w:pPr>
              <w:widowControl/>
              <w:spacing w:line="240" w:lineRule="auto"/>
              <w:rPr>
                <w:ins w:id="1381" w:author="Sowndarya S (WT01 - Manufacturing &amp; Hi Tech)" w:date="2015-03-17T11:12:00Z"/>
                <w:rFonts w:asciiTheme="minorHAnsi" w:hAnsiTheme="minorHAnsi" w:cstheme="minorHAnsi"/>
                <w:szCs w:val="24"/>
              </w:rPr>
            </w:pPr>
            <w:ins w:id="1382" w:author="Sowndarya S (WT01 - Manufacturing &amp; Hi Tech)" w:date="2015-03-17T11:12:00Z">
              <w:r w:rsidRPr="0042617C">
                <w:rPr>
                  <w:rFonts w:asciiTheme="minorHAnsi" w:hAnsiTheme="minorHAnsi" w:cstheme="minorHAnsi"/>
                  <w:szCs w:val="24"/>
                </w:rPr>
                <w:t>ISRVE</w:t>
              </w:r>
            </w:ins>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0664C9AE" w14:textId="6D91ED3B" w:rsidR="00700C3D" w:rsidRPr="004F75E1" w:rsidRDefault="00700C3D" w:rsidP="00700C3D">
            <w:pPr>
              <w:rPr>
                <w:ins w:id="1383" w:author="Sowndarya S (WT01 - Manufacturing &amp; Hi Tech)" w:date="2015-03-17T11:12:00Z"/>
                <w:rFonts w:asciiTheme="minorHAnsi" w:hAnsiTheme="minorHAnsi" w:cstheme="minorHAnsi"/>
                <w:szCs w:val="24"/>
              </w:rPr>
            </w:pPr>
            <w:ins w:id="1384" w:author="Sowndarya S (WT01 - Manufacturing &amp; Hi Tech)" w:date="2015-03-17T11:12:00Z">
              <w:r w:rsidRPr="004F75E1">
                <w:rPr>
                  <w:rFonts w:asciiTheme="minorHAnsi" w:hAnsiTheme="minorHAnsi" w:cstheme="minorHAnsi"/>
                  <w:szCs w:val="24"/>
                </w:rPr>
                <w:t>DROP/CREATE</w:t>
              </w:r>
            </w:ins>
          </w:p>
        </w:tc>
      </w:tr>
      <w:tr w:rsidR="00700C3D" w:rsidRPr="00D30FA1" w14:paraId="4540D86B" w14:textId="77777777" w:rsidTr="0013390A">
        <w:trPr>
          <w:ins w:id="1385" w:author="Sowndarya S (WT01 - Manufacturing &amp; Hi Tech)" w:date="2015-03-17T11:12:00Z"/>
        </w:trPr>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F3E9047" w14:textId="39F657B9" w:rsidR="00700C3D" w:rsidRDefault="00700C3D" w:rsidP="00700C3D">
            <w:pPr>
              <w:widowControl/>
              <w:spacing w:line="240" w:lineRule="auto"/>
              <w:rPr>
                <w:ins w:id="1386" w:author="Sowndarya S (WT01 - Manufacturing &amp; Hi Tech)" w:date="2015-03-17T11:12:00Z"/>
                <w:rFonts w:asciiTheme="minorHAnsi" w:hAnsiTheme="minorHAnsi" w:cstheme="minorHAnsi"/>
                <w:szCs w:val="24"/>
              </w:rPr>
            </w:pPr>
            <w:ins w:id="1387" w:author="Sowndarya S (WT01 - Manufacturing &amp; Hi Tech)" w:date="2015-03-17T11:13:00Z">
              <w:r>
                <w:rPr>
                  <w:rFonts w:asciiTheme="minorHAnsi" w:hAnsiTheme="minorHAnsi" w:cstheme="minorHAnsi"/>
                  <w:szCs w:val="24"/>
                </w:rPr>
                <w:t>DMO_</w:t>
              </w:r>
            </w:ins>
            <w:ins w:id="1388" w:author="Sowndarya S (WT01 - Manufacturing &amp; Hi Tech)" w:date="2015-03-17T11:58:00Z">
              <w:r w:rsidR="00C04FC4">
                <w:rPr>
                  <w:rFonts w:asciiTheme="minorHAnsi" w:hAnsiTheme="minorHAnsi" w:cstheme="minorHAnsi"/>
                  <w:szCs w:val="24"/>
                </w:rPr>
                <w:t>SELOUT_RV_BDE_PLAN_MIR</w:t>
              </w:r>
            </w:ins>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D6D9" w14:textId="72FF6E28" w:rsidR="00700C3D" w:rsidRPr="00FE0A25" w:rsidRDefault="00700C3D" w:rsidP="00700C3D">
            <w:pPr>
              <w:widowControl/>
              <w:spacing w:line="240" w:lineRule="auto"/>
              <w:rPr>
                <w:ins w:id="1389" w:author="Sowndarya S (WT01 - Manufacturing &amp; Hi Tech)" w:date="2015-03-17T11:12:00Z"/>
                <w:rFonts w:asciiTheme="minorHAnsi" w:hAnsiTheme="minorHAnsi" w:cstheme="minorHAnsi"/>
                <w:szCs w:val="24"/>
              </w:rPr>
            </w:pPr>
            <w:ins w:id="1390" w:author="Sowndarya S (WT01 - Manufacturing &amp; Hi Tech)" w:date="2015-03-17T11:13:00Z">
              <w:r w:rsidRPr="00FE0A25">
                <w:rPr>
                  <w:rFonts w:asciiTheme="minorHAnsi" w:hAnsiTheme="minorHAnsi" w:cstheme="minorHAnsi"/>
                  <w:szCs w:val="24"/>
                </w:rPr>
                <w:t>DMODW</w:t>
              </w:r>
            </w:ins>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490C219E" w14:textId="4C31EC31" w:rsidR="00700C3D" w:rsidRPr="00A54D51" w:rsidRDefault="00700C3D" w:rsidP="00700C3D">
            <w:pPr>
              <w:widowControl/>
              <w:spacing w:line="240" w:lineRule="auto"/>
              <w:rPr>
                <w:ins w:id="1391" w:author="Sowndarya S (WT01 - Manufacturing &amp; Hi Tech)" w:date="2015-03-17T11:12:00Z"/>
                <w:rFonts w:asciiTheme="minorHAnsi" w:hAnsiTheme="minorHAnsi" w:cstheme="minorHAnsi"/>
                <w:szCs w:val="24"/>
              </w:rPr>
            </w:pPr>
            <w:ins w:id="1392" w:author="Sowndarya S (WT01 - Manufacturing &amp; Hi Tech)" w:date="2015-03-17T11:13:00Z">
              <w:r w:rsidRPr="00A54D51">
                <w:rPr>
                  <w:rFonts w:asciiTheme="minorHAnsi" w:hAnsiTheme="minorHAnsi" w:cstheme="minorHAnsi"/>
                  <w:szCs w:val="24"/>
                </w:rPr>
                <w:t>TABLE</w:t>
              </w:r>
            </w:ins>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1727B9E" w14:textId="323EF0CA" w:rsidR="00700C3D" w:rsidRPr="0042617C" w:rsidRDefault="00700C3D" w:rsidP="00700C3D">
            <w:pPr>
              <w:widowControl/>
              <w:spacing w:line="240" w:lineRule="auto"/>
              <w:rPr>
                <w:ins w:id="1393" w:author="Sowndarya S (WT01 - Manufacturing &amp; Hi Tech)" w:date="2015-03-17T11:12:00Z"/>
                <w:rFonts w:asciiTheme="minorHAnsi" w:hAnsiTheme="minorHAnsi" w:cstheme="minorHAnsi"/>
                <w:szCs w:val="24"/>
              </w:rPr>
            </w:pPr>
            <w:ins w:id="1394" w:author="Sowndarya S (WT01 - Manufacturing &amp; Hi Tech)" w:date="2015-03-17T11:13:00Z">
              <w:r w:rsidRPr="0042617C">
                <w:rPr>
                  <w:rFonts w:asciiTheme="minorHAnsi" w:hAnsiTheme="minorHAnsi" w:cstheme="minorHAnsi"/>
                  <w:szCs w:val="24"/>
                </w:rPr>
                <w:t>ISRVE</w:t>
              </w:r>
            </w:ins>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4FFD58B4" w14:textId="33A838D2" w:rsidR="00700C3D" w:rsidRPr="004F75E1" w:rsidRDefault="00700C3D" w:rsidP="00700C3D">
            <w:pPr>
              <w:rPr>
                <w:ins w:id="1395" w:author="Sowndarya S (WT01 - Manufacturing &amp; Hi Tech)" w:date="2015-03-17T11:12:00Z"/>
                <w:rFonts w:asciiTheme="minorHAnsi" w:hAnsiTheme="minorHAnsi" w:cstheme="minorHAnsi"/>
                <w:szCs w:val="24"/>
              </w:rPr>
            </w:pPr>
            <w:ins w:id="1396" w:author="Sowndarya S (WT01 - Manufacturing &amp; Hi Tech)" w:date="2015-03-17T11:13:00Z">
              <w:r w:rsidRPr="004F75E1">
                <w:rPr>
                  <w:rFonts w:asciiTheme="minorHAnsi" w:hAnsiTheme="minorHAnsi" w:cstheme="minorHAnsi"/>
                  <w:szCs w:val="24"/>
                </w:rPr>
                <w:t>DROP/CREATE</w:t>
              </w:r>
            </w:ins>
          </w:p>
        </w:tc>
      </w:tr>
      <w:tr w:rsidR="00700C3D" w:rsidRPr="00D30FA1" w14:paraId="449817AC" w14:textId="77777777" w:rsidTr="0013390A">
        <w:trPr>
          <w:ins w:id="1397" w:author="Sowndarya S (WT01 - Manufacturing &amp; Hi Tech)" w:date="2015-03-17T11:13:00Z"/>
        </w:trPr>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B01A6A1" w14:textId="3A901A91" w:rsidR="00700C3D" w:rsidRDefault="00700C3D" w:rsidP="00700C3D">
            <w:pPr>
              <w:widowControl/>
              <w:spacing w:line="240" w:lineRule="auto"/>
              <w:rPr>
                <w:ins w:id="1398" w:author="Sowndarya S (WT01 - Manufacturing &amp; Hi Tech)" w:date="2015-03-17T11:13:00Z"/>
                <w:rFonts w:asciiTheme="minorHAnsi" w:hAnsiTheme="minorHAnsi" w:cstheme="minorHAnsi"/>
                <w:szCs w:val="24"/>
              </w:rPr>
            </w:pPr>
            <w:ins w:id="1399" w:author="Sowndarya S (WT01 - Manufacturing &amp; Hi Tech)" w:date="2015-03-17T11:13:00Z">
              <w:r>
                <w:rPr>
                  <w:rFonts w:asciiTheme="minorHAnsi" w:hAnsiTheme="minorHAnsi" w:cstheme="minorHAnsi"/>
                  <w:szCs w:val="24"/>
                </w:rPr>
                <w:t>DMO_</w:t>
              </w:r>
            </w:ins>
            <w:ins w:id="1400" w:author="Sowndarya S (WT01 - Manufacturing &amp; Hi Tech)" w:date="2015-03-17T11:58:00Z">
              <w:r w:rsidR="00C04FC4">
                <w:rPr>
                  <w:rFonts w:asciiTheme="minorHAnsi" w:hAnsiTheme="minorHAnsi" w:cstheme="minorHAnsi"/>
                  <w:szCs w:val="24"/>
                </w:rPr>
                <w:t>SELOUT_RV_RES_PLAN_MIR</w:t>
              </w:r>
            </w:ins>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19624C14" w14:textId="41128406" w:rsidR="00700C3D" w:rsidRPr="00FE0A25" w:rsidRDefault="00700C3D" w:rsidP="00700C3D">
            <w:pPr>
              <w:widowControl/>
              <w:spacing w:line="240" w:lineRule="auto"/>
              <w:rPr>
                <w:ins w:id="1401" w:author="Sowndarya S (WT01 - Manufacturing &amp; Hi Tech)" w:date="2015-03-17T11:13:00Z"/>
                <w:rFonts w:asciiTheme="minorHAnsi" w:hAnsiTheme="minorHAnsi" w:cstheme="minorHAnsi"/>
                <w:szCs w:val="24"/>
              </w:rPr>
            </w:pPr>
            <w:ins w:id="1402" w:author="Sowndarya S (WT01 - Manufacturing &amp; Hi Tech)" w:date="2015-03-17T11:13:00Z">
              <w:r w:rsidRPr="00FE0A25">
                <w:rPr>
                  <w:rFonts w:asciiTheme="minorHAnsi" w:hAnsiTheme="minorHAnsi" w:cstheme="minorHAnsi"/>
                  <w:szCs w:val="24"/>
                </w:rPr>
                <w:t>DMODW</w:t>
              </w:r>
            </w:ins>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6B0D49B8" w14:textId="7E5FBCD2" w:rsidR="00700C3D" w:rsidRPr="00A54D51" w:rsidRDefault="00700C3D" w:rsidP="00700C3D">
            <w:pPr>
              <w:widowControl/>
              <w:spacing w:line="240" w:lineRule="auto"/>
              <w:rPr>
                <w:ins w:id="1403" w:author="Sowndarya S (WT01 - Manufacturing &amp; Hi Tech)" w:date="2015-03-17T11:13:00Z"/>
                <w:rFonts w:asciiTheme="minorHAnsi" w:hAnsiTheme="minorHAnsi" w:cstheme="minorHAnsi"/>
                <w:szCs w:val="24"/>
              </w:rPr>
            </w:pPr>
            <w:ins w:id="1404" w:author="Sowndarya S (WT01 - Manufacturing &amp; Hi Tech)" w:date="2015-03-17T11:13:00Z">
              <w:r w:rsidRPr="00A54D51">
                <w:rPr>
                  <w:rFonts w:asciiTheme="minorHAnsi" w:hAnsiTheme="minorHAnsi" w:cstheme="minorHAnsi"/>
                  <w:szCs w:val="24"/>
                </w:rPr>
                <w:t>TABLE</w:t>
              </w:r>
            </w:ins>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7D2095B" w14:textId="39DBB655" w:rsidR="00700C3D" w:rsidRPr="0042617C" w:rsidRDefault="00700C3D" w:rsidP="00700C3D">
            <w:pPr>
              <w:widowControl/>
              <w:spacing w:line="240" w:lineRule="auto"/>
              <w:rPr>
                <w:ins w:id="1405" w:author="Sowndarya S (WT01 - Manufacturing &amp; Hi Tech)" w:date="2015-03-17T11:13:00Z"/>
                <w:rFonts w:asciiTheme="minorHAnsi" w:hAnsiTheme="minorHAnsi" w:cstheme="minorHAnsi"/>
                <w:szCs w:val="24"/>
              </w:rPr>
            </w:pPr>
            <w:ins w:id="1406" w:author="Sowndarya S (WT01 - Manufacturing &amp; Hi Tech)" w:date="2015-03-17T11:13:00Z">
              <w:r w:rsidRPr="0042617C">
                <w:rPr>
                  <w:rFonts w:asciiTheme="minorHAnsi" w:hAnsiTheme="minorHAnsi" w:cstheme="minorHAnsi"/>
                  <w:szCs w:val="24"/>
                </w:rPr>
                <w:t>ISRVE</w:t>
              </w:r>
            </w:ins>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EF74" w14:textId="3CEEA00A" w:rsidR="00700C3D" w:rsidRPr="004F75E1" w:rsidRDefault="00700C3D" w:rsidP="00700C3D">
            <w:pPr>
              <w:rPr>
                <w:ins w:id="1407" w:author="Sowndarya S (WT01 - Manufacturing &amp; Hi Tech)" w:date="2015-03-17T11:13:00Z"/>
                <w:rFonts w:asciiTheme="minorHAnsi" w:hAnsiTheme="minorHAnsi" w:cstheme="minorHAnsi"/>
                <w:szCs w:val="24"/>
              </w:rPr>
            </w:pPr>
            <w:ins w:id="1408" w:author="Sowndarya S (WT01 - Manufacturing &amp; Hi Tech)" w:date="2015-03-17T11:13:00Z">
              <w:r w:rsidRPr="004F75E1">
                <w:rPr>
                  <w:rFonts w:asciiTheme="minorHAnsi" w:hAnsiTheme="minorHAnsi" w:cstheme="minorHAnsi"/>
                  <w:szCs w:val="24"/>
                </w:rPr>
                <w:t>DROP/CREATE</w:t>
              </w:r>
            </w:ins>
          </w:p>
        </w:tc>
      </w:tr>
      <w:tr w:rsidR="00700C3D" w:rsidRPr="00D30FA1" w14:paraId="43F82C95"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41CDBC9" w14:textId="6AF9980A" w:rsidR="00700C3D" w:rsidRPr="001B30CB" w:rsidRDefault="00700C3D" w:rsidP="00C04FC4">
            <w:pPr>
              <w:widowControl/>
              <w:spacing w:line="240" w:lineRule="auto"/>
              <w:rPr>
                <w:rFonts w:asciiTheme="minorHAnsi" w:hAnsiTheme="minorHAnsi" w:cstheme="minorHAnsi"/>
                <w:szCs w:val="24"/>
              </w:rPr>
            </w:pPr>
            <w:ins w:id="1409" w:author="Rakesh Singhi" w:date="2015-02-06T13:42:00Z">
              <w:r>
                <w:rPr>
                  <w:rFonts w:asciiTheme="minorHAnsi" w:hAnsiTheme="minorHAnsi" w:cstheme="minorHAnsi"/>
                  <w:szCs w:val="24"/>
                </w:rPr>
                <w:t>DMO_</w:t>
              </w:r>
            </w:ins>
            <w:r w:rsidRPr="005F29EC">
              <w:rPr>
                <w:rFonts w:asciiTheme="minorHAnsi" w:hAnsiTheme="minorHAnsi" w:cstheme="minorHAnsi"/>
                <w:szCs w:val="24"/>
              </w:rPr>
              <w:t>PARTNER_EX</w:t>
            </w:r>
            <w:ins w:id="1410" w:author="Sowndarya S (WT01 - Manufacturing &amp; Hi Tech)" w:date="2015-03-17T11:57:00Z">
              <w:r w:rsidR="00C04FC4">
                <w:rPr>
                  <w:rFonts w:asciiTheme="minorHAnsi" w:hAnsiTheme="minorHAnsi" w:cstheme="minorHAnsi"/>
                  <w:szCs w:val="24"/>
                </w:rPr>
                <w:t>P</w:t>
              </w:r>
            </w:ins>
            <w:del w:id="1411" w:author="Sowndarya S (WT01 - Manufacturing &amp; Hi Tech)" w:date="2015-03-17T11:57:00Z">
              <w:r w:rsidRPr="005F29EC" w:rsidDel="00C04FC4">
                <w:rPr>
                  <w:rFonts w:asciiTheme="minorHAnsi" w:hAnsiTheme="minorHAnsi" w:cstheme="minorHAnsi"/>
                  <w:szCs w:val="24"/>
                </w:rPr>
                <w:delText>CEPTION</w:delText>
              </w:r>
            </w:del>
            <w:r w:rsidRPr="005F29EC">
              <w:rPr>
                <w:rFonts w:asciiTheme="minorHAnsi" w:hAnsiTheme="minorHAnsi" w:cstheme="minorHAnsi"/>
                <w:szCs w:val="24"/>
              </w:rPr>
              <w:t>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62286E4E" w14:textId="5E0BCA3B" w:rsidR="00700C3D" w:rsidRPr="005E2471" w:rsidRDefault="00700C3D" w:rsidP="00700C3D">
            <w:pPr>
              <w:widowControl/>
              <w:spacing w:line="240" w:lineRule="auto"/>
              <w:rPr>
                <w:rFonts w:asciiTheme="minorHAnsi" w:hAnsiTheme="minorHAnsi" w:cstheme="minorHAnsi"/>
                <w:szCs w:val="24"/>
              </w:rPr>
            </w:pPr>
            <w:ins w:id="1412" w:author="Rakesh Singhi" w:date="2015-02-06T13:39:00Z">
              <w:r w:rsidRPr="00FE0A25">
                <w:rPr>
                  <w:rFonts w:asciiTheme="minorHAnsi" w:hAnsiTheme="minorHAnsi" w:cstheme="minorHAnsi"/>
                  <w:szCs w:val="24"/>
                </w:rPr>
                <w:t>DMODW</w:t>
              </w:r>
            </w:ins>
            <w:del w:id="1413"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441CA0B2" w14:textId="77777777" w:rsidR="00700C3D" w:rsidRPr="005E2471" w:rsidRDefault="00700C3D" w:rsidP="00700C3D">
            <w:pPr>
              <w:widowControl/>
              <w:spacing w:line="240" w:lineRule="auto"/>
              <w:rPr>
                <w:rFonts w:asciiTheme="minorHAnsi" w:hAnsiTheme="minorHAnsi" w:cstheme="minorHAnsi"/>
                <w:szCs w:val="24"/>
              </w:rPr>
            </w:pPr>
            <w:r>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94D97E5" w14:textId="77777777" w:rsidR="00700C3D" w:rsidRPr="005E2471" w:rsidRDefault="00700C3D" w:rsidP="00700C3D">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4755DC7B" w14:textId="0D76BFD0" w:rsidR="00700C3D" w:rsidRDefault="00700C3D" w:rsidP="00700C3D">
            <w:r w:rsidRPr="004F75E1">
              <w:rPr>
                <w:rFonts w:asciiTheme="minorHAnsi" w:hAnsiTheme="minorHAnsi" w:cstheme="minorHAnsi"/>
                <w:szCs w:val="24"/>
              </w:rPr>
              <w:t>DROP/CREATE</w:t>
            </w:r>
          </w:p>
        </w:tc>
      </w:tr>
      <w:tr w:rsidR="00700C3D" w:rsidRPr="00D30FA1" w14:paraId="2A043C8D"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2D31810" w14:textId="3E790126" w:rsidR="00700C3D" w:rsidRPr="001B30CB" w:rsidRDefault="00700C3D" w:rsidP="00C04FC4">
            <w:pPr>
              <w:widowControl/>
              <w:spacing w:line="240" w:lineRule="auto"/>
              <w:rPr>
                <w:rFonts w:asciiTheme="minorHAnsi" w:hAnsiTheme="minorHAnsi" w:cstheme="minorHAnsi"/>
                <w:szCs w:val="24"/>
              </w:rPr>
            </w:pPr>
            <w:ins w:id="1414" w:author="Rakesh Singhi" w:date="2015-02-06T13:42:00Z">
              <w:r>
                <w:rPr>
                  <w:rFonts w:asciiTheme="minorHAnsi" w:hAnsiTheme="minorHAnsi" w:cstheme="minorHAnsi"/>
                  <w:szCs w:val="24"/>
                </w:rPr>
                <w:t>DMO_</w:t>
              </w:r>
            </w:ins>
            <w:r w:rsidRPr="005F29EC">
              <w:rPr>
                <w:rFonts w:asciiTheme="minorHAnsi" w:hAnsiTheme="minorHAnsi" w:cstheme="minorHAnsi"/>
                <w:szCs w:val="24"/>
              </w:rPr>
              <w:t>ORDER_</w:t>
            </w:r>
            <w:ins w:id="1415" w:author="Sowndarya S (WT01 - Manufacturing &amp; Hi Tech)" w:date="2015-03-17T11:57:00Z">
              <w:r w:rsidR="00C04FC4" w:rsidRPr="005F29EC" w:rsidDel="00C04FC4">
                <w:rPr>
                  <w:rFonts w:asciiTheme="minorHAnsi" w:hAnsiTheme="minorHAnsi" w:cstheme="minorHAnsi"/>
                  <w:szCs w:val="24"/>
                </w:rPr>
                <w:t xml:space="preserve"> </w:t>
              </w:r>
            </w:ins>
            <w:del w:id="1416" w:author="Sowndarya S (WT01 - Manufacturing &amp; Hi Tech)" w:date="2015-03-17T11:57:00Z">
              <w:r w:rsidRPr="005F29EC" w:rsidDel="00C04FC4">
                <w:rPr>
                  <w:rFonts w:asciiTheme="minorHAnsi" w:hAnsiTheme="minorHAnsi" w:cstheme="minorHAnsi"/>
                  <w:szCs w:val="24"/>
                </w:rPr>
                <w:delText>MNGMT_</w:delText>
              </w:r>
            </w:del>
            <w:r w:rsidRPr="005F29EC">
              <w:rPr>
                <w:rFonts w:asciiTheme="minorHAnsi" w:hAnsiTheme="minorHAnsi" w:cstheme="minorHAnsi"/>
                <w:szCs w:val="24"/>
              </w:rPr>
              <w:t>EXCEPTION_MIR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EDFAD" w14:textId="6F0EEEA8" w:rsidR="00700C3D" w:rsidRPr="005E2471" w:rsidRDefault="00700C3D" w:rsidP="00700C3D">
            <w:pPr>
              <w:widowControl/>
              <w:spacing w:line="240" w:lineRule="auto"/>
              <w:rPr>
                <w:rFonts w:asciiTheme="minorHAnsi" w:hAnsiTheme="minorHAnsi" w:cstheme="minorHAnsi"/>
                <w:szCs w:val="24"/>
              </w:rPr>
            </w:pPr>
            <w:ins w:id="1417" w:author="Rakesh Singhi" w:date="2015-02-06T13:39:00Z">
              <w:r w:rsidRPr="00FE0A25">
                <w:rPr>
                  <w:rFonts w:asciiTheme="minorHAnsi" w:hAnsiTheme="minorHAnsi" w:cstheme="minorHAnsi"/>
                  <w:szCs w:val="24"/>
                </w:rPr>
                <w:t>DMODW</w:t>
              </w:r>
            </w:ins>
            <w:del w:id="1418"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E7BCB9" w14:textId="77777777" w:rsidR="00700C3D" w:rsidRPr="005E2471" w:rsidRDefault="00700C3D" w:rsidP="00700C3D">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03FECFC" w14:textId="77777777" w:rsidR="00700C3D" w:rsidRPr="005E2471" w:rsidRDefault="00700C3D" w:rsidP="00700C3D">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14C378F6" w14:textId="47DA66EC" w:rsidR="00700C3D" w:rsidRDefault="00700C3D" w:rsidP="00700C3D">
            <w:r w:rsidRPr="004F75E1">
              <w:rPr>
                <w:rFonts w:asciiTheme="minorHAnsi" w:hAnsiTheme="minorHAnsi" w:cstheme="minorHAnsi"/>
                <w:szCs w:val="24"/>
              </w:rPr>
              <w:t>DROP/CREATE</w:t>
            </w:r>
          </w:p>
        </w:tc>
      </w:tr>
      <w:tr w:rsidR="00700C3D" w:rsidRPr="00D30FA1" w14:paraId="35FCD5E7"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F93B620" w14:textId="67737344" w:rsidR="00700C3D" w:rsidRPr="001B30CB" w:rsidRDefault="00700C3D" w:rsidP="00700C3D">
            <w:pPr>
              <w:widowControl/>
              <w:spacing w:line="240" w:lineRule="auto"/>
              <w:rPr>
                <w:rFonts w:asciiTheme="minorHAnsi" w:hAnsiTheme="minorHAnsi" w:cstheme="minorHAnsi"/>
                <w:szCs w:val="24"/>
              </w:rPr>
            </w:pPr>
            <w:ins w:id="1419" w:author="Rakesh Singhi" w:date="2015-02-06T13:42:00Z">
              <w:r>
                <w:rPr>
                  <w:rFonts w:asciiTheme="minorHAnsi" w:hAnsiTheme="minorHAnsi" w:cstheme="minorHAnsi"/>
                  <w:szCs w:val="24"/>
                </w:rPr>
                <w:t>DMO_</w:t>
              </w:r>
            </w:ins>
            <w:r w:rsidRPr="005F29EC">
              <w:rPr>
                <w:rFonts w:asciiTheme="minorHAnsi" w:hAnsiTheme="minorHAnsi" w:cstheme="minorHAnsi"/>
                <w:szCs w:val="24"/>
              </w:rPr>
              <w:t>PRODUCT_CATALOG_MIR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EDFB6" w14:textId="689BD9F5" w:rsidR="00700C3D" w:rsidRPr="005E2471" w:rsidRDefault="00700C3D" w:rsidP="00700C3D">
            <w:pPr>
              <w:widowControl/>
              <w:spacing w:line="240" w:lineRule="auto"/>
              <w:rPr>
                <w:rFonts w:asciiTheme="minorHAnsi" w:hAnsiTheme="minorHAnsi" w:cstheme="minorHAnsi"/>
                <w:szCs w:val="24"/>
              </w:rPr>
            </w:pPr>
            <w:ins w:id="1420" w:author="Rakesh Singhi" w:date="2015-02-06T13:39:00Z">
              <w:r w:rsidRPr="00FE0A25">
                <w:rPr>
                  <w:rFonts w:asciiTheme="minorHAnsi" w:hAnsiTheme="minorHAnsi" w:cstheme="minorHAnsi"/>
                  <w:szCs w:val="24"/>
                </w:rPr>
                <w:t>DMODW</w:t>
              </w:r>
            </w:ins>
            <w:del w:id="1421"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15992D26" w14:textId="77777777" w:rsidR="00700C3D" w:rsidRPr="005E2471" w:rsidRDefault="00700C3D" w:rsidP="00700C3D">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3065D117" w14:textId="77777777" w:rsidR="00700C3D" w:rsidRPr="005E2471" w:rsidRDefault="00700C3D" w:rsidP="00700C3D">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71F3EDF5" w14:textId="249F1E2F" w:rsidR="00700C3D" w:rsidRDefault="00700C3D" w:rsidP="00700C3D">
            <w:r w:rsidRPr="004F75E1">
              <w:rPr>
                <w:rFonts w:asciiTheme="minorHAnsi" w:hAnsiTheme="minorHAnsi" w:cstheme="minorHAnsi"/>
                <w:szCs w:val="24"/>
              </w:rPr>
              <w:t>DROP/CREATE</w:t>
            </w:r>
          </w:p>
        </w:tc>
      </w:tr>
      <w:tr w:rsidR="00700C3D" w:rsidRPr="00D30FA1" w14:paraId="2A760358"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FA6C92C" w14:textId="7A19D795" w:rsidR="00700C3D" w:rsidRPr="001B30CB" w:rsidRDefault="00700C3D" w:rsidP="00B77AD4">
            <w:pPr>
              <w:widowControl/>
              <w:spacing w:line="240" w:lineRule="auto"/>
              <w:rPr>
                <w:rFonts w:asciiTheme="minorHAnsi" w:hAnsiTheme="minorHAnsi" w:cstheme="minorHAnsi"/>
                <w:szCs w:val="24"/>
              </w:rPr>
            </w:pPr>
            <w:ins w:id="1422" w:author="Rakesh Singhi" w:date="2015-02-06T13:42:00Z">
              <w:r>
                <w:rPr>
                  <w:rFonts w:asciiTheme="minorHAnsi" w:hAnsiTheme="minorHAnsi" w:cstheme="minorHAnsi"/>
                  <w:szCs w:val="24"/>
                </w:rPr>
                <w:t>DMO_</w:t>
              </w:r>
            </w:ins>
            <w:r w:rsidRPr="005F29EC">
              <w:rPr>
                <w:rFonts w:asciiTheme="minorHAnsi" w:hAnsiTheme="minorHAnsi" w:cstheme="minorHAnsi"/>
                <w:szCs w:val="24"/>
              </w:rPr>
              <w:t>PRODUCT_HIERARCH</w:t>
            </w:r>
            <w:del w:id="1423" w:author="Sowndarya S (WT01 - Manufacturing &amp; Hi Tech)" w:date="2015-03-17T11:19:00Z">
              <w:r w:rsidRPr="005F29EC" w:rsidDel="00B77AD4">
                <w:rPr>
                  <w:rFonts w:asciiTheme="minorHAnsi" w:hAnsiTheme="minorHAnsi" w:cstheme="minorHAnsi"/>
                  <w:szCs w:val="24"/>
                </w:rPr>
                <w:delText>Y</w:delText>
              </w:r>
            </w:del>
            <w:r w:rsidRPr="005F29EC">
              <w:rPr>
                <w:rFonts w:asciiTheme="minorHAnsi" w:hAnsiTheme="minorHAnsi" w:cstheme="minorHAnsi"/>
                <w:szCs w:val="24"/>
              </w:rPr>
              <w:t>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7C80770B" w14:textId="75DDBF0D" w:rsidR="00700C3D" w:rsidRPr="005E2471" w:rsidRDefault="00700C3D" w:rsidP="00700C3D">
            <w:pPr>
              <w:widowControl/>
              <w:spacing w:line="240" w:lineRule="auto"/>
              <w:rPr>
                <w:rFonts w:asciiTheme="minorHAnsi" w:hAnsiTheme="minorHAnsi" w:cstheme="minorHAnsi"/>
                <w:szCs w:val="24"/>
              </w:rPr>
            </w:pPr>
            <w:ins w:id="1424" w:author="Rakesh Singhi" w:date="2015-02-06T13:39:00Z">
              <w:r w:rsidRPr="00FE0A25">
                <w:rPr>
                  <w:rFonts w:asciiTheme="minorHAnsi" w:hAnsiTheme="minorHAnsi" w:cstheme="minorHAnsi"/>
                  <w:szCs w:val="24"/>
                </w:rPr>
                <w:t>DMODW</w:t>
              </w:r>
            </w:ins>
            <w:del w:id="1425"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3EDEF" w14:textId="77777777" w:rsidR="00700C3D" w:rsidRPr="005E2471" w:rsidRDefault="00700C3D" w:rsidP="00700C3D">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FABDD49" w14:textId="77777777" w:rsidR="00700C3D" w:rsidRPr="005E2471" w:rsidRDefault="00700C3D" w:rsidP="00700C3D">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030D25F6" w14:textId="48539500" w:rsidR="00700C3D" w:rsidRDefault="00700C3D" w:rsidP="00700C3D">
            <w:r w:rsidRPr="004F75E1">
              <w:rPr>
                <w:rFonts w:asciiTheme="minorHAnsi" w:hAnsiTheme="minorHAnsi" w:cstheme="minorHAnsi"/>
                <w:szCs w:val="24"/>
              </w:rPr>
              <w:t>DROP/CREATE</w:t>
            </w:r>
          </w:p>
        </w:tc>
      </w:tr>
      <w:tr w:rsidR="00700C3D" w:rsidRPr="00D30FA1" w14:paraId="5C26C3E0"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C6B0A8F" w14:textId="57D6ECAC" w:rsidR="00700C3D" w:rsidRPr="001B30CB" w:rsidRDefault="00700C3D" w:rsidP="00C04FC4">
            <w:pPr>
              <w:widowControl/>
              <w:spacing w:line="240" w:lineRule="auto"/>
              <w:rPr>
                <w:rFonts w:asciiTheme="minorHAnsi" w:hAnsiTheme="minorHAnsi" w:cstheme="minorHAnsi"/>
                <w:szCs w:val="24"/>
              </w:rPr>
            </w:pPr>
            <w:ins w:id="1426" w:author="Rakesh Singhi" w:date="2015-02-06T13:42:00Z">
              <w:r>
                <w:rPr>
                  <w:rFonts w:asciiTheme="minorHAnsi" w:hAnsiTheme="minorHAnsi" w:cstheme="minorHAnsi"/>
                  <w:szCs w:val="24"/>
                </w:rPr>
                <w:t>DMO_</w:t>
              </w:r>
            </w:ins>
            <w:r w:rsidRPr="005F29EC">
              <w:rPr>
                <w:rFonts w:asciiTheme="minorHAnsi" w:hAnsiTheme="minorHAnsi" w:cstheme="minorHAnsi"/>
                <w:szCs w:val="24"/>
              </w:rPr>
              <w:t>PRODUCT_EX</w:t>
            </w:r>
            <w:del w:id="1427" w:author="Sowndarya S (WT01 - Manufacturing &amp; Hi Tech)" w:date="2015-03-17T11:57:00Z">
              <w:r w:rsidRPr="005F29EC" w:rsidDel="00C04FC4">
                <w:rPr>
                  <w:rFonts w:asciiTheme="minorHAnsi" w:hAnsiTheme="minorHAnsi" w:cstheme="minorHAnsi"/>
                  <w:szCs w:val="24"/>
                </w:rPr>
                <w:delText>CE</w:delText>
              </w:r>
            </w:del>
            <w:r w:rsidRPr="005F29EC">
              <w:rPr>
                <w:rFonts w:asciiTheme="minorHAnsi" w:hAnsiTheme="minorHAnsi" w:cstheme="minorHAnsi"/>
                <w:szCs w:val="24"/>
              </w:rPr>
              <w:t>P</w:t>
            </w:r>
            <w:del w:id="1428" w:author="Sowndarya S (WT01 - Manufacturing &amp; Hi Tech)" w:date="2015-03-17T11:57:00Z">
              <w:r w:rsidRPr="005F29EC" w:rsidDel="00C04FC4">
                <w:rPr>
                  <w:rFonts w:asciiTheme="minorHAnsi" w:hAnsiTheme="minorHAnsi" w:cstheme="minorHAnsi"/>
                  <w:szCs w:val="24"/>
                </w:rPr>
                <w:delText>TION</w:delText>
              </w:r>
            </w:del>
            <w:r w:rsidRPr="005F29EC">
              <w:rPr>
                <w:rFonts w:asciiTheme="minorHAnsi" w:hAnsiTheme="minorHAnsi" w:cstheme="minorHAnsi"/>
                <w:szCs w:val="24"/>
              </w:rPr>
              <w:t>_MIR</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0180D44A" w14:textId="6A35106E" w:rsidR="00700C3D" w:rsidRPr="005E2471" w:rsidRDefault="00700C3D" w:rsidP="00700C3D">
            <w:pPr>
              <w:widowControl/>
              <w:spacing w:line="240" w:lineRule="auto"/>
              <w:rPr>
                <w:rFonts w:asciiTheme="minorHAnsi" w:hAnsiTheme="minorHAnsi" w:cstheme="minorHAnsi"/>
                <w:szCs w:val="24"/>
              </w:rPr>
            </w:pPr>
            <w:ins w:id="1429" w:author="Rakesh Singhi" w:date="2015-02-06T13:39:00Z">
              <w:r w:rsidRPr="00FE0A25">
                <w:rPr>
                  <w:rFonts w:asciiTheme="minorHAnsi" w:hAnsiTheme="minorHAnsi" w:cstheme="minorHAnsi"/>
                  <w:szCs w:val="24"/>
                </w:rPr>
                <w:t>DMODW</w:t>
              </w:r>
            </w:ins>
            <w:del w:id="1430" w:author="Rakesh Singhi" w:date="2015-02-06T13:39:00Z">
              <w:r w:rsidRPr="00BC16B0" w:rsidDel="002F037C">
                <w:rPr>
                  <w:rFonts w:asciiTheme="minorHAnsi" w:hAnsiTheme="minorHAnsi" w:cstheme="minorHAnsi"/>
                  <w:szCs w:val="24"/>
                </w:rPr>
                <w:delText>ISRVE_DMO_DW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C12C" w14:textId="77777777" w:rsidR="00700C3D" w:rsidRPr="005E2471" w:rsidRDefault="00700C3D" w:rsidP="00700C3D">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F6B87DB" w14:textId="77777777" w:rsidR="00700C3D" w:rsidRPr="005E2471" w:rsidRDefault="00700C3D" w:rsidP="00700C3D">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5A49CC12" w14:textId="0033DD91" w:rsidR="00700C3D" w:rsidRDefault="00700C3D" w:rsidP="00700C3D">
            <w:r w:rsidRPr="004F75E1">
              <w:rPr>
                <w:rFonts w:asciiTheme="minorHAnsi" w:hAnsiTheme="minorHAnsi" w:cstheme="minorHAnsi"/>
                <w:szCs w:val="24"/>
              </w:rPr>
              <w:t>DROP/CREATE</w:t>
            </w:r>
          </w:p>
        </w:tc>
      </w:tr>
      <w:tr w:rsidR="00700C3D" w:rsidRPr="00D30FA1" w14:paraId="2C0AD325"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FFFFFF" w:themeFill="background1"/>
          </w:tcPr>
          <w:p w14:paraId="56355372" w14:textId="16AB160D" w:rsidR="00700C3D" w:rsidRPr="001B30CB" w:rsidRDefault="00700C3D" w:rsidP="00700C3D">
            <w:pPr>
              <w:widowControl/>
              <w:spacing w:line="240" w:lineRule="auto"/>
              <w:rPr>
                <w:rFonts w:asciiTheme="minorHAnsi" w:hAnsiTheme="minorHAnsi" w:cstheme="minorHAnsi"/>
                <w:szCs w:val="24"/>
              </w:rPr>
            </w:pPr>
            <w:ins w:id="1431" w:author="Rakesh Singhi" w:date="2015-02-06T13:42:00Z">
              <w:r>
                <w:rPr>
                  <w:rFonts w:asciiTheme="minorHAnsi" w:hAnsiTheme="minorHAnsi" w:cstheme="minorHAnsi"/>
                  <w:szCs w:val="24"/>
                </w:rPr>
                <w:t>DMO_</w:t>
              </w:r>
            </w:ins>
            <w:r>
              <w:rPr>
                <w:rFonts w:asciiTheme="minorHAnsi" w:hAnsiTheme="minorHAnsi" w:cstheme="minorHAnsi"/>
                <w:szCs w:val="24"/>
              </w:rPr>
              <w:t>SELL_IN_ERP_STG</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56CF2BE8" w14:textId="54BD0944" w:rsidR="00700C3D" w:rsidRPr="00E03CBA" w:rsidRDefault="00700C3D" w:rsidP="00700C3D">
            <w:pPr>
              <w:widowControl/>
              <w:spacing w:line="240" w:lineRule="auto"/>
              <w:rPr>
                <w:rFonts w:asciiTheme="minorHAnsi" w:hAnsiTheme="minorHAnsi" w:cstheme="minorHAnsi"/>
                <w:szCs w:val="24"/>
              </w:rPr>
            </w:pPr>
            <w:ins w:id="1432" w:author="Rakesh Singhi" w:date="2015-02-06T13:39:00Z">
              <w:r w:rsidRPr="00FE0A25">
                <w:rPr>
                  <w:rFonts w:asciiTheme="minorHAnsi" w:hAnsiTheme="minorHAnsi" w:cstheme="minorHAnsi"/>
                  <w:szCs w:val="24"/>
                </w:rPr>
                <w:t>DMODW</w:t>
              </w:r>
            </w:ins>
            <w:del w:id="1433" w:author="Rakesh Singhi" w:date="2015-02-06T13:39:00Z">
              <w:r w:rsidRPr="0040708B" w:rsidDel="002F037C">
                <w:rPr>
                  <w:rFonts w:asciiTheme="minorHAnsi" w:hAnsiTheme="minorHAnsi" w:cstheme="minorHAnsi"/>
                  <w:szCs w:val="24"/>
                </w:rPr>
                <w:delText>ISRVE_DMO_D</w:delText>
              </w:r>
              <w:r w:rsidDel="002F037C">
                <w:rPr>
                  <w:rFonts w:asciiTheme="minorHAnsi" w:hAnsiTheme="minorHAnsi" w:cstheme="minorHAnsi"/>
                  <w:szCs w:val="24"/>
                </w:rPr>
                <w:delText>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D447E8" w14:textId="77777777" w:rsidR="00700C3D" w:rsidRDefault="00700C3D" w:rsidP="00700C3D">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3ED78D50" w14:textId="77777777" w:rsidR="00700C3D" w:rsidRPr="0042617C" w:rsidRDefault="00700C3D" w:rsidP="00700C3D">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CC267" w14:textId="6809A480" w:rsidR="00700C3D" w:rsidRDefault="00700C3D" w:rsidP="00700C3D">
            <w:r w:rsidRPr="003130DE">
              <w:rPr>
                <w:rFonts w:asciiTheme="minorHAnsi" w:hAnsiTheme="minorHAnsi" w:cstheme="minorHAnsi"/>
                <w:szCs w:val="24"/>
              </w:rPr>
              <w:t>DROP/CREATE</w:t>
            </w:r>
          </w:p>
        </w:tc>
      </w:tr>
      <w:tr w:rsidR="00700C3D" w:rsidRPr="00D30FA1" w14:paraId="250EC398"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652F13B" w14:textId="3C79A8EB" w:rsidR="00700C3D" w:rsidRPr="001B30CB" w:rsidRDefault="00700C3D" w:rsidP="00700C3D">
            <w:pPr>
              <w:widowControl/>
              <w:spacing w:line="240" w:lineRule="auto"/>
              <w:rPr>
                <w:rFonts w:asciiTheme="minorHAnsi" w:hAnsiTheme="minorHAnsi" w:cstheme="minorHAnsi"/>
                <w:szCs w:val="24"/>
              </w:rPr>
            </w:pPr>
            <w:ins w:id="1434" w:author="Rakesh Singhi" w:date="2015-02-06T13:42:00Z">
              <w:r>
                <w:rPr>
                  <w:rFonts w:asciiTheme="minorHAnsi" w:hAnsiTheme="minorHAnsi" w:cstheme="minorHAnsi"/>
                  <w:szCs w:val="24"/>
                </w:rPr>
                <w:t>DMO_</w:t>
              </w:r>
            </w:ins>
            <w:r>
              <w:rPr>
                <w:rFonts w:asciiTheme="minorHAnsi" w:hAnsiTheme="minorHAnsi" w:cstheme="minorHAnsi"/>
                <w:szCs w:val="24"/>
              </w:rPr>
              <w:t>SELL_IN_ISC_STG</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D4684" w14:textId="193E763B" w:rsidR="00700C3D" w:rsidRPr="00E03CBA" w:rsidRDefault="00700C3D" w:rsidP="00700C3D">
            <w:pPr>
              <w:widowControl/>
              <w:spacing w:line="240" w:lineRule="auto"/>
              <w:rPr>
                <w:rFonts w:asciiTheme="minorHAnsi" w:hAnsiTheme="minorHAnsi" w:cstheme="minorHAnsi"/>
                <w:szCs w:val="24"/>
              </w:rPr>
            </w:pPr>
            <w:ins w:id="1435" w:author="Rakesh Singhi" w:date="2015-02-06T13:39:00Z">
              <w:r w:rsidRPr="00FE0A25">
                <w:rPr>
                  <w:rFonts w:asciiTheme="minorHAnsi" w:hAnsiTheme="minorHAnsi" w:cstheme="minorHAnsi"/>
                  <w:szCs w:val="24"/>
                </w:rPr>
                <w:t>DMODW</w:t>
              </w:r>
            </w:ins>
            <w:del w:id="1436" w:author="Rakesh Singhi" w:date="2015-02-06T13:39:00Z">
              <w:r w:rsidRPr="00252845" w:rsidDel="002F037C">
                <w:rPr>
                  <w:rFonts w:asciiTheme="minorHAnsi" w:hAnsiTheme="minorHAnsi" w:cstheme="minorHAnsi"/>
                  <w:szCs w:val="24"/>
                </w:rPr>
                <w:delText>ISRVE_DMO_D</w:delText>
              </w:r>
              <w:r w:rsidDel="002F037C">
                <w:rPr>
                  <w:rFonts w:asciiTheme="minorHAnsi" w:hAnsiTheme="minorHAnsi" w:cstheme="minorHAnsi"/>
                  <w:szCs w:val="24"/>
                </w:rPr>
                <w:delText>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8706E0" w14:textId="77777777" w:rsidR="00700C3D" w:rsidRDefault="00700C3D" w:rsidP="00700C3D">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01F9FCF" w14:textId="77777777" w:rsidR="00700C3D" w:rsidRPr="0042617C" w:rsidRDefault="00700C3D" w:rsidP="00700C3D">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EDA70" w14:textId="6397C47D" w:rsidR="00700C3D" w:rsidRDefault="00700C3D" w:rsidP="00700C3D">
            <w:r w:rsidRPr="003130DE">
              <w:rPr>
                <w:rFonts w:asciiTheme="minorHAnsi" w:hAnsiTheme="minorHAnsi" w:cstheme="minorHAnsi"/>
                <w:szCs w:val="24"/>
              </w:rPr>
              <w:t>DROP/CREATE</w:t>
            </w:r>
          </w:p>
        </w:tc>
      </w:tr>
      <w:tr w:rsidR="00700C3D" w:rsidRPr="00D30FA1" w14:paraId="16669CDD" w14:textId="77777777" w:rsidTr="0013390A">
        <w:tc>
          <w:tcPr>
            <w:tcW w:w="3798" w:type="dxa"/>
            <w:tcBorders>
              <w:top w:val="single" w:sz="4" w:space="0" w:color="auto"/>
              <w:left w:val="single" w:sz="4" w:space="0" w:color="auto"/>
              <w:bottom w:val="single" w:sz="4" w:space="0" w:color="auto"/>
              <w:right w:val="single" w:sz="4" w:space="0" w:color="auto"/>
            </w:tcBorders>
            <w:shd w:val="clear" w:color="auto" w:fill="FFFFFF" w:themeFill="background1"/>
          </w:tcPr>
          <w:p w14:paraId="42726DF1" w14:textId="2252220E" w:rsidR="00700C3D" w:rsidRDefault="00700C3D" w:rsidP="00700C3D">
            <w:pPr>
              <w:widowControl/>
              <w:spacing w:line="240" w:lineRule="auto"/>
              <w:rPr>
                <w:rFonts w:asciiTheme="minorHAnsi" w:hAnsiTheme="minorHAnsi" w:cstheme="minorHAnsi"/>
                <w:szCs w:val="24"/>
              </w:rPr>
            </w:pPr>
            <w:ins w:id="1437" w:author="Rakesh Singhi" w:date="2015-02-06T13:42:00Z">
              <w:r>
                <w:rPr>
                  <w:rFonts w:asciiTheme="minorHAnsi" w:hAnsiTheme="minorHAnsi" w:cstheme="minorHAnsi"/>
                  <w:szCs w:val="24"/>
                </w:rPr>
                <w:t>DMO_</w:t>
              </w:r>
            </w:ins>
            <w:r>
              <w:rPr>
                <w:rFonts w:asciiTheme="minorHAnsi" w:hAnsiTheme="minorHAnsi" w:cstheme="minorHAnsi"/>
                <w:szCs w:val="24"/>
              </w:rPr>
              <w:t>SELL_OUT_STG</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3AF09A95" w14:textId="45CA29C0" w:rsidR="00700C3D" w:rsidRDefault="00700C3D" w:rsidP="00700C3D">
            <w:pPr>
              <w:widowControl/>
              <w:spacing w:line="240" w:lineRule="auto"/>
              <w:rPr>
                <w:rFonts w:asciiTheme="minorHAnsi" w:hAnsiTheme="minorHAnsi" w:cstheme="minorHAnsi"/>
                <w:szCs w:val="24"/>
              </w:rPr>
            </w:pPr>
            <w:ins w:id="1438" w:author="Rakesh Singhi" w:date="2015-02-06T13:39:00Z">
              <w:r w:rsidRPr="00FE0A25">
                <w:rPr>
                  <w:rFonts w:asciiTheme="minorHAnsi" w:hAnsiTheme="minorHAnsi" w:cstheme="minorHAnsi"/>
                  <w:szCs w:val="24"/>
                </w:rPr>
                <w:t>DMODW</w:t>
              </w:r>
            </w:ins>
            <w:del w:id="1439" w:author="Rakesh Singhi" w:date="2015-02-06T13:39:00Z">
              <w:r w:rsidRPr="00252845" w:rsidDel="002F037C">
                <w:rPr>
                  <w:rFonts w:asciiTheme="minorHAnsi" w:hAnsiTheme="minorHAnsi" w:cstheme="minorHAnsi"/>
                  <w:szCs w:val="24"/>
                </w:rPr>
                <w:delText>ISRVE_DMO_D</w:delText>
              </w:r>
              <w:r w:rsidDel="002F037C">
                <w:rPr>
                  <w:rFonts w:asciiTheme="minorHAnsi" w:hAnsiTheme="minorHAnsi" w:cstheme="minorHAnsi"/>
                  <w:szCs w:val="24"/>
                </w:rPr>
                <w:delText>W</w:delText>
              </w:r>
            </w:del>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670C6A" w14:textId="77777777" w:rsidR="00700C3D" w:rsidRDefault="00700C3D" w:rsidP="00700C3D">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B540084" w14:textId="77777777" w:rsidR="00700C3D" w:rsidRDefault="00700C3D" w:rsidP="00700C3D">
            <w:pPr>
              <w:widowControl/>
              <w:spacing w:line="240" w:lineRule="auto"/>
              <w:rPr>
                <w:rFonts w:asciiTheme="minorHAnsi" w:hAnsiTheme="minorHAnsi" w:cstheme="minorHAnsi"/>
                <w:szCs w:val="24"/>
              </w:rPr>
            </w:pPr>
            <w:r>
              <w:rPr>
                <w:rFonts w:asciiTheme="minorHAnsi" w:hAnsiTheme="minorHAnsi" w:cstheme="minorHAnsi"/>
                <w:szCs w:val="24"/>
              </w:rPr>
              <w:t>ISRVE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2CC4D686" w14:textId="201187D9" w:rsidR="00700C3D" w:rsidRDefault="00700C3D" w:rsidP="00700C3D">
            <w:r w:rsidRPr="003130DE">
              <w:rPr>
                <w:rFonts w:asciiTheme="minorHAnsi" w:hAnsiTheme="minorHAnsi" w:cstheme="minorHAnsi"/>
                <w:szCs w:val="24"/>
              </w:rPr>
              <w:t>DROP/CREATE</w:t>
            </w:r>
          </w:p>
        </w:tc>
      </w:tr>
    </w:tbl>
    <w:p w14:paraId="6BC166AF" w14:textId="77777777" w:rsidR="002A5C1E" w:rsidRPr="00545535" w:rsidRDefault="002A5C1E" w:rsidP="00545535">
      <w:pPr>
        <w:rPr>
          <w:rFonts w:eastAsia="Calibri"/>
        </w:rPr>
      </w:pPr>
    </w:p>
    <w:p w14:paraId="7F4BF24B" w14:textId="77777777" w:rsidR="00B952CD" w:rsidRDefault="00B952CD" w:rsidP="002A5C1E">
      <w:pPr>
        <w:rPr>
          <w:rFonts w:asciiTheme="minorHAnsi" w:eastAsia="Calibri" w:hAnsiTheme="minorHAnsi" w:cstheme="minorHAnsi"/>
        </w:rPr>
      </w:pPr>
    </w:p>
    <w:p w14:paraId="0D1129FB" w14:textId="268313E3" w:rsidR="00B602F7" w:rsidRDefault="00B602F7" w:rsidP="00E256F8">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1440" w:name="_Toc415065487"/>
      <w:r>
        <w:rPr>
          <w:rFonts w:asciiTheme="minorHAnsi" w:hAnsiTheme="minorHAnsi" w:cstheme="minorHAnsi"/>
          <w:b/>
          <w:sz w:val="24"/>
          <w:szCs w:val="24"/>
          <w:lang w:val="en-GB"/>
        </w:rPr>
        <w:t xml:space="preserve">Staging Area </w:t>
      </w:r>
      <w:r w:rsidR="00AB7D2D">
        <w:rPr>
          <w:rFonts w:asciiTheme="minorHAnsi" w:hAnsiTheme="minorHAnsi" w:cstheme="minorHAnsi"/>
          <w:b/>
          <w:sz w:val="24"/>
          <w:szCs w:val="24"/>
          <w:lang w:val="en-GB"/>
        </w:rPr>
        <w:t>– TMP, DELTA and HISTORY</w:t>
      </w:r>
      <w:bookmarkEnd w:id="1440"/>
    </w:p>
    <w:p w14:paraId="00A8F9AE" w14:textId="77777777" w:rsidR="004D7B07" w:rsidRDefault="004D7B07" w:rsidP="004D7B07"/>
    <w:p w14:paraId="7957F875" w14:textId="77777777" w:rsidR="00773495" w:rsidRDefault="008A35F1" w:rsidP="004D7B07">
      <w:pPr>
        <w:rPr>
          <w:rFonts w:asciiTheme="minorHAnsi" w:hAnsiTheme="minorHAnsi" w:cstheme="minorHAnsi"/>
          <w:color w:val="000000"/>
          <w:sz w:val="18"/>
          <w:szCs w:val="16"/>
        </w:rPr>
      </w:pPr>
      <w:r>
        <w:rPr>
          <w:rFonts w:asciiTheme="minorHAnsi" w:hAnsiTheme="minorHAnsi" w:cstheme="minorHAnsi"/>
          <w:color w:val="000000"/>
          <w:sz w:val="18"/>
          <w:szCs w:val="16"/>
        </w:rPr>
        <w:t>Like all PNP Mirror table (_MIR)</w:t>
      </w:r>
      <w:r w:rsidR="00773495">
        <w:rPr>
          <w:rFonts w:asciiTheme="minorHAnsi" w:hAnsiTheme="minorHAnsi" w:cstheme="minorHAnsi"/>
          <w:color w:val="000000"/>
          <w:sz w:val="18"/>
          <w:szCs w:val="16"/>
        </w:rPr>
        <w:t xml:space="preserve"> described in above section</w:t>
      </w:r>
      <w:r>
        <w:rPr>
          <w:rFonts w:asciiTheme="minorHAnsi" w:hAnsiTheme="minorHAnsi" w:cstheme="minorHAnsi"/>
          <w:color w:val="000000"/>
          <w:sz w:val="18"/>
          <w:szCs w:val="16"/>
        </w:rPr>
        <w:t xml:space="preserve"> the following tables </w:t>
      </w:r>
    </w:p>
    <w:p w14:paraId="3C00E3DE" w14:textId="77777777" w:rsidR="00773495" w:rsidRPr="00773495" w:rsidRDefault="008A35F1" w:rsidP="00E256F8">
      <w:pPr>
        <w:pStyle w:val="ListParagraph"/>
        <w:numPr>
          <w:ilvl w:val="0"/>
          <w:numId w:val="15"/>
        </w:numPr>
        <w:rPr>
          <w:rFonts w:asciiTheme="minorHAnsi" w:hAnsiTheme="minorHAnsi" w:cstheme="minorHAnsi"/>
          <w:color w:val="000000"/>
          <w:sz w:val="18"/>
          <w:szCs w:val="16"/>
        </w:rPr>
      </w:pPr>
      <w:r w:rsidRPr="00773495">
        <w:rPr>
          <w:rFonts w:asciiTheme="minorHAnsi" w:hAnsiTheme="minorHAnsi" w:cstheme="minorHAnsi"/>
          <w:color w:val="000000"/>
          <w:sz w:val="18"/>
          <w:szCs w:val="16"/>
        </w:rPr>
        <w:t xml:space="preserve">Snapshot (_TMP), </w:t>
      </w:r>
    </w:p>
    <w:p w14:paraId="1687F541" w14:textId="5BE91B97" w:rsidR="008A35F1" w:rsidRDefault="008A35F1" w:rsidP="00E256F8">
      <w:pPr>
        <w:pStyle w:val="ListParagraph"/>
        <w:numPr>
          <w:ilvl w:val="0"/>
          <w:numId w:val="15"/>
        </w:numPr>
        <w:rPr>
          <w:rFonts w:asciiTheme="minorHAnsi" w:hAnsiTheme="minorHAnsi" w:cstheme="minorHAnsi"/>
          <w:color w:val="000000"/>
          <w:sz w:val="18"/>
          <w:szCs w:val="16"/>
        </w:rPr>
      </w:pPr>
      <w:r w:rsidRPr="00773495">
        <w:rPr>
          <w:rFonts w:asciiTheme="minorHAnsi" w:hAnsiTheme="minorHAnsi" w:cstheme="minorHAnsi"/>
          <w:color w:val="000000"/>
          <w:sz w:val="18"/>
          <w:szCs w:val="16"/>
        </w:rPr>
        <w:t>Delta (_DELTA</w:t>
      </w:r>
      <w:r w:rsidR="00C2350B">
        <w:rPr>
          <w:rFonts w:asciiTheme="minorHAnsi" w:hAnsiTheme="minorHAnsi" w:cstheme="minorHAnsi"/>
          <w:color w:val="000000"/>
          <w:sz w:val="18"/>
          <w:szCs w:val="16"/>
        </w:rPr>
        <w:t xml:space="preserve">) </w:t>
      </w:r>
      <w:r w:rsidRPr="00C2350B">
        <w:rPr>
          <w:rFonts w:asciiTheme="minorHAnsi" w:hAnsiTheme="minorHAnsi" w:cstheme="minorHAnsi"/>
          <w:color w:val="000000"/>
          <w:sz w:val="18"/>
          <w:szCs w:val="16"/>
        </w:rPr>
        <w:t xml:space="preserve">tables are </w:t>
      </w:r>
      <w:r w:rsidR="00773495" w:rsidRPr="00C2350B">
        <w:rPr>
          <w:rFonts w:asciiTheme="minorHAnsi" w:hAnsiTheme="minorHAnsi" w:cstheme="minorHAnsi"/>
          <w:color w:val="000000"/>
          <w:sz w:val="18"/>
          <w:szCs w:val="16"/>
        </w:rPr>
        <w:t xml:space="preserve">also </w:t>
      </w:r>
      <w:r w:rsidRPr="00C2350B">
        <w:rPr>
          <w:rFonts w:asciiTheme="minorHAnsi" w:hAnsiTheme="minorHAnsi" w:cstheme="minorHAnsi"/>
          <w:color w:val="000000"/>
          <w:sz w:val="18"/>
          <w:szCs w:val="16"/>
        </w:rPr>
        <w:t>created in staging area 1 and 2</w:t>
      </w:r>
      <w:r w:rsidR="00F36BC8" w:rsidRPr="00C2350B">
        <w:rPr>
          <w:rFonts w:asciiTheme="minorHAnsi" w:hAnsiTheme="minorHAnsi" w:cstheme="minorHAnsi"/>
          <w:color w:val="000000"/>
          <w:sz w:val="18"/>
          <w:szCs w:val="16"/>
        </w:rPr>
        <w:t xml:space="preserve"> during the batch process</w:t>
      </w:r>
      <w:r w:rsidR="00C2350B" w:rsidRPr="00C2350B">
        <w:rPr>
          <w:rFonts w:asciiTheme="minorHAnsi" w:hAnsiTheme="minorHAnsi" w:cstheme="minorHAnsi"/>
          <w:color w:val="000000"/>
          <w:sz w:val="18"/>
          <w:szCs w:val="16"/>
        </w:rPr>
        <w:t xml:space="preserve"> </w:t>
      </w:r>
      <w:r w:rsidR="00D807F5" w:rsidRPr="00C2350B">
        <w:rPr>
          <w:rFonts w:asciiTheme="minorHAnsi" w:hAnsiTheme="minorHAnsi" w:cstheme="minorHAnsi"/>
          <w:color w:val="000000"/>
          <w:sz w:val="18"/>
          <w:szCs w:val="16"/>
        </w:rPr>
        <w:t>(DROP/CREATE)</w:t>
      </w:r>
      <w:r w:rsidR="00F36BC8" w:rsidRPr="00C2350B">
        <w:rPr>
          <w:rFonts w:asciiTheme="minorHAnsi" w:hAnsiTheme="minorHAnsi" w:cstheme="minorHAnsi"/>
          <w:color w:val="000000"/>
          <w:sz w:val="18"/>
          <w:szCs w:val="16"/>
        </w:rPr>
        <w:t>.</w:t>
      </w:r>
    </w:p>
    <w:p w14:paraId="18D456CF" w14:textId="46BDD40D" w:rsidR="00C2350B" w:rsidRPr="00C2350B" w:rsidRDefault="00C2350B" w:rsidP="00E256F8">
      <w:pPr>
        <w:pStyle w:val="ListParagraph"/>
        <w:numPr>
          <w:ilvl w:val="0"/>
          <w:numId w:val="15"/>
        </w:numPr>
        <w:rPr>
          <w:rFonts w:asciiTheme="minorHAnsi" w:hAnsiTheme="minorHAnsi" w:cstheme="minorHAnsi"/>
          <w:color w:val="000000"/>
          <w:sz w:val="18"/>
          <w:szCs w:val="16"/>
        </w:rPr>
      </w:pPr>
      <w:r w:rsidRPr="00773495">
        <w:rPr>
          <w:rFonts w:asciiTheme="minorHAnsi" w:hAnsiTheme="minorHAnsi" w:cstheme="minorHAnsi"/>
          <w:color w:val="000000"/>
          <w:sz w:val="18"/>
          <w:szCs w:val="16"/>
        </w:rPr>
        <w:t>History (_HISTORY</w:t>
      </w:r>
      <w:r>
        <w:rPr>
          <w:rFonts w:asciiTheme="minorHAnsi" w:hAnsiTheme="minorHAnsi" w:cstheme="minorHAnsi"/>
          <w:color w:val="000000"/>
          <w:sz w:val="18"/>
          <w:szCs w:val="16"/>
        </w:rPr>
        <w:t>) tables are appended</w:t>
      </w:r>
      <w:r w:rsidR="00550AE3">
        <w:rPr>
          <w:rFonts w:asciiTheme="minorHAnsi" w:hAnsiTheme="minorHAnsi" w:cstheme="minorHAnsi"/>
          <w:color w:val="000000"/>
          <w:sz w:val="18"/>
          <w:szCs w:val="16"/>
        </w:rPr>
        <w:t xml:space="preserve"> with DELTA table data </w:t>
      </w:r>
      <w:r w:rsidR="00E65917">
        <w:rPr>
          <w:rFonts w:asciiTheme="minorHAnsi" w:hAnsiTheme="minorHAnsi" w:cstheme="minorHAnsi"/>
          <w:color w:val="000000"/>
          <w:sz w:val="18"/>
          <w:szCs w:val="16"/>
        </w:rPr>
        <w:t>(INSERT only)</w:t>
      </w:r>
    </w:p>
    <w:tbl>
      <w:tblPr>
        <w:tblpPr w:leftFromText="180" w:rightFromText="180" w:vertAnchor="text" w:horzAnchor="margin" w:tblpX="-522" w:tblpY="75"/>
        <w:tblOverlap w:val="never"/>
        <w:tblW w:w="11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2538"/>
        <w:gridCol w:w="2700"/>
        <w:gridCol w:w="2790"/>
        <w:gridCol w:w="2880"/>
      </w:tblGrid>
      <w:tr w:rsidR="008F6274" w:rsidRPr="00D30FA1" w14:paraId="0FAA4401" w14:textId="77777777" w:rsidTr="005A7676">
        <w:tc>
          <w:tcPr>
            <w:tcW w:w="450" w:type="dxa"/>
            <w:tcBorders>
              <w:top w:val="single" w:sz="4" w:space="0" w:color="auto"/>
              <w:left w:val="single" w:sz="4" w:space="0" w:color="auto"/>
              <w:bottom w:val="single" w:sz="4" w:space="0" w:color="auto"/>
              <w:right w:val="single" w:sz="4" w:space="0" w:color="auto"/>
            </w:tcBorders>
            <w:shd w:val="clear" w:color="auto" w:fill="F4B8AE"/>
          </w:tcPr>
          <w:p w14:paraId="77CFC176" w14:textId="77777777" w:rsidR="008F6274" w:rsidRDefault="008F6274" w:rsidP="006236F2">
            <w:pPr>
              <w:jc w:val="center"/>
              <w:rPr>
                <w:rFonts w:asciiTheme="minorHAnsi" w:hAnsiTheme="minorHAnsi" w:cstheme="minorHAnsi"/>
                <w:sz w:val="16"/>
                <w:szCs w:val="16"/>
              </w:rPr>
            </w:pPr>
          </w:p>
          <w:p w14:paraId="783DC6F9" w14:textId="77777777" w:rsidR="008F6274" w:rsidRDefault="008F6274" w:rsidP="006236F2">
            <w:pPr>
              <w:jc w:val="center"/>
              <w:rPr>
                <w:rFonts w:asciiTheme="minorHAnsi" w:hAnsiTheme="minorHAnsi" w:cstheme="minorHAnsi"/>
                <w:sz w:val="16"/>
                <w:szCs w:val="16"/>
              </w:rPr>
            </w:pPr>
          </w:p>
        </w:tc>
        <w:tc>
          <w:tcPr>
            <w:tcW w:w="5238" w:type="dxa"/>
            <w:gridSpan w:val="2"/>
            <w:tcBorders>
              <w:top w:val="single" w:sz="4" w:space="0" w:color="auto"/>
              <w:left w:val="single" w:sz="4" w:space="0" w:color="auto"/>
              <w:bottom w:val="single" w:sz="4" w:space="0" w:color="auto"/>
              <w:right w:val="single" w:sz="4" w:space="0" w:color="auto"/>
            </w:tcBorders>
            <w:shd w:val="clear" w:color="auto" w:fill="F4B8AE"/>
          </w:tcPr>
          <w:p w14:paraId="75072914" w14:textId="77777777" w:rsidR="008F6274" w:rsidRPr="00D30FA1" w:rsidRDefault="008F6274" w:rsidP="006236F2">
            <w:pPr>
              <w:jc w:val="center"/>
              <w:rPr>
                <w:rFonts w:asciiTheme="minorHAnsi" w:hAnsiTheme="minorHAnsi" w:cstheme="minorHAnsi"/>
                <w:sz w:val="16"/>
                <w:szCs w:val="16"/>
              </w:rPr>
            </w:pPr>
            <w:r>
              <w:rPr>
                <w:rFonts w:asciiTheme="minorHAnsi" w:hAnsiTheme="minorHAnsi" w:cstheme="minorHAnsi"/>
                <w:sz w:val="16"/>
                <w:szCs w:val="16"/>
              </w:rPr>
              <w:t>Staging Area 1</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4B8AE"/>
          </w:tcPr>
          <w:p w14:paraId="2EBFD063" w14:textId="77777777" w:rsidR="008F6274" w:rsidRPr="00D30FA1" w:rsidRDefault="008F6274" w:rsidP="006236F2">
            <w:pPr>
              <w:jc w:val="center"/>
              <w:rPr>
                <w:rFonts w:asciiTheme="minorHAnsi" w:hAnsiTheme="minorHAnsi" w:cstheme="minorHAnsi"/>
                <w:sz w:val="16"/>
                <w:szCs w:val="16"/>
              </w:rPr>
            </w:pPr>
            <w:r>
              <w:rPr>
                <w:rFonts w:asciiTheme="minorHAnsi" w:hAnsiTheme="minorHAnsi" w:cstheme="minorHAnsi"/>
                <w:sz w:val="16"/>
                <w:szCs w:val="16"/>
              </w:rPr>
              <w:t>Staging Area 2</w:t>
            </w:r>
          </w:p>
        </w:tc>
      </w:tr>
      <w:tr w:rsidR="008F6274" w:rsidRPr="00D30FA1" w14:paraId="41DAAC03" w14:textId="77777777" w:rsidTr="005A7676">
        <w:tc>
          <w:tcPr>
            <w:tcW w:w="450" w:type="dxa"/>
            <w:tcBorders>
              <w:top w:val="single" w:sz="4" w:space="0" w:color="auto"/>
              <w:left w:val="single" w:sz="4" w:space="0" w:color="auto"/>
              <w:bottom w:val="single" w:sz="4" w:space="0" w:color="auto"/>
              <w:right w:val="single" w:sz="4" w:space="0" w:color="auto"/>
            </w:tcBorders>
            <w:shd w:val="clear" w:color="auto" w:fill="F4B8AE"/>
          </w:tcPr>
          <w:p w14:paraId="11FF8C45" w14:textId="77777777" w:rsidR="008F6274" w:rsidRDefault="008F6274" w:rsidP="006236F2">
            <w:pPr>
              <w:rPr>
                <w:rFonts w:asciiTheme="minorHAnsi" w:hAnsiTheme="minorHAnsi" w:cstheme="minorHAnsi"/>
                <w:sz w:val="16"/>
                <w:szCs w:val="16"/>
              </w:rPr>
            </w:pPr>
            <w:r>
              <w:rPr>
                <w:rFonts w:asciiTheme="minorHAnsi" w:hAnsiTheme="minorHAnsi" w:cstheme="minorHAnsi"/>
                <w:sz w:val="16"/>
                <w:szCs w:val="16"/>
              </w:rPr>
              <w:t>#</w:t>
            </w:r>
          </w:p>
        </w:tc>
        <w:tc>
          <w:tcPr>
            <w:tcW w:w="2538" w:type="dxa"/>
            <w:tcBorders>
              <w:top w:val="single" w:sz="4" w:space="0" w:color="auto"/>
              <w:left w:val="single" w:sz="4" w:space="0" w:color="auto"/>
              <w:bottom w:val="single" w:sz="4" w:space="0" w:color="auto"/>
              <w:right w:val="single" w:sz="4" w:space="0" w:color="auto"/>
            </w:tcBorders>
            <w:shd w:val="clear" w:color="auto" w:fill="F4B8AE"/>
          </w:tcPr>
          <w:p w14:paraId="13B4E57F" w14:textId="77777777" w:rsidR="008F6274" w:rsidRPr="00D30FA1" w:rsidRDefault="008F6274" w:rsidP="006236F2">
            <w:pPr>
              <w:rPr>
                <w:rFonts w:asciiTheme="minorHAnsi" w:hAnsiTheme="minorHAnsi" w:cstheme="minorHAnsi"/>
                <w:sz w:val="16"/>
                <w:szCs w:val="16"/>
              </w:rPr>
            </w:pPr>
            <w:r>
              <w:rPr>
                <w:rFonts w:asciiTheme="minorHAnsi" w:hAnsiTheme="minorHAnsi" w:cstheme="minorHAnsi"/>
                <w:sz w:val="16"/>
                <w:szCs w:val="16"/>
              </w:rPr>
              <w:t>PNP Mirror (B)</w:t>
            </w:r>
          </w:p>
        </w:tc>
        <w:tc>
          <w:tcPr>
            <w:tcW w:w="2700" w:type="dxa"/>
            <w:tcBorders>
              <w:top w:val="single" w:sz="4" w:space="0" w:color="auto"/>
              <w:left w:val="single" w:sz="4" w:space="0" w:color="auto"/>
              <w:bottom w:val="single" w:sz="4" w:space="0" w:color="auto"/>
              <w:right w:val="single" w:sz="4" w:space="0" w:color="auto"/>
            </w:tcBorders>
            <w:shd w:val="clear" w:color="auto" w:fill="F4B8AE"/>
          </w:tcPr>
          <w:p w14:paraId="1DD4F5FB" w14:textId="77777777" w:rsidR="008F6274" w:rsidRPr="00D30FA1" w:rsidRDefault="008F6274" w:rsidP="006236F2">
            <w:pPr>
              <w:rPr>
                <w:rFonts w:asciiTheme="minorHAnsi" w:hAnsiTheme="minorHAnsi" w:cstheme="minorHAnsi"/>
                <w:sz w:val="16"/>
                <w:szCs w:val="16"/>
              </w:rPr>
            </w:pPr>
            <w:r>
              <w:rPr>
                <w:rFonts w:asciiTheme="minorHAnsi" w:hAnsiTheme="minorHAnsi" w:cstheme="minorHAnsi"/>
                <w:sz w:val="16"/>
                <w:szCs w:val="16"/>
              </w:rPr>
              <w:t>Snapshot (A)</w:t>
            </w:r>
          </w:p>
        </w:tc>
        <w:tc>
          <w:tcPr>
            <w:tcW w:w="2790" w:type="dxa"/>
            <w:tcBorders>
              <w:top w:val="single" w:sz="4" w:space="0" w:color="auto"/>
              <w:left w:val="single" w:sz="4" w:space="0" w:color="auto"/>
              <w:bottom w:val="single" w:sz="4" w:space="0" w:color="auto"/>
              <w:right w:val="single" w:sz="4" w:space="0" w:color="auto"/>
            </w:tcBorders>
            <w:shd w:val="clear" w:color="auto" w:fill="F4B8AE"/>
          </w:tcPr>
          <w:p w14:paraId="0DED648B" w14:textId="77777777" w:rsidR="008F6274" w:rsidRPr="00D30FA1" w:rsidRDefault="008F6274" w:rsidP="006236F2">
            <w:pPr>
              <w:rPr>
                <w:rFonts w:asciiTheme="minorHAnsi" w:hAnsiTheme="minorHAnsi" w:cstheme="minorHAnsi"/>
                <w:sz w:val="16"/>
                <w:szCs w:val="16"/>
              </w:rPr>
            </w:pPr>
            <w:r>
              <w:rPr>
                <w:rFonts w:asciiTheme="minorHAnsi" w:hAnsiTheme="minorHAnsi" w:cstheme="minorHAnsi"/>
                <w:sz w:val="16"/>
                <w:szCs w:val="16"/>
              </w:rPr>
              <w:t>Delta (C = B minus A)</w:t>
            </w:r>
          </w:p>
        </w:tc>
        <w:tc>
          <w:tcPr>
            <w:tcW w:w="2880" w:type="dxa"/>
            <w:tcBorders>
              <w:top w:val="single" w:sz="4" w:space="0" w:color="auto"/>
              <w:left w:val="single" w:sz="4" w:space="0" w:color="auto"/>
              <w:bottom w:val="single" w:sz="4" w:space="0" w:color="auto"/>
              <w:right w:val="single" w:sz="4" w:space="0" w:color="auto"/>
            </w:tcBorders>
            <w:shd w:val="clear" w:color="auto" w:fill="F4B8AE"/>
          </w:tcPr>
          <w:p w14:paraId="6736F179" w14:textId="77777777" w:rsidR="008F6274" w:rsidRPr="00D30FA1" w:rsidRDefault="008F6274" w:rsidP="006236F2">
            <w:pPr>
              <w:rPr>
                <w:rFonts w:asciiTheme="minorHAnsi" w:hAnsiTheme="minorHAnsi" w:cstheme="minorHAnsi"/>
                <w:sz w:val="16"/>
                <w:szCs w:val="16"/>
              </w:rPr>
            </w:pPr>
            <w:r>
              <w:rPr>
                <w:rFonts w:asciiTheme="minorHAnsi" w:hAnsiTheme="minorHAnsi" w:cstheme="minorHAnsi"/>
                <w:sz w:val="16"/>
                <w:szCs w:val="16"/>
              </w:rPr>
              <w:t>History (D = Append C with D)</w:t>
            </w:r>
          </w:p>
        </w:tc>
      </w:tr>
      <w:tr w:rsidR="008F6274" w:rsidRPr="005A16B3" w14:paraId="46B13CF7" w14:textId="77777777" w:rsidTr="005A7676">
        <w:tc>
          <w:tcPr>
            <w:tcW w:w="450" w:type="dxa"/>
            <w:tcBorders>
              <w:top w:val="single" w:sz="4" w:space="0" w:color="auto"/>
              <w:left w:val="single" w:sz="4" w:space="0" w:color="auto"/>
              <w:bottom w:val="single" w:sz="4" w:space="0" w:color="auto"/>
              <w:right w:val="single" w:sz="4" w:space="0" w:color="auto"/>
            </w:tcBorders>
          </w:tcPr>
          <w:p w14:paraId="7D05CEFF" w14:textId="77777777" w:rsidR="008F6274" w:rsidRPr="005A16B3" w:rsidRDefault="008F6274" w:rsidP="006236F2">
            <w:pPr>
              <w:rPr>
                <w:rFonts w:asciiTheme="minorHAnsi" w:hAnsiTheme="minorHAnsi" w:cstheme="minorHAnsi"/>
                <w:color w:val="000000"/>
                <w:sz w:val="18"/>
                <w:szCs w:val="16"/>
              </w:rPr>
            </w:pPr>
            <w:r>
              <w:rPr>
                <w:rFonts w:asciiTheme="minorHAnsi" w:hAnsiTheme="minorHAnsi" w:cstheme="minorHAnsi"/>
                <w:color w:val="000000"/>
                <w:sz w:val="18"/>
                <w:szCs w:val="16"/>
              </w:rPr>
              <w:t>1</w:t>
            </w:r>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2E2F9A8"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DMO_USER_PROFILE_MIR</w:t>
            </w:r>
          </w:p>
        </w:tc>
        <w:tc>
          <w:tcPr>
            <w:tcW w:w="2700" w:type="dxa"/>
            <w:tcBorders>
              <w:top w:val="single" w:sz="4" w:space="0" w:color="auto"/>
              <w:left w:val="single" w:sz="4" w:space="0" w:color="auto"/>
              <w:bottom w:val="single" w:sz="4" w:space="0" w:color="auto"/>
              <w:right w:val="single" w:sz="4" w:space="0" w:color="auto"/>
            </w:tcBorders>
          </w:tcPr>
          <w:p w14:paraId="389086F6"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DMO_USER_PROFILE_TMP</w:t>
            </w:r>
          </w:p>
        </w:tc>
        <w:tc>
          <w:tcPr>
            <w:tcW w:w="2790" w:type="dxa"/>
            <w:tcBorders>
              <w:top w:val="single" w:sz="4" w:space="0" w:color="auto"/>
              <w:left w:val="single" w:sz="4" w:space="0" w:color="auto"/>
              <w:bottom w:val="single" w:sz="4" w:space="0" w:color="auto"/>
              <w:right w:val="single" w:sz="4" w:space="0" w:color="auto"/>
            </w:tcBorders>
          </w:tcPr>
          <w:p w14:paraId="1B96588C"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DMO_USER_PROFILE_DELTA</w:t>
            </w:r>
          </w:p>
        </w:tc>
        <w:tc>
          <w:tcPr>
            <w:tcW w:w="2880" w:type="dxa"/>
            <w:tcBorders>
              <w:top w:val="single" w:sz="4" w:space="0" w:color="auto"/>
              <w:left w:val="single" w:sz="4" w:space="0" w:color="auto"/>
              <w:bottom w:val="single" w:sz="4" w:space="0" w:color="auto"/>
              <w:right w:val="single" w:sz="4" w:space="0" w:color="auto"/>
            </w:tcBorders>
          </w:tcPr>
          <w:p w14:paraId="71CFA9C7"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DMO_USER_PROFILE_HISTORY</w:t>
            </w:r>
          </w:p>
        </w:tc>
      </w:tr>
      <w:tr w:rsidR="008F6274" w:rsidRPr="005A16B3" w14:paraId="3590E739" w14:textId="77777777" w:rsidTr="005A7676">
        <w:tc>
          <w:tcPr>
            <w:tcW w:w="450" w:type="dxa"/>
            <w:tcBorders>
              <w:top w:val="single" w:sz="4" w:space="0" w:color="auto"/>
              <w:left w:val="single" w:sz="4" w:space="0" w:color="auto"/>
              <w:bottom w:val="single" w:sz="4" w:space="0" w:color="auto"/>
              <w:right w:val="single" w:sz="4" w:space="0" w:color="auto"/>
            </w:tcBorders>
          </w:tcPr>
          <w:p w14:paraId="187CAB5F" w14:textId="77777777" w:rsidR="008F6274" w:rsidRPr="005A16B3" w:rsidRDefault="008F6274" w:rsidP="006236F2">
            <w:pPr>
              <w:rPr>
                <w:rFonts w:asciiTheme="minorHAnsi" w:hAnsiTheme="minorHAnsi" w:cstheme="minorHAnsi"/>
                <w:color w:val="000000"/>
                <w:sz w:val="18"/>
                <w:szCs w:val="16"/>
              </w:rPr>
            </w:pPr>
            <w:r>
              <w:rPr>
                <w:rFonts w:asciiTheme="minorHAnsi" w:hAnsiTheme="minorHAnsi" w:cstheme="minorHAnsi"/>
                <w:color w:val="000000"/>
                <w:sz w:val="18"/>
                <w:szCs w:val="16"/>
              </w:rPr>
              <w:t>2</w:t>
            </w:r>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1C7149C"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DMO_USER_ROLE_MIR</w:t>
            </w:r>
          </w:p>
        </w:tc>
        <w:tc>
          <w:tcPr>
            <w:tcW w:w="2700" w:type="dxa"/>
            <w:tcBorders>
              <w:top w:val="single" w:sz="4" w:space="0" w:color="auto"/>
              <w:left w:val="single" w:sz="4" w:space="0" w:color="auto"/>
              <w:bottom w:val="single" w:sz="4" w:space="0" w:color="auto"/>
              <w:right w:val="single" w:sz="4" w:space="0" w:color="auto"/>
            </w:tcBorders>
          </w:tcPr>
          <w:p w14:paraId="4D6E67E2"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DMO_USER_ROLE_TMP</w:t>
            </w:r>
          </w:p>
        </w:tc>
        <w:tc>
          <w:tcPr>
            <w:tcW w:w="2790" w:type="dxa"/>
            <w:tcBorders>
              <w:top w:val="single" w:sz="4" w:space="0" w:color="auto"/>
              <w:left w:val="single" w:sz="4" w:space="0" w:color="auto"/>
              <w:bottom w:val="single" w:sz="4" w:space="0" w:color="auto"/>
              <w:right w:val="single" w:sz="4" w:space="0" w:color="auto"/>
            </w:tcBorders>
          </w:tcPr>
          <w:p w14:paraId="1F942053"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DMO_USER_ROLE_DELTA</w:t>
            </w:r>
          </w:p>
        </w:tc>
        <w:tc>
          <w:tcPr>
            <w:tcW w:w="2880" w:type="dxa"/>
            <w:tcBorders>
              <w:top w:val="single" w:sz="4" w:space="0" w:color="auto"/>
              <w:left w:val="single" w:sz="4" w:space="0" w:color="auto"/>
              <w:bottom w:val="single" w:sz="4" w:space="0" w:color="auto"/>
              <w:right w:val="single" w:sz="4" w:space="0" w:color="auto"/>
            </w:tcBorders>
          </w:tcPr>
          <w:p w14:paraId="10A8C4C1"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DMO_USER_ROLE_HISTORY</w:t>
            </w:r>
          </w:p>
        </w:tc>
      </w:tr>
      <w:tr w:rsidR="008F6274" w:rsidRPr="005A16B3" w14:paraId="281EDE3E" w14:textId="77777777" w:rsidTr="005A7676">
        <w:tc>
          <w:tcPr>
            <w:tcW w:w="450" w:type="dxa"/>
            <w:tcBorders>
              <w:top w:val="single" w:sz="4" w:space="0" w:color="auto"/>
              <w:left w:val="single" w:sz="4" w:space="0" w:color="auto"/>
              <w:bottom w:val="single" w:sz="4" w:space="0" w:color="auto"/>
              <w:right w:val="single" w:sz="4" w:space="0" w:color="auto"/>
            </w:tcBorders>
          </w:tcPr>
          <w:p w14:paraId="130337A6" w14:textId="77777777" w:rsidR="008F6274" w:rsidRPr="005A16B3" w:rsidRDefault="008F6274" w:rsidP="006236F2">
            <w:pPr>
              <w:rPr>
                <w:rFonts w:asciiTheme="minorHAnsi" w:hAnsiTheme="minorHAnsi" w:cstheme="minorHAnsi"/>
                <w:color w:val="000000"/>
                <w:sz w:val="18"/>
                <w:szCs w:val="16"/>
              </w:rPr>
            </w:pPr>
            <w:r>
              <w:rPr>
                <w:rFonts w:asciiTheme="minorHAnsi" w:hAnsiTheme="minorHAnsi" w:cstheme="minorHAnsi"/>
                <w:color w:val="000000"/>
                <w:sz w:val="18"/>
                <w:szCs w:val="16"/>
              </w:rPr>
              <w:t>3</w:t>
            </w:r>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D7A88C8"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DMO_TERRITORY_MIR</w:t>
            </w:r>
          </w:p>
        </w:tc>
        <w:tc>
          <w:tcPr>
            <w:tcW w:w="2700" w:type="dxa"/>
            <w:tcBorders>
              <w:top w:val="single" w:sz="4" w:space="0" w:color="auto"/>
              <w:left w:val="single" w:sz="4" w:space="0" w:color="auto"/>
              <w:bottom w:val="single" w:sz="4" w:space="0" w:color="auto"/>
              <w:right w:val="single" w:sz="4" w:space="0" w:color="auto"/>
            </w:tcBorders>
          </w:tcPr>
          <w:p w14:paraId="60DE6AAC"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DMO_TERRITORY_TMP</w:t>
            </w:r>
          </w:p>
        </w:tc>
        <w:tc>
          <w:tcPr>
            <w:tcW w:w="2790" w:type="dxa"/>
            <w:tcBorders>
              <w:top w:val="single" w:sz="4" w:space="0" w:color="auto"/>
              <w:left w:val="single" w:sz="4" w:space="0" w:color="auto"/>
              <w:bottom w:val="single" w:sz="4" w:space="0" w:color="auto"/>
              <w:right w:val="single" w:sz="4" w:space="0" w:color="auto"/>
            </w:tcBorders>
          </w:tcPr>
          <w:p w14:paraId="4FAF38CD"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DMO_TERRITORY_DELTA</w:t>
            </w:r>
          </w:p>
        </w:tc>
        <w:tc>
          <w:tcPr>
            <w:tcW w:w="2880" w:type="dxa"/>
            <w:tcBorders>
              <w:top w:val="single" w:sz="4" w:space="0" w:color="auto"/>
              <w:left w:val="single" w:sz="4" w:space="0" w:color="auto"/>
              <w:bottom w:val="single" w:sz="4" w:space="0" w:color="auto"/>
              <w:right w:val="single" w:sz="4" w:space="0" w:color="auto"/>
            </w:tcBorders>
          </w:tcPr>
          <w:p w14:paraId="1022F508"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DMO_TERRITORY_HISTORY</w:t>
            </w:r>
          </w:p>
        </w:tc>
      </w:tr>
      <w:tr w:rsidR="008F6274" w:rsidRPr="005A16B3" w14:paraId="58E08DEB" w14:textId="77777777" w:rsidTr="005A7676">
        <w:tc>
          <w:tcPr>
            <w:tcW w:w="450" w:type="dxa"/>
            <w:tcBorders>
              <w:top w:val="single" w:sz="4" w:space="0" w:color="auto"/>
              <w:left w:val="single" w:sz="4" w:space="0" w:color="auto"/>
              <w:bottom w:val="single" w:sz="4" w:space="0" w:color="auto"/>
              <w:right w:val="single" w:sz="4" w:space="0" w:color="auto"/>
            </w:tcBorders>
          </w:tcPr>
          <w:p w14:paraId="4340BC0D" w14:textId="77777777" w:rsidR="008F6274" w:rsidRDefault="008F6274" w:rsidP="006236F2">
            <w:pPr>
              <w:rPr>
                <w:rFonts w:asciiTheme="minorHAnsi" w:hAnsiTheme="minorHAnsi" w:cstheme="minorHAnsi"/>
                <w:color w:val="000000"/>
                <w:sz w:val="18"/>
                <w:szCs w:val="16"/>
              </w:rPr>
            </w:pPr>
            <w:r>
              <w:rPr>
                <w:rFonts w:asciiTheme="minorHAnsi" w:hAnsiTheme="minorHAnsi" w:cstheme="minorHAnsi"/>
                <w:color w:val="000000"/>
                <w:sz w:val="18"/>
                <w:szCs w:val="16"/>
              </w:rPr>
              <w:t>4</w:t>
            </w:r>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57B1C29"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DMO_USER_HIERARCHY_MIR</w:t>
            </w:r>
          </w:p>
        </w:tc>
        <w:tc>
          <w:tcPr>
            <w:tcW w:w="2700" w:type="dxa"/>
            <w:tcBorders>
              <w:top w:val="single" w:sz="4" w:space="0" w:color="auto"/>
              <w:left w:val="single" w:sz="4" w:space="0" w:color="auto"/>
              <w:bottom w:val="single" w:sz="4" w:space="0" w:color="auto"/>
              <w:right w:val="single" w:sz="4" w:space="0" w:color="auto"/>
            </w:tcBorders>
          </w:tcPr>
          <w:p w14:paraId="7EF417C6"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DMO_USER_HIERARCHY_TMP</w:t>
            </w:r>
          </w:p>
        </w:tc>
        <w:tc>
          <w:tcPr>
            <w:tcW w:w="2790" w:type="dxa"/>
            <w:tcBorders>
              <w:top w:val="single" w:sz="4" w:space="0" w:color="auto"/>
              <w:left w:val="single" w:sz="4" w:space="0" w:color="auto"/>
              <w:bottom w:val="single" w:sz="4" w:space="0" w:color="auto"/>
              <w:right w:val="single" w:sz="4" w:space="0" w:color="auto"/>
            </w:tcBorders>
          </w:tcPr>
          <w:p w14:paraId="754100AF" w14:textId="697193EA"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DMO_USER_HIERARCHY_</w:t>
            </w:r>
            <w:ins w:id="1441" w:author="Rakesh Singhi" w:date="2015-02-06T13:43:00Z">
              <w:r w:rsidR="0013390A">
                <w:rPr>
                  <w:rFonts w:asciiTheme="minorHAnsi" w:hAnsiTheme="minorHAnsi" w:cstheme="minorHAnsi"/>
                  <w:sz w:val="16"/>
                  <w:szCs w:val="24"/>
                </w:rPr>
                <w:t>D</w:t>
              </w:r>
            </w:ins>
            <w:r w:rsidRPr="006469F4">
              <w:rPr>
                <w:rFonts w:asciiTheme="minorHAnsi" w:hAnsiTheme="minorHAnsi" w:cstheme="minorHAnsi"/>
                <w:sz w:val="16"/>
                <w:szCs w:val="24"/>
              </w:rPr>
              <w:t>ELTA</w:t>
            </w:r>
          </w:p>
        </w:tc>
        <w:tc>
          <w:tcPr>
            <w:tcW w:w="2880" w:type="dxa"/>
            <w:tcBorders>
              <w:top w:val="single" w:sz="4" w:space="0" w:color="auto"/>
              <w:left w:val="single" w:sz="4" w:space="0" w:color="auto"/>
              <w:bottom w:val="single" w:sz="4" w:space="0" w:color="auto"/>
              <w:right w:val="single" w:sz="4" w:space="0" w:color="auto"/>
            </w:tcBorders>
          </w:tcPr>
          <w:p w14:paraId="59C44038" w14:textId="77777777" w:rsidR="008F6274" w:rsidRPr="006469F4" w:rsidRDefault="008F6274" w:rsidP="006236F2">
            <w:pPr>
              <w:rPr>
                <w:rFonts w:asciiTheme="minorHAnsi" w:hAnsiTheme="minorHAnsi" w:cstheme="minorHAnsi"/>
                <w:sz w:val="16"/>
                <w:szCs w:val="24"/>
              </w:rPr>
            </w:pPr>
            <w:r>
              <w:rPr>
                <w:rFonts w:asciiTheme="minorHAnsi" w:hAnsiTheme="minorHAnsi" w:cstheme="minorHAnsi"/>
                <w:sz w:val="16"/>
                <w:szCs w:val="24"/>
              </w:rPr>
              <w:t>DMO_USER_HIERARCHY</w:t>
            </w:r>
            <w:r w:rsidRPr="006469F4">
              <w:rPr>
                <w:rFonts w:asciiTheme="minorHAnsi" w:hAnsiTheme="minorHAnsi" w:cstheme="minorHAnsi"/>
                <w:sz w:val="16"/>
                <w:szCs w:val="24"/>
              </w:rPr>
              <w:t>_HISTORY</w:t>
            </w:r>
          </w:p>
        </w:tc>
      </w:tr>
      <w:tr w:rsidR="0013390A" w:rsidRPr="005A16B3" w14:paraId="125A63CF" w14:textId="77777777" w:rsidTr="005A7676">
        <w:trPr>
          <w:ins w:id="1442" w:author="Rakesh Singhi" w:date="2015-02-06T13:41:00Z"/>
        </w:trPr>
        <w:tc>
          <w:tcPr>
            <w:tcW w:w="450" w:type="dxa"/>
            <w:tcBorders>
              <w:top w:val="single" w:sz="4" w:space="0" w:color="auto"/>
              <w:left w:val="single" w:sz="4" w:space="0" w:color="auto"/>
              <w:bottom w:val="single" w:sz="4" w:space="0" w:color="auto"/>
              <w:right w:val="single" w:sz="4" w:space="0" w:color="auto"/>
            </w:tcBorders>
          </w:tcPr>
          <w:p w14:paraId="436FE60F" w14:textId="30B3A915" w:rsidR="0013390A" w:rsidRDefault="0013390A" w:rsidP="006236F2">
            <w:pPr>
              <w:rPr>
                <w:ins w:id="1443" w:author="Rakesh Singhi" w:date="2015-02-06T13:41:00Z"/>
                <w:rFonts w:asciiTheme="minorHAnsi" w:hAnsiTheme="minorHAnsi" w:cstheme="minorHAnsi"/>
                <w:color w:val="000000"/>
                <w:sz w:val="18"/>
                <w:szCs w:val="16"/>
              </w:rPr>
            </w:pPr>
            <w:ins w:id="1444" w:author="Rakesh Singhi" w:date="2015-02-06T13:41:00Z">
              <w:r>
                <w:rPr>
                  <w:rFonts w:asciiTheme="minorHAnsi" w:hAnsiTheme="minorHAnsi" w:cstheme="minorHAnsi"/>
                  <w:color w:val="000000"/>
                  <w:sz w:val="18"/>
                  <w:szCs w:val="16"/>
                </w:rPr>
                <w:t>5</w:t>
              </w:r>
            </w:ins>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6D9B60D" w14:textId="4382212E" w:rsidR="0013390A" w:rsidRPr="006469F4" w:rsidRDefault="0013390A" w:rsidP="006236F2">
            <w:pPr>
              <w:rPr>
                <w:ins w:id="1445" w:author="Rakesh Singhi" w:date="2015-02-06T13:41:00Z"/>
                <w:rFonts w:asciiTheme="minorHAnsi" w:hAnsiTheme="minorHAnsi" w:cstheme="minorHAnsi"/>
                <w:color w:val="000000"/>
                <w:sz w:val="16"/>
                <w:szCs w:val="16"/>
              </w:rPr>
            </w:pPr>
            <w:ins w:id="1446" w:author="Rakesh Singhi" w:date="2015-02-06T13:41:00Z">
              <w:r>
                <w:rPr>
                  <w:rFonts w:asciiTheme="minorHAnsi" w:hAnsiTheme="minorHAnsi" w:cstheme="minorHAnsi"/>
                  <w:color w:val="000000"/>
                  <w:sz w:val="16"/>
                  <w:szCs w:val="16"/>
                </w:rPr>
                <w:t>DMO_BDE_TERRITOR</w:t>
              </w:r>
            </w:ins>
            <w:ins w:id="1447" w:author="Sowndarya S (WT01 - Manufacturing &amp; Hi Tech)" w:date="2015-03-17T12:00:00Z">
              <w:r w:rsidR="00D845E2">
                <w:rPr>
                  <w:rFonts w:asciiTheme="minorHAnsi" w:hAnsiTheme="minorHAnsi" w:cstheme="minorHAnsi"/>
                  <w:color w:val="000000"/>
                  <w:sz w:val="16"/>
                  <w:szCs w:val="16"/>
                </w:rPr>
                <w:t>Y_MIR</w:t>
              </w:r>
            </w:ins>
            <w:ins w:id="1448" w:author="Rakesh Singhi" w:date="2015-02-06T13:41:00Z">
              <w:del w:id="1449" w:author="Sowndarya S (WT01 - Manufacturing &amp; Hi Tech)" w:date="2015-03-17T12:00:00Z">
                <w:r w:rsidDel="00D845E2">
                  <w:rPr>
                    <w:rFonts w:asciiTheme="minorHAnsi" w:hAnsiTheme="minorHAnsi" w:cstheme="minorHAnsi"/>
                    <w:color w:val="000000"/>
                    <w:sz w:val="16"/>
                    <w:szCs w:val="16"/>
                  </w:rPr>
                  <w:delText>IES</w:delText>
                </w:r>
              </w:del>
            </w:ins>
          </w:p>
        </w:tc>
        <w:tc>
          <w:tcPr>
            <w:tcW w:w="2700" w:type="dxa"/>
            <w:tcBorders>
              <w:top w:val="single" w:sz="4" w:space="0" w:color="auto"/>
              <w:left w:val="single" w:sz="4" w:space="0" w:color="auto"/>
              <w:bottom w:val="single" w:sz="4" w:space="0" w:color="auto"/>
              <w:right w:val="single" w:sz="4" w:space="0" w:color="auto"/>
            </w:tcBorders>
          </w:tcPr>
          <w:p w14:paraId="5929DA14" w14:textId="121BE5DF" w:rsidR="0013390A" w:rsidRPr="0013390A" w:rsidRDefault="0013390A" w:rsidP="006236F2">
            <w:pPr>
              <w:rPr>
                <w:ins w:id="1450" w:author="Rakesh Singhi" w:date="2015-02-06T13:41:00Z"/>
                <w:rFonts w:asciiTheme="minorHAnsi" w:hAnsiTheme="minorHAnsi" w:cstheme="minorHAnsi"/>
                <w:color w:val="000000"/>
                <w:sz w:val="16"/>
                <w:szCs w:val="16"/>
              </w:rPr>
            </w:pPr>
            <w:ins w:id="1451" w:author="Rakesh Singhi" w:date="2015-02-06T13:43:00Z">
              <w:r w:rsidRPr="0013390A">
                <w:rPr>
                  <w:rFonts w:asciiTheme="minorHAnsi" w:hAnsiTheme="minorHAnsi" w:cstheme="minorHAnsi"/>
                  <w:color w:val="000000"/>
                  <w:sz w:val="16"/>
                  <w:szCs w:val="16"/>
                </w:rPr>
                <w:t>DMO_BDE_TERRITOR</w:t>
              </w:r>
            </w:ins>
            <w:ins w:id="1452" w:author="Sowndarya S (WT01 - Manufacturing &amp; Hi Tech)" w:date="2015-03-17T12:04:00Z">
              <w:r w:rsidR="00D845E2">
                <w:rPr>
                  <w:rFonts w:asciiTheme="minorHAnsi" w:hAnsiTheme="minorHAnsi" w:cstheme="minorHAnsi"/>
                  <w:color w:val="000000"/>
                  <w:sz w:val="16"/>
                  <w:szCs w:val="16"/>
                </w:rPr>
                <w:t>Y</w:t>
              </w:r>
            </w:ins>
            <w:ins w:id="1453" w:author="Rakesh Singhi" w:date="2015-02-06T13:43:00Z">
              <w:del w:id="1454" w:author="Sowndarya S (WT01 - Manufacturing &amp; Hi Tech)" w:date="2015-03-17T12:04:00Z">
                <w:r w:rsidRPr="0013390A" w:rsidDel="00D845E2">
                  <w:rPr>
                    <w:rFonts w:asciiTheme="minorHAnsi" w:hAnsiTheme="minorHAnsi" w:cstheme="minorHAnsi"/>
                    <w:color w:val="000000"/>
                    <w:sz w:val="16"/>
                    <w:szCs w:val="16"/>
                  </w:rPr>
                  <w:delText>IES</w:delText>
                </w:r>
              </w:del>
              <w:r w:rsidRPr="0013390A">
                <w:rPr>
                  <w:rFonts w:asciiTheme="minorHAnsi" w:hAnsiTheme="minorHAnsi" w:cstheme="minorHAnsi"/>
                  <w:color w:val="000000"/>
                  <w:sz w:val="16"/>
                  <w:szCs w:val="16"/>
                </w:rPr>
                <w:t>_TMP</w:t>
              </w:r>
            </w:ins>
          </w:p>
        </w:tc>
        <w:tc>
          <w:tcPr>
            <w:tcW w:w="2790" w:type="dxa"/>
            <w:tcBorders>
              <w:top w:val="single" w:sz="4" w:space="0" w:color="auto"/>
              <w:left w:val="single" w:sz="4" w:space="0" w:color="auto"/>
              <w:bottom w:val="single" w:sz="4" w:space="0" w:color="auto"/>
              <w:right w:val="single" w:sz="4" w:space="0" w:color="auto"/>
            </w:tcBorders>
          </w:tcPr>
          <w:p w14:paraId="35A00470" w14:textId="5B04A752" w:rsidR="0013390A" w:rsidRPr="0013390A" w:rsidRDefault="0013390A" w:rsidP="005A7676">
            <w:pPr>
              <w:rPr>
                <w:ins w:id="1455" w:author="Rakesh Singhi" w:date="2015-02-06T13:41:00Z"/>
                <w:rFonts w:asciiTheme="minorHAnsi" w:hAnsiTheme="minorHAnsi" w:cstheme="minorHAnsi"/>
                <w:color w:val="000000"/>
                <w:sz w:val="16"/>
                <w:szCs w:val="16"/>
              </w:rPr>
            </w:pPr>
            <w:ins w:id="1456" w:author="Rakesh Singhi" w:date="2015-02-06T13:43:00Z">
              <w:r w:rsidRPr="0013390A">
                <w:rPr>
                  <w:rFonts w:asciiTheme="minorHAnsi" w:hAnsiTheme="minorHAnsi" w:cstheme="minorHAnsi"/>
                  <w:color w:val="000000"/>
                  <w:sz w:val="16"/>
                  <w:szCs w:val="16"/>
                </w:rPr>
                <w:t>DMO_BDE_TERRITOR</w:t>
              </w:r>
            </w:ins>
            <w:ins w:id="1457" w:author="Sowndarya S (WT01 - Manufacturing &amp; Hi Tech)" w:date="2015-03-17T12:08:00Z">
              <w:r w:rsidR="005A7676">
                <w:rPr>
                  <w:rFonts w:asciiTheme="minorHAnsi" w:hAnsiTheme="minorHAnsi" w:cstheme="minorHAnsi"/>
                  <w:color w:val="000000"/>
                  <w:sz w:val="16"/>
                  <w:szCs w:val="16"/>
                </w:rPr>
                <w:t>Y</w:t>
              </w:r>
            </w:ins>
            <w:ins w:id="1458" w:author="Rakesh Singhi" w:date="2015-02-06T13:43:00Z">
              <w:del w:id="1459" w:author="Sowndarya S (WT01 - Manufacturing &amp; Hi Tech)" w:date="2015-03-17T12:08:00Z">
                <w:r w:rsidRPr="0013390A" w:rsidDel="005A7676">
                  <w:rPr>
                    <w:rFonts w:asciiTheme="minorHAnsi" w:hAnsiTheme="minorHAnsi" w:cstheme="minorHAnsi"/>
                    <w:color w:val="000000"/>
                    <w:sz w:val="16"/>
                    <w:szCs w:val="16"/>
                  </w:rPr>
                  <w:delText>IES</w:delText>
                </w:r>
              </w:del>
              <w:r w:rsidRPr="0013390A">
                <w:rPr>
                  <w:rFonts w:asciiTheme="minorHAnsi" w:hAnsiTheme="minorHAnsi" w:cstheme="minorHAnsi"/>
                  <w:color w:val="000000"/>
                  <w:sz w:val="16"/>
                  <w:szCs w:val="16"/>
                </w:rPr>
                <w:t>_DELTA</w:t>
              </w:r>
            </w:ins>
          </w:p>
        </w:tc>
        <w:tc>
          <w:tcPr>
            <w:tcW w:w="2880" w:type="dxa"/>
            <w:tcBorders>
              <w:top w:val="single" w:sz="4" w:space="0" w:color="auto"/>
              <w:left w:val="single" w:sz="4" w:space="0" w:color="auto"/>
              <w:bottom w:val="single" w:sz="4" w:space="0" w:color="auto"/>
              <w:right w:val="single" w:sz="4" w:space="0" w:color="auto"/>
            </w:tcBorders>
          </w:tcPr>
          <w:p w14:paraId="56D707FD" w14:textId="763868BA" w:rsidR="0013390A" w:rsidRPr="0013390A" w:rsidRDefault="0013390A" w:rsidP="006236F2">
            <w:pPr>
              <w:rPr>
                <w:ins w:id="1460" w:author="Rakesh Singhi" w:date="2015-02-06T13:41:00Z"/>
                <w:rFonts w:asciiTheme="minorHAnsi" w:hAnsiTheme="minorHAnsi" w:cstheme="minorHAnsi"/>
                <w:color w:val="000000"/>
                <w:sz w:val="16"/>
                <w:szCs w:val="16"/>
              </w:rPr>
            </w:pPr>
            <w:ins w:id="1461" w:author="Rakesh Singhi" w:date="2015-02-06T13:43:00Z">
              <w:r w:rsidRPr="0013390A">
                <w:rPr>
                  <w:rFonts w:asciiTheme="minorHAnsi" w:hAnsiTheme="minorHAnsi" w:cstheme="minorHAnsi"/>
                  <w:color w:val="000000"/>
                  <w:sz w:val="16"/>
                  <w:szCs w:val="16"/>
                </w:rPr>
                <w:t>DMO_BDE_TERRITOR</w:t>
              </w:r>
            </w:ins>
            <w:ins w:id="1462" w:author="Sowndarya S (WT01 - Manufacturing &amp; Hi Tech)" w:date="2015-03-17T12:10:00Z">
              <w:r w:rsidR="005A7676">
                <w:rPr>
                  <w:rFonts w:asciiTheme="minorHAnsi" w:hAnsiTheme="minorHAnsi" w:cstheme="minorHAnsi"/>
                  <w:color w:val="000000"/>
                  <w:sz w:val="16"/>
                  <w:szCs w:val="16"/>
                </w:rPr>
                <w:t>Y</w:t>
              </w:r>
            </w:ins>
            <w:ins w:id="1463" w:author="Rakesh Singhi" w:date="2015-02-06T13:43:00Z">
              <w:del w:id="1464" w:author="Sowndarya S (WT01 - Manufacturing &amp; Hi Tech)" w:date="2015-03-17T12:10:00Z">
                <w:r w:rsidRPr="0013390A" w:rsidDel="005A7676">
                  <w:rPr>
                    <w:rFonts w:asciiTheme="minorHAnsi" w:hAnsiTheme="minorHAnsi" w:cstheme="minorHAnsi"/>
                    <w:color w:val="000000"/>
                    <w:sz w:val="16"/>
                    <w:szCs w:val="16"/>
                  </w:rPr>
                  <w:delText>IES</w:delText>
                </w:r>
              </w:del>
              <w:r w:rsidRPr="0013390A">
                <w:rPr>
                  <w:rFonts w:asciiTheme="minorHAnsi" w:hAnsiTheme="minorHAnsi" w:cstheme="minorHAnsi"/>
                  <w:color w:val="000000"/>
                  <w:sz w:val="16"/>
                  <w:szCs w:val="16"/>
                </w:rPr>
                <w:t>_HISTORY</w:t>
              </w:r>
            </w:ins>
          </w:p>
        </w:tc>
      </w:tr>
      <w:tr w:rsidR="008F6274" w:rsidRPr="005A16B3" w14:paraId="39B62B46" w14:textId="77777777" w:rsidTr="005A7676">
        <w:tc>
          <w:tcPr>
            <w:tcW w:w="450" w:type="dxa"/>
            <w:tcBorders>
              <w:top w:val="single" w:sz="4" w:space="0" w:color="auto"/>
              <w:left w:val="single" w:sz="4" w:space="0" w:color="auto"/>
              <w:bottom w:val="single" w:sz="4" w:space="0" w:color="auto"/>
              <w:right w:val="single" w:sz="4" w:space="0" w:color="auto"/>
            </w:tcBorders>
          </w:tcPr>
          <w:p w14:paraId="39B14797" w14:textId="7BB3DF19" w:rsidR="008F6274" w:rsidRPr="005A16B3" w:rsidRDefault="00734C36" w:rsidP="006236F2">
            <w:pPr>
              <w:rPr>
                <w:rFonts w:asciiTheme="minorHAnsi" w:hAnsiTheme="minorHAnsi" w:cstheme="minorHAnsi"/>
                <w:color w:val="000000"/>
                <w:sz w:val="18"/>
                <w:szCs w:val="16"/>
              </w:rPr>
            </w:pPr>
            <w:ins w:id="1465" w:author="Rakesh Singhi" w:date="2015-02-06T13:48:00Z">
              <w:r>
                <w:rPr>
                  <w:rFonts w:asciiTheme="minorHAnsi" w:hAnsiTheme="minorHAnsi" w:cstheme="minorHAnsi"/>
                  <w:color w:val="000000"/>
                  <w:sz w:val="18"/>
                  <w:szCs w:val="16"/>
                </w:rPr>
                <w:t>6</w:t>
              </w:r>
            </w:ins>
            <w:del w:id="1466" w:author="Rakesh Singhi" w:date="2015-02-06T13:48:00Z">
              <w:r w:rsidR="008F6274" w:rsidDel="00734C36">
                <w:rPr>
                  <w:rFonts w:asciiTheme="minorHAnsi" w:hAnsiTheme="minorHAnsi" w:cstheme="minorHAnsi"/>
                  <w:color w:val="000000"/>
                  <w:sz w:val="18"/>
                  <w:szCs w:val="16"/>
                </w:rPr>
                <w:delText>5</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1142FD0"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DMO_COUNTRY_MIR</w:t>
            </w:r>
          </w:p>
        </w:tc>
        <w:tc>
          <w:tcPr>
            <w:tcW w:w="2700" w:type="dxa"/>
            <w:tcBorders>
              <w:top w:val="single" w:sz="4" w:space="0" w:color="auto"/>
              <w:left w:val="single" w:sz="4" w:space="0" w:color="auto"/>
              <w:bottom w:val="single" w:sz="4" w:space="0" w:color="auto"/>
              <w:right w:val="single" w:sz="4" w:space="0" w:color="auto"/>
            </w:tcBorders>
          </w:tcPr>
          <w:p w14:paraId="5E7B3519"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DMO_COUNTRY_TMP</w:t>
            </w:r>
          </w:p>
        </w:tc>
        <w:tc>
          <w:tcPr>
            <w:tcW w:w="2790" w:type="dxa"/>
            <w:tcBorders>
              <w:top w:val="single" w:sz="4" w:space="0" w:color="auto"/>
              <w:left w:val="single" w:sz="4" w:space="0" w:color="auto"/>
              <w:bottom w:val="single" w:sz="4" w:space="0" w:color="auto"/>
              <w:right w:val="single" w:sz="4" w:space="0" w:color="auto"/>
            </w:tcBorders>
          </w:tcPr>
          <w:p w14:paraId="37B0E78F"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DMO_COUNTRY_DELTA</w:t>
            </w:r>
          </w:p>
        </w:tc>
        <w:tc>
          <w:tcPr>
            <w:tcW w:w="2880" w:type="dxa"/>
            <w:tcBorders>
              <w:top w:val="single" w:sz="4" w:space="0" w:color="auto"/>
              <w:left w:val="single" w:sz="4" w:space="0" w:color="auto"/>
              <w:bottom w:val="single" w:sz="4" w:space="0" w:color="auto"/>
              <w:right w:val="single" w:sz="4" w:space="0" w:color="auto"/>
            </w:tcBorders>
          </w:tcPr>
          <w:p w14:paraId="18B02CDF"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DMO_COUNTRY_HISTORY</w:t>
            </w:r>
          </w:p>
        </w:tc>
      </w:tr>
      <w:tr w:rsidR="008F6274" w:rsidRPr="005A16B3" w14:paraId="553A510D" w14:textId="77777777" w:rsidTr="005A7676">
        <w:tc>
          <w:tcPr>
            <w:tcW w:w="450" w:type="dxa"/>
            <w:tcBorders>
              <w:top w:val="single" w:sz="4" w:space="0" w:color="auto"/>
              <w:left w:val="single" w:sz="4" w:space="0" w:color="auto"/>
              <w:bottom w:val="single" w:sz="4" w:space="0" w:color="auto"/>
              <w:right w:val="single" w:sz="4" w:space="0" w:color="auto"/>
            </w:tcBorders>
          </w:tcPr>
          <w:p w14:paraId="1CA6E21E" w14:textId="3E82B94B" w:rsidR="008F6274" w:rsidRPr="005A16B3" w:rsidRDefault="00734C36" w:rsidP="006236F2">
            <w:pPr>
              <w:rPr>
                <w:rFonts w:asciiTheme="minorHAnsi" w:hAnsiTheme="minorHAnsi" w:cstheme="minorHAnsi"/>
                <w:color w:val="000000"/>
                <w:sz w:val="18"/>
                <w:szCs w:val="16"/>
              </w:rPr>
            </w:pPr>
            <w:ins w:id="1467" w:author="Rakesh Singhi" w:date="2015-02-06T13:48:00Z">
              <w:r>
                <w:rPr>
                  <w:rFonts w:asciiTheme="minorHAnsi" w:hAnsiTheme="minorHAnsi" w:cstheme="minorHAnsi"/>
                  <w:color w:val="000000"/>
                  <w:sz w:val="18"/>
                  <w:szCs w:val="16"/>
                </w:rPr>
                <w:t>7</w:t>
              </w:r>
            </w:ins>
            <w:del w:id="1468" w:author="Rakesh Singhi" w:date="2015-02-06T13:48:00Z">
              <w:r w:rsidR="008F6274" w:rsidDel="00734C36">
                <w:rPr>
                  <w:rFonts w:asciiTheme="minorHAnsi" w:hAnsiTheme="minorHAnsi" w:cstheme="minorHAnsi"/>
                  <w:color w:val="000000"/>
                  <w:sz w:val="18"/>
                  <w:szCs w:val="16"/>
                </w:rPr>
                <w:delText>6</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93D4987"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DMO_CURRENCY_MIR</w:t>
            </w:r>
          </w:p>
        </w:tc>
        <w:tc>
          <w:tcPr>
            <w:tcW w:w="2700" w:type="dxa"/>
            <w:tcBorders>
              <w:top w:val="single" w:sz="4" w:space="0" w:color="auto"/>
              <w:left w:val="single" w:sz="4" w:space="0" w:color="auto"/>
              <w:bottom w:val="single" w:sz="4" w:space="0" w:color="auto"/>
              <w:right w:val="single" w:sz="4" w:space="0" w:color="auto"/>
            </w:tcBorders>
          </w:tcPr>
          <w:p w14:paraId="4F3A9576"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DMO_CURRENCY_TMP</w:t>
            </w:r>
          </w:p>
        </w:tc>
        <w:tc>
          <w:tcPr>
            <w:tcW w:w="2790" w:type="dxa"/>
            <w:tcBorders>
              <w:top w:val="single" w:sz="4" w:space="0" w:color="auto"/>
              <w:left w:val="single" w:sz="4" w:space="0" w:color="auto"/>
              <w:bottom w:val="single" w:sz="4" w:space="0" w:color="auto"/>
              <w:right w:val="single" w:sz="4" w:space="0" w:color="auto"/>
            </w:tcBorders>
          </w:tcPr>
          <w:p w14:paraId="1584AC68"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DMO_CURRENCY_DELTA</w:t>
            </w:r>
          </w:p>
        </w:tc>
        <w:tc>
          <w:tcPr>
            <w:tcW w:w="2880" w:type="dxa"/>
            <w:tcBorders>
              <w:top w:val="single" w:sz="4" w:space="0" w:color="auto"/>
              <w:left w:val="single" w:sz="4" w:space="0" w:color="auto"/>
              <w:bottom w:val="single" w:sz="4" w:space="0" w:color="auto"/>
              <w:right w:val="single" w:sz="4" w:space="0" w:color="auto"/>
            </w:tcBorders>
          </w:tcPr>
          <w:p w14:paraId="1DD6D1C6"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DMO_CURRENCY_HISTORY</w:t>
            </w:r>
          </w:p>
        </w:tc>
      </w:tr>
      <w:tr w:rsidR="008F6274" w:rsidRPr="005A16B3" w14:paraId="3DA787FB" w14:textId="77777777" w:rsidTr="005A7676">
        <w:tc>
          <w:tcPr>
            <w:tcW w:w="450" w:type="dxa"/>
            <w:tcBorders>
              <w:top w:val="single" w:sz="4" w:space="0" w:color="auto"/>
              <w:left w:val="single" w:sz="4" w:space="0" w:color="auto"/>
              <w:bottom w:val="single" w:sz="4" w:space="0" w:color="auto"/>
              <w:right w:val="single" w:sz="4" w:space="0" w:color="auto"/>
            </w:tcBorders>
          </w:tcPr>
          <w:p w14:paraId="39443B70" w14:textId="380B4BC9" w:rsidR="008F6274" w:rsidRPr="005A16B3" w:rsidRDefault="00734C36" w:rsidP="006236F2">
            <w:pPr>
              <w:rPr>
                <w:rFonts w:asciiTheme="minorHAnsi" w:hAnsiTheme="minorHAnsi" w:cstheme="minorHAnsi"/>
                <w:color w:val="000000"/>
                <w:sz w:val="18"/>
                <w:szCs w:val="16"/>
              </w:rPr>
            </w:pPr>
            <w:ins w:id="1469" w:author="Rakesh Singhi" w:date="2015-02-06T13:48:00Z">
              <w:r>
                <w:rPr>
                  <w:rFonts w:asciiTheme="minorHAnsi" w:hAnsiTheme="minorHAnsi" w:cstheme="minorHAnsi"/>
                  <w:color w:val="000000"/>
                  <w:sz w:val="18"/>
                  <w:szCs w:val="16"/>
                </w:rPr>
                <w:t>8</w:t>
              </w:r>
            </w:ins>
            <w:del w:id="1470" w:author="Rakesh Singhi" w:date="2015-02-06T13:48:00Z">
              <w:r w:rsidR="008F6274" w:rsidDel="00734C36">
                <w:rPr>
                  <w:rFonts w:asciiTheme="minorHAnsi" w:hAnsiTheme="minorHAnsi" w:cstheme="minorHAnsi"/>
                  <w:color w:val="000000"/>
                  <w:sz w:val="18"/>
                  <w:szCs w:val="16"/>
                </w:rPr>
                <w:delText>7</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9A8F7C1"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DMO_PARTNER_MASTER_MIR</w:t>
            </w:r>
          </w:p>
        </w:tc>
        <w:tc>
          <w:tcPr>
            <w:tcW w:w="2700" w:type="dxa"/>
            <w:tcBorders>
              <w:top w:val="single" w:sz="4" w:space="0" w:color="auto"/>
              <w:left w:val="single" w:sz="4" w:space="0" w:color="auto"/>
              <w:bottom w:val="single" w:sz="4" w:space="0" w:color="auto"/>
              <w:right w:val="single" w:sz="4" w:space="0" w:color="auto"/>
            </w:tcBorders>
          </w:tcPr>
          <w:p w14:paraId="32356634"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DMO_PARTNER_MASTER_TMP</w:t>
            </w:r>
          </w:p>
        </w:tc>
        <w:tc>
          <w:tcPr>
            <w:tcW w:w="2790" w:type="dxa"/>
            <w:tcBorders>
              <w:top w:val="single" w:sz="4" w:space="0" w:color="auto"/>
              <w:left w:val="single" w:sz="4" w:space="0" w:color="auto"/>
              <w:bottom w:val="single" w:sz="4" w:space="0" w:color="auto"/>
              <w:right w:val="single" w:sz="4" w:space="0" w:color="auto"/>
            </w:tcBorders>
          </w:tcPr>
          <w:p w14:paraId="459EB07B"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DMO_PARTNER_MASTER_DELTA</w:t>
            </w:r>
          </w:p>
        </w:tc>
        <w:tc>
          <w:tcPr>
            <w:tcW w:w="2880" w:type="dxa"/>
            <w:tcBorders>
              <w:top w:val="single" w:sz="4" w:space="0" w:color="auto"/>
              <w:left w:val="single" w:sz="4" w:space="0" w:color="auto"/>
              <w:bottom w:val="single" w:sz="4" w:space="0" w:color="auto"/>
              <w:right w:val="single" w:sz="4" w:space="0" w:color="auto"/>
            </w:tcBorders>
          </w:tcPr>
          <w:p w14:paraId="73E5457B"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DMO_PARTNER_MASTER_HISTORY</w:t>
            </w:r>
          </w:p>
        </w:tc>
      </w:tr>
      <w:tr w:rsidR="0013390A" w:rsidRPr="005A16B3" w14:paraId="3F1F613E" w14:textId="77777777" w:rsidTr="005A7676">
        <w:trPr>
          <w:ins w:id="1471" w:author="Rakesh Singhi" w:date="2015-02-06T13:44:00Z"/>
        </w:trPr>
        <w:tc>
          <w:tcPr>
            <w:tcW w:w="450" w:type="dxa"/>
            <w:tcBorders>
              <w:top w:val="single" w:sz="4" w:space="0" w:color="auto"/>
              <w:left w:val="single" w:sz="4" w:space="0" w:color="auto"/>
              <w:bottom w:val="single" w:sz="4" w:space="0" w:color="auto"/>
              <w:right w:val="single" w:sz="4" w:space="0" w:color="auto"/>
            </w:tcBorders>
          </w:tcPr>
          <w:p w14:paraId="4B257960" w14:textId="272FE096" w:rsidR="0013390A" w:rsidRDefault="00734C36" w:rsidP="006236F2">
            <w:pPr>
              <w:rPr>
                <w:ins w:id="1472" w:author="Rakesh Singhi" w:date="2015-02-06T13:44:00Z"/>
                <w:rFonts w:asciiTheme="minorHAnsi" w:hAnsiTheme="minorHAnsi" w:cstheme="minorHAnsi"/>
                <w:color w:val="000000"/>
                <w:sz w:val="18"/>
                <w:szCs w:val="16"/>
              </w:rPr>
            </w:pPr>
            <w:ins w:id="1473" w:author="Rakesh Singhi" w:date="2015-02-06T13:48:00Z">
              <w:r>
                <w:rPr>
                  <w:rFonts w:asciiTheme="minorHAnsi" w:hAnsiTheme="minorHAnsi" w:cstheme="minorHAnsi"/>
                  <w:color w:val="000000"/>
                  <w:sz w:val="18"/>
                  <w:szCs w:val="16"/>
                </w:rPr>
                <w:t>9</w:t>
              </w:r>
            </w:ins>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7AE24F9" w14:textId="4E9C4837" w:rsidR="0013390A" w:rsidRPr="006469F4" w:rsidRDefault="0013390A" w:rsidP="00D845E2">
            <w:pPr>
              <w:rPr>
                <w:ins w:id="1474" w:author="Rakesh Singhi" w:date="2015-02-06T13:44:00Z"/>
                <w:rFonts w:asciiTheme="minorHAnsi" w:hAnsiTheme="minorHAnsi" w:cstheme="minorHAnsi"/>
                <w:color w:val="000000"/>
                <w:sz w:val="16"/>
                <w:szCs w:val="16"/>
              </w:rPr>
            </w:pPr>
            <w:ins w:id="1475" w:author="Rakesh Singhi" w:date="2015-02-06T13:45:00Z">
              <w:r w:rsidRPr="0013390A">
                <w:rPr>
                  <w:rFonts w:asciiTheme="minorHAnsi" w:hAnsiTheme="minorHAnsi" w:cstheme="minorHAnsi"/>
                  <w:color w:val="000000"/>
                  <w:sz w:val="16"/>
                  <w:szCs w:val="16"/>
                </w:rPr>
                <w:t>DMO_PARTNER_CH</w:t>
              </w:r>
            </w:ins>
            <w:ins w:id="1476" w:author="Sowndarya S (WT01 - Manufacturing &amp; Hi Tech)" w:date="2015-03-17T12:00:00Z">
              <w:r w:rsidR="00D845E2">
                <w:rPr>
                  <w:rFonts w:asciiTheme="minorHAnsi" w:hAnsiTheme="minorHAnsi" w:cstheme="minorHAnsi"/>
                  <w:color w:val="000000"/>
                  <w:sz w:val="16"/>
                  <w:szCs w:val="16"/>
                </w:rPr>
                <w:t>NL</w:t>
              </w:r>
            </w:ins>
            <w:ins w:id="1477" w:author="Rakesh Singhi" w:date="2015-02-06T13:45:00Z">
              <w:del w:id="1478" w:author="Sowndarya S (WT01 - Manufacturing &amp; Hi Tech)" w:date="2015-03-17T12:00:00Z">
                <w:r w:rsidRPr="0013390A" w:rsidDel="00D845E2">
                  <w:rPr>
                    <w:rFonts w:asciiTheme="minorHAnsi" w:hAnsiTheme="minorHAnsi" w:cstheme="minorHAnsi"/>
                    <w:color w:val="000000"/>
                    <w:sz w:val="16"/>
                    <w:szCs w:val="16"/>
                  </w:rPr>
                  <w:delText>ANNEL</w:delText>
                </w:r>
              </w:del>
              <w:r w:rsidRPr="0013390A">
                <w:rPr>
                  <w:rFonts w:asciiTheme="minorHAnsi" w:hAnsiTheme="minorHAnsi" w:cstheme="minorHAnsi"/>
                  <w:color w:val="000000"/>
                  <w:sz w:val="16"/>
                  <w:szCs w:val="16"/>
                </w:rPr>
                <w:t>_SEG</w:t>
              </w:r>
              <w:del w:id="1479" w:author="Sowndarya S (WT01 - Manufacturing &amp; Hi Tech)" w:date="2015-03-17T12:00:00Z">
                <w:r w:rsidRPr="0013390A" w:rsidDel="00D845E2">
                  <w:rPr>
                    <w:rFonts w:asciiTheme="minorHAnsi" w:hAnsiTheme="minorHAnsi" w:cstheme="minorHAnsi"/>
                    <w:color w:val="000000"/>
                    <w:sz w:val="16"/>
                    <w:szCs w:val="16"/>
                  </w:rPr>
                  <w:delText>MENT</w:delText>
                </w:r>
              </w:del>
              <w:r w:rsidRPr="0013390A">
                <w:rPr>
                  <w:rFonts w:asciiTheme="minorHAnsi" w:hAnsiTheme="minorHAnsi" w:cstheme="minorHAnsi"/>
                  <w:color w:val="000000"/>
                  <w:sz w:val="16"/>
                  <w:szCs w:val="16"/>
                </w:rPr>
                <w:t>_MIR</w:t>
              </w:r>
            </w:ins>
          </w:p>
        </w:tc>
        <w:tc>
          <w:tcPr>
            <w:tcW w:w="2700" w:type="dxa"/>
            <w:tcBorders>
              <w:top w:val="single" w:sz="4" w:space="0" w:color="auto"/>
              <w:left w:val="single" w:sz="4" w:space="0" w:color="auto"/>
              <w:bottom w:val="single" w:sz="4" w:space="0" w:color="auto"/>
              <w:right w:val="single" w:sz="4" w:space="0" w:color="auto"/>
            </w:tcBorders>
          </w:tcPr>
          <w:p w14:paraId="6ECD6123" w14:textId="5714F60D" w:rsidR="0013390A" w:rsidRPr="0013390A" w:rsidRDefault="0013390A" w:rsidP="00D845E2">
            <w:pPr>
              <w:rPr>
                <w:ins w:id="1480" w:author="Rakesh Singhi" w:date="2015-02-06T13:44:00Z"/>
                <w:rFonts w:asciiTheme="minorHAnsi" w:hAnsiTheme="minorHAnsi" w:cstheme="minorHAnsi"/>
                <w:color w:val="000000"/>
                <w:sz w:val="16"/>
                <w:szCs w:val="16"/>
              </w:rPr>
            </w:pPr>
            <w:ins w:id="1481" w:author="Rakesh Singhi" w:date="2015-02-06T13:45:00Z">
              <w:r w:rsidRPr="0013390A">
                <w:rPr>
                  <w:rFonts w:asciiTheme="minorHAnsi" w:hAnsiTheme="minorHAnsi" w:cstheme="minorHAnsi"/>
                  <w:color w:val="000000"/>
                  <w:sz w:val="16"/>
                  <w:szCs w:val="16"/>
                </w:rPr>
                <w:t>DMO_PARTNER_CH</w:t>
              </w:r>
            </w:ins>
            <w:ins w:id="1482" w:author="Sowndarya S (WT01 - Manufacturing &amp; Hi Tech)" w:date="2015-03-17T12:04:00Z">
              <w:r w:rsidR="00D845E2">
                <w:rPr>
                  <w:rFonts w:asciiTheme="minorHAnsi" w:hAnsiTheme="minorHAnsi" w:cstheme="minorHAnsi"/>
                  <w:color w:val="000000"/>
                  <w:sz w:val="16"/>
                  <w:szCs w:val="16"/>
                </w:rPr>
                <w:t>N</w:t>
              </w:r>
            </w:ins>
            <w:ins w:id="1483" w:author="Rakesh Singhi" w:date="2015-02-06T13:45:00Z">
              <w:del w:id="1484" w:author="Sowndarya S (WT01 - Manufacturing &amp; Hi Tech)" w:date="2015-03-17T12:04:00Z">
                <w:r w:rsidRPr="0013390A" w:rsidDel="00D845E2">
                  <w:rPr>
                    <w:rFonts w:asciiTheme="minorHAnsi" w:hAnsiTheme="minorHAnsi" w:cstheme="minorHAnsi"/>
                    <w:color w:val="000000"/>
                    <w:sz w:val="16"/>
                    <w:szCs w:val="16"/>
                  </w:rPr>
                  <w:delText>ANNE</w:delText>
                </w:r>
              </w:del>
              <w:r w:rsidRPr="0013390A">
                <w:rPr>
                  <w:rFonts w:asciiTheme="minorHAnsi" w:hAnsiTheme="minorHAnsi" w:cstheme="minorHAnsi"/>
                  <w:color w:val="000000"/>
                  <w:sz w:val="16"/>
                  <w:szCs w:val="16"/>
                </w:rPr>
                <w:t>L_SE</w:t>
              </w:r>
            </w:ins>
            <w:ins w:id="1485" w:author="Sowndarya S (WT01 - Manufacturing &amp; Hi Tech)" w:date="2015-03-17T12:05:00Z">
              <w:r w:rsidR="00D845E2">
                <w:rPr>
                  <w:rFonts w:asciiTheme="minorHAnsi" w:hAnsiTheme="minorHAnsi" w:cstheme="minorHAnsi"/>
                  <w:color w:val="000000"/>
                  <w:sz w:val="16"/>
                  <w:szCs w:val="16"/>
                </w:rPr>
                <w:t>G</w:t>
              </w:r>
            </w:ins>
            <w:ins w:id="1486" w:author="Rakesh Singhi" w:date="2015-02-06T13:45:00Z">
              <w:del w:id="1487" w:author="Sowndarya S (WT01 - Manufacturing &amp; Hi Tech)" w:date="2015-03-17T12:04:00Z">
                <w:r w:rsidRPr="0013390A" w:rsidDel="00D845E2">
                  <w:rPr>
                    <w:rFonts w:asciiTheme="minorHAnsi" w:hAnsiTheme="minorHAnsi" w:cstheme="minorHAnsi"/>
                    <w:color w:val="000000"/>
                    <w:sz w:val="16"/>
                    <w:szCs w:val="16"/>
                  </w:rPr>
                  <w:delText>GM</w:delText>
                </w:r>
              </w:del>
              <w:del w:id="1488" w:author="Sowndarya S (WT01 - Manufacturing &amp; Hi Tech)" w:date="2015-03-17T12:05:00Z">
                <w:r w:rsidRPr="0013390A" w:rsidDel="00D845E2">
                  <w:rPr>
                    <w:rFonts w:asciiTheme="minorHAnsi" w:hAnsiTheme="minorHAnsi" w:cstheme="minorHAnsi"/>
                    <w:color w:val="000000"/>
                    <w:sz w:val="16"/>
                    <w:szCs w:val="16"/>
                  </w:rPr>
                  <w:delText>ENT</w:delText>
                </w:r>
              </w:del>
              <w:r w:rsidRPr="0013390A">
                <w:rPr>
                  <w:rFonts w:asciiTheme="minorHAnsi" w:hAnsiTheme="minorHAnsi" w:cstheme="minorHAnsi"/>
                  <w:color w:val="000000"/>
                  <w:sz w:val="16"/>
                  <w:szCs w:val="16"/>
                </w:rPr>
                <w:t>_TMP</w:t>
              </w:r>
            </w:ins>
          </w:p>
        </w:tc>
        <w:tc>
          <w:tcPr>
            <w:tcW w:w="2790" w:type="dxa"/>
            <w:tcBorders>
              <w:top w:val="single" w:sz="4" w:space="0" w:color="auto"/>
              <w:left w:val="single" w:sz="4" w:space="0" w:color="auto"/>
              <w:bottom w:val="single" w:sz="4" w:space="0" w:color="auto"/>
              <w:right w:val="single" w:sz="4" w:space="0" w:color="auto"/>
            </w:tcBorders>
          </w:tcPr>
          <w:p w14:paraId="58145F25" w14:textId="4A4D275C" w:rsidR="0013390A" w:rsidRPr="0013390A" w:rsidRDefault="0013390A" w:rsidP="005A7676">
            <w:pPr>
              <w:rPr>
                <w:ins w:id="1489" w:author="Rakesh Singhi" w:date="2015-02-06T13:44:00Z"/>
                <w:rFonts w:asciiTheme="minorHAnsi" w:hAnsiTheme="minorHAnsi" w:cstheme="minorHAnsi"/>
                <w:color w:val="000000"/>
                <w:sz w:val="16"/>
                <w:szCs w:val="16"/>
              </w:rPr>
            </w:pPr>
            <w:ins w:id="1490" w:author="Rakesh Singhi" w:date="2015-02-06T13:45:00Z">
              <w:r w:rsidRPr="0013390A">
                <w:rPr>
                  <w:rFonts w:asciiTheme="minorHAnsi" w:hAnsiTheme="minorHAnsi" w:cstheme="minorHAnsi"/>
                  <w:color w:val="000000"/>
                  <w:sz w:val="16"/>
                  <w:szCs w:val="16"/>
                </w:rPr>
                <w:t>DMO_PARTNER_</w:t>
              </w:r>
              <w:del w:id="1491" w:author="Sowndarya S (WT01 - Manufacturing &amp; Hi Tech)" w:date="2015-03-17T12:08:00Z">
                <w:r w:rsidRPr="0013390A" w:rsidDel="005A7676">
                  <w:rPr>
                    <w:rFonts w:asciiTheme="minorHAnsi" w:hAnsiTheme="minorHAnsi" w:cstheme="minorHAnsi"/>
                    <w:color w:val="000000"/>
                    <w:sz w:val="16"/>
                    <w:szCs w:val="16"/>
                  </w:rPr>
                  <w:delText>CHANNEL</w:delText>
                </w:r>
              </w:del>
            </w:ins>
            <w:ins w:id="1492" w:author="Sowndarya S (WT01 - Manufacturing &amp; Hi Tech)" w:date="2015-03-17T12:08:00Z">
              <w:r w:rsidR="005A7676">
                <w:rPr>
                  <w:rFonts w:asciiTheme="minorHAnsi" w:hAnsiTheme="minorHAnsi" w:cstheme="minorHAnsi"/>
                  <w:color w:val="000000"/>
                  <w:sz w:val="16"/>
                  <w:szCs w:val="16"/>
                </w:rPr>
                <w:t>CHNL</w:t>
              </w:r>
            </w:ins>
            <w:ins w:id="1493" w:author="Rakesh Singhi" w:date="2015-02-06T13:45:00Z">
              <w:r w:rsidRPr="0013390A">
                <w:rPr>
                  <w:rFonts w:asciiTheme="minorHAnsi" w:hAnsiTheme="minorHAnsi" w:cstheme="minorHAnsi"/>
                  <w:color w:val="000000"/>
                  <w:sz w:val="16"/>
                  <w:szCs w:val="16"/>
                </w:rPr>
                <w:t>_SEG</w:t>
              </w:r>
              <w:del w:id="1494" w:author="Sowndarya S (WT01 - Manufacturing &amp; Hi Tech)" w:date="2015-03-17T12:08:00Z">
                <w:r w:rsidRPr="0013390A" w:rsidDel="005A7676">
                  <w:rPr>
                    <w:rFonts w:asciiTheme="minorHAnsi" w:hAnsiTheme="minorHAnsi" w:cstheme="minorHAnsi"/>
                    <w:color w:val="000000"/>
                    <w:sz w:val="16"/>
                    <w:szCs w:val="16"/>
                  </w:rPr>
                  <w:delText>MENT</w:delText>
                </w:r>
              </w:del>
              <w:r w:rsidRPr="0013390A">
                <w:rPr>
                  <w:rFonts w:asciiTheme="minorHAnsi" w:hAnsiTheme="minorHAnsi" w:cstheme="minorHAnsi"/>
                  <w:color w:val="000000"/>
                  <w:sz w:val="16"/>
                  <w:szCs w:val="16"/>
                </w:rPr>
                <w:t>_DELTA</w:t>
              </w:r>
            </w:ins>
          </w:p>
        </w:tc>
        <w:tc>
          <w:tcPr>
            <w:tcW w:w="2880" w:type="dxa"/>
            <w:tcBorders>
              <w:top w:val="single" w:sz="4" w:space="0" w:color="auto"/>
              <w:left w:val="single" w:sz="4" w:space="0" w:color="auto"/>
              <w:bottom w:val="single" w:sz="4" w:space="0" w:color="auto"/>
              <w:right w:val="single" w:sz="4" w:space="0" w:color="auto"/>
            </w:tcBorders>
          </w:tcPr>
          <w:p w14:paraId="2092E9C8" w14:textId="7CD7524F" w:rsidR="0013390A" w:rsidRPr="0013390A" w:rsidRDefault="0013390A" w:rsidP="005A7676">
            <w:pPr>
              <w:rPr>
                <w:ins w:id="1495" w:author="Rakesh Singhi" w:date="2015-02-06T13:44:00Z"/>
                <w:rFonts w:asciiTheme="minorHAnsi" w:hAnsiTheme="minorHAnsi" w:cstheme="minorHAnsi"/>
                <w:color w:val="000000"/>
                <w:sz w:val="16"/>
                <w:szCs w:val="16"/>
              </w:rPr>
            </w:pPr>
            <w:ins w:id="1496" w:author="Rakesh Singhi" w:date="2015-02-06T13:45:00Z">
              <w:r w:rsidRPr="0013390A">
                <w:rPr>
                  <w:rFonts w:asciiTheme="minorHAnsi" w:hAnsiTheme="minorHAnsi" w:cstheme="minorHAnsi"/>
                  <w:color w:val="000000"/>
                  <w:sz w:val="16"/>
                  <w:szCs w:val="16"/>
                </w:rPr>
                <w:t>DMO_PARTNER_CH</w:t>
              </w:r>
              <w:del w:id="1497" w:author="Sowndarya S (WT01 - Manufacturing &amp; Hi Tech)" w:date="2015-03-17T12:10:00Z">
                <w:r w:rsidRPr="0013390A" w:rsidDel="005A7676">
                  <w:rPr>
                    <w:rFonts w:asciiTheme="minorHAnsi" w:hAnsiTheme="minorHAnsi" w:cstheme="minorHAnsi"/>
                    <w:color w:val="000000"/>
                    <w:sz w:val="16"/>
                    <w:szCs w:val="16"/>
                  </w:rPr>
                  <w:delText>ANNE</w:delText>
                </w:r>
              </w:del>
            </w:ins>
            <w:ins w:id="1498" w:author="Sowndarya S (WT01 - Manufacturing &amp; Hi Tech)" w:date="2015-03-17T12:10:00Z">
              <w:r w:rsidR="005A7676">
                <w:rPr>
                  <w:rFonts w:asciiTheme="minorHAnsi" w:hAnsiTheme="minorHAnsi" w:cstheme="minorHAnsi"/>
                  <w:color w:val="000000"/>
                  <w:sz w:val="16"/>
                  <w:szCs w:val="16"/>
                </w:rPr>
                <w:t>N</w:t>
              </w:r>
            </w:ins>
            <w:ins w:id="1499" w:author="Rakesh Singhi" w:date="2015-02-06T13:45:00Z">
              <w:r w:rsidRPr="0013390A">
                <w:rPr>
                  <w:rFonts w:asciiTheme="minorHAnsi" w:hAnsiTheme="minorHAnsi" w:cstheme="minorHAnsi"/>
                  <w:color w:val="000000"/>
                  <w:sz w:val="16"/>
                  <w:szCs w:val="16"/>
                </w:rPr>
                <w:t>L_SEG</w:t>
              </w:r>
              <w:del w:id="1500" w:author="Sowndarya S (WT01 - Manufacturing &amp; Hi Tech)" w:date="2015-03-17T12:11:00Z">
                <w:r w:rsidRPr="0013390A" w:rsidDel="005A7676">
                  <w:rPr>
                    <w:rFonts w:asciiTheme="minorHAnsi" w:hAnsiTheme="minorHAnsi" w:cstheme="minorHAnsi"/>
                    <w:color w:val="000000"/>
                    <w:sz w:val="16"/>
                    <w:szCs w:val="16"/>
                  </w:rPr>
                  <w:delText>MENT</w:delText>
                </w:r>
              </w:del>
              <w:r w:rsidRPr="0013390A">
                <w:rPr>
                  <w:rFonts w:asciiTheme="minorHAnsi" w:hAnsiTheme="minorHAnsi" w:cstheme="minorHAnsi"/>
                  <w:color w:val="000000"/>
                  <w:sz w:val="16"/>
                  <w:szCs w:val="16"/>
                </w:rPr>
                <w:t>_HISTORY</w:t>
              </w:r>
            </w:ins>
          </w:p>
        </w:tc>
      </w:tr>
      <w:tr w:rsidR="0013390A" w:rsidRPr="005A16B3" w14:paraId="41F8C5B7" w14:textId="77777777" w:rsidTr="005A7676">
        <w:trPr>
          <w:ins w:id="1501" w:author="Rakesh Singhi" w:date="2015-02-06T13:44:00Z"/>
        </w:trPr>
        <w:tc>
          <w:tcPr>
            <w:tcW w:w="450" w:type="dxa"/>
            <w:tcBorders>
              <w:top w:val="single" w:sz="4" w:space="0" w:color="auto"/>
              <w:left w:val="single" w:sz="4" w:space="0" w:color="auto"/>
              <w:bottom w:val="single" w:sz="4" w:space="0" w:color="auto"/>
              <w:right w:val="single" w:sz="4" w:space="0" w:color="auto"/>
            </w:tcBorders>
          </w:tcPr>
          <w:p w14:paraId="04DB4FD9" w14:textId="7066E92E" w:rsidR="0013390A" w:rsidRDefault="00734C36" w:rsidP="006236F2">
            <w:pPr>
              <w:rPr>
                <w:ins w:id="1502" w:author="Rakesh Singhi" w:date="2015-02-06T13:44:00Z"/>
                <w:rFonts w:asciiTheme="minorHAnsi" w:hAnsiTheme="minorHAnsi" w:cstheme="minorHAnsi"/>
                <w:color w:val="000000"/>
                <w:sz w:val="18"/>
                <w:szCs w:val="16"/>
              </w:rPr>
            </w:pPr>
            <w:ins w:id="1503" w:author="Rakesh Singhi" w:date="2015-02-06T13:48:00Z">
              <w:r>
                <w:rPr>
                  <w:rFonts w:asciiTheme="minorHAnsi" w:hAnsiTheme="minorHAnsi" w:cstheme="minorHAnsi"/>
                  <w:color w:val="000000"/>
                  <w:sz w:val="18"/>
                  <w:szCs w:val="16"/>
                </w:rPr>
                <w:t>10</w:t>
              </w:r>
            </w:ins>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C92EB3B" w14:textId="4814DC2A" w:rsidR="0013390A" w:rsidRPr="006469F4" w:rsidRDefault="0013390A" w:rsidP="00D845E2">
            <w:pPr>
              <w:rPr>
                <w:ins w:id="1504" w:author="Rakesh Singhi" w:date="2015-02-06T13:44:00Z"/>
                <w:rFonts w:asciiTheme="minorHAnsi" w:hAnsiTheme="minorHAnsi" w:cstheme="minorHAnsi"/>
                <w:color w:val="000000"/>
                <w:sz w:val="16"/>
                <w:szCs w:val="16"/>
              </w:rPr>
            </w:pPr>
            <w:ins w:id="1505" w:author="Rakesh Singhi" w:date="2015-02-06T13:45:00Z">
              <w:r w:rsidRPr="0013390A">
                <w:rPr>
                  <w:rFonts w:asciiTheme="minorHAnsi" w:hAnsiTheme="minorHAnsi" w:cstheme="minorHAnsi"/>
                  <w:color w:val="000000"/>
                  <w:sz w:val="16"/>
                  <w:szCs w:val="16"/>
                </w:rPr>
                <w:t>DMO_PARTNER_M</w:t>
              </w:r>
            </w:ins>
            <w:ins w:id="1506" w:author="Sowndarya S (WT01 - Manufacturing &amp; Hi Tech)" w:date="2015-03-17T12:00:00Z">
              <w:r w:rsidR="00D845E2">
                <w:rPr>
                  <w:rFonts w:asciiTheme="minorHAnsi" w:hAnsiTheme="minorHAnsi" w:cstheme="minorHAnsi"/>
                  <w:color w:val="000000"/>
                  <w:sz w:val="16"/>
                  <w:szCs w:val="16"/>
                </w:rPr>
                <w:t>KT</w:t>
              </w:r>
            </w:ins>
            <w:ins w:id="1507" w:author="Rakesh Singhi" w:date="2015-02-06T13:45:00Z">
              <w:del w:id="1508" w:author="Sowndarya S (WT01 - Manufacturing &amp; Hi Tech)" w:date="2015-03-17T12:00:00Z">
                <w:r w:rsidRPr="0013390A" w:rsidDel="00D845E2">
                  <w:rPr>
                    <w:rFonts w:asciiTheme="minorHAnsi" w:hAnsiTheme="minorHAnsi" w:cstheme="minorHAnsi"/>
                    <w:color w:val="000000"/>
                    <w:sz w:val="16"/>
                    <w:szCs w:val="16"/>
                  </w:rPr>
                  <w:delText>ARKET</w:delText>
                </w:r>
              </w:del>
              <w:r w:rsidRPr="0013390A">
                <w:rPr>
                  <w:rFonts w:asciiTheme="minorHAnsi" w:hAnsiTheme="minorHAnsi" w:cstheme="minorHAnsi"/>
                  <w:color w:val="000000"/>
                  <w:sz w:val="16"/>
                  <w:szCs w:val="16"/>
                </w:rPr>
                <w:t>_SEG</w:t>
              </w:r>
              <w:del w:id="1509" w:author="Sowndarya S (WT01 - Manufacturing &amp; Hi Tech)" w:date="2015-03-17T12:00:00Z">
                <w:r w:rsidRPr="0013390A" w:rsidDel="00D845E2">
                  <w:rPr>
                    <w:rFonts w:asciiTheme="minorHAnsi" w:hAnsiTheme="minorHAnsi" w:cstheme="minorHAnsi"/>
                    <w:color w:val="000000"/>
                    <w:sz w:val="16"/>
                    <w:szCs w:val="16"/>
                  </w:rPr>
                  <w:delText>M</w:delText>
                </w:r>
              </w:del>
              <w:del w:id="1510" w:author="Sowndarya S (WT01 - Manufacturing &amp; Hi Tech)" w:date="2015-03-17T12:01:00Z">
                <w:r w:rsidRPr="0013390A" w:rsidDel="00D845E2">
                  <w:rPr>
                    <w:rFonts w:asciiTheme="minorHAnsi" w:hAnsiTheme="minorHAnsi" w:cstheme="minorHAnsi"/>
                    <w:color w:val="000000"/>
                    <w:sz w:val="16"/>
                    <w:szCs w:val="16"/>
                  </w:rPr>
                  <w:delText>ENT</w:delText>
                </w:r>
              </w:del>
              <w:r w:rsidRPr="0013390A">
                <w:rPr>
                  <w:rFonts w:asciiTheme="minorHAnsi" w:hAnsiTheme="minorHAnsi" w:cstheme="minorHAnsi"/>
                  <w:color w:val="000000"/>
                  <w:sz w:val="16"/>
                  <w:szCs w:val="16"/>
                </w:rPr>
                <w:t>_MIR</w:t>
              </w:r>
            </w:ins>
          </w:p>
        </w:tc>
        <w:tc>
          <w:tcPr>
            <w:tcW w:w="2700" w:type="dxa"/>
            <w:tcBorders>
              <w:top w:val="single" w:sz="4" w:space="0" w:color="auto"/>
              <w:left w:val="single" w:sz="4" w:space="0" w:color="auto"/>
              <w:bottom w:val="single" w:sz="4" w:space="0" w:color="auto"/>
              <w:right w:val="single" w:sz="4" w:space="0" w:color="auto"/>
            </w:tcBorders>
          </w:tcPr>
          <w:p w14:paraId="5B572780" w14:textId="3183CAD6" w:rsidR="0013390A" w:rsidRPr="0013390A" w:rsidRDefault="0013390A" w:rsidP="00D845E2">
            <w:pPr>
              <w:rPr>
                <w:ins w:id="1511" w:author="Rakesh Singhi" w:date="2015-02-06T13:44:00Z"/>
                <w:rFonts w:asciiTheme="minorHAnsi" w:hAnsiTheme="minorHAnsi" w:cstheme="minorHAnsi"/>
                <w:color w:val="000000"/>
                <w:sz w:val="16"/>
                <w:szCs w:val="16"/>
              </w:rPr>
            </w:pPr>
            <w:ins w:id="1512" w:author="Rakesh Singhi" w:date="2015-02-06T13:45:00Z">
              <w:r w:rsidRPr="0013390A">
                <w:rPr>
                  <w:rFonts w:asciiTheme="minorHAnsi" w:hAnsiTheme="minorHAnsi" w:cstheme="minorHAnsi"/>
                  <w:color w:val="000000"/>
                  <w:sz w:val="16"/>
                  <w:szCs w:val="16"/>
                </w:rPr>
                <w:t>DMO_PARTNER_M</w:t>
              </w:r>
            </w:ins>
            <w:ins w:id="1513" w:author="Sowndarya S (WT01 - Manufacturing &amp; Hi Tech)" w:date="2015-03-17T12:05:00Z">
              <w:r w:rsidR="00D845E2">
                <w:rPr>
                  <w:rFonts w:asciiTheme="minorHAnsi" w:hAnsiTheme="minorHAnsi" w:cstheme="minorHAnsi"/>
                  <w:color w:val="000000"/>
                  <w:sz w:val="16"/>
                  <w:szCs w:val="16"/>
                </w:rPr>
                <w:t>K</w:t>
              </w:r>
            </w:ins>
            <w:ins w:id="1514" w:author="Rakesh Singhi" w:date="2015-02-06T13:45:00Z">
              <w:del w:id="1515" w:author="Sowndarya S (WT01 - Manufacturing &amp; Hi Tech)" w:date="2015-03-17T12:05:00Z">
                <w:r w:rsidRPr="0013390A" w:rsidDel="00D845E2">
                  <w:rPr>
                    <w:rFonts w:asciiTheme="minorHAnsi" w:hAnsiTheme="minorHAnsi" w:cstheme="minorHAnsi"/>
                    <w:color w:val="000000"/>
                    <w:sz w:val="16"/>
                    <w:szCs w:val="16"/>
                  </w:rPr>
                  <w:delText>ARKE</w:delText>
                </w:r>
              </w:del>
              <w:r w:rsidRPr="0013390A">
                <w:rPr>
                  <w:rFonts w:asciiTheme="minorHAnsi" w:hAnsiTheme="minorHAnsi" w:cstheme="minorHAnsi"/>
                  <w:color w:val="000000"/>
                  <w:sz w:val="16"/>
                  <w:szCs w:val="16"/>
                </w:rPr>
                <w:t>T_SEG</w:t>
              </w:r>
              <w:del w:id="1516" w:author="Sowndarya S (WT01 - Manufacturing &amp; Hi Tech)" w:date="2015-03-17T12:05:00Z">
                <w:r w:rsidRPr="0013390A" w:rsidDel="00D845E2">
                  <w:rPr>
                    <w:rFonts w:asciiTheme="minorHAnsi" w:hAnsiTheme="minorHAnsi" w:cstheme="minorHAnsi"/>
                    <w:color w:val="000000"/>
                    <w:sz w:val="16"/>
                    <w:szCs w:val="16"/>
                  </w:rPr>
                  <w:delText>MENT</w:delText>
                </w:r>
              </w:del>
              <w:r w:rsidRPr="0013390A">
                <w:rPr>
                  <w:rFonts w:asciiTheme="minorHAnsi" w:hAnsiTheme="minorHAnsi" w:cstheme="minorHAnsi"/>
                  <w:color w:val="000000"/>
                  <w:sz w:val="16"/>
                  <w:szCs w:val="16"/>
                </w:rPr>
                <w:t>_TMP</w:t>
              </w:r>
            </w:ins>
          </w:p>
        </w:tc>
        <w:tc>
          <w:tcPr>
            <w:tcW w:w="2790" w:type="dxa"/>
            <w:tcBorders>
              <w:top w:val="single" w:sz="4" w:space="0" w:color="auto"/>
              <w:left w:val="single" w:sz="4" w:space="0" w:color="auto"/>
              <w:bottom w:val="single" w:sz="4" w:space="0" w:color="auto"/>
              <w:right w:val="single" w:sz="4" w:space="0" w:color="auto"/>
            </w:tcBorders>
          </w:tcPr>
          <w:p w14:paraId="39933716" w14:textId="17ACC469" w:rsidR="0013390A" w:rsidRPr="0013390A" w:rsidRDefault="0013390A" w:rsidP="005A7676">
            <w:pPr>
              <w:rPr>
                <w:ins w:id="1517" w:author="Rakesh Singhi" w:date="2015-02-06T13:44:00Z"/>
                <w:rFonts w:asciiTheme="minorHAnsi" w:hAnsiTheme="minorHAnsi" w:cstheme="minorHAnsi"/>
                <w:color w:val="000000"/>
                <w:sz w:val="16"/>
                <w:szCs w:val="16"/>
              </w:rPr>
            </w:pPr>
            <w:ins w:id="1518" w:author="Rakesh Singhi" w:date="2015-02-06T13:45:00Z">
              <w:r w:rsidRPr="0013390A">
                <w:rPr>
                  <w:rFonts w:asciiTheme="minorHAnsi" w:hAnsiTheme="minorHAnsi" w:cstheme="minorHAnsi"/>
                  <w:color w:val="000000"/>
                  <w:sz w:val="16"/>
                  <w:szCs w:val="16"/>
                </w:rPr>
                <w:t>DMO_PARTNER_M</w:t>
              </w:r>
              <w:del w:id="1519" w:author="Sowndarya S (WT01 - Manufacturing &amp; Hi Tech)" w:date="2015-03-17T12:08:00Z">
                <w:r w:rsidRPr="0013390A" w:rsidDel="005A7676">
                  <w:rPr>
                    <w:rFonts w:asciiTheme="minorHAnsi" w:hAnsiTheme="minorHAnsi" w:cstheme="minorHAnsi"/>
                    <w:color w:val="000000"/>
                    <w:sz w:val="16"/>
                    <w:szCs w:val="16"/>
                  </w:rPr>
                  <w:delText>AR</w:delText>
                </w:r>
              </w:del>
              <w:r w:rsidRPr="0013390A">
                <w:rPr>
                  <w:rFonts w:asciiTheme="minorHAnsi" w:hAnsiTheme="minorHAnsi" w:cstheme="minorHAnsi"/>
                  <w:color w:val="000000"/>
                  <w:sz w:val="16"/>
                  <w:szCs w:val="16"/>
                </w:rPr>
                <w:t>K</w:t>
              </w:r>
              <w:del w:id="1520" w:author="Sowndarya S (WT01 - Manufacturing &amp; Hi Tech)" w:date="2015-03-17T12:08:00Z">
                <w:r w:rsidRPr="0013390A" w:rsidDel="005A7676">
                  <w:rPr>
                    <w:rFonts w:asciiTheme="minorHAnsi" w:hAnsiTheme="minorHAnsi" w:cstheme="minorHAnsi"/>
                    <w:color w:val="000000"/>
                    <w:sz w:val="16"/>
                    <w:szCs w:val="16"/>
                  </w:rPr>
                  <w:delText>E</w:delText>
                </w:r>
              </w:del>
              <w:r w:rsidRPr="0013390A">
                <w:rPr>
                  <w:rFonts w:asciiTheme="minorHAnsi" w:hAnsiTheme="minorHAnsi" w:cstheme="minorHAnsi"/>
                  <w:color w:val="000000"/>
                  <w:sz w:val="16"/>
                  <w:szCs w:val="16"/>
                </w:rPr>
                <w:t>T_SEG</w:t>
              </w:r>
              <w:del w:id="1521" w:author="Sowndarya S (WT01 - Manufacturing &amp; Hi Tech)" w:date="2015-03-17T12:08:00Z">
                <w:r w:rsidRPr="0013390A" w:rsidDel="005A7676">
                  <w:rPr>
                    <w:rFonts w:asciiTheme="minorHAnsi" w:hAnsiTheme="minorHAnsi" w:cstheme="minorHAnsi"/>
                    <w:color w:val="000000"/>
                    <w:sz w:val="16"/>
                    <w:szCs w:val="16"/>
                  </w:rPr>
                  <w:delText>MENT</w:delText>
                </w:r>
              </w:del>
              <w:r w:rsidRPr="0013390A">
                <w:rPr>
                  <w:rFonts w:asciiTheme="minorHAnsi" w:hAnsiTheme="minorHAnsi" w:cstheme="minorHAnsi"/>
                  <w:color w:val="000000"/>
                  <w:sz w:val="16"/>
                  <w:szCs w:val="16"/>
                </w:rPr>
                <w:t>_DELTA</w:t>
              </w:r>
            </w:ins>
          </w:p>
        </w:tc>
        <w:tc>
          <w:tcPr>
            <w:tcW w:w="2880" w:type="dxa"/>
            <w:tcBorders>
              <w:top w:val="single" w:sz="4" w:space="0" w:color="auto"/>
              <w:left w:val="single" w:sz="4" w:space="0" w:color="auto"/>
              <w:bottom w:val="single" w:sz="4" w:space="0" w:color="auto"/>
              <w:right w:val="single" w:sz="4" w:space="0" w:color="auto"/>
            </w:tcBorders>
          </w:tcPr>
          <w:p w14:paraId="5FB51BCF" w14:textId="43D9F1BB" w:rsidR="0013390A" w:rsidRPr="0013390A" w:rsidRDefault="0013390A" w:rsidP="005A7676">
            <w:pPr>
              <w:rPr>
                <w:ins w:id="1522" w:author="Rakesh Singhi" w:date="2015-02-06T13:44:00Z"/>
                <w:rFonts w:asciiTheme="minorHAnsi" w:hAnsiTheme="minorHAnsi" w:cstheme="minorHAnsi"/>
                <w:color w:val="000000"/>
                <w:sz w:val="16"/>
                <w:szCs w:val="16"/>
              </w:rPr>
            </w:pPr>
            <w:ins w:id="1523" w:author="Rakesh Singhi" w:date="2015-02-06T13:45:00Z">
              <w:r w:rsidRPr="0013390A">
                <w:rPr>
                  <w:rFonts w:asciiTheme="minorHAnsi" w:hAnsiTheme="minorHAnsi" w:cstheme="minorHAnsi"/>
                  <w:color w:val="000000"/>
                  <w:sz w:val="16"/>
                  <w:szCs w:val="16"/>
                </w:rPr>
                <w:t>DMO_PARTNER_M</w:t>
              </w:r>
            </w:ins>
            <w:ins w:id="1524" w:author="Sowndarya S (WT01 - Manufacturing &amp; Hi Tech)" w:date="2015-03-17T12:11:00Z">
              <w:r w:rsidR="005A7676">
                <w:rPr>
                  <w:rFonts w:asciiTheme="minorHAnsi" w:hAnsiTheme="minorHAnsi" w:cstheme="minorHAnsi"/>
                  <w:color w:val="000000"/>
                  <w:sz w:val="16"/>
                  <w:szCs w:val="16"/>
                </w:rPr>
                <w:t>K</w:t>
              </w:r>
            </w:ins>
            <w:ins w:id="1525" w:author="Rakesh Singhi" w:date="2015-02-06T13:45:00Z">
              <w:del w:id="1526" w:author="Sowndarya S (WT01 - Manufacturing &amp; Hi Tech)" w:date="2015-03-17T12:11:00Z">
                <w:r w:rsidRPr="0013390A" w:rsidDel="005A7676">
                  <w:rPr>
                    <w:rFonts w:asciiTheme="minorHAnsi" w:hAnsiTheme="minorHAnsi" w:cstheme="minorHAnsi"/>
                    <w:color w:val="000000"/>
                    <w:sz w:val="16"/>
                    <w:szCs w:val="16"/>
                  </w:rPr>
                  <w:delText>ARKE</w:delText>
                </w:r>
              </w:del>
              <w:r w:rsidRPr="0013390A">
                <w:rPr>
                  <w:rFonts w:asciiTheme="minorHAnsi" w:hAnsiTheme="minorHAnsi" w:cstheme="minorHAnsi"/>
                  <w:color w:val="000000"/>
                  <w:sz w:val="16"/>
                  <w:szCs w:val="16"/>
                </w:rPr>
                <w:t>T_SEG</w:t>
              </w:r>
              <w:del w:id="1527" w:author="Sowndarya S (WT01 - Manufacturing &amp; Hi Tech)" w:date="2015-03-17T12:11:00Z">
                <w:r w:rsidRPr="0013390A" w:rsidDel="005A7676">
                  <w:rPr>
                    <w:rFonts w:asciiTheme="minorHAnsi" w:hAnsiTheme="minorHAnsi" w:cstheme="minorHAnsi"/>
                    <w:color w:val="000000"/>
                    <w:sz w:val="16"/>
                    <w:szCs w:val="16"/>
                  </w:rPr>
                  <w:delText>MENT</w:delText>
                </w:r>
              </w:del>
              <w:r w:rsidRPr="0013390A">
                <w:rPr>
                  <w:rFonts w:asciiTheme="minorHAnsi" w:hAnsiTheme="minorHAnsi" w:cstheme="minorHAnsi"/>
                  <w:color w:val="000000"/>
                  <w:sz w:val="16"/>
                  <w:szCs w:val="16"/>
                </w:rPr>
                <w:t>_HISTORY</w:t>
              </w:r>
            </w:ins>
          </w:p>
        </w:tc>
      </w:tr>
      <w:tr w:rsidR="008F6274" w:rsidRPr="005A16B3" w14:paraId="532D4900" w14:textId="77777777" w:rsidTr="005A7676">
        <w:trPr>
          <w:trHeight w:val="260"/>
        </w:trPr>
        <w:tc>
          <w:tcPr>
            <w:tcW w:w="450" w:type="dxa"/>
            <w:tcBorders>
              <w:top w:val="single" w:sz="4" w:space="0" w:color="auto"/>
              <w:left w:val="single" w:sz="4" w:space="0" w:color="auto"/>
              <w:bottom w:val="single" w:sz="4" w:space="0" w:color="auto"/>
              <w:right w:val="single" w:sz="4" w:space="0" w:color="auto"/>
            </w:tcBorders>
          </w:tcPr>
          <w:p w14:paraId="5F186B3E" w14:textId="4262CB48" w:rsidR="008F6274" w:rsidRPr="005A16B3" w:rsidRDefault="00734C36" w:rsidP="006236F2">
            <w:pPr>
              <w:rPr>
                <w:rFonts w:asciiTheme="minorHAnsi" w:hAnsiTheme="minorHAnsi" w:cstheme="minorHAnsi"/>
                <w:color w:val="000000"/>
                <w:sz w:val="18"/>
                <w:szCs w:val="16"/>
              </w:rPr>
            </w:pPr>
            <w:ins w:id="1528" w:author="Rakesh Singhi" w:date="2015-02-06T13:47:00Z">
              <w:r>
                <w:rPr>
                  <w:rFonts w:asciiTheme="minorHAnsi" w:hAnsiTheme="minorHAnsi" w:cstheme="minorHAnsi"/>
                  <w:color w:val="000000"/>
                  <w:sz w:val="18"/>
                  <w:szCs w:val="16"/>
                </w:rPr>
                <w:t>1</w:t>
              </w:r>
            </w:ins>
            <w:ins w:id="1529" w:author="Rakesh Singhi" w:date="2015-02-06T13:48:00Z">
              <w:r>
                <w:rPr>
                  <w:rFonts w:asciiTheme="minorHAnsi" w:hAnsiTheme="minorHAnsi" w:cstheme="minorHAnsi"/>
                  <w:color w:val="000000"/>
                  <w:sz w:val="18"/>
                  <w:szCs w:val="16"/>
                </w:rPr>
                <w:t>1</w:t>
              </w:r>
            </w:ins>
            <w:del w:id="1530" w:author="Rakesh Singhi" w:date="2015-02-06T13:47:00Z">
              <w:r w:rsidR="008F6274" w:rsidDel="00734C36">
                <w:rPr>
                  <w:rFonts w:asciiTheme="minorHAnsi" w:hAnsiTheme="minorHAnsi" w:cstheme="minorHAnsi"/>
                  <w:color w:val="000000"/>
                  <w:sz w:val="18"/>
                  <w:szCs w:val="16"/>
                </w:rPr>
                <w:delText>8</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6D7192B" w14:textId="634F0482"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DMO_SELL</w:t>
            </w:r>
            <w:ins w:id="1531" w:author="Sowndarya S (WT01 - Manufacturing &amp; Hi Tech)" w:date="2015-03-17T12:01:00Z">
              <w:r w:rsidR="00D845E2">
                <w:rPr>
                  <w:rFonts w:asciiTheme="minorHAnsi" w:hAnsiTheme="minorHAnsi" w:cstheme="minorHAnsi"/>
                  <w:color w:val="000000"/>
                  <w:sz w:val="16"/>
                  <w:szCs w:val="16"/>
                </w:rPr>
                <w:t>IN_PROD_</w:t>
              </w:r>
            </w:ins>
            <w:del w:id="1532" w:author="Sowndarya S (WT01 - Manufacturing &amp; Hi Tech)" w:date="2015-03-17T12:01:00Z">
              <w:r w:rsidRPr="006469F4" w:rsidDel="00D845E2">
                <w:rPr>
                  <w:rFonts w:asciiTheme="minorHAnsi" w:hAnsiTheme="minorHAnsi" w:cstheme="minorHAnsi"/>
                  <w:color w:val="000000"/>
                  <w:sz w:val="16"/>
                  <w:szCs w:val="16"/>
                </w:rPr>
                <w:delText>_IN_</w:delText>
              </w:r>
            </w:del>
            <w:r w:rsidRPr="006469F4">
              <w:rPr>
                <w:rFonts w:asciiTheme="minorHAnsi" w:hAnsiTheme="minorHAnsi" w:cstheme="minorHAnsi"/>
                <w:color w:val="000000"/>
                <w:sz w:val="16"/>
                <w:szCs w:val="16"/>
              </w:rPr>
              <w:t>PLAN</w:t>
            </w:r>
            <w:r w:rsidRPr="00871102">
              <w:rPr>
                <w:rFonts w:asciiTheme="minorHAnsi" w:hAnsiTheme="minorHAnsi" w:cstheme="minorHAnsi"/>
                <w:color w:val="000000"/>
                <w:sz w:val="16"/>
                <w:szCs w:val="16"/>
              </w:rPr>
              <w:t>_</w:t>
            </w:r>
            <w:r w:rsidRPr="006469F4">
              <w:rPr>
                <w:rFonts w:asciiTheme="minorHAnsi" w:hAnsiTheme="minorHAnsi" w:cstheme="minorHAnsi"/>
                <w:color w:val="000000"/>
                <w:sz w:val="16"/>
                <w:szCs w:val="16"/>
              </w:rPr>
              <w:t>MIR</w:t>
            </w:r>
          </w:p>
        </w:tc>
        <w:tc>
          <w:tcPr>
            <w:tcW w:w="2700" w:type="dxa"/>
            <w:tcBorders>
              <w:top w:val="single" w:sz="4" w:space="0" w:color="auto"/>
              <w:left w:val="single" w:sz="4" w:space="0" w:color="auto"/>
              <w:bottom w:val="single" w:sz="4" w:space="0" w:color="auto"/>
              <w:right w:val="single" w:sz="4" w:space="0" w:color="auto"/>
            </w:tcBorders>
          </w:tcPr>
          <w:p w14:paraId="44ED52D3" w14:textId="2809542D" w:rsidR="008F6274" w:rsidRPr="006469F4" w:rsidRDefault="008F6274" w:rsidP="006236F2">
            <w:pPr>
              <w:rPr>
                <w:rFonts w:asciiTheme="minorHAnsi" w:hAnsiTheme="minorHAnsi" w:cstheme="minorHAnsi"/>
                <w:sz w:val="16"/>
                <w:szCs w:val="24"/>
              </w:rPr>
            </w:pPr>
            <w:r>
              <w:rPr>
                <w:rFonts w:asciiTheme="minorHAnsi" w:hAnsiTheme="minorHAnsi" w:cstheme="minorHAnsi"/>
                <w:sz w:val="16"/>
                <w:szCs w:val="24"/>
              </w:rPr>
              <w:t>DMO_SELL</w:t>
            </w:r>
            <w:del w:id="1533" w:author="Sowndarya S (WT01 - Manufacturing &amp; Hi Tech)" w:date="2015-03-17T12:05:00Z">
              <w:r w:rsidDel="00D845E2">
                <w:rPr>
                  <w:rFonts w:asciiTheme="minorHAnsi" w:hAnsiTheme="minorHAnsi" w:cstheme="minorHAnsi"/>
                  <w:sz w:val="16"/>
                  <w:szCs w:val="24"/>
                </w:rPr>
                <w:delText>_</w:delText>
              </w:r>
            </w:del>
            <w:r>
              <w:rPr>
                <w:rFonts w:asciiTheme="minorHAnsi" w:hAnsiTheme="minorHAnsi" w:cstheme="minorHAnsi"/>
                <w:sz w:val="16"/>
                <w:szCs w:val="24"/>
              </w:rPr>
              <w:t>IN_</w:t>
            </w:r>
            <w:ins w:id="1534" w:author="Sowndarya S (WT01 - Manufacturing &amp; Hi Tech)" w:date="2015-03-17T12:05:00Z">
              <w:r w:rsidR="00D845E2">
                <w:rPr>
                  <w:rFonts w:asciiTheme="minorHAnsi" w:hAnsiTheme="minorHAnsi" w:cstheme="minorHAnsi"/>
                  <w:sz w:val="16"/>
                  <w:szCs w:val="24"/>
                </w:rPr>
                <w:t>PROD_</w:t>
              </w:r>
            </w:ins>
            <w:r>
              <w:rPr>
                <w:rFonts w:asciiTheme="minorHAnsi" w:hAnsiTheme="minorHAnsi" w:cstheme="minorHAnsi"/>
                <w:sz w:val="16"/>
                <w:szCs w:val="24"/>
              </w:rPr>
              <w:t>PLAN</w:t>
            </w:r>
            <w:r w:rsidRPr="006469F4">
              <w:rPr>
                <w:rFonts w:asciiTheme="minorHAnsi" w:hAnsiTheme="minorHAnsi" w:cstheme="minorHAnsi"/>
                <w:sz w:val="16"/>
                <w:szCs w:val="24"/>
              </w:rPr>
              <w:t>_TMP</w:t>
            </w:r>
          </w:p>
        </w:tc>
        <w:tc>
          <w:tcPr>
            <w:tcW w:w="2790" w:type="dxa"/>
            <w:tcBorders>
              <w:top w:val="single" w:sz="4" w:space="0" w:color="auto"/>
              <w:left w:val="single" w:sz="4" w:space="0" w:color="auto"/>
              <w:bottom w:val="single" w:sz="4" w:space="0" w:color="auto"/>
              <w:right w:val="single" w:sz="4" w:space="0" w:color="auto"/>
            </w:tcBorders>
          </w:tcPr>
          <w:p w14:paraId="5F8F3813" w14:textId="59F7A8B7" w:rsidR="008F6274" w:rsidRPr="006469F4" w:rsidRDefault="008F6274" w:rsidP="006236F2">
            <w:pPr>
              <w:rPr>
                <w:rFonts w:asciiTheme="minorHAnsi" w:hAnsiTheme="minorHAnsi" w:cstheme="minorHAnsi"/>
                <w:sz w:val="16"/>
                <w:szCs w:val="24"/>
              </w:rPr>
            </w:pPr>
            <w:r>
              <w:rPr>
                <w:rFonts w:asciiTheme="minorHAnsi" w:hAnsiTheme="minorHAnsi" w:cstheme="minorHAnsi"/>
                <w:sz w:val="16"/>
                <w:szCs w:val="24"/>
              </w:rPr>
              <w:t>DMO_SELL</w:t>
            </w:r>
            <w:del w:id="1535" w:author="Sowndarya S (WT01 - Manufacturing &amp; Hi Tech)" w:date="2015-03-17T12:08:00Z">
              <w:r w:rsidDel="005A7676">
                <w:rPr>
                  <w:rFonts w:asciiTheme="minorHAnsi" w:hAnsiTheme="minorHAnsi" w:cstheme="minorHAnsi"/>
                  <w:sz w:val="16"/>
                  <w:szCs w:val="24"/>
                </w:rPr>
                <w:delText>_</w:delText>
              </w:r>
            </w:del>
            <w:r>
              <w:rPr>
                <w:rFonts w:asciiTheme="minorHAnsi" w:hAnsiTheme="minorHAnsi" w:cstheme="minorHAnsi"/>
                <w:sz w:val="16"/>
                <w:szCs w:val="24"/>
              </w:rPr>
              <w:t>IN_</w:t>
            </w:r>
            <w:ins w:id="1536" w:author="Sowndarya S (WT01 - Manufacturing &amp; Hi Tech)" w:date="2015-03-17T12:08:00Z">
              <w:r w:rsidR="005A7676">
                <w:rPr>
                  <w:rFonts w:asciiTheme="minorHAnsi" w:hAnsiTheme="minorHAnsi" w:cstheme="minorHAnsi"/>
                  <w:sz w:val="16"/>
                  <w:szCs w:val="24"/>
                </w:rPr>
                <w:t>PROD_</w:t>
              </w:r>
            </w:ins>
            <w:r>
              <w:rPr>
                <w:rFonts w:asciiTheme="minorHAnsi" w:hAnsiTheme="minorHAnsi" w:cstheme="minorHAnsi"/>
                <w:sz w:val="16"/>
                <w:szCs w:val="24"/>
              </w:rPr>
              <w:t>PLAN</w:t>
            </w:r>
            <w:r w:rsidRPr="006469F4">
              <w:rPr>
                <w:rFonts w:asciiTheme="minorHAnsi" w:hAnsiTheme="minorHAnsi" w:cstheme="minorHAnsi"/>
                <w:sz w:val="16"/>
                <w:szCs w:val="24"/>
              </w:rPr>
              <w:t>_DELTA</w:t>
            </w:r>
          </w:p>
        </w:tc>
        <w:tc>
          <w:tcPr>
            <w:tcW w:w="2880" w:type="dxa"/>
            <w:tcBorders>
              <w:top w:val="single" w:sz="4" w:space="0" w:color="auto"/>
              <w:left w:val="single" w:sz="4" w:space="0" w:color="auto"/>
              <w:bottom w:val="single" w:sz="4" w:space="0" w:color="auto"/>
              <w:right w:val="single" w:sz="4" w:space="0" w:color="auto"/>
            </w:tcBorders>
          </w:tcPr>
          <w:p w14:paraId="14671F6D" w14:textId="068D5514" w:rsidR="008F6274" w:rsidRPr="006469F4" w:rsidRDefault="008F6274" w:rsidP="006236F2">
            <w:pPr>
              <w:rPr>
                <w:rFonts w:asciiTheme="minorHAnsi" w:hAnsiTheme="minorHAnsi" w:cstheme="minorHAnsi"/>
                <w:sz w:val="16"/>
                <w:szCs w:val="24"/>
              </w:rPr>
            </w:pPr>
            <w:r>
              <w:rPr>
                <w:rFonts w:asciiTheme="minorHAnsi" w:hAnsiTheme="minorHAnsi" w:cstheme="minorHAnsi"/>
                <w:sz w:val="16"/>
                <w:szCs w:val="24"/>
              </w:rPr>
              <w:t>DMO_SELL</w:t>
            </w:r>
            <w:ins w:id="1537" w:author="Sowndarya S (WT01 - Manufacturing &amp; Hi Tech)" w:date="2015-03-17T12:11:00Z">
              <w:r w:rsidR="005A7676">
                <w:rPr>
                  <w:rFonts w:asciiTheme="minorHAnsi" w:hAnsiTheme="minorHAnsi" w:cstheme="minorHAnsi"/>
                  <w:sz w:val="16"/>
                  <w:szCs w:val="24"/>
                </w:rPr>
                <w:t>I</w:t>
              </w:r>
            </w:ins>
            <w:del w:id="1538" w:author="Sowndarya S (WT01 - Manufacturing &amp; Hi Tech)" w:date="2015-03-17T12:11:00Z">
              <w:r w:rsidDel="005A7676">
                <w:rPr>
                  <w:rFonts w:asciiTheme="minorHAnsi" w:hAnsiTheme="minorHAnsi" w:cstheme="minorHAnsi"/>
                  <w:sz w:val="16"/>
                  <w:szCs w:val="24"/>
                </w:rPr>
                <w:delText>_I</w:delText>
              </w:r>
            </w:del>
            <w:r>
              <w:rPr>
                <w:rFonts w:asciiTheme="minorHAnsi" w:hAnsiTheme="minorHAnsi" w:cstheme="minorHAnsi"/>
                <w:sz w:val="16"/>
                <w:szCs w:val="24"/>
              </w:rPr>
              <w:t>N_</w:t>
            </w:r>
            <w:ins w:id="1539" w:author="Sowndarya S (WT01 - Manufacturing &amp; Hi Tech)" w:date="2015-03-17T12:11:00Z">
              <w:r w:rsidR="005A7676">
                <w:rPr>
                  <w:rFonts w:asciiTheme="minorHAnsi" w:hAnsiTheme="minorHAnsi" w:cstheme="minorHAnsi"/>
                  <w:sz w:val="16"/>
                  <w:szCs w:val="24"/>
                </w:rPr>
                <w:t>PROD_</w:t>
              </w:r>
            </w:ins>
            <w:r>
              <w:rPr>
                <w:rFonts w:asciiTheme="minorHAnsi" w:hAnsiTheme="minorHAnsi" w:cstheme="minorHAnsi"/>
                <w:sz w:val="16"/>
                <w:szCs w:val="24"/>
              </w:rPr>
              <w:t>PLAN</w:t>
            </w:r>
            <w:r w:rsidRPr="006469F4">
              <w:rPr>
                <w:rFonts w:asciiTheme="minorHAnsi" w:hAnsiTheme="minorHAnsi" w:cstheme="minorHAnsi"/>
                <w:sz w:val="16"/>
                <w:szCs w:val="24"/>
              </w:rPr>
              <w:t>_HISTORY</w:t>
            </w:r>
          </w:p>
        </w:tc>
      </w:tr>
      <w:tr w:rsidR="008F6274" w:rsidRPr="005A16B3" w14:paraId="0C9B1FC6" w14:textId="77777777" w:rsidTr="005A7676">
        <w:tc>
          <w:tcPr>
            <w:tcW w:w="450" w:type="dxa"/>
            <w:tcBorders>
              <w:top w:val="single" w:sz="4" w:space="0" w:color="auto"/>
              <w:left w:val="single" w:sz="4" w:space="0" w:color="auto"/>
              <w:bottom w:val="single" w:sz="4" w:space="0" w:color="auto"/>
              <w:right w:val="single" w:sz="4" w:space="0" w:color="auto"/>
            </w:tcBorders>
          </w:tcPr>
          <w:p w14:paraId="0B566BE1" w14:textId="0854EBE5" w:rsidR="008F6274" w:rsidRPr="005A16B3" w:rsidRDefault="00734C36" w:rsidP="006236F2">
            <w:pPr>
              <w:rPr>
                <w:rFonts w:asciiTheme="minorHAnsi" w:hAnsiTheme="minorHAnsi" w:cstheme="minorHAnsi"/>
                <w:color w:val="000000"/>
                <w:sz w:val="18"/>
                <w:szCs w:val="16"/>
              </w:rPr>
            </w:pPr>
            <w:ins w:id="1540" w:author="Rakesh Singhi" w:date="2015-02-06T13:47:00Z">
              <w:r>
                <w:rPr>
                  <w:rFonts w:asciiTheme="minorHAnsi" w:hAnsiTheme="minorHAnsi" w:cstheme="minorHAnsi"/>
                  <w:color w:val="000000"/>
                  <w:sz w:val="18"/>
                  <w:szCs w:val="16"/>
                </w:rPr>
                <w:t>1</w:t>
              </w:r>
            </w:ins>
            <w:ins w:id="1541" w:author="Rakesh Singhi" w:date="2015-02-06T13:48:00Z">
              <w:r>
                <w:rPr>
                  <w:rFonts w:asciiTheme="minorHAnsi" w:hAnsiTheme="minorHAnsi" w:cstheme="minorHAnsi"/>
                  <w:color w:val="000000"/>
                  <w:sz w:val="18"/>
                  <w:szCs w:val="16"/>
                </w:rPr>
                <w:t>2</w:t>
              </w:r>
            </w:ins>
            <w:del w:id="1542" w:author="Rakesh Singhi" w:date="2015-02-06T13:47:00Z">
              <w:r w:rsidR="008F6274" w:rsidDel="00734C36">
                <w:rPr>
                  <w:rFonts w:asciiTheme="minorHAnsi" w:hAnsiTheme="minorHAnsi" w:cstheme="minorHAnsi"/>
                  <w:color w:val="000000"/>
                  <w:sz w:val="18"/>
                  <w:szCs w:val="16"/>
                </w:rPr>
                <w:delText>9</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D755947" w14:textId="696CD37A" w:rsidR="008F6274" w:rsidRPr="006469F4" w:rsidRDefault="008F6274" w:rsidP="006236F2">
            <w:pPr>
              <w:rPr>
                <w:rFonts w:asciiTheme="minorHAnsi" w:hAnsiTheme="minorHAnsi" w:cstheme="minorHAnsi"/>
                <w:color w:val="000000"/>
                <w:sz w:val="16"/>
                <w:szCs w:val="16"/>
              </w:rPr>
            </w:pPr>
            <w:r>
              <w:rPr>
                <w:rFonts w:asciiTheme="minorHAnsi" w:hAnsiTheme="minorHAnsi" w:cstheme="minorHAnsi"/>
                <w:color w:val="000000"/>
                <w:sz w:val="16"/>
                <w:szCs w:val="16"/>
              </w:rPr>
              <w:t>DMO_SEL</w:t>
            </w:r>
            <w:del w:id="1543" w:author="Sowndarya S (WT01 - Manufacturing &amp; Hi Tech)" w:date="2015-03-17T12:01:00Z">
              <w:r w:rsidDel="00D845E2">
                <w:rPr>
                  <w:rFonts w:asciiTheme="minorHAnsi" w:hAnsiTheme="minorHAnsi" w:cstheme="minorHAnsi"/>
                  <w:color w:val="000000"/>
                  <w:sz w:val="16"/>
                  <w:szCs w:val="16"/>
                </w:rPr>
                <w:delText>L_</w:delText>
              </w:r>
            </w:del>
            <w:r>
              <w:rPr>
                <w:rFonts w:asciiTheme="minorHAnsi" w:hAnsiTheme="minorHAnsi" w:cstheme="minorHAnsi"/>
                <w:color w:val="000000"/>
                <w:sz w:val="16"/>
                <w:szCs w:val="16"/>
              </w:rPr>
              <w:t>OUT_</w:t>
            </w:r>
            <w:ins w:id="1544" w:author="Sowndarya S (WT01 - Manufacturing &amp; Hi Tech)" w:date="2015-03-17T12:01:00Z">
              <w:r w:rsidR="00D845E2">
                <w:rPr>
                  <w:rFonts w:asciiTheme="minorHAnsi" w:hAnsiTheme="minorHAnsi" w:cstheme="minorHAnsi"/>
                  <w:color w:val="000000"/>
                  <w:sz w:val="16"/>
                  <w:szCs w:val="16"/>
                </w:rPr>
                <w:t>PROD_</w:t>
              </w:r>
            </w:ins>
            <w:r>
              <w:rPr>
                <w:rFonts w:asciiTheme="minorHAnsi" w:hAnsiTheme="minorHAnsi" w:cstheme="minorHAnsi"/>
                <w:color w:val="000000"/>
                <w:sz w:val="16"/>
                <w:szCs w:val="16"/>
              </w:rPr>
              <w:t>PLAN</w:t>
            </w:r>
            <w:r w:rsidRPr="006469F4">
              <w:rPr>
                <w:rFonts w:asciiTheme="minorHAnsi" w:hAnsiTheme="minorHAnsi" w:cstheme="minorHAnsi"/>
                <w:color w:val="000000"/>
                <w:sz w:val="16"/>
                <w:szCs w:val="16"/>
              </w:rPr>
              <w:t>_MIR</w:t>
            </w:r>
          </w:p>
        </w:tc>
        <w:tc>
          <w:tcPr>
            <w:tcW w:w="2700" w:type="dxa"/>
            <w:tcBorders>
              <w:top w:val="single" w:sz="4" w:space="0" w:color="auto"/>
              <w:left w:val="single" w:sz="4" w:space="0" w:color="auto"/>
              <w:bottom w:val="single" w:sz="4" w:space="0" w:color="auto"/>
              <w:right w:val="single" w:sz="4" w:space="0" w:color="auto"/>
            </w:tcBorders>
          </w:tcPr>
          <w:p w14:paraId="69EEB7A8" w14:textId="08EF136C" w:rsidR="008F6274" w:rsidRPr="006469F4" w:rsidRDefault="008F6274" w:rsidP="006236F2">
            <w:pPr>
              <w:rPr>
                <w:rFonts w:asciiTheme="minorHAnsi" w:hAnsiTheme="minorHAnsi" w:cstheme="minorHAnsi"/>
                <w:sz w:val="16"/>
                <w:szCs w:val="24"/>
              </w:rPr>
            </w:pPr>
            <w:r>
              <w:rPr>
                <w:rFonts w:asciiTheme="minorHAnsi" w:hAnsiTheme="minorHAnsi" w:cstheme="minorHAnsi"/>
                <w:sz w:val="16"/>
                <w:szCs w:val="24"/>
              </w:rPr>
              <w:t>DMO_SEL</w:t>
            </w:r>
            <w:del w:id="1545" w:author="Sowndarya S (WT01 - Manufacturing &amp; Hi Tech)" w:date="2015-03-17T12:05:00Z">
              <w:r w:rsidDel="00D845E2">
                <w:rPr>
                  <w:rFonts w:asciiTheme="minorHAnsi" w:hAnsiTheme="minorHAnsi" w:cstheme="minorHAnsi"/>
                  <w:sz w:val="16"/>
                  <w:szCs w:val="24"/>
                </w:rPr>
                <w:delText>L_</w:delText>
              </w:r>
            </w:del>
            <w:r>
              <w:rPr>
                <w:rFonts w:asciiTheme="minorHAnsi" w:hAnsiTheme="minorHAnsi" w:cstheme="minorHAnsi"/>
                <w:sz w:val="16"/>
                <w:szCs w:val="24"/>
              </w:rPr>
              <w:t>OUT_</w:t>
            </w:r>
            <w:ins w:id="1546" w:author="Sowndarya S (WT01 - Manufacturing &amp; Hi Tech)" w:date="2015-03-17T12:05:00Z">
              <w:r w:rsidR="00D845E2">
                <w:rPr>
                  <w:rFonts w:asciiTheme="minorHAnsi" w:hAnsiTheme="minorHAnsi" w:cstheme="minorHAnsi"/>
                  <w:sz w:val="16"/>
                  <w:szCs w:val="24"/>
                </w:rPr>
                <w:t>PROD_</w:t>
              </w:r>
            </w:ins>
            <w:r>
              <w:rPr>
                <w:rFonts w:asciiTheme="minorHAnsi" w:hAnsiTheme="minorHAnsi" w:cstheme="minorHAnsi"/>
                <w:sz w:val="16"/>
                <w:szCs w:val="24"/>
              </w:rPr>
              <w:t>PLAN</w:t>
            </w:r>
            <w:r w:rsidRPr="006469F4">
              <w:rPr>
                <w:rFonts w:asciiTheme="minorHAnsi" w:hAnsiTheme="minorHAnsi" w:cstheme="minorHAnsi"/>
                <w:sz w:val="16"/>
                <w:szCs w:val="24"/>
              </w:rPr>
              <w:t>_TMP</w:t>
            </w:r>
          </w:p>
        </w:tc>
        <w:tc>
          <w:tcPr>
            <w:tcW w:w="2790" w:type="dxa"/>
            <w:tcBorders>
              <w:top w:val="single" w:sz="4" w:space="0" w:color="auto"/>
              <w:left w:val="single" w:sz="4" w:space="0" w:color="auto"/>
              <w:bottom w:val="single" w:sz="4" w:space="0" w:color="auto"/>
              <w:right w:val="single" w:sz="4" w:space="0" w:color="auto"/>
            </w:tcBorders>
          </w:tcPr>
          <w:p w14:paraId="06089116" w14:textId="46658847" w:rsidR="008F6274" w:rsidRPr="006469F4" w:rsidRDefault="008F6274" w:rsidP="006236F2">
            <w:pPr>
              <w:rPr>
                <w:rFonts w:asciiTheme="minorHAnsi" w:hAnsiTheme="minorHAnsi" w:cstheme="minorHAnsi"/>
                <w:sz w:val="16"/>
                <w:szCs w:val="24"/>
              </w:rPr>
            </w:pPr>
            <w:r>
              <w:rPr>
                <w:rFonts w:asciiTheme="minorHAnsi" w:hAnsiTheme="minorHAnsi" w:cstheme="minorHAnsi"/>
                <w:sz w:val="16"/>
                <w:szCs w:val="24"/>
              </w:rPr>
              <w:t>DMO_SEL</w:t>
            </w:r>
            <w:del w:id="1547" w:author="Sowndarya S (WT01 - Manufacturing &amp; Hi Tech)" w:date="2015-03-17T12:09:00Z">
              <w:r w:rsidDel="005A7676">
                <w:rPr>
                  <w:rFonts w:asciiTheme="minorHAnsi" w:hAnsiTheme="minorHAnsi" w:cstheme="minorHAnsi"/>
                  <w:sz w:val="16"/>
                  <w:szCs w:val="24"/>
                </w:rPr>
                <w:delText>L_</w:delText>
              </w:r>
            </w:del>
            <w:r>
              <w:rPr>
                <w:rFonts w:asciiTheme="minorHAnsi" w:hAnsiTheme="minorHAnsi" w:cstheme="minorHAnsi"/>
                <w:sz w:val="16"/>
                <w:szCs w:val="24"/>
              </w:rPr>
              <w:t>OUT_</w:t>
            </w:r>
            <w:ins w:id="1548" w:author="Sowndarya S (WT01 - Manufacturing &amp; Hi Tech)" w:date="2015-03-17T12:09:00Z">
              <w:r w:rsidR="005A7676">
                <w:rPr>
                  <w:rFonts w:asciiTheme="minorHAnsi" w:hAnsiTheme="minorHAnsi" w:cstheme="minorHAnsi"/>
                  <w:sz w:val="16"/>
                  <w:szCs w:val="24"/>
                </w:rPr>
                <w:t>PROD_</w:t>
              </w:r>
            </w:ins>
            <w:r>
              <w:rPr>
                <w:rFonts w:asciiTheme="minorHAnsi" w:hAnsiTheme="minorHAnsi" w:cstheme="minorHAnsi"/>
                <w:sz w:val="16"/>
                <w:szCs w:val="24"/>
              </w:rPr>
              <w:t>PLAN</w:t>
            </w:r>
            <w:r w:rsidRPr="006469F4">
              <w:rPr>
                <w:rFonts w:asciiTheme="minorHAnsi" w:hAnsiTheme="minorHAnsi" w:cstheme="minorHAnsi"/>
                <w:sz w:val="16"/>
                <w:szCs w:val="24"/>
              </w:rPr>
              <w:t>_DELTA</w:t>
            </w:r>
          </w:p>
        </w:tc>
        <w:tc>
          <w:tcPr>
            <w:tcW w:w="2880" w:type="dxa"/>
            <w:tcBorders>
              <w:top w:val="single" w:sz="4" w:space="0" w:color="auto"/>
              <w:left w:val="single" w:sz="4" w:space="0" w:color="auto"/>
              <w:bottom w:val="single" w:sz="4" w:space="0" w:color="auto"/>
              <w:right w:val="single" w:sz="4" w:space="0" w:color="auto"/>
            </w:tcBorders>
          </w:tcPr>
          <w:p w14:paraId="11B29F6F" w14:textId="77059C81" w:rsidR="008F6274" w:rsidRPr="006469F4" w:rsidRDefault="008F6274" w:rsidP="006236F2">
            <w:pPr>
              <w:rPr>
                <w:rFonts w:asciiTheme="minorHAnsi" w:hAnsiTheme="minorHAnsi" w:cstheme="minorHAnsi"/>
                <w:sz w:val="16"/>
                <w:szCs w:val="24"/>
              </w:rPr>
            </w:pPr>
            <w:r>
              <w:rPr>
                <w:rFonts w:asciiTheme="minorHAnsi" w:hAnsiTheme="minorHAnsi" w:cstheme="minorHAnsi"/>
                <w:sz w:val="16"/>
                <w:szCs w:val="24"/>
              </w:rPr>
              <w:t>DMO_SEL</w:t>
            </w:r>
            <w:del w:id="1549" w:author="Sowndarya S (WT01 - Manufacturing &amp; Hi Tech)" w:date="2015-03-17T12:11:00Z">
              <w:r w:rsidDel="005A7676">
                <w:rPr>
                  <w:rFonts w:asciiTheme="minorHAnsi" w:hAnsiTheme="minorHAnsi" w:cstheme="minorHAnsi"/>
                  <w:sz w:val="16"/>
                  <w:szCs w:val="24"/>
                </w:rPr>
                <w:delText>L_</w:delText>
              </w:r>
            </w:del>
            <w:r>
              <w:rPr>
                <w:rFonts w:asciiTheme="minorHAnsi" w:hAnsiTheme="minorHAnsi" w:cstheme="minorHAnsi"/>
                <w:sz w:val="16"/>
                <w:szCs w:val="24"/>
              </w:rPr>
              <w:t>OUT_</w:t>
            </w:r>
            <w:ins w:id="1550" w:author="Sowndarya S (WT01 - Manufacturing &amp; Hi Tech)" w:date="2015-03-17T12:11:00Z">
              <w:r w:rsidR="005A7676">
                <w:rPr>
                  <w:rFonts w:asciiTheme="minorHAnsi" w:hAnsiTheme="minorHAnsi" w:cstheme="minorHAnsi"/>
                  <w:sz w:val="16"/>
                  <w:szCs w:val="24"/>
                </w:rPr>
                <w:t>PROD_</w:t>
              </w:r>
            </w:ins>
            <w:r>
              <w:rPr>
                <w:rFonts w:asciiTheme="minorHAnsi" w:hAnsiTheme="minorHAnsi" w:cstheme="minorHAnsi"/>
                <w:sz w:val="16"/>
                <w:szCs w:val="24"/>
              </w:rPr>
              <w:t>PLAN_</w:t>
            </w:r>
            <w:r w:rsidRPr="006469F4">
              <w:rPr>
                <w:rFonts w:asciiTheme="minorHAnsi" w:hAnsiTheme="minorHAnsi" w:cstheme="minorHAnsi"/>
                <w:sz w:val="16"/>
                <w:szCs w:val="24"/>
              </w:rPr>
              <w:t>HISTORY</w:t>
            </w:r>
          </w:p>
        </w:tc>
      </w:tr>
      <w:tr w:rsidR="00D845E2" w:rsidRPr="005A16B3" w14:paraId="6EBF1D57" w14:textId="77777777" w:rsidTr="005A7676">
        <w:trPr>
          <w:ins w:id="1551" w:author="Sowndarya S (WT01 - Manufacturing &amp; Hi Tech)" w:date="2015-03-17T12:01:00Z"/>
        </w:trPr>
        <w:tc>
          <w:tcPr>
            <w:tcW w:w="450" w:type="dxa"/>
            <w:tcBorders>
              <w:top w:val="single" w:sz="4" w:space="0" w:color="auto"/>
              <w:left w:val="single" w:sz="4" w:space="0" w:color="auto"/>
              <w:bottom w:val="single" w:sz="4" w:space="0" w:color="auto"/>
              <w:right w:val="single" w:sz="4" w:space="0" w:color="auto"/>
            </w:tcBorders>
          </w:tcPr>
          <w:p w14:paraId="2F1639AA" w14:textId="5B1CA24C" w:rsidR="00D845E2" w:rsidRDefault="00D845E2" w:rsidP="006236F2">
            <w:pPr>
              <w:rPr>
                <w:ins w:id="1552" w:author="Sowndarya S (WT01 - Manufacturing &amp; Hi Tech)" w:date="2015-03-17T12:01:00Z"/>
                <w:rFonts w:asciiTheme="minorHAnsi" w:hAnsiTheme="minorHAnsi" w:cstheme="minorHAnsi"/>
                <w:color w:val="000000"/>
                <w:sz w:val="18"/>
                <w:szCs w:val="16"/>
              </w:rPr>
            </w:pPr>
            <w:ins w:id="1553" w:author="Sowndarya S (WT01 - Manufacturing &amp; Hi Tech)" w:date="2015-03-17T12:01:00Z">
              <w:r>
                <w:rPr>
                  <w:rFonts w:asciiTheme="minorHAnsi" w:hAnsiTheme="minorHAnsi" w:cstheme="minorHAnsi"/>
                  <w:color w:val="000000"/>
                  <w:sz w:val="18"/>
                  <w:szCs w:val="16"/>
                </w:rPr>
                <w:t>13</w:t>
              </w:r>
            </w:ins>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2AEFCE9" w14:textId="69234922" w:rsidR="00D845E2" w:rsidRDefault="00D845E2" w:rsidP="006236F2">
            <w:pPr>
              <w:rPr>
                <w:ins w:id="1554" w:author="Sowndarya S (WT01 - Manufacturing &amp; Hi Tech)" w:date="2015-03-17T12:01:00Z"/>
                <w:rFonts w:asciiTheme="minorHAnsi" w:hAnsiTheme="minorHAnsi" w:cstheme="minorHAnsi"/>
                <w:color w:val="000000"/>
                <w:sz w:val="16"/>
                <w:szCs w:val="16"/>
              </w:rPr>
            </w:pPr>
            <w:ins w:id="1555" w:author="Sowndarya S (WT01 - Manufacturing &amp; Hi Tech)" w:date="2015-03-17T12:02:00Z">
              <w:r>
                <w:rPr>
                  <w:rFonts w:asciiTheme="minorHAnsi" w:hAnsiTheme="minorHAnsi" w:cstheme="minorHAnsi"/>
                  <w:color w:val="000000"/>
                  <w:sz w:val="16"/>
                  <w:szCs w:val="16"/>
                </w:rPr>
                <w:t>DMO_SELLIN_REV_PLAN_MIR</w:t>
              </w:r>
            </w:ins>
          </w:p>
        </w:tc>
        <w:tc>
          <w:tcPr>
            <w:tcW w:w="2700" w:type="dxa"/>
            <w:tcBorders>
              <w:top w:val="single" w:sz="4" w:space="0" w:color="auto"/>
              <w:left w:val="single" w:sz="4" w:space="0" w:color="auto"/>
              <w:bottom w:val="single" w:sz="4" w:space="0" w:color="auto"/>
              <w:right w:val="single" w:sz="4" w:space="0" w:color="auto"/>
            </w:tcBorders>
          </w:tcPr>
          <w:p w14:paraId="0E293B6F" w14:textId="56C8DE3D" w:rsidR="00D845E2" w:rsidRDefault="00D845E2" w:rsidP="006236F2">
            <w:pPr>
              <w:rPr>
                <w:ins w:id="1556" w:author="Sowndarya S (WT01 - Manufacturing &amp; Hi Tech)" w:date="2015-03-17T12:01:00Z"/>
                <w:rFonts w:asciiTheme="minorHAnsi" w:hAnsiTheme="minorHAnsi" w:cstheme="minorHAnsi"/>
                <w:sz w:val="16"/>
                <w:szCs w:val="24"/>
              </w:rPr>
            </w:pPr>
            <w:ins w:id="1557" w:author="Sowndarya S (WT01 - Manufacturing &amp; Hi Tech)" w:date="2015-03-17T12:05:00Z">
              <w:r>
                <w:rPr>
                  <w:rFonts w:asciiTheme="minorHAnsi" w:hAnsiTheme="minorHAnsi" w:cstheme="minorHAnsi"/>
                  <w:sz w:val="16"/>
                  <w:szCs w:val="24"/>
                </w:rPr>
                <w:t>DMO_SELLIN_REV_PLAN_TMP</w:t>
              </w:r>
            </w:ins>
          </w:p>
        </w:tc>
        <w:tc>
          <w:tcPr>
            <w:tcW w:w="2790" w:type="dxa"/>
            <w:tcBorders>
              <w:top w:val="single" w:sz="4" w:space="0" w:color="auto"/>
              <w:left w:val="single" w:sz="4" w:space="0" w:color="auto"/>
              <w:bottom w:val="single" w:sz="4" w:space="0" w:color="auto"/>
              <w:right w:val="single" w:sz="4" w:space="0" w:color="auto"/>
            </w:tcBorders>
          </w:tcPr>
          <w:p w14:paraId="5ED9BB0F" w14:textId="4029F37E" w:rsidR="00D845E2" w:rsidRDefault="005A7676" w:rsidP="006236F2">
            <w:pPr>
              <w:rPr>
                <w:ins w:id="1558" w:author="Sowndarya S (WT01 - Manufacturing &amp; Hi Tech)" w:date="2015-03-17T12:01:00Z"/>
                <w:rFonts w:asciiTheme="minorHAnsi" w:hAnsiTheme="minorHAnsi" w:cstheme="minorHAnsi"/>
                <w:sz w:val="16"/>
                <w:szCs w:val="24"/>
              </w:rPr>
            </w:pPr>
            <w:ins w:id="1559" w:author="Sowndarya S (WT01 - Manufacturing &amp; Hi Tech)" w:date="2015-03-17T12:09:00Z">
              <w:r>
                <w:rPr>
                  <w:rFonts w:asciiTheme="minorHAnsi" w:hAnsiTheme="minorHAnsi" w:cstheme="minorHAnsi"/>
                  <w:sz w:val="16"/>
                  <w:szCs w:val="24"/>
                </w:rPr>
                <w:t>DMO_SELLIN_REV_PLAN_DELTA</w:t>
              </w:r>
            </w:ins>
          </w:p>
        </w:tc>
        <w:tc>
          <w:tcPr>
            <w:tcW w:w="2880" w:type="dxa"/>
            <w:tcBorders>
              <w:top w:val="single" w:sz="4" w:space="0" w:color="auto"/>
              <w:left w:val="single" w:sz="4" w:space="0" w:color="auto"/>
              <w:bottom w:val="single" w:sz="4" w:space="0" w:color="auto"/>
              <w:right w:val="single" w:sz="4" w:space="0" w:color="auto"/>
            </w:tcBorders>
          </w:tcPr>
          <w:p w14:paraId="61EA25F5" w14:textId="2D520291" w:rsidR="00D845E2" w:rsidRDefault="005A7676" w:rsidP="006236F2">
            <w:pPr>
              <w:rPr>
                <w:ins w:id="1560" w:author="Sowndarya S (WT01 - Manufacturing &amp; Hi Tech)" w:date="2015-03-17T12:01:00Z"/>
                <w:rFonts w:asciiTheme="minorHAnsi" w:hAnsiTheme="minorHAnsi" w:cstheme="minorHAnsi"/>
                <w:sz w:val="16"/>
                <w:szCs w:val="24"/>
              </w:rPr>
            </w:pPr>
            <w:ins w:id="1561" w:author="Sowndarya S (WT01 - Manufacturing &amp; Hi Tech)" w:date="2015-03-17T12:11:00Z">
              <w:r>
                <w:rPr>
                  <w:rFonts w:asciiTheme="minorHAnsi" w:hAnsiTheme="minorHAnsi" w:cstheme="minorHAnsi"/>
                  <w:sz w:val="16"/>
                  <w:szCs w:val="24"/>
                </w:rPr>
                <w:t>DMO_SELLIN_REV_PLAN_HISTORY</w:t>
              </w:r>
            </w:ins>
          </w:p>
        </w:tc>
      </w:tr>
      <w:tr w:rsidR="00D845E2" w:rsidRPr="005A16B3" w14:paraId="5BD07F4C" w14:textId="77777777" w:rsidTr="005A7676">
        <w:trPr>
          <w:trHeight w:val="233"/>
          <w:ins w:id="1562" w:author="Sowndarya S (WT01 - Manufacturing &amp; Hi Tech)" w:date="2015-03-17T12:01:00Z"/>
        </w:trPr>
        <w:tc>
          <w:tcPr>
            <w:tcW w:w="450" w:type="dxa"/>
            <w:tcBorders>
              <w:top w:val="single" w:sz="4" w:space="0" w:color="auto"/>
              <w:left w:val="single" w:sz="4" w:space="0" w:color="auto"/>
              <w:bottom w:val="single" w:sz="4" w:space="0" w:color="auto"/>
              <w:right w:val="single" w:sz="4" w:space="0" w:color="auto"/>
            </w:tcBorders>
          </w:tcPr>
          <w:p w14:paraId="3C920665" w14:textId="748B20D0" w:rsidR="00D845E2" w:rsidRDefault="00D845E2" w:rsidP="006236F2">
            <w:pPr>
              <w:rPr>
                <w:ins w:id="1563" w:author="Sowndarya S (WT01 - Manufacturing &amp; Hi Tech)" w:date="2015-03-17T12:01:00Z"/>
                <w:rFonts w:asciiTheme="minorHAnsi" w:hAnsiTheme="minorHAnsi" w:cstheme="minorHAnsi"/>
                <w:color w:val="000000"/>
                <w:sz w:val="18"/>
                <w:szCs w:val="16"/>
              </w:rPr>
            </w:pPr>
            <w:ins w:id="1564" w:author="Sowndarya S (WT01 - Manufacturing &amp; Hi Tech)" w:date="2015-03-17T12:02:00Z">
              <w:r>
                <w:rPr>
                  <w:rFonts w:asciiTheme="minorHAnsi" w:hAnsiTheme="minorHAnsi" w:cstheme="minorHAnsi"/>
                  <w:color w:val="000000"/>
                  <w:sz w:val="18"/>
                  <w:szCs w:val="16"/>
                </w:rPr>
                <w:t>14</w:t>
              </w:r>
            </w:ins>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90C25CF" w14:textId="09B980A3" w:rsidR="00D845E2" w:rsidRDefault="00D845E2" w:rsidP="006236F2">
            <w:pPr>
              <w:rPr>
                <w:ins w:id="1565" w:author="Sowndarya S (WT01 - Manufacturing &amp; Hi Tech)" w:date="2015-03-17T12:01:00Z"/>
                <w:rFonts w:asciiTheme="minorHAnsi" w:hAnsiTheme="minorHAnsi" w:cstheme="minorHAnsi"/>
                <w:color w:val="000000"/>
                <w:sz w:val="16"/>
                <w:szCs w:val="16"/>
              </w:rPr>
            </w:pPr>
            <w:ins w:id="1566" w:author="Sowndarya S (WT01 - Manufacturing &amp; Hi Tech)" w:date="2015-03-17T12:02:00Z">
              <w:r>
                <w:rPr>
                  <w:rFonts w:asciiTheme="minorHAnsi" w:hAnsiTheme="minorHAnsi" w:cstheme="minorHAnsi"/>
                  <w:color w:val="000000"/>
                  <w:sz w:val="16"/>
                  <w:szCs w:val="16"/>
                </w:rPr>
                <w:t>DMO_SELOUT_RV_BDE_PLAN_MIR</w:t>
              </w:r>
            </w:ins>
          </w:p>
        </w:tc>
        <w:tc>
          <w:tcPr>
            <w:tcW w:w="2700" w:type="dxa"/>
            <w:tcBorders>
              <w:top w:val="single" w:sz="4" w:space="0" w:color="auto"/>
              <w:left w:val="single" w:sz="4" w:space="0" w:color="auto"/>
              <w:bottom w:val="single" w:sz="4" w:space="0" w:color="auto"/>
              <w:right w:val="single" w:sz="4" w:space="0" w:color="auto"/>
            </w:tcBorders>
          </w:tcPr>
          <w:p w14:paraId="72135D39" w14:textId="7302B95A" w:rsidR="00D845E2" w:rsidRDefault="00D845E2" w:rsidP="006236F2">
            <w:pPr>
              <w:rPr>
                <w:ins w:id="1567" w:author="Sowndarya S (WT01 - Manufacturing &amp; Hi Tech)" w:date="2015-03-17T12:01:00Z"/>
                <w:rFonts w:asciiTheme="minorHAnsi" w:hAnsiTheme="minorHAnsi" w:cstheme="minorHAnsi"/>
                <w:sz w:val="16"/>
                <w:szCs w:val="24"/>
              </w:rPr>
            </w:pPr>
            <w:ins w:id="1568" w:author="Sowndarya S (WT01 - Manufacturing &amp; Hi Tech)" w:date="2015-03-17T12:05:00Z">
              <w:r>
                <w:rPr>
                  <w:rFonts w:asciiTheme="minorHAnsi" w:hAnsiTheme="minorHAnsi" w:cstheme="minorHAnsi"/>
                  <w:sz w:val="16"/>
                  <w:szCs w:val="24"/>
                </w:rPr>
                <w:t>DMO_SELOUT_RV_BDE_PLAN_TMP</w:t>
              </w:r>
            </w:ins>
          </w:p>
        </w:tc>
        <w:tc>
          <w:tcPr>
            <w:tcW w:w="2790" w:type="dxa"/>
            <w:tcBorders>
              <w:top w:val="single" w:sz="4" w:space="0" w:color="auto"/>
              <w:left w:val="single" w:sz="4" w:space="0" w:color="auto"/>
              <w:bottom w:val="single" w:sz="4" w:space="0" w:color="auto"/>
              <w:right w:val="single" w:sz="4" w:space="0" w:color="auto"/>
            </w:tcBorders>
          </w:tcPr>
          <w:p w14:paraId="6BEC4A8A" w14:textId="246F119A" w:rsidR="00D845E2" w:rsidRDefault="005A7676" w:rsidP="006236F2">
            <w:pPr>
              <w:rPr>
                <w:ins w:id="1569" w:author="Sowndarya S (WT01 - Manufacturing &amp; Hi Tech)" w:date="2015-03-17T12:01:00Z"/>
                <w:rFonts w:asciiTheme="minorHAnsi" w:hAnsiTheme="minorHAnsi" w:cstheme="minorHAnsi"/>
                <w:sz w:val="16"/>
                <w:szCs w:val="24"/>
              </w:rPr>
            </w:pPr>
            <w:ins w:id="1570" w:author="Sowndarya S (WT01 - Manufacturing &amp; Hi Tech)" w:date="2015-03-17T12:09:00Z">
              <w:r>
                <w:rPr>
                  <w:rFonts w:asciiTheme="minorHAnsi" w:hAnsiTheme="minorHAnsi" w:cstheme="minorHAnsi"/>
                  <w:sz w:val="16"/>
                  <w:szCs w:val="24"/>
                </w:rPr>
                <w:t>DMO_SELOUT_RV_BDE_PLAN_DELTA</w:t>
              </w:r>
            </w:ins>
          </w:p>
        </w:tc>
        <w:tc>
          <w:tcPr>
            <w:tcW w:w="2880" w:type="dxa"/>
            <w:tcBorders>
              <w:top w:val="single" w:sz="4" w:space="0" w:color="auto"/>
              <w:left w:val="single" w:sz="4" w:space="0" w:color="auto"/>
              <w:bottom w:val="single" w:sz="4" w:space="0" w:color="auto"/>
              <w:right w:val="single" w:sz="4" w:space="0" w:color="auto"/>
            </w:tcBorders>
          </w:tcPr>
          <w:p w14:paraId="62F493A1" w14:textId="473F9E68" w:rsidR="00D845E2" w:rsidRDefault="005A7676" w:rsidP="006236F2">
            <w:pPr>
              <w:rPr>
                <w:ins w:id="1571" w:author="Sowndarya S (WT01 - Manufacturing &amp; Hi Tech)" w:date="2015-03-17T12:01:00Z"/>
                <w:rFonts w:asciiTheme="minorHAnsi" w:hAnsiTheme="minorHAnsi" w:cstheme="minorHAnsi"/>
                <w:sz w:val="16"/>
                <w:szCs w:val="24"/>
              </w:rPr>
            </w:pPr>
            <w:ins w:id="1572" w:author="Sowndarya S (WT01 - Manufacturing &amp; Hi Tech)" w:date="2015-03-17T12:12:00Z">
              <w:r>
                <w:rPr>
                  <w:rFonts w:asciiTheme="minorHAnsi" w:hAnsiTheme="minorHAnsi" w:cstheme="minorHAnsi"/>
                  <w:sz w:val="16"/>
                  <w:szCs w:val="24"/>
                </w:rPr>
                <w:t>DMO_SELOUT_RV_BDE_PLAN_HISTORY</w:t>
              </w:r>
            </w:ins>
          </w:p>
        </w:tc>
      </w:tr>
      <w:tr w:rsidR="00D845E2" w:rsidRPr="005A16B3" w14:paraId="0BC82C74" w14:textId="77777777" w:rsidTr="005A7676">
        <w:trPr>
          <w:ins w:id="1573" w:author="Sowndarya S (WT01 - Manufacturing &amp; Hi Tech)" w:date="2015-03-17T12:01:00Z"/>
        </w:trPr>
        <w:tc>
          <w:tcPr>
            <w:tcW w:w="450" w:type="dxa"/>
            <w:tcBorders>
              <w:top w:val="single" w:sz="4" w:space="0" w:color="auto"/>
              <w:left w:val="single" w:sz="4" w:space="0" w:color="auto"/>
              <w:bottom w:val="single" w:sz="4" w:space="0" w:color="auto"/>
              <w:right w:val="single" w:sz="4" w:space="0" w:color="auto"/>
            </w:tcBorders>
          </w:tcPr>
          <w:p w14:paraId="43510762" w14:textId="1876B849" w:rsidR="00D845E2" w:rsidRDefault="00D845E2" w:rsidP="006236F2">
            <w:pPr>
              <w:rPr>
                <w:ins w:id="1574" w:author="Sowndarya S (WT01 - Manufacturing &amp; Hi Tech)" w:date="2015-03-17T12:01:00Z"/>
                <w:rFonts w:asciiTheme="minorHAnsi" w:hAnsiTheme="minorHAnsi" w:cstheme="minorHAnsi"/>
                <w:color w:val="000000"/>
                <w:sz w:val="18"/>
                <w:szCs w:val="16"/>
              </w:rPr>
            </w:pPr>
            <w:ins w:id="1575" w:author="Sowndarya S (WT01 - Manufacturing &amp; Hi Tech)" w:date="2015-03-17T12:02:00Z">
              <w:r>
                <w:rPr>
                  <w:rFonts w:asciiTheme="minorHAnsi" w:hAnsiTheme="minorHAnsi" w:cstheme="minorHAnsi"/>
                  <w:color w:val="000000"/>
                  <w:sz w:val="18"/>
                  <w:szCs w:val="16"/>
                </w:rPr>
                <w:t>15</w:t>
              </w:r>
            </w:ins>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695065B" w14:textId="2C88AB2F" w:rsidR="00D845E2" w:rsidRDefault="00D845E2" w:rsidP="006236F2">
            <w:pPr>
              <w:rPr>
                <w:ins w:id="1576" w:author="Sowndarya S (WT01 - Manufacturing &amp; Hi Tech)" w:date="2015-03-17T12:01:00Z"/>
                <w:rFonts w:asciiTheme="minorHAnsi" w:hAnsiTheme="minorHAnsi" w:cstheme="minorHAnsi"/>
                <w:color w:val="000000"/>
                <w:sz w:val="16"/>
                <w:szCs w:val="16"/>
              </w:rPr>
            </w:pPr>
            <w:ins w:id="1577" w:author="Sowndarya S (WT01 - Manufacturing &amp; Hi Tech)" w:date="2015-03-17T12:02:00Z">
              <w:r>
                <w:rPr>
                  <w:rFonts w:asciiTheme="minorHAnsi" w:hAnsiTheme="minorHAnsi" w:cstheme="minorHAnsi"/>
                  <w:color w:val="000000"/>
                  <w:sz w:val="16"/>
                  <w:szCs w:val="16"/>
                </w:rPr>
                <w:t>DMO_SELOUT_RV_RES_PLAN_MIR</w:t>
              </w:r>
            </w:ins>
          </w:p>
        </w:tc>
        <w:tc>
          <w:tcPr>
            <w:tcW w:w="2700" w:type="dxa"/>
            <w:tcBorders>
              <w:top w:val="single" w:sz="4" w:space="0" w:color="auto"/>
              <w:left w:val="single" w:sz="4" w:space="0" w:color="auto"/>
              <w:bottom w:val="single" w:sz="4" w:space="0" w:color="auto"/>
              <w:right w:val="single" w:sz="4" w:space="0" w:color="auto"/>
            </w:tcBorders>
          </w:tcPr>
          <w:p w14:paraId="6E219D09" w14:textId="365F33CA" w:rsidR="00D845E2" w:rsidRDefault="00D845E2" w:rsidP="006236F2">
            <w:pPr>
              <w:rPr>
                <w:ins w:id="1578" w:author="Sowndarya S (WT01 - Manufacturing &amp; Hi Tech)" w:date="2015-03-17T12:01:00Z"/>
                <w:rFonts w:asciiTheme="minorHAnsi" w:hAnsiTheme="minorHAnsi" w:cstheme="minorHAnsi"/>
                <w:sz w:val="16"/>
                <w:szCs w:val="24"/>
              </w:rPr>
            </w:pPr>
            <w:ins w:id="1579" w:author="Sowndarya S (WT01 - Manufacturing &amp; Hi Tech)" w:date="2015-03-17T12:06:00Z">
              <w:r>
                <w:rPr>
                  <w:rFonts w:asciiTheme="minorHAnsi" w:hAnsiTheme="minorHAnsi" w:cstheme="minorHAnsi"/>
                  <w:sz w:val="16"/>
                  <w:szCs w:val="24"/>
                </w:rPr>
                <w:t>DMO_SELOUT_RV_RES_PLAN_TMP</w:t>
              </w:r>
            </w:ins>
          </w:p>
        </w:tc>
        <w:tc>
          <w:tcPr>
            <w:tcW w:w="2790" w:type="dxa"/>
            <w:tcBorders>
              <w:top w:val="single" w:sz="4" w:space="0" w:color="auto"/>
              <w:left w:val="single" w:sz="4" w:space="0" w:color="auto"/>
              <w:bottom w:val="single" w:sz="4" w:space="0" w:color="auto"/>
              <w:right w:val="single" w:sz="4" w:space="0" w:color="auto"/>
            </w:tcBorders>
          </w:tcPr>
          <w:p w14:paraId="1A924328" w14:textId="5402F8D7" w:rsidR="00D845E2" w:rsidRDefault="005A7676" w:rsidP="006236F2">
            <w:pPr>
              <w:rPr>
                <w:ins w:id="1580" w:author="Sowndarya S (WT01 - Manufacturing &amp; Hi Tech)" w:date="2015-03-17T12:01:00Z"/>
                <w:rFonts w:asciiTheme="minorHAnsi" w:hAnsiTheme="minorHAnsi" w:cstheme="minorHAnsi"/>
                <w:sz w:val="16"/>
                <w:szCs w:val="24"/>
              </w:rPr>
            </w:pPr>
            <w:ins w:id="1581" w:author="Sowndarya S (WT01 - Manufacturing &amp; Hi Tech)" w:date="2015-03-17T12:09:00Z">
              <w:r>
                <w:rPr>
                  <w:rFonts w:asciiTheme="minorHAnsi" w:hAnsiTheme="minorHAnsi" w:cstheme="minorHAnsi"/>
                  <w:sz w:val="16"/>
                  <w:szCs w:val="24"/>
                </w:rPr>
                <w:t>DMO_SELOUT_RV_RES_PLAN_DELTA</w:t>
              </w:r>
            </w:ins>
          </w:p>
        </w:tc>
        <w:tc>
          <w:tcPr>
            <w:tcW w:w="2880" w:type="dxa"/>
            <w:tcBorders>
              <w:top w:val="single" w:sz="4" w:space="0" w:color="auto"/>
              <w:left w:val="single" w:sz="4" w:space="0" w:color="auto"/>
              <w:bottom w:val="single" w:sz="4" w:space="0" w:color="auto"/>
              <w:right w:val="single" w:sz="4" w:space="0" w:color="auto"/>
            </w:tcBorders>
          </w:tcPr>
          <w:p w14:paraId="782703C2" w14:textId="343315E8" w:rsidR="00D845E2" w:rsidRDefault="005A7676" w:rsidP="006236F2">
            <w:pPr>
              <w:rPr>
                <w:ins w:id="1582" w:author="Sowndarya S (WT01 - Manufacturing &amp; Hi Tech)" w:date="2015-03-17T12:01:00Z"/>
                <w:rFonts w:asciiTheme="minorHAnsi" w:hAnsiTheme="minorHAnsi" w:cstheme="minorHAnsi"/>
                <w:sz w:val="16"/>
                <w:szCs w:val="24"/>
              </w:rPr>
            </w:pPr>
            <w:ins w:id="1583" w:author="Sowndarya S (WT01 - Manufacturing &amp; Hi Tech)" w:date="2015-03-17T12:11:00Z">
              <w:r>
                <w:rPr>
                  <w:rFonts w:asciiTheme="minorHAnsi" w:hAnsiTheme="minorHAnsi" w:cstheme="minorHAnsi"/>
                  <w:sz w:val="16"/>
                  <w:szCs w:val="24"/>
                </w:rPr>
                <w:t>DMO_SELOUT_RV_RES_PLAN_HISTORY</w:t>
              </w:r>
            </w:ins>
          </w:p>
        </w:tc>
      </w:tr>
      <w:tr w:rsidR="008F6274" w:rsidRPr="005A16B3" w14:paraId="6029E117" w14:textId="77777777" w:rsidTr="005A7676">
        <w:tc>
          <w:tcPr>
            <w:tcW w:w="450" w:type="dxa"/>
            <w:tcBorders>
              <w:top w:val="single" w:sz="4" w:space="0" w:color="auto"/>
              <w:left w:val="single" w:sz="4" w:space="0" w:color="auto"/>
              <w:bottom w:val="single" w:sz="4" w:space="0" w:color="auto"/>
              <w:right w:val="single" w:sz="4" w:space="0" w:color="auto"/>
            </w:tcBorders>
          </w:tcPr>
          <w:p w14:paraId="361E961E" w14:textId="1D889194" w:rsidR="008F6274" w:rsidRPr="005A16B3" w:rsidRDefault="008F6274" w:rsidP="006236F2">
            <w:pPr>
              <w:rPr>
                <w:rFonts w:asciiTheme="minorHAnsi" w:hAnsiTheme="minorHAnsi" w:cstheme="minorHAnsi"/>
                <w:color w:val="000000"/>
                <w:sz w:val="18"/>
                <w:szCs w:val="16"/>
              </w:rPr>
            </w:pPr>
            <w:r>
              <w:rPr>
                <w:rFonts w:asciiTheme="minorHAnsi" w:hAnsiTheme="minorHAnsi" w:cstheme="minorHAnsi"/>
                <w:color w:val="000000"/>
                <w:sz w:val="18"/>
                <w:szCs w:val="16"/>
              </w:rPr>
              <w:t>1</w:t>
            </w:r>
            <w:ins w:id="1584" w:author="Sowndarya S (WT01 - Manufacturing &amp; Hi Tech)" w:date="2015-03-17T12:02:00Z">
              <w:r w:rsidR="00D845E2">
                <w:rPr>
                  <w:rFonts w:asciiTheme="minorHAnsi" w:hAnsiTheme="minorHAnsi" w:cstheme="minorHAnsi"/>
                  <w:color w:val="000000"/>
                  <w:sz w:val="18"/>
                  <w:szCs w:val="16"/>
                </w:rPr>
                <w:t>6</w:t>
              </w:r>
            </w:ins>
            <w:ins w:id="1585" w:author="Rakesh Singhi" w:date="2015-02-06T13:48:00Z">
              <w:del w:id="1586" w:author="Sowndarya S (WT01 - Manufacturing &amp; Hi Tech)" w:date="2015-03-17T12:02:00Z">
                <w:r w:rsidR="00734C36" w:rsidDel="00D845E2">
                  <w:rPr>
                    <w:rFonts w:asciiTheme="minorHAnsi" w:hAnsiTheme="minorHAnsi" w:cstheme="minorHAnsi"/>
                    <w:color w:val="000000"/>
                    <w:sz w:val="18"/>
                    <w:szCs w:val="16"/>
                  </w:rPr>
                  <w:delText>3</w:delText>
                </w:r>
              </w:del>
            </w:ins>
            <w:del w:id="1587" w:author="Rakesh Singhi" w:date="2015-02-06T13:47:00Z">
              <w:r w:rsidDel="00734C36">
                <w:rPr>
                  <w:rFonts w:asciiTheme="minorHAnsi" w:hAnsiTheme="minorHAnsi" w:cstheme="minorHAnsi"/>
                  <w:color w:val="000000"/>
                  <w:sz w:val="18"/>
                  <w:szCs w:val="16"/>
                </w:rPr>
                <w:delText>0</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E71D6A9" w14:textId="31D4FD1E" w:rsidR="008F6274" w:rsidRPr="006469F4" w:rsidRDefault="008F6274" w:rsidP="00D845E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DMO_PARTNER_EX</w:t>
            </w:r>
            <w:del w:id="1588" w:author="Sowndarya S (WT01 - Manufacturing &amp; Hi Tech)" w:date="2015-03-17T12:01:00Z">
              <w:r w:rsidRPr="006469F4" w:rsidDel="00D845E2">
                <w:rPr>
                  <w:rFonts w:asciiTheme="minorHAnsi" w:hAnsiTheme="minorHAnsi" w:cstheme="minorHAnsi"/>
                  <w:color w:val="000000"/>
                  <w:sz w:val="16"/>
                  <w:szCs w:val="16"/>
                </w:rPr>
                <w:delText>CEPTIO</w:delText>
              </w:r>
            </w:del>
            <w:ins w:id="1589" w:author="Sowndarya S (WT01 - Manufacturing &amp; Hi Tech)" w:date="2015-03-17T12:01:00Z">
              <w:r w:rsidR="00D845E2">
                <w:rPr>
                  <w:rFonts w:asciiTheme="minorHAnsi" w:hAnsiTheme="minorHAnsi" w:cstheme="minorHAnsi"/>
                  <w:color w:val="000000"/>
                  <w:sz w:val="16"/>
                  <w:szCs w:val="16"/>
                </w:rPr>
                <w:t>P</w:t>
              </w:r>
            </w:ins>
            <w:del w:id="1590" w:author="Sowndarya S (WT01 - Manufacturing &amp; Hi Tech)" w:date="2015-03-17T12:01:00Z">
              <w:r w:rsidRPr="006469F4" w:rsidDel="00D845E2">
                <w:rPr>
                  <w:rFonts w:asciiTheme="minorHAnsi" w:hAnsiTheme="minorHAnsi" w:cstheme="minorHAnsi"/>
                  <w:color w:val="000000"/>
                  <w:sz w:val="16"/>
                  <w:szCs w:val="16"/>
                </w:rPr>
                <w:delText>N</w:delText>
              </w:r>
            </w:del>
            <w:r w:rsidRPr="006469F4">
              <w:rPr>
                <w:rFonts w:asciiTheme="minorHAnsi" w:hAnsiTheme="minorHAnsi" w:cstheme="minorHAnsi"/>
                <w:color w:val="000000"/>
                <w:sz w:val="16"/>
                <w:szCs w:val="16"/>
              </w:rPr>
              <w:t>_MIR</w:t>
            </w:r>
          </w:p>
        </w:tc>
        <w:tc>
          <w:tcPr>
            <w:tcW w:w="2700" w:type="dxa"/>
            <w:tcBorders>
              <w:top w:val="single" w:sz="4" w:space="0" w:color="auto"/>
              <w:left w:val="single" w:sz="4" w:space="0" w:color="auto"/>
              <w:bottom w:val="single" w:sz="4" w:space="0" w:color="auto"/>
              <w:right w:val="single" w:sz="4" w:space="0" w:color="auto"/>
            </w:tcBorders>
          </w:tcPr>
          <w:p w14:paraId="00450277" w14:textId="6D176AC6" w:rsidR="008F6274" w:rsidRPr="006469F4" w:rsidRDefault="008F6274" w:rsidP="005A7676">
            <w:pPr>
              <w:rPr>
                <w:rFonts w:asciiTheme="minorHAnsi" w:hAnsiTheme="minorHAnsi" w:cstheme="minorHAnsi"/>
                <w:sz w:val="16"/>
                <w:szCs w:val="24"/>
              </w:rPr>
            </w:pPr>
            <w:r w:rsidRPr="006469F4">
              <w:rPr>
                <w:rFonts w:asciiTheme="minorHAnsi" w:hAnsiTheme="minorHAnsi" w:cstheme="minorHAnsi"/>
                <w:sz w:val="16"/>
                <w:szCs w:val="24"/>
              </w:rPr>
              <w:t>DMO_PARTNER_EX</w:t>
            </w:r>
            <w:ins w:id="1591" w:author="Sowndarya S (WT01 - Manufacturing &amp; Hi Tech)" w:date="2015-03-17T12:07:00Z">
              <w:r w:rsidR="005A7676">
                <w:rPr>
                  <w:rFonts w:asciiTheme="minorHAnsi" w:hAnsiTheme="minorHAnsi" w:cstheme="minorHAnsi"/>
                  <w:sz w:val="16"/>
                  <w:szCs w:val="24"/>
                </w:rPr>
                <w:t>P</w:t>
              </w:r>
            </w:ins>
            <w:del w:id="1592" w:author="Sowndarya S (WT01 - Manufacturing &amp; Hi Tech)" w:date="2015-03-17T12:07:00Z">
              <w:r w:rsidRPr="006469F4" w:rsidDel="005A7676">
                <w:rPr>
                  <w:rFonts w:asciiTheme="minorHAnsi" w:hAnsiTheme="minorHAnsi" w:cstheme="minorHAnsi"/>
                  <w:sz w:val="16"/>
                  <w:szCs w:val="24"/>
                </w:rPr>
                <w:delText>CEPTION</w:delText>
              </w:r>
            </w:del>
            <w:r w:rsidRPr="006469F4">
              <w:rPr>
                <w:rFonts w:asciiTheme="minorHAnsi" w:hAnsiTheme="minorHAnsi" w:cstheme="minorHAnsi"/>
                <w:sz w:val="16"/>
                <w:szCs w:val="24"/>
              </w:rPr>
              <w:t>_TMP</w:t>
            </w:r>
          </w:p>
        </w:tc>
        <w:tc>
          <w:tcPr>
            <w:tcW w:w="2790" w:type="dxa"/>
            <w:tcBorders>
              <w:top w:val="single" w:sz="4" w:space="0" w:color="auto"/>
              <w:left w:val="single" w:sz="4" w:space="0" w:color="auto"/>
              <w:bottom w:val="single" w:sz="4" w:space="0" w:color="auto"/>
              <w:right w:val="single" w:sz="4" w:space="0" w:color="auto"/>
            </w:tcBorders>
          </w:tcPr>
          <w:p w14:paraId="727C4660" w14:textId="51A6F1A4" w:rsidR="008F6274" w:rsidRPr="006469F4" w:rsidRDefault="008F6274" w:rsidP="005A7676">
            <w:pPr>
              <w:rPr>
                <w:rFonts w:asciiTheme="minorHAnsi" w:hAnsiTheme="minorHAnsi" w:cstheme="minorHAnsi"/>
                <w:sz w:val="16"/>
                <w:szCs w:val="24"/>
              </w:rPr>
            </w:pPr>
            <w:r w:rsidRPr="006469F4">
              <w:rPr>
                <w:rFonts w:asciiTheme="minorHAnsi" w:hAnsiTheme="minorHAnsi" w:cstheme="minorHAnsi"/>
                <w:sz w:val="16"/>
                <w:szCs w:val="24"/>
              </w:rPr>
              <w:t>DMO_PARTNER_EX</w:t>
            </w:r>
            <w:del w:id="1593" w:author="Sowndarya S (WT01 - Manufacturing &amp; Hi Tech)" w:date="2015-03-17T12:09:00Z">
              <w:r w:rsidRPr="006469F4" w:rsidDel="005A7676">
                <w:rPr>
                  <w:rFonts w:asciiTheme="minorHAnsi" w:hAnsiTheme="minorHAnsi" w:cstheme="minorHAnsi"/>
                  <w:sz w:val="16"/>
                  <w:szCs w:val="24"/>
                </w:rPr>
                <w:delText>CE</w:delText>
              </w:r>
            </w:del>
            <w:r w:rsidRPr="006469F4">
              <w:rPr>
                <w:rFonts w:asciiTheme="minorHAnsi" w:hAnsiTheme="minorHAnsi" w:cstheme="minorHAnsi"/>
                <w:sz w:val="16"/>
                <w:szCs w:val="24"/>
              </w:rPr>
              <w:t>P</w:t>
            </w:r>
            <w:del w:id="1594" w:author="Sowndarya S (WT01 - Manufacturing &amp; Hi Tech)" w:date="2015-03-17T12:09:00Z">
              <w:r w:rsidRPr="006469F4" w:rsidDel="005A7676">
                <w:rPr>
                  <w:rFonts w:asciiTheme="minorHAnsi" w:hAnsiTheme="minorHAnsi" w:cstheme="minorHAnsi"/>
                  <w:sz w:val="16"/>
                  <w:szCs w:val="24"/>
                </w:rPr>
                <w:delText>TION</w:delText>
              </w:r>
            </w:del>
            <w:r w:rsidRPr="006469F4">
              <w:rPr>
                <w:rFonts w:asciiTheme="minorHAnsi" w:hAnsiTheme="minorHAnsi" w:cstheme="minorHAnsi"/>
                <w:sz w:val="16"/>
                <w:szCs w:val="24"/>
              </w:rPr>
              <w:t>_DELTA</w:t>
            </w:r>
          </w:p>
        </w:tc>
        <w:tc>
          <w:tcPr>
            <w:tcW w:w="2880" w:type="dxa"/>
            <w:tcBorders>
              <w:top w:val="single" w:sz="4" w:space="0" w:color="auto"/>
              <w:left w:val="single" w:sz="4" w:space="0" w:color="auto"/>
              <w:bottom w:val="single" w:sz="4" w:space="0" w:color="auto"/>
              <w:right w:val="single" w:sz="4" w:space="0" w:color="auto"/>
            </w:tcBorders>
          </w:tcPr>
          <w:p w14:paraId="24A4C518" w14:textId="24DC67CB" w:rsidR="008F6274" w:rsidRPr="006469F4" w:rsidRDefault="008F6274" w:rsidP="005A7676">
            <w:pPr>
              <w:rPr>
                <w:rFonts w:asciiTheme="minorHAnsi" w:hAnsiTheme="minorHAnsi" w:cstheme="minorHAnsi"/>
                <w:sz w:val="16"/>
                <w:szCs w:val="24"/>
              </w:rPr>
            </w:pPr>
            <w:r w:rsidRPr="006469F4">
              <w:rPr>
                <w:rFonts w:asciiTheme="minorHAnsi" w:hAnsiTheme="minorHAnsi" w:cstheme="minorHAnsi"/>
                <w:sz w:val="16"/>
                <w:szCs w:val="24"/>
              </w:rPr>
              <w:t>DMO_PARTNER_E</w:t>
            </w:r>
            <w:del w:id="1595" w:author="Sowndarya S (WT01 - Manufacturing &amp; Hi Tech)" w:date="2015-03-17T12:13:00Z">
              <w:r w:rsidRPr="006469F4" w:rsidDel="005A7676">
                <w:rPr>
                  <w:rFonts w:asciiTheme="minorHAnsi" w:hAnsiTheme="minorHAnsi" w:cstheme="minorHAnsi"/>
                  <w:sz w:val="16"/>
                  <w:szCs w:val="24"/>
                </w:rPr>
                <w:delText>XCEPTION</w:delText>
              </w:r>
            </w:del>
            <w:ins w:id="1596" w:author="Sowndarya S (WT01 - Manufacturing &amp; Hi Tech)" w:date="2015-03-17T12:13:00Z">
              <w:r w:rsidR="005A7676">
                <w:rPr>
                  <w:rFonts w:asciiTheme="minorHAnsi" w:hAnsiTheme="minorHAnsi" w:cstheme="minorHAnsi"/>
                  <w:sz w:val="16"/>
                  <w:szCs w:val="24"/>
                </w:rPr>
                <w:t>XP</w:t>
              </w:r>
            </w:ins>
            <w:r w:rsidRPr="006469F4">
              <w:rPr>
                <w:rFonts w:asciiTheme="minorHAnsi" w:hAnsiTheme="minorHAnsi" w:cstheme="minorHAnsi"/>
                <w:sz w:val="16"/>
                <w:szCs w:val="24"/>
              </w:rPr>
              <w:t>_HISTORY</w:t>
            </w:r>
          </w:p>
        </w:tc>
      </w:tr>
      <w:tr w:rsidR="008F6274" w:rsidRPr="005A16B3" w14:paraId="56D34A29" w14:textId="77777777" w:rsidTr="005A7676">
        <w:tc>
          <w:tcPr>
            <w:tcW w:w="450" w:type="dxa"/>
            <w:tcBorders>
              <w:top w:val="single" w:sz="4" w:space="0" w:color="auto"/>
              <w:left w:val="single" w:sz="4" w:space="0" w:color="auto"/>
              <w:bottom w:val="single" w:sz="4" w:space="0" w:color="auto"/>
              <w:right w:val="single" w:sz="4" w:space="0" w:color="auto"/>
            </w:tcBorders>
          </w:tcPr>
          <w:p w14:paraId="41AD121C" w14:textId="1B459211" w:rsidR="008F6274" w:rsidRPr="005A16B3" w:rsidRDefault="008F6274" w:rsidP="006236F2">
            <w:pPr>
              <w:rPr>
                <w:rFonts w:asciiTheme="minorHAnsi" w:hAnsiTheme="minorHAnsi" w:cstheme="minorHAnsi"/>
                <w:color w:val="000000"/>
                <w:sz w:val="18"/>
                <w:szCs w:val="16"/>
              </w:rPr>
            </w:pPr>
            <w:r>
              <w:rPr>
                <w:rFonts w:asciiTheme="minorHAnsi" w:hAnsiTheme="minorHAnsi" w:cstheme="minorHAnsi"/>
                <w:color w:val="000000"/>
                <w:sz w:val="18"/>
                <w:szCs w:val="16"/>
              </w:rPr>
              <w:t>1</w:t>
            </w:r>
            <w:ins w:id="1597" w:author="Sowndarya S (WT01 - Manufacturing &amp; Hi Tech)" w:date="2015-03-17T12:02:00Z">
              <w:r w:rsidR="00D845E2">
                <w:rPr>
                  <w:rFonts w:asciiTheme="minorHAnsi" w:hAnsiTheme="minorHAnsi" w:cstheme="minorHAnsi"/>
                  <w:color w:val="000000"/>
                  <w:sz w:val="18"/>
                  <w:szCs w:val="16"/>
                </w:rPr>
                <w:t>7</w:t>
              </w:r>
            </w:ins>
            <w:ins w:id="1598" w:author="Rakesh Singhi" w:date="2015-02-06T13:48:00Z">
              <w:del w:id="1599" w:author="Sowndarya S (WT01 - Manufacturing &amp; Hi Tech)" w:date="2015-03-17T12:02:00Z">
                <w:r w:rsidR="00734C36" w:rsidDel="00D845E2">
                  <w:rPr>
                    <w:rFonts w:asciiTheme="minorHAnsi" w:hAnsiTheme="minorHAnsi" w:cstheme="minorHAnsi"/>
                    <w:color w:val="000000"/>
                    <w:sz w:val="18"/>
                    <w:szCs w:val="16"/>
                  </w:rPr>
                  <w:delText>4</w:delText>
                </w:r>
              </w:del>
            </w:ins>
            <w:del w:id="1600" w:author="Rakesh Singhi" w:date="2015-02-06T13:47:00Z">
              <w:r w:rsidDel="00734C36">
                <w:rPr>
                  <w:rFonts w:asciiTheme="minorHAnsi" w:hAnsiTheme="minorHAnsi" w:cstheme="minorHAnsi"/>
                  <w:color w:val="000000"/>
                  <w:sz w:val="18"/>
                  <w:szCs w:val="16"/>
                </w:rPr>
                <w:delText>1</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79CA573"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DMO_ORDER_EXCEPTION_MIR</w:t>
            </w:r>
          </w:p>
        </w:tc>
        <w:tc>
          <w:tcPr>
            <w:tcW w:w="2700" w:type="dxa"/>
            <w:tcBorders>
              <w:top w:val="single" w:sz="4" w:space="0" w:color="auto"/>
              <w:left w:val="single" w:sz="4" w:space="0" w:color="auto"/>
              <w:bottom w:val="single" w:sz="4" w:space="0" w:color="auto"/>
              <w:right w:val="single" w:sz="4" w:space="0" w:color="auto"/>
            </w:tcBorders>
          </w:tcPr>
          <w:p w14:paraId="3F83E81F" w14:textId="77777777" w:rsidR="008F6274" w:rsidRPr="006469F4" w:rsidRDefault="008F6274" w:rsidP="006236F2">
            <w:pPr>
              <w:rPr>
                <w:rFonts w:asciiTheme="minorHAnsi" w:hAnsiTheme="minorHAnsi" w:cstheme="minorHAnsi"/>
                <w:sz w:val="16"/>
                <w:szCs w:val="24"/>
              </w:rPr>
            </w:pPr>
            <w:r>
              <w:rPr>
                <w:rFonts w:asciiTheme="minorHAnsi" w:hAnsiTheme="minorHAnsi" w:cstheme="minorHAnsi"/>
                <w:sz w:val="16"/>
                <w:szCs w:val="24"/>
              </w:rPr>
              <w:t>DMO_ORDER</w:t>
            </w:r>
            <w:r w:rsidRPr="006469F4">
              <w:rPr>
                <w:rFonts w:asciiTheme="minorHAnsi" w:hAnsiTheme="minorHAnsi" w:cstheme="minorHAnsi"/>
                <w:sz w:val="16"/>
                <w:szCs w:val="24"/>
              </w:rPr>
              <w:t>_EXCEPTION_TMP</w:t>
            </w:r>
          </w:p>
        </w:tc>
        <w:tc>
          <w:tcPr>
            <w:tcW w:w="2790" w:type="dxa"/>
            <w:tcBorders>
              <w:top w:val="single" w:sz="4" w:space="0" w:color="auto"/>
              <w:left w:val="single" w:sz="4" w:space="0" w:color="auto"/>
              <w:bottom w:val="single" w:sz="4" w:space="0" w:color="auto"/>
              <w:right w:val="single" w:sz="4" w:space="0" w:color="auto"/>
            </w:tcBorders>
          </w:tcPr>
          <w:p w14:paraId="426CC1B5"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DMO_ORDER_EXCEPTION_DELTA</w:t>
            </w:r>
          </w:p>
        </w:tc>
        <w:tc>
          <w:tcPr>
            <w:tcW w:w="2880" w:type="dxa"/>
            <w:tcBorders>
              <w:top w:val="single" w:sz="4" w:space="0" w:color="auto"/>
              <w:left w:val="single" w:sz="4" w:space="0" w:color="auto"/>
              <w:bottom w:val="single" w:sz="4" w:space="0" w:color="auto"/>
              <w:right w:val="single" w:sz="4" w:space="0" w:color="auto"/>
            </w:tcBorders>
          </w:tcPr>
          <w:p w14:paraId="61500B6D"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DMO_ORDER_EXCEPTION_HISTORY</w:t>
            </w:r>
          </w:p>
        </w:tc>
      </w:tr>
      <w:tr w:rsidR="008F6274" w:rsidRPr="005A16B3" w14:paraId="3ECC46C4" w14:textId="77777777" w:rsidTr="005A7676">
        <w:tc>
          <w:tcPr>
            <w:tcW w:w="450" w:type="dxa"/>
            <w:tcBorders>
              <w:top w:val="single" w:sz="4" w:space="0" w:color="auto"/>
              <w:left w:val="single" w:sz="4" w:space="0" w:color="auto"/>
              <w:bottom w:val="single" w:sz="4" w:space="0" w:color="auto"/>
              <w:right w:val="single" w:sz="4" w:space="0" w:color="auto"/>
            </w:tcBorders>
          </w:tcPr>
          <w:p w14:paraId="02D0E083" w14:textId="57014B99" w:rsidR="008F6274" w:rsidRPr="005A16B3" w:rsidRDefault="008F6274" w:rsidP="006236F2">
            <w:pPr>
              <w:rPr>
                <w:rFonts w:asciiTheme="minorHAnsi" w:hAnsiTheme="minorHAnsi" w:cstheme="minorHAnsi"/>
                <w:color w:val="000000"/>
                <w:sz w:val="18"/>
                <w:szCs w:val="16"/>
              </w:rPr>
            </w:pPr>
            <w:r>
              <w:rPr>
                <w:rFonts w:asciiTheme="minorHAnsi" w:hAnsiTheme="minorHAnsi" w:cstheme="minorHAnsi"/>
                <w:color w:val="000000"/>
                <w:sz w:val="18"/>
                <w:szCs w:val="16"/>
              </w:rPr>
              <w:t>1</w:t>
            </w:r>
            <w:ins w:id="1601" w:author="Sowndarya S (WT01 - Manufacturing &amp; Hi Tech)" w:date="2015-03-17T12:02:00Z">
              <w:r w:rsidR="00D845E2">
                <w:rPr>
                  <w:rFonts w:asciiTheme="minorHAnsi" w:hAnsiTheme="minorHAnsi" w:cstheme="minorHAnsi"/>
                  <w:color w:val="000000"/>
                  <w:sz w:val="18"/>
                  <w:szCs w:val="16"/>
                </w:rPr>
                <w:t>8</w:t>
              </w:r>
            </w:ins>
            <w:ins w:id="1602" w:author="Rakesh Singhi" w:date="2015-02-06T13:48:00Z">
              <w:del w:id="1603" w:author="Sowndarya S (WT01 - Manufacturing &amp; Hi Tech)" w:date="2015-03-17T12:02:00Z">
                <w:r w:rsidR="00734C36" w:rsidDel="00D845E2">
                  <w:rPr>
                    <w:rFonts w:asciiTheme="minorHAnsi" w:hAnsiTheme="minorHAnsi" w:cstheme="minorHAnsi"/>
                    <w:color w:val="000000"/>
                    <w:sz w:val="18"/>
                    <w:szCs w:val="16"/>
                  </w:rPr>
                  <w:delText>5</w:delText>
                </w:r>
              </w:del>
            </w:ins>
            <w:del w:id="1604" w:author="Rakesh Singhi" w:date="2015-02-06T13:47:00Z">
              <w:r w:rsidDel="00734C36">
                <w:rPr>
                  <w:rFonts w:asciiTheme="minorHAnsi" w:hAnsiTheme="minorHAnsi" w:cstheme="minorHAnsi"/>
                  <w:color w:val="000000"/>
                  <w:sz w:val="18"/>
                  <w:szCs w:val="16"/>
                </w:rPr>
                <w:delText>2</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241BE5C"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DMO_PRODUCT_CATALOG_MIR</w:t>
            </w:r>
          </w:p>
        </w:tc>
        <w:tc>
          <w:tcPr>
            <w:tcW w:w="2700" w:type="dxa"/>
            <w:tcBorders>
              <w:top w:val="single" w:sz="4" w:space="0" w:color="auto"/>
              <w:left w:val="single" w:sz="4" w:space="0" w:color="auto"/>
              <w:bottom w:val="single" w:sz="4" w:space="0" w:color="auto"/>
              <w:right w:val="single" w:sz="4" w:space="0" w:color="auto"/>
            </w:tcBorders>
          </w:tcPr>
          <w:p w14:paraId="4F308ED0"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DMO_PRODUCT_CATALOG_TMP</w:t>
            </w:r>
          </w:p>
        </w:tc>
        <w:tc>
          <w:tcPr>
            <w:tcW w:w="2790" w:type="dxa"/>
            <w:tcBorders>
              <w:top w:val="single" w:sz="4" w:space="0" w:color="auto"/>
              <w:left w:val="single" w:sz="4" w:space="0" w:color="auto"/>
              <w:bottom w:val="single" w:sz="4" w:space="0" w:color="auto"/>
              <w:right w:val="single" w:sz="4" w:space="0" w:color="auto"/>
            </w:tcBorders>
          </w:tcPr>
          <w:p w14:paraId="14E3A5AB"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DMO_PRODUCT_CATALOG_DELTA</w:t>
            </w:r>
          </w:p>
        </w:tc>
        <w:tc>
          <w:tcPr>
            <w:tcW w:w="2880" w:type="dxa"/>
            <w:tcBorders>
              <w:top w:val="single" w:sz="4" w:space="0" w:color="auto"/>
              <w:left w:val="single" w:sz="4" w:space="0" w:color="auto"/>
              <w:bottom w:val="single" w:sz="4" w:space="0" w:color="auto"/>
              <w:right w:val="single" w:sz="4" w:space="0" w:color="auto"/>
            </w:tcBorders>
          </w:tcPr>
          <w:p w14:paraId="7C575E5E"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DMO_PRODUCT_CATALOG_HISTORY</w:t>
            </w:r>
          </w:p>
        </w:tc>
      </w:tr>
      <w:tr w:rsidR="008F6274" w:rsidRPr="005A16B3" w14:paraId="36A0E851" w14:textId="77777777" w:rsidTr="005A7676">
        <w:tc>
          <w:tcPr>
            <w:tcW w:w="450" w:type="dxa"/>
            <w:tcBorders>
              <w:top w:val="single" w:sz="4" w:space="0" w:color="auto"/>
              <w:left w:val="single" w:sz="4" w:space="0" w:color="auto"/>
              <w:bottom w:val="single" w:sz="4" w:space="0" w:color="auto"/>
              <w:right w:val="single" w:sz="4" w:space="0" w:color="auto"/>
            </w:tcBorders>
          </w:tcPr>
          <w:p w14:paraId="3DC3A88B" w14:textId="67BE19FA" w:rsidR="008F6274" w:rsidRPr="005A16B3" w:rsidRDefault="008F6274" w:rsidP="006236F2">
            <w:pPr>
              <w:rPr>
                <w:rFonts w:asciiTheme="minorHAnsi" w:hAnsiTheme="minorHAnsi" w:cstheme="minorHAnsi"/>
                <w:color w:val="000000"/>
                <w:sz w:val="18"/>
                <w:szCs w:val="16"/>
              </w:rPr>
            </w:pPr>
            <w:r>
              <w:rPr>
                <w:rFonts w:asciiTheme="minorHAnsi" w:hAnsiTheme="minorHAnsi" w:cstheme="minorHAnsi"/>
                <w:color w:val="000000"/>
                <w:sz w:val="18"/>
                <w:szCs w:val="16"/>
              </w:rPr>
              <w:t>1</w:t>
            </w:r>
            <w:ins w:id="1605" w:author="Sowndarya S (WT01 - Manufacturing &amp; Hi Tech)" w:date="2015-03-17T12:02:00Z">
              <w:r w:rsidR="00D845E2">
                <w:rPr>
                  <w:rFonts w:asciiTheme="minorHAnsi" w:hAnsiTheme="minorHAnsi" w:cstheme="minorHAnsi"/>
                  <w:color w:val="000000"/>
                  <w:sz w:val="18"/>
                  <w:szCs w:val="16"/>
                </w:rPr>
                <w:t>9</w:t>
              </w:r>
            </w:ins>
            <w:ins w:id="1606" w:author="Rakesh Singhi" w:date="2015-02-06T13:49:00Z">
              <w:del w:id="1607" w:author="Sowndarya S (WT01 - Manufacturing &amp; Hi Tech)" w:date="2015-03-17T12:02:00Z">
                <w:r w:rsidR="00734C36" w:rsidDel="00D845E2">
                  <w:rPr>
                    <w:rFonts w:asciiTheme="minorHAnsi" w:hAnsiTheme="minorHAnsi" w:cstheme="minorHAnsi"/>
                    <w:color w:val="000000"/>
                    <w:sz w:val="18"/>
                    <w:szCs w:val="16"/>
                  </w:rPr>
                  <w:delText>6</w:delText>
                </w:r>
              </w:del>
            </w:ins>
            <w:del w:id="1608" w:author="Rakesh Singhi" w:date="2015-02-06T13:47:00Z">
              <w:r w:rsidDel="00734C36">
                <w:rPr>
                  <w:rFonts w:asciiTheme="minorHAnsi" w:hAnsiTheme="minorHAnsi" w:cstheme="minorHAnsi"/>
                  <w:color w:val="000000"/>
                  <w:sz w:val="18"/>
                  <w:szCs w:val="16"/>
                </w:rPr>
                <w:delText>3</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625A016" w14:textId="77777777"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DMO_PRODUCT_HIERARCH</w:t>
            </w:r>
            <w:del w:id="1609" w:author="Sowndarya S (WT01 - Manufacturing &amp; Hi Tech)" w:date="2015-03-17T12:01:00Z">
              <w:r w:rsidRPr="006469F4" w:rsidDel="00D845E2">
                <w:rPr>
                  <w:rFonts w:asciiTheme="minorHAnsi" w:hAnsiTheme="minorHAnsi" w:cstheme="minorHAnsi"/>
                  <w:color w:val="000000"/>
                  <w:sz w:val="16"/>
                  <w:szCs w:val="16"/>
                </w:rPr>
                <w:delText>Y</w:delText>
              </w:r>
            </w:del>
            <w:r w:rsidRPr="006469F4">
              <w:rPr>
                <w:rFonts w:asciiTheme="minorHAnsi" w:hAnsiTheme="minorHAnsi" w:cstheme="minorHAnsi"/>
                <w:color w:val="000000"/>
                <w:sz w:val="16"/>
                <w:szCs w:val="16"/>
              </w:rPr>
              <w:t>_MIR</w:t>
            </w:r>
          </w:p>
        </w:tc>
        <w:tc>
          <w:tcPr>
            <w:tcW w:w="2700" w:type="dxa"/>
            <w:tcBorders>
              <w:top w:val="single" w:sz="4" w:space="0" w:color="auto"/>
              <w:left w:val="single" w:sz="4" w:space="0" w:color="auto"/>
              <w:bottom w:val="single" w:sz="4" w:space="0" w:color="auto"/>
              <w:right w:val="single" w:sz="4" w:space="0" w:color="auto"/>
            </w:tcBorders>
          </w:tcPr>
          <w:p w14:paraId="3C7B1953" w14:textId="67D4FDD9" w:rsidR="008F6274" w:rsidRPr="006469F4" w:rsidRDefault="008F6274" w:rsidP="005A7676">
            <w:pPr>
              <w:rPr>
                <w:rFonts w:asciiTheme="minorHAnsi" w:hAnsiTheme="minorHAnsi" w:cstheme="minorHAnsi"/>
                <w:sz w:val="16"/>
                <w:szCs w:val="24"/>
              </w:rPr>
            </w:pPr>
            <w:r w:rsidRPr="006469F4">
              <w:rPr>
                <w:rFonts w:asciiTheme="minorHAnsi" w:hAnsiTheme="minorHAnsi" w:cstheme="minorHAnsi"/>
                <w:sz w:val="16"/>
                <w:szCs w:val="24"/>
              </w:rPr>
              <w:t>DMO_PRODUCT_HIERARCH</w:t>
            </w:r>
            <w:del w:id="1610" w:author="Sowndarya S (WT01 - Manufacturing &amp; Hi Tech)" w:date="2015-03-17T12:07:00Z">
              <w:r w:rsidRPr="006469F4" w:rsidDel="005A7676">
                <w:rPr>
                  <w:rFonts w:asciiTheme="minorHAnsi" w:hAnsiTheme="minorHAnsi" w:cstheme="minorHAnsi"/>
                  <w:sz w:val="16"/>
                  <w:szCs w:val="24"/>
                </w:rPr>
                <w:delText>Y</w:delText>
              </w:r>
            </w:del>
            <w:r w:rsidRPr="006469F4">
              <w:rPr>
                <w:rFonts w:asciiTheme="minorHAnsi" w:hAnsiTheme="minorHAnsi" w:cstheme="minorHAnsi"/>
                <w:sz w:val="16"/>
                <w:szCs w:val="24"/>
              </w:rPr>
              <w:t>_TMP</w:t>
            </w:r>
          </w:p>
        </w:tc>
        <w:tc>
          <w:tcPr>
            <w:tcW w:w="2790" w:type="dxa"/>
            <w:tcBorders>
              <w:top w:val="single" w:sz="4" w:space="0" w:color="auto"/>
              <w:left w:val="single" w:sz="4" w:space="0" w:color="auto"/>
              <w:bottom w:val="single" w:sz="4" w:space="0" w:color="auto"/>
              <w:right w:val="single" w:sz="4" w:space="0" w:color="auto"/>
            </w:tcBorders>
          </w:tcPr>
          <w:p w14:paraId="59875ADE"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DMO_PRODUCT_HIERARCH</w:t>
            </w:r>
            <w:del w:id="1611" w:author="Sowndarya S (WT01 - Manufacturing &amp; Hi Tech)" w:date="2015-03-17T12:10:00Z">
              <w:r w:rsidRPr="006469F4" w:rsidDel="005A7676">
                <w:rPr>
                  <w:rFonts w:asciiTheme="minorHAnsi" w:hAnsiTheme="minorHAnsi" w:cstheme="minorHAnsi"/>
                  <w:sz w:val="16"/>
                  <w:szCs w:val="24"/>
                </w:rPr>
                <w:delText>Y</w:delText>
              </w:r>
            </w:del>
            <w:r w:rsidRPr="006469F4">
              <w:rPr>
                <w:rFonts w:asciiTheme="minorHAnsi" w:hAnsiTheme="minorHAnsi" w:cstheme="minorHAnsi"/>
                <w:sz w:val="16"/>
                <w:szCs w:val="24"/>
              </w:rPr>
              <w:t>_DELTA</w:t>
            </w:r>
          </w:p>
        </w:tc>
        <w:tc>
          <w:tcPr>
            <w:tcW w:w="2880" w:type="dxa"/>
            <w:tcBorders>
              <w:top w:val="single" w:sz="4" w:space="0" w:color="auto"/>
              <w:left w:val="single" w:sz="4" w:space="0" w:color="auto"/>
              <w:bottom w:val="single" w:sz="4" w:space="0" w:color="auto"/>
              <w:right w:val="single" w:sz="4" w:space="0" w:color="auto"/>
            </w:tcBorders>
          </w:tcPr>
          <w:p w14:paraId="38B5EF0F" w14:textId="77777777" w:rsidR="008F6274" w:rsidRPr="006469F4" w:rsidRDefault="008F6274" w:rsidP="006236F2">
            <w:pPr>
              <w:rPr>
                <w:rFonts w:asciiTheme="minorHAnsi" w:hAnsiTheme="minorHAnsi" w:cstheme="minorHAnsi"/>
                <w:sz w:val="16"/>
                <w:szCs w:val="24"/>
              </w:rPr>
            </w:pPr>
            <w:r w:rsidRPr="006469F4">
              <w:rPr>
                <w:rFonts w:asciiTheme="minorHAnsi" w:hAnsiTheme="minorHAnsi" w:cstheme="minorHAnsi"/>
                <w:sz w:val="16"/>
                <w:szCs w:val="24"/>
              </w:rPr>
              <w:t>DMO_PRODUCT_HIERARCH</w:t>
            </w:r>
            <w:del w:id="1612" w:author="Sowndarya S (WT01 - Manufacturing &amp; Hi Tech)" w:date="2015-03-17T12:13:00Z">
              <w:r w:rsidRPr="006469F4" w:rsidDel="005A7676">
                <w:rPr>
                  <w:rFonts w:asciiTheme="minorHAnsi" w:hAnsiTheme="minorHAnsi" w:cstheme="minorHAnsi"/>
                  <w:sz w:val="16"/>
                  <w:szCs w:val="24"/>
                </w:rPr>
                <w:delText>Y</w:delText>
              </w:r>
            </w:del>
            <w:r w:rsidRPr="006469F4">
              <w:rPr>
                <w:rFonts w:asciiTheme="minorHAnsi" w:hAnsiTheme="minorHAnsi" w:cstheme="minorHAnsi"/>
                <w:sz w:val="16"/>
                <w:szCs w:val="24"/>
              </w:rPr>
              <w:t>_HISTORY</w:t>
            </w:r>
          </w:p>
        </w:tc>
      </w:tr>
      <w:tr w:rsidR="008F6274" w:rsidRPr="005A16B3" w14:paraId="6EF2DD2D" w14:textId="77777777" w:rsidTr="005A7676">
        <w:tc>
          <w:tcPr>
            <w:tcW w:w="450" w:type="dxa"/>
            <w:tcBorders>
              <w:top w:val="single" w:sz="4" w:space="0" w:color="auto"/>
              <w:left w:val="single" w:sz="4" w:space="0" w:color="auto"/>
              <w:bottom w:val="single" w:sz="4" w:space="0" w:color="auto"/>
              <w:right w:val="single" w:sz="4" w:space="0" w:color="auto"/>
            </w:tcBorders>
          </w:tcPr>
          <w:p w14:paraId="55FD4B68" w14:textId="02F76D28" w:rsidR="008F6274" w:rsidRPr="005A16B3" w:rsidRDefault="00D845E2" w:rsidP="006236F2">
            <w:pPr>
              <w:rPr>
                <w:rFonts w:asciiTheme="minorHAnsi" w:hAnsiTheme="minorHAnsi" w:cstheme="minorHAnsi"/>
                <w:color w:val="000000"/>
                <w:sz w:val="18"/>
                <w:szCs w:val="16"/>
              </w:rPr>
            </w:pPr>
            <w:ins w:id="1613" w:author="Sowndarya S (WT01 - Manufacturing &amp; Hi Tech)" w:date="2015-03-17T12:02:00Z">
              <w:r>
                <w:rPr>
                  <w:rFonts w:asciiTheme="minorHAnsi" w:hAnsiTheme="minorHAnsi" w:cstheme="minorHAnsi"/>
                  <w:color w:val="000000"/>
                  <w:sz w:val="18"/>
                  <w:szCs w:val="16"/>
                </w:rPr>
                <w:t>20</w:t>
              </w:r>
            </w:ins>
            <w:del w:id="1614" w:author="Sowndarya S (WT01 - Manufacturing &amp; Hi Tech)" w:date="2015-03-17T12:02:00Z">
              <w:r w:rsidR="008F6274" w:rsidDel="00D845E2">
                <w:rPr>
                  <w:rFonts w:asciiTheme="minorHAnsi" w:hAnsiTheme="minorHAnsi" w:cstheme="minorHAnsi"/>
                  <w:color w:val="000000"/>
                  <w:sz w:val="18"/>
                  <w:szCs w:val="16"/>
                </w:rPr>
                <w:delText>1</w:delText>
              </w:r>
            </w:del>
            <w:ins w:id="1615" w:author="Rakesh Singhi" w:date="2015-02-06T13:49:00Z">
              <w:del w:id="1616" w:author="Sowndarya S (WT01 - Manufacturing &amp; Hi Tech)" w:date="2015-03-17T12:02:00Z">
                <w:r w:rsidR="00734C36" w:rsidDel="00D845E2">
                  <w:rPr>
                    <w:rFonts w:asciiTheme="minorHAnsi" w:hAnsiTheme="minorHAnsi" w:cstheme="minorHAnsi"/>
                    <w:color w:val="000000"/>
                    <w:sz w:val="18"/>
                    <w:szCs w:val="16"/>
                  </w:rPr>
                  <w:delText>7</w:delText>
                </w:r>
              </w:del>
            </w:ins>
            <w:del w:id="1617" w:author="Rakesh Singhi" w:date="2015-02-06T13:47:00Z">
              <w:r w:rsidR="008F6274" w:rsidDel="00734C36">
                <w:rPr>
                  <w:rFonts w:asciiTheme="minorHAnsi" w:hAnsiTheme="minorHAnsi" w:cstheme="minorHAnsi"/>
                  <w:color w:val="000000"/>
                  <w:sz w:val="18"/>
                  <w:szCs w:val="16"/>
                </w:rPr>
                <w:delText>4</w:delText>
              </w:r>
            </w:del>
          </w:p>
        </w:tc>
        <w:tc>
          <w:tcPr>
            <w:tcW w:w="253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142C8C4" w14:textId="52FF3CDE" w:rsidR="008F6274" w:rsidRPr="006469F4" w:rsidRDefault="008F6274" w:rsidP="006236F2">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DMO_PRODUCT_EX</w:t>
            </w:r>
            <w:ins w:id="1618" w:author="Sowndarya S (WT01 - Manufacturing &amp; Hi Tech)" w:date="2015-03-17T12:01:00Z">
              <w:r w:rsidR="00D845E2">
                <w:rPr>
                  <w:rFonts w:asciiTheme="minorHAnsi" w:hAnsiTheme="minorHAnsi" w:cstheme="minorHAnsi"/>
                  <w:color w:val="000000"/>
                  <w:sz w:val="16"/>
                  <w:szCs w:val="16"/>
                </w:rPr>
                <w:t>P</w:t>
              </w:r>
            </w:ins>
            <w:del w:id="1619" w:author="Sowndarya S (WT01 - Manufacturing &amp; Hi Tech)" w:date="2015-03-17T12:01:00Z">
              <w:r w:rsidRPr="006469F4" w:rsidDel="00D845E2">
                <w:rPr>
                  <w:rFonts w:asciiTheme="minorHAnsi" w:hAnsiTheme="minorHAnsi" w:cstheme="minorHAnsi"/>
                  <w:color w:val="000000"/>
                  <w:sz w:val="16"/>
                  <w:szCs w:val="16"/>
                </w:rPr>
                <w:delText>CEPTION</w:delText>
              </w:r>
            </w:del>
            <w:r w:rsidRPr="006469F4">
              <w:rPr>
                <w:rFonts w:asciiTheme="minorHAnsi" w:hAnsiTheme="minorHAnsi" w:cstheme="minorHAnsi"/>
                <w:color w:val="000000"/>
                <w:sz w:val="16"/>
                <w:szCs w:val="16"/>
              </w:rPr>
              <w:t>_MIR</w:t>
            </w:r>
          </w:p>
        </w:tc>
        <w:tc>
          <w:tcPr>
            <w:tcW w:w="2700" w:type="dxa"/>
            <w:tcBorders>
              <w:top w:val="single" w:sz="4" w:space="0" w:color="auto"/>
              <w:left w:val="single" w:sz="4" w:space="0" w:color="auto"/>
              <w:bottom w:val="single" w:sz="4" w:space="0" w:color="auto"/>
              <w:right w:val="single" w:sz="4" w:space="0" w:color="auto"/>
            </w:tcBorders>
          </w:tcPr>
          <w:p w14:paraId="2A1D0E4D" w14:textId="46945134" w:rsidR="008F6274" w:rsidRPr="006469F4" w:rsidRDefault="008F6274" w:rsidP="005A7676">
            <w:pPr>
              <w:rPr>
                <w:rFonts w:asciiTheme="minorHAnsi" w:hAnsiTheme="minorHAnsi" w:cstheme="minorHAnsi"/>
                <w:sz w:val="16"/>
                <w:szCs w:val="24"/>
              </w:rPr>
            </w:pPr>
            <w:r w:rsidRPr="006469F4">
              <w:rPr>
                <w:rFonts w:asciiTheme="minorHAnsi" w:hAnsiTheme="minorHAnsi" w:cstheme="minorHAnsi"/>
                <w:sz w:val="16"/>
                <w:szCs w:val="24"/>
              </w:rPr>
              <w:t>DMO_PRODUCT_EX</w:t>
            </w:r>
            <w:del w:id="1620" w:author="Sowndarya S (WT01 - Manufacturing &amp; Hi Tech)" w:date="2015-03-17T12:07:00Z">
              <w:r w:rsidRPr="006469F4" w:rsidDel="005A7676">
                <w:rPr>
                  <w:rFonts w:asciiTheme="minorHAnsi" w:hAnsiTheme="minorHAnsi" w:cstheme="minorHAnsi"/>
                  <w:sz w:val="16"/>
                  <w:szCs w:val="24"/>
                </w:rPr>
                <w:delText>CEPTIO</w:delText>
              </w:r>
            </w:del>
            <w:ins w:id="1621" w:author="Sowndarya S (WT01 - Manufacturing &amp; Hi Tech)" w:date="2015-03-17T12:07:00Z">
              <w:r w:rsidR="005A7676">
                <w:rPr>
                  <w:rFonts w:asciiTheme="minorHAnsi" w:hAnsiTheme="minorHAnsi" w:cstheme="minorHAnsi"/>
                  <w:sz w:val="16"/>
                  <w:szCs w:val="24"/>
                </w:rPr>
                <w:t>P</w:t>
              </w:r>
            </w:ins>
            <w:del w:id="1622" w:author="Sowndarya S (WT01 - Manufacturing &amp; Hi Tech)" w:date="2015-03-17T12:07:00Z">
              <w:r w:rsidRPr="006469F4" w:rsidDel="005A7676">
                <w:rPr>
                  <w:rFonts w:asciiTheme="minorHAnsi" w:hAnsiTheme="minorHAnsi" w:cstheme="minorHAnsi"/>
                  <w:sz w:val="16"/>
                  <w:szCs w:val="24"/>
                </w:rPr>
                <w:delText>N</w:delText>
              </w:r>
            </w:del>
            <w:r w:rsidRPr="006469F4">
              <w:rPr>
                <w:rFonts w:asciiTheme="minorHAnsi" w:hAnsiTheme="minorHAnsi" w:cstheme="minorHAnsi"/>
                <w:sz w:val="16"/>
                <w:szCs w:val="24"/>
              </w:rPr>
              <w:t>_TMP</w:t>
            </w:r>
          </w:p>
        </w:tc>
        <w:tc>
          <w:tcPr>
            <w:tcW w:w="2790" w:type="dxa"/>
            <w:tcBorders>
              <w:top w:val="single" w:sz="4" w:space="0" w:color="auto"/>
              <w:left w:val="single" w:sz="4" w:space="0" w:color="auto"/>
              <w:bottom w:val="single" w:sz="4" w:space="0" w:color="auto"/>
              <w:right w:val="single" w:sz="4" w:space="0" w:color="auto"/>
            </w:tcBorders>
          </w:tcPr>
          <w:p w14:paraId="37BA66A2" w14:textId="3098EFE8" w:rsidR="008F6274" w:rsidRPr="006469F4" w:rsidRDefault="008F6274" w:rsidP="005A7676">
            <w:pPr>
              <w:rPr>
                <w:rFonts w:asciiTheme="minorHAnsi" w:hAnsiTheme="minorHAnsi" w:cstheme="minorHAnsi"/>
                <w:sz w:val="16"/>
                <w:szCs w:val="24"/>
              </w:rPr>
            </w:pPr>
            <w:r w:rsidRPr="006469F4">
              <w:rPr>
                <w:rFonts w:asciiTheme="minorHAnsi" w:hAnsiTheme="minorHAnsi" w:cstheme="minorHAnsi"/>
                <w:sz w:val="16"/>
                <w:szCs w:val="24"/>
              </w:rPr>
              <w:t>DMO_PRODUCT_EX</w:t>
            </w:r>
            <w:ins w:id="1623" w:author="Sowndarya S (WT01 - Manufacturing &amp; Hi Tech)" w:date="2015-03-17T12:10:00Z">
              <w:r w:rsidR="005A7676">
                <w:rPr>
                  <w:rFonts w:asciiTheme="minorHAnsi" w:hAnsiTheme="minorHAnsi" w:cstheme="minorHAnsi"/>
                  <w:sz w:val="16"/>
                  <w:szCs w:val="24"/>
                </w:rPr>
                <w:t>P</w:t>
              </w:r>
            </w:ins>
            <w:del w:id="1624" w:author="Sowndarya S (WT01 - Manufacturing &amp; Hi Tech)" w:date="2015-03-17T12:10:00Z">
              <w:r w:rsidRPr="006469F4" w:rsidDel="005A7676">
                <w:rPr>
                  <w:rFonts w:asciiTheme="minorHAnsi" w:hAnsiTheme="minorHAnsi" w:cstheme="minorHAnsi"/>
                  <w:sz w:val="16"/>
                  <w:szCs w:val="24"/>
                </w:rPr>
                <w:delText>CEPTION</w:delText>
              </w:r>
            </w:del>
            <w:r w:rsidRPr="006469F4">
              <w:rPr>
                <w:rFonts w:asciiTheme="minorHAnsi" w:hAnsiTheme="minorHAnsi" w:cstheme="minorHAnsi"/>
                <w:sz w:val="16"/>
                <w:szCs w:val="24"/>
              </w:rPr>
              <w:t>_DELTA</w:t>
            </w:r>
          </w:p>
        </w:tc>
        <w:tc>
          <w:tcPr>
            <w:tcW w:w="2880" w:type="dxa"/>
            <w:tcBorders>
              <w:top w:val="single" w:sz="4" w:space="0" w:color="auto"/>
              <w:left w:val="single" w:sz="4" w:space="0" w:color="auto"/>
              <w:bottom w:val="single" w:sz="4" w:space="0" w:color="auto"/>
              <w:right w:val="single" w:sz="4" w:space="0" w:color="auto"/>
            </w:tcBorders>
          </w:tcPr>
          <w:p w14:paraId="05001358" w14:textId="659C19E8" w:rsidR="008F6274" w:rsidRPr="006469F4" w:rsidRDefault="008F6274" w:rsidP="005A7676">
            <w:pPr>
              <w:rPr>
                <w:rFonts w:asciiTheme="minorHAnsi" w:hAnsiTheme="minorHAnsi" w:cstheme="minorHAnsi"/>
                <w:sz w:val="16"/>
                <w:szCs w:val="24"/>
              </w:rPr>
            </w:pPr>
            <w:r w:rsidRPr="006469F4">
              <w:rPr>
                <w:rFonts w:asciiTheme="minorHAnsi" w:hAnsiTheme="minorHAnsi" w:cstheme="minorHAnsi"/>
                <w:sz w:val="16"/>
                <w:szCs w:val="24"/>
              </w:rPr>
              <w:t>DMO_PRODUCT_EX</w:t>
            </w:r>
            <w:del w:id="1625" w:author="Sowndarya S (WT01 - Manufacturing &amp; Hi Tech)" w:date="2015-03-17T12:13:00Z">
              <w:r w:rsidRPr="006469F4" w:rsidDel="005A7676">
                <w:rPr>
                  <w:rFonts w:asciiTheme="minorHAnsi" w:hAnsiTheme="minorHAnsi" w:cstheme="minorHAnsi"/>
                  <w:sz w:val="16"/>
                  <w:szCs w:val="24"/>
                </w:rPr>
                <w:delText>CEPTION</w:delText>
              </w:r>
            </w:del>
            <w:ins w:id="1626" w:author="Sowndarya S (WT01 - Manufacturing &amp; Hi Tech)" w:date="2015-03-17T12:13:00Z">
              <w:r w:rsidR="005A7676">
                <w:rPr>
                  <w:rFonts w:asciiTheme="minorHAnsi" w:hAnsiTheme="minorHAnsi" w:cstheme="minorHAnsi"/>
                  <w:sz w:val="16"/>
                  <w:szCs w:val="24"/>
                </w:rPr>
                <w:t>P</w:t>
              </w:r>
            </w:ins>
            <w:r w:rsidRPr="006469F4">
              <w:rPr>
                <w:rFonts w:asciiTheme="minorHAnsi" w:hAnsiTheme="minorHAnsi" w:cstheme="minorHAnsi"/>
                <w:sz w:val="16"/>
                <w:szCs w:val="24"/>
              </w:rPr>
              <w:t>_HISTORY</w:t>
            </w:r>
          </w:p>
        </w:tc>
      </w:tr>
    </w:tbl>
    <w:p w14:paraId="0699BAB8" w14:textId="77777777" w:rsidR="00590103" w:rsidRDefault="00590103" w:rsidP="00590103"/>
    <w:p w14:paraId="761BE8C0" w14:textId="77777777" w:rsidR="008F6274" w:rsidRDefault="008F6274" w:rsidP="00590103"/>
    <w:p w14:paraId="495DBFCE" w14:textId="7F8758A4" w:rsidR="00B602F7" w:rsidRPr="00D30FA1" w:rsidRDefault="00B602F7" w:rsidP="00E256F8">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1627" w:name="_Toc415065488"/>
      <w:r>
        <w:rPr>
          <w:rFonts w:asciiTheme="minorHAnsi" w:hAnsiTheme="minorHAnsi" w:cstheme="minorHAnsi"/>
          <w:b/>
          <w:sz w:val="24"/>
          <w:szCs w:val="24"/>
          <w:lang w:val="en-GB"/>
        </w:rPr>
        <w:t>Data Mart/Reporting Data Objects</w:t>
      </w:r>
      <w:bookmarkEnd w:id="1627"/>
      <w:r>
        <w:rPr>
          <w:rFonts w:asciiTheme="minorHAnsi" w:hAnsiTheme="minorHAnsi" w:cstheme="minorHAnsi"/>
          <w:b/>
          <w:sz w:val="24"/>
          <w:szCs w:val="24"/>
          <w:lang w:val="en-GB"/>
        </w:rPr>
        <w:t xml:space="preserve"> </w:t>
      </w:r>
    </w:p>
    <w:p w14:paraId="59816848" w14:textId="77777777" w:rsidR="00B952CD" w:rsidRDefault="00B952CD" w:rsidP="002A5C1E">
      <w:pPr>
        <w:rPr>
          <w:rFonts w:asciiTheme="minorHAnsi" w:eastAsia="Calibri" w:hAnsiTheme="minorHAnsi" w:cstheme="minorHAnsi"/>
        </w:rPr>
      </w:pPr>
    </w:p>
    <w:tbl>
      <w:tblPr>
        <w:tblW w:w="8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88"/>
        <w:gridCol w:w="1260"/>
        <w:gridCol w:w="900"/>
        <w:gridCol w:w="720"/>
        <w:gridCol w:w="1350"/>
      </w:tblGrid>
      <w:tr w:rsidR="00B952CD" w:rsidRPr="00D30FA1" w14:paraId="291E938B" w14:textId="77777777" w:rsidTr="00734C36">
        <w:tc>
          <w:tcPr>
            <w:tcW w:w="3888" w:type="dxa"/>
            <w:tcBorders>
              <w:top w:val="single" w:sz="4" w:space="0" w:color="auto"/>
              <w:left w:val="single" w:sz="4" w:space="0" w:color="auto"/>
              <w:bottom w:val="single" w:sz="4" w:space="0" w:color="auto"/>
              <w:right w:val="single" w:sz="4" w:space="0" w:color="auto"/>
            </w:tcBorders>
            <w:shd w:val="clear" w:color="auto" w:fill="F4B8AE"/>
            <w:hideMark/>
          </w:tcPr>
          <w:p w14:paraId="101FC747" w14:textId="77777777" w:rsidR="00B952CD" w:rsidRPr="00D30FA1" w:rsidRDefault="00B952CD" w:rsidP="00E957B4">
            <w:pPr>
              <w:rPr>
                <w:rFonts w:asciiTheme="minorHAnsi" w:hAnsiTheme="minorHAnsi" w:cstheme="minorHAnsi"/>
                <w:color w:val="000000"/>
                <w:sz w:val="22"/>
                <w:szCs w:val="22"/>
              </w:rPr>
            </w:pPr>
            <w:r w:rsidRPr="00D30FA1">
              <w:rPr>
                <w:rFonts w:asciiTheme="minorHAnsi" w:hAnsiTheme="minorHAnsi" w:cstheme="minorHAnsi"/>
                <w:color w:val="000000"/>
                <w:sz w:val="22"/>
                <w:szCs w:val="22"/>
              </w:rPr>
              <w:t>Object Name</w:t>
            </w:r>
          </w:p>
        </w:tc>
        <w:tc>
          <w:tcPr>
            <w:tcW w:w="1260" w:type="dxa"/>
            <w:tcBorders>
              <w:top w:val="single" w:sz="4" w:space="0" w:color="auto"/>
              <w:left w:val="single" w:sz="4" w:space="0" w:color="auto"/>
              <w:bottom w:val="single" w:sz="4" w:space="0" w:color="auto"/>
              <w:right w:val="single" w:sz="4" w:space="0" w:color="auto"/>
            </w:tcBorders>
            <w:shd w:val="clear" w:color="auto" w:fill="F4B8AE"/>
            <w:hideMark/>
          </w:tcPr>
          <w:p w14:paraId="2E2CA3B2" w14:textId="77777777" w:rsidR="00B952CD" w:rsidRPr="00D30FA1" w:rsidRDefault="00B952CD" w:rsidP="00E957B4">
            <w:pPr>
              <w:rPr>
                <w:rFonts w:asciiTheme="minorHAnsi" w:hAnsiTheme="minorHAnsi" w:cstheme="minorHAnsi"/>
                <w:color w:val="000000"/>
                <w:sz w:val="22"/>
                <w:szCs w:val="22"/>
              </w:rPr>
            </w:pPr>
            <w:r w:rsidRPr="00D30FA1">
              <w:rPr>
                <w:rFonts w:asciiTheme="minorHAnsi" w:hAnsiTheme="minorHAnsi" w:cstheme="minorHAnsi"/>
                <w:color w:val="000000"/>
                <w:sz w:val="22"/>
                <w:szCs w:val="22"/>
              </w:rPr>
              <w:t>Object Owner</w:t>
            </w:r>
          </w:p>
        </w:tc>
        <w:tc>
          <w:tcPr>
            <w:tcW w:w="900" w:type="dxa"/>
            <w:tcBorders>
              <w:top w:val="single" w:sz="4" w:space="0" w:color="auto"/>
              <w:left w:val="single" w:sz="4" w:space="0" w:color="auto"/>
              <w:bottom w:val="single" w:sz="4" w:space="0" w:color="auto"/>
              <w:right w:val="single" w:sz="4" w:space="0" w:color="auto"/>
            </w:tcBorders>
            <w:shd w:val="clear" w:color="auto" w:fill="F4B8AE"/>
            <w:hideMark/>
          </w:tcPr>
          <w:p w14:paraId="0190A049" w14:textId="77777777" w:rsidR="00B952CD" w:rsidRPr="00D30FA1" w:rsidRDefault="00B952CD" w:rsidP="00E957B4">
            <w:pPr>
              <w:rPr>
                <w:rFonts w:asciiTheme="minorHAnsi" w:hAnsiTheme="minorHAnsi" w:cstheme="minorHAnsi"/>
                <w:color w:val="000000"/>
                <w:sz w:val="22"/>
                <w:szCs w:val="22"/>
              </w:rPr>
            </w:pPr>
            <w:r w:rsidRPr="00D30FA1">
              <w:rPr>
                <w:rFonts w:asciiTheme="minorHAnsi" w:hAnsiTheme="minorHAnsi" w:cstheme="minorHAnsi"/>
                <w:color w:val="000000"/>
                <w:sz w:val="22"/>
                <w:szCs w:val="22"/>
              </w:rPr>
              <w:t>Object Type</w:t>
            </w:r>
          </w:p>
        </w:tc>
        <w:tc>
          <w:tcPr>
            <w:tcW w:w="720" w:type="dxa"/>
            <w:tcBorders>
              <w:top w:val="single" w:sz="4" w:space="0" w:color="auto"/>
              <w:left w:val="single" w:sz="4" w:space="0" w:color="auto"/>
              <w:bottom w:val="single" w:sz="4" w:space="0" w:color="auto"/>
              <w:right w:val="single" w:sz="4" w:space="0" w:color="auto"/>
            </w:tcBorders>
            <w:shd w:val="clear" w:color="auto" w:fill="F4B8AE"/>
            <w:hideMark/>
          </w:tcPr>
          <w:p w14:paraId="2461C1F9" w14:textId="77777777" w:rsidR="00B952CD" w:rsidRPr="00D30FA1" w:rsidRDefault="00B952CD" w:rsidP="00E957B4">
            <w:pPr>
              <w:rPr>
                <w:rFonts w:asciiTheme="minorHAnsi" w:hAnsiTheme="minorHAnsi" w:cstheme="minorHAnsi"/>
                <w:color w:val="000000"/>
                <w:sz w:val="22"/>
                <w:szCs w:val="22"/>
              </w:rPr>
            </w:pPr>
            <w:r w:rsidRPr="00D30FA1">
              <w:rPr>
                <w:rFonts w:asciiTheme="minorHAnsi" w:hAnsiTheme="minorHAnsi" w:cstheme="minorHAnsi"/>
                <w:color w:val="000000"/>
                <w:sz w:val="22"/>
                <w:szCs w:val="22"/>
              </w:rPr>
              <w:t>Database</w:t>
            </w:r>
          </w:p>
        </w:tc>
        <w:tc>
          <w:tcPr>
            <w:tcW w:w="1350" w:type="dxa"/>
            <w:tcBorders>
              <w:top w:val="single" w:sz="4" w:space="0" w:color="auto"/>
              <w:left w:val="single" w:sz="4" w:space="0" w:color="auto"/>
              <w:bottom w:val="single" w:sz="4" w:space="0" w:color="auto"/>
              <w:right w:val="single" w:sz="4" w:space="0" w:color="auto"/>
            </w:tcBorders>
            <w:shd w:val="clear" w:color="auto" w:fill="F4B8AE"/>
            <w:hideMark/>
          </w:tcPr>
          <w:p w14:paraId="555B42CD" w14:textId="77777777" w:rsidR="00B952CD" w:rsidRPr="00D30FA1" w:rsidRDefault="00B952CD" w:rsidP="00E957B4">
            <w:pPr>
              <w:rPr>
                <w:rFonts w:asciiTheme="minorHAnsi" w:hAnsiTheme="minorHAnsi" w:cstheme="minorHAnsi"/>
                <w:color w:val="000000"/>
                <w:sz w:val="22"/>
                <w:szCs w:val="22"/>
              </w:rPr>
            </w:pPr>
            <w:r w:rsidRPr="00D30FA1">
              <w:rPr>
                <w:rFonts w:asciiTheme="minorHAnsi" w:hAnsiTheme="minorHAnsi" w:cstheme="minorHAnsi"/>
                <w:color w:val="000000"/>
                <w:sz w:val="22"/>
                <w:szCs w:val="22"/>
              </w:rPr>
              <w:t>Operations</w:t>
            </w:r>
          </w:p>
        </w:tc>
      </w:tr>
      <w:tr w:rsidR="00734C36" w:rsidRPr="00D30FA1" w14:paraId="61977597" w14:textId="77777777" w:rsidTr="00734C36">
        <w:tc>
          <w:tcPr>
            <w:tcW w:w="3888" w:type="dxa"/>
            <w:tcBorders>
              <w:top w:val="single" w:sz="4" w:space="0" w:color="auto"/>
              <w:left w:val="single" w:sz="4" w:space="0" w:color="auto"/>
              <w:bottom w:val="single" w:sz="4" w:space="0" w:color="auto"/>
              <w:right w:val="single" w:sz="4" w:space="0" w:color="auto"/>
            </w:tcBorders>
          </w:tcPr>
          <w:p w14:paraId="37E1ED57" w14:textId="77382E69" w:rsidR="00734C36" w:rsidRDefault="00734C36" w:rsidP="00E957B4">
            <w:pPr>
              <w:widowControl/>
              <w:spacing w:line="240" w:lineRule="auto"/>
              <w:rPr>
                <w:rFonts w:asciiTheme="minorHAnsi" w:hAnsiTheme="minorHAnsi" w:cstheme="minorHAnsi"/>
                <w:szCs w:val="24"/>
              </w:rPr>
            </w:pPr>
            <w:r w:rsidRPr="0030432E">
              <w:rPr>
                <w:rFonts w:asciiTheme="minorHAnsi" w:hAnsiTheme="minorHAnsi" w:cstheme="minorHAnsi"/>
                <w:szCs w:val="24"/>
              </w:rPr>
              <w:t>DMO_USER_PROFILE_D</w:t>
            </w:r>
          </w:p>
        </w:tc>
        <w:tc>
          <w:tcPr>
            <w:tcW w:w="1260" w:type="dxa"/>
            <w:tcBorders>
              <w:top w:val="single" w:sz="4" w:space="0" w:color="auto"/>
              <w:left w:val="single" w:sz="4" w:space="0" w:color="auto"/>
              <w:bottom w:val="single" w:sz="4" w:space="0" w:color="auto"/>
              <w:right w:val="single" w:sz="4" w:space="0" w:color="auto"/>
            </w:tcBorders>
          </w:tcPr>
          <w:p w14:paraId="715AE5E3" w14:textId="6DE56F5B" w:rsidR="00734C36" w:rsidRPr="00F210B0" w:rsidRDefault="000328CD" w:rsidP="00E957B4">
            <w:pPr>
              <w:widowControl/>
              <w:spacing w:line="240" w:lineRule="auto"/>
              <w:rPr>
                <w:rFonts w:asciiTheme="minorHAnsi" w:hAnsiTheme="minorHAnsi" w:cstheme="minorHAnsi"/>
                <w:szCs w:val="24"/>
              </w:rPr>
            </w:pPr>
            <w:ins w:id="1628" w:author="Rakesh Singhi" w:date="2015-02-06T13:50:00Z">
              <w:r>
                <w:rPr>
                  <w:rFonts w:asciiTheme="minorHAnsi" w:hAnsiTheme="minorHAnsi" w:cstheme="minorHAnsi"/>
                  <w:szCs w:val="24"/>
                </w:rPr>
                <w:t>DMO</w:t>
              </w:r>
            </w:ins>
            <w:ins w:id="1629" w:author="Rakesh Singhi" w:date="2015-02-06T14:02:00Z">
              <w:r>
                <w:rPr>
                  <w:rFonts w:asciiTheme="minorHAnsi" w:hAnsiTheme="minorHAnsi" w:cstheme="minorHAnsi"/>
                  <w:szCs w:val="24"/>
                </w:rPr>
                <w:t>DM</w:t>
              </w:r>
            </w:ins>
            <w:del w:id="1630" w:author="Rakesh Singhi" w:date="2015-02-06T13:50:00Z">
              <w:r w:rsidR="00734C36"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47323A03" w14:textId="77777777" w:rsidR="00734C36" w:rsidRPr="00A54D51" w:rsidRDefault="00734C36" w:rsidP="00E957B4">
            <w:pPr>
              <w:widowControl/>
              <w:spacing w:line="240" w:lineRule="auto"/>
              <w:rPr>
                <w:rFonts w:asciiTheme="minorHAnsi" w:hAnsiTheme="minorHAnsi" w:cstheme="minorHAnsi"/>
                <w:szCs w:val="24"/>
              </w:rPr>
            </w:pPr>
            <w:r>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6CE86B5D" w14:textId="77777777" w:rsidR="00734C36" w:rsidRDefault="00734C36" w:rsidP="00E957B4">
            <w:pPr>
              <w:widowControl/>
              <w:spacing w:line="240" w:lineRule="auto"/>
              <w:rPr>
                <w:rFonts w:asciiTheme="minorHAnsi" w:hAnsiTheme="minorHAnsi" w:cstheme="minorHAnsi"/>
                <w:szCs w:val="24"/>
              </w:rPr>
            </w:pPr>
            <w:r>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2B6BCCAB" w14:textId="77777777" w:rsidR="00734C36" w:rsidRDefault="00734C36" w:rsidP="00E957B4">
            <w:r w:rsidRPr="00FC2EED">
              <w:rPr>
                <w:rFonts w:asciiTheme="minorHAnsi" w:hAnsiTheme="minorHAnsi" w:cstheme="minorHAnsi"/>
                <w:szCs w:val="24"/>
              </w:rPr>
              <w:t>MERGE</w:t>
            </w:r>
          </w:p>
        </w:tc>
      </w:tr>
      <w:tr w:rsidR="000328CD" w:rsidRPr="00D30FA1" w14:paraId="1B424A8C" w14:textId="77777777" w:rsidTr="00734C36">
        <w:tc>
          <w:tcPr>
            <w:tcW w:w="3888" w:type="dxa"/>
            <w:tcBorders>
              <w:top w:val="single" w:sz="4" w:space="0" w:color="auto"/>
              <w:left w:val="single" w:sz="4" w:space="0" w:color="auto"/>
              <w:bottom w:val="single" w:sz="4" w:space="0" w:color="auto"/>
              <w:right w:val="single" w:sz="4" w:space="0" w:color="auto"/>
            </w:tcBorders>
          </w:tcPr>
          <w:p w14:paraId="0A8707E9" w14:textId="41596469" w:rsidR="000328CD" w:rsidRPr="001B30CB" w:rsidRDefault="000328CD" w:rsidP="00E957B4">
            <w:pPr>
              <w:widowControl/>
              <w:spacing w:line="240" w:lineRule="auto"/>
              <w:rPr>
                <w:rFonts w:asciiTheme="minorHAnsi" w:hAnsiTheme="minorHAnsi" w:cstheme="minorHAnsi"/>
                <w:szCs w:val="24"/>
              </w:rPr>
            </w:pPr>
            <w:r w:rsidRPr="0030432E">
              <w:rPr>
                <w:rFonts w:asciiTheme="minorHAnsi" w:hAnsiTheme="minorHAnsi" w:cstheme="minorHAnsi"/>
                <w:szCs w:val="24"/>
              </w:rPr>
              <w:t>DMO_USER</w:t>
            </w:r>
            <w:del w:id="1631" w:author="Sowndarya S (WT01 - Manufacturing &amp; Hi Tech)" w:date="2015-03-17T12:17:00Z">
              <w:r w:rsidRPr="0030432E" w:rsidDel="005E5DDE">
                <w:rPr>
                  <w:rFonts w:asciiTheme="minorHAnsi" w:hAnsiTheme="minorHAnsi" w:cstheme="minorHAnsi"/>
                  <w:szCs w:val="24"/>
                </w:rPr>
                <w:delText>S</w:delText>
              </w:r>
            </w:del>
            <w:r w:rsidRPr="0030432E">
              <w:rPr>
                <w:rFonts w:asciiTheme="minorHAnsi" w:hAnsiTheme="minorHAnsi" w:cstheme="minorHAnsi"/>
                <w:szCs w:val="24"/>
              </w:rPr>
              <w:t>_ROLE_D</w:t>
            </w:r>
          </w:p>
        </w:tc>
        <w:tc>
          <w:tcPr>
            <w:tcW w:w="1260" w:type="dxa"/>
            <w:tcBorders>
              <w:top w:val="single" w:sz="4" w:space="0" w:color="auto"/>
              <w:left w:val="single" w:sz="4" w:space="0" w:color="auto"/>
              <w:bottom w:val="single" w:sz="4" w:space="0" w:color="auto"/>
              <w:right w:val="single" w:sz="4" w:space="0" w:color="auto"/>
            </w:tcBorders>
          </w:tcPr>
          <w:p w14:paraId="79473841" w14:textId="63B3F965" w:rsidR="000328CD" w:rsidRPr="00F210B0" w:rsidRDefault="000328CD" w:rsidP="00E957B4">
            <w:pPr>
              <w:widowControl/>
              <w:spacing w:line="240" w:lineRule="auto"/>
              <w:rPr>
                <w:rFonts w:asciiTheme="minorHAnsi" w:hAnsiTheme="minorHAnsi" w:cstheme="minorHAnsi"/>
                <w:szCs w:val="24"/>
              </w:rPr>
            </w:pPr>
            <w:ins w:id="1632" w:author="Rakesh Singhi" w:date="2015-02-06T14:02:00Z">
              <w:r w:rsidRPr="00CE7E19">
                <w:rPr>
                  <w:rFonts w:asciiTheme="minorHAnsi" w:hAnsiTheme="minorHAnsi" w:cstheme="minorHAnsi"/>
                  <w:szCs w:val="24"/>
                </w:rPr>
                <w:t>DMODM</w:t>
              </w:r>
            </w:ins>
            <w:del w:id="1633" w:author="Rakesh Singhi" w:date="2015-02-06T13:50:00Z">
              <w:r w:rsidRPr="00EA3E94" w:rsidDel="00E551AE">
                <w:rPr>
                  <w:rFonts w:asciiTheme="minorHAnsi" w:hAnsiTheme="minorHAnsi" w:cstheme="minorHAnsi"/>
                  <w:szCs w:val="24"/>
                </w:rPr>
                <w:delText>ISR</w:delText>
              </w:r>
              <w:r w:rsidRPr="00EA3E94" w:rsidDel="00E551AE">
                <w:rPr>
                  <w:rFonts w:asciiTheme="minorHAnsi" w:hAnsiTheme="minorHAnsi" w:cstheme="minorHAnsi"/>
                  <w:szCs w:val="24"/>
                </w:rPr>
                <w:lastRenderedPageBreak/>
                <w:delText>VE_DMO_DM</w:delText>
              </w:r>
            </w:del>
          </w:p>
        </w:tc>
        <w:tc>
          <w:tcPr>
            <w:tcW w:w="900" w:type="dxa"/>
            <w:tcBorders>
              <w:top w:val="single" w:sz="4" w:space="0" w:color="auto"/>
              <w:left w:val="single" w:sz="4" w:space="0" w:color="auto"/>
              <w:bottom w:val="single" w:sz="4" w:space="0" w:color="auto"/>
              <w:right w:val="single" w:sz="4" w:space="0" w:color="auto"/>
            </w:tcBorders>
          </w:tcPr>
          <w:p w14:paraId="3C4601CF" w14:textId="77777777" w:rsidR="000328CD" w:rsidRDefault="000328CD" w:rsidP="00E957B4">
            <w:pPr>
              <w:widowControl/>
              <w:spacing w:line="240" w:lineRule="auto"/>
              <w:rPr>
                <w:rFonts w:asciiTheme="minorHAnsi" w:hAnsiTheme="minorHAnsi" w:cstheme="minorHAnsi"/>
                <w:szCs w:val="24"/>
              </w:rPr>
            </w:pPr>
            <w:r w:rsidRPr="00A54D51">
              <w:rPr>
                <w:rFonts w:asciiTheme="minorHAnsi" w:hAnsiTheme="minorHAnsi" w:cstheme="minorHAnsi"/>
                <w:szCs w:val="24"/>
              </w:rPr>
              <w:lastRenderedPageBreak/>
              <w:t>TABLE</w:t>
            </w:r>
          </w:p>
        </w:tc>
        <w:tc>
          <w:tcPr>
            <w:tcW w:w="720" w:type="dxa"/>
            <w:tcBorders>
              <w:top w:val="single" w:sz="4" w:space="0" w:color="auto"/>
              <w:left w:val="single" w:sz="4" w:space="0" w:color="auto"/>
              <w:bottom w:val="single" w:sz="4" w:space="0" w:color="auto"/>
              <w:right w:val="single" w:sz="4" w:space="0" w:color="auto"/>
            </w:tcBorders>
          </w:tcPr>
          <w:p w14:paraId="64C04720" w14:textId="77777777" w:rsidR="000328CD" w:rsidRPr="0042617C" w:rsidRDefault="000328CD" w:rsidP="00E957B4">
            <w:pPr>
              <w:widowControl/>
              <w:spacing w:line="240" w:lineRule="auto"/>
              <w:rPr>
                <w:rFonts w:asciiTheme="minorHAnsi" w:hAnsiTheme="minorHAnsi" w:cstheme="minorHAnsi"/>
                <w:szCs w:val="24"/>
              </w:rPr>
            </w:pPr>
            <w:r>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3F758A2A" w14:textId="77777777" w:rsidR="000328CD" w:rsidRDefault="000328CD" w:rsidP="00E957B4">
            <w:r w:rsidRPr="00FC2EED">
              <w:rPr>
                <w:rFonts w:asciiTheme="minorHAnsi" w:hAnsiTheme="minorHAnsi" w:cstheme="minorHAnsi"/>
                <w:szCs w:val="24"/>
              </w:rPr>
              <w:t>MERGE</w:t>
            </w:r>
          </w:p>
        </w:tc>
      </w:tr>
      <w:tr w:rsidR="000328CD" w:rsidRPr="005E2471" w14:paraId="28C7D0CB" w14:textId="77777777" w:rsidTr="00734C36">
        <w:tc>
          <w:tcPr>
            <w:tcW w:w="3888" w:type="dxa"/>
            <w:tcBorders>
              <w:top w:val="single" w:sz="4" w:space="0" w:color="auto"/>
              <w:left w:val="single" w:sz="4" w:space="0" w:color="auto"/>
              <w:bottom w:val="single" w:sz="4" w:space="0" w:color="auto"/>
              <w:right w:val="single" w:sz="4" w:space="0" w:color="auto"/>
            </w:tcBorders>
          </w:tcPr>
          <w:p w14:paraId="593295CE" w14:textId="1D6DEA23" w:rsidR="000328CD" w:rsidRPr="005E2471" w:rsidRDefault="000328CD" w:rsidP="00E957B4">
            <w:pPr>
              <w:widowControl/>
              <w:spacing w:line="240" w:lineRule="auto"/>
              <w:rPr>
                <w:rFonts w:asciiTheme="minorHAnsi" w:hAnsiTheme="minorHAnsi" w:cstheme="minorHAnsi"/>
                <w:szCs w:val="24"/>
              </w:rPr>
            </w:pPr>
            <w:r w:rsidRPr="0030432E">
              <w:rPr>
                <w:rFonts w:asciiTheme="minorHAnsi" w:hAnsiTheme="minorHAnsi" w:cstheme="minorHAnsi"/>
                <w:szCs w:val="24"/>
              </w:rPr>
              <w:t>DMO_USER_HIERARCHY_D</w:t>
            </w:r>
          </w:p>
        </w:tc>
        <w:tc>
          <w:tcPr>
            <w:tcW w:w="1260" w:type="dxa"/>
            <w:tcBorders>
              <w:top w:val="single" w:sz="4" w:space="0" w:color="auto"/>
              <w:left w:val="single" w:sz="4" w:space="0" w:color="auto"/>
              <w:bottom w:val="single" w:sz="4" w:space="0" w:color="auto"/>
              <w:right w:val="single" w:sz="4" w:space="0" w:color="auto"/>
            </w:tcBorders>
          </w:tcPr>
          <w:p w14:paraId="04A9DB7A" w14:textId="0B6F6DB8" w:rsidR="000328CD" w:rsidRPr="00F210B0" w:rsidRDefault="000328CD" w:rsidP="00E957B4">
            <w:pPr>
              <w:widowControl/>
              <w:spacing w:line="240" w:lineRule="auto"/>
              <w:rPr>
                <w:rFonts w:asciiTheme="minorHAnsi" w:hAnsiTheme="minorHAnsi" w:cstheme="minorHAnsi"/>
                <w:szCs w:val="24"/>
              </w:rPr>
            </w:pPr>
            <w:ins w:id="1634" w:author="Rakesh Singhi" w:date="2015-02-06T14:02:00Z">
              <w:r w:rsidRPr="00CE7E19">
                <w:rPr>
                  <w:rFonts w:asciiTheme="minorHAnsi" w:hAnsiTheme="minorHAnsi" w:cstheme="minorHAnsi"/>
                  <w:szCs w:val="24"/>
                </w:rPr>
                <w:t>DMODM</w:t>
              </w:r>
            </w:ins>
            <w:del w:id="1635"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0355906B" w14:textId="77777777" w:rsidR="000328CD" w:rsidRPr="005E2471" w:rsidRDefault="000328CD" w:rsidP="00E957B4">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04921C16" w14:textId="77777777" w:rsidR="000328CD" w:rsidRPr="005E2471" w:rsidRDefault="000328CD" w:rsidP="00E957B4">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744C28D8" w14:textId="77777777" w:rsidR="000328CD" w:rsidRPr="005A2303" w:rsidRDefault="000328CD" w:rsidP="00E957B4">
            <w:pPr>
              <w:rPr>
                <w:rFonts w:asciiTheme="minorHAnsi" w:hAnsiTheme="minorHAnsi" w:cstheme="minorHAnsi"/>
                <w:szCs w:val="24"/>
              </w:rPr>
            </w:pPr>
            <w:r w:rsidRPr="00FC2EED">
              <w:rPr>
                <w:rFonts w:asciiTheme="minorHAnsi" w:hAnsiTheme="minorHAnsi" w:cstheme="minorHAnsi"/>
                <w:szCs w:val="24"/>
              </w:rPr>
              <w:t>MERGE</w:t>
            </w:r>
          </w:p>
        </w:tc>
      </w:tr>
      <w:tr w:rsidR="000328CD" w:rsidRPr="005E2471" w14:paraId="3AE2444D" w14:textId="77777777" w:rsidTr="00734C36">
        <w:trPr>
          <w:ins w:id="1636" w:author="Rakesh Singhi" w:date="2015-02-06T13:50:00Z"/>
        </w:trPr>
        <w:tc>
          <w:tcPr>
            <w:tcW w:w="3888" w:type="dxa"/>
            <w:tcBorders>
              <w:top w:val="single" w:sz="4" w:space="0" w:color="auto"/>
              <w:left w:val="single" w:sz="4" w:space="0" w:color="auto"/>
              <w:bottom w:val="single" w:sz="4" w:space="0" w:color="auto"/>
              <w:right w:val="single" w:sz="4" w:space="0" w:color="auto"/>
            </w:tcBorders>
          </w:tcPr>
          <w:p w14:paraId="7FAA877F" w14:textId="5B47860D" w:rsidR="000328CD" w:rsidRPr="0030432E" w:rsidRDefault="000328CD" w:rsidP="00E957B4">
            <w:pPr>
              <w:widowControl/>
              <w:spacing w:line="240" w:lineRule="auto"/>
              <w:rPr>
                <w:ins w:id="1637" w:author="Rakesh Singhi" w:date="2015-02-06T13:50:00Z"/>
                <w:rFonts w:asciiTheme="minorHAnsi" w:hAnsiTheme="minorHAnsi" w:cstheme="minorHAnsi"/>
                <w:szCs w:val="24"/>
              </w:rPr>
            </w:pPr>
            <w:ins w:id="1638" w:author="Rakesh Singhi" w:date="2015-02-06T13:50:00Z">
              <w:r>
                <w:rPr>
                  <w:rFonts w:asciiTheme="minorHAnsi" w:hAnsiTheme="minorHAnsi" w:cstheme="minorHAnsi"/>
                  <w:szCs w:val="24"/>
                </w:rPr>
                <w:t>DMO_BDE_TERRITORIES_D</w:t>
              </w:r>
            </w:ins>
          </w:p>
        </w:tc>
        <w:tc>
          <w:tcPr>
            <w:tcW w:w="1260" w:type="dxa"/>
            <w:tcBorders>
              <w:top w:val="single" w:sz="4" w:space="0" w:color="auto"/>
              <w:left w:val="single" w:sz="4" w:space="0" w:color="auto"/>
              <w:bottom w:val="single" w:sz="4" w:space="0" w:color="auto"/>
              <w:right w:val="single" w:sz="4" w:space="0" w:color="auto"/>
            </w:tcBorders>
          </w:tcPr>
          <w:p w14:paraId="4C1CFF1C" w14:textId="028D300E" w:rsidR="000328CD" w:rsidRPr="00EA3E94" w:rsidRDefault="000328CD" w:rsidP="00E957B4">
            <w:pPr>
              <w:widowControl/>
              <w:spacing w:line="240" w:lineRule="auto"/>
              <w:rPr>
                <w:ins w:id="1639" w:author="Rakesh Singhi" w:date="2015-02-06T13:50:00Z"/>
                <w:rFonts w:asciiTheme="minorHAnsi" w:hAnsiTheme="minorHAnsi" w:cstheme="minorHAnsi"/>
                <w:szCs w:val="24"/>
              </w:rPr>
            </w:pPr>
            <w:ins w:id="1640" w:author="Rakesh Singhi" w:date="2015-02-06T14:02:00Z">
              <w:r w:rsidRPr="00CE7E19">
                <w:rPr>
                  <w:rFonts w:asciiTheme="minorHAnsi" w:hAnsiTheme="minorHAnsi" w:cstheme="minorHAnsi"/>
                  <w:szCs w:val="24"/>
                </w:rPr>
                <w:t>DMODM</w:t>
              </w:r>
            </w:ins>
          </w:p>
        </w:tc>
        <w:tc>
          <w:tcPr>
            <w:tcW w:w="900" w:type="dxa"/>
            <w:tcBorders>
              <w:top w:val="single" w:sz="4" w:space="0" w:color="auto"/>
              <w:left w:val="single" w:sz="4" w:space="0" w:color="auto"/>
              <w:bottom w:val="single" w:sz="4" w:space="0" w:color="auto"/>
              <w:right w:val="single" w:sz="4" w:space="0" w:color="auto"/>
            </w:tcBorders>
          </w:tcPr>
          <w:p w14:paraId="0F73A546" w14:textId="7B979733" w:rsidR="000328CD" w:rsidRPr="00A54D51" w:rsidRDefault="000328CD" w:rsidP="00E957B4">
            <w:pPr>
              <w:widowControl/>
              <w:spacing w:line="240" w:lineRule="auto"/>
              <w:rPr>
                <w:ins w:id="1641" w:author="Rakesh Singhi" w:date="2015-02-06T13:50:00Z"/>
                <w:rFonts w:asciiTheme="minorHAnsi" w:hAnsiTheme="minorHAnsi" w:cstheme="minorHAnsi"/>
                <w:szCs w:val="24"/>
              </w:rPr>
            </w:pPr>
            <w:ins w:id="1642" w:author="Rakesh Singhi" w:date="2015-02-06T13:50:00Z">
              <w:r w:rsidRPr="00A54D51">
                <w:rPr>
                  <w:rFonts w:asciiTheme="minorHAnsi" w:hAnsiTheme="minorHAnsi" w:cstheme="minorHAnsi"/>
                  <w:szCs w:val="24"/>
                </w:rPr>
                <w:t>TABLE</w:t>
              </w:r>
            </w:ins>
          </w:p>
        </w:tc>
        <w:tc>
          <w:tcPr>
            <w:tcW w:w="720" w:type="dxa"/>
            <w:tcBorders>
              <w:top w:val="single" w:sz="4" w:space="0" w:color="auto"/>
              <w:left w:val="single" w:sz="4" w:space="0" w:color="auto"/>
              <w:bottom w:val="single" w:sz="4" w:space="0" w:color="auto"/>
              <w:right w:val="single" w:sz="4" w:space="0" w:color="auto"/>
            </w:tcBorders>
          </w:tcPr>
          <w:p w14:paraId="62982892" w14:textId="01908654" w:rsidR="000328CD" w:rsidRPr="0042617C" w:rsidRDefault="000328CD" w:rsidP="00E957B4">
            <w:pPr>
              <w:widowControl/>
              <w:spacing w:line="240" w:lineRule="auto"/>
              <w:rPr>
                <w:ins w:id="1643" w:author="Rakesh Singhi" w:date="2015-02-06T13:50:00Z"/>
                <w:rFonts w:asciiTheme="minorHAnsi" w:hAnsiTheme="minorHAnsi" w:cstheme="minorHAnsi"/>
                <w:szCs w:val="24"/>
              </w:rPr>
            </w:pPr>
            <w:ins w:id="1644" w:author="Rakesh Singhi" w:date="2015-02-06T13:50:00Z">
              <w:r w:rsidRPr="0042617C">
                <w:rPr>
                  <w:rFonts w:asciiTheme="minorHAnsi" w:hAnsiTheme="minorHAnsi" w:cstheme="minorHAnsi"/>
                  <w:szCs w:val="24"/>
                </w:rPr>
                <w:t>ISRVE</w:t>
              </w:r>
            </w:ins>
          </w:p>
        </w:tc>
        <w:tc>
          <w:tcPr>
            <w:tcW w:w="1350" w:type="dxa"/>
            <w:tcBorders>
              <w:top w:val="single" w:sz="4" w:space="0" w:color="auto"/>
              <w:left w:val="single" w:sz="4" w:space="0" w:color="auto"/>
              <w:bottom w:val="single" w:sz="4" w:space="0" w:color="auto"/>
              <w:right w:val="single" w:sz="4" w:space="0" w:color="auto"/>
            </w:tcBorders>
          </w:tcPr>
          <w:p w14:paraId="02596772" w14:textId="207DEF4D" w:rsidR="000328CD" w:rsidRPr="00FC2EED" w:rsidRDefault="000328CD" w:rsidP="00E957B4">
            <w:pPr>
              <w:rPr>
                <w:ins w:id="1645" w:author="Rakesh Singhi" w:date="2015-02-06T13:50:00Z"/>
                <w:rFonts w:asciiTheme="minorHAnsi" w:hAnsiTheme="minorHAnsi" w:cstheme="minorHAnsi"/>
                <w:szCs w:val="24"/>
              </w:rPr>
            </w:pPr>
            <w:ins w:id="1646" w:author="Rakesh Singhi" w:date="2015-02-06T13:50:00Z">
              <w:r w:rsidRPr="00FC2EED">
                <w:rPr>
                  <w:rFonts w:asciiTheme="minorHAnsi" w:hAnsiTheme="minorHAnsi" w:cstheme="minorHAnsi"/>
                  <w:szCs w:val="24"/>
                </w:rPr>
                <w:t>MERGE</w:t>
              </w:r>
            </w:ins>
          </w:p>
        </w:tc>
      </w:tr>
      <w:tr w:rsidR="000328CD" w:rsidRPr="005E2471" w14:paraId="5EDB64D9" w14:textId="77777777" w:rsidTr="00734C36">
        <w:tc>
          <w:tcPr>
            <w:tcW w:w="3888" w:type="dxa"/>
            <w:tcBorders>
              <w:top w:val="single" w:sz="4" w:space="0" w:color="auto"/>
              <w:left w:val="single" w:sz="4" w:space="0" w:color="auto"/>
              <w:bottom w:val="single" w:sz="4" w:space="0" w:color="auto"/>
              <w:right w:val="single" w:sz="4" w:space="0" w:color="auto"/>
            </w:tcBorders>
          </w:tcPr>
          <w:p w14:paraId="14A1CBFF" w14:textId="1CBBF9F6" w:rsidR="000328CD" w:rsidRPr="005E2471" w:rsidRDefault="000328CD" w:rsidP="00E957B4">
            <w:pPr>
              <w:widowControl/>
              <w:spacing w:line="240" w:lineRule="auto"/>
              <w:rPr>
                <w:rFonts w:asciiTheme="minorHAnsi" w:hAnsiTheme="minorHAnsi" w:cstheme="minorHAnsi"/>
                <w:szCs w:val="24"/>
              </w:rPr>
            </w:pPr>
            <w:r w:rsidRPr="0030432E">
              <w:rPr>
                <w:rFonts w:asciiTheme="minorHAnsi" w:hAnsiTheme="minorHAnsi" w:cstheme="minorHAnsi"/>
                <w:szCs w:val="24"/>
              </w:rPr>
              <w:t>DMO_TERRITORY_D</w:t>
            </w:r>
          </w:p>
        </w:tc>
        <w:tc>
          <w:tcPr>
            <w:tcW w:w="1260" w:type="dxa"/>
            <w:tcBorders>
              <w:top w:val="single" w:sz="4" w:space="0" w:color="auto"/>
              <w:left w:val="single" w:sz="4" w:space="0" w:color="auto"/>
              <w:bottom w:val="single" w:sz="4" w:space="0" w:color="auto"/>
              <w:right w:val="single" w:sz="4" w:space="0" w:color="auto"/>
            </w:tcBorders>
          </w:tcPr>
          <w:p w14:paraId="1E1BBDB8" w14:textId="2CC50CA1" w:rsidR="000328CD" w:rsidRPr="00F210B0" w:rsidRDefault="000328CD" w:rsidP="00E957B4">
            <w:pPr>
              <w:widowControl/>
              <w:spacing w:line="240" w:lineRule="auto"/>
              <w:rPr>
                <w:rFonts w:asciiTheme="minorHAnsi" w:hAnsiTheme="minorHAnsi" w:cstheme="minorHAnsi"/>
                <w:szCs w:val="24"/>
              </w:rPr>
            </w:pPr>
            <w:ins w:id="1647" w:author="Rakesh Singhi" w:date="2015-02-06T14:02:00Z">
              <w:r w:rsidRPr="00CE7E19">
                <w:rPr>
                  <w:rFonts w:asciiTheme="minorHAnsi" w:hAnsiTheme="minorHAnsi" w:cstheme="minorHAnsi"/>
                  <w:szCs w:val="24"/>
                </w:rPr>
                <w:t>DMODM</w:t>
              </w:r>
            </w:ins>
            <w:del w:id="1648"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294A0BA5" w14:textId="77777777" w:rsidR="000328CD" w:rsidRPr="005E2471" w:rsidRDefault="000328CD" w:rsidP="00E957B4">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18AD7D94" w14:textId="77777777" w:rsidR="000328CD" w:rsidRPr="005E2471" w:rsidRDefault="000328CD" w:rsidP="00E957B4">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52B758ED" w14:textId="77777777" w:rsidR="000328CD" w:rsidRDefault="000328CD" w:rsidP="00E957B4">
            <w:r w:rsidRPr="00FC2EED">
              <w:rPr>
                <w:rFonts w:asciiTheme="minorHAnsi" w:hAnsiTheme="minorHAnsi" w:cstheme="minorHAnsi"/>
                <w:szCs w:val="24"/>
              </w:rPr>
              <w:t>MERGE</w:t>
            </w:r>
          </w:p>
        </w:tc>
      </w:tr>
      <w:tr w:rsidR="000328CD" w:rsidRPr="005E2471" w14:paraId="37E2CB6C" w14:textId="77777777" w:rsidTr="00734C36">
        <w:tc>
          <w:tcPr>
            <w:tcW w:w="3888" w:type="dxa"/>
            <w:tcBorders>
              <w:top w:val="single" w:sz="4" w:space="0" w:color="auto"/>
              <w:left w:val="single" w:sz="4" w:space="0" w:color="auto"/>
              <w:bottom w:val="single" w:sz="4" w:space="0" w:color="auto"/>
              <w:right w:val="single" w:sz="4" w:space="0" w:color="auto"/>
            </w:tcBorders>
          </w:tcPr>
          <w:p w14:paraId="21B8B020" w14:textId="72712383" w:rsidR="000328CD" w:rsidRPr="005E2471" w:rsidRDefault="000328CD" w:rsidP="00E957B4">
            <w:pPr>
              <w:widowControl/>
              <w:spacing w:line="240" w:lineRule="auto"/>
              <w:rPr>
                <w:rFonts w:asciiTheme="minorHAnsi" w:hAnsiTheme="minorHAnsi" w:cstheme="minorHAnsi"/>
                <w:szCs w:val="24"/>
              </w:rPr>
            </w:pPr>
            <w:r w:rsidRPr="0030432E">
              <w:rPr>
                <w:rFonts w:asciiTheme="minorHAnsi" w:hAnsiTheme="minorHAnsi" w:cstheme="minorHAnsi"/>
                <w:szCs w:val="24"/>
              </w:rPr>
              <w:t>DMO_COUNTRY_D</w:t>
            </w:r>
          </w:p>
        </w:tc>
        <w:tc>
          <w:tcPr>
            <w:tcW w:w="1260" w:type="dxa"/>
            <w:tcBorders>
              <w:top w:val="single" w:sz="4" w:space="0" w:color="auto"/>
              <w:left w:val="single" w:sz="4" w:space="0" w:color="auto"/>
              <w:bottom w:val="single" w:sz="4" w:space="0" w:color="auto"/>
              <w:right w:val="single" w:sz="4" w:space="0" w:color="auto"/>
            </w:tcBorders>
          </w:tcPr>
          <w:p w14:paraId="4549868E" w14:textId="0798B8D0" w:rsidR="000328CD" w:rsidRPr="00F210B0" w:rsidRDefault="000328CD" w:rsidP="00E957B4">
            <w:pPr>
              <w:widowControl/>
              <w:spacing w:line="240" w:lineRule="auto"/>
              <w:rPr>
                <w:rFonts w:asciiTheme="minorHAnsi" w:hAnsiTheme="minorHAnsi" w:cstheme="minorHAnsi"/>
                <w:szCs w:val="24"/>
              </w:rPr>
            </w:pPr>
            <w:ins w:id="1649" w:author="Rakesh Singhi" w:date="2015-02-06T14:02:00Z">
              <w:r w:rsidRPr="00CE7E19">
                <w:rPr>
                  <w:rFonts w:asciiTheme="minorHAnsi" w:hAnsiTheme="minorHAnsi" w:cstheme="minorHAnsi"/>
                  <w:szCs w:val="24"/>
                </w:rPr>
                <w:t>DMODM</w:t>
              </w:r>
            </w:ins>
            <w:del w:id="1650"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30BBC1A4" w14:textId="77777777" w:rsidR="000328CD" w:rsidRPr="005E2471" w:rsidRDefault="000328CD" w:rsidP="00E957B4">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2E007211" w14:textId="77777777" w:rsidR="000328CD" w:rsidRPr="005E2471" w:rsidRDefault="000328CD" w:rsidP="00E957B4">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6224C692" w14:textId="77777777" w:rsidR="000328CD" w:rsidRDefault="000328CD" w:rsidP="00E957B4">
            <w:r w:rsidRPr="00FC2EED">
              <w:rPr>
                <w:rFonts w:asciiTheme="minorHAnsi" w:hAnsiTheme="minorHAnsi" w:cstheme="minorHAnsi"/>
                <w:szCs w:val="24"/>
              </w:rPr>
              <w:t>MERGE</w:t>
            </w:r>
          </w:p>
        </w:tc>
      </w:tr>
      <w:tr w:rsidR="000328CD" w:rsidRPr="005E2471" w14:paraId="776F5D6B" w14:textId="77777777" w:rsidTr="00734C36">
        <w:tc>
          <w:tcPr>
            <w:tcW w:w="3888" w:type="dxa"/>
            <w:tcBorders>
              <w:top w:val="single" w:sz="4" w:space="0" w:color="auto"/>
              <w:left w:val="single" w:sz="4" w:space="0" w:color="auto"/>
              <w:bottom w:val="single" w:sz="4" w:space="0" w:color="auto"/>
              <w:right w:val="single" w:sz="4" w:space="0" w:color="auto"/>
            </w:tcBorders>
          </w:tcPr>
          <w:p w14:paraId="12A2B5CB" w14:textId="796C4DED" w:rsidR="000328CD" w:rsidRPr="001B30CB" w:rsidRDefault="000328CD" w:rsidP="00E957B4">
            <w:pPr>
              <w:widowControl/>
              <w:spacing w:line="240" w:lineRule="auto"/>
              <w:rPr>
                <w:rFonts w:asciiTheme="minorHAnsi" w:hAnsiTheme="minorHAnsi" w:cstheme="minorHAnsi"/>
                <w:szCs w:val="24"/>
              </w:rPr>
            </w:pPr>
            <w:r w:rsidRPr="0030432E">
              <w:rPr>
                <w:rFonts w:asciiTheme="minorHAnsi" w:hAnsiTheme="minorHAnsi" w:cstheme="minorHAnsi"/>
                <w:szCs w:val="24"/>
              </w:rPr>
              <w:t>DMO_CURRENCY_LT</w:t>
            </w:r>
          </w:p>
        </w:tc>
        <w:tc>
          <w:tcPr>
            <w:tcW w:w="1260" w:type="dxa"/>
            <w:tcBorders>
              <w:top w:val="single" w:sz="4" w:space="0" w:color="auto"/>
              <w:left w:val="single" w:sz="4" w:space="0" w:color="auto"/>
              <w:bottom w:val="single" w:sz="4" w:space="0" w:color="auto"/>
              <w:right w:val="single" w:sz="4" w:space="0" w:color="auto"/>
            </w:tcBorders>
          </w:tcPr>
          <w:p w14:paraId="0724F222" w14:textId="7E796E0A" w:rsidR="000328CD" w:rsidRPr="00F210B0" w:rsidRDefault="000328CD" w:rsidP="00E957B4">
            <w:pPr>
              <w:widowControl/>
              <w:spacing w:line="240" w:lineRule="auto"/>
              <w:rPr>
                <w:rFonts w:asciiTheme="minorHAnsi" w:hAnsiTheme="minorHAnsi" w:cstheme="minorHAnsi"/>
                <w:szCs w:val="24"/>
              </w:rPr>
            </w:pPr>
            <w:ins w:id="1651" w:author="Rakesh Singhi" w:date="2015-02-06T14:02:00Z">
              <w:r w:rsidRPr="00CE7E19">
                <w:rPr>
                  <w:rFonts w:asciiTheme="minorHAnsi" w:hAnsiTheme="minorHAnsi" w:cstheme="minorHAnsi"/>
                  <w:szCs w:val="24"/>
                </w:rPr>
                <w:t>DMODM</w:t>
              </w:r>
            </w:ins>
            <w:del w:id="1652"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2F69BD79" w14:textId="77777777" w:rsidR="000328CD" w:rsidRPr="005E2471" w:rsidRDefault="000328CD" w:rsidP="00E957B4">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06968A80" w14:textId="77777777" w:rsidR="000328CD" w:rsidRPr="005E2471" w:rsidRDefault="000328CD" w:rsidP="00E957B4">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584C052C" w14:textId="77777777" w:rsidR="000328CD" w:rsidRDefault="000328CD" w:rsidP="00E957B4">
            <w:r w:rsidRPr="00FC2EED">
              <w:rPr>
                <w:rFonts w:asciiTheme="minorHAnsi" w:hAnsiTheme="minorHAnsi" w:cstheme="minorHAnsi"/>
                <w:szCs w:val="24"/>
              </w:rPr>
              <w:t>MERGE</w:t>
            </w:r>
          </w:p>
        </w:tc>
      </w:tr>
      <w:tr w:rsidR="000328CD" w:rsidRPr="005E2471" w14:paraId="4C024D0D" w14:textId="77777777" w:rsidTr="00734C36">
        <w:tc>
          <w:tcPr>
            <w:tcW w:w="3888" w:type="dxa"/>
            <w:tcBorders>
              <w:top w:val="single" w:sz="4" w:space="0" w:color="auto"/>
              <w:left w:val="single" w:sz="4" w:space="0" w:color="auto"/>
              <w:bottom w:val="single" w:sz="4" w:space="0" w:color="auto"/>
              <w:right w:val="single" w:sz="4" w:space="0" w:color="auto"/>
            </w:tcBorders>
          </w:tcPr>
          <w:p w14:paraId="065FDC6B" w14:textId="4AF66852" w:rsidR="000328CD" w:rsidRPr="001B30CB" w:rsidRDefault="000328CD" w:rsidP="00E957B4">
            <w:pPr>
              <w:widowControl/>
              <w:spacing w:line="240" w:lineRule="auto"/>
              <w:rPr>
                <w:rFonts w:asciiTheme="minorHAnsi" w:hAnsiTheme="minorHAnsi" w:cstheme="minorHAnsi"/>
                <w:szCs w:val="24"/>
              </w:rPr>
            </w:pPr>
            <w:r w:rsidRPr="0030432E">
              <w:rPr>
                <w:rFonts w:asciiTheme="minorHAnsi" w:hAnsiTheme="minorHAnsi" w:cstheme="minorHAnsi"/>
                <w:szCs w:val="24"/>
              </w:rPr>
              <w:t>DMO_PARTNER_MASTER_D</w:t>
            </w:r>
          </w:p>
        </w:tc>
        <w:tc>
          <w:tcPr>
            <w:tcW w:w="1260" w:type="dxa"/>
            <w:tcBorders>
              <w:top w:val="single" w:sz="4" w:space="0" w:color="auto"/>
              <w:left w:val="single" w:sz="4" w:space="0" w:color="auto"/>
              <w:bottom w:val="single" w:sz="4" w:space="0" w:color="auto"/>
              <w:right w:val="single" w:sz="4" w:space="0" w:color="auto"/>
            </w:tcBorders>
          </w:tcPr>
          <w:p w14:paraId="2697A2CE" w14:textId="1AFDEE52" w:rsidR="000328CD" w:rsidRPr="00F210B0" w:rsidRDefault="000328CD" w:rsidP="00E957B4">
            <w:pPr>
              <w:widowControl/>
              <w:spacing w:line="240" w:lineRule="auto"/>
              <w:rPr>
                <w:rFonts w:asciiTheme="minorHAnsi" w:hAnsiTheme="minorHAnsi" w:cstheme="minorHAnsi"/>
                <w:szCs w:val="24"/>
              </w:rPr>
            </w:pPr>
            <w:ins w:id="1653" w:author="Rakesh Singhi" w:date="2015-02-06T14:02:00Z">
              <w:r w:rsidRPr="00CE7E19">
                <w:rPr>
                  <w:rFonts w:asciiTheme="minorHAnsi" w:hAnsiTheme="minorHAnsi" w:cstheme="minorHAnsi"/>
                  <w:szCs w:val="24"/>
                </w:rPr>
                <w:t>DMODM</w:t>
              </w:r>
            </w:ins>
            <w:del w:id="1654"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224D7993" w14:textId="77777777" w:rsidR="000328CD" w:rsidRPr="005E2471" w:rsidRDefault="000328CD" w:rsidP="00E957B4">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113DD3D9" w14:textId="77777777" w:rsidR="000328CD" w:rsidRPr="005E2471" w:rsidRDefault="000328CD" w:rsidP="00E957B4">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0BF4DE56" w14:textId="77777777" w:rsidR="000328CD" w:rsidRDefault="000328CD" w:rsidP="00E957B4">
            <w:r w:rsidRPr="00FC2EED">
              <w:rPr>
                <w:rFonts w:asciiTheme="minorHAnsi" w:hAnsiTheme="minorHAnsi" w:cstheme="minorHAnsi"/>
                <w:szCs w:val="24"/>
              </w:rPr>
              <w:t>MERGE</w:t>
            </w:r>
          </w:p>
        </w:tc>
      </w:tr>
      <w:tr w:rsidR="000328CD" w:rsidRPr="005E2471" w14:paraId="57FA3496" w14:textId="77777777" w:rsidTr="00734C36">
        <w:trPr>
          <w:ins w:id="1655" w:author="Rakesh Singhi" w:date="2015-02-06T13:51:00Z"/>
        </w:trPr>
        <w:tc>
          <w:tcPr>
            <w:tcW w:w="3888" w:type="dxa"/>
            <w:tcBorders>
              <w:top w:val="single" w:sz="4" w:space="0" w:color="auto"/>
              <w:left w:val="single" w:sz="4" w:space="0" w:color="auto"/>
              <w:bottom w:val="single" w:sz="4" w:space="0" w:color="auto"/>
              <w:right w:val="single" w:sz="4" w:space="0" w:color="auto"/>
            </w:tcBorders>
          </w:tcPr>
          <w:p w14:paraId="7EDACBF3" w14:textId="5DDE248C" w:rsidR="000328CD" w:rsidRPr="0030432E" w:rsidRDefault="000328CD" w:rsidP="00851709">
            <w:pPr>
              <w:widowControl/>
              <w:spacing w:line="240" w:lineRule="auto"/>
              <w:rPr>
                <w:ins w:id="1656" w:author="Rakesh Singhi" w:date="2015-02-06T13:51:00Z"/>
                <w:rFonts w:asciiTheme="minorHAnsi" w:hAnsiTheme="minorHAnsi" w:cstheme="minorHAnsi"/>
                <w:szCs w:val="24"/>
              </w:rPr>
            </w:pPr>
            <w:ins w:id="1657" w:author="Rakesh Singhi" w:date="2015-02-06T13:51:00Z">
              <w:r>
                <w:rPr>
                  <w:rFonts w:asciiTheme="minorHAnsi" w:hAnsiTheme="minorHAnsi" w:cstheme="minorHAnsi"/>
                  <w:szCs w:val="24"/>
                </w:rPr>
                <w:t>DMO_PARTNER_C</w:t>
              </w:r>
            </w:ins>
            <w:ins w:id="1658" w:author="Sowndarya S (WT01 - Manufacturing &amp; Hi Tech)" w:date="2015-03-17T12:14:00Z">
              <w:r w:rsidR="00851709">
                <w:rPr>
                  <w:rFonts w:asciiTheme="minorHAnsi" w:hAnsiTheme="minorHAnsi" w:cstheme="minorHAnsi"/>
                  <w:szCs w:val="24"/>
                </w:rPr>
                <w:t>H</w:t>
              </w:r>
            </w:ins>
            <w:ins w:id="1659" w:author="Rakesh Singhi" w:date="2015-02-06T13:51:00Z">
              <w:del w:id="1660" w:author="Sowndarya S (WT01 - Manufacturing &amp; Hi Tech)" w:date="2015-03-17T12:14:00Z">
                <w:r w:rsidDel="00851709">
                  <w:rPr>
                    <w:rFonts w:asciiTheme="minorHAnsi" w:hAnsiTheme="minorHAnsi" w:cstheme="minorHAnsi"/>
                    <w:szCs w:val="24"/>
                  </w:rPr>
                  <w:delText>HAN</w:delText>
                </w:r>
              </w:del>
              <w:r>
                <w:rPr>
                  <w:rFonts w:asciiTheme="minorHAnsi" w:hAnsiTheme="minorHAnsi" w:cstheme="minorHAnsi"/>
                  <w:szCs w:val="24"/>
                </w:rPr>
                <w:t>N</w:t>
              </w:r>
              <w:del w:id="1661" w:author="Sowndarya S (WT01 - Manufacturing &amp; Hi Tech)" w:date="2015-03-17T12:14:00Z">
                <w:r w:rsidDel="00851709">
                  <w:rPr>
                    <w:rFonts w:asciiTheme="minorHAnsi" w:hAnsiTheme="minorHAnsi" w:cstheme="minorHAnsi"/>
                    <w:szCs w:val="24"/>
                  </w:rPr>
                  <w:delText>E</w:delText>
                </w:r>
              </w:del>
              <w:r>
                <w:rPr>
                  <w:rFonts w:asciiTheme="minorHAnsi" w:hAnsiTheme="minorHAnsi" w:cstheme="minorHAnsi"/>
                  <w:szCs w:val="24"/>
                </w:rPr>
                <w:t>L_SEG</w:t>
              </w:r>
              <w:del w:id="1662" w:author="Sowndarya S (WT01 - Manufacturing &amp; Hi Tech)" w:date="2015-03-17T12:14:00Z">
                <w:r w:rsidDel="00851709">
                  <w:rPr>
                    <w:rFonts w:asciiTheme="minorHAnsi" w:hAnsiTheme="minorHAnsi" w:cstheme="minorHAnsi"/>
                    <w:szCs w:val="24"/>
                  </w:rPr>
                  <w:delText>MENT</w:delText>
                </w:r>
              </w:del>
              <w:r>
                <w:rPr>
                  <w:rFonts w:asciiTheme="minorHAnsi" w:hAnsiTheme="minorHAnsi" w:cstheme="minorHAnsi"/>
                  <w:szCs w:val="24"/>
                </w:rPr>
                <w:t>_MIR</w:t>
              </w:r>
            </w:ins>
          </w:p>
        </w:tc>
        <w:tc>
          <w:tcPr>
            <w:tcW w:w="1260" w:type="dxa"/>
            <w:tcBorders>
              <w:top w:val="single" w:sz="4" w:space="0" w:color="auto"/>
              <w:left w:val="single" w:sz="4" w:space="0" w:color="auto"/>
              <w:bottom w:val="single" w:sz="4" w:space="0" w:color="auto"/>
              <w:right w:val="single" w:sz="4" w:space="0" w:color="auto"/>
            </w:tcBorders>
          </w:tcPr>
          <w:p w14:paraId="2ACF1DB8" w14:textId="66BA5342" w:rsidR="000328CD" w:rsidRPr="00DD51CA" w:rsidRDefault="000328CD" w:rsidP="00E957B4">
            <w:pPr>
              <w:widowControl/>
              <w:spacing w:line="240" w:lineRule="auto"/>
              <w:rPr>
                <w:ins w:id="1663" w:author="Rakesh Singhi" w:date="2015-02-06T13:51:00Z"/>
                <w:rFonts w:asciiTheme="minorHAnsi" w:hAnsiTheme="minorHAnsi" w:cstheme="minorHAnsi"/>
                <w:szCs w:val="24"/>
              </w:rPr>
            </w:pPr>
            <w:ins w:id="1664" w:author="Rakesh Singhi" w:date="2015-02-06T14:02:00Z">
              <w:r w:rsidRPr="00CE7E19">
                <w:rPr>
                  <w:rFonts w:asciiTheme="minorHAnsi" w:hAnsiTheme="minorHAnsi" w:cstheme="minorHAnsi"/>
                  <w:szCs w:val="24"/>
                </w:rPr>
                <w:t>DMODM</w:t>
              </w:r>
            </w:ins>
          </w:p>
        </w:tc>
        <w:tc>
          <w:tcPr>
            <w:tcW w:w="900" w:type="dxa"/>
            <w:tcBorders>
              <w:top w:val="single" w:sz="4" w:space="0" w:color="auto"/>
              <w:left w:val="single" w:sz="4" w:space="0" w:color="auto"/>
              <w:bottom w:val="single" w:sz="4" w:space="0" w:color="auto"/>
              <w:right w:val="single" w:sz="4" w:space="0" w:color="auto"/>
            </w:tcBorders>
          </w:tcPr>
          <w:p w14:paraId="66B3D9CF" w14:textId="1680D7ED" w:rsidR="000328CD" w:rsidRPr="00A54D51" w:rsidRDefault="000328CD" w:rsidP="00E957B4">
            <w:pPr>
              <w:widowControl/>
              <w:spacing w:line="240" w:lineRule="auto"/>
              <w:rPr>
                <w:ins w:id="1665" w:author="Rakesh Singhi" w:date="2015-02-06T13:51:00Z"/>
                <w:rFonts w:asciiTheme="minorHAnsi" w:hAnsiTheme="minorHAnsi" w:cstheme="minorHAnsi"/>
                <w:szCs w:val="24"/>
              </w:rPr>
            </w:pPr>
            <w:ins w:id="1666" w:author="Rakesh Singhi" w:date="2015-02-06T13:51:00Z">
              <w:r w:rsidRPr="00A54D51">
                <w:rPr>
                  <w:rFonts w:asciiTheme="minorHAnsi" w:hAnsiTheme="minorHAnsi" w:cstheme="minorHAnsi"/>
                  <w:szCs w:val="24"/>
                </w:rPr>
                <w:t>TABLE</w:t>
              </w:r>
            </w:ins>
          </w:p>
        </w:tc>
        <w:tc>
          <w:tcPr>
            <w:tcW w:w="720" w:type="dxa"/>
            <w:tcBorders>
              <w:top w:val="single" w:sz="4" w:space="0" w:color="auto"/>
              <w:left w:val="single" w:sz="4" w:space="0" w:color="auto"/>
              <w:bottom w:val="single" w:sz="4" w:space="0" w:color="auto"/>
              <w:right w:val="single" w:sz="4" w:space="0" w:color="auto"/>
            </w:tcBorders>
          </w:tcPr>
          <w:p w14:paraId="1CB7BC5C" w14:textId="67E86587" w:rsidR="000328CD" w:rsidRPr="0042617C" w:rsidRDefault="000328CD" w:rsidP="00E957B4">
            <w:pPr>
              <w:widowControl/>
              <w:spacing w:line="240" w:lineRule="auto"/>
              <w:rPr>
                <w:ins w:id="1667" w:author="Rakesh Singhi" w:date="2015-02-06T13:51:00Z"/>
                <w:rFonts w:asciiTheme="minorHAnsi" w:hAnsiTheme="minorHAnsi" w:cstheme="minorHAnsi"/>
                <w:szCs w:val="24"/>
              </w:rPr>
            </w:pPr>
            <w:ins w:id="1668" w:author="Rakesh Singhi" w:date="2015-02-06T13:51:00Z">
              <w:r w:rsidRPr="0042617C">
                <w:rPr>
                  <w:rFonts w:asciiTheme="minorHAnsi" w:hAnsiTheme="minorHAnsi" w:cstheme="minorHAnsi"/>
                  <w:szCs w:val="24"/>
                </w:rPr>
                <w:t>ISRVE</w:t>
              </w:r>
            </w:ins>
          </w:p>
        </w:tc>
        <w:tc>
          <w:tcPr>
            <w:tcW w:w="1350" w:type="dxa"/>
            <w:tcBorders>
              <w:top w:val="single" w:sz="4" w:space="0" w:color="auto"/>
              <w:left w:val="single" w:sz="4" w:space="0" w:color="auto"/>
              <w:bottom w:val="single" w:sz="4" w:space="0" w:color="auto"/>
              <w:right w:val="single" w:sz="4" w:space="0" w:color="auto"/>
            </w:tcBorders>
          </w:tcPr>
          <w:p w14:paraId="4FC1C6F3" w14:textId="598BE25A" w:rsidR="000328CD" w:rsidRPr="00FC2EED" w:rsidRDefault="000328CD" w:rsidP="00E957B4">
            <w:pPr>
              <w:rPr>
                <w:ins w:id="1669" w:author="Rakesh Singhi" w:date="2015-02-06T13:51:00Z"/>
                <w:rFonts w:asciiTheme="minorHAnsi" w:hAnsiTheme="minorHAnsi" w:cstheme="minorHAnsi"/>
                <w:szCs w:val="24"/>
              </w:rPr>
            </w:pPr>
            <w:ins w:id="1670" w:author="Rakesh Singhi" w:date="2015-02-06T13:51:00Z">
              <w:r w:rsidRPr="00FC2EED">
                <w:rPr>
                  <w:rFonts w:asciiTheme="minorHAnsi" w:hAnsiTheme="minorHAnsi" w:cstheme="minorHAnsi"/>
                  <w:szCs w:val="24"/>
                </w:rPr>
                <w:t>MERGE</w:t>
              </w:r>
            </w:ins>
          </w:p>
        </w:tc>
      </w:tr>
      <w:tr w:rsidR="000328CD" w:rsidRPr="005E2471" w14:paraId="251F0FB7" w14:textId="77777777" w:rsidTr="00734C36">
        <w:trPr>
          <w:ins w:id="1671" w:author="Rakesh Singhi" w:date="2015-02-06T13:50:00Z"/>
        </w:trPr>
        <w:tc>
          <w:tcPr>
            <w:tcW w:w="3888" w:type="dxa"/>
            <w:tcBorders>
              <w:top w:val="single" w:sz="4" w:space="0" w:color="auto"/>
              <w:left w:val="single" w:sz="4" w:space="0" w:color="auto"/>
              <w:bottom w:val="single" w:sz="4" w:space="0" w:color="auto"/>
              <w:right w:val="single" w:sz="4" w:space="0" w:color="auto"/>
            </w:tcBorders>
          </w:tcPr>
          <w:p w14:paraId="6D7B7C54" w14:textId="6CCCA734" w:rsidR="000328CD" w:rsidRPr="0030432E" w:rsidRDefault="000328CD" w:rsidP="00851709">
            <w:pPr>
              <w:widowControl/>
              <w:spacing w:line="240" w:lineRule="auto"/>
              <w:rPr>
                <w:ins w:id="1672" w:author="Rakesh Singhi" w:date="2015-02-06T13:50:00Z"/>
                <w:rFonts w:asciiTheme="minorHAnsi" w:hAnsiTheme="minorHAnsi" w:cstheme="minorHAnsi"/>
                <w:szCs w:val="24"/>
              </w:rPr>
            </w:pPr>
            <w:ins w:id="1673" w:author="Rakesh Singhi" w:date="2015-02-06T13:51:00Z">
              <w:r>
                <w:rPr>
                  <w:rFonts w:asciiTheme="minorHAnsi" w:hAnsiTheme="minorHAnsi" w:cstheme="minorHAnsi"/>
                  <w:szCs w:val="24"/>
                </w:rPr>
                <w:t>DMO_PARTNER_M</w:t>
              </w:r>
              <w:del w:id="1674" w:author="Sowndarya S (WT01 - Manufacturing &amp; Hi Tech)" w:date="2015-03-17T12:14:00Z">
                <w:r w:rsidDel="00851709">
                  <w:rPr>
                    <w:rFonts w:asciiTheme="minorHAnsi" w:hAnsiTheme="minorHAnsi" w:cstheme="minorHAnsi"/>
                    <w:szCs w:val="24"/>
                  </w:rPr>
                  <w:delText>AR</w:delText>
                </w:r>
              </w:del>
              <w:r>
                <w:rPr>
                  <w:rFonts w:asciiTheme="minorHAnsi" w:hAnsiTheme="minorHAnsi" w:cstheme="minorHAnsi"/>
                  <w:szCs w:val="24"/>
                </w:rPr>
                <w:t>K</w:t>
              </w:r>
              <w:del w:id="1675" w:author="Sowndarya S (WT01 - Manufacturing &amp; Hi Tech)" w:date="2015-03-17T12:14:00Z">
                <w:r w:rsidDel="00851709">
                  <w:rPr>
                    <w:rFonts w:asciiTheme="minorHAnsi" w:hAnsiTheme="minorHAnsi" w:cstheme="minorHAnsi"/>
                    <w:szCs w:val="24"/>
                  </w:rPr>
                  <w:delText>E</w:delText>
                </w:r>
              </w:del>
              <w:r>
                <w:rPr>
                  <w:rFonts w:asciiTheme="minorHAnsi" w:hAnsiTheme="minorHAnsi" w:cstheme="minorHAnsi"/>
                  <w:szCs w:val="24"/>
                </w:rPr>
                <w:t>T_SEG</w:t>
              </w:r>
              <w:del w:id="1676" w:author="Sowndarya S (WT01 - Manufacturing &amp; Hi Tech)" w:date="2015-03-17T12:14:00Z">
                <w:r w:rsidDel="00851709">
                  <w:rPr>
                    <w:rFonts w:asciiTheme="minorHAnsi" w:hAnsiTheme="minorHAnsi" w:cstheme="minorHAnsi"/>
                    <w:szCs w:val="24"/>
                  </w:rPr>
                  <w:delText>MENT</w:delText>
                </w:r>
              </w:del>
              <w:r>
                <w:rPr>
                  <w:rFonts w:asciiTheme="minorHAnsi" w:hAnsiTheme="minorHAnsi" w:cstheme="minorHAnsi"/>
                  <w:szCs w:val="24"/>
                </w:rPr>
                <w:t>_MIR</w:t>
              </w:r>
            </w:ins>
          </w:p>
        </w:tc>
        <w:tc>
          <w:tcPr>
            <w:tcW w:w="1260" w:type="dxa"/>
            <w:tcBorders>
              <w:top w:val="single" w:sz="4" w:space="0" w:color="auto"/>
              <w:left w:val="single" w:sz="4" w:space="0" w:color="auto"/>
              <w:bottom w:val="single" w:sz="4" w:space="0" w:color="auto"/>
              <w:right w:val="single" w:sz="4" w:space="0" w:color="auto"/>
            </w:tcBorders>
          </w:tcPr>
          <w:p w14:paraId="355D825A" w14:textId="7A9E2E99" w:rsidR="000328CD" w:rsidRPr="00DD51CA" w:rsidRDefault="000328CD" w:rsidP="00E957B4">
            <w:pPr>
              <w:widowControl/>
              <w:spacing w:line="240" w:lineRule="auto"/>
              <w:rPr>
                <w:ins w:id="1677" w:author="Rakesh Singhi" w:date="2015-02-06T13:50:00Z"/>
                <w:rFonts w:asciiTheme="minorHAnsi" w:hAnsiTheme="minorHAnsi" w:cstheme="minorHAnsi"/>
                <w:szCs w:val="24"/>
              </w:rPr>
            </w:pPr>
            <w:ins w:id="1678" w:author="Rakesh Singhi" w:date="2015-02-06T14:02:00Z">
              <w:r w:rsidRPr="00CE7E19">
                <w:rPr>
                  <w:rFonts w:asciiTheme="minorHAnsi" w:hAnsiTheme="minorHAnsi" w:cstheme="minorHAnsi"/>
                  <w:szCs w:val="24"/>
                </w:rPr>
                <w:t>DMODM</w:t>
              </w:r>
            </w:ins>
          </w:p>
        </w:tc>
        <w:tc>
          <w:tcPr>
            <w:tcW w:w="900" w:type="dxa"/>
            <w:tcBorders>
              <w:top w:val="single" w:sz="4" w:space="0" w:color="auto"/>
              <w:left w:val="single" w:sz="4" w:space="0" w:color="auto"/>
              <w:bottom w:val="single" w:sz="4" w:space="0" w:color="auto"/>
              <w:right w:val="single" w:sz="4" w:space="0" w:color="auto"/>
            </w:tcBorders>
          </w:tcPr>
          <w:p w14:paraId="5F5E7675" w14:textId="13CDF3C6" w:rsidR="000328CD" w:rsidRPr="00A54D51" w:rsidRDefault="000328CD" w:rsidP="00E957B4">
            <w:pPr>
              <w:widowControl/>
              <w:spacing w:line="240" w:lineRule="auto"/>
              <w:rPr>
                <w:ins w:id="1679" w:author="Rakesh Singhi" w:date="2015-02-06T13:50:00Z"/>
                <w:rFonts w:asciiTheme="minorHAnsi" w:hAnsiTheme="minorHAnsi" w:cstheme="minorHAnsi"/>
                <w:szCs w:val="24"/>
              </w:rPr>
            </w:pPr>
            <w:ins w:id="1680" w:author="Rakesh Singhi" w:date="2015-02-06T13:51:00Z">
              <w:r w:rsidRPr="00A54D51">
                <w:rPr>
                  <w:rFonts w:asciiTheme="minorHAnsi" w:hAnsiTheme="minorHAnsi" w:cstheme="minorHAnsi"/>
                  <w:szCs w:val="24"/>
                </w:rPr>
                <w:t>TABLE</w:t>
              </w:r>
            </w:ins>
          </w:p>
        </w:tc>
        <w:tc>
          <w:tcPr>
            <w:tcW w:w="720" w:type="dxa"/>
            <w:tcBorders>
              <w:top w:val="single" w:sz="4" w:space="0" w:color="auto"/>
              <w:left w:val="single" w:sz="4" w:space="0" w:color="auto"/>
              <w:bottom w:val="single" w:sz="4" w:space="0" w:color="auto"/>
              <w:right w:val="single" w:sz="4" w:space="0" w:color="auto"/>
            </w:tcBorders>
          </w:tcPr>
          <w:p w14:paraId="45F35672" w14:textId="5F0DB610" w:rsidR="000328CD" w:rsidRPr="0042617C" w:rsidRDefault="000328CD" w:rsidP="00E957B4">
            <w:pPr>
              <w:widowControl/>
              <w:spacing w:line="240" w:lineRule="auto"/>
              <w:rPr>
                <w:ins w:id="1681" w:author="Rakesh Singhi" w:date="2015-02-06T13:50:00Z"/>
                <w:rFonts w:asciiTheme="minorHAnsi" w:hAnsiTheme="minorHAnsi" w:cstheme="minorHAnsi"/>
                <w:szCs w:val="24"/>
              </w:rPr>
            </w:pPr>
            <w:ins w:id="1682" w:author="Rakesh Singhi" w:date="2015-02-06T13:51:00Z">
              <w:r w:rsidRPr="0042617C">
                <w:rPr>
                  <w:rFonts w:asciiTheme="minorHAnsi" w:hAnsiTheme="minorHAnsi" w:cstheme="minorHAnsi"/>
                  <w:szCs w:val="24"/>
                </w:rPr>
                <w:t>ISRVE</w:t>
              </w:r>
            </w:ins>
          </w:p>
        </w:tc>
        <w:tc>
          <w:tcPr>
            <w:tcW w:w="1350" w:type="dxa"/>
            <w:tcBorders>
              <w:top w:val="single" w:sz="4" w:space="0" w:color="auto"/>
              <w:left w:val="single" w:sz="4" w:space="0" w:color="auto"/>
              <w:bottom w:val="single" w:sz="4" w:space="0" w:color="auto"/>
              <w:right w:val="single" w:sz="4" w:space="0" w:color="auto"/>
            </w:tcBorders>
          </w:tcPr>
          <w:p w14:paraId="23483B7E" w14:textId="2C0E7A6D" w:rsidR="000328CD" w:rsidRPr="00FC2EED" w:rsidRDefault="000328CD" w:rsidP="00E957B4">
            <w:pPr>
              <w:rPr>
                <w:ins w:id="1683" w:author="Rakesh Singhi" w:date="2015-02-06T13:50:00Z"/>
                <w:rFonts w:asciiTheme="minorHAnsi" w:hAnsiTheme="minorHAnsi" w:cstheme="minorHAnsi"/>
                <w:szCs w:val="24"/>
              </w:rPr>
            </w:pPr>
            <w:ins w:id="1684" w:author="Rakesh Singhi" w:date="2015-02-06T13:51:00Z">
              <w:r w:rsidRPr="00FC2EED">
                <w:rPr>
                  <w:rFonts w:asciiTheme="minorHAnsi" w:hAnsiTheme="minorHAnsi" w:cstheme="minorHAnsi"/>
                  <w:szCs w:val="24"/>
                </w:rPr>
                <w:t>MERGE</w:t>
              </w:r>
            </w:ins>
          </w:p>
        </w:tc>
      </w:tr>
      <w:tr w:rsidR="000328CD" w:rsidRPr="005E2471" w14:paraId="4130EBD1" w14:textId="77777777" w:rsidTr="00734C36">
        <w:tc>
          <w:tcPr>
            <w:tcW w:w="3888" w:type="dxa"/>
            <w:tcBorders>
              <w:top w:val="single" w:sz="4" w:space="0" w:color="auto"/>
              <w:left w:val="single" w:sz="4" w:space="0" w:color="auto"/>
              <w:bottom w:val="single" w:sz="4" w:space="0" w:color="auto"/>
              <w:right w:val="single" w:sz="4" w:space="0" w:color="auto"/>
            </w:tcBorders>
          </w:tcPr>
          <w:p w14:paraId="0F52D453" w14:textId="12014A51" w:rsidR="000328CD" w:rsidRPr="001B30CB" w:rsidRDefault="000328CD" w:rsidP="00E957B4">
            <w:pPr>
              <w:widowControl/>
              <w:spacing w:line="240" w:lineRule="auto"/>
              <w:rPr>
                <w:rFonts w:asciiTheme="minorHAnsi" w:hAnsiTheme="minorHAnsi" w:cstheme="minorHAnsi"/>
                <w:szCs w:val="24"/>
              </w:rPr>
            </w:pPr>
            <w:r w:rsidRPr="0030432E">
              <w:rPr>
                <w:rFonts w:asciiTheme="minorHAnsi" w:hAnsiTheme="minorHAnsi" w:cstheme="minorHAnsi"/>
                <w:szCs w:val="24"/>
              </w:rPr>
              <w:t>DMO_SELL_IN_</w:t>
            </w:r>
            <w:ins w:id="1685" w:author="Sowndarya S (WT01 - Manufacturing &amp; Hi Tech)" w:date="2015-03-17T12:14:00Z">
              <w:r w:rsidR="00851709">
                <w:rPr>
                  <w:rFonts w:asciiTheme="minorHAnsi" w:hAnsiTheme="minorHAnsi" w:cstheme="minorHAnsi"/>
                  <w:szCs w:val="24"/>
                </w:rPr>
                <w:t>PRODUCT_</w:t>
              </w:r>
            </w:ins>
            <w:r w:rsidRPr="0030432E">
              <w:rPr>
                <w:rFonts w:asciiTheme="minorHAnsi" w:hAnsiTheme="minorHAnsi" w:cstheme="minorHAnsi"/>
                <w:szCs w:val="24"/>
              </w:rPr>
              <w:t>PLAN_</w:t>
            </w:r>
            <w:ins w:id="1686" w:author="Sowndarya S (WT01 - Manufacturing &amp; Hi Tech)" w:date="2015-03-17T12:14:00Z">
              <w:r w:rsidR="00851709">
                <w:rPr>
                  <w:rFonts w:asciiTheme="minorHAnsi" w:hAnsiTheme="minorHAnsi" w:cstheme="minorHAnsi"/>
                  <w:szCs w:val="24"/>
                </w:rPr>
                <w:t>D</w:t>
              </w:r>
            </w:ins>
            <w:del w:id="1687" w:author="Sowndarya S (WT01 - Manufacturing &amp; Hi Tech)" w:date="2015-03-17T12:14:00Z">
              <w:r w:rsidRPr="0030432E" w:rsidDel="00851709">
                <w:rPr>
                  <w:rFonts w:asciiTheme="minorHAnsi" w:hAnsiTheme="minorHAnsi" w:cstheme="minorHAnsi"/>
                  <w:szCs w:val="24"/>
                </w:rPr>
                <w:delText>LT</w:delText>
              </w:r>
            </w:del>
          </w:p>
        </w:tc>
        <w:tc>
          <w:tcPr>
            <w:tcW w:w="1260" w:type="dxa"/>
            <w:tcBorders>
              <w:top w:val="single" w:sz="4" w:space="0" w:color="auto"/>
              <w:left w:val="single" w:sz="4" w:space="0" w:color="auto"/>
              <w:bottom w:val="single" w:sz="4" w:space="0" w:color="auto"/>
              <w:right w:val="single" w:sz="4" w:space="0" w:color="auto"/>
            </w:tcBorders>
          </w:tcPr>
          <w:p w14:paraId="77A83D81" w14:textId="2C2F4C1C" w:rsidR="000328CD" w:rsidRPr="00F210B0" w:rsidRDefault="000328CD" w:rsidP="00E957B4">
            <w:pPr>
              <w:widowControl/>
              <w:spacing w:line="240" w:lineRule="auto"/>
              <w:rPr>
                <w:rFonts w:asciiTheme="minorHAnsi" w:hAnsiTheme="minorHAnsi" w:cstheme="minorHAnsi"/>
                <w:szCs w:val="24"/>
              </w:rPr>
            </w:pPr>
            <w:ins w:id="1688" w:author="Rakesh Singhi" w:date="2015-02-06T14:02:00Z">
              <w:r w:rsidRPr="00CE7E19">
                <w:rPr>
                  <w:rFonts w:asciiTheme="minorHAnsi" w:hAnsiTheme="minorHAnsi" w:cstheme="minorHAnsi"/>
                  <w:szCs w:val="24"/>
                </w:rPr>
                <w:t>DMODM</w:t>
              </w:r>
            </w:ins>
            <w:del w:id="1689"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0C4C7767" w14:textId="77777777" w:rsidR="000328CD" w:rsidRPr="005E2471" w:rsidRDefault="000328CD" w:rsidP="00E957B4">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6C8D4F81" w14:textId="77777777" w:rsidR="000328CD" w:rsidRPr="005E2471" w:rsidRDefault="000328CD" w:rsidP="00E957B4">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043004B3" w14:textId="77777777" w:rsidR="000328CD" w:rsidRDefault="000328CD" w:rsidP="00E957B4">
            <w:r w:rsidRPr="00FC2EED">
              <w:rPr>
                <w:rFonts w:asciiTheme="minorHAnsi" w:hAnsiTheme="minorHAnsi" w:cstheme="minorHAnsi"/>
                <w:szCs w:val="24"/>
              </w:rPr>
              <w:t>MERGE</w:t>
            </w:r>
          </w:p>
        </w:tc>
      </w:tr>
      <w:tr w:rsidR="000328CD" w:rsidRPr="005E2471" w14:paraId="0A463093" w14:textId="77777777" w:rsidTr="00734C36">
        <w:tc>
          <w:tcPr>
            <w:tcW w:w="3888" w:type="dxa"/>
            <w:tcBorders>
              <w:top w:val="single" w:sz="4" w:space="0" w:color="auto"/>
              <w:left w:val="single" w:sz="4" w:space="0" w:color="auto"/>
              <w:bottom w:val="single" w:sz="4" w:space="0" w:color="auto"/>
              <w:right w:val="single" w:sz="4" w:space="0" w:color="auto"/>
            </w:tcBorders>
          </w:tcPr>
          <w:p w14:paraId="0CD391E3" w14:textId="31F3F4F3" w:rsidR="000328CD" w:rsidRPr="001B30CB" w:rsidRDefault="000328CD"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DMO_SELL_OUT_</w:t>
            </w:r>
            <w:ins w:id="1690" w:author="Sowndarya S (WT01 - Manufacturing &amp; Hi Tech)" w:date="2015-03-17T12:14:00Z">
              <w:r w:rsidR="00851709">
                <w:rPr>
                  <w:rFonts w:asciiTheme="minorHAnsi" w:hAnsiTheme="minorHAnsi" w:cstheme="minorHAnsi"/>
                  <w:szCs w:val="24"/>
                </w:rPr>
                <w:t>PRODUCT_</w:t>
              </w:r>
            </w:ins>
            <w:r w:rsidRPr="0030432E">
              <w:rPr>
                <w:rFonts w:asciiTheme="minorHAnsi" w:hAnsiTheme="minorHAnsi" w:cstheme="minorHAnsi"/>
                <w:szCs w:val="24"/>
              </w:rPr>
              <w:t>PLAN_</w:t>
            </w:r>
            <w:del w:id="1691" w:author="Sowndarya S (WT01 - Manufacturing &amp; Hi Tech)" w:date="2015-03-17T12:14:00Z">
              <w:r w:rsidRPr="0030432E" w:rsidDel="00851709">
                <w:rPr>
                  <w:rFonts w:asciiTheme="minorHAnsi" w:hAnsiTheme="minorHAnsi" w:cstheme="minorHAnsi"/>
                  <w:szCs w:val="24"/>
                </w:rPr>
                <w:delText>LT</w:delText>
              </w:r>
            </w:del>
            <w:ins w:id="1692" w:author="Sowndarya S (WT01 - Manufacturing &amp; Hi Tech)" w:date="2015-03-17T12:14:00Z">
              <w:r w:rsidR="00851709">
                <w:rPr>
                  <w:rFonts w:asciiTheme="minorHAnsi" w:hAnsiTheme="minorHAnsi" w:cstheme="minorHAnsi"/>
                  <w:szCs w:val="24"/>
                </w:rPr>
                <w:t>D</w:t>
              </w:r>
            </w:ins>
          </w:p>
        </w:tc>
        <w:tc>
          <w:tcPr>
            <w:tcW w:w="1260" w:type="dxa"/>
            <w:tcBorders>
              <w:top w:val="single" w:sz="4" w:space="0" w:color="auto"/>
              <w:left w:val="single" w:sz="4" w:space="0" w:color="auto"/>
              <w:bottom w:val="single" w:sz="4" w:space="0" w:color="auto"/>
              <w:right w:val="single" w:sz="4" w:space="0" w:color="auto"/>
            </w:tcBorders>
          </w:tcPr>
          <w:p w14:paraId="2B906697" w14:textId="47ACF39E" w:rsidR="000328CD" w:rsidRPr="00F210B0" w:rsidRDefault="000328CD" w:rsidP="00E957B4">
            <w:pPr>
              <w:widowControl/>
              <w:spacing w:line="240" w:lineRule="auto"/>
              <w:rPr>
                <w:rFonts w:asciiTheme="minorHAnsi" w:hAnsiTheme="minorHAnsi" w:cstheme="minorHAnsi"/>
                <w:szCs w:val="24"/>
              </w:rPr>
            </w:pPr>
            <w:ins w:id="1693" w:author="Rakesh Singhi" w:date="2015-02-06T14:02:00Z">
              <w:r w:rsidRPr="00CE7E19">
                <w:rPr>
                  <w:rFonts w:asciiTheme="minorHAnsi" w:hAnsiTheme="minorHAnsi" w:cstheme="minorHAnsi"/>
                  <w:szCs w:val="24"/>
                </w:rPr>
                <w:t>DMODM</w:t>
              </w:r>
            </w:ins>
            <w:del w:id="1694"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5DBC8060" w14:textId="77777777" w:rsidR="000328CD" w:rsidRPr="005E2471" w:rsidRDefault="000328CD" w:rsidP="00E957B4">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2395D4B1" w14:textId="77777777" w:rsidR="000328CD" w:rsidRPr="005E2471" w:rsidRDefault="000328CD" w:rsidP="00E957B4">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460D60C5" w14:textId="77777777" w:rsidR="000328CD" w:rsidRDefault="000328CD" w:rsidP="00E957B4">
            <w:r w:rsidRPr="00FC2EED">
              <w:rPr>
                <w:rFonts w:asciiTheme="minorHAnsi" w:hAnsiTheme="minorHAnsi" w:cstheme="minorHAnsi"/>
                <w:szCs w:val="24"/>
              </w:rPr>
              <w:t>MERGE</w:t>
            </w:r>
          </w:p>
        </w:tc>
      </w:tr>
      <w:tr w:rsidR="00851709" w:rsidRPr="005E2471" w14:paraId="79F3724D" w14:textId="77777777" w:rsidTr="00734C36">
        <w:trPr>
          <w:ins w:id="1695" w:author="Sowndarya S (WT01 - Manufacturing &amp; Hi Tech)" w:date="2015-03-17T12:14:00Z"/>
        </w:trPr>
        <w:tc>
          <w:tcPr>
            <w:tcW w:w="3888" w:type="dxa"/>
            <w:tcBorders>
              <w:top w:val="single" w:sz="4" w:space="0" w:color="auto"/>
              <w:left w:val="single" w:sz="4" w:space="0" w:color="auto"/>
              <w:bottom w:val="single" w:sz="4" w:space="0" w:color="auto"/>
              <w:right w:val="single" w:sz="4" w:space="0" w:color="auto"/>
            </w:tcBorders>
          </w:tcPr>
          <w:p w14:paraId="01D5075B" w14:textId="3CEF6266" w:rsidR="00851709" w:rsidRPr="0030432E" w:rsidRDefault="00851709" w:rsidP="00851709">
            <w:pPr>
              <w:widowControl/>
              <w:spacing w:line="240" w:lineRule="auto"/>
              <w:rPr>
                <w:ins w:id="1696" w:author="Sowndarya S (WT01 - Manufacturing &amp; Hi Tech)" w:date="2015-03-17T12:14:00Z"/>
                <w:rFonts w:asciiTheme="minorHAnsi" w:hAnsiTheme="minorHAnsi" w:cstheme="minorHAnsi"/>
                <w:szCs w:val="24"/>
              </w:rPr>
            </w:pPr>
            <w:ins w:id="1697" w:author="Sowndarya S (WT01 - Manufacturing &amp; Hi Tech)" w:date="2015-03-17T12:15:00Z">
              <w:r>
                <w:rPr>
                  <w:rFonts w:asciiTheme="minorHAnsi" w:hAnsiTheme="minorHAnsi" w:cstheme="minorHAnsi"/>
                  <w:szCs w:val="24"/>
                </w:rPr>
                <w:t>DMO_SELL_IN_REV_PLAN_D</w:t>
              </w:r>
            </w:ins>
          </w:p>
        </w:tc>
        <w:tc>
          <w:tcPr>
            <w:tcW w:w="1260" w:type="dxa"/>
            <w:tcBorders>
              <w:top w:val="single" w:sz="4" w:space="0" w:color="auto"/>
              <w:left w:val="single" w:sz="4" w:space="0" w:color="auto"/>
              <w:bottom w:val="single" w:sz="4" w:space="0" w:color="auto"/>
              <w:right w:val="single" w:sz="4" w:space="0" w:color="auto"/>
            </w:tcBorders>
          </w:tcPr>
          <w:p w14:paraId="6487DBEA" w14:textId="1B5A9CBE" w:rsidR="00851709" w:rsidRPr="00CE7E19" w:rsidRDefault="00851709" w:rsidP="00851709">
            <w:pPr>
              <w:widowControl/>
              <w:spacing w:line="240" w:lineRule="auto"/>
              <w:rPr>
                <w:ins w:id="1698" w:author="Sowndarya S (WT01 - Manufacturing &amp; Hi Tech)" w:date="2015-03-17T12:14:00Z"/>
                <w:rFonts w:asciiTheme="minorHAnsi" w:hAnsiTheme="minorHAnsi" w:cstheme="minorHAnsi"/>
                <w:szCs w:val="24"/>
              </w:rPr>
            </w:pPr>
            <w:ins w:id="1699" w:author="Sowndarya S (WT01 - Manufacturing &amp; Hi Tech)" w:date="2015-03-17T12:15:00Z">
              <w:r w:rsidRPr="00CE7E19">
                <w:rPr>
                  <w:rFonts w:asciiTheme="minorHAnsi" w:hAnsiTheme="minorHAnsi" w:cstheme="minorHAnsi"/>
                  <w:szCs w:val="24"/>
                </w:rPr>
                <w:t>DMODM</w:t>
              </w:r>
            </w:ins>
          </w:p>
        </w:tc>
        <w:tc>
          <w:tcPr>
            <w:tcW w:w="900" w:type="dxa"/>
            <w:tcBorders>
              <w:top w:val="single" w:sz="4" w:space="0" w:color="auto"/>
              <w:left w:val="single" w:sz="4" w:space="0" w:color="auto"/>
              <w:bottom w:val="single" w:sz="4" w:space="0" w:color="auto"/>
              <w:right w:val="single" w:sz="4" w:space="0" w:color="auto"/>
            </w:tcBorders>
          </w:tcPr>
          <w:p w14:paraId="4B0C8025" w14:textId="7E3BF02C" w:rsidR="00851709" w:rsidRPr="00A54D51" w:rsidRDefault="00851709" w:rsidP="00851709">
            <w:pPr>
              <w:widowControl/>
              <w:spacing w:line="240" w:lineRule="auto"/>
              <w:rPr>
                <w:ins w:id="1700" w:author="Sowndarya S (WT01 - Manufacturing &amp; Hi Tech)" w:date="2015-03-17T12:14:00Z"/>
                <w:rFonts w:asciiTheme="minorHAnsi" w:hAnsiTheme="minorHAnsi" w:cstheme="minorHAnsi"/>
                <w:szCs w:val="24"/>
              </w:rPr>
            </w:pPr>
            <w:ins w:id="1701" w:author="Sowndarya S (WT01 - Manufacturing &amp; Hi Tech)" w:date="2015-03-17T12:15:00Z">
              <w:r w:rsidRPr="00A54D51">
                <w:rPr>
                  <w:rFonts w:asciiTheme="minorHAnsi" w:hAnsiTheme="minorHAnsi" w:cstheme="minorHAnsi"/>
                  <w:szCs w:val="24"/>
                </w:rPr>
                <w:t>TABLE</w:t>
              </w:r>
            </w:ins>
          </w:p>
        </w:tc>
        <w:tc>
          <w:tcPr>
            <w:tcW w:w="720" w:type="dxa"/>
            <w:tcBorders>
              <w:top w:val="single" w:sz="4" w:space="0" w:color="auto"/>
              <w:left w:val="single" w:sz="4" w:space="0" w:color="auto"/>
              <w:bottom w:val="single" w:sz="4" w:space="0" w:color="auto"/>
              <w:right w:val="single" w:sz="4" w:space="0" w:color="auto"/>
            </w:tcBorders>
          </w:tcPr>
          <w:p w14:paraId="399CD7A5" w14:textId="5C79CF4E" w:rsidR="00851709" w:rsidRPr="0042617C" w:rsidRDefault="00851709" w:rsidP="00851709">
            <w:pPr>
              <w:widowControl/>
              <w:spacing w:line="240" w:lineRule="auto"/>
              <w:rPr>
                <w:ins w:id="1702" w:author="Sowndarya S (WT01 - Manufacturing &amp; Hi Tech)" w:date="2015-03-17T12:14:00Z"/>
                <w:rFonts w:asciiTheme="minorHAnsi" w:hAnsiTheme="minorHAnsi" w:cstheme="minorHAnsi"/>
                <w:szCs w:val="24"/>
              </w:rPr>
            </w:pPr>
            <w:ins w:id="1703" w:author="Sowndarya S (WT01 - Manufacturing &amp; Hi Tech)" w:date="2015-03-17T12:15:00Z">
              <w:r w:rsidRPr="0042617C">
                <w:rPr>
                  <w:rFonts w:asciiTheme="minorHAnsi" w:hAnsiTheme="minorHAnsi" w:cstheme="minorHAnsi"/>
                  <w:szCs w:val="24"/>
                </w:rPr>
                <w:t>ISRVE</w:t>
              </w:r>
            </w:ins>
          </w:p>
        </w:tc>
        <w:tc>
          <w:tcPr>
            <w:tcW w:w="1350" w:type="dxa"/>
            <w:tcBorders>
              <w:top w:val="single" w:sz="4" w:space="0" w:color="auto"/>
              <w:left w:val="single" w:sz="4" w:space="0" w:color="auto"/>
              <w:bottom w:val="single" w:sz="4" w:space="0" w:color="auto"/>
              <w:right w:val="single" w:sz="4" w:space="0" w:color="auto"/>
            </w:tcBorders>
          </w:tcPr>
          <w:p w14:paraId="5109A45D" w14:textId="4812BEF9" w:rsidR="00851709" w:rsidRPr="00FC2EED" w:rsidRDefault="00851709" w:rsidP="00851709">
            <w:pPr>
              <w:rPr>
                <w:ins w:id="1704" w:author="Sowndarya S (WT01 - Manufacturing &amp; Hi Tech)" w:date="2015-03-17T12:14:00Z"/>
                <w:rFonts w:asciiTheme="minorHAnsi" w:hAnsiTheme="minorHAnsi" w:cstheme="minorHAnsi"/>
                <w:szCs w:val="24"/>
              </w:rPr>
            </w:pPr>
            <w:ins w:id="1705" w:author="Sowndarya S (WT01 - Manufacturing &amp; Hi Tech)" w:date="2015-03-17T12:15:00Z">
              <w:r w:rsidRPr="00FC2EED">
                <w:rPr>
                  <w:rFonts w:asciiTheme="minorHAnsi" w:hAnsiTheme="minorHAnsi" w:cstheme="minorHAnsi"/>
                  <w:szCs w:val="24"/>
                </w:rPr>
                <w:t>MERGE</w:t>
              </w:r>
            </w:ins>
          </w:p>
        </w:tc>
      </w:tr>
      <w:tr w:rsidR="00851709" w:rsidRPr="005E2471" w14:paraId="023F3171" w14:textId="77777777" w:rsidTr="00734C36">
        <w:trPr>
          <w:ins w:id="1706" w:author="Sowndarya S (WT01 - Manufacturing &amp; Hi Tech)" w:date="2015-03-17T12:14:00Z"/>
        </w:trPr>
        <w:tc>
          <w:tcPr>
            <w:tcW w:w="3888" w:type="dxa"/>
            <w:tcBorders>
              <w:top w:val="single" w:sz="4" w:space="0" w:color="auto"/>
              <w:left w:val="single" w:sz="4" w:space="0" w:color="auto"/>
              <w:bottom w:val="single" w:sz="4" w:space="0" w:color="auto"/>
              <w:right w:val="single" w:sz="4" w:space="0" w:color="auto"/>
            </w:tcBorders>
          </w:tcPr>
          <w:p w14:paraId="54B48F47" w14:textId="469EBAA5" w:rsidR="00851709" w:rsidRPr="0030432E" w:rsidRDefault="00851709" w:rsidP="00851709">
            <w:pPr>
              <w:widowControl/>
              <w:spacing w:line="240" w:lineRule="auto"/>
              <w:rPr>
                <w:ins w:id="1707" w:author="Sowndarya S (WT01 - Manufacturing &amp; Hi Tech)" w:date="2015-03-17T12:14:00Z"/>
                <w:rFonts w:asciiTheme="minorHAnsi" w:hAnsiTheme="minorHAnsi" w:cstheme="minorHAnsi"/>
                <w:szCs w:val="24"/>
              </w:rPr>
            </w:pPr>
            <w:ins w:id="1708" w:author="Sowndarya S (WT01 - Manufacturing &amp; Hi Tech)" w:date="2015-03-17T12:15:00Z">
              <w:r>
                <w:rPr>
                  <w:rFonts w:asciiTheme="minorHAnsi" w:hAnsiTheme="minorHAnsi" w:cstheme="minorHAnsi"/>
                  <w:szCs w:val="24"/>
                </w:rPr>
                <w:t>DMO_SELL_OUT_REV_BDE_PLAN_D</w:t>
              </w:r>
            </w:ins>
          </w:p>
        </w:tc>
        <w:tc>
          <w:tcPr>
            <w:tcW w:w="1260" w:type="dxa"/>
            <w:tcBorders>
              <w:top w:val="single" w:sz="4" w:space="0" w:color="auto"/>
              <w:left w:val="single" w:sz="4" w:space="0" w:color="auto"/>
              <w:bottom w:val="single" w:sz="4" w:space="0" w:color="auto"/>
              <w:right w:val="single" w:sz="4" w:space="0" w:color="auto"/>
            </w:tcBorders>
          </w:tcPr>
          <w:p w14:paraId="2DE97ECB" w14:textId="24CE696C" w:rsidR="00851709" w:rsidRPr="00CE7E19" w:rsidRDefault="00851709" w:rsidP="00851709">
            <w:pPr>
              <w:widowControl/>
              <w:spacing w:line="240" w:lineRule="auto"/>
              <w:rPr>
                <w:ins w:id="1709" w:author="Sowndarya S (WT01 - Manufacturing &amp; Hi Tech)" w:date="2015-03-17T12:14:00Z"/>
                <w:rFonts w:asciiTheme="minorHAnsi" w:hAnsiTheme="minorHAnsi" w:cstheme="minorHAnsi"/>
                <w:szCs w:val="24"/>
              </w:rPr>
            </w:pPr>
            <w:ins w:id="1710" w:author="Sowndarya S (WT01 - Manufacturing &amp; Hi Tech)" w:date="2015-03-17T12:15:00Z">
              <w:r w:rsidRPr="00CE7E19">
                <w:rPr>
                  <w:rFonts w:asciiTheme="minorHAnsi" w:hAnsiTheme="minorHAnsi" w:cstheme="minorHAnsi"/>
                  <w:szCs w:val="24"/>
                </w:rPr>
                <w:t>DMODM</w:t>
              </w:r>
            </w:ins>
          </w:p>
        </w:tc>
        <w:tc>
          <w:tcPr>
            <w:tcW w:w="900" w:type="dxa"/>
            <w:tcBorders>
              <w:top w:val="single" w:sz="4" w:space="0" w:color="auto"/>
              <w:left w:val="single" w:sz="4" w:space="0" w:color="auto"/>
              <w:bottom w:val="single" w:sz="4" w:space="0" w:color="auto"/>
              <w:right w:val="single" w:sz="4" w:space="0" w:color="auto"/>
            </w:tcBorders>
          </w:tcPr>
          <w:p w14:paraId="71B21014" w14:textId="1DAF1559" w:rsidR="00851709" w:rsidRPr="00A54D51" w:rsidRDefault="00851709" w:rsidP="00851709">
            <w:pPr>
              <w:widowControl/>
              <w:spacing w:line="240" w:lineRule="auto"/>
              <w:rPr>
                <w:ins w:id="1711" w:author="Sowndarya S (WT01 - Manufacturing &amp; Hi Tech)" w:date="2015-03-17T12:14:00Z"/>
                <w:rFonts w:asciiTheme="minorHAnsi" w:hAnsiTheme="minorHAnsi" w:cstheme="minorHAnsi"/>
                <w:szCs w:val="24"/>
              </w:rPr>
            </w:pPr>
            <w:ins w:id="1712" w:author="Sowndarya S (WT01 - Manufacturing &amp; Hi Tech)" w:date="2015-03-17T12:15:00Z">
              <w:r w:rsidRPr="00A54D51">
                <w:rPr>
                  <w:rFonts w:asciiTheme="minorHAnsi" w:hAnsiTheme="minorHAnsi" w:cstheme="minorHAnsi"/>
                  <w:szCs w:val="24"/>
                </w:rPr>
                <w:t>TABLE</w:t>
              </w:r>
            </w:ins>
          </w:p>
        </w:tc>
        <w:tc>
          <w:tcPr>
            <w:tcW w:w="720" w:type="dxa"/>
            <w:tcBorders>
              <w:top w:val="single" w:sz="4" w:space="0" w:color="auto"/>
              <w:left w:val="single" w:sz="4" w:space="0" w:color="auto"/>
              <w:bottom w:val="single" w:sz="4" w:space="0" w:color="auto"/>
              <w:right w:val="single" w:sz="4" w:space="0" w:color="auto"/>
            </w:tcBorders>
          </w:tcPr>
          <w:p w14:paraId="571FC367" w14:textId="60D2CB40" w:rsidR="00851709" w:rsidRPr="0042617C" w:rsidRDefault="00851709" w:rsidP="00851709">
            <w:pPr>
              <w:widowControl/>
              <w:spacing w:line="240" w:lineRule="auto"/>
              <w:rPr>
                <w:ins w:id="1713" w:author="Sowndarya S (WT01 - Manufacturing &amp; Hi Tech)" w:date="2015-03-17T12:14:00Z"/>
                <w:rFonts w:asciiTheme="minorHAnsi" w:hAnsiTheme="minorHAnsi" w:cstheme="minorHAnsi"/>
                <w:szCs w:val="24"/>
              </w:rPr>
            </w:pPr>
            <w:ins w:id="1714" w:author="Sowndarya S (WT01 - Manufacturing &amp; Hi Tech)" w:date="2015-03-17T12:15:00Z">
              <w:r w:rsidRPr="0042617C">
                <w:rPr>
                  <w:rFonts w:asciiTheme="minorHAnsi" w:hAnsiTheme="minorHAnsi" w:cstheme="minorHAnsi"/>
                  <w:szCs w:val="24"/>
                </w:rPr>
                <w:t>ISRVE</w:t>
              </w:r>
            </w:ins>
          </w:p>
        </w:tc>
        <w:tc>
          <w:tcPr>
            <w:tcW w:w="1350" w:type="dxa"/>
            <w:tcBorders>
              <w:top w:val="single" w:sz="4" w:space="0" w:color="auto"/>
              <w:left w:val="single" w:sz="4" w:space="0" w:color="auto"/>
              <w:bottom w:val="single" w:sz="4" w:space="0" w:color="auto"/>
              <w:right w:val="single" w:sz="4" w:space="0" w:color="auto"/>
            </w:tcBorders>
          </w:tcPr>
          <w:p w14:paraId="7898353C" w14:textId="11CC40E0" w:rsidR="00851709" w:rsidRPr="00FC2EED" w:rsidRDefault="00851709" w:rsidP="00851709">
            <w:pPr>
              <w:rPr>
                <w:ins w:id="1715" w:author="Sowndarya S (WT01 - Manufacturing &amp; Hi Tech)" w:date="2015-03-17T12:14:00Z"/>
                <w:rFonts w:asciiTheme="minorHAnsi" w:hAnsiTheme="minorHAnsi" w:cstheme="minorHAnsi"/>
                <w:szCs w:val="24"/>
              </w:rPr>
            </w:pPr>
            <w:ins w:id="1716" w:author="Sowndarya S (WT01 - Manufacturing &amp; Hi Tech)" w:date="2015-03-17T12:15:00Z">
              <w:r w:rsidRPr="00FC2EED">
                <w:rPr>
                  <w:rFonts w:asciiTheme="minorHAnsi" w:hAnsiTheme="minorHAnsi" w:cstheme="minorHAnsi"/>
                  <w:szCs w:val="24"/>
                </w:rPr>
                <w:t>MERGE</w:t>
              </w:r>
            </w:ins>
          </w:p>
        </w:tc>
      </w:tr>
      <w:tr w:rsidR="00851709" w:rsidRPr="005E2471" w14:paraId="37FDE4F4" w14:textId="77777777" w:rsidTr="00734C36">
        <w:trPr>
          <w:ins w:id="1717" w:author="Sowndarya S (WT01 - Manufacturing &amp; Hi Tech)" w:date="2015-03-17T12:14:00Z"/>
        </w:trPr>
        <w:tc>
          <w:tcPr>
            <w:tcW w:w="3888" w:type="dxa"/>
            <w:tcBorders>
              <w:top w:val="single" w:sz="4" w:space="0" w:color="auto"/>
              <w:left w:val="single" w:sz="4" w:space="0" w:color="auto"/>
              <w:bottom w:val="single" w:sz="4" w:space="0" w:color="auto"/>
              <w:right w:val="single" w:sz="4" w:space="0" w:color="auto"/>
            </w:tcBorders>
          </w:tcPr>
          <w:p w14:paraId="70E6B56A" w14:textId="526B32BE" w:rsidR="00851709" w:rsidRPr="0030432E" w:rsidRDefault="00851709" w:rsidP="00851709">
            <w:pPr>
              <w:widowControl/>
              <w:spacing w:line="240" w:lineRule="auto"/>
              <w:rPr>
                <w:ins w:id="1718" w:author="Sowndarya S (WT01 - Manufacturing &amp; Hi Tech)" w:date="2015-03-17T12:14:00Z"/>
                <w:rFonts w:asciiTheme="minorHAnsi" w:hAnsiTheme="minorHAnsi" w:cstheme="minorHAnsi"/>
                <w:szCs w:val="24"/>
              </w:rPr>
            </w:pPr>
            <w:ins w:id="1719" w:author="Sowndarya S (WT01 - Manufacturing &amp; Hi Tech)" w:date="2015-03-17T12:15:00Z">
              <w:r>
                <w:rPr>
                  <w:rFonts w:asciiTheme="minorHAnsi" w:hAnsiTheme="minorHAnsi" w:cstheme="minorHAnsi"/>
                  <w:szCs w:val="24"/>
                </w:rPr>
                <w:t>DMO_SELL_OUT_REV_RES_PLAN_D</w:t>
              </w:r>
            </w:ins>
          </w:p>
        </w:tc>
        <w:tc>
          <w:tcPr>
            <w:tcW w:w="1260" w:type="dxa"/>
            <w:tcBorders>
              <w:top w:val="single" w:sz="4" w:space="0" w:color="auto"/>
              <w:left w:val="single" w:sz="4" w:space="0" w:color="auto"/>
              <w:bottom w:val="single" w:sz="4" w:space="0" w:color="auto"/>
              <w:right w:val="single" w:sz="4" w:space="0" w:color="auto"/>
            </w:tcBorders>
          </w:tcPr>
          <w:p w14:paraId="5DCA8E47" w14:textId="2AD1E958" w:rsidR="00851709" w:rsidRPr="00CE7E19" w:rsidRDefault="00851709" w:rsidP="00851709">
            <w:pPr>
              <w:widowControl/>
              <w:spacing w:line="240" w:lineRule="auto"/>
              <w:rPr>
                <w:ins w:id="1720" w:author="Sowndarya S (WT01 - Manufacturing &amp; Hi Tech)" w:date="2015-03-17T12:14:00Z"/>
                <w:rFonts w:asciiTheme="minorHAnsi" w:hAnsiTheme="minorHAnsi" w:cstheme="minorHAnsi"/>
                <w:szCs w:val="24"/>
              </w:rPr>
            </w:pPr>
            <w:ins w:id="1721" w:author="Sowndarya S (WT01 - Manufacturing &amp; Hi Tech)" w:date="2015-03-17T12:15:00Z">
              <w:r w:rsidRPr="00CE7E19">
                <w:rPr>
                  <w:rFonts w:asciiTheme="minorHAnsi" w:hAnsiTheme="minorHAnsi" w:cstheme="minorHAnsi"/>
                  <w:szCs w:val="24"/>
                </w:rPr>
                <w:t>DMODM</w:t>
              </w:r>
            </w:ins>
          </w:p>
        </w:tc>
        <w:tc>
          <w:tcPr>
            <w:tcW w:w="900" w:type="dxa"/>
            <w:tcBorders>
              <w:top w:val="single" w:sz="4" w:space="0" w:color="auto"/>
              <w:left w:val="single" w:sz="4" w:space="0" w:color="auto"/>
              <w:bottom w:val="single" w:sz="4" w:space="0" w:color="auto"/>
              <w:right w:val="single" w:sz="4" w:space="0" w:color="auto"/>
            </w:tcBorders>
          </w:tcPr>
          <w:p w14:paraId="3EC133DA" w14:textId="51F18D17" w:rsidR="00851709" w:rsidRPr="00A54D51" w:rsidRDefault="00851709" w:rsidP="00851709">
            <w:pPr>
              <w:widowControl/>
              <w:spacing w:line="240" w:lineRule="auto"/>
              <w:rPr>
                <w:ins w:id="1722" w:author="Sowndarya S (WT01 - Manufacturing &amp; Hi Tech)" w:date="2015-03-17T12:14:00Z"/>
                <w:rFonts w:asciiTheme="minorHAnsi" w:hAnsiTheme="minorHAnsi" w:cstheme="minorHAnsi"/>
                <w:szCs w:val="24"/>
              </w:rPr>
            </w:pPr>
            <w:ins w:id="1723" w:author="Sowndarya S (WT01 - Manufacturing &amp; Hi Tech)" w:date="2015-03-17T12:15:00Z">
              <w:r w:rsidRPr="00A54D51">
                <w:rPr>
                  <w:rFonts w:asciiTheme="minorHAnsi" w:hAnsiTheme="minorHAnsi" w:cstheme="minorHAnsi"/>
                  <w:szCs w:val="24"/>
                </w:rPr>
                <w:t>TABLE</w:t>
              </w:r>
            </w:ins>
          </w:p>
        </w:tc>
        <w:tc>
          <w:tcPr>
            <w:tcW w:w="720" w:type="dxa"/>
            <w:tcBorders>
              <w:top w:val="single" w:sz="4" w:space="0" w:color="auto"/>
              <w:left w:val="single" w:sz="4" w:space="0" w:color="auto"/>
              <w:bottom w:val="single" w:sz="4" w:space="0" w:color="auto"/>
              <w:right w:val="single" w:sz="4" w:space="0" w:color="auto"/>
            </w:tcBorders>
          </w:tcPr>
          <w:p w14:paraId="14EF07EB" w14:textId="3ABE8711" w:rsidR="00851709" w:rsidRPr="0042617C" w:rsidRDefault="00851709" w:rsidP="00851709">
            <w:pPr>
              <w:widowControl/>
              <w:spacing w:line="240" w:lineRule="auto"/>
              <w:rPr>
                <w:ins w:id="1724" w:author="Sowndarya S (WT01 - Manufacturing &amp; Hi Tech)" w:date="2015-03-17T12:14:00Z"/>
                <w:rFonts w:asciiTheme="minorHAnsi" w:hAnsiTheme="minorHAnsi" w:cstheme="minorHAnsi"/>
                <w:szCs w:val="24"/>
              </w:rPr>
            </w:pPr>
            <w:ins w:id="1725" w:author="Sowndarya S (WT01 - Manufacturing &amp; Hi Tech)" w:date="2015-03-17T12:15:00Z">
              <w:r w:rsidRPr="0042617C">
                <w:rPr>
                  <w:rFonts w:asciiTheme="minorHAnsi" w:hAnsiTheme="minorHAnsi" w:cstheme="minorHAnsi"/>
                  <w:szCs w:val="24"/>
                </w:rPr>
                <w:t>ISRVE</w:t>
              </w:r>
            </w:ins>
          </w:p>
        </w:tc>
        <w:tc>
          <w:tcPr>
            <w:tcW w:w="1350" w:type="dxa"/>
            <w:tcBorders>
              <w:top w:val="single" w:sz="4" w:space="0" w:color="auto"/>
              <w:left w:val="single" w:sz="4" w:space="0" w:color="auto"/>
              <w:bottom w:val="single" w:sz="4" w:space="0" w:color="auto"/>
              <w:right w:val="single" w:sz="4" w:space="0" w:color="auto"/>
            </w:tcBorders>
          </w:tcPr>
          <w:p w14:paraId="310F6E0E" w14:textId="3A507D9A" w:rsidR="00851709" w:rsidRPr="00FC2EED" w:rsidRDefault="00851709" w:rsidP="00851709">
            <w:pPr>
              <w:rPr>
                <w:ins w:id="1726" w:author="Sowndarya S (WT01 - Manufacturing &amp; Hi Tech)" w:date="2015-03-17T12:14:00Z"/>
                <w:rFonts w:asciiTheme="minorHAnsi" w:hAnsiTheme="minorHAnsi" w:cstheme="minorHAnsi"/>
                <w:szCs w:val="24"/>
              </w:rPr>
            </w:pPr>
            <w:ins w:id="1727" w:author="Sowndarya S (WT01 - Manufacturing &amp; Hi Tech)" w:date="2015-03-17T12:15:00Z">
              <w:r w:rsidRPr="00FC2EED">
                <w:rPr>
                  <w:rFonts w:asciiTheme="minorHAnsi" w:hAnsiTheme="minorHAnsi" w:cstheme="minorHAnsi"/>
                  <w:szCs w:val="24"/>
                </w:rPr>
                <w:t>MERGE</w:t>
              </w:r>
            </w:ins>
          </w:p>
        </w:tc>
      </w:tr>
      <w:tr w:rsidR="00851709" w:rsidRPr="005E2471" w14:paraId="5F2F2652" w14:textId="77777777" w:rsidTr="00734C36">
        <w:tc>
          <w:tcPr>
            <w:tcW w:w="3888" w:type="dxa"/>
            <w:tcBorders>
              <w:top w:val="single" w:sz="4" w:space="0" w:color="auto"/>
              <w:left w:val="single" w:sz="4" w:space="0" w:color="auto"/>
              <w:bottom w:val="single" w:sz="4" w:space="0" w:color="auto"/>
              <w:right w:val="single" w:sz="4" w:space="0" w:color="auto"/>
            </w:tcBorders>
          </w:tcPr>
          <w:p w14:paraId="41C2240F" w14:textId="14278739" w:rsidR="00851709" w:rsidRPr="001B30CB"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DMO_PARTNER_EXCEPTION_D</w:t>
            </w:r>
          </w:p>
        </w:tc>
        <w:tc>
          <w:tcPr>
            <w:tcW w:w="1260" w:type="dxa"/>
            <w:tcBorders>
              <w:top w:val="single" w:sz="4" w:space="0" w:color="auto"/>
              <w:left w:val="single" w:sz="4" w:space="0" w:color="auto"/>
              <w:bottom w:val="single" w:sz="4" w:space="0" w:color="auto"/>
              <w:right w:val="single" w:sz="4" w:space="0" w:color="auto"/>
            </w:tcBorders>
          </w:tcPr>
          <w:p w14:paraId="4FEE372E" w14:textId="24C240EA" w:rsidR="00851709" w:rsidRPr="00F210B0" w:rsidRDefault="00851709" w:rsidP="00851709">
            <w:pPr>
              <w:widowControl/>
              <w:spacing w:line="240" w:lineRule="auto"/>
              <w:rPr>
                <w:rFonts w:asciiTheme="minorHAnsi" w:hAnsiTheme="minorHAnsi" w:cstheme="minorHAnsi"/>
                <w:szCs w:val="24"/>
              </w:rPr>
            </w:pPr>
            <w:ins w:id="1728" w:author="Rakesh Singhi" w:date="2015-02-06T14:02:00Z">
              <w:r w:rsidRPr="00CE7E19">
                <w:rPr>
                  <w:rFonts w:asciiTheme="minorHAnsi" w:hAnsiTheme="minorHAnsi" w:cstheme="minorHAnsi"/>
                  <w:szCs w:val="24"/>
                </w:rPr>
                <w:t>DMODM</w:t>
              </w:r>
            </w:ins>
            <w:del w:id="1729"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00C7B07D" w14:textId="77777777" w:rsidR="00851709" w:rsidRPr="005E2471"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07CA578C" w14:textId="77777777" w:rsidR="00851709" w:rsidRPr="005E2471" w:rsidRDefault="00851709" w:rsidP="00851709">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788D48CF" w14:textId="77777777" w:rsidR="00851709" w:rsidRDefault="00851709" w:rsidP="00851709">
            <w:r w:rsidRPr="00FC2EED">
              <w:rPr>
                <w:rFonts w:asciiTheme="minorHAnsi" w:hAnsiTheme="minorHAnsi" w:cstheme="minorHAnsi"/>
                <w:szCs w:val="24"/>
              </w:rPr>
              <w:t>MERGE</w:t>
            </w:r>
          </w:p>
        </w:tc>
      </w:tr>
      <w:tr w:rsidR="00851709" w:rsidRPr="005E2471" w14:paraId="74459D11" w14:textId="77777777" w:rsidTr="00734C36">
        <w:tc>
          <w:tcPr>
            <w:tcW w:w="3888" w:type="dxa"/>
            <w:tcBorders>
              <w:top w:val="single" w:sz="4" w:space="0" w:color="auto"/>
              <w:left w:val="single" w:sz="4" w:space="0" w:color="auto"/>
              <w:bottom w:val="single" w:sz="4" w:space="0" w:color="auto"/>
              <w:right w:val="single" w:sz="4" w:space="0" w:color="auto"/>
            </w:tcBorders>
          </w:tcPr>
          <w:p w14:paraId="2EDDF66D" w14:textId="6684F1AD" w:rsidR="00851709" w:rsidRPr="001B30CB"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DMO_ORDER_EXCEPTION_D</w:t>
            </w:r>
          </w:p>
        </w:tc>
        <w:tc>
          <w:tcPr>
            <w:tcW w:w="1260" w:type="dxa"/>
            <w:tcBorders>
              <w:top w:val="single" w:sz="4" w:space="0" w:color="auto"/>
              <w:left w:val="single" w:sz="4" w:space="0" w:color="auto"/>
              <w:bottom w:val="single" w:sz="4" w:space="0" w:color="auto"/>
              <w:right w:val="single" w:sz="4" w:space="0" w:color="auto"/>
            </w:tcBorders>
          </w:tcPr>
          <w:p w14:paraId="144376E3" w14:textId="1B32D9BE" w:rsidR="00851709" w:rsidRPr="00F210B0" w:rsidRDefault="00851709" w:rsidP="00851709">
            <w:pPr>
              <w:widowControl/>
              <w:spacing w:line="240" w:lineRule="auto"/>
              <w:rPr>
                <w:rFonts w:asciiTheme="minorHAnsi" w:hAnsiTheme="minorHAnsi" w:cstheme="minorHAnsi"/>
                <w:szCs w:val="24"/>
              </w:rPr>
            </w:pPr>
            <w:ins w:id="1730" w:author="Rakesh Singhi" w:date="2015-02-06T14:02:00Z">
              <w:r w:rsidRPr="00CE7E19">
                <w:rPr>
                  <w:rFonts w:asciiTheme="minorHAnsi" w:hAnsiTheme="minorHAnsi" w:cstheme="minorHAnsi"/>
                  <w:szCs w:val="24"/>
                </w:rPr>
                <w:t>DMODM</w:t>
              </w:r>
            </w:ins>
            <w:del w:id="1731"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7B349A48" w14:textId="77777777" w:rsidR="00851709" w:rsidRPr="005E2471" w:rsidRDefault="00851709" w:rsidP="00851709">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2C0FC8B9" w14:textId="77777777" w:rsidR="00851709" w:rsidRPr="005E2471" w:rsidRDefault="00851709" w:rsidP="00851709">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749431C1" w14:textId="77777777" w:rsidR="00851709" w:rsidRDefault="00851709" w:rsidP="00851709">
            <w:r w:rsidRPr="00FC2EED">
              <w:rPr>
                <w:rFonts w:asciiTheme="minorHAnsi" w:hAnsiTheme="minorHAnsi" w:cstheme="minorHAnsi"/>
                <w:szCs w:val="24"/>
              </w:rPr>
              <w:t>MERGE</w:t>
            </w:r>
          </w:p>
        </w:tc>
      </w:tr>
      <w:tr w:rsidR="00851709" w:rsidRPr="005E2471" w14:paraId="5627541B" w14:textId="77777777" w:rsidTr="00734C36">
        <w:tc>
          <w:tcPr>
            <w:tcW w:w="3888" w:type="dxa"/>
            <w:tcBorders>
              <w:top w:val="single" w:sz="4" w:space="0" w:color="auto"/>
              <w:left w:val="single" w:sz="4" w:space="0" w:color="auto"/>
              <w:bottom w:val="single" w:sz="4" w:space="0" w:color="auto"/>
              <w:right w:val="single" w:sz="4" w:space="0" w:color="auto"/>
            </w:tcBorders>
          </w:tcPr>
          <w:p w14:paraId="2DA77B01" w14:textId="55B02ADB" w:rsidR="00851709" w:rsidRPr="001B30CB"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DMO_PRODUCT_CATALOG_D</w:t>
            </w:r>
          </w:p>
        </w:tc>
        <w:tc>
          <w:tcPr>
            <w:tcW w:w="1260" w:type="dxa"/>
            <w:tcBorders>
              <w:top w:val="single" w:sz="4" w:space="0" w:color="auto"/>
              <w:left w:val="single" w:sz="4" w:space="0" w:color="auto"/>
              <w:bottom w:val="single" w:sz="4" w:space="0" w:color="auto"/>
              <w:right w:val="single" w:sz="4" w:space="0" w:color="auto"/>
            </w:tcBorders>
          </w:tcPr>
          <w:p w14:paraId="0D26A983" w14:textId="652B15BA" w:rsidR="00851709" w:rsidRPr="00F210B0" w:rsidRDefault="00851709" w:rsidP="00851709">
            <w:pPr>
              <w:widowControl/>
              <w:spacing w:line="240" w:lineRule="auto"/>
              <w:rPr>
                <w:rFonts w:asciiTheme="minorHAnsi" w:hAnsiTheme="minorHAnsi" w:cstheme="minorHAnsi"/>
                <w:szCs w:val="24"/>
              </w:rPr>
            </w:pPr>
            <w:ins w:id="1732" w:author="Rakesh Singhi" w:date="2015-02-06T14:02:00Z">
              <w:r w:rsidRPr="00CE7E19">
                <w:rPr>
                  <w:rFonts w:asciiTheme="minorHAnsi" w:hAnsiTheme="minorHAnsi" w:cstheme="minorHAnsi"/>
                  <w:szCs w:val="24"/>
                </w:rPr>
                <w:t>DMODM</w:t>
              </w:r>
            </w:ins>
            <w:del w:id="1733"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1F41B965" w14:textId="77777777" w:rsidR="00851709" w:rsidRPr="005E2471" w:rsidRDefault="00851709" w:rsidP="00851709">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37721103" w14:textId="77777777" w:rsidR="00851709" w:rsidRPr="005E2471" w:rsidRDefault="00851709" w:rsidP="00851709">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2E037835" w14:textId="77777777" w:rsidR="00851709" w:rsidRDefault="00851709" w:rsidP="00851709">
            <w:r w:rsidRPr="00FC2EED">
              <w:rPr>
                <w:rFonts w:asciiTheme="minorHAnsi" w:hAnsiTheme="minorHAnsi" w:cstheme="minorHAnsi"/>
                <w:szCs w:val="24"/>
              </w:rPr>
              <w:t>MERGE</w:t>
            </w:r>
          </w:p>
        </w:tc>
      </w:tr>
      <w:tr w:rsidR="00851709" w:rsidRPr="005E2471" w14:paraId="097116B4" w14:textId="77777777" w:rsidTr="00734C36">
        <w:tc>
          <w:tcPr>
            <w:tcW w:w="3888" w:type="dxa"/>
            <w:tcBorders>
              <w:top w:val="single" w:sz="4" w:space="0" w:color="auto"/>
              <w:left w:val="single" w:sz="4" w:space="0" w:color="auto"/>
              <w:bottom w:val="single" w:sz="4" w:space="0" w:color="auto"/>
              <w:right w:val="single" w:sz="4" w:space="0" w:color="auto"/>
            </w:tcBorders>
          </w:tcPr>
          <w:p w14:paraId="3DD27B42" w14:textId="6268EC6C" w:rsidR="00851709" w:rsidRPr="001B30CB"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DMO_PRODUCT_HIERARCHY_D</w:t>
            </w:r>
          </w:p>
        </w:tc>
        <w:tc>
          <w:tcPr>
            <w:tcW w:w="1260" w:type="dxa"/>
            <w:tcBorders>
              <w:top w:val="single" w:sz="4" w:space="0" w:color="auto"/>
              <w:left w:val="single" w:sz="4" w:space="0" w:color="auto"/>
              <w:bottom w:val="single" w:sz="4" w:space="0" w:color="auto"/>
              <w:right w:val="single" w:sz="4" w:space="0" w:color="auto"/>
            </w:tcBorders>
          </w:tcPr>
          <w:p w14:paraId="4ECF5896" w14:textId="6DFCD0F1" w:rsidR="00851709" w:rsidRPr="00F210B0" w:rsidRDefault="00851709" w:rsidP="00851709">
            <w:pPr>
              <w:widowControl/>
              <w:spacing w:line="240" w:lineRule="auto"/>
              <w:rPr>
                <w:rFonts w:asciiTheme="minorHAnsi" w:hAnsiTheme="minorHAnsi" w:cstheme="minorHAnsi"/>
                <w:szCs w:val="24"/>
              </w:rPr>
            </w:pPr>
            <w:ins w:id="1734" w:author="Rakesh Singhi" w:date="2015-02-06T14:02:00Z">
              <w:r w:rsidRPr="00CE7E19">
                <w:rPr>
                  <w:rFonts w:asciiTheme="minorHAnsi" w:hAnsiTheme="minorHAnsi" w:cstheme="minorHAnsi"/>
                  <w:szCs w:val="24"/>
                </w:rPr>
                <w:t>DMODM</w:t>
              </w:r>
            </w:ins>
            <w:del w:id="1735"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03864285" w14:textId="77777777" w:rsidR="00851709" w:rsidRPr="005E2471" w:rsidRDefault="00851709" w:rsidP="00851709">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50B29B7E" w14:textId="77777777" w:rsidR="00851709" w:rsidRPr="005E2471" w:rsidRDefault="00851709" w:rsidP="00851709">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6F040CEF" w14:textId="77777777" w:rsidR="00851709" w:rsidRDefault="00851709" w:rsidP="00851709">
            <w:r w:rsidRPr="00FC2EED">
              <w:rPr>
                <w:rFonts w:asciiTheme="minorHAnsi" w:hAnsiTheme="minorHAnsi" w:cstheme="minorHAnsi"/>
                <w:szCs w:val="24"/>
              </w:rPr>
              <w:t>MERGE</w:t>
            </w:r>
          </w:p>
        </w:tc>
      </w:tr>
      <w:tr w:rsidR="00851709" w:rsidRPr="005E2471" w14:paraId="075D72A1" w14:textId="77777777" w:rsidTr="00734C36">
        <w:tc>
          <w:tcPr>
            <w:tcW w:w="3888" w:type="dxa"/>
            <w:tcBorders>
              <w:top w:val="single" w:sz="4" w:space="0" w:color="auto"/>
              <w:left w:val="single" w:sz="4" w:space="0" w:color="auto"/>
              <w:bottom w:val="single" w:sz="4" w:space="0" w:color="auto"/>
              <w:right w:val="single" w:sz="4" w:space="0" w:color="auto"/>
            </w:tcBorders>
          </w:tcPr>
          <w:p w14:paraId="52809DD4" w14:textId="6E42D568" w:rsidR="00851709" w:rsidRPr="001B30CB"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DMO_PRODUCT_EXCEPTION_D</w:t>
            </w:r>
          </w:p>
        </w:tc>
        <w:tc>
          <w:tcPr>
            <w:tcW w:w="1260" w:type="dxa"/>
            <w:tcBorders>
              <w:top w:val="single" w:sz="4" w:space="0" w:color="auto"/>
              <w:left w:val="single" w:sz="4" w:space="0" w:color="auto"/>
              <w:bottom w:val="single" w:sz="4" w:space="0" w:color="auto"/>
              <w:right w:val="single" w:sz="4" w:space="0" w:color="auto"/>
            </w:tcBorders>
          </w:tcPr>
          <w:p w14:paraId="2B33AED3" w14:textId="75450EF7" w:rsidR="00851709" w:rsidRPr="00F210B0" w:rsidRDefault="00851709" w:rsidP="00851709">
            <w:pPr>
              <w:widowControl/>
              <w:spacing w:line="240" w:lineRule="auto"/>
              <w:rPr>
                <w:rFonts w:asciiTheme="minorHAnsi" w:hAnsiTheme="minorHAnsi" w:cstheme="minorHAnsi"/>
                <w:szCs w:val="24"/>
              </w:rPr>
            </w:pPr>
            <w:ins w:id="1736" w:author="Rakesh Singhi" w:date="2015-02-06T14:02:00Z">
              <w:r w:rsidRPr="00CE7E19">
                <w:rPr>
                  <w:rFonts w:asciiTheme="minorHAnsi" w:hAnsiTheme="minorHAnsi" w:cstheme="minorHAnsi"/>
                  <w:szCs w:val="24"/>
                </w:rPr>
                <w:t>DMODM</w:t>
              </w:r>
            </w:ins>
            <w:del w:id="1737"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78C6A233" w14:textId="77777777" w:rsidR="00851709" w:rsidRPr="005E2471" w:rsidRDefault="00851709" w:rsidP="00851709">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77497EA7" w14:textId="77777777" w:rsidR="00851709" w:rsidRPr="005E2471" w:rsidRDefault="00851709" w:rsidP="00851709">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598CBDE2" w14:textId="77777777" w:rsidR="00851709" w:rsidRDefault="00851709" w:rsidP="00851709">
            <w:r w:rsidRPr="00FC2EED">
              <w:rPr>
                <w:rFonts w:asciiTheme="minorHAnsi" w:hAnsiTheme="minorHAnsi" w:cstheme="minorHAnsi"/>
                <w:szCs w:val="24"/>
              </w:rPr>
              <w:t>MERGE</w:t>
            </w:r>
          </w:p>
        </w:tc>
      </w:tr>
      <w:tr w:rsidR="00851709" w:rsidRPr="005E2471" w14:paraId="230B743C" w14:textId="77777777" w:rsidTr="00734C36">
        <w:tc>
          <w:tcPr>
            <w:tcW w:w="3888" w:type="dxa"/>
            <w:tcBorders>
              <w:top w:val="single" w:sz="4" w:space="0" w:color="auto"/>
              <w:left w:val="single" w:sz="4" w:space="0" w:color="auto"/>
              <w:bottom w:val="single" w:sz="4" w:space="0" w:color="auto"/>
              <w:right w:val="single" w:sz="4" w:space="0" w:color="auto"/>
            </w:tcBorders>
          </w:tcPr>
          <w:p w14:paraId="270330B4" w14:textId="427B6FAE" w:rsidR="00851709" w:rsidRPr="00B6726C" w:rsidRDefault="00851709" w:rsidP="00851709">
            <w:pPr>
              <w:widowControl/>
              <w:spacing w:line="240" w:lineRule="auto"/>
              <w:rPr>
                <w:rFonts w:asciiTheme="minorHAnsi" w:hAnsiTheme="minorHAnsi" w:cstheme="minorHAnsi"/>
                <w:szCs w:val="24"/>
              </w:rPr>
            </w:pPr>
            <w:r w:rsidRPr="00374EF4">
              <w:rPr>
                <w:rFonts w:asciiTheme="minorHAnsi" w:hAnsiTheme="minorHAnsi" w:cstheme="minorHAnsi"/>
                <w:color w:val="000000" w:themeColor="text1"/>
                <w:szCs w:val="24"/>
              </w:rPr>
              <w:t>DMO_REASON_CODE_MASTER</w:t>
            </w:r>
            <w:ins w:id="1738" w:author="Rakesh Singhi" w:date="2015-02-06T13:52:00Z">
              <w:del w:id="1739" w:author="Sowndarya S (WT01 - Manufacturing &amp; Hi Tech)" w:date="2015-03-24T11:02:00Z">
                <w:r w:rsidRPr="00374EF4" w:rsidDel="00374EF4">
                  <w:rPr>
                    <w:rFonts w:asciiTheme="minorHAnsi" w:hAnsiTheme="minorHAnsi" w:cstheme="minorHAnsi"/>
                    <w:color w:val="000000" w:themeColor="text1"/>
                    <w:szCs w:val="24"/>
                  </w:rPr>
                  <w:delText>_LT</w:delText>
                </w:r>
              </w:del>
            </w:ins>
          </w:p>
        </w:tc>
        <w:tc>
          <w:tcPr>
            <w:tcW w:w="1260" w:type="dxa"/>
            <w:tcBorders>
              <w:top w:val="single" w:sz="4" w:space="0" w:color="auto"/>
              <w:left w:val="single" w:sz="4" w:space="0" w:color="auto"/>
              <w:bottom w:val="single" w:sz="4" w:space="0" w:color="auto"/>
              <w:right w:val="single" w:sz="4" w:space="0" w:color="auto"/>
            </w:tcBorders>
          </w:tcPr>
          <w:p w14:paraId="4070354B" w14:textId="69CBD29A" w:rsidR="00851709" w:rsidRPr="007A5C56" w:rsidRDefault="00851709" w:rsidP="00851709">
            <w:pPr>
              <w:widowControl/>
              <w:spacing w:line="240" w:lineRule="auto"/>
              <w:rPr>
                <w:rFonts w:asciiTheme="minorHAnsi" w:hAnsiTheme="minorHAnsi" w:cstheme="minorHAnsi"/>
                <w:szCs w:val="24"/>
              </w:rPr>
            </w:pPr>
            <w:ins w:id="1740" w:author="Rakesh Singhi" w:date="2015-02-06T14:02:00Z">
              <w:r w:rsidRPr="00CE7E19">
                <w:rPr>
                  <w:rFonts w:asciiTheme="minorHAnsi" w:hAnsiTheme="minorHAnsi" w:cstheme="minorHAnsi"/>
                  <w:szCs w:val="24"/>
                </w:rPr>
                <w:t>DMODM</w:t>
              </w:r>
            </w:ins>
            <w:del w:id="1741"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2BB95829" w14:textId="77777777" w:rsidR="00851709" w:rsidRPr="00A54D51" w:rsidRDefault="00851709" w:rsidP="00851709">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0077F58A" w14:textId="77777777" w:rsidR="00851709" w:rsidRPr="0042617C" w:rsidRDefault="00851709" w:rsidP="00851709">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15135E0A" w14:textId="77777777" w:rsidR="00851709" w:rsidRPr="00FC2EED" w:rsidRDefault="00851709" w:rsidP="00851709">
            <w:pPr>
              <w:rPr>
                <w:rFonts w:asciiTheme="minorHAnsi" w:hAnsiTheme="minorHAnsi" w:cstheme="minorHAnsi"/>
                <w:szCs w:val="24"/>
              </w:rPr>
            </w:pPr>
            <w:r w:rsidRPr="00FC2EED">
              <w:rPr>
                <w:rFonts w:asciiTheme="minorHAnsi" w:hAnsiTheme="minorHAnsi" w:cstheme="minorHAnsi"/>
                <w:szCs w:val="24"/>
              </w:rPr>
              <w:t>MERGE</w:t>
            </w:r>
          </w:p>
        </w:tc>
      </w:tr>
      <w:tr w:rsidR="00851709" w14:paraId="608EA1D6" w14:textId="77777777" w:rsidTr="00734C36">
        <w:tc>
          <w:tcPr>
            <w:tcW w:w="3888" w:type="dxa"/>
            <w:tcBorders>
              <w:top w:val="single" w:sz="4" w:space="0" w:color="auto"/>
              <w:left w:val="single" w:sz="4" w:space="0" w:color="auto"/>
              <w:bottom w:val="single" w:sz="4" w:space="0" w:color="auto"/>
              <w:right w:val="single" w:sz="4" w:space="0" w:color="auto"/>
            </w:tcBorders>
          </w:tcPr>
          <w:p w14:paraId="0976F588" w14:textId="03E37BF6" w:rsidR="00851709" w:rsidRPr="001B30CB"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DMO_SELL_IN_ERP_ISC_REJECT_F</w:t>
            </w:r>
          </w:p>
        </w:tc>
        <w:tc>
          <w:tcPr>
            <w:tcW w:w="1260" w:type="dxa"/>
            <w:tcBorders>
              <w:top w:val="single" w:sz="4" w:space="0" w:color="auto"/>
              <w:left w:val="single" w:sz="4" w:space="0" w:color="auto"/>
              <w:bottom w:val="single" w:sz="4" w:space="0" w:color="auto"/>
              <w:right w:val="single" w:sz="4" w:space="0" w:color="auto"/>
            </w:tcBorders>
          </w:tcPr>
          <w:p w14:paraId="33B6286E" w14:textId="066960D5" w:rsidR="00851709" w:rsidRPr="00F210B0" w:rsidRDefault="00851709" w:rsidP="00851709">
            <w:pPr>
              <w:widowControl/>
              <w:spacing w:line="240" w:lineRule="auto"/>
              <w:rPr>
                <w:rFonts w:asciiTheme="minorHAnsi" w:hAnsiTheme="minorHAnsi" w:cstheme="minorHAnsi"/>
                <w:szCs w:val="24"/>
              </w:rPr>
            </w:pPr>
            <w:ins w:id="1742" w:author="Rakesh Singhi" w:date="2015-02-06T14:02:00Z">
              <w:r w:rsidRPr="00CE7E19">
                <w:rPr>
                  <w:rFonts w:asciiTheme="minorHAnsi" w:hAnsiTheme="minorHAnsi" w:cstheme="minorHAnsi"/>
                  <w:szCs w:val="24"/>
                </w:rPr>
                <w:t>DMODM</w:t>
              </w:r>
            </w:ins>
            <w:del w:id="1743"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6E39C0C3" w14:textId="77777777" w:rsidR="00851709" w:rsidRPr="005E2471" w:rsidRDefault="00851709" w:rsidP="00851709">
            <w:pPr>
              <w:widowControl/>
              <w:spacing w:line="240" w:lineRule="auto"/>
              <w:rPr>
                <w:rFonts w:asciiTheme="minorHAnsi" w:hAnsiTheme="minorHAnsi" w:cstheme="minorHAnsi"/>
                <w:szCs w:val="24"/>
              </w:rPr>
            </w:pPr>
            <w:r w:rsidRPr="00A54D51">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38A4F542" w14:textId="77777777" w:rsidR="00851709" w:rsidRPr="005E2471" w:rsidRDefault="00851709" w:rsidP="00851709">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2B61C350" w14:textId="77777777" w:rsidR="00851709" w:rsidRPr="007759E6"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MERGE</w:t>
            </w:r>
          </w:p>
        </w:tc>
      </w:tr>
      <w:tr w:rsidR="00851709" w14:paraId="0C03DAF1" w14:textId="77777777" w:rsidTr="00734C36">
        <w:tc>
          <w:tcPr>
            <w:tcW w:w="3888" w:type="dxa"/>
            <w:tcBorders>
              <w:top w:val="single" w:sz="4" w:space="0" w:color="auto"/>
              <w:left w:val="single" w:sz="4" w:space="0" w:color="auto"/>
              <w:bottom w:val="single" w:sz="4" w:space="0" w:color="auto"/>
              <w:right w:val="single" w:sz="4" w:space="0" w:color="auto"/>
            </w:tcBorders>
          </w:tcPr>
          <w:p w14:paraId="5AE37D69" w14:textId="4917392D" w:rsidR="00851709"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DMO_SELL_OUT_REJECT_F</w:t>
            </w:r>
          </w:p>
        </w:tc>
        <w:tc>
          <w:tcPr>
            <w:tcW w:w="1260" w:type="dxa"/>
            <w:tcBorders>
              <w:top w:val="single" w:sz="4" w:space="0" w:color="auto"/>
              <w:left w:val="single" w:sz="4" w:space="0" w:color="auto"/>
              <w:bottom w:val="single" w:sz="4" w:space="0" w:color="auto"/>
              <w:right w:val="single" w:sz="4" w:space="0" w:color="auto"/>
            </w:tcBorders>
          </w:tcPr>
          <w:p w14:paraId="644F09D9" w14:textId="0E3FAB90" w:rsidR="00851709" w:rsidRPr="00F210B0" w:rsidRDefault="00851709" w:rsidP="00851709">
            <w:pPr>
              <w:widowControl/>
              <w:spacing w:line="240" w:lineRule="auto"/>
              <w:rPr>
                <w:rFonts w:asciiTheme="minorHAnsi" w:hAnsiTheme="minorHAnsi" w:cstheme="minorHAnsi"/>
                <w:szCs w:val="24"/>
              </w:rPr>
            </w:pPr>
            <w:ins w:id="1744" w:author="Rakesh Singhi" w:date="2015-02-06T14:02:00Z">
              <w:r w:rsidRPr="00CE7E19">
                <w:rPr>
                  <w:rFonts w:asciiTheme="minorHAnsi" w:hAnsiTheme="minorHAnsi" w:cstheme="minorHAnsi"/>
                  <w:szCs w:val="24"/>
                </w:rPr>
                <w:t>DMODM</w:t>
              </w:r>
            </w:ins>
            <w:del w:id="1745" w:author="Rakesh Singhi" w:date="2015-02-06T13:50:00Z">
              <w:r w:rsidRPr="00EA3E94" w:rsidDel="00E551AE">
                <w:rPr>
                  <w:rFonts w:asciiTheme="minorHAnsi" w:hAnsiTheme="minorHAnsi" w:cstheme="minorHAnsi"/>
                  <w:szCs w:val="24"/>
                </w:rPr>
                <w:delText>ISRVE_DMO_D</w:delText>
              </w:r>
              <w:r w:rsidRPr="00EA3E94" w:rsidDel="00E551AE">
                <w:rPr>
                  <w:rFonts w:asciiTheme="minorHAnsi" w:hAnsiTheme="minorHAnsi" w:cstheme="minorHAnsi"/>
                  <w:szCs w:val="24"/>
                </w:rPr>
                <w:lastRenderedPageBreak/>
                <w:delText>M</w:delText>
              </w:r>
            </w:del>
          </w:p>
        </w:tc>
        <w:tc>
          <w:tcPr>
            <w:tcW w:w="900" w:type="dxa"/>
            <w:tcBorders>
              <w:top w:val="single" w:sz="4" w:space="0" w:color="auto"/>
              <w:left w:val="single" w:sz="4" w:space="0" w:color="auto"/>
              <w:bottom w:val="single" w:sz="4" w:space="0" w:color="auto"/>
              <w:right w:val="single" w:sz="4" w:space="0" w:color="auto"/>
            </w:tcBorders>
          </w:tcPr>
          <w:p w14:paraId="4739A877" w14:textId="77777777" w:rsidR="00851709" w:rsidRPr="005E2471" w:rsidRDefault="00851709" w:rsidP="00851709">
            <w:pPr>
              <w:widowControl/>
              <w:spacing w:line="240" w:lineRule="auto"/>
              <w:rPr>
                <w:rFonts w:asciiTheme="minorHAnsi" w:hAnsiTheme="minorHAnsi" w:cstheme="minorHAnsi"/>
                <w:szCs w:val="24"/>
              </w:rPr>
            </w:pPr>
            <w:r w:rsidRPr="00A54D51">
              <w:rPr>
                <w:rFonts w:asciiTheme="minorHAnsi" w:hAnsiTheme="minorHAnsi" w:cstheme="minorHAnsi"/>
                <w:szCs w:val="24"/>
              </w:rPr>
              <w:lastRenderedPageBreak/>
              <w:t>TABLE</w:t>
            </w:r>
          </w:p>
        </w:tc>
        <w:tc>
          <w:tcPr>
            <w:tcW w:w="720" w:type="dxa"/>
            <w:tcBorders>
              <w:top w:val="single" w:sz="4" w:space="0" w:color="auto"/>
              <w:left w:val="single" w:sz="4" w:space="0" w:color="auto"/>
              <w:bottom w:val="single" w:sz="4" w:space="0" w:color="auto"/>
              <w:right w:val="single" w:sz="4" w:space="0" w:color="auto"/>
            </w:tcBorders>
          </w:tcPr>
          <w:p w14:paraId="0A00C6E2" w14:textId="77777777" w:rsidR="00851709" w:rsidRPr="005E2471" w:rsidRDefault="00851709" w:rsidP="00851709">
            <w:pPr>
              <w:widowControl/>
              <w:spacing w:line="240" w:lineRule="auto"/>
              <w:rPr>
                <w:rFonts w:asciiTheme="minorHAnsi" w:hAnsiTheme="minorHAnsi" w:cstheme="minorHAnsi"/>
                <w:szCs w:val="24"/>
              </w:rPr>
            </w:pPr>
            <w:r w:rsidRPr="0042617C">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5ADA83EC" w14:textId="77777777" w:rsidR="00851709" w:rsidRPr="007759E6"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MERGE</w:t>
            </w:r>
          </w:p>
        </w:tc>
      </w:tr>
      <w:tr w:rsidR="00851709" w14:paraId="3AC87E16" w14:textId="77777777" w:rsidTr="00734C36">
        <w:tc>
          <w:tcPr>
            <w:tcW w:w="3888" w:type="dxa"/>
            <w:tcBorders>
              <w:top w:val="single" w:sz="4" w:space="0" w:color="auto"/>
              <w:left w:val="single" w:sz="4" w:space="0" w:color="auto"/>
              <w:bottom w:val="single" w:sz="4" w:space="0" w:color="auto"/>
              <w:right w:val="single" w:sz="4" w:space="0" w:color="auto"/>
            </w:tcBorders>
          </w:tcPr>
          <w:p w14:paraId="0AF2F9BD" w14:textId="1AF93EA7" w:rsidR="00851709"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DMO_SELL_IN_METRICS_BASE_F</w:t>
            </w:r>
          </w:p>
        </w:tc>
        <w:tc>
          <w:tcPr>
            <w:tcW w:w="1260" w:type="dxa"/>
            <w:tcBorders>
              <w:top w:val="single" w:sz="4" w:space="0" w:color="auto"/>
              <w:left w:val="single" w:sz="4" w:space="0" w:color="auto"/>
              <w:bottom w:val="single" w:sz="4" w:space="0" w:color="auto"/>
              <w:right w:val="single" w:sz="4" w:space="0" w:color="auto"/>
            </w:tcBorders>
          </w:tcPr>
          <w:p w14:paraId="26638541" w14:textId="52F22A3A" w:rsidR="00851709" w:rsidRPr="00F210B0" w:rsidRDefault="00851709" w:rsidP="00851709">
            <w:pPr>
              <w:widowControl/>
              <w:spacing w:line="240" w:lineRule="auto"/>
              <w:rPr>
                <w:rFonts w:asciiTheme="minorHAnsi" w:hAnsiTheme="minorHAnsi" w:cstheme="minorHAnsi"/>
                <w:szCs w:val="24"/>
              </w:rPr>
            </w:pPr>
            <w:ins w:id="1746" w:author="Rakesh Singhi" w:date="2015-02-06T14:02:00Z">
              <w:r w:rsidRPr="00CE7E19">
                <w:rPr>
                  <w:rFonts w:asciiTheme="minorHAnsi" w:hAnsiTheme="minorHAnsi" w:cstheme="minorHAnsi"/>
                  <w:szCs w:val="24"/>
                </w:rPr>
                <w:t>DMODM</w:t>
              </w:r>
            </w:ins>
            <w:del w:id="1747"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52FBCDED" w14:textId="77777777" w:rsidR="00851709" w:rsidRPr="00A54D51"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2117E999" w14:textId="77777777" w:rsidR="00851709" w:rsidRPr="0042617C"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2D6946A9" w14:textId="77777777" w:rsidR="00851709"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MERGE</w:t>
            </w:r>
          </w:p>
        </w:tc>
      </w:tr>
      <w:tr w:rsidR="00851709" w14:paraId="5734B4C3" w14:textId="77777777" w:rsidTr="00734C36">
        <w:tc>
          <w:tcPr>
            <w:tcW w:w="3888" w:type="dxa"/>
            <w:tcBorders>
              <w:top w:val="single" w:sz="4" w:space="0" w:color="auto"/>
              <w:left w:val="single" w:sz="4" w:space="0" w:color="auto"/>
              <w:bottom w:val="single" w:sz="4" w:space="0" w:color="auto"/>
              <w:right w:val="single" w:sz="4" w:space="0" w:color="auto"/>
            </w:tcBorders>
          </w:tcPr>
          <w:p w14:paraId="3899F0C7" w14:textId="66E55532" w:rsidR="00851709"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DMO_SELL_OUT_METRICS_BASE_F</w:t>
            </w:r>
          </w:p>
        </w:tc>
        <w:tc>
          <w:tcPr>
            <w:tcW w:w="1260" w:type="dxa"/>
            <w:tcBorders>
              <w:top w:val="single" w:sz="4" w:space="0" w:color="auto"/>
              <w:left w:val="single" w:sz="4" w:space="0" w:color="auto"/>
              <w:bottom w:val="single" w:sz="4" w:space="0" w:color="auto"/>
              <w:right w:val="single" w:sz="4" w:space="0" w:color="auto"/>
            </w:tcBorders>
          </w:tcPr>
          <w:p w14:paraId="04B6D385" w14:textId="6547856F" w:rsidR="00851709" w:rsidRPr="00F210B0" w:rsidRDefault="00851709" w:rsidP="00851709">
            <w:pPr>
              <w:widowControl/>
              <w:spacing w:line="240" w:lineRule="auto"/>
              <w:rPr>
                <w:rFonts w:asciiTheme="minorHAnsi" w:hAnsiTheme="minorHAnsi" w:cstheme="minorHAnsi"/>
                <w:szCs w:val="24"/>
              </w:rPr>
            </w:pPr>
            <w:ins w:id="1748" w:author="Rakesh Singhi" w:date="2015-02-06T14:02:00Z">
              <w:r w:rsidRPr="00CE7E19">
                <w:rPr>
                  <w:rFonts w:asciiTheme="minorHAnsi" w:hAnsiTheme="minorHAnsi" w:cstheme="minorHAnsi"/>
                  <w:szCs w:val="24"/>
                </w:rPr>
                <w:t>DMODM</w:t>
              </w:r>
            </w:ins>
            <w:del w:id="1749"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74DD44E5" w14:textId="77777777" w:rsidR="00851709" w:rsidRPr="00A54D51"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67A8EC24" w14:textId="77777777" w:rsidR="00851709" w:rsidRPr="0042617C"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56781118" w14:textId="77777777" w:rsidR="00851709"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MERGE</w:t>
            </w:r>
          </w:p>
        </w:tc>
      </w:tr>
      <w:tr w:rsidR="00851709" w14:paraId="5AD64FEC" w14:textId="77777777" w:rsidTr="00734C36">
        <w:tc>
          <w:tcPr>
            <w:tcW w:w="3888" w:type="dxa"/>
            <w:tcBorders>
              <w:top w:val="single" w:sz="4" w:space="0" w:color="auto"/>
              <w:left w:val="single" w:sz="4" w:space="0" w:color="auto"/>
              <w:bottom w:val="single" w:sz="4" w:space="0" w:color="auto"/>
              <w:right w:val="single" w:sz="4" w:space="0" w:color="auto"/>
            </w:tcBorders>
          </w:tcPr>
          <w:p w14:paraId="1C077E06" w14:textId="070258C7" w:rsidR="00851709" w:rsidRDefault="00851709" w:rsidP="00851709">
            <w:pPr>
              <w:widowControl/>
              <w:spacing w:line="240" w:lineRule="auto"/>
              <w:rPr>
                <w:rFonts w:asciiTheme="minorHAnsi" w:hAnsiTheme="minorHAnsi" w:cstheme="minorHAnsi"/>
                <w:szCs w:val="24"/>
              </w:rPr>
            </w:pPr>
            <w:r w:rsidRPr="0030432E">
              <w:rPr>
                <w:rFonts w:asciiTheme="minorHAnsi" w:hAnsiTheme="minorHAnsi" w:cstheme="minorHAnsi"/>
                <w:szCs w:val="24"/>
              </w:rPr>
              <w:t>DMO_SELL_IN_OUT_METRICS_DRVD_F</w:t>
            </w:r>
          </w:p>
        </w:tc>
        <w:tc>
          <w:tcPr>
            <w:tcW w:w="1260" w:type="dxa"/>
            <w:tcBorders>
              <w:top w:val="single" w:sz="4" w:space="0" w:color="auto"/>
              <w:left w:val="single" w:sz="4" w:space="0" w:color="auto"/>
              <w:bottom w:val="single" w:sz="4" w:space="0" w:color="auto"/>
              <w:right w:val="single" w:sz="4" w:space="0" w:color="auto"/>
            </w:tcBorders>
          </w:tcPr>
          <w:p w14:paraId="667A7635" w14:textId="644A01C1" w:rsidR="00851709" w:rsidRPr="00F210B0" w:rsidRDefault="00851709" w:rsidP="00851709">
            <w:pPr>
              <w:widowControl/>
              <w:spacing w:line="240" w:lineRule="auto"/>
              <w:rPr>
                <w:rFonts w:asciiTheme="minorHAnsi" w:hAnsiTheme="minorHAnsi" w:cstheme="minorHAnsi"/>
                <w:szCs w:val="24"/>
              </w:rPr>
            </w:pPr>
            <w:ins w:id="1750" w:author="Rakesh Singhi" w:date="2015-02-06T14:02:00Z">
              <w:r w:rsidRPr="00CE7E19">
                <w:rPr>
                  <w:rFonts w:asciiTheme="minorHAnsi" w:hAnsiTheme="minorHAnsi" w:cstheme="minorHAnsi"/>
                  <w:szCs w:val="24"/>
                </w:rPr>
                <w:t>DMODM</w:t>
              </w:r>
            </w:ins>
            <w:del w:id="1751" w:author="Rakesh Singhi" w:date="2015-02-06T13:50:00Z">
              <w:r w:rsidRPr="00EA3E94" w:rsidDel="00E551AE">
                <w:rPr>
                  <w:rFonts w:asciiTheme="minorHAnsi" w:hAnsiTheme="minorHAnsi" w:cstheme="minorHAnsi"/>
                  <w:szCs w:val="24"/>
                </w:rPr>
                <w:delText>ISRVE_DMO_DM</w:delText>
              </w:r>
            </w:del>
          </w:p>
        </w:tc>
        <w:tc>
          <w:tcPr>
            <w:tcW w:w="900" w:type="dxa"/>
            <w:tcBorders>
              <w:top w:val="single" w:sz="4" w:space="0" w:color="auto"/>
              <w:left w:val="single" w:sz="4" w:space="0" w:color="auto"/>
              <w:bottom w:val="single" w:sz="4" w:space="0" w:color="auto"/>
              <w:right w:val="single" w:sz="4" w:space="0" w:color="auto"/>
            </w:tcBorders>
          </w:tcPr>
          <w:p w14:paraId="0315BAC8" w14:textId="77777777" w:rsidR="00851709" w:rsidRPr="00A54D51"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TABLE</w:t>
            </w:r>
          </w:p>
        </w:tc>
        <w:tc>
          <w:tcPr>
            <w:tcW w:w="720" w:type="dxa"/>
            <w:tcBorders>
              <w:top w:val="single" w:sz="4" w:space="0" w:color="auto"/>
              <w:left w:val="single" w:sz="4" w:space="0" w:color="auto"/>
              <w:bottom w:val="single" w:sz="4" w:space="0" w:color="auto"/>
              <w:right w:val="single" w:sz="4" w:space="0" w:color="auto"/>
            </w:tcBorders>
          </w:tcPr>
          <w:p w14:paraId="73AB30DE" w14:textId="77777777" w:rsidR="00851709" w:rsidRPr="0042617C"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ISRVE</w:t>
            </w:r>
          </w:p>
        </w:tc>
        <w:tc>
          <w:tcPr>
            <w:tcW w:w="1350" w:type="dxa"/>
            <w:tcBorders>
              <w:top w:val="single" w:sz="4" w:space="0" w:color="auto"/>
              <w:left w:val="single" w:sz="4" w:space="0" w:color="auto"/>
              <w:bottom w:val="single" w:sz="4" w:space="0" w:color="auto"/>
              <w:right w:val="single" w:sz="4" w:space="0" w:color="auto"/>
            </w:tcBorders>
          </w:tcPr>
          <w:p w14:paraId="097EA6EC" w14:textId="77777777" w:rsidR="00851709" w:rsidRDefault="00851709" w:rsidP="00851709">
            <w:pPr>
              <w:widowControl/>
              <w:spacing w:line="240" w:lineRule="auto"/>
              <w:rPr>
                <w:rFonts w:asciiTheme="minorHAnsi" w:hAnsiTheme="minorHAnsi" w:cstheme="minorHAnsi"/>
                <w:szCs w:val="24"/>
              </w:rPr>
            </w:pPr>
            <w:r>
              <w:rPr>
                <w:rFonts w:asciiTheme="minorHAnsi" w:hAnsiTheme="minorHAnsi" w:cstheme="minorHAnsi"/>
                <w:szCs w:val="24"/>
              </w:rPr>
              <w:t>MERGE</w:t>
            </w:r>
          </w:p>
        </w:tc>
      </w:tr>
    </w:tbl>
    <w:p w14:paraId="16960FAA" w14:textId="77777777" w:rsidR="00DA4A6C" w:rsidRDefault="00DA4A6C" w:rsidP="002A5C1E">
      <w:pPr>
        <w:rPr>
          <w:rFonts w:asciiTheme="minorHAnsi" w:eastAsia="Calibri" w:hAnsiTheme="minorHAnsi" w:cstheme="minorHAnsi"/>
        </w:rPr>
      </w:pPr>
    </w:p>
    <w:p w14:paraId="00850B0C" w14:textId="77777777" w:rsidR="00B602F7" w:rsidRDefault="00B602F7" w:rsidP="002A5C1E">
      <w:pPr>
        <w:rPr>
          <w:rFonts w:asciiTheme="minorHAnsi" w:eastAsia="Calibri" w:hAnsiTheme="minorHAnsi" w:cstheme="minorHAnsi"/>
        </w:rPr>
      </w:pPr>
    </w:p>
    <w:p w14:paraId="15E3BA76" w14:textId="4672BB0D" w:rsidR="00DA4A6C" w:rsidRPr="00915A9C" w:rsidRDefault="00DA4A6C" w:rsidP="00E256F8">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1752" w:name="_Toc415065489"/>
      <w:r w:rsidRPr="00915A9C">
        <w:rPr>
          <w:rFonts w:asciiTheme="minorHAnsi" w:hAnsiTheme="minorHAnsi" w:cstheme="minorHAnsi"/>
          <w:b/>
          <w:sz w:val="24"/>
          <w:szCs w:val="24"/>
          <w:lang w:val="en-GB"/>
        </w:rPr>
        <w:t>Access Privileges</w:t>
      </w:r>
      <w:r w:rsidR="00D868DD" w:rsidRPr="00915A9C">
        <w:rPr>
          <w:rFonts w:asciiTheme="minorHAnsi" w:hAnsiTheme="minorHAnsi" w:cstheme="minorHAnsi"/>
          <w:b/>
          <w:sz w:val="24"/>
          <w:szCs w:val="24"/>
          <w:lang w:val="en-GB"/>
        </w:rPr>
        <w:t xml:space="preserve"> for all DB Objects</w:t>
      </w:r>
      <w:bookmarkEnd w:id="1752"/>
    </w:p>
    <w:p w14:paraId="6B5AD5E1" w14:textId="77777777" w:rsidR="00DA4A6C" w:rsidRDefault="00DA4A6C" w:rsidP="002A5C1E">
      <w:pPr>
        <w:rPr>
          <w:rFonts w:asciiTheme="minorHAnsi" w:eastAsia="Calibri" w:hAnsiTheme="minorHAnsi" w:cstheme="minorHAnsi"/>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2970"/>
        <w:gridCol w:w="2790"/>
        <w:gridCol w:w="2880"/>
      </w:tblGrid>
      <w:tr w:rsidR="00DA4A6C" w:rsidRPr="00D30FA1" w14:paraId="1D8BC876" w14:textId="77777777" w:rsidTr="00051877">
        <w:tc>
          <w:tcPr>
            <w:tcW w:w="648" w:type="dxa"/>
            <w:tcBorders>
              <w:top w:val="single" w:sz="4" w:space="0" w:color="auto"/>
              <w:left w:val="single" w:sz="4" w:space="0" w:color="auto"/>
              <w:bottom w:val="single" w:sz="4" w:space="0" w:color="auto"/>
              <w:right w:val="single" w:sz="4" w:space="0" w:color="auto"/>
            </w:tcBorders>
            <w:shd w:val="clear" w:color="auto" w:fill="F4B8AE"/>
          </w:tcPr>
          <w:p w14:paraId="6E43FBFF" w14:textId="0B236792" w:rsidR="00DA4A6C" w:rsidRPr="007B6253" w:rsidRDefault="00DA4A6C" w:rsidP="00E957B4">
            <w:pPr>
              <w:rPr>
                <w:rFonts w:asciiTheme="minorHAnsi" w:hAnsiTheme="minorHAnsi" w:cstheme="minorHAnsi"/>
                <w:szCs w:val="24"/>
              </w:rPr>
            </w:pPr>
            <w:r>
              <w:rPr>
                <w:rFonts w:asciiTheme="minorHAnsi" w:hAnsiTheme="minorHAnsi" w:cstheme="minorHAnsi"/>
                <w:szCs w:val="24"/>
              </w:rPr>
              <w:t>S.No</w:t>
            </w:r>
          </w:p>
        </w:tc>
        <w:tc>
          <w:tcPr>
            <w:tcW w:w="2970" w:type="dxa"/>
            <w:tcBorders>
              <w:top w:val="single" w:sz="4" w:space="0" w:color="auto"/>
              <w:left w:val="single" w:sz="4" w:space="0" w:color="auto"/>
              <w:bottom w:val="single" w:sz="4" w:space="0" w:color="auto"/>
              <w:right w:val="single" w:sz="4" w:space="0" w:color="auto"/>
            </w:tcBorders>
            <w:shd w:val="clear" w:color="auto" w:fill="F4B8AE"/>
          </w:tcPr>
          <w:p w14:paraId="6FFD4AC9" w14:textId="05241161" w:rsidR="00DA4A6C" w:rsidRDefault="00DA4A6C" w:rsidP="00E957B4">
            <w:pPr>
              <w:rPr>
                <w:rFonts w:asciiTheme="minorHAnsi" w:hAnsiTheme="minorHAnsi" w:cstheme="minorHAnsi"/>
                <w:szCs w:val="24"/>
              </w:rPr>
            </w:pPr>
            <w:r>
              <w:rPr>
                <w:rFonts w:asciiTheme="minorHAnsi" w:hAnsiTheme="minorHAnsi" w:cstheme="minorHAnsi"/>
                <w:szCs w:val="24"/>
              </w:rPr>
              <w:t>Schema</w:t>
            </w:r>
          </w:p>
        </w:tc>
        <w:tc>
          <w:tcPr>
            <w:tcW w:w="2790" w:type="dxa"/>
            <w:tcBorders>
              <w:top w:val="single" w:sz="4" w:space="0" w:color="auto"/>
              <w:left w:val="single" w:sz="4" w:space="0" w:color="auto"/>
              <w:bottom w:val="single" w:sz="4" w:space="0" w:color="auto"/>
              <w:right w:val="single" w:sz="4" w:space="0" w:color="auto"/>
            </w:tcBorders>
            <w:shd w:val="clear" w:color="auto" w:fill="F4B8AE"/>
          </w:tcPr>
          <w:p w14:paraId="723985F0" w14:textId="784AFDF3" w:rsidR="00DA4A6C" w:rsidRPr="00D30FA1" w:rsidRDefault="00DA4A6C" w:rsidP="00E957B4">
            <w:pPr>
              <w:rPr>
                <w:rFonts w:asciiTheme="minorHAnsi" w:hAnsiTheme="minorHAnsi" w:cstheme="minorHAnsi"/>
                <w:color w:val="000000"/>
                <w:sz w:val="22"/>
                <w:szCs w:val="22"/>
              </w:rPr>
            </w:pPr>
            <w:r>
              <w:rPr>
                <w:rFonts w:asciiTheme="minorHAnsi" w:hAnsiTheme="minorHAnsi" w:cstheme="minorHAnsi"/>
                <w:szCs w:val="24"/>
              </w:rPr>
              <w:t>Read Role</w:t>
            </w:r>
          </w:p>
        </w:tc>
        <w:tc>
          <w:tcPr>
            <w:tcW w:w="2880" w:type="dxa"/>
            <w:tcBorders>
              <w:top w:val="single" w:sz="4" w:space="0" w:color="auto"/>
              <w:left w:val="single" w:sz="4" w:space="0" w:color="auto"/>
              <w:bottom w:val="single" w:sz="4" w:space="0" w:color="auto"/>
              <w:right w:val="single" w:sz="4" w:space="0" w:color="auto"/>
            </w:tcBorders>
            <w:shd w:val="clear" w:color="auto" w:fill="F4B8AE"/>
          </w:tcPr>
          <w:p w14:paraId="23D42B3F" w14:textId="5088DE80" w:rsidR="00DA4A6C" w:rsidRPr="00D30FA1" w:rsidRDefault="00DA4A6C" w:rsidP="00E957B4">
            <w:pPr>
              <w:rPr>
                <w:rFonts w:asciiTheme="minorHAnsi" w:hAnsiTheme="minorHAnsi" w:cstheme="minorHAnsi"/>
                <w:color w:val="000000"/>
                <w:sz w:val="22"/>
                <w:szCs w:val="22"/>
              </w:rPr>
            </w:pPr>
            <w:r>
              <w:rPr>
                <w:rFonts w:asciiTheme="minorHAnsi" w:hAnsiTheme="minorHAnsi" w:cstheme="minorHAnsi"/>
                <w:szCs w:val="24"/>
              </w:rPr>
              <w:t>Write Role</w:t>
            </w:r>
          </w:p>
        </w:tc>
      </w:tr>
      <w:tr w:rsidR="00DA4A6C" w:rsidRPr="00D30FA1" w14:paraId="17FB1D39" w14:textId="77777777" w:rsidTr="00051877">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tcPr>
          <w:p w14:paraId="1AB7F1B0" w14:textId="68490E20" w:rsidR="00DA4A6C" w:rsidRPr="00DA4A6C" w:rsidRDefault="00DA4A6C" w:rsidP="00E957B4">
            <w:pPr>
              <w:rPr>
                <w:rFonts w:asciiTheme="minorHAnsi" w:hAnsiTheme="minorHAnsi" w:cstheme="minorHAnsi"/>
                <w:color w:val="000000"/>
                <w:sz w:val="18"/>
                <w:szCs w:val="16"/>
              </w:rPr>
            </w:pPr>
            <w:r>
              <w:rPr>
                <w:rFonts w:asciiTheme="minorHAnsi" w:hAnsiTheme="minorHAnsi" w:cstheme="minorHAnsi"/>
                <w:color w:val="000000"/>
                <w:sz w:val="18"/>
                <w:szCs w:val="16"/>
              </w:rPr>
              <w:t>1</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23CCC15" w14:textId="4DC6ED0D" w:rsidR="00DA4A6C" w:rsidRPr="007B6253" w:rsidRDefault="00DA4A6C" w:rsidP="00E957B4">
            <w:pPr>
              <w:rPr>
                <w:rFonts w:asciiTheme="minorHAnsi" w:hAnsiTheme="minorHAnsi" w:cstheme="minorHAnsi"/>
                <w:szCs w:val="24"/>
              </w:rPr>
            </w:pPr>
            <w:del w:id="1753" w:author="Rakesh Singhi" w:date="2015-02-06T14:02:00Z">
              <w:r w:rsidRPr="00DA4A6C" w:rsidDel="000328CD">
                <w:rPr>
                  <w:rFonts w:asciiTheme="minorHAnsi" w:hAnsiTheme="minorHAnsi" w:cstheme="minorHAnsi"/>
                  <w:szCs w:val="24"/>
                </w:rPr>
                <w:delText>ISRVE_DMO_DW</w:delText>
              </w:r>
            </w:del>
            <w:ins w:id="1754" w:author="Rakesh Singhi" w:date="2015-02-06T14:02:00Z">
              <w:r w:rsidR="000328CD">
                <w:rPr>
                  <w:rFonts w:asciiTheme="minorHAnsi" w:hAnsiTheme="minorHAnsi" w:cstheme="minorHAnsi"/>
                  <w:szCs w:val="24"/>
                </w:rPr>
                <w:t>DMODW</w:t>
              </w:r>
            </w:ins>
            <w:r>
              <w:rPr>
                <w:rFonts w:asciiTheme="minorHAnsi" w:hAnsiTheme="minorHAnsi" w:cstheme="minorHAnsi"/>
                <w:szCs w:val="24"/>
              </w:rPr>
              <w:t>(All Tables)</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14:paraId="7E1D97BB" w14:textId="119BFC22" w:rsidR="00DA4A6C" w:rsidRPr="00DA4A6C" w:rsidRDefault="006E7C00" w:rsidP="0095355D">
            <w:pPr>
              <w:rPr>
                <w:rFonts w:asciiTheme="minorHAnsi" w:hAnsiTheme="minorHAnsi" w:cstheme="minorHAnsi"/>
                <w:color w:val="000000"/>
                <w:sz w:val="18"/>
                <w:szCs w:val="16"/>
              </w:rPr>
            </w:pPr>
            <w:del w:id="1755" w:author="Rakesh Singhi" w:date="2015-02-06T19:03:00Z">
              <w:r w:rsidRPr="00DA4A6C" w:rsidDel="0095355D">
                <w:rPr>
                  <w:rFonts w:asciiTheme="minorHAnsi" w:hAnsiTheme="minorHAnsi" w:cstheme="minorHAnsi"/>
                  <w:szCs w:val="24"/>
                </w:rPr>
                <w:delText>ISRVE_</w:delText>
              </w:r>
            </w:del>
            <w:r w:rsidRPr="00DA4A6C">
              <w:rPr>
                <w:rFonts w:asciiTheme="minorHAnsi" w:hAnsiTheme="minorHAnsi" w:cstheme="minorHAnsi"/>
                <w:szCs w:val="24"/>
              </w:rPr>
              <w:t>DMO</w:t>
            </w:r>
            <w:del w:id="1756" w:author="Rakesh Singhi" w:date="2015-02-06T19:03:00Z">
              <w:r w:rsidDel="0095355D">
                <w:rPr>
                  <w:rFonts w:asciiTheme="minorHAnsi" w:hAnsiTheme="minorHAnsi" w:cstheme="minorHAnsi"/>
                  <w:szCs w:val="24"/>
                </w:rPr>
                <w:delText>_</w:delText>
              </w:r>
            </w:del>
            <w:r>
              <w:rPr>
                <w:rFonts w:asciiTheme="minorHAnsi" w:hAnsiTheme="minorHAnsi" w:cstheme="minorHAnsi"/>
                <w:szCs w:val="24"/>
              </w:rPr>
              <w:t>DW_</w:t>
            </w:r>
            <w:ins w:id="1757" w:author="Rakesh Singhi" w:date="2015-02-06T19:03:00Z">
              <w:r w:rsidR="0095355D">
                <w:rPr>
                  <w:rFonts w:asciiTheme="minorHAnsi" w:hAnsiTheme="minorHAnsi" w:cstheme="minorHAnsi"/>
                  <w:szCs w:val="24"/>
                </w:rPr>
                <w:t>ACC_</w:t>
              </w:r>
            </w:ins>
            <w:r w:rsidR="00DA4A6C">
              <w:rPr>
                <w:rFonts w:asciiTheme="minorHAnsi" w:hAnsiTheme="minorHAnsi" w:cstheme="minorHAnsi"/>
                <w:szCs w:val="24"/>
              </w:rPr>
              <w:t>READ_ROLE</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2EA80" w14:textId="2CB0B726" w:rsidR="00DA4A6C" w:rsidRPr="00DA4A6C" w:rsidRDefault="006E7C00" w:rsidP="0095355D">
            <w:pPr>
              <w:rPr>
                <w:rFonts w:asciiTheme="minorHAnsi" w:hAnsiTheme="minorHAnsi" w:cstheme="minorHAnsi"/>
                <w:color w:val="000000"/>
                <w:sz w:val="18"/>
                <w:szCs w:val="16"/>
              </w:rPr>
            </w:pPr>
            <w:del w:id="1758" w:author="Rakesh Singhi" w:date="2015-02-06T19:03:00Z">
              <w:r w:rsidDel="0095355D">
                <w:rPr>
                  <w:rFonts w:asciiTheme="minorHAnsi" w:hAnsiTheme="minorHAnsi" w:cstheme="minorHAnsi"/>
                  <w:szCs w:val="24"/>
                </w:rPr>
                <w:delText>ISRVE_</w:delText>
              </w:r>
            </w:del>
            <w:r>
              <w:rPr>
                <w:rFonts w:asciiTheme="minorHAnsi" w:hAnsiTheme="minorHAnsi" w:cstheme="minorHAnsi"/>
                <w:szCs w:val="24"/>
              </w:rPr>
              <w:t>DMO</w:t>
            </w:r>
            <w:del w:id="1759" w:author="Rakesh Singhi" w:date="2015-02-06T19:03:00Z">
              <w:r w:rsidDel="0095355D">
                <w:rPr>
                  <w:rFonts w:asciiTheme="minorHAnsi" w:hAnsiTheme="minorHAnsi" w:cstheme="minorHAnsi"/>
                  <w:szCs w:val="24"/>
                </w:rPr>
                <w:delText>_</w:delText>
              </w:r>
            </w:del>
            <w:r w:rsidR="00DA4A6C" w:rsidRPr="007B6253">
              <w:rPr>
                <w:rFonts w:asciiTheme="minorHAnsi" w:hAnsiTheme="minorHAnsi" w:cstheme="minorHAnsi"/>
                <w:szCs w:val="24"/>
              </w:rPr>
              <w:t>DW</w:t>
            </w:r>
            <w:ins w:id="1760" w:author="Rakesh Singhi" w:date="2015-02-06T19:03:00Z">
              <w:r w:rsidR="0095355D">
                <w:rPr>
                  <w:rFonts w:asciiTheme="minorHAnsi" w:hAnsiTheme="minorHAnsi" w:cstheme="minorHAnsi"/>
                  <w:szCs w:val="24"/>
                </w:rPr>
                <w:t>_ACC</w:t>
              </w:r>
            </w:ins>
            <w:r w:rsidR="00DA4A6C">
              <w:rPr>
                <w:rFonts w:asciiTheme="minorHAnsi" w:hAnsiTheme="minorHAnsi" w:cstheme="minorHAnsi"/>
                <w:szCs w:val="24"/>
              </w:rPr>
              <w:t>_WRITE_ROLE</w:t>
            </w:r>
          </w:p>
        </w:tc>
      </w:tr>
      <w:tr w:rsidR="00DA4A6C" w:rsidRPr="00D30FA1" w14:paraId="4F2847F8" w14:textId="77777777" w:rsidTr="00051877">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tcPr>
          <w:p w14:paraId="5F98C4B7" w14:textId="55AFC368" w:rsidR="00DA4A6C" w:rsidRPr="00DA4A6C" w:rsidRDefault="00DA4A6C" w:rsidP="00E957B4">
            <w:pPr>
              <w:rPr>
                <w:rFonts w:asciiTheme="minorHAnsi" w:hAnsiTheme="minorHAnsi" w:cstheme="minorHAnsi"/>
                <w:color w:val="000000"/>
                <w:sz w:val="18"/>
                <w:szCs w:val="16"/>
              </w:rPr>
            </w:pPr>
            <w:r>
              <w:rPr>
                <w:rFonts w:asciiTheme="minorHAnsi" w:hAnsiTheme="minorHAnsi" w:cstheme="minorHAnsi"/>
                <w:color w:val="000000"/>
                <w:sz w:val="18"/>
                <w:szCs w:val="16"/>
              </w:rPr>
              <w:t>2</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04D1669" w14:textId="64BF824A" w:rsidR="00DA4A6C" w:rsidRPr="00DA4A6C" w:rsidRDefault="00DA4A6C" w:rsidP="00E957B4">
            <w:pPr>
              <w:rPr>
                <w:rFonts w:asciiTheme="minorHAnsi" w:hAnsiTheme="minorHAnsi" w:cstheme="minorHAnsi"/>
                <w:color w:val="000000"/>
                <w:sz w:val="18"/>
                <w:szCs w:val="16"/>
              </w:rPr>
            </w:pPr>
            <w:del w:id="1761" w:author="Rakesh Singhi" w:date="2015-02-06T14:02:00Z">
              <w:r w:rsidDel="000328CD">
                <w:rPr>
                  <w:rFonts w:asciiTheme="minorHAnsi" w:hAnsiTheme="minorHAnsi" w:cstheme="minorHAnsi"/>
                  <w:szCs w:val="24"/>
                </w:rPr>
                <w:delText>ISRVE_DMO_DM</w:delText>
              </w:r>
            </w:del>
            <w:ins w:id="1762" w:author="Rakesh Singhi" w:date="2015-02-06T14:02:00Z">
              <w:r w:rsidR="000328CD">
                <w:rPr>
                  <w:rFonts w:asciiTheme="minorHAnsi" w:hAnsiTheme="minorHAnsi" w:cstheme="minorHAnsi"/>
                  <w:szCs w:val="24"/>
                </w:rPr>
                <w:t>DMODM</w:t>
              </w:r>
            </w:ins>
            <w:r>
              <w:rPr>
                <w:rFonts w:asciiTheme="minorHAnsi" w:hAnsiTheme="minorHAnsi" w:cstheme="minorHAnsi"/>
                <w:szCs w:val="24"/>
              </w:rPr>
              <w:t>(All Tables)</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14:paraId="46FC5A65" w14:textId="32485C70" w:rsidR="00DA4A6C" w:rsidRPr="00DA4A6C" w:rsidRDefault="006E7C00" w:rsidP="0095355D">
            <w:pPr>
              <w:rPr>
                <w:rFonts w:asciiTheme="minorHAnsi" w:hAnsiTheme="minorHAnsi" w:cstheme="minorHAnsi"/>
                <w:color w:val="000000"/>
                <w:sz w:val="18"/>
                <w:szCs w:val="16"/>
              </w:rPr>
            </w:pPr>
            <w:del w:id="1763" w:author="Rakesh Singhi" w:date="2015-02-06T19:03:00Z">
              <w:r w:rsidDel="0095355D">
                <w:rPr>
                  <w:rFonts w:asciiTheme="minorHAnsi" w:hAnsiTheme="minorHAnsi" w:cstheme="minorHAnsi"/>
                  <w:szCs w:val="24"/>
                </w:rPr>
                <w:delText>ISRVE_</w:delText>
              </w:r>
            </w:del>
            <w:r>
              <w:rPr>
                <w:rFonts w:asciiTheme="minorHAnsi" w:hAnsiTheme="minorHAnsi" w:cstheme="minorHAnsi"/>
                <w:szCs w:val="24"/>
              </w:rPr>
              <w:t>DMO</w:t>
            </w:r>
            <w:del w:id="1764" w:author="Rakesh Singhi" w:date="2015-02-06T19:03:00Z">
              <w:r w:rsidDel="0095355D">
                <w:rPr>
                  <w:rFonts w:asciiTheme="minorHAnsi" w:hAnsiTheme="minorHAnsi" w:cstheme="minorHAnsi"/>
                  <w:szCs w:val="24"/>
                </w:rPr>
                <w:delText>_</w:delText>
              </w:r>
            </w:del>
            <w:r w:rsidR="00DA4A6C" w:rsidRPr="007B6253">
              <w:rPr>
                <w:rFonts w:asciiTheme="minorHAnsi" w:hAnsiTheme="minorHAnsi" w:cstheme="minorHAnsi"/>
                <w:szCs w:val="24"/>
              </w:rPr>
              <w:t>D</w:t>
            </w:r>
            <w:r w:rsidR="00DA4A6C">
              <w:rPr>
                <w:rFonts w:asciiTheme="minorHAnsi" w:hAnsiTheme="minorHAnsi" w:cstheme="minorHAnsi"/>
                <w:szCs w:val="24"/>
              </w:rPr>
              <w:t>M</w:t>
            </w:r>
            <w:ins w:id="1765" w:author="Rakesh Singhi" w:date="2015-02-06T19:03:00Z">
              <w:r w:rsidR="0095355D">
                <w:rPr>
                  <w:rFonts w:asciiTheme="minorHAnsi" w:hAnsiTheme="minorHAnsi" w:cstheme="minorHAnsi"/>
                  <w:szCs w:val="24"/>
                </w:rPr>
                <w:t>_ACC</w:t>
              </w:r>
            </w:ins>
            <w:r w:rsidR="00DA4A6C">
              <w:rPr>
                <w:rFonts w:asciiTheme="minorHAnsi" w:hAnsiTheme="minorHAnsi" w:cstheme="minorHAnsi"/>
                <w:szCs w:val="24"/>
              </w:rPr>
              <w:t>_READ_ROLE</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tcPr>
          <w:p w14:paraId="5A24C1B6" w14:textId="38A32DE5" w:rsidR="00DA4A6C" w:rsidRPr="00DA4A6C" w:rsidRDefault="006E7C00" w:rsidP="006E7C00">
            <w:pPr>
              <w:rPr>
                <w:rFonts w:asciiTheme="minorHAnsi" w:hAnsiTheme="minorHAnsi" w:cstheme="minorHAnsi"/>
                <w:color w:val="000000"/>
                <w:sz w:val="18"/>
                <w:szCs w:val="16"/>
              </w:rPr>
            </w:pPr>
            <w:del w:id="1766" w:author="Rakesh Singhi" w:date="2015-02-06T19:03:00Z">
              <w:r w:rsidRPr="00DA4A6C" w:rsidDel="0095355D">
                <w:rPr>
                  <w:rFonts w:asciiTheme="minorHAnsi" w:hAnsiTheme="minorHAnsi" w:cstheme="minorHAnsi"/>
                  <w:szCs w:val="24"/>
                </w:rPr>
                <w:delText>ISRVE_</w:delText>
              </w:r>
            </w:del>
            <w:ins w:id="1767" w:author="Rakesh Singhi" w:date="2015-02-06T19:03:00Z">
              <w:r w:rsidR="0095355D">
                <w:rPr>
                  <w:rFonts w:asciiTheme="minorHAnsi" w:hAnsiTheme="minorHAnsi" w:cstheme="minorHAnsi"/>
                  <w:szCs w:val="24"/>
                </w:rPr>
                <w:t>DMODM_</w:t>
              </w:r>
            </w:ins>
            <w:r w:rsidRPr="00DA4A6C">
              <w:rPr>
                <w:rFonts w:asciiTheme="minorHAnsi" w:hAnsiTheme="minorHAnsi" w:cstheme="minorHAnsi"/>
                <w:szCs w:val="24"/>
              </w:rPr>
              <w:t>DMO</w:t>
            </w:r>
            <w:del w:id="1768" w:author="Rakesh Singhi" w:date="2015-02-06T19:04:00Z">
              <w:r w:rsidDel="0095355D">
                <w:rPr>
                  <w:rFonts w:asciiTheme="minorHAnsi" w:hAnsiTheme="minorHAnsi" w:cstheme="minorHAnsi"/>
                  <w:szCs w:val="24"/>
                </w:rPr>
                <w:delText>_</w:delText>
              </w:r>
            </w:del>
            <w:r w:rsidR="00DA4A6C" w:rsidRPr="007B6253">
              <w:rPr>
                <w:rFonts w:asciiTheme="minorHAnsi" w:hAnsiTheme="minorHAnsi" w:cstheme="minorHAnsi"/>
                <w:szCs w:val="24"/>
              </w:rPr>
              <w:t>D</w:t>
            </w:r>
            <w:r w:rsidR="00DA4A6C">
              <w:rPr>
                <w:rFonts w:asciiTheme="minorHAnsi" w:hAnsiTheme="minorHAnsi" w:cstheme="minorHAnsi"/>
                <w:szCs w:val="24"/>
              </w:rPr>
              <w:t>M_</w:t>
            </w:r>
            <w:ins w:id="1769" w:author="Rakesh Singhi" w:date="2015-02-06T19:04:00Z">
              <w:r w:rsidR="0095355D">
                <w:rPr>
                  <w:rFonts w:asciiTheme="minorHAnsi" w:hAnsiTheme="minorHAnsi" w:cstheme="minorHAnsi"/>
                  <w:szCs w:val="24"/>
                </w:rPr>
                <w:t>ACC_</w:t>
              </w:r>
            </w:ins>
            <w:r w:rsidR="00DA4A6C">
              <w:rPr>
                <w:rFonts w:asciiTheme="minorHAnsi" w:hAnsiTheme="minorHAnsi" w:cstheme="minorHAnsi"/>
                <w:szCs w:val="24"/>
              </w:rPr>
              <w:t>WRITE_ROLE</w:t>
            </w:r>
          </w:p>
        </w:tc>
      </w:tr>
      <w:tr w:rsidR="00DA4A6C" w:rsidRPr="00D30FA1" w14:paraId="689EBB37" w14:textId="77777777" w:rsidTr="00051877">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tcPr>
          <w:p w14:paraId="0A032817" w14:textId="52E84831" w:rsidR="00DA4A6C" w:rsidRPr="00DA4A6C" w:rsidRDefault="00DA4A6C" w:rsidP="00E957B4">
            <w:pPr>
              <w:rPr>
                <w:rFonts w:asciiTheme="minorHAnsi" w:hAnsiTheme="minorHAnsi" w:cstheme="minorHAnsi"/>
                <w:color w:val="000000"/>
                <w:sz w:val="18"/>
                <w:szCs w:val="16"/>
              </w:rPr>
            </w:pPr>
            <w:r>
              <w:rPr>
                <w:rFonts w:asciiTheme="minorHAnsi" w:hAnsiTheme="minorHAnsi" w:cstheme="minorHAnsi"/>
                <w:color w:val="000000"/>
                <w:sz w:val="18"/>
                <w:szCs w:val="16"/>
              </w:rPr>
              <w:t>3</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47F4D0" w14:textId="629372A6" w:rsidR="00DA4A6C" w:rsidRDefault="00DA4A6C" w:rsidP="00DA4A6C">
            <w:pPr>
              <w:rPr>
                <w:rFonts w:asciiTheme="minorHAnsi" w:hAnsiTheme="minorHAnsi" w:cstheme="minorHAnsi"/>
                <w:color w:val="000000"/>
                <w:sz w:val="18"/>
                <w:szCs w:val="16"/>
              </w:rPr>
            </w:pPr>
            <w:del w:id="1770" w:author="Rakesh Singhi" w:date="2015-02-06T19:05:00Z">
              <w:r w:rsidDel="0095355D">
                <w:rPr>
                  <w:rFonts w:asciiTheme="minorHAnsi" w:hAnsiTheme="minorHAnsi" w:cstheme="minorHAnsi"/>
                  <w:szCs w:val="24"/>
                </w:rPr>
                <w:delText>ISRVE</w:delText>
              </w:r>
            </w:del>
            <w:ins w:id="1771" w:author="Rakesh Singhi" w:date="2015-02-06T19:05:00Z">
              <w:r w:rsidR="0095355D">
                <w:rPr>
                  <w:rFonts w:asciiTheme="minorHAnsi" w:hAnsiTheme="minorHAnsi" w:cstheme="minorHAnsi"/>
                  <w:szCs w:val="24"/>
                </w:rPr>
                <w:t>EBIP</w:t>
              </w:r>
            </w:ins>
            <w:r>
              <w:rPr>
                <w:rFonts w:asciiTheme="minorHAnsi" w:hAnsiTheme="minorHAnsi" w:cstheme="minorHAnsi"/>
                <w:szCs w:val="24"/>
              </w:rPr>
              <w:t>_DMO_DM</w:t>
            </w:r>
          </w:p>
          <w:p w14:paraId="657E3EEB" w14:textId="4604EA76" w:rsidR="00DA4A6C" w:rsidRPr="00DA4A6C" w:rsidRDefault="0095560E" w:rsidP="0095560E">
            <w:pPr>
              <w:rPr>
                <w:rFonts w:asciiTheme="minorHAnsi" w:hAnsiTheme="minorHAnsi" w:cstheme="minorHAnsi"/>
                <w:color w:val="000000"/>
                <w:sz w:val="18"/>
                <w:szCs w:val="16"/>
              </w:rPr>
            </w:pPr>
            <w:r>
              <w:rPr>
                <w:rFonts w:asciiTheme="minorHAnsi" w:hAnsiTheme="minorHAnsi" w:cstheme="minorHAnsi"/>
                <w:color w:val="000000"/>
                <w:sz w:val="18"/>
                <w:szCs w:val="16"/>
              </w:rPr>
              <w:t>a. DMO_</w:t>
            </w:r>
            <w:r w:rsidR="00DA4A6C" w:rsidRPr="00DA4A6C">
              <w:rPr>
                <w:rFonts w:asciiTheme="minorHAnsi" w:hAnsiTheme="minorHAnsi" w:cstheme="minorHAnsi"/>
                <w:color w:val="000000"/>
                <w:sz w:val="18"/>
                <w:szCs w:val="16"/>
              </w:rPr>
              <w:t>PARTNER_EXCEPTION</w:t>
            </w:r>
            <w:r>
              <w:rPr>
                <w:rFonts w:asciiTheme="minorHAnsi" w:hAnsiTheme="minorHAnsi" w:cstheme="minorHAnsi"/>
                <w:color w:val="000000"/>
                <w:sz w:val="18"/>
                <w:szCs w:val="16"/>
              </w:rPr>
              <w:t>_D</w:t>
            </w:r>
          </w:p>
          <w:p w14:paraId="3740B6AE" w14:textId="13323648" w:rsidR="00DA4A6C" w:rsidRPr="00DA4A6C" w:rsidRDefault="00DA4A6C" w:rsidP="0095560E">
            <w:pPr>
              <w:rPr>
                <w:rFonts w:asciiTheme="minorHAnsi" w:hAnsiTheme="minorHAnsi" w:cstheme="minorHAnsi"/>
                <w:color w:val="000000"/>
                <w:sz w:val="18"/>
                <w:szCs w:val="16"/>
              </w:rPr>
            </w:pPr>
            <w:r w:rsidRPr="00DA4A6C">
              <w:rPr>
                <w:rFonts w:asciiTheme="minorHAnsi" w:hAnsiTheme="minorHAnsi" w:cstheme="minorHAnsi"/>
                <w:color w:val="000000"/>
                <w:sz w:val="18"/>
                <w:szCs w:val="16"/>
              </w:rPr>
              <w:t>b.</w:t>
            </w:r>
            <w:r w:rsidR="0095560E">
              <w:rPr>
                <w:rFonts w:asciiTheme="minorHAnsi" w:hAnsiTheme="minorHAnsi" w:cstheme="minorHAnsi"/>
                <w:color w:val="000000"/>
                <w:sz w:val="18"/>
                <w:szCs w:val="16"/>
              </w:rPr>
              <w:t xml:space="preserve"> DMO_</w:t>
            </w:r>
            <w:r w:rsidRPr="00DA4A6C">
              <w:rPr>
                <w:rFonts w:asciiTheme="minorHAnsi" w:hAnsiTheme="minorHAnsi" w:cstheme="minorHAnsi"/>
                <w:color w:val="000000"/>
                <w:sz w:val="18"/>
                <w:szCs w:val="16"/>
              </w:rPr>
              <w:t>PRODUCT_EXCEPTION</w:t>
            </w:r>
            <w:r w:rsidR="0095560E">
              <w:rPr>
                <w:rFonts w:asciiTheme="minorHAnsi" w:hAnsiTheme="minorHAnsi" w:cstheme="minorHAnsi"/>
                <w:color w:val="000000"/>
                <w:sz w:val="18"/>
                <w:szCs w:val="16"/>
              </w:rPr>
              <w:t>_D</w:t>
            </w:r>
          </w:p>
          <w:p w14:paraId="5F5D9FE9" w14:textId="6EFDD58E" w:rsidR="00DA4A6C" w:rsidRPr="00DA4A6C" w:rsidRDefault="00DA4A6C" w:rsidP="0095560E">
            <w:pPr>
              <w:rPr>
                <w:rFonts w:asciiTheme="minorHAnsi" w:hAnsiTheme="minorHAnsi" w:cstheme="minorHAnsi"/>
                <w:color w:val="000000"/>
                <w:sz w:val="18"/>
                <w:szCs w:val="16"/>
              </w:rPr>
            </w:pPr>
            <w:r w:rsidRPr="00DA4A6C">
              <w:rPr>
                <w:rFonts w:asciiTheme="minorHAnsi" w:hAnsiTheme="minorHAnsi" w:cstheme="minorHAnsi"/>
                <w:color w:val="000000"/>
                <w:sz w:val="18"/>
                <w:szCs w:val="16"/>
              </w:rPr>
              <w:t>c.</w:t>
            </w:r>
            <w:r w:rsidR="0095560E">
              <w:rPr>
                <w:rFonts w:asciiTheme="minorHAnsi" w:hAnsiTheme="minorHAnsi" w:cstheme="minorHAnsi"/>
                <w:color w:val="000000"/>
                <w:sz w:val="18"/>
                <w:szCs w:val="16"/>
              </w:rPr>
              <w:t xml:space="preserve"> DMO_</w:t>
            </w:r>
            <w:r w:rsidRPr="00DA4A6C">
              <w:rPr>
                <w:rFonts w:asciiTheme="minorHAnsi" w:hAnsiTheme="minorHAnsi" w:cstheme="minorHAnsi"/>
                <w:color w:val="000000"/>
                <w:sz w:val="18"/>
                <w:szCs w:val="16"/>
              </w:rPr>
              <w:t>REASON_CODE_MASTER</w:t>
            </w:r>
            <w:r w:rsidR="0095560E">
              <w:rPr>
                <w:rFonts w:asciiTheme="minorHAnsi" w:hAnsiTheme="minorHAnsi" w:cstheme="minorHAnsi"/>
                <w:color w:val="000000"/>
                <w:sz w:val="18"/>
                <w:szCs w:val="16"/>
              </w:rPr>
              <w:t>_LT</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EBCD0" w14:textId="20CCEE37" w:rsidR="00DA4A6C" w:rsidRDefault="00DA4A6C" w:rsidP="00E957B4">
            <w:pPr>
              <w:rPr>
                <w:rFonts w:asciiTheme="minorHAnsi" w:hAnsiTheme="minorHAnsi" w:cstheme="minorHAnsi"/>
                <w:color w:val="000000"/>
                <w:sz w:val="18"/>
                <w:szCs w:val="16"/>
              </w:rPr>
            </w:pPr>
            <w:del w:id="1772" w:author="Rakesh Singhi" w:date="2015-02-06T19:05:00Z">
              <w:r w:rsidRPr="00DA4A6C" w:rsidDel="0095355D">
                <w:rPr>
                  <w:rFonts w:asciiTheme="minorHAnsi" w:hAnsiTheme="minorHAnsi" w:cstheme="minorHAnsi"/>
                  <w:color w:val="000000"/>
                  <w:sz w:val="18"/>
                  <w:szCs w:val="16"/>
                </w:rPr>
                <w:delText>ISRVE</w:delText>
              </w:r>
            </w:del>
            <w:ins w:id="1773" w:author="Rakesh Singhi" w:date="2015-02-06T19:05:00Z">
              <w:r w:rsidR="0095355D">
                <w:rPr>
                  <w:rFonts w:asciiTheme="minorHAnsi" w:hAnsiTheme="minorHAnsi" w:cstheme="minorHAnsi"/>
                  <w:color w:val="000000"/>
                  <w:sz w:val="18"/>
                  <w:szCs w:val="16"/>
                </w:rPr>
                <w:t>EBIP</w:t>
              </w:r>
            </w:ins>
            <w:r w:rsidRPr="00DA4A6C">
              <w:rPr>
                <w:rFonts w:asciiTheme="minorHAnsi" w:hAnsiTheme="minorHAnsi" w:cstheme="minorHAnsi"/>
                <w:color w:val="000000"/>
                <w:sz w:val="18"/>
                <w:szCs w:val="16"/>
              </w:rPr>
              <w:t>_DMOPNP</w:t>
            </w:r>
          </w:p>
          <w:p w14:paraId="7056E230" w14:textId="607AC3E0" w:rsidR="00091B34" w:rsidRPr="00DA4A6C" w:rsidRDefault="00091B34" w:rsidP="00E957B4">
            <w:pPr>
              <w:rPr>
                <w:rFonts w:asciiTheme="minorHAnsi" w:hAnsiTheme="minorHAnsi" w:cstheme="minorHAnsi"/>
                <w:color w:val="000000"/>
                <w:sz w:val="18"/>
                <w:szCs w:val="16"/>
              </w:rPr>
            </w:pPr>
            <w:r>
              <w:rPr>
                <w:rFonts w:asciiTheme="minorHAnsi" w:hAnsiTheme="minorHAnsi" w:cstheme="minorHAnsi"/>
                <w:color w:val="000000"/>
                <w:sz w:val="18"/>
                <w:szCs w:val="16"/>
              </w:rPr>
              <w:t>(</w:t>
            </w:r>
            <w:r w:rsidR="00E40690">
              <w:rPr>
                <w:rFonts w:asciiTheme="minorHAnsi" w:hAnsiTheme="minorHAnsi" w:cstheme="minorHAnsi"/>
                <w:color w:val="000000"/>
                <w:sz w:val="18"/>
                <w:szCs w:val="16"/>
              </w:rPr>
              <w:t>This DB Schema user is c</w:t>
            </w:r>
            <w:r>
              <w:rPr>
                <w:rFonts w:asciiTheme="minorHAnsi" w:hAnsiTheme="minorHAnsi" w:cstheme="minorHAnsi"/>
                <w:color w:val="000000"/>
                <w:sz w:val="18"/>
                <w:szCs w:val="16"/>
              </w:rPr>
              <w:t>reated to provide access to PNP source system)</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050F6" w14:textId="2A6C5080" w:rsidR="00DA4A6C" w:rsidRPr="00DA4A6C" w:rsidRDefault="00FD5F74" w:rsidP="00E957B4">
            <w:pPr>
              <w:rPr>
                <w:rFonts w:asciiTheme="minorHAnsi" w:hAnsiTheme="minorHAnsi" w:cstheme="minorHAnsi"/>
                <w:color w:val="000000"/>
                <w:sz w:val="18"/>
                <w:szCs w:val="16"/>
              </w:rPr>
            </w:pPr>
            <w:r>
              <w:rPr>
                <w:rFonts w:asciiTheme="minorHAnsi" w:hAnsiTheme="minorHAnsi" w:cstheme="minorHAnsi"/>
                <w:color w:val="000000"/>
                <w:sz w:val="18"/>
                <w:szCs w:val="16"/>
              </w:rPr>
              <w:t>NA</w:t>
            </w:r>
          </w:p>
        </w:tc>
      </w:tr>
    </w:tbl>
    <w:p w14:paraId="469092CA" w14:textId="77777777" w:rsidR="007B6253" w:rsidRDefault="007B6253" w:rsidP="002A5C1E">
      <w:pPr>
        <w:rPr>
          <w:rFonts w:asciiTheme="minorHAnsi" w:eastAsia="Calibri" w:hAnsiTheme="minorHAnsi" w:cstheme="minorHAnsi"/>
        </w:rPr>
      </w:pPr>
    </w:p>
    <w:p w14:paraId="6111B129" w14:textId="77777777" w:rsidR="007B6253" w:rsidRDefault="007B6253" w:rsidP="002A5C1E">
      <w:pPr>
        <w:rPr>
          <w:rFonts w:asciiTheme="minorHAnsi" w:eastAsia="Calibri" w:hAnsiTheme="minorHAnsi" w:cstheme="minorHAnsi"/>
        </w:rPr>
      </w:pPr>
    </w:p>
    <w:p w14:paraId="59C79B7E" w14:textId="77777777" w:rsidR="002E78B0" w:rsidRDefault="002E78B0" w:rsidP="002A5C1E">
      <w:pPr>
        <w:rPr>
          <w:rFonts w:asciiTheme="minorHAnsi" w:eastAsia="Calibri" w:hAnsiTheme="minorHAnsi" w:cstheme="minorHAnsi"/>
        </w:rPr>
      </w:pPr>
    </w:p>
    <w:p w14:paraId="0D431F61" w14:textId="77777777" w:rsidR="00CF1C65" w:rsidRDefault="00CF1C65" w:rsidP="002A5C1E">
      <w:pPr>
        <w:rPr>
          <w:rFonts w:asciiTheme="minorHAnsi" w:eastAsia="Calibri" w:hAnsiTheme="minorHAnsi" w:cstheme="minorHAnsi"/>
        </w:rPr>
      </w:pPr>
    </w:p>
    <w:p w14:paraId="59A513E7" w14:textId="77777777" w:rsidR="002E78B0" w:rsidRDefault="002E78B0" w:rsidP="002A5C1E">
      <w:pPr>
        <w:rPr>
          <w:rFonts w:asciiTheme="minorHAnsi" w:eastAsia="Calibri" w:hAnsiTheme="minorHAnsi" w:cstheme="minorHAnsi"/>
        </w:rPr>
      </w:pPr>
    </w:p>
    <w:p w14:paraId="2CF96AAC" w14:textId="77777777" w:rsidR="002E78B0" w:rsidRPr="00D30FA1" w:rsidRDefault="002E78B0" w:rsidP="002A5C1E">
      <w:pPr>
        <w:rPr>
          <w:rFonts w:asciiTheme="minorHAnsi" w:eastAsia="Calibri" w:hAnsiTheme="minorHAnsi" w:cstheme="minorHAnsi"/>
        </w:rPr>
      </w:pPr>
    </w:p>
    <w:p w14:paraId="4AF56EEA" w14:textId="77777777" w:rsidR="002A5C1E" w:rsidRPr="00D30FA1" w:rsidRDefault="002A5C1E" w:rsidP="002A5C1E">
      <w:pPr>
        <w:rPr>
          <w:rFonts w:asciiTheme="minorHAnsi" w:hAnsiTheme="minorHAnsi" w:cstheme="minorHAnsi"/>
        </w:rPr>
      </w:pPr>
    </w:p>
    <w:p w14:paraId="37DD3B9B" w14:textId="77777777" w:rsidR="0089135F" w:rsidRPr="0089135F" w:rsidRDefault="0089135F" w:rsidP="0089135F"/>
    <w:p w14:paraId="44ACD562" w14:textId="77777777" w:rsidR="002A5C1E" w:rsidRPr="00D30FA1" w:rsidRDefault="002A5C1E" w:rsidP="00E256F8">
      <w:pPr>
        <w:keepNext/>
        <w:widowControl/>
        <w:numPr>
          <w:ilvl w:val="1"/>
          <w:numId w:val="10"/>
        </w:numPr>
        <w:spacing w:line="240" w:lineRule="auto"/>
        <w:ind w:right="21"/>
        <w:jc w:val="both"/>
        <w:outlineLvl w:val="1"/>
        <w:rPr>
          <w:rFonts w:asciiTheme="minorHAnsi" w:hAnsiTheme="minorHAnsi" w:cstheme="minorHAnsi"/>
          <w:b/>
          <w:sz w:val="24"/>
          <w:szCs w:val="24"/>
          <w:lang w:val="en-GB"/>
        </w:rPr>
      </w:pPr>
      <w:bookmarkStart w:id="1774" w:name="_Toc415065490"/>
      <w:r w:rsidRPr="00D30FA1">
        <w:rPr>
          <w:rFonts w:asciiTheme="minorHAnsi" w:hAnsiTheme="minorHAnsi" w:cstheme="minorHAnsi"/>
          <w:b/>
          <w:sz w:val="24"/>
          <w:szCs w:val="24"/>
          <w:lang w:val="en-GB"/>
        </w:rPr>
        <w:t>Metric Definitions and calculations</w:t>
      </w:r>
      <w:bookmarkEnd w:id="1774"/>
    </w:p>
    <w:p w14:paraId="3582EA4B" w14:textId="77777777" w:rsidR="002A5C1E" w:rsidRPr="00D30FA1" w:rsidRDefault="002A5C1E" w:rsidP="002A5C1E">
      <w:pPr>
        <w:rPr>
          <w:rFonts w:asciiTheme="minorHAnsi" w:hAnsiTheme="minorHAnsi" w:cstheme="minorHAnsi"/>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1251"/>
        <w:gridCol w:w="2529"/>
        <w:gridCol w:w="1800"/>
        <w:gridCol w:w="3060"/>
        <w:gridCol w:w="810"/>
      </w:tblGrid>
      <w:tr w:rsidR="00146867" w:rsidRPr="00BF204C" w14:paraId="6607C532" w14:textId="77777777" w:rsidTr="00BD7CC5">
        <w:trPr>
          <w:trHeight w:val="319"/>
        </w:trPr>
        <w:tc>
          <w:tcPr>
            <w:tcW w:w="468" w:type="dxa"/>
            <w:tcBorders>
              <w:top w:val="single" w:sz="4" w:space="0" w:color="auto"/>
              <w:left w:val="single" w:sz="4" w:space="0" w:color="auto"/>
              <w:bottom w:val="single" w:sz="4" w:space="0" w:color="auto"/>
              <w:right w:val="single" w:sz="4" w:space="0" w:color="auto"/>
            </w:tcBorders>
            <w:shd w:val="clear" w:color="auto" w:fill="F4B8AE"/>
            <w:hideMark/>
          </w:tcPr>
          <w:p w14:paraId="7A6302FA" w14:textId="77777777" w:rsidR="00146867" w:rsidRPr="00BF204C" w:rsidRDefault="00146867" w:rsidP="00617C6E">
            <w:pPr>
              <w:rPr>
                <w:rFonts w:asciiTheme="minorHAnsi" w:hAnsiTheme="minorHAnsi" w:cstheme="minorHAnsi"/>
                <w:bCs/>
                <w:color w:val="000000"/>
                <w:sz w:val="16"/>
                <w:szCs w:val="16"/>
              </w:rPr>
            </w:pPr>
            <w:r w:rsidRPr="00BF204C">
              <w:rPr>
                <w:rFonts w:asciiTheme="minorHAnsi" w:hAnsiTheme="minorHAnsi" w:cstheme="minorHAnsi"/>
                <w:bCs/>
                <w:color w:val="000000"/>
                <w:sz w:val="16"/>
                <w:szCs w:val="16"/>
              </w:rPr>
              <w:t>#</w:t>
            </w:r>
          </w:p>
        </w:tc>
        <w:tc>
          <w:tcPr>
            <w:tcW w:w="1251" w:type="dxa"/>
            <w:tcBorders>
              <w:top w:val="single" w:sz="4" w:space="0" w:color="auto"/>
              <w:left w:val="single" w:sz="4" w:space="0" w:color="auto"/>
              <w:bottom w:val="single" w:sz="4" w:space="0" w:color="auto"/>
              <w:right w:val="single" w:sz="4" w:space="0" w:color="auto"/>
            </w:tcBorders>
            <w:shd w:val="clear" w:color="auto" w:fill="F4B8AE"/>
          </w:tcPr>
          <w:p w14:paraId="437638D1" w14:textId="77777777" w:rsidR="00146867" w:rsidRPr="00BF204C" w:rsidRDefault="00146867" w:rsidP="00617C6E">
            <w:pPr>
              <w:rPr>
                <w:rFonts w:asciiTheme="minorHAnsi" w:hAnsiTheme="minorHAnsi" w:cstheme="minorHAnsi"/>
                <w:bCs/>
                <w:color w:val="000000"/>
                <w:sz w:val="16"/>
                <w:szCs w:val="16"/>
              </w:rPr>
            </w:pPr>
            <w:r w:rsidRPr="00BF204C">
              <w:rPr>
                <w:rFonts w:asciiTheme="minorHAnsi" w:hAnsiTheme="minorHAnsi" w:cstheme="minorHAnsi"/>
                <w:bCs/>
                <w:color w:val="000000"/>
                <w:sz w:val="16"/>
                <w:szCs w:val="16"/>
              </w:rPr>
              <w:t>Metric Name</w:t>
            </w:r>
          </w:p>
        </w:tc>
        <w:tc>
          <w:tcPr>
            <w:tcW w:w="2529" w:type="dxa"/>
            <w:tcBorders>
              <w:top w:val="single" w:sz="4" w:space="0" w:color="auto"/>
              <w:left w:val="single" w:sz="4" w:space="0" w:color="auto"/>
              <w:bottom w:val="single" w:sz="4" w:space="0" w:color="auto"/>
              <w:right w:val="single" w:sz="4" w:space="0" w:color="auto"/>
            </w:tcBorders>
            <w:shd w:val="clear" w:color="auto" w:fill="F4B8AE"/>
          </w:tcPr>
          <w:p w14:paraId="296E777A" w14:textId="77777777" w:rsidR="00146867" w:rsidRPr="00BF204C" w:rsidRDefault="00146867" w:rsidP="00617C6E">
            <w:pPr>
              <w:rPr>
                <w:rFonts w:asciiTheme="minorHAnsi" w:hAnsiTheme="minorHAnsi" w:cstheme="minorHAnsi"/>
                <w:bCs/>
                <w:color w:val="000000"/>
                <w:sz w:val="16"/>
                <w:szCs w:val="16"/>
              </w:rPr>
            </w:pPr>
            <w:r w:rsidRPr="00BF204C">
              <w:rPr>
                <w:rFonts w:asciiTheme="minorHAnsi" w:hAnsiTheme="minorHAnsi" w:cstheme="minorHAnsi"/>
                <w:bCs/>
                <w:color w:val="000000"/>
                <w:sz w:val="16"/>
                <w:szCs w:val="16"/>
              </w:rPr>
              <w:t>Derived from Table Name</w:t>
            </w:r>
          </w:p>
        </w:tc>
        <w:tc>
          <w:tcPr>
            <w:tcW w:w="1800" w:type="dxa"/>
            <w:tcBorders>
              <w:top w:val="single" w:sz="4" w:space="0" w:color="auto"/>
              <w:left w:val="single" w:sz="4" w:space="0" w:color="auto"/>
              <w:bottom w:val="single" w:sz="4" w:space="0" w:color="auto"/>
              <w:right w:val="single" w:sz="4" w:space="0" w:color="auto"/>
            </w:tcBorders>
            <w:shd w:val="clear" w:color="auto" w:fill="F4B8AE"/>
          </w:tcPr>
          <w:p w14:paraId="0DEA5D16" w14:textId="77777777" w:rsidR="00146867" w:rsidRPr="00BF204C" w:rsidRDefault="00146867" w:rsidP="00617C6E">
            <w:pPr>
              <w:rPr>
                <w:rFonts w:asciiTheme="minorHAnsi" w:hAnsiTheme="minorHAnsi" w:cstheme="minorHAnsi"/>
                <w:bCs/>
                <w:color w:val="000000"/>
                <w:sz w:val="16"/>
                <w:szCs w:val="16"/>
              </w:rPr>
            </w:pPr>
            <w:r w:rsidRPr="00BF204C">
              <w:rPr>
                <w:rFonts w:asciiTheme="minorHAnsi" w:hAnsiTheme="minorHAnsi" w:cstheme="minorHAnsi"/>
                <w:bCs/>
                <w:color w:val="000000"/>
                <w:sz w:val="16"/>
                <w:szCs w:val="16"/>
              </w:rPr>
              <w:t>Column</w:t>
            </w:r>
          </w:p>
        </w:tc>
        <w:tc>
          <w:tcPr>
            <w:tcW w:w="3060" w:type="dxa"/>
            <w:tcBorders>
              <w:top w:val="single" w:sz="4" w:space="0" w:color="auto"/>
              <w:left w:val="single" w:sz="4" w:space="0" w:color="auto"/>
              <w:bottom w:val="single" w:sz="4" w:space="0" w:color="auto"/>
              <w:right w:val="single" w:sz="4" w:space="0" w:color="auto"/>
            </w:tcBorders>
            <w:shd w:val="clear" w:color="auto" w:fill="F4B8AE"/>
          </w:tcPr>
          <w:p w14:paraId="7301DFB1" w14:textId="77777777" w:rsidR="00146867" w:rsidRPr="00BF204C" w:rsidRDefault="00146867" w:rsidP="00617C6E">
            <w:pPr>
              <w:rPr>
                <w:rFonts w:asciiTheme="minorHAnsi" w:hAnsiTheme="minorHAnsi" w:cstheme="minorHAnsi"/>
                <w:bCs/>
                <w:color w:val="000000"/>
                <w:sz w:val="16"/>
                <w:szCs w:val="16"/>
              </w:rPr>
            </w:pPr>
            <w:r w:rsidRPr="00BF204C">
              <w:rPr>
                <w:rFonts w:asciiTheme="minorHAnsi" w:hAnsiTheme="minorHAnsi" w:cstheme="minorHAnsi"/>
                <w:bCs/>
                <w:color w:val="000000"/>
                <w:sz w:val="16"/>
                <w:szCs w:val="16"/>
              </w:rPr>
              <w:t>Technical Implementation</w:t>
            </w:r>
          </w:p>
        </w:tc>
        <w:tc>
          <w:tcPr>
            <w:tcW w:w="810" w:type="dxa"/>
            <w:tcBorders>
              <w:top w:val="single" w:sz="4" w:space="0" w:color="auto"/>
              <w:left w:val="single" w:sz="4" w:space="0" w:color="auto"/>
              <w:bottom w:val="single" w:sz="4" w:space="0" w:color="auto"/>
              <w:right w:val="single" w:sz="4" w:space="0" w:color="auto"/>
            </w:tcBorders>
            <w:shd w:val="clear" w:color="auto" w:fill="F4B8AE"/>
          </w:tcPr>
          <w:p w14:paraId="29EF8D2D" w14:textId="77777777" w:rsidR="00146867" w:rsidRPr="00BF204C" w:rsidRDefault="004246A6" w:rsidP="005A0969">
            <w:pPr>
              <w:rPr>
                <w:rFonts w:asciiTheme="minorHAnsi" w:hAnsiTheme="minorHAnsi" w:cstheme="minorHAnsi"/>
                <w:bCs/>
                <w:color w:val="000000"/>
                <w:sz w:val="16"/>
                <w:szCs w:val="16"/>
              </w:rPr>
            </w:pPr>
            <w:r w:rsidRPr="00BF204C">
              <w:rPr>
                <w:rFonts w:asciiTheme="minorHAnsi" w:hAnsiTheme="minorHAnsi" w:cstheme="minorHAnsi"/>
                <w:bCs/>
                <w:color w:val="000000"/>
                <w:sz w:val="16"/>
                <w:szCs w:val="16"/>
              </w:rPr>
              <w:t xml:space="preserve">Currency </w:t>
            </w:r>
            <w:r w:rsidR="005A0969" w:rsidRPr="00BF204C">
              <w:rPr>
                <w:rFonts w:asciiTheme="minorHAnsi" w:hAnsiTheme="minorHAnsi" w:cstheme="minorHAnsi"/>
                <w:bCs/>
                <w:color w:val="000000"/>
                <w:sz w:val="16"/>
                <w:szCs w:val="16"/>
              </w:rPr>
              <w:t>Convn.</w:t>
            </w:r>
          </w:p>
        </w:tc>
      </w:tr>
      <w:tr w:rsidR="00651453" w:rsidRPr="00BF204C" w14:paraId="7D855D37" w14:textId="77777777" w:rsidTr="00BD7CC5">
        <w:tc>
          <w:tcPr>
            <w:tcW w:w="468" w:type="dxa"/>
            <w:tcBorders>
              <w:top w:val="single" w:sz="4" w:space="0" w:color="auto"/>
              <w:left w:val="single" w:sz="4" w:space="0" w:color="auto"/>
              <w:bottom w:val="single" w:sz="4" w:space="0" w:color="auto"/>
              <w:right w:val="single" w:sz="4" w:space="0" w:color="auto"/>
            </w:tcBorders>
          </w:tcPr>
          <w:p w14:paraId="532504CD" w14:textId="77777777" w:rsidR="00651453" w:rsidRPr="00BF204C" w:rsidRDefault="00651453" w:rsidP="00617C6E">
            <w:pPr>
              <w:spacing w:before="20"/>
              <w:rPr>
                <w:rFonts w:asciiTheme="minorHAnsi" w:hAnsiTheme="minorHAnsi" w:cstheme="minorHAnsi"/>
                <w:sz w:val="16"/>
              </w:rPr>
            </w:pPr>
          </w:p>
        </w:tc>
        <w:tc>
          <w:tcPr>
            <w:tcW w:w="3780" w:type="dxa"/>
            <w:gridSpan w:val="2"/>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4E360D0E" w14:textId="777E1595" w:rsidR="00651453" w:rsidRPr="00BF204C" w:rsidRDefault="002E78B0" w:rsidP="00617C6E">
            <w:pPr>
              <w:rPr>
                <w:rFonts w:asciiTheme="minorHAnsi" w:hAnsiTheme="minorHAnsi" w:cstheme="minorHAnsi"/>
                <w:color w:val="000000"/>
                <w:sz w:val="16"/>
              </w:rPr>
            </w:pPr>
            <w:r>
              <w:rPr>
                <w:rFonts w:asciiTheme="minorHAnsi" w:hAnsiTheme="minorHAnsi" w:cstheme="minorHAnsi"/>
                <w:color w:val="000000"/>
                <w:sz w:val="16"/>
              </w:rPr>
              <w:t>DMO_</w:t>
            </w:r>
            <w:r w:rsidR="00651453" w:rsidRPr="00BF204C">
              <w:rPr>
                <w:rFonts w:asciiTheme="minorHAnsi" w:hAnsiTheme="minorHAnsi" w:cstheme="minorHAnsi"/>
                <w:color w:val="000000"/>
                <w:sz w:val="16"/>
              </w:rPr>
              <w:t>SELL_IN_METRICS_BASE_F</w:t>
            </w:r>
          </w:p>
        </w:tc>
        <w:tc>
          <w:tcPr>
            <w:tcW w:w="1800" w:type="dxa"/>
            <w:tcBorders>
              <w:top w:val="single" w:sz="4" w:space="0" w:color="auto"/>
              <w:left w:val="single" w:sz="4" w:space="0" w:color="auto"/>
              <w:bottom w:val="single" w:sz="4" w:space="0" w:color="auto"/>
              <w:right w:val="single" w:sz="4" w:space="0" w:color="auto"/>
            </w:tcBorders>
          </w:tcPr>
          <w:p w14:paraId="0A9FB119" w14:textId="77777777" w:rsidR="00651453" w:rsidRPr="00BF204C" w:rsidRDefault="00651453" w:rsidP="00617C6E">
            <w:pPr>
              <w:rPr>
                <w:rFonts w:asciiTheme="minorHAnsi" w:hAnsiTheme="minorHAnsi" w:cstheme="minorHAnsi"/>
                <w:color w:val="000000"/>
                <w:sz w:val="16"/>
              </w:rPr>
            </w:pPr>
          </w:p>
        </w:tc>
        <w:tc>
          <w:tcPr>
            <w:tcW w:w="3060" w:type="dxa"/>
            <w:tcBorders>
              <w:top w:val="single" w:sz="4" w:space="0" w:color="auto"/>
              <w:left w:val="single" w:sz="4" w:space="0" w:color="auto"/>
              <w:bottom w:val="single" w:sz="4" w:space="0" w:color="auto"/>
              <w:right w:val="single" w:sz="4" w:space="0" w:color="auto"/>
            </w:tcBorders>
          </w:tcPr>
          <w:p w14:paraId="2B59CBD9" w14:textId="77777777" w:rsidR="00651453" w:rsidRPr="00BF204C" w:rsidRDefault="00651453" w:rsidP="00617C6E">
            <w:pPr>
              <w:rPr>
                <w:rFonts w:asciiTheme="minorHAnsi" w:hAnsiTheme="minorHAnsi" w:cstheme="minorHAnsi"/>
                <w:color w:val="000000"/>
                <w:sz w:val="16"/>
              </w:rPr>
            </w:pPr>
          </w:p>
        </w:tc>
        <w:tc>
          <w:tcPr>
            <w:tcW w:w="810" w:type="dxa"/>
            <w:tcBorders>
              <w:top w:val="single" w:sz="4" w:space="0" w:color="auto"/>
              <w:left w:val="single" w:sz="4" w:space="0" w:color="auto"/>
              <w:bottom w:val="single" w:sz="4" w:space="0" w:color="auto"/>
              <w:right w:val="single" w:sz="4" w:space="0" w:color="auto"/>
            </w:tcBorders>
          </w:tcPr>
          <w:p w14:paraId="2EEE0D6A" w14:textId="77777777" w:rsidR="00651453" w:rsidRPr="00BF204C" w:rsidRDefault="00651453" w:rsidP="00617C6E">
            <w:pPr>
              <w:ind w:right="-198"/>
              <w:rPr>
                <w:rFonts w:asciiTheme="minorHAnsi" w:hAnsiTheme="minorHAnsi" w:cstheme="minorHAnsi"/>
                <w:color w:val="000000"/>
                <w:sz w:val="16"/>
              </w:rPr>
            </w:pPr>
          </w:p>
        </w:tc>
      </w:tr>
      <w:tr w:rsidR="00E87FAE" w:rsidRPr="00BF204C" w14:paraId="12375F3A" w14:textId="77777777" w:rsidTr="00BD7CC5">
        <w:tc>
          <w:tcPr>
            <w:tcW w:w="468" w:type="dxa"/>
            <w:tcBorders>
              <w:top w:val="single" w:sz="4" w:space="0" w:color="auto"/>
              <w:left w:val="single" w:sz="4" w:space="0" w:color="auto"/>
              <w:bottom w:val="single" w:sz="4" w:space="0" w:color="auto"/>
              <w:right w:val="single" w:sz="4" w:space="0" w:color="auto"/>
            </w:tcBorders>
          </w:tcPr>
          <w:p w14:paraId="005612A7" w14:textId="77777777" w:rsidR="00E87FAE" w:rsidRPr="00BF204C" w:rsidRDefault="00E87FAE" w:rsidP="00617C6E">
            <w:pPr>
              <w:spacing w:before="20"/>
              <w:rPr>
                <w:rFonts w:asciiTheme="minorHAnsi" w:hAnsiTheme="minorHAnsi" w:cstheme="minorHAnsi"/>
                <w:sz w:val="16"/>
              </w:rPr>
            </w:pPr>
            <w:r w:rsidRPr="00BF204C">
              <w:rPr>
                <w:rFonts w:asciiTheme="minorHAnsi" w:hAnsiTheme="minorHAnsi" w:cstheme="minorHAnsi"/>
                <w:sz w:val="16"/>
              </w:rPr>
              <w:t>1</w:t>
            </w:r>
          </w:p>
        </w:tc>
        <w:tc>
          <w:tcPr>
            <w:tcW w:w="1251" w:type="dxa"/>
            <w:tcBorders>
              <w:top w:val="single" w:sz="4" w:space="0" w:color="auto"/>
              <w:left w:val="single" w:sz="4" w:space="0" w:color="auto"/>
              <w:bottom w:val="single" w:sz="4" w:space="0" w:color="auto"/>
              <w:right w:val="single" w:sz="4" w:space="0" w:color="auto"/>
            </w:tcBorders>
          </w:tcPr>
          <w:p w14:paraId="011633F7"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OPEN ORDER COUNT</w:t>
            </w:r>
          </w:p>
        </w:tc>
        <w:tc>
          <w:tcPr>
            <w:tcW w:w="2529" w:type="dxa"/>
            <w:tcBorders>
              <w:top w:val="single" w:sz="4" w:space="0" w:color="auto"/>
              <w:left w:val="single" w:sz="4" w:space="0" w:color="auto"/>
              <w:bottom w:val="single" w:sz="4" w:space="0" w:color="auto"/>
              <w:right w:val="single" w:sz="4" w:space="0" w:color="auto"/>
            </w:tcBorders>
          </w:tcPr>
          <w:p w14:paraId="4BD42D0C" w14:textId="5B9540FC" w:rsidR="00E87FAE" w:rsidRPr="00BF204C" w:rsidRDefault="00E87FAE" w:rsidP="00617C6E">
            <w:pPr>
              <w:rPr>
                <w:rFonts w:asciiTheme="minorHAnsi" w:hAnsiTheme="minorHAnsi" w:cstheme="minorHAnsi"/>
                <w:color w:val="000000"/>
                <w:sz w:val="16"/>
              </w:rPr>
            </w:pPr>
            <w:r w:rsidRPr="00E87FAE">
              <w:rPr>
                <w:rFonts w:asciiTheme="minorHAnsi" w:hAnsiTheme="minorHAnsi" w:cstheme="minorHAnsi"/>
                <w:color w:val="000000"/>
                <w:sz w:val="16"/>
              </w:rPr>
              <w:t>DMO_SELL_IN_METRICS_BASE_INTRM</w:t>
            </w:r>
          </w:p>
        </w:tc>
        <w:tc>
          <w:tcPr>
            <w:tcW w:w="1800" w:type="dxa"/>
            <w:tcBorders>
              <w:top w:val="single" w:sz="4" w:space="0" w:color="auto"/>
              <w:left w:val="single" w:sz="4" w:space="0" w:color="auto"/>
              <w:bottom w:val="single" w:sz="4" w:space="0" w:color="auto"/>
              <w:right w:val="single" w:sz="4" w:space="0" w:color="auto"/>
            </w:tcBorders>
          </w:tcPr>
          <w:p w14:paraId="25D114EB"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ORDER_NUMBER,</w:t>
            </w:r>
          </w:p>
          <w:p w14:paraId="611C3537"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ORDER_LINE,</w:t>
            </w:r>
          </w:p>
          <w:p w14:paraId="12326184"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ORDER_LINE_STATUS</w:t>
            </w:r>
          </w:p>
        </w:tc>
        <w:tc>
          <w:tcPr>
            <w:tcW w:w="3060" w:type="dxa"/>
            <w:tcBorders>
              <w:top w:val="single" w:sz="4" w:space="0" w:color="auto"/>
              <w:left w:val="single" w:sz="4" w:space="0" w:color="auto"/>
              <w:bottom w:val="single" w:sz="4" w:space="0" w:color="auto"/>
              <w:right w:val="single" w:sz="4" w:space="0" w:color="auto"/>
            </w:tcBorders>
          </w:tcPr>
          <w:p w14:paraId="31D3B2F6" w14:textId="77777777" w:rsidR="00E87FAE" w:rsidRPr="00BF204C" w:rsidRDefault="00E87FAE" w:rsidP="00617C6E">
            <w:pPr>
              <w:rPr>
                <w:rFonts w:asciiTheme="minorHAnsi" w:hAnsiTheme="minorHAnsi" w:cstheme="minorHAnsi"/>
                <w:sz w:val="16"/>
              </w:rPr>
            </w:pPr>
            <w:r w:rsidRPr="00BF204C">
              <w:rPr>
                <w:rFonts w:asciiTheme="minorHAnsi" w:hAnsiTheme="minorHAnsi" w:cstheme="minorHAnsi"/>
                <w:color w:val="000000"/>
                <w:sz w:val="16"/>
              </w:rPr>
              <w:t xml:space="preserve">Count of ORDER_LINE where ORDER_LINE_STATUS is not ‘closed’ or ‘cancelled’ per  ‘ORDER_NUMBER’ </w:t>
            </w:r>
          </w:p>
        </w:tc>
        <w:tc>
          <w:tcPr>
            <w:tcW w:w="810" w:type="dxa"/>
            <w:tcBorders>
              <w:top w:val="single" w:sz="4" w:space="0" w:color="auto"/>
              <w:left w:val="single" w:sz="4" w:space="0" w:color="auto"/>
              <w:bottom w:val="single" w:sz="4" w:space="0" w:color="auto"/>
              <w:right w:val="single" w:sz="4" w:space="0" w:color="auto"/>
            </w:tcBorders>
          </w:tcPr>
          <w:p w14:paraId="21854F13" w14:textId="77777777" w:rsidR="00E87FAE" w:rsidRPr="00BF204C" w:rsidRDefault="00E87FAE" w:rsidP="00617C6E">
            <w:pPr>
              <w:rPr>
                <w:rFonts w:asciiTheme="minorHAnsi" w:hAnsiTheme="minorHAnsi" w:cstheme="minorHAnsi"/>
                <w:color w:val="000000"/>
                <w:sz w:val="16"/>
              </w:rPr>
            </w:pPr>
          </w:p>
        </w:tc>
      </w:tr>
      <w:tr w:rsidR="00E87FAE" w:rsidRPr="00BF204C" w14:paraId="3D01259A" w14:textId="77777777" w:rsidTr="00BD7CC5">
        <w:tc>
          <w:tcPr>
            <w:tcW w:w="468" w:type="dxa"/>
            <w:tcBorders>
              <w:top w:val="single" w:sz="4" w:space="0" w:color="auto"/>
              <w:left w:val="single" w:sz="4" w:space="0" w:color="auto"/>
              <w:bottom w:val="single" w:sz="4" w:space="0" w:color="auto"/>
              <w:right w:val="single" w:sz="4" w:space="0" w:color="auto"/>
            </w:tcBorders>
          </w:tcPr>
          <w:p w14:paraId="714CE6F2" w14:textId="77777777" w:rsidR="00E87FAE" w:rsidRPr="00BF204C" w:rsidRDefault="00E87FAE" w:rsidP="00617C6E">
            <w:pPr>
              <w:spacing w:before="20"/>
              <w:rPr>
                <w:rFonts w:asciiTheme="minorHAnsi" w:hAnsiTheme="minorHAnsi" w:cstheme="minorHAnsi"/>
                <w:sz w:val="16"/>
              </w:rPr>
            </w:pPr>
            <w:r w:rsidRPr="00BF204C">
              <w:rPr>
                <w:rFonts w:asciiTheme="minorHAnsi" w:hAnsiTheme="minorHAnsi" w:cstheme="minorHAnsi"/>
                <w:sz w:val="16"/>
              </w:rPr>
              <w:t>2</w:t>
            </w:r>
          </w:p>
        </w:tc>
        <w:tc>
          <w:tcPr>
            <w:tcW w:w="1251" w:type="dxa"/>
            <w:tcBorders>
              <w:top w:val="single" w:sz="4" w:space="0" w:color="auto"/>
              <w:left w:val="single" w:sz="4" w:space="0" w:color="auto"/>
              <w:bottom w:val="single" w:sz="4" w:space="0" w:color="auto"/>
              <w:right w:val="single" w:sz="4" w:space="0" w:color="auto"/>
            </w:tcBorders>
          </w:tcPr>
          <w:p w14:paraId="2E44B891"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REVENUE</w:t>
            </w:r>
          </w:p>
        </w:tc>
        <w:tc>
          <w:tcPr>
            <w:tcW w:w="2529" w:type="dxa"/>
            <w:tcBorders>
              <w:top w:val="single" w:sz="4" w:space="0" w:color="auto"/>
              <w:left w:val="single" w:sz="4" w:space="0" w:color="auto"/>
              <w:bottom w:val="single" w:sz="4" w:space="0" w:color="auto"/>
              <w:right w:val="single" w:sz="4" w:space="0" w:color="auto"/>
            </w:tcBorders>
          </w:tcPr>
          <w:p w14:paraId="1D6966D3" w14:textId="048C8DDC" w:rsidR="00E87FAE" w:rsidRPr="00BF204C" w:rsidRDefault="00E87FAE" w:rsidP="00E87FAE">
            <w:pPr>
              <w:rPr>
                <w:rFonts w:asciiTheme="minorHAnsi" w:hAnsiTheme="minorHAnsi" w:cstheme="minorHAnsi"/>
                <w:color w:val="000000"/>
                <w:sz w:val="16"/>
              </w:rPr>
            </w:pPr>
            <w:r w:rsidRPr="00E87FAE">
              <w:rPr>
                <w:rFonts w:asciiTheme="minorHAnsi" w:hAnsiTheme="minorHAnsi" w:cstheme="minorHAnsi"/>
                <w:color w:val="000000"/>
                <w:sz w:val="16"/>
              </w:rPr>
              <w:t>DMO_SELL_IN_METRICS_BASE_INTRM</w:t>
            </w:r>
          </w:p>
        </w:tc>
        <w:tc>
          <w:tcPr>
            <w:tcW w:w="1800" w:type="dxa"/>
            <w:tcBorders>
              <w:top w:val="single" w:sz="4" w:space="0" w:color="auto"/>
              <w:left w:val="single" w:sz="4" w:space="0" w:color="auto"/>
              <w:bottom w:val="single" w:sz="4" w:space="0" w:color="auto"/>
              <w:right w:val="single" w:sz="4" w:space="0" w:color="auto"/>
            </w:tcBorders>
          </w:tcPr>
          <w:p w14:paraId="6F9A5F73"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ORDER_STATUS,</w:t>
            </w:r>
          </w:p>
          <w:p w14:paraId="104CC4D4"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QUANTITY,</w:t>
            </w:r>
          </w:p>
          <w:p w14:paraId="6C27AAD7"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SALE_PRICE</w:t>
            </w:r>
          </w:p>
        </w:tc>
        <w:tc>
          <w:tcPr>
            <w:tcW w:w="3060" w:type="dxa"/>
            <w:tcBorders>
              <w:top w:val="single" w:sz="4" w:space="0" w:color="auto"/>
              <w:left w:val="single" w:sz="4" w:space="0" w:color="auto"/>
              <w:bottom w:val="single" w:sz="4" w:space="0" w:color="auto"/>
              <w:right w:val="single" w:sz="4" w:space="0" w:color="auto"/>
            </w:tcBorders>
          </w:tcPr>
          <w:p w14:paraId="48D1F24A" w14:textId="77777777" w:rsidR="00E87FAE" w:rsidRPr="00BF204C" w:rsidRDefault="00E87FAE" w:rsidP="00617C6E">
            <w:pPr>
              <w:rPr>
                <w:rFonts w:asciiTheme="minorHAnsi" w:hAnsiTheme="minorHAnsi" w:cstheme="minorHAnsi"/>
                <w:sz w:val="16"/>
              </w:rPr>
            </w:pPr>
            <w:r w:rsidRPr="00BF204C">
              <w:rPr>
                <w:rFonts w:asciiTheme="minorHAnsi" w:hAnsiTheme="minorHAnsi" w:cstheme="minorHAnsi"/>
                <w:color w:val="000000"/>
                <w:sz w:val="16"/>
              </w:rPr>
              <w:t xml:space="preserve">QUANTITY * SALE_PRICE  </w:t>
            </w:r>
            <w:r w:rsidRPr="008627BA">
              <w:rPr>
                <w:rFonts w:asciiTheme="minorHAnsi" w:hAnsiTheme="minorHAnsi" w:cstheme="minorHAnsi"/>
                <w:strike/>
                <w:color w:val="000000"/>
                <w:sz w:val="16"/>
              </w:rPr>
              <w:t>where ORDER_LINE_STATUS=CLOSED</w:t>
            </w:r>
            <w:r w:rsidRPr="00BF204C">
              <w:rPr>
                <w:rFonts w:asciiTheme="minorHAnsi" w:hAnsiTheme="minorHAnsi" w:cstheme="minorHAnsi"/>
                <w:color w:val="000000"/>
                <w:sz w:val="16"/>
              </w:rPr>
              <w:t xml:space="preserve"> </w:t>
            </w:r>
            <w:r w:rsidRPr="008627BA">
              <w:rPr>
                <w:rFonts w:asciiTheme="minorHAnsi" w:hAnsiTheme="minorHAnsi" w:cstheme="minorHAnsi"/>
                <w:strike/>
                <w:color w:val="000000"/>
                <w:sz w:val="16"/>
              </w:rPr>
              <w:t>at ORDER_LINE item level</w:t>
            </w:r>
          </w:p>
        </w:tc>
        <w:tc>
          <w:tcPr>
            <w:tcW w:w="810" w:type="dxa"/>
            <w:tcBorders>
              <w:top w:val="single" w:sz="4" w:space="0" w:color="auto"/>
              <w:left w:val="single" w:sz="4" w:space="0" w:color="auto"/>
              <w:bottom w:val="single" w:sz="4" w:space="0" w:color="auto"/>
              <w:right w:val="single" w:sz="4" w:space="0" w:color="auto"/>
            </w:tcBorders>
          </w:tcPr>
          <w:p w14:paraId="3948E836"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Y</w:t>
            </w:r>
          </w:p>
        </w:tc>
      </w:tr>
      <w:tr w:rsidR="00E87FAE" w:rsidRPr="00BF204C" w14:paraId="33618107" w14:textId="77777777" w:rsidTr="00BD7CC5">
        <w:tc>
          <w:tcPr>
            <w:tcW w:w="468" w:type="dxa"/>
            <w:tcBorders>
              <w:top w:val="single" w:sz="4" w:space="0" w:color="auto"/>
              <w:left w:val="single" w:sz="4" w:space="0" w:color="auto"/>
              <w:bottom w:val="single" w:sz="4" w:space="0" w:color="auto"/>
              <w:right w:val="single" w:sz="4" w:space="0" w:color="auto"/>
            </w:tcBorders>
          </w:tcPr>
          <w:p w14:paraId="700C5172" w14:textId="77777777" w:rsidR="00E87FAE" w:rsidRPr="00BF204C" w:rsidRDefault="00E87FAE" w:rsidP="00617C6E">
            <w:pPr>
              <w:spacing w:before="20"/>
              <w:rPr>
                <w:rFonts w:asciiTheme="minorHAnsi" w:hAnsiTheme="minorHAnsi" w:cstheme="minorHAnsi"/>
                <w:sz w:val="16"/>
              </w:rPr>
            </w:pPr>
            <w:r w:rsidRPr="00BF204C">
              <w:rPr>
                <w:rFonts w:asciiTheme="minorHAnsi" w:hAnsiTheme="minorHAnsi" w:cstheme="minorHAnsi"/>
                <w:sz w:val="16"/>
              </w:rPr>
              <w:t>3</w:t>
            </w:r>
          </w:p>
        </w:tc>
        <w:tc>
          <w:tcPr>
            <w:tcW w:w="1251" w:type="dxa"/>
            <w:tcBorders>
              <w:top w:val="single" w:sz="4" w:space="0" w:color="auto"/>
              <w:left w:val="single" w:sz="4" w:space="0" w:color="auto"/>
              <w:bottom w:val="single" w:sz="4" w:space="0" w:color="auto"/>
              <w:right w:val="single" w:sz="4" w:space="0" w:color="auto"/>
            </w:tcBorders>
          </w:tcPr>
          <w:p w14:paraId="239D6DB7"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RMA</w:t>
            </w:r>
          </w:p>
        </w:tc>
        <w:tc>
          <w:tcPr>
            <w:tcW w:w="2529" w:type="dxa"/>
            <w:tcBorders>
              <w:top w:val="single" w:sz="4" w:space="0" w:color="auto"/>
              <w:left w:val="single" w:sz="4" w:space="0" w:color="auto"/>
              <w:bottom w:val="single" w:sz="4" w:space="0" w:color="auto"/>
              <w:right w:val="single" w:sz="4" w:space="0" w:color="auto"/>
            </w:tcBorders>
          </w:tcPr>
          <w:p w14:paraId="6986BD26" w14:textId="4E492F0B" w:rsidR="00E87FAE" w:rsidRPr="00BF204C" w:rsidRDefault="00E87FAE" w:rsidP="00617C6E">
            <w:pPr>
              <w:rPr>
                <w:rFonts w:asciiTheme="minorHAnsi" w:hAnsiTheme="minorHAnsi" w:cstheme="minorHAnsi"/>
                <w:color w:val="000000"/>
                <w:sz w:val="16"/>
              </w:rPr>
            </w:pPr>
            <w:r w:rsidRPr="00E87FAE">
              <w:rPr>
                <w:rFonts w:asciiTheme="minorHAnsi" w:hAnsiTheme="minorHAnsi" w:cstheme="minorHAnsi"/>
                <w:color w:val="000000"/>
                <w:sz w:val="16"/>
              </w:rPr>
              <w:t>DMO_SELL_IN_METRICS_BASE_INTRM</w:t>
            </w:r>
          </w:p>
        </w:tc>
        <w:tc>
          <w:tcPr>
            <w:tcW w:w="1800" w:type="dxa"/>
            <w:tcBorders>
              <w:top w:val="single" w:sz="4" w:space="0" w:color="auto"/>
              <w:left w:val="single" w:sz="4" w:space="0" w:color="auto"/>
              <w:bottom w:val="single" w:sz="4" w:space="0" w:color="auto"/>
              <w:right w:val="single" w:sz="4" w:space="0" w:color="auto"/>
            </w:tcBorders>
          </w:tcPr>
          <w:p w14:paraId="7113596E"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QUANTITY,</w:t>
            </w:r>
          </w:p>
          <w:p w14:paraId="0E5AD01E"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SALE_PRICE</w:t>
            </w:r>
          </w:p>
        </w:tc>
        <w:tc>
          <w:tcPr>
            <w:tcW w:w="3060" w:type="dxa"/>
            <w:tcBorders>
              <w:top w:val="single" w:sz="4" w:space="0" w:color="auto"/>
              <w:left w:val="single" w:sz="4" w:space="0" w:color="auto"/>
              <w:bottom w:val="single" w:sz="4" w:space="0" w:color="auto"/>
              <w:right w:val="single" w:sz="4" w:space="0" w:color="auto"/>
            </w:tcBorders>
          </w:tcPr>
          <w:p w14:paraId="4CEECBD1"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 xml:space="preserve">It is negative revenue at line item level, Where Return Flag=’Y’ </w:t>
            </w:r>
          </w:p>
          <w:p w14:paraId="000DDE42"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QUANTITY* SALE_PRICE</w:t>
            </w:r>
          </w:p>
        </w:tc>
        <w:tc>
          <w:tcPr>
            <w:tcW w:w="810" w:type="dxa"/>
            <w:tcBorders>
              <w:top w:val="single" w:sz="4" w:space="0" w:color="auto"/>
              <w:left w:val="single" w:sz="4" w:space="0" w:color="auto"/>
              <w:bottom w:val="single" w:sz="4" w:space="0" w:color="auto"/>
              <w:right w:val="single" w:sz="4" w:space="0" w:color="auto"/>
            </w:tcBorders>
          </w:tcPr>
          <w:p w14:paraId="2F142879"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Y</w:t>
            </w:r>
          </w:p>
        </w:tc>
      </w:tr>
      <w:tr w:rsidR="00651453" w:rsidRPr="00BF204C" w14:paraId="231E726D" w14:textId="77777777" w:rsidTr="00BD7CC5">
        <w:tc>
          <w:tcPr>
            <w:tcW w:w="468" w:type="dxa"/>
            <w:tcBorders>
              <w:top w:val="single" w:sz="4" w:space="0" w:color="auto"/>
              <w:left w:val="single" w:sz="4" w:space="0" w:color="auto"/>
              <w:bottom w:val="single" w:sz="4" w:space="0" w:color="auto"/>
              <w:right w:val="single" w:sz="4" w:space="0" w:color="auto"/>
            </w:tcBorders>
          </w:tcPr>
          <w:p w14:paraId="3E9FAD34" w14:textId="77777777" w:rsidR="00651453" w:rsidRPr="00BF204C" w:rsidRDefault="00651453" w:rsidP="00617C6E">
            <w:pPr>
              <w:spacing w:before="20"/>
              <w:rPr>
                <w:rFonts w:asciiTheme="minorHAnsi" w:hAnsiTheme="minorHAnsi" w:cstheme="minorHAnsi"/>
                <w:sz w:val="16"/>
              </w:rPr>
            </w:pPr>
          </w:p>
        </w:tc>
        <w:tc>
          <w:tcPr>
            <w:tcW w:w="3780" w:type="dxa"/>
            <w:gridSpan w:val="2"/>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0EC47E8F" w14:textId="689E862C" w:rsidR="00651453" w:rsidRPr="00BF204C" w:rsidRDefault="001A1914" w:rsidP="00617C6E">
            <w:pPr>
              <w:rPr>
                <w:rFonts w:asciiTheme="minorHAnsi" w:hAnsiTheme="minorHAnsi" w:cstheme="minorHAnsi"/>
                <w:color w:val="000000"/>
                <w:sz w:val="16"/>
              </w:rPr>
            </w:pPr>
            <w:r w:rsidRPr="001A1914">
              <w:rPr>
                <w:rFonts w:asciiTheme="minorHAnsi" w:hAnsiTheme="minorHAnsi" w:cstheme="minorHAnsi"/>
                <w:color w:val="000000"/>
                <w:sz w:val="16"/>
              </w:rPr>
              <w:t>DMO_SELL_IN_OUT_METRICS_DRVD_F</w:t>
            </w:r>
          </w:p>
        </w:tc>
        <w:tc>
          <w:tcPr>
            <w:tcW w:w="1800" w:type="dxa"/>
            <w:tcBorders>
              <w:top w:val="single" w:sz="4" w:space="0" w:color="auto"/>
              <w:left w:val="single" w:sz="4" w:space="0" w:color="auto"/>
              <w:bottom w:val="single" w:sz="4" w:space="0" w:color="auto"/>
              <w:right w:val="single" w:sz="4" w:space="0" w:color="auto"/>
            </w:tcBorders>
          </w:tcPr>
          <w:p w14:paraId="2337DF2F" w14:textId="77777777" w:rsidR="00651453" w:rsidRPr="00BF204C" w:rsidRDefault="00651453" w:rsidP="00617C6E">
            <w:pPr>
              <w:rPr>
                <w:rFonts w:asciiTheme="minorHAnsi" w:hAnsiTheme="minorHAnsi" w:cstheme="minorHAnsi"/>
                <w:color w:val="000000"/>
                <w:sz w:val="16"/>
              </w:rPr>
            </w:pPr>
          </w:p>
        </w:tc>
        <w:tc>
          <w:tcPr>
            <w:tcW w:w="3060" w:type="dxa"/>
            <w:tcBorders>
              <w:top w:val="single" w:sz="4" w:space="0" w:color="auto"/>
              <w:left w:val="single" w:sz="4" w:space="0" w:color="auto"/>
              <w:bottom w:val="single" w:sz="4" w:space="0" w:color="auto"/>
              <w:right w:val="single" w:sz="4" w:space="0" w:color="auto"/>
            </w:tcBorders>
          </w:tcPr>
          <w:p w14:paraId="3179E07F" w14:textId="77777777" w:rsidR="00651453" w:rsidRPr="00BF204C" w:rsidRDefault="00651453" w:rsidP="00617C6E">
            <w:pPr>
              <w:rPr>
                <w:rFonts w:asciiTheme="minorHAnsi" w:hAnsiTheme="minorHAnsi" w:cstheme="minorHAnsi"/>
                <w:color w:val="000000"/>
                <w:sz w:val="16"/>
              </w:rPr>
            </w:pPr>
          </w:p>
        </w:tc>
        <w:tc>
          <w:tcPr>
            <w:tcW w:w="810" w:type="dxa"/>
            <w:tcBorders>
              <w:top w:val="single" w:sz="4" w:space="0" w:color="auto"/>
              <w:left w:val="single" w:sz="4" w:space="0" w:color="auto"/>
              <w:bottom w:val="single" w:sz="4" w:space="0" w:color="auto"/>
              <w:right w:val="single" w:sz="4" w:space="0" w:color="auto"/>
            </w:tcBorders>
          </w:tcPr>
          <w:p w14:paraId="2BA63A7C" w14:textId="77777777" w:rsidR="00651453" w:rsidRPr="00BF204C" w:rsidRDefault="00651453" w:rsidP="00617C6E">
            <w:pPr>
              <w:rPr>
                <w:rFonts w:asciiTheme="minorHAnsi" w:hAnsiTheme="minorHAnsi" w:cstheme="minorHAnsi"/>
                <w:color w:val="000000"/>
                <w:sz w:val="16"/>
              </w:rPr>
            </w:pPr>
          </w:p>
        </w:tc>
      </w:tr>
      <w:tr w:rsidR="00E87FAE" w:rsidRPr="00BF204C" w14:paraId="64D5F0A5" w14:textId="77777777" w:rsidTr="00BD7CC5">
        <w:tc>
          <w:tcPr>
            <w:tcW w:w="468" w:type="dxa"/>
            <w:tcBorders>
              <w:top w:val="single" w:sz="4" w:space="0" w:color="auto"/>
              <w:left w:val="single" w:sz="4" w:space="0" w:color="auto"/>
              <w:bottom w:val="single" w:sz="4" w:space="0" w:color="auto"/>
              <w:right w:val="single" w:sz="4" w:space="0" w:color="auto"/>
            </w:tcBorders>
          </w:tcPr>
          <w:p w14:paraId="62188F18" w14:textId="77777777" w:rsidR="00E87FAE" w:rsidRPr="00BF204C" w:rsidRDefault="00E87FAE" w:rsidP="00617C6E">
            <w:pPr>
              <w:spacing w:before="20"/>
              <w:rPr>
                <w:rFonts w:asciiTheme="minorHAnsi" w:hAnsiTheme="minorHAnsi" w:cstheme="minorHAnsi"/>
                <w:sz w:val="16"/>
              </w:rPr>
            </w:pPr>
            <w:r w:rsidRPr="00BF204C">
              <w:rPr>
                <w:rFonts w:asciiTheme="minorHAnsi" w:hAnsiTheme="minorHAnsi" w:cstheme="minorHAnsi"/>
                <w:sz w:val="16"/>
              </w:rPr>
              <w:t>4</w:t>
            </w:r>
          </w:p>
        </w:tc>
        <w:tc>
          <w:tcPr>
            <w:tcW w:w="1251" w:type="dxa"/>
            <w:tcBorders>
              <w:top w:val="single" w:sz="4" w:space="0" w:color="auto"/>
              <w:left w:val="single" w:sz="4" w:space="0" w:color="auto"/>
              <w:bottom w:val="single" w:sz="4" w:space="0" w:color="auto"/>
              <w:right w:val="single" w:sz="4" w:space="0" w:color="auto"/>
            </w:tcBorders>
          </w:tcPr>
          <w:p w14:paraId="63368134"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SELL IN QUANTITY</w:t>
            </w:r>
          </w:p>
        </w:tc>
        <w:tc>
          <w:tcPr>
            <w:tcW w:w="2529" w:type="dxa"/>
            <w:tcBorders>
              <w:top w:val="single" w:sz="4" w:space="0" w:color="auto"/>
              <w:left w:val="single" w:sz="4" w:space="0" w:color="auto"/>
              <w:bottom w:val="single" w:sz="4" w:space="0" w:color="auto"/>
              <w:right w:val="single" w:sz="4" w:space="0" w:color="auto"/>
            </w:tcBorders>
          </w:tcPr>
          <w:p w14:paraId="3D07A0E6" w14:textId="248E2346" w:rsidR="00E87FAE" w:rsidRPr="00E87FAE" w:rsidRDefault="00E87FAE" w:rsidP="00617C6E">
            <w:pPr>
              <w:rPr>
                <w:rFonts w:asciiTheme="minorHAnsi" w:hAnsiTheme="minorHAnsi" w:cstheme="minorHAnsi"/>
                <w:color w:val="000000"/>
                <w:sz w:val="16"/>
              </w:rPr>
            </w:pPr>
            <w:r w:rsidRPr="00E87FAE">
              <w:rPr>
                <w:rFonts w:asciiTheme="minorHAnsi" w:hAnsiTheme="minorHAnsi" w:cstheme="minorHAnsi"/>
                <w:color w:val="000000"/>
                <w:sz w:val="16"/>
              </w:rPr>
              <w:t>DMO_SELL_IN_METRICS_BASE_F</w:t>
            </w:r>
          </w:p>
        </w:tc>
        <w:tc>
          <w:tcPr>
            <w:tcW w:w="1800" w:type="dxa"/>
            <w:tcBorders>
              <w:top w:val="single" w:sz="4" w:space="0" w:color="auto"/>
              <w:left w:val="single" w:sz="4" w:space="0" w:color="auto"/>
              <w:bottom w:val="single" w:sz="4" w:space="0" w:color="auto"/>
              <w:right w:val="single" w:sz="4" w:space="0" w:color="auto"/>
            </w:tcBorders>
          </w:tcPr>
          <w:p w14:paraId="68B47ECE" w14:textId="77777777" w:rsidR="00E87FAE" w:rsidRPr="00BF204C" w:rsidRDefault="00E87FAE" w:rsidP="00617C6E">
            <w:pPr>
              <w:rPr>
                <w:rFonts w:asciiTheme="minorHAnsi" w:hAnsiTheme="minorHAnsi" w:cstheme="minorHAnsi"/>
                <w:sz w:val="16"/>
              </w:rPr>
            </w:pPr>
            <w:r w:rsidRPr="00BF204C">
              <w:rPr>
                <w:rFonts w:asciiTheme="minorHAnsi" w:hAnsiTheme="minorHAnsi" w:cstheme="minorHAnsi"/>
                <w:sz w:val="16"/>
              </w:rPr>
              <w:t>QUANTITY,</w:t>
            </w:r>
          </w:p>
          <w:p w14:paraId="6F718A36" w14:textId="77777777" w:rsidR="00E87FAE" w:rsidRPr="00BF204C" w:rsidRDefault="00E87FAE" w:rsidP="00617C6E">
            <w:pPr>
              <w:rPr>
                <w:rFonts w:asciiTheme="minorHAnsi" w:hAnsiTheme="minorHAnsi" w:cstheme="minorHAnsi"/>
                <w:sz w:val="16"/>
              </w:rPr>
            </w:pPr>
            <w:r w:rsidRPr="00BF204C">
              <w:rPr>
                <w:rFonts w:asciiTheme="minorHAnsi" w:hAnsiTheme="minorHAnsi" w:cstheme="minorHAnsi"/>
                <w:sz w:val="16"/>
              </w:rPr>
              <w:t>PRODUCT_PART_ID,</w:t>
            </w:r>
          </w:p>
          <w:p w14:paraId="71D0309A" w14:textId="77777777" w:rsidR="00E87FAE" w:rsidRPr="00BF204C" w:rsidDel="00BD42C3" w:rsidRDefault="00E87FAE" w:rsidP="00617C6E">
            <w:pPr>
              <w:rPr>
                <w:del w:id="1775" w:author="Rakesh Singhi" w:date="2015-03-25T16:24:00Z"/>
                <w:rFonts w:asciiTheme="minorHAnsi" w:hAnsiTheme="minorHAnsi" w:cstheme="minorHAnsi"/>
                <w:sz w:val="16"/>
              </w:rPr>
            </w:pPr>
            <w:r w:rsidRPr="00BF204C">
              <w:rPr>
                <w:rFonts w:asciiTheme="minorHAnsi" w:hAnsiTheme="minorHAnsi" w:cstheme="minorHAnsi"/>
                <w:sz w:val="16"/>
              </w:rPr>
              <w:t>PARTNER_ID</w:t>
            </w:r>
            <w:del w:id="1776" w:author="Rakesh Singhi" w:date="2015-03-25T16:24:00Z">
              <w:r w:rsidRPr="00BF204C" w:rsidDel="00BD42C3">
                <w:rPr>
                  <w:rFonts w:asciiTheme="minorHAnsi" w:hAnsiTheme="minorHAnsi" w:cstheme="minorHAnsi"/>
                  <w:sz w:val="16"/>
                </w:rPr>
                <w:delText>,</w:delText>
              </w:r>
            </w:del>
          </w:p>
          <w:p w14:paraId="5AE56EDE" w14:textId="45B61581" w:rsidR="00E87FAE" w:rsidRPr="00BF204C" w:rsidRDefault="00E87FAE" w:rsidP="00617C6E">
            <w:pPr>
              <w:rPr>
                <w:rFonts w:asciiTheme="minorHAnsi" w:hAnsiTheme="minorHAnsi" w:cstheme="minorHAnsi"/>
                <w:sz w:val="16"/>
              </w:rPr>
            </w:pPr>
            <w:del w:id="1777" w:author="Rakesh Singhi" w:date="2015-03-25T16:24:00Z">
              <w:r w:rsidRPr="00BF204C" w:rsidDel="00BD42C3">
                <w:rPr>
                  <w:rFonts w:asciiTheme="minorHAnsi" w:hAnsiTheme="minorHAnsi" w:cstheme="minorHAnsi"/>
                  <w:sz w:val="16"/>
                </w:rPr>
                <w:delText>ORDER_TYPE</w:delText>
              </w:r>
            </w:del>
          </w:p>
        </w:tc>
        <w:tc>
          <w:tcPr>
            <w:tcW w:w="3060" w:type="dxa"/>
            <w:tcBorders>
              <w:top w:val="single" w:sz="4" w:space="0" w:color="auto"/>
              <w:left w:val="single" w:sz="4" w:space="0" w:color="auto"/>
              <w:bottom w:val="single" w:sz="4" w:space="0" w:color="auto"/>
              <w:right w:val="single" w:sz="4" w:space="0" w:color="auto"/>
            </w:tcBorders>
          </w:tcPr>
          <w:p w14:paraId="2EDB1C48" w14:textId="601E8468" w:rsidR="00E87FAE" w:rsidRPr="00BF204C" w:rsidRDefault="00E87FAE" w:rsidP="00BD42C3">
            <w:pPr>
              <w:rPr>
                <w:rFonts w:asciiTheme="minorHAnsi" w:hAnsiTheme="minorHAnsi" w:cstheme="minorHAnsi"/>
                <w:color w:val="000000"/>
                <w:sz w:val="16"/>
              </w:rPr>
            </w:pPr>
            <w:r w:rsidRPr="00BF204C">
              <w:rPr>
                <w:rFonts w:asciiTheme="minorHAnsi" w:hAnsiTheme="minorHAnsi" w:cstheme="minorHAnsi"/>
                <w:color w:val="000000"/>
                <w:sz w:val="16"/>
              </w:rPr>
              <w:t xml:space="preserve">Sum of QUANTITY group by PARTNER_ID, </w:t>
            </w:r>
            <w:del w:id="1778" w:author="Rakesh Singhi" w:date="2015-03-25T16:23:00Z">
              <w:r w:rsidRPr="00BF204C" w:rsidDel="00BD42C3">
                <w:rPr>
                  <w:rFonts w:asciiTheme="minorHAnsi" w:hAnsiTheme="minorHAnsi" w:cstheme="minorHAnsi"/>
                  <w:color w:val="000000"/>
                  <w:sz w:val="16"/>
                </w:rPr>
                <w:delText xml:space="preserve">ORDER_TYPE, </w:delText>
              </w:r>
            </w:del>
            <w:r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26D8C3A2" w14:textId="77777777" w:rsidR="00E87FAE" w:rsidRPr="00BF204C" w:rsidRDefault="00E87FAE" w:rsidP="00617C6E">
            <w:pPr>
              <w:rPr>
                <w:rFonts w:asciiTheme="minorHAnsi" w:hAnsiTheme="minorHAnsi" w:cstheme="minorHAnsi"/>
                <w:color w:val="000000"/>
                <w:sz w:val="16"/>
              </w:rPr>
            </w:pPr>
          </w:p>
        </w:tc>
      </w:tr>
      <w:tr w:rsidR="00445C33" w:rsidRPr="00BF204C" w14:paraId="4F4C8210" w14:textId="77777777" w:rsidTr="00BD7CC5">
        <w:tc>
          <w:tcPr>
            <w:tcW w:w="468" w:type="dxa"/>
            <w:tcBorders>
              <w:top w:val="single" w:sz="4" w:space="0" w:color="auto"/>
              <w:left w:val="single" w:sz="4" w:space="0" w:color="auto"/>
              <w:bottom w:val="single" w:sz="4" w:space="0" w:color="auto"/>
              <w:right w:val="single" w:sz="4" w:space="0" w:color="auto"/>
            </w:tcBorders>
          </w:tcPr>
          <w:p w14:paraId="7E7DDF20" w14:textId="77777777" w:rsidR="00445C33" w:rsidRPr="00762B93" w:rsidRDefault="00445C33" w:rsidP="00617C6E">
            <w:pPr>
              <w:spacing w:before="20"/>
              <w:rPr>
                <w:rFonts w:asciiTheme="minorHAnsi" w:hAnsiTheme="minorHAnsi" w:cstheme="minorHAnsi"/>
                <w:color w:val="000000"/>
                <w:sz w:val="16"/>
              </w:rPr>
            </w:pPr>
            <w:r w:rsidRPr="00762B93">
              <w:rPr>
                <w:rFonts w:asciiTheme="minorHAnsi" w:hAnsiTheme="minorHAnsi" w:cstheme="minorHAnsi"/>
                <w:color w:val="000000"/>
                <w:sz w:val="16"/>
              </w:rPr>
              <w:t>5</w:t>
            </w:r>
          </w:p>
        </w:tc>
        <w:tc>
          <w:tcPr>
            <w:tcW w:w="1251" w:type="dxa"/>
            <w:tcBorders>
              <w:top w:val="single" w:sz="4" w:space="0" w:color="auto"/>
              <w:left w:val="single" w:sz="4" w:space="0" w:color="auto"/>
              <w:bottom w:val="single" w:sz="4" w:space="0" w:color="auto"/>
              <w:right w:val="single" w:sz="4" w:space="0" w:color="auto"/>
            </w:tcBorders>
          </w:tcPr>
          <w:p w14:paraId="3DE5D220" w14:textId="77777777" w:rsidR="00445C33" w:rsidRPr="00762B93" w:rsidRDefault="00445C33" w:rsidP="00617C6E">
            <w:pPr>
              <w:rPr>
                <w:rFonts w:asciiTheme="minorHAnsi" w:hAnsiTheme="minorHAnsi" w:cstheme="minorHAnsi"/>
                <w:color w:val="000000"/>
                <w:sz w:val="16"/>
              </w:rPr>
            </w:pPr>
            <w:r w:rsidRPr="00762B93">
              <w:rPr>
                <w:rFonts w:asciiTheme="minorHAnsi" w:hAnsiTheme="minorHAnsi" w:cstheme="minorHAnsi"/>
                <w:color w:val="000000"/>
                <w:sz w:val="16"/>
              </w:rPr>
              <w:t>SELL IN SALE PRICE</w:t>
            </w:r>
          </w:p>
        </w:tc>
        <w:tc>
          <w:tcPr>
            <w:tcW w:w="2529" w:type="dxa"/>
            <w:tcBorders>
              <w:top w:val="single" w:sz="4" w:space="0" w:color="auto"/>
              <w:left w:val="single" w:sz="4" w:space="0" w:color="auto"/>
              <w:bottom w:val="single" w:sz="4" w:space="0" w:color="auto"/>
              <w:right w:val="single" w:sz="4" w:space="0" w:color="auto"/>
            </w:tcBorders>
          </w:tcPr>
          <w:p w14:paraId="34BAE713" w14:textId="7BEBED5F" w:rsidR="00445C33" w:rsidRPr="00E87FAE" w:rsidRDefault="00445C33" w:rsidP="00617C6E">
            <w:pPr>
              <w:rPr>
                <w:rFonts w:asciiTheme="minorHAnsi" w:hAnsiTheme="minorHAnsi" w:cstheme="minorHAnsi"/>
                <w:color w:val="000000"/>
                <w:sz w:val="16"/>
              </w:rPr>
            </w:pPr>
            <w:r w:rsidRPr="00E87FAE">
              <w:rPr>
                <w:rFonts w:asciiTheme="minorHAnsi" w:hAnsiTheme="minorHAnsi" w:cstheme="minorHAnsi"/>
                <w:color w:val="000000"/>
                <w:sz w:val="16"/>
              </w:rPr>
              <w:t>DMO_SELL_IN_METRICS_BASE_F</w:t>
            </w:r>
          </w:p>
        </w:tc>
        <w:tc>
          <w:tcPr>
            <w:tcW w:w="1800" w:type="dxa"/>
            <w:tcBorders>
              <w:top w:val="single" w:sz="4" w:space="0" w:color="auto"/>
              <w:left w:val="single" w:sz="4" w:space="0" w:color="auto"/>
              <w:bottom w:val="single" w:sz="4" w:space="0" w:color="auto"/>
              <w:right w:val="single" w:sz="4" w:space="0" w:color="auto"/>
            </w:tcBorders>
          </w:tcPr>
          <w:p w14:paraId="013F8864" w14:textId="77777777" w:rsidR="00445C33" w:rsidRPr="00762B93" w:rsidRDefault="00445C33" w:rsidP="00617C6E">
            <w:pPr>
              <w:rPr>
                <w:rFonts w:asciiTheme="minorHAnsi" w:hAnsiTheme="minorHAnsi" w:cstheme="minorHAnsi"/>
                <w:color w:val="000000"/>
                <w:sz w:val="16"/>
              </w:rPr>
            </w:pPr>
            <w:r w:rsidRPr="00762B93">
              <w:rPr>
                <w:rFonts w:asciiTheme="minorHAnsi" w:hAnsiTheme="minorHAnsi" w:cstheme="minorHAnsi"/>
                <w:color w:val="000000"/>
                <w:sz w:val="16"/>
              </w:rPr>
              <w:t>SALE_PRICE</w:t>
            </w:r>
          </w:p>
        </w:tc>
        <w:tc>
          <w:tcPr>
            <w:tcW w:w="3060" w:type="dxa"/>
            <w:tcBorders>
              <w:top w:val="single" w:sz="4" w:space="0" w:color="auto"/>
              <w:left w:val="single" w:sz="4" w:space="0" w:color="auto"/>
              <w:bottom w:val="single" w:sz="4" w:space="0" w:color="auto"/>
              <w:right w:val="single" w:sz="4" w:space="0" w:color="auto"/>
            </w:tcBorders>
          </w:tcPr>
          <w:p w14:paraId="7D60188D" w14:textId="24FE5784" w:rsidR="00445C33" w:rsidRPr="00445C33" w:rsidRDefault="00445C33" w:rsidP="00617C6E">
            <w:pPr>
              <w:rPr>
                <w:rFonts w:asciiTheme="minorHAnsi" w:hAnsiTheme="minorHAnsi" w:cstheme="minorHAnsi"/>
                <w:color w:val="000000"/>
                <w:sz w:val="16"/>
              </w:rPr>
            </w:pPr>
            <w:r w:rsidRPr="00445C33">
              <w:rPr>
                <w:rFonts w:asciiTheme="minorHAnsi" w:hAnsiTheme="minorHAnsi" w:cstheme="minorHAnsi"/>
                <w:color w:val="000000"/>
                <w:sz w:val="16"/>
              </w:rPr>
              <w:t>AVG(SALE_PRICE), GROUP BY PRODUCT_PART_ID, PARTNER_ID</w:t>
            </w:r>
          </w:p>
        </w:tc>
        <w:tc>
          <w:tcPr>
            <w:tcW w:w="810" w:type="dxa"/>
            <w:tcBorders>
              <w:top w:val="single" w:sz="4" w:space="0" w:color="auto"/>
              <w:left w:val="single" w:sz="4" w:space="0" w:color="auto"/>
              <w:bottom w:val="single" w:sz="4" w:space="0" w:color="auto"/>
              <w:right w:val="single" w:sz="4" w:space="0" w:color="auto"/>
            </w:tcBorders>
          </w:tcPr>
          <w:p w14:paraId="6A9ACA37" w14:textId="77777777" w:rsidR="00445C33" w:rsidRPr="00762B93" w:rsidRDefault="00445C33" w:rsidP="00617C6E">
            <w:pPr>
              <w:rPr>
                <w:rFonts w:asciiTheme="minorHAnsi" w:hAnsiTheme="minorHAnsi" w:cstheme="minorHAnsi"/>
                <w:color w:val="000000"/>
                <w:sz w:val="16"/>
              </w:rPr>
            </w:pPr>
          </w:p>
        </w:tc>
      </w:tr>
      <w:tr w:rsidR="00445C33" w:rsidRPr="00BF204C" w14:paraId="4722E794" w14:textId="77777777" w:rsidTr="00BD7CC5">
        <w:tc>
          <w:tcPr>
            <w:tcW w:w="468" w:type="dxa"/>
            <w:tcBorders>
              <w:top w:val="single" w:sz="4" w:space="0" w:color="auto"/>
              <w:left w:val="single" w:sz="4" w:space="0" w:color="auto"/>
              <w:bottom w:val="single" w:sz="4" w:space="0" w:color="auto"/>
              <w:right w:val="single" w:sz="4" w:space="0" w:color="auto"/>
            </w:tcBorders>
          </w:tcPr>
          <w:p w14:paraId="452670BC" w14:textId="77777777" w:rsidR="00445C33" w:rsidRPr="00762B93" w:rsidRDefault="00445C33" w:rsidP="00617C6E">
            <w:pPr>
              <w:spacing w:before="20"/>
              <w:rPr>
                <w:rFonts w:asciiTheme="minorHAnsi" w:hAnsiTheme="minorHAnsi" w:cstheme="minorHAnsi"/>
                <w:color w:val="000000"/>
                <w:sz w:val="16"/>
              </w:rPr>
            </w:pPr>
            <w:r w:rsidRPr="00762B93">
              <w:rPr>
                <w:rFonts w:asciiTheme="minorHAnsi" w:hAnsiTheme="minorHAnsi" w:cstheme="minorHAnsi"/>
                <w:color w:val="000000"/>
                <w:sz w:val="16"/>
              </w:rPr>
              <w:lastRenderedPageBreak/>
              <w:t>6</w:t>
            </w:r>
          </w:p>
        </w:tc>
        <w:tc>
          <w:tcPr>
            <w:tcW w:w="1251" w:type="dxa"/>
            <w:tcBorders>
              <w:top w:val="single" w:sz="4" w:space="0" w:color="auto"/>
              <w:left w:val="single" w:sz="4" w:space="0" w:color="auto"/>
              <w:bottom w:val="single" w:sz="4" w:space="0" w:color="auto"/>
              <w:right w:val="single" w:sz="4" w:space="0" w:color="auto"/>
            </w:tcBorders>
          </w:tcPr>
          <w:p w14:paraId="6EBFBCBA" w14:textId="03F3C1CF" w:rsidR="00445C33" w:rsidRPr="00762B93" w:rsidRDefault="00445C33" w:rsidP="00445C33">
            <w:pPr>
              <w:rPr>
                <w:rFonts w:asciiTheme="minorHAnsi" w:hAnsiTheme="minorHAnsi" w:cstheme="minorHAnsi"/>
                <w:color w:val="000000"/>
                <w:sz w:val="16"/>
              </w:rPr>
            </w:pPr>
            <w:r w:rsidRPr="00762B93">
              <w:rPr>
                <w:rFonts w:asciiTheme="minorHAnsi" w:hAnsiTheme="minorHAnsi" w:cstheme="minorHAnsi"/>
                <w:color w:val="000000"/>
                <w:sz w:val="16"/>
              </w:rPr>
              <w:t>SELL IN COST</w:t>
            </w:r>
          </w:p>
        </w:tc>
        <w:tc>
          <w:tcPr>
            <w:tcW w:w="2529" w:type="dxa"/>
            <w:tcBorders>
              <w:top w:val="single" w:sz="4" w:space="0" w:color="auto"/>
              <w:left w:val="single" w:sz="4" w:space="0" w:color="auto"/>
              <w:bottom w:val="single" w:sz="4" w:space="0" w:color="auto"/>
              <w:right w:val="single" w:sz="4" w:space="0" w:color="auto"/>
            </w:tcBorders>
          </w:tcPr>
          <w:p w14:paraId="4CB82301" w14:textId="395ECEEF" w:rsidR="00445C33" w:rsidRPr="00E87FAE" w:rsidRDefault="00445C33" w:rsidP="00617C6E">
            <w:pPr>
              <w:rPr>
                <w:rFonts w:asciiTheme="minorHAnsi" w:hAnsiTheme="minorHAnsi" w:cstheme="minorHAnsi"/>
                <w:color w:val="000000"/>
                <w:sz w:val="16"/>
              </w:rPr>
            </w:pPr>
            <w:r w:rsidRPr="00E87FAE">
              <w:rPr>
                <w:rFonts w:asciiTheme="minorHAnsi" w:hAnsiTheme="minorHAnsi" w:cstheme="minorHAnsi"/>
                <w:color w:val="000000"/>
                <w:sz w:val="16"/>
              </w:rPr>
              <w:t>DMO_SELL_IN_METRICS_BASE_F</w:t>
            </w:r>
          </w:p>
        </w:tc>
        <w:tc>
          <w:tcPr>
            <w:tcW w:w="1800" w:type="dxa"/>
            <w:tcBorders>
              <w:top w:val="single" w:sz="4" w:space="0" w:color="auto"/>
              <w:left w:val="single" w:sz="4" w:space="0" w:color="auto"/>
              <w:bottom w:val="single" w:sz="4" w:space="0" w:color="auto"/>
              <w:right w:val="single" w:sz="4" w:space="0" w:color="auto"/>
            </w:tcBorders>
          </w:tcPr>
          <w:p w14:paraId="4F23CBE2" w14:textId="05356B2A" w:rsidR="00445C33" w:rsidRPr="00762B93" w:rsidRDefault="00445C33" w:rsidP="00445C33">
            <w:pPr>
              <w:rPr>
                <w:rFonts w:asciiTheme="minorHAnsi" w:hAnsiTheme="minorHAnsi" w:cstheme="minorHAnsi"/>
                <w:color w:val="000000"/>
                <w:sz w:val="16"/>
              </w:rPr>
            </w:pPr>
            <w:r w:rsidRPr="00762B93">
              <w:rPr>
                <w:rFonts w:asciiTheme="minorHAnsi" w:hAnsiTheme="minorHAnsi" w:cstheme="minorHAnsi"/>
                <w:color w:val="000000"/>
                <w:sz w:val="16"/>
              </w:rPr>
              <w:t>COST</w:t>
            </w:r>
          </w:p>
        </w:tc>
        <w:tc>
          <w:tcPr>
            <w:tcW w:w="3060" w:type="dxa"/>
            <w:tcBorders>
              <w:top w:val="single" w:sz="4" w:space="0" w:color="auto"/>
              <w:left w:val="single" w:sz="4" w:space="0" w:color="auto"/>
              <w:bottom w:val="single" w:sz="4" w:space="0" w:color="auto"/>
              <w:right w:val="single" w:sz="4" w:space="0" w:color="auto"/>
            </w:tcBorders>
          </w:tcPr>
          <w:p w14:paraId="2B5173DF" w14:textId="6D5CD08B" w:rsidR="00445C33" w:rsidRPr="00445C33" w:rsidRDefault="00445C33" w:rsidP="00617C6E">
            <w:pPr>
              <w:rPr>
                <w:rFonts w:asciiTheme="minorHAnsi" w:hAnsiTheme="minorHAnsi" w:cstheme="minorHAnsi"/>
                <w:color w:val="000000"/>
                <w:sz w:val="16"/>
              </w:rPr>
            </w:pPr>
            <w:r w:rsidRPr="00445C33">
              <w:rPr>
                <w:rFonts w:asciiTheme="minorHAnsi" w:hAnsiTheme="minorHAnsi" w:cstheme="minorHAnsi"/>
                <w:color w:val="000000"/>
                <w:sz w:val="16"/>
              </w:rPr>
              <w:t>(REVENUE/QUANTITY), GROUP BY PARTNER_ID,PRODUCT_PART_ID</w:t>
            </w:r>
          </w:p>
        </w:tc>
        <w:tc>
          <w:tcPr>
            <w:tcW w:w="810" w:type="dxa"/>
            <w:tcBorders>
              <w:top w:val="single" w:sz="4" w:space="0" w:color="auto"/>
              <w:left w:val="single" w:sz="4" w:space="0" w:color="auto"/>
              <w:bottom w:val="single" w:sz="4" w:space="0" w:color="auto"/>
              <w:right w:val="single" w:sz="4" w:space="0" w:color="auto"/>
            </w:tcBorders>
          </w:tcPr>
          <w:p w14:paraId="6ED6F286" w14:textId="6F0B64C8" w:rsidR="00445C33" w:rsidRPr="00762B93" w:rsidRDefault="00762B93" w:rsidP="00617C6E">
            <w:pPr>
              <w:rPr>
                <w:rFonts w:asciiTheme="minorHAnsi" w:hAnsiTheme="minorHAnsi" w:cstheme="minorHAnsi"/>
                <w:color w:val="000000"/>
                <w:sz w:val="16"/>
              </w:rPr>
            </w:pPr>
            <w:r w:rsidRPr="00762B93">
              <w:rPr>
                <w:rFonts w:asciiTheme="minorHAnsi" w:hAnsiTheme="minorHAnsi" w:cstheme="minorHAnsi"/>
                <w:color w:val="000000"/>
                <w:sz w:val="16"/>
              </w:rPr>
              <w:t>Y</w:t>
            </w:r>
          </w:p>
        </w:tc>
      </w:tr>
      <w:tr w:rsidR="00E87FAE" w:rsidRPr="00BF204C" w14:paraId="6F6BC0DB" w14:textId="77777777" w:rsidTr="00BD7CC5">
        <w:tc>
          <w:tcPr>
            <w:tcW w:w="468" w:type="dxa"/>
            <w:tcBorders>
              <w:top w:val="single" w:sz="4" w:space="0" w:color="auto"/>
              <w:left w:val="single" w:sz="4" w:space="0" w:color="auto"/>
              <w:bottom w:val="single" w:sz="4" w:space="0" w:color="auto"/>
              <w:right w:val="single" w:sz="4" w:space="0" w:color="auto"/>
            </w:tcBorders>
          </w:tcPr>
          <w:p w14:paraId="211AFDFF" w14:textId="77777777" w:rsidR="00E87FAE" w:rsidRPr="00762B93" w:rsidRDefault="00E87FAE" w:rsidP="00617C6E">
            <w:pPr>
              <w:spacing w:before="20"/>
              <w:rPr>
                <w:rFonts w:asciiTheme="minorHAnsi" w:hAnsiTheme="minorHAnsi" w:cstheme="minorHAnsi"/>
                <w:color w:val="000000"/>
                <w:sz w:val="16"/>
              </w:rPr>
            </w:pPr>
            <w:r w:rsidRPr="00762B93">
              <w:rPr>
                <w:rFonts w:asciiTheme="minorHAnsi" w:hAnsiTheme="minorHAnsi" w:cstheme="minorHAnsi"/>
                <w:color w:val="000000"/>
                <w:sz w:val="16"/>
              </w:rPr>
              <w:t>7</w:t>
            </w:r>
          </w:p>
        </w:tc>
        <w:tc>
          <w:tcPr>
            <w:tcW w:w="1251" w:type="dxa"/>
            <w:tcBorders>
              <w:top w:val="single" w:sz="4" w:space="0" w:color="auto"/>
              <w:left w:val="single" w:sz="4" w:space="0" w:color="auto"/>
              <w:bottom w:val="single" w:sz="4" w:space="0" w:color="auto"/>
              <w:right w:val="single" w:sz="4" w:space="0" w:color="auto"/>
            </w:tcBorders>
          </w:tcPr>
          <w:p w14:paraId="238EE253"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SELL IN REVENUE</w:t>
            </w:r>
          </w:p>
        </w:tc>
        <w:tc>
          <w:tcPr>
            <w:tcW w:w="2529" w:type="dxa"/>
            <w:tcBorders>
              <w:top w:val="single" w:sz="4" w:space="0" w:color="auto"/>
              <w:left w:val="single" w:sz="4" w:space="0" w:color="auto"/>
              <w:bottom w:val="single" w:sz="4" w:space="0" w:color="auto"/>
              <w:right w:val="single" w:sz="4" w:space="0" w:color="auto"/>
            </w:tcBorders>
          </w:tcPr>
          <w:p w14:paraId="3B8D56F4" w14:textId="1CB95DBC" w:rsidR="00E87FAE" w:rsidRPr="00E87FAE" w:rsidRDefault="00E87FAE" w:rsidP="00617C6E">
            <w:pPr>
              <w:rPr>
                <w:rFonts w:asciiTheme="minorHAnsi" w:hAnsiTheme="minorHAnsi" w:cstheme="minorHAnsi"/>
                <w:color w:val="000000"/>
                <w:sz w:val="16"/>
              </w:rPr>
            </w:pPr>
            <w:r w:rsidRPr="00E87FAE">
              <w:rPr>
                <w:rFonts w:asciiTheme="minorHAnsi" w:hAnsiTheme="minorHAnsi" w:cstheme="minorHAnsi"/>
                <w:color w:val="000000"/>
                <w:sz w:val="16"/>
              </w:rPr>
              <w:t>DMO_SELL_IN_METRICS_BASE_F</w:t>
            </w:r>
          </w:p>
        </w:tc>
        <w:tc>
          <w:tcPr>
            <w:tcW w:w="1800" w:type="dxa"/>
            <w:tcBorders>
              <w:top w:val="single" w:sz="4" w:space="0" w:color="auto"/>
              <w:left w:val="single" w:sz="4" w:space="0" w:color="auto"/>
              <w:bottom w:val="single" w:sz="4" w:space="0" w:color="auto"/>
              <w:right w:val="single" w:sz="4" w:space="0" w:color="auto"/>
            </w:tcBorders>
          </w:tcPr>
          <w:p w14:paraId="384DAF73" w14:textId="77777777" w:rsidR="00E87FAE" w:rsidRPr="00762B93" w:rsidRDefault="00E87FAE" w:rsidP="00617C6E">
            <w:pPr>
              <w:rPr>
                <w:rFonts w:asciiTheme="minorHAnsi" w:hAnsiTheme="minorHAnsi" w:cstheme="minorHAnsi"/>
                <w:color w:val="000000"/>
                <w:sz w:val="16"/>
              </w:rPr>
            </w:pPr>
            <w:r w:rsidRPr="00762B93">
              <w:rPr>
                <w:rFonts w:asciiTheme="minorHAnsi" w:hAnsiTheme="minorHAnsi" w:cstheme="minorHAnsi"/>
                <w:color w:val="000000"/>
                <w:sz w:val="16"/>
              </w:rPr>
              <w:t>REVENUE</w:t>
            </w:r>
          </w:p>
        </w:tc>
        <w:tc>
          <w:tcPr>
            <w:tcW w:w="3060" w:type="dxa"/>
            <w:tcBorders>
              <w:top w:val="single" w:sz="4" w:space="0" w:color="auto"/>
              <w:left w:val="single" w:sz="4" w:space="0" w:color="auto"/>
              <w:bottom w:val="single" w:sz="4" w:space="0" w:color="auto"/>
              <w:right w:val="single" w:sz="4" w:space="0" w:color="auto"/>
            </w:tcBorders>
          </w:tcPr>
          <w:p w14:paraId="17509C55" w14:textId="0DCA638C" w:rsidR="00E87FAE" w:rsidRPr="00762B93" w:rsidRDefault="00E87FAE" w:rsidP="00BD42C3">
            <w:pPr>
              <w:rPr>
                <w:rFonts w:asciiTheme="minorHAnsi" w:hAnsiTheme="minorHAnsi" w:cstheme="minorHAnsi"/>
                <w:color w:val="000000"/>
                <w:sz w:val="16"/>
              </w:rPr>
            </w:pPr>
            <w:r w:rsidRPr="00BF204C">
              <w:rPr>
                <w:rFonts w:asciiTheme="minorHAnsi" w:hAnsiTheme="minorHAnsi" w:cstheme="minorHAnsi"/>
                <w:color w:val="000000"/>
                <w:sz w:val="16"/>
              </w:rPr>
              <w:t xml:space="preserve">Sum of REVENUE group by PARTNER_ID, </w:t>
            </w:r>
            <w:del w:id="1779" w:author="Rakesh Singhi" w:date="2015-03-25T16:23:00Z">
              <w:r w:rsidRPr="00BF204C" w:rsidDel="00BD42C3">
                <w:rPr>
                  <w:rFonts w:asciiTheme="minorHAnsi" w:hAnsiTheme="minorHAnsi" w:cstheme="minorHAnsi"/>
                  <w:color w:val="000000"/>
                  <w:sz w:val="16"/>
                </w:rPr>
                <w:delText xml:space="preserve">ORDER_TYPE, </w:delText>
              </w:r>
            </w:del>
            <w:r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0A8A1C49" w14:textId="77777777" w:rsidR="00E87FAE" w:rsidRPr="00762B93" w:rsidRDefault="00E87FAE" w:rsidP="00617C6E">
            <w:pPr>
              <w:rPr>
                <w:rFonts w:asciiTheme="minorHAnsi" w:hAnsiTheme="minorHAnsi" w:cstheme="minorHAnsi"/>
                <w:color w:val="000000"/>
                <w:sz w:val="16"/>
              </w:rPr>
            </w:pPr>
            <w:r w:rsidRPr="00762B93">
              <w:rPr>
                <w:rFonts w:asciiTheme="minorHAnsi" w:hAnsiTheme="minorHAnsi" w:cstheme="minorHAnsi"/>
                <w:color w:val="000000"/>
                <w:sz w:val="16"/>
              </w:rPr>
              <w:t>Y</w:t>
            </w:r>
          </w:p>
        </w:tc>
      </w:tr>
      <w:tr w:rsidR="00E87FAE" w:rsidRPr="00BF204C" w14:paraId="5F197BDB" w14:textId="77777777" w:rsidTr="00BD7CC5">
        <w:tc>
          <w:tcPr>
            <w:tcW w:w="468" w:type="dxa"/>
            <w:tcBorders>
              <w:top w:val="single" w:sz="4" w:space="0" w:color="auto"/>
              <w:left w:val="single" w:sz="4" w:space="0" w:color="auto"/>
              <w:bottom w:val="single" w:sz="4" w:space="0" w:color="auto"/>
              <w:right w:val="single" w:sz="4" w:space="0" w:color="auto"/>
            </w:tcBorders>
          </w:tcPr>
          <w:p w14:paraId="13D2956F" w14:textId="77777777" w:rsidR="00E87FAE" w:rsidRPr="00BF204C" w:rsidRDefault="00E87FAE" w:rsidP="00617C6E">
            <w:pPr>
              <w:spacing w:before="20"/>
              <w:rPr>
                <w:rFonts w:asciiTheme="minorHAnsi" w:hAnsiTheme="minorHAnsi" w:cstheme="minorHAnsi"/>
                <w:sz w:val="16"/>
              </w:rPr>
            </w:pPr>
            <w:r w:rsidRPr="00BF204C">
              <w:rPr>
                <w:rFonts w:asciiTheme="minorHAnsi" w:hAnsiTheme="minorHAnsi" w:cstheme="minorHAnsi"/>
                <w:sz w:val="16"/>
              </w:rPr>
              <w:t>8</w:t>
            </w:r>
          </w:p>
        </w:tc>
        <w:tc>
          <w:tcPr>
            <w:tcW w:w="1251" w:type="dxa"/>
            <w:tcBorders>
              <w:top w:val="single" w:sz="4" w:space="0" w:color="auto"/>
              <w:left w:val="single" w:sz="4" w:space="0" w:color="auto"/>
              <w:bottom w:val="single" w:sz="4" w:space="0" w:color="auto"/>
              <w:right w:val="single" w:sz="4" w:space="0" w:color="auto"/>
            </w:tcBorders>
          </w:tcPr>
          <w:p w14:paraId="10BB912E"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SELL IN TAX</w:t>
            </w:r>
          </w:p>
        </w:tc>
        <w:tc>
          <w:tcPr>
            <w:tcW w:w="2529" w:type="dxa"/>
            <w:tcBorders>
              <w:top w:val="single" w:sz="4" w:space="0" w:color="auto"/>
              <w:left w:val="single" w:sz="4" w:space="0" w:color="auto"/>
              <w:bottom w:val="single" w:sz="4" w:space="0" w:color="auto"/>
              <w:right w:val="single" w:sz="4" w:space="0" w:color="auto"/>
            </w:tcBorders>
          </w:tcPr>
          <w:p w14:paraId="06BD3AA0" w14:textId="0E4DA4E1" w:rsidR="00E87FAE" w:rsidRPr="00E87FAE" w:rsidRDefault="00E87FAE" w:rsidP="00617C6E">
            <w:pPr>
              <w:rPr>
                <w:rFonts w:asciiTheme="minorHAnsi" w:hAnsiTheme="minorHAnsi" w:cstheme="minorHAnsi"/>
                <w:color w:val="000000"/>
                <w:sz w:val="16"/>
              </w:rPr>
            </w:pPr>
            <w:r w:rsidRPr="00E87FAE">
              <w:rPr>
                <w:rFonts w:asciiTheme="minorHAnsi" w:hAnsiTheme="minorHAnsi" w:cstheme="minorHAnsi"/>
                <w:color w:val="000000"/>
                <w:sz w:val="16"/>
              </w:rPr>
              <w:t>DMO_SELL_IN_METRICS_BASE_F</w:t>
            </w:r>
          </w:p>
        </w:tc>
        <w:tc>
          <w:tcPr>
            <w:tcW w:w="1800" w:type="dxa"/>
            <w:tcBorders>
              <w:top w:val="single" w:sz="4" w:space="0" w:color="auto"/>
              <w:left w:val="single" w:sz="4" w:space="0" w:color="auto"/>
              <w:bottom w:val="single" w:sz="4" w:space="0" w:color="auto"/>
              <w:right w:val="single" w:sz="4" w:space="0" w:color="auto"/>
            </w:tcBorders>
          </w:tcPr>
          <w:p w14:paraId="247EC659" w14:textId="77777777" w:rsidR="00E87FAE" w:rsidRPr="00BF204C" w:rsidRDefault="00E87FAE" w:rsidP="00617C6E">
            <w:pPr>
              <w:rPr>
                <w:rFonts w:asciiTheme="minorHAnsi" w:hAnsiTheme="minorHAnsi" w:cstheme="minorHAnsi"/>
                <w:sz w:val="16"/>
              </w:rPr>
            </w:pPr>
            <w:r w:rsidRPr="00BF204C">
              <w:rPr>
                <w:rFonts w:asciiTheme="minorHAnsi" w:hAnsiTheme="minorHAnsi" w:cstheme="minorHAnsi"/>
                <w:sz w:val="16"/>
              </w:rPr>
              <w:t>TAX</w:t>
            </w:r>
          </w:p>
        </w:tc>
        <w:tc>
          <w:tcPr>
            <w:tcW w:w="3060" w:type="dxa"/>
            <w:tcBorders>
              <w:top w:val="single" w:sz="4" w:space="0" w:color="auto"/>
              <w:left w:val="single" w:sz="4" w:space="0" w:color="auto"/>
              <w:bottom w:val="single" w:sz="4" w:space="0" w:color="auto"/>
              <w:right w:val="single" w:sz="4" w:space="0" w:color="auto"/>
            </w:tcBorders>
          </w:tcPr>
          <w:p w14:paraId="2E8BFCFB" w14:textId="2859BC91" w:rsidR="00E87FAE" w:rsidRPr="00BF204C" w:rsidRDefault="00E87FAE" w:rsidP="00BD42C3">
            <w:pPr>
              <w:rPr>
                <w:rFonts w:asciiTheme="minorHAnsi" w:hAnsiTheme="minorHAnsi" w:cstheme="minorHAnsi"/>
                <w:color w:val="000000"/>
                <w:sz w:val="16"/>
              </w:rPr>
            </w:pPr>
            <w:r w:rsidRPr="00BF204C">
              <w:rPr>
                <w:rFonts w:asciiTheme="minorHAnsi" w:hAnsiTheme="minorHAnsi" w:cstheme="minorHAnsi"/>
                <w:color w:val="000000"/>
                <w:sz w:val="16"/>
              </w:rPr>
              <w:t xml:space="preserve">Sum of TAX group by PARTNER_ID, </w:t>
            </w:r>
            <w:del w:id="1780" w:author="Rakesh Singhi" w:date="2015-03-25T16:23:00Z">
              <w:r w:rsidRPr="00BF204C" w:rsidDel="00BD42C3">
                <w:rPr>
                  <w:rFonts w:asciiTheme="minorHAnsi" w:hAnsiTheme="minorHAnsi" w:cstheme="minorHAnsi"/>
                  <w:color w:val="000000"/>
                  <w:sz w:val="16"/>
                </w:rPr>
                <w:delText xml:space="preserve">ORDER_TYPE, </w:delText>
              </w:r>
            </w:del>
            <w:r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4B74E8F2" w14:textId="77777777" w:rsidR="00E87FAE" w:rsidRPr="00BF204C" w:rsidRDefault="00E87FAE" w:rsidP="00617C6E">
            <w:pPr>
              <w:rPr>
                <w:rFonts w:asciiTheme="minorHAnsi" w:hAnsiTheme="minorHAnsi" w:cstheme="minorHAnsi"/>
                <w:sz w:val="16"/>
              </w:rPr>
            </w:pPr>
            <w:r w:rsidRPr="00BF204C">
              <w:rPr>
                <w:rFonts w:asciiTheme="minorHAnsi" w:hAnsiTheme="minorHAnsi" w:cstheme="minorHAnsi"/>
                <w:sz w:val="16"/>
              </w:rPr>
              <w:t>Y</w:t>
            </w:r>
          </w:p>
        </w:tc>
      </w:tr>
      <w:tr w:rsidR="00E87FAE" w:rsidRPr="00BF204C" w14:paraId="7D046929" w14:textId="77777777" w:rsidTr="00BD7CC5">
        <w:tc>
          <w:tcPr>
            <w:tcW w:w="468" w:type="dxa"/>
            <w:tcBorders>
              <w:top w:val="single" w:sz="4" w:space="0" w:color="auto"/>
              <w:left w:val="single" w:sz="4" w:space="0" w:color="auto"/>
              <w:bottom w:val="single" w:sz="4" w:space="0" w:color="auto"/>
              <w:right w:val="single" w:sz="4" w:space="0" w:color="auto"/>
            </w:tcBorders>
          </w:tcPr>
          <w:p w14:paraId="6FB168A2" w14:textId="77777777" w:rsidR="00E87FAE" w:rsidRPr="00BF204C" w:rsidRDefault="00E87FAE" w:rsidP="00617C6E">
            <w:pPr>
              <w:spacing w:before="20"/>
              <w:rPr>
                <w:rFonts w:asciiTheme="minorHAnsi" w:hAnsiTheme="minorHAnsi" w:cstheme="minorHAnsi"/>
                <w:sz w:val="16"/>
              </w:rPr>
            </w:pPr>
            <w:r w:rsidRPr="00BF204C">
              <w:rPr>
                <w:rFonts w:asciiTheme="minorHAnsi" w:hAnsiTheme="minorHAnsi" w:cstheme="minorHAnsi"/>
                <w:sz w:val="16"/>
              </w:rPr>
              <w:t>9</w:t>
            </w:r>
          </w:p>
        </w:tc>
        <w:tc>
          <w:tcPr>
            <w:tcW w:w="1251" w:type="dxa"/>
            <w:tcBorders>
              <w:top w:val="single" w:sz="4" w:space="0" w:color="auto"/>
              <w:left w:val="single" w:sz="4" w:space="0" w:color="auto"/>
              <w:bottom w:val="single" w:sz="4" w:space="0" w:color="auto"/>
              <w:right w:val="single" w:sz="4" w:space="0" w:color="auto"/>
            </w:tcBorders>
          </w:tcPr>
          <w:p w14:paraId="0407F429" w14:textId="77777777" w:rsidR="00E87FAE" w:rsidRPr="00BF204C" w:rsidRDefault="00E87FAE" w:rsidP="00617C6E">
            <w:pPr>
              <w:rPr>
                <w:rFonts w:asciiTheme="minorHAnsi" w:hAnsiTheme="minorHAnsi" w:cstheme="minorHAnsi"/>
                <w:color w:val="000000"/>
                <w:sz w:val="16"/>
              </w:rPr>
            </w:pPr>
            <w:r w:rsidRPr="00BF204C">
              <w:rPr>
                <w:rFonts w:asciiTheme="minorHAnsi" w:hAnsiTheme="minorHAnsi" w:cstheme="minorHAnsi"/>
                <w:color w:val="000000"/>
                <w:sz w:val="16"/>
              </w:rPr>
              <w:t>SELL IN READY TO SHIP</w:t>
            </w:r>
          </w:p>
        </w:tc>
        <w:tc>
          <w:tcPr>
            <w:tcW w:w="2529" w:type="dxa"/>
            <w:tcBorders>
              <w:top w:val="single" w:sz="4" w:space="0" w:color="auto"/>
              <w:left w:val="single" w:sz="4" w:space="0" w:color="auto"/>
              <w:bottom w:val="single" w:sz="4" w:space="0" w:color="auto"/>
              <w:right w:val="single" w:sz="4" w:space="0" w:color="auto"/>
            </w:tcBorders>
          </w:tcPr>
          <w:p w14:paraId="402E6C30" w14:textId="53BB0C53" w:rsidR="00E87FAE" w:rsidRPr="00E87FAE" w:rsidRDefault="00E87FAE" w:rsidP="00617C6E">
            <w:pPr>
              <w:rPr>
                <w:rFonts w:asciiTheme="minorHAnsi" w:hAnsiTheme="minorHAnsi" w:cstheme="minorHAnsi"/>
                <w:color w:val="000000"/>
                <w:sz w:val="16"/>
              </w:rPr>
            </w:pPr>
            <w:r w:rsidRPr="00E87FAE">
              <w:rPr>
                <w:rFonts w:asciiTheme="minorHAnsi" w:hAnsiTheme="minorHAnsi" w:cstheme="minorHAnsi"/>
                <w:color w:val="000000"/>
                <w:sz w:val="16"/>
              </w:rPr>
              <w:t>DMO_SELL_IN_METRICS_BASE_F</w:t>
            </w:r>
          </w:p>
        </w:tc>
        <w:tc>
          <w:tcPr>
            <w:tcW w:w="1800" w:type="dxa"/>
            <w:tcBorders>
              <w:top w:val="single" w:sz="4" w:space="0" w:color="auto"/>
              <w:left w:val="single" w:sz="4" w:space="0" w:color="auto"/>
              <w:bottom w:val="single" w:sz="4" w:space="0" w:color="auto"/>
              <w:right w:val="single" w:sz="4" w:space="0" w:color="auto"/>
            </w:tcBorders>
          </w:tcPr>
          <w:p w14:paraId="4FF9361E" w14:textId="77777777" w:rsidR="00E87FAE" w:rsidRPr="00BF204C" w:rsidRDefault="00E87FAE" w:rsidP="00617C6E">
            <w:pPr>
              <w:rPr>
                <w:rFonts w:asciiTheme="minorHAnsi" w:hAnsiTheme="minorHAnsi" w:cstheme="minorHAnsi"/>
                <w:sz w:val="16"/>
              </w:rPr>
            </w:pPr>
            <w:r w:rsidRPr="00BF204C">
              <w:rPr>
                <w:rFonts w:asciiTheme="minorHAnsi" w:hAnsiTheme="minorHAnsi" w:cstheme="minorHAnsi"/>
                <w:sz w:val="16"/>
              </w:rPr>
              <w:t>ORDER_LINE_STATUS,SALE PRICE,QUANTITY</w:t>
            </w:r>
          </w:p>
          <w:p w14:paraId="269DFE15" w14:textId="77777777" w:rsidR="00E87FAE" w:rsidRPr="00BF204C" w:rsidRDefault="00E87FAE" w:rsidP="00617C6E">
            <w:pPr>
              <w:rPr>
                <w:rFonts w:asciiTheme="minorHAnsi" w:hAnsiTheme="minorHAnsi" w:cstheme="minorHAnsi"/>
                <w:sz w:val="16"/>
              </w:rPr>
            </w:pPr>
          </w:p>
        </w:tc>
        <w:tc>
          <w:tcPr>
            <w:tcW w:w="3060" w:type="dxa"/>
            <w:tcBorders>
              <w:top w:val="single" w:sz="4" w:space="0" w:color="auto"/>
              <w:left w:val="single" w:sz="4" w:space="0" w:color="auto"/>
              <w:bottom w:val="single" w:sz="4" w:space="0" w:color="auto"/>
              <w:right w:val="single" w:sz="4" w:space="0" w:color="auto"/>
            </w:tcBorders>
          </w:tcPr>
          <w:p w14:paraId="162935A9" w14:textId="15A3BDD3" w:rsidR="00E87FAE" w:rsidRPr="00BF204C" w:rsidRDefault="00E87FAE" w:rsidP="00BD42C3">
            <w:pPr>
              <w:rPr>
                <w:rFonts w:asciiTheme="minorHAnsi" w:hAnsiTheme="minorHAnsi" w:cstheme="minorHAnsi"/>
                <w:color w:val="000000"/>
                <w:sz w:val="16"/>
              </w:rPr>
            </w:pPr>
            <w:r w:rsidRPr="00BF204C">
              <w:rPr>
                <w:rFonts w:asciiTheme="minorHAnsi" w:hAnsiTheme="minorHAnsi" w:cstheme="minorHAnsi"/>
                <w:color w:val="000000"/>
                <w:sz w:val="16"/>
              </w:rPr>
              <w:t xml:space="preserve">Sum of SALE_PRICE*QUANTITY where Order_Line_Status =’PICKED’  group by PARTNER_ID, </w:t>
            </w:r>
            <w:del w:id="1781" w:author="Rakesh Singhi" w:date="2015-03-25T16:23:00Z">
              <w:r w:rsidRPr="00BF204C" w:rsidDel="00BD42C3">
                <w:rPr>
                  <w:rFonts w:asciiTheme="minorHAnsi" w:hAnsiTheme="minorHAnsi" w:cstheme="minorHAnsi"/>
                  <w:color w:val="000000"/>
                  <w:sz w:val="16"/>
                </w:rPr>
                <w:delText xml:space="preserve">ORDER_TYPE, </w:delText>
              </w:r>
            </w:del>
            <w:r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45FC598E" w14:textId="77777777" w:rsidR="00E87FAE" w:rsidRPr="00BF204C" w:rsidRDefault="00E87FAE" w:rsidP="00617C6E">
            <w:pPr>
              <w:rPr>
                <w:rFonts w:asciiTheme="minorHAnsi" w:hAnsiTheme="minorHAnsi" w:cstheme="minorHAnsi"/>
                <w:sz w:val="16"/>
              </w:rPr>
            </w:pPr>
            <w:r w:rsidRPr="00BF204C">
              <w:rPr>
                <w:rFonts w:asciiTheme="minorHAnsi" w:hAnsiTheme="minorHAnsi" w:cstheme="minorHAnsi"/>
                <w:sz w:val="16"/>
              </w:rPr>
              <w:t>Y</w:t>
            </w:r>
          </w:p>
        </w:tc>
      </w:tr>
      <w:tr w:rsidR="00C77998" w:rsidRPr="00BF204C" w14:paraId="0EDAF8E4" w14:textId="77777777" w:rsidTr="00BD7CC5">
        <w:tc>
          <w:tcPr>
            <w:tcW w:w="468" w:type="dxa"/>
            <w:tcBorders>
              <w:top w:val="single" w:sz="4" w:space="0" w:color="auto"/>
              <w:left w:val="single" w:sz="4" w:space="0" w:color="auto"/>
              <w:bottom w:val="single" w:sz="4" w:space="0" w:color="auto"/>
              <w:right w:val="single" w:sz="4" w:space="0" w:color="auto"/>
            </w:tcBorders>
          </w:tcPr>
          <w:p w14:paraId="2D433C29" w14:textId="77777777" w:rsidR="00C77998" w:rsidRPr="00BF204C" w:rsidRDefault="00EF616D" w:rsidP="00617C6E">
            <w:pPr>
              <w:spacing w:before="20"/>
              <w:rPr>
                <w:rFonts w:asciiTheme="minorHAnsi" w:hAnsiTheme="minorHAnsi" w:cstheme="minorHAnsi"/>
                <w:sz w:val="16"/>
              </w:rPr>
            </w:pPr>
            <w:r w:rsidRPr="00BF204C">
              <w:rPr>
                <w:rFonts w:asciiTheme="minorHAnsi" w:hAnsiTheme="minorHAnsi" w:cstheme="minorHAnsi"/>
                <w:sz w:val="16"/>
              </w:rPr>
              <w:t>10</w:t>
            </w:r>
          </w:p>
        </w:tc>
        <w:tc>
          <w:tcPr>
            <w:tcW w:w="1251" w:type="dxa"/>
            <w:tcBorders>
              <w:top w:val="single" w:sz="4" w:space="0" w:color="auto"/>
              <w:left w:val="single" w:sz="4" w:space="0" w:color="auto"/>
              <w:bottom w:val="single" w:sz="4" w:space="0" w:color="auto"/>
              <w:right w:val="single" w:sz="4" w:space="0" w:color="auto"/>
            </w:tcBorders>
          </w:tcPr>
          <w:p w14:paraId="0767CAE3" w14:textId="77777777" w:rsidR="00C77998" w:rsidRPr="00BF204C" w:rsidRDefault="00EF616D" w:rsidP="00617C6E">
            <w:pPr>
              <w:rPr>
                <w:rFonts w:asciiTheme="minorHAnsi" w:hAnsiTheme="minorHAnsi" w:cstheme="minorHAnsi"/>
                <w:color w:val="000000"/>
                <w:sz w:val="16"/>
              </w:rPr>
            </w:pPr>
            <w:r w:rsidRPr="00BF204C">
              <w:rPr>
                <w:rFonts w:asciiTheme="minorHAnsi" w:hAnsiTheme="minorHAnsi" w:cstheme="minorHAnsi"/>
                <w:color w:val="000000"/>
                <w:sz w:val="16"/>
              </w:rPr>
              <w:t>SELL IN CONSTRAINT</w:t>
            </w:r>
          </w:p>
        </w:tc>
        <w:tc>
          <w:tcPr>
            <w:tcW w:w="2529" w:type="dxa"/>
            <w:tcBorders>
              <w:top w:val="single" w:sz="4" w:space="0" w:color="auto"/>
              <w:left w:val="single" w:sz="4" w:space="0" w:color="auto"/>
              <w:bottom w:val="single" w:sz="4" w:space="0" w:color="auto"/>
              <w:right w:val="single" w:sz="4" w:space="0" w:color="auto"/>
            </w:tcBorders>
          </w:tcPr>
          <w:p w14:paraId="33DF1FB6" w14:textId="49D4BC05" w:rsidR="00C77998" w:rsidRPr="00BF204C" w:rsidRDefault="00B24D33" w:rsidP="00617C6E">
            <w:pPr>
              <w:rPr>
                <w:rFonts w:asciiTheme="minorHAnsi" w:hAnsiTheme="minorHAnsi" w:cstheme="minorHAnsi"/>
                <w:sz w:val="16"/>
              </w:rPr>
            </w:pPr>
            <w:r w:rsidRPr="00B24D33">
              <w:rPr>
                <w:rFonts w:asciiTheme="minorHAnsi" w:hAnsiTheme="minorHAnsi" w:cstheme="minorHAnsi"/>
                <w:color w:val="000000"/>
                <w:sz w:val="16"/>
              </w:rPr>
              <w:t>DMO_SELL_IN_OUT_DRVD_INTRM</w:t>
            </w:r>
          </w:p>
        </w:tc>
        <w:tc>
          <w:tcPr>
            <w:tcW w:w="1800" w:type="dxa"/>
            <w:tcBorders>
              <w:top w:val="single" w:sz="4" w:space="0" w:color="auto"/>
              <w:left w:val="single" w:sz="4" w:space="0" w:color="auto"/>
              <w:bottom w:val="single" w:sz="4" w:space="0" w:color="auto"/>
              <w:right w:val="single" w:sz="4" w:space="0" w:color="auto"/>
            </w:tcBorders>
          </w:tcPr>
          <w:p w14:paraId="11D05A45" w14:textId="77777777" w:rsidR="00C77998" w:rsidRPr="00BF204C" w:rsidRDefault="009C112B" w:rsidP="00617C6E">
            <w:pPr>
              <w:rPr>
                <w:rFonts w:asciiTheme="minorHAnsi" w:hAnsiTheme="minorHAnsi" w:cstheme="minorHAnsi"/>
                <w:sz w:val="16"/>
              </w:rPr>
            </w:pPr>
            <w:r w:rsidRPr="00BF204C">
              <w:rPr>
                <w:rFonts w:asciiTheme="minorHAnsi" w:hAnsiTheme="minorHAnsi" w:cstheme="minorHAnsi"/>
                <w:sz w:val="16"/>
              </w:rPr>
              <w:t>SELL_IN_READY_TO_SHIP</w:t>
            </w:r>
          </w:p>
          <w:p w14:paraId="0123B1AF" w14:textId="77777777" w:rsidR="009C112B" w:rsidRPr="00BF204C" w:rsidRDefault="009C112B" w:rsidP="00617C6E">
            <w:pPr>
              <w:rPr>
                <w:rFonts w:asciiTheme="minorHAnsi" w:hAnsiTheme="minorHAnsi" w:cstheme="minorHAnsi"/>
                <w:sz w:val="16"/>
              </w:rPr>
            </w:pPr>
            <w:r w:rsidRPr="00BF204C">
              <w:rPr>
                <w:rFonts w:asciiTheme="minorHAnsi" w:hAnsiTheme="minorHAnsi" w:cstheme="minorHAnsi"/>
                <w:sz w:val="16"/>
              </w:rPr>
              <w:t>SELL_IN_OPEN_ORDER</w:t>
            </w:r>
          </w:p>
        </w:tc>
        <w:tc>
          <w:tcPr>
            <w:tcW w:w="3060" w:type="dxa"/>
            <w:tcBorders>
              <w:top w:val="single" w:sz="4" w:space="0" w:color="auto"/>
              <w:left w:val="single" w:sz="4" w:space="0" w:color="auto"/>
              <w:bottom w:val="single" w:sz="4" w:space="0" w:color="auto"/>
              <w:right w:val="single" w:sz="4" w:space="0" w:color="auto"/>
            </w:tcBorders>
          </w:tcPr>
          <w:p w14:paraId="516424EB" w14:textId="77777777" w:rsidR="009C112B" w:rsidRPr="00BF204C" w:rsidRDefault="009C112B" w:rsidP="00617C6E">
            <w:pPr>
              <w:rPr>
                <w:rFonts w:asciiTheme="minorHAnsi" w:hAnsiTheme="minorHAnsi" w:cstheme="minorHAnsi"/>
                <w:sz w:val="16"/>
              </w:rPr>
            </w:pPr>
            <w:r w:rsidRPr="00BF204C">
              <w:rPr>
                <w:rFonts w:asciiTheme="minorHAnsi" w:hAnsiTheme="minorHAnsi" w:cstheme="minorHAnsi"/>
                <w:sz w:val="16"/>
              </w:rPr>
              <w:t>SELL_IN_OPEN_ORDER- SELL_IN_READY_TO_SHIP</w:t>
            </w:r>
          </w:p>
          <w:p w14:paraId="09E93ADF" w14:textId="1C4A0E97" w:rsidR="00C77998" w:rsidRPr="00BF204C" w:rsidRDefault="009C112B" w:rsidP="00BD42C3">
            <w:pPr>
              <w:rPr>
                <w:rFonts w:asciiTheme="minorHAnsi" w:hAnsiTheme="minorHAnsi" w:cstheme="minorHAnsi"/>
                <w:color w:val="000000"/>
                <w:sz w:val="16"/>
              </w:rPr>
            </w:pPr>
            <w:r w:rsidRPr="00BF204C">
              <w:rPr>
                <w:rFonts w:asciiTheme="minorHAnsi" w:hAnsiTheme="minorHAnsi" w:cstheme="minorHAnsi"/>
                <w:color w:val="000000"/>
                <w:sz w:val="16"/>
              </w:rPr>
              <w:t xml:space="preserve">Group by PARTNER_ID, </w:t>
            </w:r>
            <w:del w:id="1782" w:author="Rakesh Singhi" w:date="2015-03-25T16:23:00Z">
              <w:r w:rsidRPr="00BF204C" w:rsidDel="00BD42C3">
                <w:rPr>
                  <w:rFonts w:asciiTheme="minorHAnsi" w:hAnsiTheme="minorHAnsi" w:cstheme="minorHAnsi"/>
                  <w:color w:val="000000"/>
                  <w:sz w:val="16"/>
                </w:rPr>
                <w:delText xml:space="preserve">ORDER_TYPE, </w:delText>
              </w:r>
            </w:del>
            <w:r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53842061" w14:textId="77777777" w:rsidR="00C77998" w:rsidRPr="00BF204C" w:rsidRDefault="00DB6304" w:rsidP="00617C6E">
            <w:pPr>
              <w:rPr>
                <w:rFonts w:asciiTheme="minorHAnsi" w:hAnsiTheme="minorHAnsi" w:cstheme="minorHAnsi"/>
                <w:sz w:val="16"/>
              </w:rPr>
            </w:pPr>
            <w:r w:rsidRPr="00BF204C">
              <w:rPr>
                <w:rFonts w:asciiTheme="minorHAnsi" w:hAnsiTheme="minorHAnsi" w:cstheme="minorHAnsi"/>
                <w:sz w:val="16"/>
              </w:rPr>
              <w:t>Y</w:t>
            </w:r>
          </w:p>
        </w:tc>
      </w:tr>
      <w:tr w:rsidR="00C77998" w:rsidRPr="00BF204C" w14:paraId="16181179" w14:textId="77777777" w:rsidTr="00BD7CC5">
        <w:tc>
          <w:tcPr>
            <w:tcW w:w="468" w:type="dxa"/>
            <w:tcBorders>
              <w:top w:val="single" w:sz="4" w:space="0" w:color="auto"/>
              <w:left w:val="single" w:sz="4" w:space="0" w:color="auto"/>
              <w:bottom w:val="single" w:sz="4" w:space="0" w:color="auto"/>
              <w:right w:val="single" w:sz="4" w:space="0" w:color="auto"/>
            </w:tcBorders>
          </w:tcPr>
          <w:p w14:paraId="018AF988" w14:textId="77777777" w:rsidR="00C77998" w:rsidRPr="00BF204C" w:rsidRDefault="00EF616D" w:rsidP="00617C6E">
            <w:pPr>
              <w:spacing w:before="20"/>
              <w:rPr>
                <w:rFonts w:asciiTheme="minorHAnsi" w:hAnsiTheme="minorHAnsi" w:cstheme="minorHAnsi"/>
                <w:sz w:val="16"/>
              </w:rPr>
            </w:pPr>
            <w:r w:rsidRPr="00BF204C">
              <w:rPr>
                <w:rFonts w:asciiTheme="minorHAnsi" w:hAnsiTheme="minorHAnsi" w:cstheme="minorHAnsi"/>
                <w:sz w:val="16"/>
              </w:rPr>
              <w:t>11</w:t>
            </w:r>
          </w:p>
        </w:tc>
        <w:tc>
          <w:tcPr>
            <w:tcW w:w="1251" w:type="dxa"/>
            <w:tcBorders>
              <w:top w:val="single" w:sz="4" w:space="0" w:color="auto"/>
              <w:left w:val="single" w:sz="4" w:space="0" w:color="auto"/>
              <w:bottom w:val="single" w:sz="4" w:space="0" w:color="auto"/>
              <w:right w:val="single" w:sz="4" w:space="0" w:color="auto"/>
            </w:tcBorders>
          </w:tcPr>
          <w:p w14:paraId="4B937A72" w14:textId="77777777" w:rsidR="00C77998" w:rsidRPr="00BF204C" w:rsidRDefault="00EF616D" w:rsidP="00617C6E">
            <w:pPr>
              <w:rPr>
                <w:rFonts w:asciiTheme="minorHAnsi" w:hAnsiTheme="minorHAnsi" w:cstheme="minorHAnsi"/>
                <w:color w:val="000000"/>
                <w:sz w:val="16"/>
              </w:rPr>
            </w:pPr>
            <w:r w:rsidRPr="00BF204C">
              <w:rPr>
                <w:rFonts w:asciiTheme="minorHAnsi" w:hAnsiTheme="minorHAnsi" w:cstheme="minorHAnsi"/>
                <w:color w:val="000000"/>
                <w:sz w:val="16"/>
              </w:rPr>
              <w:t>SELL IN OPEN ORDER</w:t>
            </w:r>
          </w:p>
        </w:tc>
        <w:tc>
          <w:tcPr>
            <w:tcW w:w="2529" w:type="dxa"/>
            <w:tcBorders>
              <w:top w:val="single" w:sz="4" w:space="0" w:color="auto"/>
              <w:left w:val="single" w:sz="4" w:space="0" w:color="auto"/>
              <w:bottom w:val="single" w:sz="4" w:space="0" w:color="auto"/>
              <w:right w:val="single" w:sz="4" w:space="0" w:color="auto"/>
            </w:tcBorders>
          </w:tcPr>
          <w:p w14:paraId="73CD4F6A" w14:textId="013DECED" w:rsidR="00C77998" w:rsidRPr="00BF204C" w:rsidRDefault="00DE3909" w:rsidP="00617C6E">
            <w:pPr>
              <w:rPr>
                <w:rFonts w:asciiTheme="minorHAnsi" w:hAnsiTheme="minorHAnsi" w:cstheme="minorHAnsi"/>
                <w:sz w:val="16"/>
              </w:rPr>
            </w:pPr>
            <w:r w:rsidRPr="00E87FAE">
              <w:rPr>
                <w:rFonts w:asciiTheme="minorHAnsi" w:hAnsiTheme="minorHAnsi" w:cstheme="minorHAnsi"/>
                <w:color w:val="000000"/>
                <w:sz w:val="16"/>
              </w:rPr>
              <w:t>DMO_SELL_IN_METRICS_BASE_F</w:t>
            </w:r>
          </w:p>
        </w:tc>
        <w:tc>
          <w:tcPr>
            <w:tcW w:w="1800" w:type="dxa"/>
            <w:tcBorders>
              <w:top w:val="single" w:sz="4" w:space="0" w:color="auto"/>
              <w:left w:val="single" w:sz="4" w:space="0" w:color="auto"/>
              <w:bottom w:val="single" w:sz="4" w:space="0" w:color="auto"/>
              <w:right w:val="single" w:sz="4" w:space="0" w:color="auto"/>
            </w:tcBorders>
          </w:tcPr>
          <w:p w14:paraId="266C7F4F" w14:textId="77777777" w:rsidR="00DB6304" w:rsidRPr="00BF204C" w:rsidRDefault="00DB6304" w:rsidP="00617C6E">
            <w:pPr>
              <w:rPr>
                <w:rFonts w:asciiTheme="minorHAnsi" w:hAnsiTheme="minorHAnsi" w:cstheme="minorHAnsi"/>
                <w:color w:val="000000"/>
                <w:sz w:val="16"/>
              </w:rPr>
            </w:pPr>
            <w:r w:rsidRPr="00BF204C">
              <w:rPr>
                <w:rFonts w:asciiTheme="minorHAnsi" w:hAnsiTheme="minorHAnsi" w:cstheme="minorHAnsi"/>
                <w:color w:val="000000"/>
                <w:sz w:val="16"/>
              </w:rPr>
              <w:t>ORDER_NUMBER,</w:t>
            </w:r>
          </w:p>
          <w:p w14:paraId="2B5CBF76" w14:textId="77777777" w:rsidR="00DB6304" w:rsidRPr="00BF204C" w:rsidRDefault="00DB6304" w:rsidP="00617C6E">
            <w:pPr>
              <w:rPr>
                <w:rFonts w:asciiTheme="minorHAnsi" w:hAnsiTheme="minorHAnsi" w:cstheme="minorHAnsi"/>
                <w:color w:val="000000"/>
                <w:sz w:val="16"/>
              </w:rPr>
            </w:pPr>
            <w:r w:rsidRPr="00BF204C">
              <w:rPr>
                <w:rFonts w:asciiTheme="minorHAnsi" w:hAnsiTheme="minorHAnsi" w:cstheme="minorHAnsi"/>
                <w:color w:val="000000"/>
                <w:sz w:val="16"/>
              </w:rPr>
              <w:t>ORDER_LINE,</w:t>
            </w:r>
          </w:p>
          <w:p w14:paraId="2029C977" w14:textId="77777777" w:rsidR="00DB6304" w:rsidRPr="00BF204C" w:rsidRDefault="00DB6304" w:rsidP="00617C6E">
            <w:pPr>
              <w:rPr>
                <w:rFonts w:asciiTheme="minorHAnsi" w:hAnsiTheme="minorHAnsi" w:cstheme="minorHAnsi"/>
                <w:color w:val="000000"/>
                <w:sz w:val="16"/>
              </w:rPr>
            </w:pPr>
            <w:r w:rsidRPr="00BF204C">
              <w:rPr>
                <w:rFonts w:asciiTheme="minorHAnsi" w:hAnsiTheme="minorHAnsi" w:cstheme="minorHAnsi"/>
                <w:color w:val="000000"/>
                <w:sz w:val="16"/>
              </w:rPr>
              <w:t>ORDER_LINE_STATUS,SALE_PRICE, QUANTITY</w:t>
            </w:r>
          </w:p>
        </w:tc>
        <w:tc>
          <w:tcPr>
            <w:tcW w:w="3060" w:type="dxa"/>
            <w:tcBorders>
              <w:top w:val="single" w:sz="4" w:space="0" w:color="auto"/>
              <w:left w:val="single" w:sz="4" w:space="0" w:color="auto"/>
              <w:bottom w:val="single" w:sz="4" w:space="0" w:color="auto"/>
              <w:right w:val="single" w:sz="4" w:space="0" w:color="auto"/>
            </w:tcBorders>
          </w:tcPr>
          <w:p w14:paraId="7E22AB86" w14:textId="1AD17CE1" w:rsidR="00C77998" w:rsidRPr="00BF204C" w:rsidRDefault="00DB6304" w:rsidP="00BD42C3">
            <w:pPr>
              <w:rPr>
                <w:rFonts w:asciiTheme="minorHAnsi" w:hAnsiTheme="minorHAnsi" w:cstheme="minorHAnsi"/>
                <w:color w:val="000000"/>
                <w:sz w:val="16"/>
              </w:rPr>
            </w:pPr>
            <w:r w:rsidRPr="00BF204C">
              <w:rPr>
                <w:rFonts w:asciiTheme="minorHAnsi" w:hAnsiTheme="minorHAnsi" w:cstheme="minorHAnsi"/>
                <w:color w:val="000000"/>
                <w:sz w:val="16"/>
              </w:rPr>
              <w:t>S</w:t>
            </w:r>
            <w:r w:rsidR="00651453" w:rsidRPr="00BF204C">
              <w:rPr>
                <w:rFonts w:asciiTheme="minorHAnsi" w:hAnsiTheme="minorHAnsi" w:cstheme="minorHAnsi"/>
                <w:color w:val="000000"/>
                <w:sz w:val="16"/>
              </w:rPr>
              <w:t xml:space="preserve">um of (SALE_PRICE*QUANTITY) where  ORDER_LINE_STATUS is not is not ‘closed’ or ‘cancelled’ group by PARTNER_ID, </w:t>
            </w:r>
            <w:del w:id="1783" w:author="Rakesh Singhi" w:date="2015-03-25T16:23:00Z">
              <w:r w:rsidR="00651453" w:rsidRPr="00BF204C" w:rsidDel="00BD42C3">
                <w:rPr>
                  <w:rFonts w:asciiTheme="minorHAnsi" w:hAnsiTheme="minorHAnsi" w:cstheme="minorHAnsi"/>
                  <w:color w:val="000000"/>
                  <w:sz w:val="16"/>
                </w:rPr>
                <w:delText xml:space="preserve">ORDER_TYPE, </w:delText>
              </w:r>
            </w:del>
            <w:r w:rsidR="00651453"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131B36F5" w14:textId="77777777" w:rsidR="00C77998" w:rsidRPr="00BF204C" w:rsidRDefault="00651453" w:rsidP="00617C6E">
            <w:pPr>
              <w:rPr>
                <w:rFonts w:asciiTheme="minorHAnsi" w:hAnsiTheme="minorHAnsi" w:cstheme="minorHAnsi"/>
                <w:sz w:val="16"/>
              </w:rPr>
            </w:pPr>
            <w:r w:rsidRPr="00BF204C">
              <w:rPr>
                <w:rFonts w:asciiTheme="minorHAnsi" w:hAnsiTheme="minorHAnsi" w:cstheme="minorHAnsi"/>
                <w:sz w:val="16"/>
              </w:rPr>
              <w:t>Y</w:t>
            </w:r>
          </w:p>
        </w:tc>
      </w:tr>
      <w:tr w:rsidR="00C77998" w:rsidRPr="00BF204C" w14:paraId="4E02DA33" w14:textId="77777777" w:rsidTr="00BD7CC5">
        <w:tc>
          <w:tcPr>
            <w:tcW w:w="468" w:type="dxa"/>
            <w:tcBorders>
              <w:top w:val="single" w:sz="4" w:space="0" w:color="auto"/>
              <w:left w:val="single" w:sz="4" w:space="0" w:color="auto"/>
              <w:bottom w:val="single" w:sz="4" w:space="0" w:color="auto"/>
              <w:right w:val="single" w:sz="4" w:space="0" w:color="auto"/>
            </w:tcBorders>
          </w:tcPr>
          <w:p w14:paraId="346318D6" w14:textId="77777777" w:rsidR="00C77998" w:rsidRPr="00BF204C" w:rsidRDefault="00EF616D" w:rsidP="00617C6E">
            <w:pPr>
              <w:spacing w:before="20"/>
              <w:rPr>
                <w:rFonts w:asciiTheme="minorHAnsi" w:hAnsiTheme="minorHAnsi" w:cstheme="minorHAnsi"/>
                <w:sz w:val="16"/>
              </w:rPr>
            </w:pPr>
            <w:r w:rsidRPr="00BF204C">
              <w:rPr>
                <w:rFonts w:asciiTheme="minorHAnsi" w:hAnsiTheme="minorHAnsi" w:cstheme="minorHAnsi"/>
                <w:sz w:val="16"/>
              </w:rPr>
              <w:t>12</w:t>
            </w:r>
          </w:p>
        </w:tc>
        <w:tc>
          <w:tcPr>
            <w:tcW w:w="1251" w:type="dxa"/>
            <w:tcBorders>
              <w:top w:val="single" w:sz="4" w:space="0" w:color="auto"/>
              <w:left w:val="single" w:sz="4" w:space="0" w:color="auto"/>
              <w:bottom w:val="single" w:sz="4" w:space="0" w:color="auto"/>
              <w:right w:val="single" w:sz="4" w:space="0" w:color="auto"/>
            </w:tcBorders>
          </w:tcPr>
          <w:p w14:paraId="58BCA754" w14:textId="77777777" w:rsidR="00C77998" w:rsidRPr="00BF204C" w:rsidRDefault="00EF616D" w:rsidP="00617C6E">
            <w:pPr>
              <w:rPr>
                <w:rFonts w:asciiTheme="minorHAnsi" w:hAnsiTheme="minorHAnsi" w:cstheme="minorHAnsi"/>
                <w:color w:val="000000"/>
                <w:sz w:val="16"/>
              </w:rPr>
            </w:pPr>
            <w:r w:rsidRPr="00BF204C">
              <w:rPr>
                <w:rFonts w:asciiTheme="minorHAnsi" w:hAnsiTheme="minorHAnsi" w:cstheme="minorHAnsi"/>
                <w:color w:val="000000"/>
                <w:sz w:val="16"/>
              </w:rPr>
              <w:t>SELL IN INVENTORY REVENUE</w:t>
            </w:r>
          </w:p>
        </w:tc>
        <w:tc>
          <w:tcPr>
            <w:tcW w:w="2529" w:type="dxa"/>
            <w:tcBorders>
              <w:top w:val="single" w:sz="4" w:space="0" w:color="auto"/>
              <w:left w:val="single" w:sz="4" w:space="0" w:color="auto"/>
              <w:bottom w:val="single" w:sz="4" w:space="0" w:color="auto"/>
              <w:right w:val="single" w:sz="4" w:space="0" w:color="auto"/>
            </w:tcBorders>
          </w:tcPr>
          <w:p w14:paraId="586C1655" w14:textId="3FB70329" w:rsidR="00C77998" w:rsidRPr="00BF204C" w:rsidRDefault="00DE3909" w:rsidP="00617C6E">
            <w:pPr>
              <w:rPr>
                <w:rFonts w:asciiTheme="minorHAnsi" w:hAnsiTheme="minorHAnsi" w:cstheme="minorHAnsi"/>
                <w:sz w:val="16"/>
              </w:rPr>
            </w:pPr>
            <w:r w:rsidRPr="00E87FAE">
              <w:rPr>
                <w:rFonts w:asciiTheme="minorHAnsi" w:hAnsiTheme="minorHAnsi" w:cstheme="minorHAnsi"/>
                <w:color w:val="000000"/>
                <w:sz w:val="16"/>
              </w:rPr>
              <w:t>DMO_SELL_IN_METRICS_BASE_F</w:t>
            </w:r>
          </w:p>
          <w:p w14:paraId="45A1AC65" w14:textId="6B01052C" w:rsidR="00651453" w:rsidRPr="00BF204C" w:rsidRDefault="00B24D33" w:rsidP="00617C6E">
            <w:pPr>
              <w:rPr>
                <w:rFonts w:asciiTheme="minorHAnsi" w:hAnsiTheme="minorHAnsi" w:cstheme="minorHAnsi"/>
                <w:sz w:val="16"/>
              </w:rPr>
            </w:pPr>
            <w:r w:rsidRPr="00B24D33">
              <w:rPr>
                <w:rFonts w:asciiTheme="minorHAnsi" w:hAnsiTheme="minorHAnsi" w:cstheme="minorHAnsi"/>
                <w:color w:val="000000"/>
                <w:sz w:val="16"/>
              </w:rPr>
              <w:t>DMO_SELL_IN_OUT_DRVD_INTRM</w:t>
            </w:r>
          </w:p>
        </w:tc>
        <w:tc>
          <w:tcPr>
            <w:tcW w:w="1800" w:type="dxa"/>
            <w:tcBorders>
              <w:top w:val="single" w:sz="4" w:space="0" w:color="auto"/>
              <w:left w:val="single" w:sz="4" w:space="0" w:color="auto"/>
              <w:bottom w:val="single" w:sz="4" w:space="0" w:color="auto"/>
              <w:right w:val="single" w:sz="4" w:space="0" w:color="auto"/>
            </w:tcBorders>
          </w:tcPr>
          <w:p w14:paraId="665F7FA6" w14:textId="312870E8" w:rsidR="00C77998" w:rsidRDefault="00651453" w:rsidP="00617C6E">
            <w:pPr>
              <w:rPr>
                <w:ins w:id="1784" w:author="Rakesh Singhi" w:date="2015-03-25T16:22:00Z"/>
                <w:rFonts w:asciiTheme="minorHAnsi" w:hAnsiTheme="minorHAnsi" w:cstheme="minorHAnsi"/>
                <w:sz w:val="16"/>
              </w:rPr>
            </w:pPr>
            <w:del w:id="1785" w:author="Rakesh Singhi" w:date="2015-03-25T16:20:00Z">
              <w:r w:rsidRPr="00BF204C" w:rsidDel="00BD42C3">
                <w:rPr>
                  <w:rFonts w:asciiTheme="minorHAnsi" w:hAnsiTheme="minorHAnsi" w:cstheme="minorHAnsi"/>
                  <w:sz w:val="16"/>
                </w:rPr>
                <w:delText>QUANTITY</w:delText>
              </w:r>
            </w:del>
            <w:ins w:id="1786" w:author="Rakesh Singhi" w:date="2015-03-25T16:20:00Z">
              <w:r w:rsidR="00BD42C3">
                <w:rPr>
                  <w:rFonts w:asciiTheme="minorHAnsi" w:hAnsiTheme="minorHAnsi" w:cstheme="minorHAnsi"/>
                  <w:sz w:val="16"/>
                </w:rPr>
                <w:t>SELL_IN_INV</w:t>
              </w:r>
            </w:ins>
            <w:ins w:id="1787" w:author="Rakesh Singhi" w:date="2015-03-25T16:21:00Z">
              <w:r w:rsidR="00BD42C3">
                <w:rPr>
                  <w:rFonts w:asciiTheme="minorHAnsi" w:hAnsiTheme="minorHAnsi" w:cstheme="minorHAnsi"/>
                  <w:sz w:val="16"/>
                </w:rPr>
                <w:t>NTRY</w:t>
              </w:r>
            </w:ins>
            <w:ins w:id="1788" w:author="Rakesh Singhi" w:date="2015-03-25T16:22:00Z">
              <w:r w:rsidR="00BD42C3">
                <w:rPr>
                  <w:rFonts w:asciiTheme="minorHAnsi" w:hAnsiTheme="minorHAnsi" w:cstheme="minorHAnsi"/>
                  <w:sz w:val="16"/>
                </w:rPr>
                <w:t>_REVENUE_LOCAL</w:t>
              </w:r>
            </w:ins>
            <w:r w:rsidRPr="00BF204C">
              <w:rPr>
                <w:rFonts w:asciiTheme="minorHAnsi" w:hAnsiTheme="minorHAnsi" w:cstheme="minorHAnsi"/>
                <w:sz w:val="16"/>
              </w:rPr>
              <w:t>,</w:t>
            </w:r>
          </w:p>
          <w:p w14:paraId="7780420E" w14:textId="0E7301C2" w:rsidR="00BD42C3" w:rsidRPr="00BF204C" w:rsidRDefault="00BD42C3" w:rsidP="00617C6E">
            <w:pPr>
              <w:rPr>
                <w:rFonts w:asciiTheme="minorHAnsi" w:hAnsiTheme="minorHAnsi" w:cstheme="minorHAnsi"/>
                <w:sz w:val="16"/>
              </w:rPr>
            </w:pPr>
            <w:ins w:id="1789" w:author="Rakesh Singhi" w:date="2015-03-25T16:22:00Z">
              <w:r>
                <w:rPr>
                  <w:rFonts w:asciiTheme="minorHAnsi" w:hAnsiTheme="minorHAnsi" w:cstheme="minorHAnsi"/>
                  <w:sz w:val="16"/>
                </w:rPr>
                <w:t>SELL_IN_INVNTRY_REVENUE_USD</w:t>
              </w:r>
            </w:ins>
          </w:p>
          <w:p w14:paraId="78B0DECA" w14:textId="77777777" w:rsidR="00651453" w:rsidRPr="00BF204C" w:rsidRDefault="004A6956" w:rsidP="00617C6E">
            <w:pPr>
              <w:rPr>
                <w:rFonts w:asciiTheme="minorHAnsi" w:hAnsiTheme="minorHAnsi" w:cstheme="minorHAnsi"/>
                <w:sz w:val="16"/>
              </w:rPr>
            </w:pPr>
            <w:r w:rsidRPr="00BF204C">
              <w:rPr>
                <w:rFonts w:asciiTheme="minorHAnsi" w:hAnsiTheme="minorHAnsi" w:cstheme="minorHAnsi"/>
                <w:sz w:val="16"/>
              </w:rPr>
              <w:t>SELL_IN</w:t>
            </w:r>
            <w:r w:rsidR="00CC52DB" w:rsidRPr="00BF204C">
              <w:rPr>
                <w:rFonts w:asciiTheme="minorHAnsi" w:hAnsiTheme="minorHAnsi" w:cstheme="minorHAnsi"/>
                <w:sz w:val="16"/>
              </w:rPr>
              <w:t>_</w:t>
            </w:r>
            <w:r w:rsidRPr="00BF204C">
              <w:rPr>
                <w:rFonts w:asciiTheme="minorHAnsi" w:hAnsiTheme="minorHAnsi" w:cstheme="minorHAnsi"/>
                <w:sz w:val="16"/>
              </w:rPr>
              <w:t>TRANSFER_PRICE</w:t>
            </w:r>
            <w:r w:rsidR="00651453" w:rsidRPr="00BF204C">
              <w:rPr>
                <w:rFonts w:asciiTheme="minorHAnsi" w:hAnsiTheme="minorHAnsi" w:cstheme="minorHAnsi"/>
                <w:sz w:val="16"/>
              </w:rPr>
              <w:t>,</w:t>
            </w:r>
          </w:p>
          <w:p w14:paraId="345FE345" w14:textId="77777777" w:rsidR="00651453" w:rsidRPr="00BF204C" w:rsidRDefault="004A6956" w:rsidP="00617C6E">
            <w:pPr>
              <w:rPr>
                <w:rFonts w:asciiTheme="minorHAnsi" w:hAnsiTheme="minorHAnsi" w:cstheme="minorHAnsi"/>
                <w:sz w:val="16"/>
              </w:rPr>
            </w:pPr>
            <w:r w:rsidRPr="00BF204C">
              <w:rPr>
                <w:rFonts w:asciiTheme="minorHAnsi" w:hAnsiTheme="minorHAnsi" w:cstheme="minorHAnsi"/>
                <w:sz w:val="16"/>
              </w:rPr>
              <w:t>SELL_</w:t>
            </w:r>
            <w:r w:rsidR="00651453" w:rsidRPr="00BF204C">
              <w:rPr>
                <w:rFonts w:asciiTheme="minorHAnsi" w:hAnsiTheme="minorHAnsi" w:cstheme="minorHAnsi"/>
                <w:sz w:val="16"/>
              </w:rPr>
              <w:t>IN</w:t>
            </w:r>
            <w:r w:rsidRPr="00BF204C">
              <w:rPr>
                <w:rFonts w:asciiTheme="minorHAnsi" w:hAnsiTheme="minorHAnsi" w:cstheme="minorHAnsi"/>
                <w:sz w:val="16"/>
              </w:rPr>
              <w:t>_</w:t>
            </w:r>
            <w:r w:rsidR="00651453" w:rsidRPr="00BF204C">
              <w:rPr>
                <w:rFonts w:asciiTheme="minorHAnsi" w:hAnsiTheme="minorHAnsi" w:cstheme="minorHAnsi"/>
                <w:sz w:val="16"/>
              </w:rPr>
              <w:t>REVENUE</w:t>
            </w:r>
          </w:p>
          <w:p w14:paraId="5D9E9985" w14:textId="77777777" w:rsidR="00651453" w:rsidRPr="00BF204C" w:rsidRDefault="004A6956" w:rsidP="00617C6E">
            <w:pPr>
              <w:rPr>
                <w:rFonts w:asciiTheme="minorHAnsi" w:hAnsiTheme="minorHAnsi" w:cstheme="minorHAnsi"/>
                <w:sz w:val="16"/>
              </w:rPr>
            </w:pPr>
            <w:r w:rsidRPr="00BF204C">
              <w:rPr>
                <w:rFonts w:asciiTheme="minorHAnsi" w:hAnsiTheme="minorHAnsi" w:cstheme="minorHAnsi"/>
                <w:sz w:val="16"/>
              </w:rPr>
              <w:t>SELL_OUT_</w:t>
            </w:r>
            <w:r w:rsidR="00651453" w:rsidRPr="00BF204C">
              <w:rPr>
                <w:rFonts w:asciiTheme="minorHAnsi" w:hAnsiTheme="minorHAnsi" w:cstheme="minorHAnsi"/>
                <w:sz w:val="16"/>
              </w:rPr>
              <w:t>REVENUE</w:t>
            </w:r>
          </w:p>
        </w:tc>
        <w:tc>
          <w:tcPr>
            <w:tcW w:w="3060" w:type="dxa"/>
            <w:tcBorders>
              <w:top w:val="single" w:sz="4" w:space="0" w:color="auto"/>
              <w:left w:val="single" w:sz="4" w:space="0" w:color="auto"/>
              <w:bottom w:val="single" w:sz="4" w:space="0" w:color="auto"/>
              <w:right w:val="single" w:sz="4" w:space="0" w:color="auto"/>
            </w:tcBorders>
          </w:tcPr>
          <w:p w14:paraId="287459C9" w14:textId="77777777" w:rsidR="00C77998" w:rsidRPr="00BF204C" w:rsidRDefault="00651453" w:rsidP="00617C6E">
            <w:pPr>
              <w:rPr>
                <w:rFonts w:asciiTheme="minorHAnsi" w:hAnsiTheme="minorHAnsi" w:cstheme="minorHAnsi"/>
                <w:color w:val="000000"/>
                <w:sz w:val="16"/>
              </w:rPr>
            </w:pPr>
            <w:r w:rsidRPr="00BF204C">
              <w:rPr>
                <w:rFonts w:asciiTheme="minorHAnsi" w:hAnsiTheme="minorHAnsi" w:cstheme="minorHAnsi"/>
                <w:b/>
                <w:color w:val="000000"/>
                <w:sz w:val="16"/>
              </w:rPr>
              <w:t>A+B+C</w:t>
            </w:r>
            <w:r w:rsidRPr="00BF204C">
              <w:rPr>
                <w:rFonts w:asciiTheme="minorHAnsi" w:hAnsiTheme="minorHAnsi" w:cstheme="minorHAnsi"/>
                <w:color w:val="000000"/>
                <w:sz w:val="16"/>
              </w:rPr>
              <w:t xml:space="preserve"> where,</w:t>
            </w:r>
          </w:p>
          <w:p w14:paraId="12A53F07" w14:textId="1976FFD0" w:rsidR="00651453" w:rsidRPr="00BF204C" w:rsidRDefault="004A6956" w:rsidP="00617C6E">
            <w:pPr>
              <w:rPr>
                <w:rFonts w:asciiTheme="minorHAnsi" w:hAnsiTheme="minorHAnsi" w:cstheme="minorHAnsi"/>
                <w:color w:val="000000"/>
                <w:sz w:val="16"/>
              </w:rPr>
            </w:pPr>
            <w:r w:rsidRPr="00BF204C">
              <w:rPr>
                <w:rFonts w:asciiTheme="minorHAnsi" w:hAnsiTheme="minorHAnsi" w:cstheme="minorHAnsi"/>
                <w:b/>
                <w:color w:val="000000"/>
                <w:sz w:val="16"/>
              </w:rPr>
              <w:t>A:</w:t>
            </w:r>
            <w:r w:rsidRPr="00BF204C">
              <w:rPr>
                <w:rFonts w:asciiTheme="minorHAnsi" w:hAnsiTheme="minorHAnsi" w:cstheme="minorHAnsi"/>
                <w:color w:val="000000"/>
                <w:sz w:val="16"/>
              </w:rPr>
              <w:t xml:space="preserve"> </w:t>
            </w:r>
            <w:r w:rsidR="00651453" w:rsidRPr="00BF204C">
              <w:rPr>
                <w:rFonts w:asciiTheme="minorHAnsi" w:hAnsiTheme="minorHAnsi" w:cstheme="minorHAnsi"/>
                <w:color w:val="000000"/>
                <w:sz w:val="16"/>
              </w:rPr>
              <w:t>Previous Month Inventory</w:t>
            </w:r>
            <w:r w:rsidRPr="00BF204C">
              <w:rPr>
                <w:rFonts w:asciiTheme="minorHAnsi" w:hAnsiTheme="minorHAnsi" w:cstheme="minorHAnsi"/>
                <w:color w:val="000000"/>
                <w:sz w:val="16"/>
              </w:rPr>
              <w:t xml:space="preserve"> =Sum of (</w:t>
            </w:r>
            <w:del w:id="1790" w:author="Rakesh Singhi" w:date="2015-03-25T16:22:00Z">
              <w:r w:rsidRPr="00BF204C" w:rsidDel="00BD42C3">
                <w:rPr>
                  <w:rFonts w:asciiTheme="minorHAnsi" w:hAnsiTheme="minorHAnsi" w:cstheme="minorHAnsi"/>
                  <w:color w:val="000000"/>
                  <w:sz w:val="16"/>
                </w:rPr>
                <w:delText>QUANTITY</w:delText>
              </w:r>
            </w:del>
            <w:ins w:id="1791" w:author="Rakesh Singhi" w:date="2015-03-25T16:22:00Z">
              <w:r w:rsidR="00BD42C3">
                <w:rPr>
                  <w:rFonts w:asciiTheme="minorHAnsi" w:hAnsiTheme="minorHAnsi" w:cstheme="minorHAnsi"/>
                  <w:color w:val="000000"/>
                  <w:sz w:val="16"/>
                </w:rPr>
                <w:t>SELL_IN_INVNTRY_REVENUE_LOCAL( or SELL_IN_INVNTRY_REVENUE_USD)</w:t>
              </w:r>
            </w:ins>
            <w:del w:id="1792" w:author="Rakesh Singhi" w:date="2015-03-25T16:23:00Z">
              <w:r w:rsidRPr="00BF204C" w:rsidDel="00BD42C3">
                <w:rPr>
                  <w:rFonts w:asciiTheme="minorHAnsi" w:hAnsiTheme="minorHAnsi" w:cstheme="minorHAnsi"/>
                  <w:color w:val="000000"/>
                  <w:sz w:val="16"/>
                </w:rPr>
                <w:delText>* SALE_PRICE) ,</w:delText>
              </w:r>
            </w:del>
          </w:p>
          <w:p w14:paraId="686F9C33" w14:textId="77777777" w:rsidR="004A6956" w:rsidRPr="00BF204C" w:rsidRDefault="004A6956" w:rsidP="00617C6E">
            <w:pPr>
              <w:rPr>
                <w:rFonts w:asciiTheme="minorHAnsi" w:hAnsiTheme="minorHAnsi" w:cstheme="minorHAnsi"/>
                <w:color w:val="000000"/>
                <w:sz w:val="16"/>
              </w:rPr>
            </w:pPr>
            <w:r w:rsidRPr="00BF204C">
              <w:rPr>
                <w:rFonts w:asciiTheme="minorHAnsi" w:hAnsiTheme="minorHAnsi" w:cstheme="minorHAnsi"/>
                <w:b/>
                <w:color w:val="000000"/>
                <w:sz w:val="16"/>
              </w:rPr>
              <w:t xml:space="preserve">B: </w:t>
            </w:r>
            <w:r w:rsidRPr="00BF204C">
              <w:rPr>
                <w:rFonts w:asciiTheme="minorHAnsi" w:hAnsiTheme="minorHAnsi" w:cstheme="minorHAnsi"/>
                <w:color w:val="000000"/>
                <w:sz w:val="16"/>
              </w:rPr>
              <w:t>SELL_IN_REVENUE of current month</w:t>
            </w:r>
          </w:p>
          <w:p w14:paraId="1CC83442" w14:textId="77777777" w:rsidR="004A6956" w:rsidRPr="00BF204C" w:rsidRDefault="004A6956" w:rsidP="00617C6E">
            <w:pPr>
              <w:rPr>
                <w:rFonts w:asciiTheme="minorHAnsi" w:hAnsiTheme="minorHAnsi" w:cstheme="minorHAnsi"/>
                <w:color w:val="000000"/>
                <w:sz w:val="16"/>
              </w:rPr>
            </w:pPr>
            <w:r w:rsidRPr="00BF204C">
              <w:rPr>
                <w:rFonts w:asciiTheme="minorHAnsi" w:hAnsiTheme="minorHAnsi" w:cstheme="minorHAnsi"/>
                <w:b/>
                <w:color w:val="000000"/>
                <w:sz w:val="16"/>
              </w:rPr>
              <w:t>C:</w:t>
            </w:r>
            <w:r w:rsidRPr="00BF204C">
              <w:rPr>
                <w:rFonts w:asciiTheme="minorHAnsi" w:hAnsiTheme="minorHAnsi" w:cstheme="minorHAnsi"/>
                <w:color w:val="000000"/>
                <w:sz w:val="16"/>
              </w:rPr>
              <w:t xml:space="preserve"> SELL_OUT_REVENUE of current month</w:t>
            </w:r>
          </w:p>
          <w:p w14:paraId="478998C0" w14:textId="05409CF1" w:rsidR="004A6956" w:rsidRPr="00BF204C" w:rsidRDefault="004A6956" w:rsidP="00BD42C3">
            <w:pPr>
              <w:rPr>
                <w:rFonts w:asciiTheme="minorHAnsi" w:hAnsiTheme="minorHAnsi" w:cstheme="minorHAnsi"/>
                <w:color w:val="000000"/>
                <w:sz w:val="16"/>
              </w:rPr>
            </w:pPr>
            <w:r w:rsidRPr="00BF204C">
              <w:rPr>
                <w:rFonts w:asciiTheme="minorHAnsi" w:hAnsiTheme="minorHAnsi" w:cstheme="minorHAnsi"/>
                <w:color w:val="000000"/>
                <w:sz w:val="16"/>
              </w:rPr>
              <w:t>Group by PARTNER_ID,</w:t>
            </w:r>
            <w:del w:id="1793" w:author="Rakesh Singhi" w:date="2015-03-25T16:23:00Z">
              <w:r w:rsidRPr="00BF204C" w:rsidDel="00BD42C3">
                <w:rPr>
                  <w:rFonts w:asciiTheme="minorHAnsi" w:hAnsiTheme="minorHAnsi" w:cstheme="minorHAnsi"/>
                  <w:color w:val="000000"/>
                  <w:sz w:val="16"/>
                </w:rPr>
                <w:delText xml:space="preserve"> ORDER_TYPE, </w:delText>
              </w:r>
            </w:del>
            <w:r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04B5D040" w14:textId="77777777" w:rsidR="00C77998" w:rsidRPr="00BF204C" w:rsidRDefault="004A6956" w:rsidP="00617C6E">
            <w:pPr>
              <w:rPr>
                <w:rFonts w:asciiTheme="minorHAnsi" w:hAnsiTheme="minorHAnsi" w:cstheme="minorHAnsi"/>
                <w:sz w:val="16"/>
              </w:rPr>
            </w:pPr>
            <w:r w:rsidRPr="00BF204C">
              <w:rPr>
                <w:rFonts w:asciiTheme="minorHAnsi" w:hAnsiTheme="minorHAnsi" w:cstheme="minorHAnsi"/>
                <w:sz w:val="16"/>
              </w:rPr>
              <w:t>Y</w:t>
            </w:r>
          </w:p>
        </w:tc>
      </w:tr>
      <w:tr w:rsidR="00C77998" w:rsidRPr="00BF204C" w14:paraId="1378B181" w14:textId="77777777" w:rsidTr="00BD7CC5">
        <w:tc>
          <w:tcPr>
            <w:tcW w:w="468" w:type="dxa"/>
            <w:tcBorders>
              <w:top w:val="single" w:sz="4" w:space="0" w:color="auto"/>
              <w:left w:val="single" w:sz="4" w:space="0" w:color="auto"/>
              <w:bottom w:val="single" w:sz="4" w:space="0" w:color="auto"/>
              <w:right w:val="single" w:sz="4" w:space="0" w:color="auto"/>
            </w:tcBorders>
          </w:tcPr>
          <w:p w14:paraId="5E79C425" w14:textId="77777777" w:rsidR="00C77998" w:rsidRPr="00BF204C" w:rsidRDefault="00CC52DB" w:rsidP="00617C6E">
            <w:pPr>
              <w:spacing w:before="20"/>
              <w:rPr>
                <w:rFonts w:asciiTheme="minorHAnsi" w:hAnsiTheme="minorHAnsi" w:cstheme="minorHAnsi"/>
                <w:sz w:val="16"/>
              </w:rPr>
            </w:pPr>
            <w:r w:rsidRPr="00BF204C">
              <w:rPr>
                <w:rFonts w:asciiTheme="minorHAnsi" w:hAnsiTheme="minorHAnsi" w:cstheme="minorHAnsi"/>
                <w:sz w:val="16"/>
              </w:rPr>
              <w:t>13</w:t>
            </w:r>
          </w:p>
        </w:tc>
        <w:tc>
          <w:tcPr>
            <w:tcW w:w="1251" w:type="dxa"/>
            <w:tcBorders>
              <w:top w:val="single" w:sz="4" w:space="0" w:color="auto"/>
              <w:left w:val="single" w:sz="4" w:space="0" w:color="auto"/>
              <w:bottom w:val="single" w:sz="4" w:space="0" w:color="auto"/>
              <w:right w:val="single" w:sz="4" w:space="0" w:color="auto"/>
            </w:tcBorders>
          </w:tcPr>
          <w:p w14:paraId="0066B5AF" w14:textId="77777777" w:rsidR="00C77998" w:rsidRPr="00BF204C" w:rsidRDefault="00EF616D" w:rsidP="00617C6E">
            <w:pPr>
              <w:rPr>
                <w:rFonts w:asciiTheme="minorHAnsi" w:hAnsiTheme="minorHAnsi" w:cstheme="minorHAnsi"/>
                <w:color w:val="000000"/>
                <w:sz w:val="16"/>
              </w:rPr>
            </w:pPr>
            <w:r w:rsidRPr="00BF204C">
              <w:rPr>
                <w:rFonts w:asciiTheme="minorHAnsi" w:hAnsiTheme="minorHAnsi" w:cstheme="minorHAnsi"/>
                <w:color w:val="000000"/>
                <w:sz w:val="16"/>
              </w:rPr>
              <w:t>SELL IN DAYS OF STOCK</w:t>
            </w:r>
          </w:p>
        </w:tc>
        <w:tc>
          <w:tcPr>
            <w:tcW w:w="2529" w:type="dxa"/>
            <w:tcBorders>
              <w:top w:val="single" w:sz="4" w:space="0" w:color="auto"/>
              <w:left w:val="single" w:sz="4" w:space="0" w:color="auto"/>
              <w:bottom w:val="single" w:sz="4" w:space="0" w:color="auto"/>
              <w:right w:val="single" w:sz="4" w:space="0" w:color="auto"/>
            </w:tcBorders>
          </w:tcPr>
          <w:p w14:paraId="7F549FCF" w14:textId="23342B86" w:rsidR="00DD25C1" w:rsidRPr="00BF204C" w:rsidRDefault="00445C33" w:rsidP="00617C6E">
            <w:pPr>
              <w:rPr>
                <w:rFonts w:asciiTheme="minorHAnsi" w:hAnsiTheme="minorHAnsi" w:cstheme="minorHAnsi"/>
                <w:sz w:val="16"/>
              </w:rPr>
            </w:pPr>
            <w:r>
              <w:rPr>
                <w:rFonts w:asciiTheme="minorHAnsi" w:hAnsiTheme="minorHAnsi" w:cstheme="minorHAnsi"/>
                <w:sz w:val="16"/>
              </w:rPr>
              <w:t>DMO_</w:t>
            </w:r>
            <w:r w:rsidR="004A6956" w:rsidRPr="00BF204C">
              <w:rPr>
                <w:rFonts w:asciiTheme="minorHAnsi" w:hAnsiTheme="minorHAnsi" w:cstheme="minorHAnsi"/>
                <w:sz w:val="16"/>
              </w:rPr>
              <w:t>COUNTRY</w:t>
            </w:r>
            <w:r>
              <w:rPr>
                <w:rFonts w:asciiTheme="minorHAnsi" w:hAnsiTheme="minorHAnsi" w:cstheme="minorHAnsi"/>
                <w:sz w:val="16"/>
              </w:rPr>
              <w:t>_D</w:t>
            </w:r>
            <w:r w:rsidR="004A6956" w:rsidRPr="00BF204C">
              <w:rPr>
                <w:rFonts w:asciiTheme="minorHAnsi" w:hAnsiTheme="minorHAnsi" w:cstheme="minorHAnsi"/>
                <w:sz w:val="16"/>
              </w:rPr>
              <w:t>,</w:t>
            </w:r>
          </w:p>
          <w:p w14:paraId="6C83D2F7" w14:textId="21306704" w:rsidR="00DD25C1" w:rsidRPr="00BF204C" w:rsidRDefault="00DE3909" w:rsidP="00617C6E">
            <w:pPr>
              <w:rPr>
                <w:rFonts w:asciiTheme="minorHAnsi" w:hAnsiTheme="minorHAnsi" w:cstheme="minorHAnsi"/>
                <w:sz w:val="16"/>
              </w:rPr>
            </w:pPr>
            <w:r w:rsidRPr="00E87FAE">
              <w:rPr>
                <w:rFonts w:asciiTheme="minorHAnsi" w:hAnsiTheme="minorHAnsi" w:cstheme="minorHAnsi"/>
                <w:color w:val="000000"/>
                <w:sz w:val="16"/>
              </w:rPr>
              <w:t>DMO_SELL_IN_METRICS_BASE_F</w:t>
            </w:r>
            <w:r w:rsidR="00DD25C1" w:rsidRPr="00BF204C">
              <w:rPr>
                <w:rFonts w:asciiTheme="minorHAnsi" w:hAnsiTheme="minorHAnsi" w:cstheme="minorHAnsi"/>
                <w:sz w:val="16"/>
              </w:rPr>
              <w:t>,</w:t>
            </w:r>
          </w:p>
          <w:p w14:paraId="1841453E" w14:textId="58ECCC02" w:rsidR="004A6956" w:rsidRPr="00BF204C" w:rsidRDefault="00B24D33" w:rsidP="00617C6E">
            <w:pPr>
              <w:rPr>
                <w:rFonts w:asciiTheme="minorHAnsi" w:hAnsiTheme="minorHAnsi" w:cstheme="minorHAnsi"/>
                <w:sz w:val="16"/>
              </w:rPr>
            </w:pPr>
            <w:r w:rsidRPr="00B24D33">
              <w:rPr>
                <w:rFonts w:asciiTheme="minorHAnsi" w:hAnsiTheme="minorHAnsi" w:cstheme="minorHAnsi"/>
                <w:color w:val="000000"/>
                <w:sz w:val="16"/>
              </w:rPr>
              <w:t>DMO_SELL_IN_OUT_DRVD_INTRM</w:t>
            </w:r>
          </w:p>
        </w:tc>
        <w:tc>
          <w:tcPr>
            <w:tcW w:w="1800" w:type="dxa"/>
            <w:tcBorders>
              <w:top w:val="single" w:sz="4" w:space="0" w:color="auto"/>
              <w:left w:val="single" w:sz="4" w:space="0" w:color="auto"/>
              <w:bottom w:val="single" w:sz="4" w:space="0" w:color="auto"/>
              <w:right w:val="single" w:sz="4" w:space="0" w:color="auto"/>
            </w:tcBorders>
          </w:tcPr>
          <w:p w14:paraId="1B0A2A93" w14:textId="77777777" w:rsidR="00CC52DB" w:rsidRPr="00BF204C" w:rsidRDefault="004A6956" w:rsidP="00617C6E">
            <w:pPr>
              <w:rPr>
                <w:rFonts w:asciiTheme="minorHAnsi" w:hAnsiTheme="minorHAnsi" w:cstheme="minorHAnsi"/>
                <w:sz w:val="16"/>
              </w:rPr>
            </w:pPr>
            <w:r w:rsidRPr="00BF204C">
              <w:rPr>
                <w:rFonts w:asciiTheme="minorHAnsi" w:hAnsiTheme="minorHAnsi" w:cstheme="minorHAnsi"/>
                <w:sz w:val="16"/>
              </w:rPr>
              <w:t>MEASUREMENT_DAYS,</w:t>
            </w:r>
          </w:p>
          <w:p w14:paraId="70101514" w14:textId="77777777" w:rsidR="004A6956" w:rsidRPr="00BF204C" w:rsidRDefault="004A6956" w:rsidP="00617C6E">
            <w:pPr>
              <w:rPr>
                <w:rFonts w:asciiTheme="minorHAnsi" w:hAnsiTheme="minorHAnsi" w:cstheme="minorHAnsi"/>
                <w:sz w:val="16"/>
              </w:rPr>
            </w:pPr>
            <w:r w:rsidRPr="00BF204C">
              <w:rPr>
                <w:rFonts w:asciiTheme="minorHAnsi" w:hAnsiTheme="minorHAnsi" w:cstheme="minorHAnsi"/>
                <w:sz w:val="16"/>
              </w:rPr>
              <w:t xml:space="preserve"> QUANTITY,</w:t>
            </w:r>
          </w:p>
          <w:p w14:paraId="34058BA4" w14:textId="77777777" w:rsidR="004A6956" w:rsidRPr="00BF204C" w:rsidRDefault="004A6956" w:rsidP="00617C6E">
            <w:pPr>
              <w:rPr>
                <w:rFonts w:asciiTheme="minorHAnsi" w:hAnsiTheme="minorHAnsi" w:cstheme="minorHAnsi"/>
                <w:sz w:val="16"/>
              </w:rPr>
            </w:pPr>
            <w:r w:rsidRPr="00BF204C">
              <w:rPr>
                <w:rFonts w:asciiTheme="minorHAnsi" w:hAnsiTheme="minorHAnsi" w:cstheme="minorHAnsi"/>
                <w:sz w:val="16"/>
              </w:rPr>
              <w:t>SALE_PRICE,</w:t>
            </w:r>
          </w:p>
          <w:p w14:paraId="53CAD14B" w14:textId="0CE53F36" w:rsidR="00C77998" w:rsidRPr="00BF204C" w:rsidRDefault="004A6956" w:rsidP="00617C6E">
            <w:pPr>
              <w:rPr>
                <w:rFonts w:asciiTheme="minorHAnsi" w:hAnsiTheme="minorHAnsi" w:cstheme="minorHAnsi"/>
                <w:sz w:val="16"/>
              </w:rPr>
            </w:pPr>
            <w:r w:rsidRPr="00BF204C">
              <w:rPr>
                <w:rFonts w:asciiTheme="minorHAnsi" w:hAnsiTheme="minorHAnsi" w:cstheme="minorHAnsi"/>
                <w:sz w:val="16"/>
              </w:rPr>
              <w:t>SELL_OUT_REVENUE</w:t>
            </w:r>
            <w:ins w:id="1794" w:author="Rakesh Singhi" w:date="2015-03-25T16:20:00Z">
              <w:r w:rsidR="00BD42C3">
                <w:rPr>
                  <w:rFonts w:asciiTheme="minorHAnsi" w:hAnsiTheme="minorHAnsi" w:cstheme="minorHAnsi"/>
                  <w:sz w:val="16"/>
                </w:rPr>
                <w:t xml:space="preserve"> for 3 months</w:t>
              </w:r>
            </w:ins>
          </w:p>
        </w:tc>
        <w:tc>
          <w:tcPr>
            <w:tcW w:w="3060" w:type="dxa"/>
            <w:tcBorders>
              <w:top w:val="single" w:sz="4" w:space="0" w:color="auto"/>
              <w:left w:val="single" w:sz="4" w:space="0" w:color="auto"/>
              <w:bottom w:val="single" w:sz="4" w:space="0" w:color="auto"/>
              <w:right w:val="single" w:sz="4" w:space="0" w:color="auto"/>
            </w:tcBorders>
          </w:tcPr>
          <w:p w14:paraId="26CC055C" w14:textId="77777777" w:rsidR="00C77998" w:rsidRPr="00BF204C" w:rsidRDefault="00D14EA3" w:rsidP="00617C6E">
            <w:pPr>
              <w:rPr>
                <w:rFonts w:asciiTheme="minorHAnsi" w:hAnsiTheme="minorHAnsi" w:cstheme="minorHAnsi"/>
                <w:color w:val="000000"/>
                <w:sz w:val="16"/>
              </w:rPr>
            </w:pPr>
            <w:r w:rsidRPr="00BF204C">
              <w:rPr>
                <w:rFonts w:asciiTheme="minorHAnsi" w:hAnsiTheme="minorHAnsi" w:cstheme="minorHAnsi"/>
                <w:b/>
                <w:color w:val="000000"/>
                <w:sz w:val="16"/>
              </w:rPr>
              <w:t xml:space="preserve">(A/B)*C </w:t>
            </w:r>
            <w:r w:rsidRPr="00BF204C">
              <w:rPr>
                <w:rFonts w:asciiTheme="minorHAnsi" w:hAnsiTheme="minorHAnsi" w:cstheme="minorHAnsi"/>
                <w:color w:val="000000"/>
                <w:sz w:val="16"/>
              </w:rPr>
              <w:t>where,</w:t>
            </w:r>
          </w:p>
          <w:p w14:paraId="7BF66F76" w14:textId="77777777" w:rsidR="00D14EA3" w:rsidRPr="00BF204C" w:rsidRDefault="00D14EA3" w:rsidP="00617C6E">
            <w:pPr>
              <w:rPr>
                <w:rFonts w:asciiTheme="minorHAnsi" w:hAnsiTheme="minorHAnsi" w:cstheme="minorHAnsi"/>
                <w:color w:val="000000"/>
                <w:sz w:val="16"/>
              </w:rPr>
            </w:pPr>
            <w:r w:rsidRPr="00BF204C">
              <w:rPr>
                <w:rFonts w:asciiTheme="minorHAnsi" w:hAnsiTheme="minorHAnsi" w:cstheme="minorHAnsi"/>
                <w:b/>
                <w:color w:val="000000"/>
                <w:sz w:val="16"/>
              </w:rPr>
              <w:t xml:space="preserve">A: </w:t>
            </w:r>
            <w:r w:rsidRPr="00BF204C">
              <w:rPr>
                <w:rFonts w:asciiTheme="minorHAnsi" w:hAnsiTheme="minorHAnsi" w:cstheme="minorHAnsi"/>
                <w:color w:val="000000"/>
                <w:sz w:val="16"/>
              </w:rPr>
              <w:t>Previous Month Inventory =Sum of (QUANTITY* SALE_PRICE) ,</w:t>
            </w:r>
          </w:p>
          <w:p w14:paraId="381F084A" w14:textId="77777777" w:rsidR="00D14EA3" w:rsidRPr="00BF204C" w:rsidRDefault="00D14EA3" w:rsidP="00617C6E">
            <w:pPr>
              <w:rPr>
                <w:rFonts w:asciiTheme="minorHAnsi" w:hAnsiTheme="minorHAnsi" w:cstheme="minorHAnsi"/>
                <w:color w:val="000000"/>
                <w:sz w:val="16"/>
              </w:rPr>
            </w:pPr>
            <w:r w:rsidRPr="00BF204C">
              <w:rPr>
                <w:rFonts w:asciiTheme="minorHAnsi" w:hAnsiTheme="minorHAnsi" w:cstheme="minorHAnsi"/>
                <w:b/>
                <w:color w:val="000000"/>
                <w:sz w:val="16"/>
              </w:rPr>
              <w:t xml:space="preserve">B: </w:t>
            </w:r>
            <w:r w:rsidRPr="00BF204C">
              <w:rPr>
                <w:rFonts w:asciiTheme="minorHAnsi" w:hAnsiTheme="minorHAnsi" w:cstheme="minorHAnsi"/>
                <w:color w:val="000000"/>
                <w:sz w:val="16"/>
              </w:rPr>
              <w:t xml:space="preserve">Sum of </w:t>
            </w:r>
            <w:r w:rsidRPr="00BF204C">
              <w:rPr>
                <w:rFonts w:asciiTheme="minorHAnsi" w:hAnsiTheme="minorHAnsi" w:cstheme="minorHAnsi"/>
                <w:b/>
                <w:color w:val="000000"/>
                <w:sz w:val="16"/>
              </w:rPr>
              <w:t xml:space="preserve"> </w:t>
            </w:r>
            <w:r w:rsidRPr="00BF204C">
              <w:rPr>
                <w:rFonts w:asciiTheme="minorHAnsi" w:hAnsiTheme="minorHAnsi" w:cstheme="minorHAnsi"/>
                <w:color w:val="000000"/>
                <w:sz w:val="16"/>
              </w:rPr>
              <w:t>SELL_OUT_REVENUE for last 3 months,</w:t>
            </w:r>
          </w:p>
          <w:p w14:paraId="198DD3A1" w14:textId="77777777" w:rsidR="00D14EA3" w:rsidRPr="00BF204C" w:rsidRDefault="00D14EA3" w:rsidP="00617C6E">
            <w:pPr>
              <w:rPr>
                <w:rFonts w:asciiTheme="minorHAnsi" w:hAnsiTheme="minorHAnsi" w:cstheme="minorHAnsi"/>
                <w:color w:val="000000"/>
                <w:sz w:val="16"/>
              </w:rPr>
            </w:pPr>
            <w:r w:rsidRPr="00BF204C">
              <w:rPr>
                <w:rFonts w:asciiTheme="minorHAnsi" w:hAnsiTheme="minorHAnsi" w:cstheme="minorHAnsi"/>
                <w:b/>
                <w:color w:val="000000"/>
                <w:sz w:val="16"/>
              </w:rPr>
              <w:t>C:</w:t>
            </w:r>
            <w:r w:rsidRPr="00BF204C">
              <w:rPr>
                <w:rFonts w:asciiTheme="minorHAnsi" w:hAnsiTheme="minorHAnsi" w:cstheme="minorHAnsi"/>
                <w:color w:val="000000"/>
                <w:sz w:val="16"/>
              </w:rPr>
              <w:t xml:space="preserve"> MEASUREMENT_DAYS</w:t>
            </w:r>
          </w:p>
          <w:p w14:paraId="70FC8BAC" w14:textId="71B08779" w:rsidR="00D14EA3" w:rsidRPr="00BF204C" w:rsidRDefault="00D14EA3" w:rsidP="00BD42C3">
            <w:pPr>
              <w:rPr>
                <w:rFonts w:asciiTheme="minorHAnsi" w:hAnsiTheme="minorHAnsi" w:cstheme="minorHAnsi"/>
                <w:color w:val="000000"/>
                <w:sz w:val="16"/>
              </w:rPr>
            </w:pPr>
            <w:r w:rsidRPr="00BF204C">
              <w:rPr>
                <w:rFonts w:asciiTheme="minorHAnsi" w:hAnsiTheme="minorHAnsi" w:cstheme="minorHAnsi"/>
                <w:color w:val="000000"/>
                <w:sz w:val="16"/>
              </w:rPr>
              <w:t xml:space="preserve">Group by  PARTNER_ID, </w:t>
            </w:r>
            <w:del w:id="1795" w:author="Rakesh Singhi" w:date="2015-03-25T16:23:00Z">
              <w:r w:rsidRPr="00BF204C" w:rsidDel="00BD42C3">
                <w:rPr>
                  <w:rFonts w:asciiTheme="minorHAnsi" w:hAnsiTheme="minorHAnsi" w:cstheme="minorHAnsi"/>
                  <w:color w:val="000000"/>
                  <w:sz w:val="16"/>
                </w:rPr>
                <w:delText xml:space="preserve">ORDER_TYPE, </w:delText>
              </w:r>
            </w:del>
            <w:r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23872A91" w14:textId="77777777" w:rsidR="00C77998" w:rsidRPr="00BF204C" w:rsidRDefault="00C77998" w:rsidP="00617C6E">
            <w:pPr>
              <w:rPr>
                <w:rFonts w:asciiTheme="minorHAnsi" w:hAnsiTheme="minorHAnsi" w:cstheme="minorHAnsi"/>
                <w:sz w:val="16"/>
              </w:rPr>
            </w:pPr>
          </w:p>
        </w:tc>
      </w:tr>
      <w:tr w:rsidR="00C77998" w:rsidRPr="00BF204C" w14:paraId="4ACCD238" w14:textId="77777777" w:rsidTr="00BD7CC5">
        <w:tc>
          <w:tcPr>
            <w:tcW w:w="468" w:type="dxa"/>
            <w:tcBorders>
              <w:top w:val="single" w:sz="4" w:space="0" w:color="auto"/>
              <w:left w:val="single" w:sz="4" w:space="0" w:color="auto"/>
              <w:bottom w:val="single" w:sz="4" w:space="0" w:color="auto"/>
              <w:right w:val="single" w:sz="4" w:space="0" w:color="auto"/>
            </w:tcBorders>
          </w:tcPr>
          <w:p w14:paraId="183E5784" w14:textId="77777777" w:rsidR="00C77998" w:rsidRPr="00BF204C" w:rsidRDefault="00CC52DB" w:rsidP="00617C6E">
            <w:pPr>
              <w:spacing w:before="20"/>
              <w:rPr>
                <w:rFonts w:asciiTheme="minorHAnsi" w:hAnsiTheme="minorHAnsi" w:cstheme="minorHAnsi"/>
                <w:sz w:val="16"/>
              </w:rPr>
            </w:pPr>
            <w:r w:rsidRPr="00BF204C">
              <w:rPr>
                <w:rFonts w:asciiTheme="minorHAnsi" w:hAnsiTheme="minorHAnsi" w:cstheme="minorHAnsi"/>
                <w:sz w:val="16"/>
              </w:rPr>
              <w:t>14</w:t>
            </w:r>
          </w:p>
        </w:tc>
        <w:tc>
          <w:tcPr>
            <w:tcW w:w="1251" w:type="dxa"/>
            <w:tcBorders>
              <w:top w:val="single" w:sz="4" w:space="0" w:color="auto"/>
              <w:left w:val="single" w:sz="4" w:space="0" w:color="auto"/>
              <w:bottom w:val="single" w:sz="4" w:space="0" w:color="auto"/>
              <w:right w:val="single" w:sz="4" w:space="0" w:color="auto"/>
            </w:tcBorders>
          </w:tcPr>
          <w:p w14:paraId="2AB01887" w14:textId="77777777" w:rsidR="00C77998" w:rsidRPr="00BF204C" w:rsidRDefault="00EF616D" w:rsidP="00617C6E">
            <w:pPr>
              <w:rPr>
                <w:rFonts w:asciiTheme="minorHAnsi" w:hAnsiTheme="minorHAnsi" w:cstheme="minorHAnsi"/>
                <w:color w:val="000000"/>
                <w:sz w:val="16"/>
              </w:rPr>
            </w:pPr>
            <w:r w:rsidRPr="00BF204C">
              <w:rPr>
                <w:rFonts w:asciiTheme="minorHAnsi" w:hAnsiTheme="minorHAnsi" w:cstheme="minorHAnsi"/>
                <w:color w:val="000000"/>
                <w:sz w:val="16"/>
              </w:rPr>
              <w:t>SELL IN RMA</w:t>
            </w:r>
          </w:p>
        </w:tc>
        <w:tc>
          <w:tcPr>
            <w:tcW w:w="2529" w:type="dxa"/>
            <w:tcBorders>
              <w:top w:val="single" w:sz="4" w:space="0" w:color="auto"/>
              <w:left w:val="single" w:sz="4" w:space="0" w:color="auto"/>
              <w:bottom w:val="single" w:sz="4" w:space="0" w:color="auto"/>
              <w:right w:val="single" w:sz="4" w:space="0" w:color="auto"/>
            </w:tcBorders>
          </w:tcPr>
          <w:p w14:paraId="40A9C803" w14:textId="0F5B547A" w:rsidR="00C77998" w:rsidRPr="00BF204C" w:rsidRDefault="00DE3909" w:rsidP="00617C6E">
            <w:pPr>
              <w:rPr>
                <w:rFonts w:asciiTheme="minorHAnsi" w:hAnsiTheme="minorHAnsi" w:cstheme="minorHAnsi"/>
                <w:sz w:val="16"/>
              </w:rPr>
            </w:pPr>
            <w:r w:rsidRPr="00E87FAE">
              <w:rPr>
                <w:rFonts w:asciiTheme="minorHAnsi" w:hAnsiTheme="minorHAnsi" w:cstheme="minorHAnsi"/>
                <w:color w:val="000000"/>
                <w:sz w:val="16"/>
              </w:rPr>
              <w:t>DMO_SELL_IN_METRICS_BASE_F</w:t>
            </w:r>
          </w:p>
        </w:tc>
        <w:tc>
          <w:tcPr>
            <w:tcW w:w="1800" w:type="dxa"/>
            <w:tcBorders>
              <w:top w:val="single" w:sz="4" w:space="0" w:color="auto"/>
              <w:left w:val="single" w:sz="4" w:space="0" w:color="auto"/>
              <w:bottom w:val="single" w:sz="4" w:space="0" w:color="auto"/>
              <w:right w:val="single" w:sz="4" w:space="0" w:color="auto"/>
            </w:tcBorders>
          </w:tcPr>
          <w:p w14:paraId="4C6AF42E" w14:textId="77777777" w:rsidR="00C77998" w:rsidRPr="00BF204C" w:rsidRDefault="00D14EA3" w:rsidP="00617C6E">
            <w:pPr>
              <w:rPr>
                <w:rFonts w:asciiTheme="minorHAnsi" w:hAnsiTheme="minorHAnsi" w:cstheme="minorHAnsi"/>
                <w:sz w:val="16"/>
              </w:rPr>
            </w:pPr>
            <w:r w:rsidRPr="00BF204C">
              <w:rPr>
                <w:rFonts w:asciiTheme="minorHAnsi" w:hAnsiTheme="minorHAnsi" w:cstheme="minorHAnsi"/>
                <w:color w:val="000000"/>
                <w:sz w:val="16"/>
              </w:rPr>
              <w:t>RMA</w:t>
            </w:r>
          </w:p>
        </w:tc>
        <w:tc>
          <w:tcPr>
            <w:tcW w:w="3060" w:type="dxa"/>
            <w:tcBorders>
              <w:top w:val="single" w:sz="4" w:space="0" w:color="auto"/>
              <w:left w:val="single" w:sz="4" w:space="0" w:color="auto"/>
              <w:bottom w:val="single" w:sz="4" w:space="0" w:color="auto"/>
              <w:right w:val="single" w:sz="4" w:space="0" w:color="auto"/>
            </w:tcBorders>
          </w:tcPr>
          <w:p w14:paraId="3E26616D" w14:textId="0F8EB04D" w:rsidR="00C77998" w:rsidRPr="00BF204C" w:rsidRDefault="00D14EA3" w:rsidP="00BD42C3">
            <w:pPr>
              <w:rPr>
                <w:rFonts w:asciiTheme="minorHAnsi" w:hAnsiTheme="minorHAnsi" w:cstheme="minorHAnsi"/>
                <w:color w:val="000000"/>
                <w:sz w:val="16"/>
              </w:rPr>
            </w:pPr>
            <w:r w:rsidRPr="00BF204C">
              <w:rPr>
                <w:rFonts w:asciiTheme="minorHAnsi" w:hAnsiTheme="minorHAnsi" w:cstheme="minorHAnsi"/>
                <w:color w:val="000000"/>
                <w:sz w:val="16"/>
              </w:rPr>
              <w:t xml:space="preserve">Sum of RMA group by PARTNER_ID, </w:t>
            </w:r>
            <w:del w:id="1796" w:author="Rakesh Singhi" w:date="2015-03-25T16:24:00Z">
              <w:r w:rsidRPr="00BF204C" w:rsidDel="00BD42C3">
                <w:rPr>
                  <w:rFonts w:asciiTheme="minorHAnsi" w:hAnsiTheme="minorHAnsi" w:cstheme="minorHAnsi"/>
                  <w:color w:val="000000"/>
                  <w:sz w:val="16"/>
                </w:rPr>
                <w:delText xml:space="preserve">ORDER_TYPE, </w:delText>
              </w:r>
            </w:del>
            <w:r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61746ED5" w14:textId="77777777" w:rsidR="00C77998" w:rsidRPr="00BF204C" w:rsidRDefault="00D14EA3" w:rsidP="00617C6E">
            <w:pPr>
              <w:rPr>
                <w:rFonts w:asciiTheme="minorHAnsi" w:hAnsiTheme="minorHAnsi" w:cstheme="minorHAnsi"/>
                <w:sz w:val="16"/>
              </w:rPr>
            </w:pPr>
            <w:r w:rsidRPr="00BF204C">
              <w:rPr>
                <w:rFonts w:asciiTheme="minorHAnsi" w:hAnsiTheme="minorHAnsi" w:cstheme="minorHAnsi"/>
                <w:sz w:val="16"/>
              </w:rPr>
              <w:t>Y</w:t>
            </w:r>
          </w:p>
        </w:tc>
      </w:tr>
      <w:tr w:rsidR="00D14EA3" w:rsidRPr="00BF204C" w14:paraId="0B50C4E7" w14:textId="77777777" w:rsidTr="00BD7CC5">
        <w:tc>
          <w:tcPr>
            <w:tcW w:w="468" w:type="dxa"/>
            <w:tcBorders>
              <w:top w:val="single" w:sz="4" w:space="0" w:color="auto"/>
              <w:left w:val="single" w:sz="4" w:space="0" w:color="auto"/>
              <w:bottom w:val="single" w:sz="4" w:space="0" w:color="auto"/>
              <w:right w:val="single" w:sz="4" w:space="0" w:color="auto"/>
            </w:tcBorders>
          </w:tcPr>
          <w:p w14:paraId="2EA99D50" w14:textId="77777777" w:rsidR="00D14EA3" w:rsidRPr="00BF204C" w:rsidRDefault="00CC52DB" w:rsidP="00617C6E">
            <w:pPr>
              <w:spacing w:before="20"/>
              <w:rPr>
                <w:rFonts w:asciiTheme="minorHAnsi" w:hAnsiTheme="minorHAnsi" w:cstheme="minorHAnsi"/>
                <w:sz w:val="16"/>
              </w:rPr>
            </w:pPr>
            <w:r w:rsidRPr="00BF204C">
              <w:rPr>
                <w:rFonts w:asciiTheme="minorHAnsi" w:hAnsiTheme="minorHAnsi" w:cstheme="minorHAnsi"/>
                <w:sz w:val="16"/>
              </w:rPr>
              <w:t>15</w:t>
            </w:r>
          </w:p>
        </w:tc>
        <w:tc>
          <w:tcPr>
            <w:tcW w:w="1251" w:type="dxa"/>
            <w:tcBorders>
              <w:top w:val="single" w:sz="4" w:space="0" w:color="auto"/>
              <w:left w:val="single" w:sz="4" w:space="0" w:color="auto"/>
              <w:bottom w:val="single" w:sz="4" w:space="0" w:color="auto"/>
              <w:right w:val="single" w:sz="4" w:space="0" w:color="auto"/>
            </w:tcBorders>
          </w:tcPr>
          <w:p w14:paraId="3C04E047" w14:textId="77777777" w:rsidR="00D14EA3" w:rsidRPr="00BF204C" w:rsidRDefault="00D14EA3" w:rsidP="00617C6E">
            <w:pPr>
              <w:rPr>
                <w:rFonts w:asciiTheme="minorHAnsi" w:hAnsiTheme="minorHAnsi" w:cstheme="minorHAnsi"/>
                <w:color w:val="000000"/>
                <w:sz w:val="16"/>
              </w:rPr>
            </w:pPr>
            <w:r w:rsidRPr="00BF204C">
              <w:rPr>
                <w:rFonts w:asciiTheme="minorHAnsi" w:hAnsiTheme="minorHAnsi" w:cstheme="minorHAnsi"/>
                <w:color w:val="000000"/>
                <w:sz w:val="16"/>
              </w:rPr>
              <w:t>SELL IN REVENUE DEFFERALS</w:t>
            </w:r>
          </w:p>
        </w:tc>
        <w:tc>
          <w:tcPr>
            <w:tcW w:w="2529" w:type="dxa"/>
            <w:tcBorders>
              <w:top w:val="single" w:sz="4" w:space="0" w:color="auto"/>
              <w:left w:val="single" w:sz="4" w:space="0" w:color="auto"/>
              <w:bottom w:val="single" w:sz="4" w:space="0" w:color="auto"/>
              <w:right w:val="single" w:sz="4" w:space="0" w:color="auto"/>
            </w:tcBorders>
          </w:tcPr>
          <w:p w14:paraId="221CD1F2" w14:textId="602409F4" w:rsidR="00D14EA3" w:rsidRPr="00BF204C" w:rsidRDefault="00445C33" w:rsidP="00617C6E">
            <w:pPr>
              <w:rPr>
                <w:rFonts w:asciiTheme="minorHAnsi" w:hAnsiTheme="minorHAnsi" w:cstheme="minorHAnsi"/>
                <w:sz w:val="16"/>
              </w:rPr>
            </w:pPr>
            <w:r>
              <w:rPr>
                <w:rFonts w:asciiTheme="minorHAnsi" w:hAnsiTheme="minorHAnsi" w:cstheme="minorHAnsi"/>
                <w:sz w:val="16"/>
              </w:rPr>
              <w:t>DMO_</w:t>
            </w:r>
            <w:r w:rsidR="00D14EA3" w:rsidRPr="00BF204C">
              <w:rPr>
                <w:rFonts w:asciiTheme="minorHAnsi" w:hAnsiTheme="minorHAnsi" w:cstheme="minorHAnsi"/>
                <w:sz w:val="16"/>
              </w:rPr>
              <w:t>COUNTRY</w:t>
            </w:r>
            <w:r>
              <w:rPr>
                <w:rFonts w:asciiTheme="minorHAnsi" w:hAnsiTheme="minorHAnsi" w:cstheme="minorHAnsi"/>
                <w:sz w:val="16"/>
              </w:rPr>
              <w:t>_D</w:t>
            </w:r>
            <w:r w:rsidR="00D14EA3" w:rsidRPr="00BF204C">
              <w:rPr>
                <w:rFonts w:asciiTheme="minorHAnsi" w:hAnsiTheme="minorHAnsi" w:cstheme="minorHAnsi"/>
                <w:sz w:val="16"/>
              </w:rPr>
              <w:t>,</w:t>
            </w:r>
          </w:p>
          <w:p w14:paraId="46AEF5B3" w14:textId="3DC48770" w:rsidR="00D14EA3" w:rsidRPr="00BF204C" w:rsidRDefault="00DE3909" w:rsidP="00617C6E">
            <w:pPr>
              <w:rPr>
                <w:rFonts w:asciiTheme="minorHAnsi" w:hAnsiTheme="minorHAnsi" w:cstheme="minorHAnsi"/>
                <w:sz w:val="16"/>
              </w:rPr>
            </w:pPr>
            <w:r w:rsidRPr="00E87FAE">
              <w:rPr>
                <w:rFonts w:asciiTheme="minorHAnsi" w:hAnsiTheme="minorHAnsi" w:cstheme="minorHAnsi"/>
                <w:color w:val="000000"/>
                <w:sz w:val="16"/>
              </w:rPr>
              <w:t>DMO_SELL_IN_METRICS_BASE_F</w:t>
            </w:r>
            <w:r w:rsidR="00D14EA3" w:rsidRPr="00BF204C">
              <w:rPr>
                <w:rFonts w:asciiTheme="minorHAnsi" w:hAnsiTheme="minorHAnsi" w:cstheme="minorHAnsi"/>
                <w:sz w:val="16"/>
              </w:rPr>
              <w:t>,</w:t>
            </w:r>
          </w:p>
          <w:p w14:paraId="4114A420" w14:textId="378CB997" w:rsidR="00D14EA3" w:rsidRPr="00BF204C" w:rsidRDefault="00445C33" w:rsidP="00617C6E">
            <w:pPr>
              <w:rPr>
                <w:rFonts w:asciiTheme="minorHAnsi" w:hAnsiTheme="minorHAnsi" w:cstheme="minorHAnsi"/>
                <w:sz w:val="16"/>
              </w:rPr>
            </w:pPr>
            <w:r w:rsidRPr="00445C33">
              <w:rPr>
                <w:rFonts w:asciiTheme="minorHAnsi" w:hAnsiTheme="minorHAnsi" w:cstheme="minorHAnsi"/>
                <w:sz w:val="16"/>
              </w:rPr>
              <w:t>DMO_SELL_OUT_METRICS_BASE_F</w:t>
            </w:r>
          </w:p>
          <w:p w14:paraId="4FE94022" w14:textId="2CB8B0E5" w:rsidR="00D14EA3" w:rsidRPr="00BF204C" w:rsidRDefault="00B24D33" w:rsidP="00617C6E">
            <w:pPr>
              <w:rPr>
                <w:rFonts w:asciiTheme="minorHAnsi" w:hAnsiTheme="minorHAnsi" w:cstheme="minorHAnsi"/>
                <w:sz w:val="16"/>
              </w:rPr>
            </w:pPr>
            <w:r w:rsidRPr="00B24D33">
              <w:rPr>
                <w:rFonts w:asciiTheme="minorHAnsi" w:hAnsiTheme="minorHAnsi" w:cstheme="minorHAnsi"/>
                <w:color w:val="000000"/>
                <w:sz w:val="16"/>
              </w:rPr>
              <w:t>DMO_SELL_IN_OUT_DRVD_INTRM</w:t>
            </w:r>
          </w:p>
        </w:tc>
        <w:tc>
          <w:tcPr>
            <w:tcW w:w="1800" w:type="dxa"/>
            <w:tcBorders>
              <w:top w:val="single" w:sz="4" w:space="0" w:color="auto"/>
              <w:left w:val="single" w:sz="4" w:space="0" w:color="auto"/>
              <w:bottom w:val="single" w:sz="4" w:space="0" w:color="auto"/>
              <w:right w:val="single" w:sz="4" w:space="0" w:color="auto"/>
            </w:tcBorders>
          </w:tcPr>
          <w:p w14:paraId="424E3064" w14:textId="77777777" w:rsidR="00D14EA3" w:rsidRPr="00BF204C" w:rsidRDefault="00D14EA3" w:rsidP="00617C6E">
            <w:pPr>
              <w:rPr>
                <w:rFonts w:asciiTheme="minorHAnsi" w:hAnsiTheme="minorHAnsi" w:cstheme="minorHAnsi"/>
                <w:sz w:val="16"/>
              </w:rPr>
            </w:pPr>
            <w:r w:rsidRPr="00BF204C">
              <w:rPr>
                <w:rFonts w:asciiTheme="minorHAnsi" w:hAnsiTheme="minorHAnsi" w:cstheme="minorHAnsi"/>
                <w:sz w:val="16"/>
              </w:rPr>
              <w:t>TARGET_DAYS_ALLOWED,</w:t>
            </w:r>
          </w:p>
          <w:p w14:paraId="4CA35693" w14:textId="77777777" w:rsidR="00D14EA3" w:rsidRPr="00BF204C" w:rsidRDefault="00D14EA3" w:rsidP="00617C6E">
            <w:pPr>
              <w:rPr>
                <w:rFonts w:asciiTheme="minorHAnsi" w:hAnsiTheme="minorHAnsi" w:cstheme="minorHAnsi"/>
                <w:sz w:val="16"/>
              </w:rPr>
            </w:pPr>
            <w:r w:rsidRPr="00BF204C">
              <w:rPr>
                <w:rFonts w:asciiTheme="minorHAnsi" w:hAnsiTheme="minorHAnsi" w:cstheme="minorHAnsi"/>
                <w:sz w:val="16"/>
              </w:rPr>
              <w:t>SELL_IN_DAYS_OF_STOCK</w:t>
            </w:r>
          </w:p>
        </w:tc>
        <w:tc>
          <w:tcPr>
            <w:tcW w:w="3060" w:type="dxa"/>
            <w:tcBorders>
              <w:top w:val="single" w:sz="4" w:space="0" w:color="auto"/>
              <w:left w:val="single" w:sz="4" w:space="0" w:color="auto"/>
              <w:bottom w:val="single" w:sz="4" w:space="0" w:color="auto"/>
              <w:right w:val="single" w:sz="4" w:space="0" w:color="auto"/>
            </w:tcBorders>
          </w:tcPr>
          <w:p w14:paraId="313D34F9" w14:textId="77777777" w:rsidR="003C55B9" w:rsidRPr="00BF204C" w:rsidRDefault="003C55B9" w:rsidP="00617C6E">
            <w:pPr>
              <w:rPr>
                <w:rFonts w:asciiTheme="minorHAnsi" w:hAnsiTheme="minorHAnsi" w:cstheme="minorHAnsi"/>
                <w:color w:val="000000"/>
                <w:sz w:val="16"/>
              </w:rPr>
            </w:pPr>
            <w:r w:rsidRPr="00BF204C">
              <w:rPr>
                <w:rFonts w:asciiTheme="minorHAnsi" w:hAnsiTheme="minorHAnsi" w:cstheme="minorHAnsi"/>
                <w:color w:val="000000"/>
                <w:sz w:val="16"/>
              </w:rPr>
              <w:t xml:space="preserve">If </w:t>
            </w:r>
          </w:p>
          <w:p w14:paraId="1425F9B2" w14:textId="77777777" w:rsidR="00D14EA3" w:rsidRPr="00BF204C" w:rsidRDefault="003C55B9" w:rsidP="00617C6E">
            <w:pPr>
              <w:rPr>
                <w:rFonts w:asciiTheme="minorHAnsi" w:hAnsiTheme="minorHAnsi" w:cstheme="minorHAnsi"/>
                <w:color w:val="000000"/>
                <w:sz w:val="16"/>
              </w:rPr>
            </w:pPr>
            <w:r w:rsidRPr="00BF204C">
              <w:rPr>
                <w:rFonts w:asciiTheme="minorHAnsi" w:hAnsiTheme="minorHAnsi" w:cstheme="minorHAnsi"/>
                <w:color w:val="000000"/>
                <w:sz w:val="16"/>
              </w:rPr>
              <w:t>SELL_IN_DAYS_OF_STOCK &gt; TARGET_DAYS_ALLOWED then,</w:t>
            </w:r>
          </w:p>
          <w:p w14:paraId="0FE8CED9" w14:textId="77777777" w:rsidR="003C55B9" w:rsidRPr="00BF204C" w:rsidRDefault="003C55B9" w:rsidP="00617C6E">
            <w:pPr>
              <w:rPr>
                <w:rFonts w:asciiTheme="minorHAnsi" w:hAnsiTheme="minorHAnsi" w:cstheme="minorHAnsi"/>
                <w:b/>
                <w:color w:val="000000"/>
                <w:sz w:val="16"/>
              </w:rPr>
            </w:pPr>
            <w:r w:rsidRPr="00BF204C">
              <w:rPr>
                <w:rFonts w:asciiTheme="minorHAnsi" w:hAnsiTheme="minorHAnsi" w:cstheme="minorHAnsi"/>
                <w:b/>
                <w:color w:val="000000"/>
                <w:sz w:val="16"/>
              </w:rPr>
              <w:t>(A*B)-C</w:t>
            </w:r>
          </w:p>
          <w:p w14:paraId="7154229C" w14:textId="77777777" w:rsidR="003C55B9" w:rsidRPr="00BF204C" w:rsidRDefault="003C55B9" w:rsidP="00617C6E">
            <w:pPr>
              <w:rPr>
                <w:rFonts w:asciiTheme="minorHAnsi" w:hAnsiTheme="minorHAnsi" w:cstheme="minorHAnsi"/>
                <w:color w:val="000000"/>
                <w:sz w:val="16"/>
              </w:rPr>
            </w:pPr>
            <w:r w:rsidRPr="00BF204C">
              <w:rPr>
                <w:rFonts w:asciiTheme="minorHAnsi" w:hAnsiTheme="minorHAnsi" w:cstheme="minorHAnsi"/>
                <w:color w:val="000000"/>
                <w:sz w:val="16"/>
              </w:rPr>
              <w:t>Else,</w:t>
            </w:r>
          </w:p>
          <w:p w14:paraId="43C0BB53" w14:textId="77777777" w:rsidR="003C55B9" w:rsidRPr="00BF204C" w:rsidRDefault="003C55B9" w:rsidP="00617C6E">
            <w:pPr>
              <w:rPr>
                <w:rFonts w:asciiTheme="minorHAnsi" w:hAnsiTheme="minorHAnsi" w:cstheme="minorHAnsi"/>
                <w:b/>
                <w:color w:val="000000"/>
                <w:sz w:val="16"/>
              </w:rPr>
            </w:pPr>
            <w:r w:rsidRPr="00BF204C">
              <w:rPr>
                <w:rFonts w:asciiTheme="minorHAnsi" w:hAnsiTheme="minorHAnsi" w:cstheme="minorHAnsi"/>
                <w:b/>
                <w:color w:val="000000"/>
                <w:sz w:val="16"/>
              </w:rPr>
              <w:t>0</w:t>
            </w:r>
          </w:p>
          <w:p w14:paraId="53DF3458" w14:textId="77777777" w:rsidR="003C55B9" w:rsidRPr="00BF204C" w:rsidRDefault="003C55B9" w:rsidP="00617C6E">
            <w:pPr>
              <w:rPr>
                <w:rFonts w:asciiTheme="minorHAnsi" w:hAnsiTheme="minorHAnsi" w:cstheme="minorHAnsi"/>
                <w:color w:val="000000"/>
                <w:sz w:val="16"/>
              </w:rPr>
            </w:pPr>
            <w:r w:rsidRPr="00BF204C">
              <w:rPr>
                <w:rFonts w:asciiTheme="minorHAnsi" w:hAnsiTheme="minorHAnsi" w:cstheme="minorHAnsi"/>
                <w:color w:val="000000"/>
                <w:sz w:val="16"/>
              </w:rPr>
              <w:t>WHERE,</w:t>
            </w:r>
          </w:p>
          <w:p w14:paraId="34E801F7" w14:textId="77777777" w:rsidR="003C55B9" w:rsidRPr="00BF204C" w:rsidRDefault="00601F73" w:rsidP="00617C6E">
            <w:pPr>
              <w:rPr>
                <w:rFonts w:asciiTheme="minorHAnsi" w:hAnsiTheme="minorHAnsi" w:cstheme="minorHAnsi"/>
                <w:color w:val="000000"/>
                <w:sz w:val="16"/>
              </w:rPr>
            </w:pPr>
            <w:r w:rsidRPr="00BF204C">
              <w:rPr>
                <w:rFonts w:asciiTheme="minorHAnsi" w:hAnsiTheme="minorHAnsi" w:cstheme="minorHAnsi"/>
                <w:b/>
                <w:color w:val="000000"/>
                <w:sz w:val="16"/>
              </w:rPr>
              <w:t xml:space="preserve">A: </w:t>
            </w:r>
            <w:r w:rsidRPr="00BF204C">
              <w:rPr>
                <w:rFonts w:asciiTheme="minorHAnsi" w:hAnsiTheme="minorHAnsi" w:cstheme="minorHAnsi"/>
                <w:color w:val="000000"/>
                <w:sz w:val="16"/>
              </w:rPr>
              <w:t xml:space="preserve">Sum of </w:t>
            </w:r>
            <w:r w:rsidRPr="00BF204C">
              <w:rPr>
                <w:rFonts w:asciiTheme="minorHAnsi" w:hAnsiTheme="minorHAnsi" w:cstheme="minorHAnsi"/>
                <w:b/>
                <w:color w:val="000000"/>
                <w:sz w:val="16"/>
              </w:rPr>
              <w:t xml:space="preserve"> </w:t>
            </w:r>
            <w:r w:rsidRPr="00BF204C">
              <w:rPr>
                <w:rFonts w:asciiTheme="minorHAnsi" w:hAnsiTheme="minorHAnsi" w:cstheme="minorHAnsi"/>
                <w:color w:val="000000"/>
                <w:sz w:val="16"/>
              </w:rPr>
              <w:t>SELL_OUT_REVENUE for last 3 months</w:t>
            </w:r>
          </w:p>
          <w:p w14:paraId="43A02D15" w14:textId="77777777" w:rsidR="00601F73" w:rsidRPr="00BF204C" w:rsidRDefault="00601F73" w:rsidP="00617C6E">
            <w:pPr>
              <w:rPr>
                <w:rFonts w:asciiTheme="minorHAnsi" w:hAnsiTheme="minorHAnsi" w:cstheme="minorHAnsi"/>
                <w:sz w:val="16"/>
              </w:rPr>
            </w:pPr>
            <w:r w:rsidRPr="00BF204C">
              <w:rPr>
                <w:rFonts w:asciiTheme="minorHAnsi" w:hAnsiTheme="minorHAnsi" w:cstheme="minorHAnsi"/>
                <w:b/>
                <w:color w:val="000000"/>
                <w:sz w:val="16"/>
              </w:rPr>
              <w:t>B:</w:t>
            </w:r>
            <w:r w:rsidRPr="00BF204C">
              <w:rPr>
                <w:rFonts w:asciiTheme="minorHAnsi" w:hAnsiTheme="minorHAnsi" w:cstheme="minorHAnsi"/>
                <w:sz w:val="16"/>
              </w:rPr>
              <w:t xml:space="preserve"> TARGET_DAYS_ALLOWED</w:t>
            </w:r>
          </w:p>
          <w:p w14:paraId="72EE5BFD" w14:textId="77777777" w:rsidR="00601F73" w:rsidRPr="00BF204C" w:rsidRDefault="00601F73" w:rsidP="00617C6E">
            <w:pPr>
              <w:rPr>
                <w:rFonts w:asciiTheme="minorHAnsi" w:hAnsiTheme="minorHAnsi" w:cstheme="minorHAnsi"/>
                <w:sz w:val="16"/>
              </w:rPr>
            </w:pPr>
            <w:r w:rsidRPr="00BF204C">
              <w:rPr>
                <w:rFonts w:asciiTheme="minorHAnsi" w:hAnsiTheme="minorHAnsi" w:cstheme="minorHAnsi"/>
                <w:b/>
                <w:sz w:val="16"/>
              </w:rPr>
              <w:t xml:space="preserve">C: </w:t>
            </w:r>
            <w:r w:rsidRPr="00BF204C">
              <w:rPr>
                <w:rFonts w:asciiTheme="minorHAnsi" w:hAnsiTheme="minorHAnsi" w:cstheme="minorHAnsi"/>
                <w:sz w:val="16"/>
              </w:rPr>
              <w:t>SELL_IN_INVENTORY_REVENUE for Completed/Current month</w:t>
            </w:r>
          </w:p>
          <w:p w14:paraId="3D4BDF30" w14:textId="77777777" w:rsidR="00601F73" w:rsidRPr="00BF204C" w:rsidRDefault="00601F73" w:rsidP="00617C6E">
            <w:pPr>
              <w:rPr>
                <w:rFonts w:asciiTheme="minorHAnsi" w:hAnsiTheme="minorHAnsi" w:cstheme="minorHAnsi"/>
                <w:sz w:val="16"/>
              </w:rPr>
            </w:pPr>
          </w:p>
          <w:p w14:paraId="22BE0C08" w14:textId="77777777" w:rsidR="00601F73" w:rsidRPr="00BF204C" w:rsidRDefault="00601F73" w:rsidP="00617C6E">
            <w:pPr>
              <w:rPr>
                <w:rFonts w:asciiTheme="minorHAnsi" w:hAnsiTheme="minorHAnsi" w:cstheme="minorHAnsi"/>
                <w:b/>
                <w:color w:val="000000"/>
                <w:sz w:val="16"/>
              </w:rPr>
            </w:pPr>
            <w:r w:rsidRPr="00BF204C">
              <w:rPr>
                <w:rFonts w:asciiTheme="minorHAnsi" w:hAnsiTheme="minorHAnsi" w:cstheme="minorHAnsi"/>
                <w:sz w:val="16"/>
              </w:rPr>
              <w:t xml:space="preserve">If </w:t>
            </w:r>
            <w:r w:rsidRPr="00BF204C">
              <w:rPr>
                <w:rFonts w:asciiTheme="minorHAnsi" w:hAnsiTheme="minorHAnsi" w:cstheme="minorHAnsi"/>
                <w:color w:val="000000"/>
                <w:sz w:val="16"/>
              </w:rPr>
              <w:t xml:space="preserve">SELL_OUT_REVENUE for a month is not present then, for that month </w:t>
            </w:r>
            <w:r w:rsidRPr="00BF204C">
              <w:rPr>
                <w:rFonts w:asciiTheme="minorHAnsi" w:hAnsiTheme="minorHAnsi" w:cstheme="minorHAnsi"/>
                <w:color w:val="000000"/>
                <w:sz w:val="16"/>
              </w:rPr>
              <w:lastRenderedPageBreak/>
              <w:t>SELL_IN_REVENUE + 5% margin would be used as SELL_OUT_REVENUE.</w:t>
            </w:r>
          </w:p>
        </w:tc>
        <w:tc>
          <w:tcPr>
            <w:tcW w:w="810" w:type="dxa"/>
            <w:tcBorders>
              <w:top w:val="single" w:sz="4" w:space="0" w:color="auto"/>
              <w:left w:val="single" w:sz="4" w:space="0" w:color="auto"/>
              <w:bottom w:val="single" w:sz="4" w:space="0" w:color="auto"/>
              <w:right w:val="single" w:sz="4" w:space="0" w:color="auto"/>
            </w:tcBorders>
          </w:tcPr>
          <w:p w14:paraId="6FE04F58" w14:textId="77777777" w:rsidR="00D14EA3" w:rsidRPr="00BF204C" w:rsidRDefault="005840DE" w:rsidP="00617C6E">
            <w:pPr>
              <w:rPr>
                <w:rFonts w:asciiTheme="minorHAnsi" w:hAnsiTheme="minorHAnsi" w:cstheme="minorHAnsi"/>
                <w:sz w:val="16"/>
              </w:rPr>
            </w:pPr>
            <w:r w:rsidRPr="00BF204C">
              <w:rPr>
                <w:rFonts w:asciiTheme="minorHAnsi" w:hAnsiTheme="minorHAnsi" w:cstheme="minorHAnsi"/>
                <w:sz w:val="16"/>
              </w:rPr>
              <w:lastRenderedPageBreak/>
              <w:t>Y</w:t>
            </w:r>
          </w:p>
        </w:tc>
      </w:tr>
      <w:tr w:rsidR="00D14EA3" w:rsidRPr="00BF204C" w14:paraId="66053F3C" w14:textId="77777777" w:rsidTr="00BD7CC5">
        <w:tc>
          <w:tcPr>
            <w:tcW w:w="468" w:type="dxa"/>
            <w:tcBorders>
              <w:top w:val="single" w:sz="4" w:space="0" w:color="auto"/>
              <w:left w:val="single" w:sz="4" w:space="0" w:color="auto"/>
              <w:bottom w:val="single" w:sz="4" w:space="0" w:color="auto"/>
              <w:right w:val="single" w:sz="4" w:space="0" w:color="auto"/>
            </w:tcBorders>
          </w:tcPr>
          <w:p w14:paraId="349E94FB" w14:textId="77777777" w:rsidR="00D14EA3" w:rsidRPr="00BF204C" w:rsidRDefault="00CC52DB" w:rsidP="00617C6E">
            <w:pPr>
              <w:spacing w:before="20"/>
              <w:rPr>
                <w:rFonts w:asciiTheme="minorHAnsi" w:hAnsiTheme="minorHAnsi" w:cstheme="minorHAnsi"/>
                <w:sz w:val="16"/>
              </w:rPr>
            </w:pPr>
            <w:r w:rsidRPr="00BF204C">
              <w:rPr>
                <w:rFonts w:asciiTheme="minorHAnsi" w:hAnsiTheme="minorHAnsi" w:cstheme="minorHAnsi"/>
                <w:sz w:val="16"/>
              </w:rPr>
              <w:t>16</w:t>
            </w:r>
          </w:p>
        </w:tc>
        <w:tc>
          <w:tcPr>
            <w:tcW w:w="1251" w:type="dxa"/>
            <w:tcBorders>
              <w:top w:val="single" w:sz="4" w:space="0" w:color="auto"/>
              <w:left w:val="single" w:sz="4" w:space="0" w:color="auto"/>
              <w:bottom w:val="single" w:sz="4" w:space="0" w:color="auto"/>
              <w:right w:val="single" w:sz="4" w:space="0" w:color="auto"/>
            </w:tcBorders>
          </w:tcPr>
          <w:p w14:paraId="42C62A77" w14:textId="77777777" w:rsidR="00D14EA3" w:rsidRPr="00BF204C" w:rsidRDefault="00D14EA3" w:rsidP="00617C6E">
            <w:pPr>
              <w:rPr>
                <w:rFonts w:asciiTheme="minorHAnsi" w:hAnsiTheme="minorHAnsi" w:cstheme="minorHAnsi"/>
                <w:color w:val="000000"/>
                <w:sz w:val="16"/>
              </w:rPr>
            </w:pPr>
            <w:r w:rsidRPr="00BF204C">
              <w:rPr>
                <w:rFonts w:asciiTheme="minorHAnsi" w:hAnsiTheme="minorHAnsi" w:cstheme="minorHAnsi"/>
                <w:color w:val="000000"/>
                <w:sz w:val="16"/>
              </w:rPr>
              <w:t>SELL IN OPEN ORDER COUNT</w:t>
            </w:r>
          </w:p>
        </w:tc>
        <w:tc>
          <w:tcPr>
            <w:tcW w:w="2529" w:type="dxa"/>
            <w:tcBorders>
              <w:top w:val="single" w:sz="4" w:space="0" w:color="auto"/>
              <w:left w:val="single" w:sz="4" w:space="0" w:color="auto"/>
              <w:bottom w:val="single" w:sz="4" w:space="0" w:color="auto"/>
              <w:right w:val="single" w:sz="4" w:space="0" w:color="auto"/>
            </w:tcBorders>
          </w:tcPr>
          <w:p w14:paraId="4757E36F" w14:textId="44670F44" w:rsidR="00D14EA3" w:rsidRPr="00BF204C" w:rsidRDefault="00DE3909" w:rsidP="00617C6E">
            <w:pPr>
              <w:rPr>
                <w:rFonts w:asciiTheme="minorHAnsi" w:hAnsiTheme="minorHAnsi" w:cstheme="minorHAnsi"/>
                <w:sz w:val="16"/>
              </w:rPr>
            </w:pPr>
            <w:r w:rsidRPr="00E87FAE">
              <w:rPr>
                <w:rFonts w:asciiTheme="minorHAnsi" w:hAnsiTheme="minorHAnsi" w:cstheme="minorHAnsi"/>
                <w:color w:val="000000"/>
                <w:sz w:val="16"/>
              </w:rPr>
              <w:t>DMO_SELL_IN_METRICS_BASE_F</w:t>
            </w:r>
          </w:p>
        </w:tc>
        <w:tc>
          <w:tcPr>
            <w:tcW w:w="1800" w:type="dxa"/>
            <w:tcBorders>
              <w:top w:val="single" w:sz="4" w:space="0" w:color="auto"/>
              <w:left w:val="single" w:sz="4" w:space="0" w:color="auto"/>
              <w:bottom w:val="single" w:sz="4" w:space="0" w:color="auto"/>
              <w:right w:val="single" w:sz="4" w:space="0" w:color="auto"/>
            </w:tcBorders>
          </w:tcPr>
          <w:p w14:paraId="11BCE8C0" w14:textId="77777777" w:rsidR="00D14EA3" w:rsidRPr="00BF204C" w:rsidRDefault="00CC52DB" w:rsidP="00617C6E">
            <w:pPr>
              <w:rPr>
                <w:rFonts w:asciiTheme="minorHAnsi" w:hAnsiTheme="minorHAnsi" w:cstheme="minorHAnsi"/>
                <w:sz w:val="16"/>
              </w:rPr>
            </w:pPr>
            <w:r w:rsidRPr="00BF204C">
              <w:rPr>
                <w:rFonts w:asciiTheme="minorHAnsi" w:hAnsiTheme="minorHAnsi" w:cstheme="minorHAnsi"/>
                <w:sz w:val="16"/>
              </w:rPr>
              <w:t>OPEN_ORDER_COUNT</w:t>
            </w:r>
          </w:p>
        </w:tc>
        <w:tc>
          <w:tcPr>
            <w:tcW w:w="3060" w:type="dxa"/>
            <w:tcBorders>
              <w:top w:val="single" w:sz="4" w:space="0" w:color="auto"/>
              <w:left w:val="single" w:sz="4" w:space="0" w:color="auto"/>
              <w:bottom w:val="single" w:sz="4" w:space="0" w:color="auto"/>
              <w:right w:val="single" w:sz="4" w:space="0" w:color="auto"/>
            </w:tcBorders>
          </w:tcPr>
          <w:p w14:paraId="1739D5E9" w14:textId="7563C522" w:rsidR="00D14EA3" w:rsidRPr="00BF204C" w:rsidRDefault="00CC52DB" w:rsidP="00BD42C3">
            <w:pPr>
              <w:rPr>
                <w:rFonts w:asciiTheme="minorHAnsi" w:hAnsiTheme="minorHAnsi" w:cstheme="minorHAnsi"/>
                <w:color w:val="000000"/>
                <w:sz w:val="16"/>
              </w:rPr>
            </w:pPr>
            <w:r w:rsidRPr="00BF204C">
              <w:rPr>
                <w:rFonts w:asciiTheme="minorHAnsi" w:hAnsiTheme="minorHAnsi" w:cstheme="minorHAnsi"/>
                <w:color w:val="000000"/>
                <w:sz w:val="16"/>
              </w:rPr>
              <w:t xml:space="preserve">Sum of </w:t>
            </w:r>
            <w:r w:rsidRPr="00BF204C">
              <w:rPr>
                <w:rFonts w:asciiTheme="minorHAnsi" w:hAnsiTheme="minorHAnsi" w:cstheme="minorHAnsi"/>
                <w:sz w:val="16"/>
              </w:rPr>
              <w:t>OPEN_ORDER_COUNT</w:t>
            </w:r>
            <w:r w:rsidRPr="00BF204C">
              <w:rPr>
                <w:rFonts w:asciiTheme="minorHAnsi" w:hAnsiTheme="minorHAnsi" w:cstheme="minorHAnsi"/>
                <w:color w:val="000000"/>
                <w:sz w:val="16"/>
              </w:rPr>
              <w:t xml:space="preserve"> group by PARTNER_ID, </w:t>
            </w:r>
            <w:del w:id="1797" w:author="Rakesh Singhi" w:date="2015-03-25T16:24:00Z">
              <w:r w:rsidRPr="00BF204C" w:rsidDel="00BD42C3">
                <w:rPr>
                  <w:rFonts w:asciiTheme="minorHAnsi" w:hAnsiTheme="minorHAnsi" w:cstheme="minorHAnsi"/>
                  <w:color w:val="000000"/>
                  <w:sz w:val="16"/>
                </w:rPr>
                <w:delText xml:space="preserve">ORDER_TYPE, </w:delText>
              </w:r>
            </w:del>
            <w:r w:rsidRPr="00BF204C">
              <w:rPr>
                <w:rFonts w:asciiTheme="minorHAnsi" w:hAnsiTheme="minorHAnsi" w:cstheme="minorHAnsi"/>
                <w:color w:val="000000"/>
                <w:sz w:val="16"/>
              </w:rPr>
              <w:t>PRODUCT_PART_ID</w:t>
            </w:r>
          </w:p>
        </w:tc>
        <w:tc>
          <w:tcPr>
            <w:tcW w:w="810" w:type="dxa"/>
            <w:tcBorders>
              <w:top w:val="single" w:sz="4" w:space="0" w:color="auto"/>
              <w:left w:val="single" w:sz="4" w:space="0" w:color="auto"/>
              <w:bottom w:val="single" w:sz="4" w:space="0" w:color="auto"/>
              <w:right w:val="single" w:sz="4" w:space="0" w:color="auto"/>
            </w:tcBorders>
          </w:tcPr>
          <w:p w14:paraId="20CFFC0D" w14:textId="77777777" w:rsidR="00D14EA3" w:rsidRPr="00BF204C" w:rsidRDefault="00D14EA3" w:rsidP="00617C6E">
            <w:pPr>
              <w:rPr>
                <w:rFonts w:asciiTheme="minorHAnsi" w:hAnsiTheme="minorHAnsi" w:cstheme="minorHAnsi"/>
                <w:sz w:val="16"/>
              </w:rPr>
            </w:pPr>
          </w:p>
        </w:tc>
      </w:tr>
      <w:tr w:rsidR="00CC52DB" w:rsidRPr="00BF204C" w14:paraId="3F044A4E" w14:textId="77777777" w:rsidTr="00BD7CC5">
        <w:tc>
          <w:tcPr>
            <w:tcW w:w="468" w:type="dxa"/>
            <w:tcBorders>
              <w:top w:val="single" w:sz="4" w:space="0" w:color="auto"/>
              <w:left w:val="single" w:sz="4" w:space="0" w:color="auto"/>
              <w:bottom w:val="single" w:sz="4" w:space="0" w:color="auto"/>
              <w:right w:val="single" w:sz="4" w:space="0" w:color="auto"/>
            </w:tcBorders>
          </w:tcPr>
          <w:p w14:paraId="7257C9B2" w14:textId="77777777" w:rsidR="00CC52DB" w:rsidRPr="00BF204C" w:rsidRDefault="00CC52DB" w:rsidP="00617C6E">
            <w:pPr>
              <w:spacing w:before="20"/>
              <w:rPr>
                <w:rFonts w:asciiTheme="minorHAnsi" w:hAnsiTheme="minorHAnsi" w:cstheme="minorHAnsi"/>
                <w:sz w:val="16"/>
              </w:rPr>
            </w:pPr>
          </w:p>
        </w:tc>
        <w:tc>
          <w:tcPr>
            <w:tcW w:w="3780" w:type="dxa"/>
            <w:gridSpan w:val="2"/>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2CE196E5" w14:textId="77777777" w:rsidR="00CC52DB" w:rsidRPr="00BF204C" w:rsidRDefault="007B00A8" w:rsidP="00617C6E">
            <w:pPr>
              <w:rPr>
                <w:rFonts w:asciiTheme="minorHAnsi" w:hAnsiTheme="minorHAnsi" w:cstheme="minorHAnsi"/>
                <w:sz w:val="16"/>
              </w:rPr>
            </w:pPr>
            <w:r>
              <w:rPr>
                <w:rFonts w:asciiTheme="minorHAnsi" w:hAnsiTheme="minorHAnsi" w:cstheme="minorHAnsi"/>
                <w:color w:val="000000"/>
                <w:sz w:val="16"/>
              </w:rPr>
              <w:t>SELL_OUT</w:t>
            </w:r>
            <w:r w:rsidR="00CC52DB" w:rsidRPr="00BF204C">
              <w:rPr>
                <w:rFonts w:asciiTheme="minorHAnsi" w:hAnsiTheme="minorHAnsi" w:cstheme="minorHAnsi"/>
                <w:color w:val="000000"/>
                <w:sz w:val="16"/>
              </w:rPr>
              <w:t>_METRICS_BASE_F</w:t>
            </w:r>
          </w:p>
        </w:tc>
        <w:tc>
          <w:tcPr>
            <w:tcW w:w="1800" w:type="dxa"/>
            <w:tcBorders>
              <w:top w:val="single" w:sz="4" w:space="0" w:color="auto"/>
              <w:left w:val="single" w:sz="4" w:space="0" w:color="auto"/>
              <w:bottom w:val="single" w:sz="4" w:space="0" w:color="auto"/>
              <w:right w:val="single" w:sz="4" w:space="0" w:color="auto"/>
            </w:tcBorders>
          </w:tcPr>
          <w:p w14:paraId="656691F3" w14:textId="77777777" w:rsidR="00CC52DB" w:rsidRPr="00BF204C" w:rsidRDefault="00CC52DB" w:rsidP="00617C6E">
            <w:pPr>
              <w:rPr>
                <w:rFonts w:asciiTheme="minorHAnsi" w:hAnsiTheme="minorHAnsi" w:cstheme="minorHAnsi"/>
                <w:sz w:val="16"/>
              </w:rPr>
            </w:pPr>
          </w:p>
        </w:tc>
        <w:tc>
          <w:tcPr>
            <w:tcW w:w="3060" w:type="dxa"/>
            <w:tcBorders>
              <w:top w:val="single" w:sz="4" w:space="0" w:color="auto"/>
              <w:left w:val="single" w:sz="4" w:space="0" w:color="auto"/>
              <w:bottom w:val="single" w:sz="4" w:space="0" w:color="auto"/>
              <w:right w:val="single" w:sz="4" w:space="0" w:color="auto"/>
            </w:tcBorders>
          </w:tcPr>
          <w:p w14:paraId="2AFA1169" w14:textId="77777777" w:rsidR="00CC52DB" w:rsidRPr="00BF204C" w:rsidRDefault="00CC52DB" w:rsidP="00617C6E">
            <w:pPr>
              <w:rPr>
                <w:rFonts w:asciiTheme="minorHAnsi" w:hAnsiTheme="minorHAnsi" w:cstheme="minorHAnsi"/>
                <w:color w:val="000000"/>
                <w:sz w:val="16"/>
              </w:rPr>
            </w:pPr>
          </w:p>
        </w:tc>
        <w:tc>
          <w:tcPr>
            <w:tcW w:w="810" w:type="dxa"/>
            <w:tcBorders>
              <w:top w:val="single" w:sz="4" w:space="0" w:color="auto"/>
              <w:left w:val="single" w:sz="4" w:space="0" w:color="auto"/>
              <w:bottom w:val="single" w:sz="4" w:space="0" w:color="auto"/>
              <w:right w:val="single" w:sz="4" w:space="0" w:color="auto"/>
            </w:tcBorders>
          </w:tcPr>
          <w:p w14:paraId="567AC5D4" w14:textId="77777777" w:rsidR="00CC52DB" w:rsidRPr="00BF204C" w:rsidRDefault="00CC52DB" w:rsidP="00617C6E">
            <w:pPr>
              <w:rPr>
                <w:rFonts w:asciiTheme="minorHAnsi" w:hAnsiTheme="minorHAnsi" w:cstheme="minorHAnsi"/>
                <w:sz w:val="16"/>
              </w:rPr>
            </w:pPr>
          </w:p>
        </w:tc>
      </w:tr>
      <w:tr w:rsidR="00B24D33" w:rsidRPr="00BF204C" w14:paraId="5FB7F156" w14:textId="77777777" w:rsidTr="00BD7CC5">
        <w:tc>
          <w:tcPr>
            <w:tcW w:w="468" w:type="dxa"/>
            <w:tcBorders>
              <w:top w:val="single" w:sz="4" w:space="0" w:color="auto"/>
              <w:left w:val="single" w:sz="4" w:space="0" w:color="auto"/>
              <w:bottom w:val="single" w:sz="4" w:space="0" w:color="auto"/>
              <w:right w:val="single" w:sz="4" w:space="0" w:color="auto"/>
            </w:tcBorders>
          </w:tcPr>
          <w:p w14:paraId="22A36895" w14:textId="77777777" w:rsidR="00B24D33" w:rsidRPr="00BF204C" w:rsidRDefault="00B24D33" w:rsidP="00617C6E">
            <w:pPr>
              <w:spacing w:before="20"/>
              <w:rPr>
                <w:rFonts w:asciiTheme="minorHAnsi" w:hAnsiTheme="minorHAnsi" w:cstheme="minorHAnsi"/>
                <w:sz w:val="16"/>
              </w:rPr>
            </w:pPr>
            <w:r w:rsidRPr="00BF204C">
              <w:rPr>
                <w:rFonts w:asciiTheme="minorHAnsi" w:hAnsiTheme="minorHAnsi" w:cstheme="minorHAnsi"/>
                <w:sz w:val="16"/>
              </w:rPr>
              <w:t>17</w:t>
            </w:r>
          </w:p>
        </w:tc>
        <w:tc>
          <w:tcPr>
            <w:tcW w:w="1251" w:type="dxa"/>
            <w:tcBorders>
              <w:top w:val="single" w:sz="4" w:space="0" w:color="auto"/>
              <w:left w:val="single" w:sz="4" w:space="0" w:color="auto"/>
              <w:bottom w:val="single" w:sz="4" w:space="0" w:color="auto"/>
              <w:right w:val="single" w:sz="4" w:space="0" w:color="auto"/>
            </w:tcBorders>
          </w:tcPr>
          <w:p w14:paraId="71EFD239" w14:textId="77777777" w:rsidR="00B24D33" w:rsidRPr="00BF204C" w:rsidRDefault="00B24D33" w:rsidP="00617C6E">
            <w:pPr>
              <w:rPr>
                <w:rFonts w:asciiTheme="minorHAnsi" w:hAnsiTheme="minorHAnsi" w:cstheme="minorHAnsi"/>
                <w:color w:val="000000"/>
                <w:sz w:val="16"/>
              </w:rPr>
            </w:pPr>
            <w:r w:rsidRPr="00BF204C">
              <w:rPr>
                <w:rFonts w:asciiTheme="minorHAnsi" w:hAnsiTheme="minorHAnsi" w:cstheme="minorHAnsi"/>
                <w:color w:val="000000"/>
                <w:sz w:val="16"/>
              </w:rPr>
              <w:t>RMA</w:t>
            </w:r>
          </w:p>
        </w:tc>
        <w:tc>
          <w:tcPr>
            <w:tcW w:w="2529" w:type="dxa"/>
            <w:tcBorders>
              <w:top w:val="single" w:sz="4" w:space="0" w:color="auto"/>
              <w:left w:val="single" w:sz="4" w:space="0" w:color="auto"/>
              <w:bottom w:val="single" w:sz="4" w:space="0" w:color="auto"/>
              <w:right w:val="single" w:sz="4" w:space="0" w:color="auto"/>
            </w:tcBorders>
          </w:tcPr>
          <w:p w14:paraId="1860DA75" w14:textId="5B19D2EC" w:rsidR="00B24D33" w:rsidRPr="00B24D33" w:rsidRDefault="00B24D33" w:rsidP="00E87FAE">
            <w:pPr>
              <w:rPr>
                <w:rFonts w:asciiTheme="minorHAnsi" w:hAnsiTheme="minorHAnsi" w:cstheme="minorHAnsi"/>
                <w:color w:val="000000"/>
                <w:sz w:val="16"/>
              </w:rPr>
            </w:pPr>
            <w:r w:rsidRPr="00B24D33">
              <w:rPr>
                <w:rFonts w:asciiTheme="minorHAnsi" w:hAnsiTheme="minorHAnsi" w:cstheme="minorHAnsi"/>
                <w:color w:val="000000"/>
                <w:sz w:val="16"/>
              </w:rPr>
              <w:t>DMO_SELLOUT_METRICS_BASE_INTRM</w:t>
            </w:r>
          </w:p>
        </w:tc>
        <w:tc>
          <w:tcPr>
            <w:tcW w:w="1800" w:type="dxa"/>
            <w:tcBorders>
              <w:top w:val="single" w:sz="4" w:space="0" w:color="auto"/>
              <w:left w:val="single" w:sz="4" w:space="0" w:color="auto"/>
              <w:bottom w:val="single" w:sz="4" w:space="0" w:color="auto"/>
              <w:right w:val="single" w:sz="4" w:space="0" w:color="auto"/>
            </w:tcBorders>
          </w:tcPr>
          <w:p w14:paraId="56A976D2" w14:textId="77777777" w:rsidR="00B24D33" w:rsidRPr="00BF204C" w:rsidRDefault="00B24D33" w:rsidP="00617C6E">
            <w:pPr>
              <w:rPr>
                <w:rFonts w:asciiTheme="minorHAnsi" w:hAnsiTheme="minorHAnsi" w:cstheme="minorHAnsi"/>
                <w:color w:val="000000"/>
                <w:sz w:val="16"/>
              </w:rPr>
            </w:pPr>
            <w:r w:rsidRPr="00BF204C">
              <w:rPr>
                <w:rFonts w:asciiTheme="minorHAnsi" w:hAnsiTheme="minorHAnsi" w:cstheme="minorHAnsi"/>
                <w:color w:val="000000"/>
                <w:sz w:val="16"/>
              </w:rPr>
              <w:t>QUANTITY,</w:t>
            </w:r>
          </w:p>
          <w:p w14:paraId="3E403898" w14:textId="77777777" w:rsidR="00B24D33" w:rsidRPr="00BF204C" w:rsidRDefault="00B24D33" w:rsidP="00617C6E">
            <w:pPr>
              <w:rPr>
                <w:rFonts w:asciiTheme="minorHAnsi" w:hAnsiTheme="minorHAnsi" w:cstheme="minorHAnsi"/>
                <w:color w:val="000000"/>
                <w:sz w:val="16"/>
              </w:rPr>
            </w:pPr>
            <w:r w:rsidRPr="00BF204C">
              <w:rPr>
                <w:rFonts w:asciiTheme="minorHAnsi" w:hAnsiTheme="minorHAnsi" w:cstheme="minorHAnsi"/>
                <w:color w:val="000000"/>
                <w:sz w:val="16"/>
              </w:rPr>
              <w:t>SALE_PRICE</w:t>
            </w:r>
          </w:p>
        </w:tc>
        <w:tc>
          <w:tcPr>
            <w:tcW w:w="3060" w:type="dxa"/>
            <w:tcBorders>
              <w:top w:val="single" w:sz="4" w:space="0" w:color="auto"/>
              <w:left w:val="single" w:sz="4" w:space="0" w:color="auto"/>
              <w:bottom w:val="single" w:sz="4" w:space="0" w:color="auto"/>
              <w:right w:val="single" w:sz="4" w:space="0" w:color="auto"/>
            </w:tcBorders>
          </w:tcPr>
          <w:p w14:paraId="40C8050C" w14:textId="77777777" w:rsidR="00B24D33" w:rsidRPr="00BF204C" w:rsidRDefault="00B24D33" w:rsidP="00617C6E">
            <w:pPr>
              <w:rPr>
                <w:rFonts w:asciiTheme="minorHAnsi" w:hAnsiTheme="minorHAnsi" w:cstheme="minorHAnsi"/>
                <w:color w:val="000000"/>
                <w:sz w:val="16"/>
              </w:rPr>
            </w:pPr>
            <w:r w:rsidRPr="00BF204C">
              <w:rPr>
                <w:rFonts w:asciiTheme="minorHAnsi" w:hAnsiTheme="minorHAnsi" w:cstheme="minorHAnsi"/>
                <w:color w:val="000000"/>
                <w:sz w:val="16"/>
              </w:rPr>
              <w:t xml:space="preserve">It is negative revenue at line item level, Where Transaction_Type=81 </w:t>
            </w:r>
          </w:p>
          <w:p w14:paraId="5476716E" w14:textId="77777777" w:rsidR="00B24D33" w:rsidRPr="00BF204C" w:rsidRDefault="00B24D33" w:rsidP="00617C6E">
            <w:pPr>
              <w:rPr>
                <w:rFonts w:asciiTheme="minorHAnsi" w:hAnsiTheme="minorHAnsi" w:cstheme="minorHAnsi"/>
                <w:color w:val="000000"/>
                <w:sz w:val="16"/>
              </w:rPr>
            </w:pPr>
            <w:r w:rsidRPr="00BF204C">
              <w:rPr>
                <w:rFonts w:asciiTheme="minorHAnsi" w:hAnsiTheme="minorHAnsi" w:cstheme="minorHAnsi"/>
                <w:color w:val="000000"/>
                <w:sz w:val="16"/>
              </w:rPr>
              <w:t>QUANTITY* SALE_PRICE</w:t>
            </w:r>
          </w:p>
        </w:tc>
        <w:tc>
          <w:tcPr>
            <w:tcW w:w="810" w:type="dxa"/>
            <w:tcBorders>
              <w:top w:val="single" w:sz="4" w:space="0" w:color="auto"/>
              <w:left w:val="single" w:sz="4" w:space="0" w:color="auto"/>
              <w:bottom w:val="single" w:sz="4" w:space="0" w:color="auto"/>
              <w:right w:val="single" w:sz="4" w:space="0" w:color="auto"/>
            </w:tcBorders>
          </w:tcPr>
          <w:p w14:paraId="5EEA5B28" w14:textId="77777777" w:rsidR="00B24D33" w:rsidRPr="00BF204C" w:rsidRDefault="00B24D33" w:rsidP="00617C6E">
            <w:pPr>
              <w:rPr>
                <w:rFonts w:asciiTheme="minorHAnsi" w:hAnsiTheme="minorHAnsi" w:cstheme="minorHAnsi"/>
                <w:sz w:val="16"/>
              </w:rPr>
            </w:pPr>
            <w:r w:rsidRPr="00BF204C">
              <w:rPr>
                <w:rFonts w:asciiTheme="minorHAnsi" w:hAnsiTheme="minorHAnsi" w:cstheme="minorHAnsi"/>
                <w:sz w:val="16"/>
              </w:rPr>
              <w:t>Y</w:t>
            </w:r>
          </w:p>
        </w:tc>
      </w:tr>
      <w:tr w:rsidR="00B24D33" w:rsidRPr="00BF204C" w14:paraId="6535D248" w14:textId="77777777" w:rsidTr="00BD7CC5">
        <w:tc>
          <w:tcPr>
            <w:tcW w:w="468" w:type="dxa"/>
            <w:tcBorders>
              <w:top w:val="single" w:sz="4" w:space="0" w:color="auto"/>
              <w:left w:val="single" w:sz="4" w:space="0" w:color="auto"/>
              <w:bottom w:val="single" w:sz="4" w:space="0" w:color="auto"/>
              <w:right w:val="single" w:sz="4" w:space="0" w:color="auto"/>
            </w:tcBorders>
          </w:tcPr>
          <w:p w14:paraId="2EB247FC" w14:textId="77777777" w:rsidR="00B24D33" w:rsidRPr="00BF204C" w:rsidRDefault="00B24D33" w:rsidP="00617C6E">
            <w:pPr>
              <w:spacing w:before="20"/>
              <w:rPr>
                <w:rFonts w:asciiTheme="minorHAnsi" w:hAnsiTheme="minorHAnsi" w:cstheme="minorHAnsi"/>
                <w:sz w:val="16"/>
              </w:rPr>
            </w:pPr>
            <w:r w:rsidRPr="00BF204C">
              <w:rPr>
                <w:rFonts w:asciiTheme="minorHAnsi" w:hAnsiTheme="minorHAnsi" w:cstheme="minorHAnsi"/>
                <w:sz w:val="16"/>
              </w:rPr>
              <w:t>18</w:t>
            </w:r>
          </w:p>
        </w:tc>
        <w:tc>
          <w:tcPr>
            <w:tcW w:w="1251" w:type="dxa"/>
            <w:tcBorders>
              <w:top w:val="single" w:sz="4" w:space="0" w:color="auto"/>
              <w:left w:val="single" w:sz="4" w:space="0" w:color="auto"/>
              <w:bottom w:val="single" w:sz="4" w:space="0" w:color="auto"/>
              <w:right w:val="single" w:sz="4" w:space="0" w:color="auto"/>
            </w:tcBorders>
          </w:tcPr>
          <w:p w14:paraId="08805CED" w14:textId="77777777" w:rsidR="00B24D33" w:rsidRPr="00BF204C" w:rsidRDefault="00B24D33" w:rsidP="00617C6E">
            <w:pPr>
              <w:rPr>
                <w:rFonts w:asciiTheme="minorHAnsi" w:hAnsiTheme="minorHAnsi" w:cstheme="minorHAnsi"/>
                <w:color w:val="000000"/>
                <w:sz w:val="16"/>
              </w:rPr>
            </w:pPr>
            <w:r w:rsidRPr="00BF204C">
              <w:rPr>
                <w:rFonts w:asciiTheme="minorHAnsi" w:hAnsiTheme="minorHAnsi" w:cstheme="minorHAnsi"/>
                <w:color w:val="000000"/>
                <w:sz w:val="16"/>
              </w:rPr>
              <w:t>REVENUE</w:t>
            </w:r>
          </w:p>
        </w:tc>
        <w:tc>
          <w:tcPr>
            <w:tcW w:w="2529" w:type="dxa"/>
            <w:tcBorders>
              <w:top w:val="single" w:sz="4" w:space="0" w:color="auto"/>
              <w:left w:val="single" w:sz="4" w:space="0" w:color="auto"/>
              <w:bottom w:val="single" w:sz="4" w:space="0" w:color="auto"/>
              <w:right w:val="single" w:sz="4" w:space="0" w:color="auto"/>
            </w:tcBorders>
          </w:tcPr>
          <w:p w14:paraId="3F79A36D" w14:textId="0F4953C8" w:rsidR="00B24D33" w:rsidRPr="00B24D33" w:rsidRDefault="00B24D33" w:rsidP="00E87FAE">
            <w:pPr>
              <w:rPr>
                <w:rFonts w:asciiTheme="minorHAnsi" w:hAnsiTheme="minorHAnsi" w:cstheme="minorHAnsi"/>
                <w:color w:val="000000"/>
                <w:sz w:val="16"/>
              </w:rPr>
            </w:pPr>
            <w:r w:rsidRPr="00B24D33">
              <w:rPr>
                <w:rFonts w:asciiTheme="minorHAnsi" w:hAnsiTheme="minorHAnsi" w:cstheme="minorHAnsi"/>
                <w:color w:val="000000"/>
                <w:sz w:val="16"/>
              </w:rPr>
              <w:t>DMO_SELLOUT_METRICS_BASE_INTRM</w:t>
            </w:r>
          </w:p>
        </w:tc>
        <w:tc>
          <w:tcPr>
            <w:tcW w:w="1800" w:type="dxa"/>
            <w:tcBorders>
              <w:top w:val="single" w:sz="4" w:space="0" w:color="auto"/>
              <w:left w:val="single" w:sz="4" w:space="0" w:color="auto"/>
              <w:bottom w:val="single" w:sz="4" w:space="0" w:color="auto"/>
              <w:right w:val="single" w:sz="4" w:space="0" w:color="auto"/>
            </w:tcBorders>
          </w:tcPr>
          <w:p w14:paraId="387F5055" w14:textId="77777777" w:rsidR="00B24D33" w:rsidRPr="00BF204C" w:rsidRDefault="00B24D33" w:rsidP="00617C6E">
            <w:pPr>
              <w:rPr>
                <w:rFonts w:asciiTheme="minorHAnsi" w:hAnsiTheme="minorHAnsi" w:cstheme="minorHAnsi"/>
                <w:color w:val="000000"/>
                <w:sz w:val="16"/>
              </w:rPr>
            </w:pPr>
            <w:r w:rsidRPr="00BF204C">
              <w:rPr>
                <w:rFonts w:asciiTheme="minorHAnsi" w:hAnsiTheme="minorHAnsi" w:cstheme="minorHAnsi"/>
                <w:color w:val="000000"/>
                <w:sz w:val="16"/>
              </w:rPr>
              <w:t>QUANTITY,</w:t>
            </w:r>
          </w:p>
          <w:p w14:paraId="0739AE84" w14:textId="77777777" w:rsidR="00B24D33" w:rsidRPr="00BF204C" w:rsidRDefault="00B24D33" w:rsidP="00617C6E">
            <w:pPr>
              <w:rPr>
                <w:rFonts w:asciiTheme="minorHAnsi" w:hAnsiTheme="minorHAnsi" w:cstheme="minorHAnsi"/>
                <w:sz w:val="16"/>
              </w:rPr>
            </w:pPr>
            <w:r w:rsidRPr="00BF204C">
              <w:rPr>
                <w:rFonts w:asciiTheme="minorHAnsi" w:hAnsiTheme="minorHAnsi" w:cstheme="minorHAnsi"/>
                <w:color w:val="000000"/>
                <w:sz w:val="16"/>
              </w:rPr>
              <w:t>SALE_PRICE</w:t>
            </w:r>
          </w:p>
        </w:tc>
        <w:tc>
          <w:tcPr>
            <w:tcW w:w="3060" w:type="dxa"/>
            <w:tcBorders>
              <w:top w:val="single" w:sz="4" w:space="0" w:color="auto"/>
              <w:left w:val="single" w:sz="4" w:space="0" w:color="auto"/>
              <w:bottom w:val="single" w:sz="4" w:space="0" w:color="auto"/>
              <w:right w:val="single" w:sz="4" w:space="0" w:color="auto"/>
            </w:tcBorders>
          </w:tcPr>
          <w:p w14:paraId="4AE8A511" w14:textId="77777777" w:rsidR="00B24D33" w:rsidRPr="00BF204C" w:rsidRDefault="00B24D33" w:rsidP="00617C6E">
            <w:pPr>
              <w:rPr>
                <w:rFonts w:asciiTheme="minorHAnsi" w:hAnsiTheme="minorHAnsi" w:cstheme="minorHAnsi"/>
                <w:color w:val="000000"/>
                <w:sz w:val="16"/>
              </w:rPr>
            </w:pPr>
            <w:r w:rsidRPr="00BF204C">
              <w:rPr>
                <w:rFonts w:asciiTheme="minorHAnsi" w:hAnsiTheme="minorHAnsi" w:cstheme="minorHAnsi"/>
                <w:color w:val="000000"/>
                <w:sz w:val="16"/>
              </w:rPr>
              <w:t xml:space="preserve">QUANTITY * SALE_PRICE </w:t>
            </w:r>
          </w:p>
        </w:tc>
        <w:tc>
          <w:tcPr>
            <w:tcW w:w="810" w:type="dxa"/>
            <w:tcBorders>
              <w:top w:val="single" w:sz="4" w:space="0" w:color="auto"/>
              <w:left w:val="single" w:sz="4" w:space="0" w:color="auto"/>
              <w:bottom w:val="single" w:sz="4" w:space="0" w:color="auto"/>
              <w:right w:val="single" w:sz="4" w:space="0" w:color="auto"/>
            </w:tcBorders>
          </w:tcPr>
          <w:p w14:paraId="5A114FF8" w14:textId="77777777" w:rsidR="00B24D33" w:rsidRPr="00BF204C" w:rsidRDefault="00B24D33" w:rsidP="00617C6E">
            <w:pPr>
              <w:rPr>
                <w:rFonts w:asciiTheme="minorHAnsi" w:hAnsiTheme="minorHAnsi" w:cstheme="minorHAnsi"/>
                <w:sz w:val="16"/>
              </w:rPr>
            </w:pPr>
            <w:r w:rsidRPr="00BF204C">
              <w:rPr>
                <w:rFonts w:asciiTheme="minorHAnsi" w:hAnsiTheme="minorHAnsi" w:cstheme="minorHAnsi"/>
                <w:sz w:val="16"/>
              </w:rPr>
              <w:t>Y</w:t>
            </w:r>
          </w:p>
        </w:tc>
      </w:tr>
    </w:tbl>
    <w:p w14:paraId="5CD0F14A" w14:textId="77777777" w:rsidR="00042A32" w:rsidRDefault="00042A32" w:rsidP="00042A32">
      <w:bookmarkStart w:id="1798" w:name="_Toc363526151"/>
      <w:bookmarkStart w:id="1799" w:name="_Toc365048311"/>
    </w:p>
    <w:p w14:paraId="56C59B9E" w14:textId="77777777" w:rsidR="00042A32" w:rsidRPr="00042A32" w:rsidRDefault="00042A32" w:rsidP="00042A32"/>
    <w:p w14:paraId="75EFE046" w14:textId="77777777" w:rsidR="002A5C1E" w:rsidRDefault="002A5C1E" w:rsidP="00E256F8">
      <w:pPr>
        <w:keepNext/>
        <w:widowControl/>
        <w:numPr>
          <w:ilvl w:val="1"/>
          <w:numId w:val="10"/>
        </w:numPr>
        <w:spacing w:line="240" w:lineRule="auto"/>
        <w:ind w:right="21"/>
        <w:jc w:val="both"/>
        <w:outlineLvl w:val="1"/>
        <w:rPr>
          <w:ins w:id="1800" w:author="Rakesh Singhi" w:date="2015-03-25T16:06:00Z"/>
          <w:rFonts w:asciiTheme="minorHAnsi" w:hAnsiTheme="minorHAnsi" w:cstheme="minorHAnsi"/>
          <w:b/>
          <w:sz w:val="24"/>
          <w:szCs w:val="24"/>
          <w:lang w:val="en-GB"/>
        </w:rPr>
      </w:pPr>
      <w:bookmarkStart w:id="1801" w:name="_Toc415065491"/>
      <w:r w:rsidRPr="00D30FA1">
        <w:rPr>
          <w:rFonts w:asciiTheme="minorHAnsi" w:hAnsiTheme="minorHAnsi" w:cstheme="minorHAnsi"/>
          <w:b/>
          <w:sz w:val="24"/>
          <w:szCs w:val="24"/>
          <w:lang w:val="en-GB"/>
        </w:rPr>
        <w:t>Erwin Data Model</w:t>
      </w:r>
      <w:bookmarkEnd w:id="1798"/>
      <w:bookmarkEnd w:id="1801"/>
    </w:p>
    <w:p w14:paraId="22DA5DFD" w14:textId="77777777" w:rsidR="00FA68A2" w:rsidRPr="00D30FA1" w:rsidRDefault="00FA68A2" w:rsidP="00FA68A2">
      <w:pPr>
        <w:keepNext/>
        <w:widowControl/>
        <w:spacing w:line="240" w:lineRule="auto"/>
        <w:ind w:left="576" w:right="21"/>
        <w:jc w:val="both"/>
        <w:outlineLvl w:val="1"/>
        <w:rPr>
          <w:rFonts w:asciiTheme="minorHAnsi" w:hAnsiTheme="minorHAnsi" w:cstheme="minorHAnsi"/>
          <w:b/>
          <w:sz w:val="24"/>
          <w:szCs w:val="24"/>
          <w:lang w:val="en-GB"/>
        </w:rPr>
      </w:pPr>
    </w:p>
    <w:p w14:paraId="0E7BE281" w14:textId="1F3B0A06" w:rsidR="002A5C1E" w:rsidRDefault="00FA68A2" w:rsidP="00FA68A2">
      <w:pPr>
        <w:ind w:left="576"/>
        <w:rPr>
          <w:rFonts w:asciiTheme="minorHAnsi" w:hAnsiTheme="minorHAnsi" w:cstheme="minorHAnsi"/>
          <w:i/>
          <w:sz w:val="18"/>
        </w:rPr>
      </w:pPr>
      <w:ins w:id="1802" w:author="Rakesh Singhi" w:date="2015-03-25T16:06:00Z">
        <w:r>
          <w:rPr>
            <w:rFonts w:asciiTheme="minorHAnsi" w:hAnsiTheme="minorHAnsi" w:cstheme="minorHAnsi"/>
            <w:i/>
            <w:sz w:val="18"/>
          </w:rPr>
          <w:object w:dxaOrig="1531" w:dyaOrig="1004" w14:anchorId="4EDD8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11" o:title=""/>
            </v:shape>
            <o:OLEObject Type="Embed" ProgID="Package" ShapeID="_x0000_i1025" DrawAspect="Icon" ObjectID="_1551012678" r:id="rId12"/>
          </w:object>
        </w:r>
      </w:ins>
      <w:ins w:id="1803" w:author="Rakesh Singhi" w:date="2015-02-07T16:45:00Z">
        <w:del w:id="1804" w:author="gu832116" w:date="2015-02-09T18:07:00Z">
          <w:r w:rsidR="00695FFB" w:rsidDel="0083246E">
            <w:rPr>
              <w:rFonts w:asciiTheme="minorHAnsi" w:hAnsiTheme="minorHAnsi" w:cstheme="minorHAnsi"/>
              <w:i/>
              <w:sz w:val="18"/>
            </w:rPr>
            <w:object w:dxaOrig="1531" w:dyaOrig="1004" w14:anchorId="2D0A9FCC">
              <v:shape id="_x0000_i1026" type="#_x0000_t75" style="width:76.5pt;height:50.25pt" o:ole="">
                <v:imagedata r:id="rId13" o:title=""/>
              </v:shape>
              <o:OLEObject Type="Embed" ProgID="Package" ShapeID="_x0000_i1026" DrawAspect="Icon" ObjectID="_1551012679" r:id="rId14"/>
            </w:object>
          </w:r>
        </w:del>
      </w:ins>
    </w:p>
    <w:p w14:paraId="41AD391E" w14:textId="6077AAA9" w:rsidR="002A5C1E" w:rsidDel="00202E97" w:rsidRDefault="0072453E" w:rsidP="002A5C1E">
      <w:pPr>
        <w:rPr>
          <w:ins w:id="1805" w:author="Rakesh Singhi" w:date="2015-02-07T16:45:00Z"/>
          <w:del w:id="1806" w:author="gu832116" w:date="2015-02-09T18:12:00Z"/>
          <w:rFonts w:asciiTheme="minorHAnsi" w:hAnsiTheme="minorHAnsi" w:cstheme="minorHAnsi"/>
        </w:rPr>
      </w:pPr>
      <w:ins w:id="1807" w:author="Rakesh Singhi" w:date="2015-03-25T12:12:00Z">
        <w:r>
          <w:rPr>
            <w:rFonts w:asciiTheme="minorHAnsi" w:hAnsiTheme="minorHAnsi" w:cstheme="minorHAnsi"/>
          </w:rPr>
          <w:object w:dxaOrig="2505" w:dyaOrig="810" w14:anchorId="68856621">
            <v:shape id="_x0000_i1027" type="#_x0000_t75" style="width:125.25pt;height:40.5pt" o:ole="">
              <v:imagedata r:id="rId15" o:title=""/>
            </v:shape>
            <o:OLEObject Type="Embed" ProgID="Package" ShapeID="_x0000_i1027" DrawAspect="Content" ObjectID="_1551012680" r:id="rId16"/>
          </w:object>
        </w:r>
      </w:ins>
    </w:p>
    <w:p w14:paraId="0BA11DB8" w14:textId="5E8EAB8F" w:rsidR="00695FFB" w:rsidRDefault="00695FFB" w:rsidP="002A5C1E">
      <w:pPr>
        <w:rPr>
          <w:rFonts w:asciiTheme="minorHAnsi" w:hAnsiTheme="minorHAnsi" w:cstheme="minorHAnsi"/>
        </w:rPr>
      </w:pPr>
      <w:ins w:id="1808" w:author="Rakesh Singhi" w:date="2015-02-07T16:45:00Z">
        <w:del w:id="1809" w:author="gu832116" w:date="2015-02-09T18:07:00Z">
          <w:r w:rsidDel="0083246E">
            <w:rPr>
              <w:rFonts w:asciiTheme="minorHAnsi" w:hAnsiTheme="minorHAnsi" w:cstheme="minorHAnsi"/>
            </w:rPr>
            <w:object w:dxaOrig="1531" w:dyaOrig="1004" w14:anchorId="3EFDCFB2">
              <v:shape id="_x0000_i1028" type="#_x0000_t75" style="width:76.5pt;height:50.25pt" o:ole="">
                <v:imagedata r:id="rId17" o:title=""/>
              </v:shape>
              <o:OLEObject Type="Embed" ProgID="Package" ShapeID="_x0000_i1028" DrawAspect="Icon" ObjectID="_1551012681" r:id="rId18"/>
            </w:object>
          </w:r>
        </w:del>
      </w:ins>
    </w:p>
    <w:p w14:paraId="2CA5047D" w14:textId="646A7C94" w:rsidR="00202E97" w:rsidRDefault="00202E97" w:rsidP="002E1975">
      <w:pPr>
        <w:rPr>
          <w:ins w:id="1810" w:author="gu832116" w:date="2015-02-09T18:11:00Z"/>
          <w:rFonts w:asciiTheme="minorHAnsi" w:hAnsiTheme="minorHAnsi" w:cstheme="minorHAnsi"/>
          <w:i/>
          <w:sz w:val="18"/>
        </w:rPr>
      </w:pPr>
      <w:ins w:id="1811" w:author="gu832116" w:date="2015-02-09T18:11:00Z">
        <w:del w:id="1812" w:author="Rakesh Singhi" w:date="2015-03-25T12:12:00Z">
          <w:r w:rsidDel="0072453E">
            <w:rPr>
              <w:rFonts w:asciiTheme="minorHAnsi" w:hAnsiTheme="minorHAnsi" w:cstheme="minorHAnsi"/>
              <w:i/>
              <w:sz w:val="18"/>
            </w:rPr>
            <w:object w:dxaOrig="1551" w:dyaOrig="1004" w14:anchorId="0F46A6CD">
              <v:shape id="_x0000_i1029" type="#_x0000_t75" style="width:77.25pt;height:50.25pt" o:ole="">
                <v:imagedata r:id="rId19" o:title=""/>
              </v:shape>
              <o:OLEObject Type="Embed" ProgID="Package" ShapeID="_x0000_i1029" DrawAspect="Icon" ObjectID="_1551012682" r:id="rId20"/>
            </w:object>
          </w:r>
        </w:del>
      </w:ins>
    </w:p>
    <w:p w14:paraId="7FB0D645" w14:textId="77777777" w:rsidR="00202E97" w:rsidRDefault="00202E97" w:rsidP="002E1975">
      <w:pPr>
        <w:rPr>
          <w:ins w:id="1813" w:author="gu832116" w:date="2015-02-09T18:11:00Z"/>
          <w:rFonts w:asciiTheme="minorHAnsi" w:hAnsiTheme="minorHAnsi" w:cstheme="minorHAnsi"/>
          <w:i/>
          <w:sz w:val="18"/>
        </w:rPr>
      </w:pPr>
    </w:p>
    <w:p w14:paraId="0C4E329A" w14:textId="1AB9E4A6" w:rsidR="00B22CF8" w:rsidDel="00695FFB" w:rsidRDefault="00202E97" w:rsidP="002A5C1E">
      <w:pPr>
        <w:rPr>
          <w:del w:id="1814" w:author="Rakesh Singhi" w:date="2015-02-07T16:44:00Z"/>
          <w:rFonts w:asciiTheme="minorHAnsi" w:hAnsiTheme="minorHAnsi" w:cstheme="minorHAnsi"/>
          <w:i/>
          <w:sz w:val="18"/>
        </w:rPr>
      </w:pPr>
      <w:ins w:id="1815" w:author="gu832116" w:date="2015-02-09T18:12:00Z">
        <w:del w:id="1816" w:author="Rakesh Singhi" w:date="2015-03-25T12:12:00Z">
          <w:r w:rsidDel="0072453E">
            <w:rPr>
              <w:rFonts w:asciiTheme="minorHAnsi" w:hAnsiTheme="minorHAnsi" w:cstheme="minorHAnsi"/>
              <w:i/>
              <w:sz w:val="18"/>
            </w:rPr>
            <w:object w:dxaOrig="1551" w:dyaOrig="1004" w14:anchorId="3E19023D">
              <v:shape id="_x0000_i1030" type="#_x0000_t75" style="width:77.25pt;height:50.25pt" o:ole="">
                <v:imagedata r:id="rId21" o:title=""/>
              </v:shape>
              <o:OLEObject Type="Embed" ProgID="Package" ShapeID="_x0000_i1030" DrawAspect="Icon" ObjectID="_1551012683" r:id="rId22"/>
            </w:object>
          </w:r>
        </w:del>
      </w:ins>
      <w:del w:id="1817" w:author="Rakesh Singhi" w:date="2015-02-07T16:44:00Z">
        <w:r w:rsidR="00947834" w:rsidDel="00695FFB">
          <w:rPr>
            <w:rFonts w:asciiTheme="minorHAnsi" w:hAnsiTheme="minorHAnsi" w:cstheme="minorHAnsi"/>
            <w:i/>
            <w:sz w:val="18"/>
          </w:rPr>
          <w:object w:dxaOrig="1551" w:dyaOrig="1004" w14:anchorId="32E73A9C">
            <v:shape id="_x0000_i1031" type="#_x0000_t75" style="width:86.25pt;height:52.5pt" o:ole="">
              <v:imagedata r:id="rId23" o:title=""/>
            </v:shape>
            <o:OLEObject Type="Embed" ProgID="Package" ShapeID="_x0000_i1031" DrawAspect="Icon" ObjectID="_1551012684" r:id="rId24"/>
          </w:object>
        </w:r>
      </w:del>
    </w:p>
    <w:p w14:paraId="2D750DF7" w14:textId="003383BD" w:rsidR="002A5C1E" w:rsidRPr="00D30FA1" w:rsidDel="00695FFB" w:rsidRDefault="002A5C1E" w:rsidP="002A5C1E">
      <w:pPr>
        <w:rPr>
          <w:del w:id="1818" w:author="Rakesh Singhi" w:date="2015-02-07T16:44:00Z"/>
          <w:rFonts w:asciiTheme="minorHAnsi" w:hAnsiTheme="minorHAnsi" w:cstheme="minorHAnsi"/>
        </w:rPr>
      </w:pPr>
      <w:del w:id="1819" w:author="Rakesh Singhi" w:date="2015-02-07T16:44:00Z">
        <w:r w:rsidDel="00695FFB">
          <w:rPr>
            <w:rFonts w:asciiTheme="minorHAnsi" w:hAnsiTheme="minorHAnsi" w:cstheme="minorHAnsi"/>
          </w:rPr>
          <w:delText xml:space="preserve">                          </w:delText>
        </w:r>
      </w:del>
    </w:p>
    <w:p w14:paraId="7EA57CF1" w14:textId="535188E8" w:rsidR="002E1975" w:rsidRPr="002E1975" w:rsidDel="00695FFB" w:rsidRDefault="002E1975" w:rsidP="002E1975">
      <w:pPr>
        <w:rPr>
          <w:del w:id="1820" w:author="Rakesh Singhi" w:date="2015-02-07T16:44:00Z"/>
        </w:rPr>
      </w:pPr>
    </w:p>
    <w:p w14:paraId="2DB71CF1" w14:textId="751B2295" w:rsidR="002E1975" w:rsidDel="00695FFB" w:rsidRDefault="00947834" w:rsidP="001D1C16">
      <w:pPr>
        <w:ind w:left="450"/>
        <w:rPr>
          <w:del w:id="1821" w:author="Rakesh Singhi" w:date="2015-02-07T16:44:00Z"/>
        </w:rPr>
      </w:pPr>
      <w:del w:id="1822" w:author="Rakesh Singhi" w:date="2015-02-07T16:44:00Z">
        <w:r w:rsidDel="00695FFB">
          <w:object w:dxaOrig="1551" w:dyaOrig="1004" w14:anchorId="0FDCC3F7">
            <v:shape id="_x0000_i1032" type="#_x0000_t75" style="width:77.25pt;height:50.25pt" o:ole="">
              <v:imagedata r:id="rId25" o:title=""/>
            </v:shape>
            <o:OLEObject Type="Embed" ProgID="Package" ShapeID="_x0000_i1032" DrawAspect="Icon" ObjectID="_1551012685" r:id="rId26"/>
          </w:object>
        </w:r>
      </w:del>
    </w:p>
    <w:p w14:paraId="64DE18E6" w14:textId="77777777" w:rsidR="002E1975" w:rsidRDefault="002E1975" w:rsidP="002E1975"/>
    <w:p w14:paraId="376E171B" w14:textId="77777777" w:rsidR="002E1975" w:rsidRDefault="002E1975" w:rsidP="002E1975"/>
    <w:p w14:paraId="157941B3" w14:textId="5036C7A8" w:rsidR="002E1975" w:rsidDel="00337142" w:rsidRDefault="002E1975" w:rsidP="002E1975">
      <w:pPr>
        <w:rPr>
          <w:del w:id="1823" w:author="gu832116" w:date="2015-02-09T18:12:00Z"/>
        </w:rPr>
      </w:pPr>
    </w:p>
    <w:p w14:paraId="1C406649" w14:textId="609664C0" w:rsidR="00583CF4" w:rsidDel="00337142" w:rsidRDefault="00583CF4" w:rsidP="002E1975">
      <w:pPr>
        <w:rPr>
          <w:del w:id="1824" w:author="gu832116" w:date="2015-02-09T18:12:00Z"/>
        </w:rPr>
      </w:pPr>
    </w:p>
    <w:p w14:paraId="6DA0B54A" w14:textId="04A40919" w:rsidR="00583CF4" w:rsidDel="00337142" w:rsidRDefault="00583CF4" w:rsidP="002E1975">
      <w:pPr>
        <w:rPr>
          <w:del w:id="1825" w:author="gu832116" w:date="2015-02-09T18:12:00Z"/>
        </w:rPr>
      </w:pPr>
    </w:p>
    <w:p w14:paraId="4957CF9E" w14:textId="23FDB46A" w:rsidR="00583CF4" w:rsidDel="00337142" w:rsidRDefault="00583CF4" w:rsidP="002E1975">
      <w:pPr>
        <w:rPr>
          <w:del w:id="1826" w:author="gu832116" w:date="2015-02-09T18:12:00Z"/>
        </w:rPr>
      </w:pPr>
    </w:p>
    <w:p w14:paraId="48C4C46D" w14:textId="56FF000D" w:rsidR="00583CF4" w:rsidDel="00337142" w:rsidRDefault="00583CF4" w:rsidP="002E1975">
      <w:pPr>
        <w:rPr>
          <w:del w:id="1827" w:author="gu832116" w:date="2015-02-09T18:12:00Z"/>
        </w:rPr>
      </w:pPr>
    </w:p>
    <w:p w14:paraId="3FB0763E" w14:textId="0FB1DFBF" w:rsidR="00583CF4" w:rsidDel="00337142" w:rsidRDefault="00583CF4" w:rsidP="002E1975">
      <w:pPr>
        <w:rPr>
          <w:del w:id="1828" w:author="gu832116" w:date="2015-02-09T18:12:00Z"/>
        </w:rPr>
      </w:pPr>
    </w:p>
    <w:p w14:paraId="6FB510E5" w14:textId="35E160E1" w:rsidR="00583CF4" w:rsidRPr="002E1975" w:rsidDel="00337142" w:rsidRDefault="00583CF4" w:rsidP="002E1975">
      <w:pPr>
        <w:rPr>
          <w:del w:id="1829" w:author="gu832116" w:date="2015-02-09T18:12:00Z"/>
        </w:rPr>
      </w:pPr>
    </w:p>
    <w:p w14:paraId="67DA302A" w14:textId="0093A8D2" w:rsidR="002E1975" w:rsidRPr="002E1975" w:rsidDel="00F46958" w:rsidRDefault="002E1975" w:rsidP="002E1975">
      <w:pPr>
        <w:rPr>
          <w:del w:id="1830" w:author="gu832116" w:date="2015-02-09T18:12:00Z"/>
        </w:rPr>
      </w:pPr>
    </w:p>
    <w:p w14:paraId="3876A7AE" w14:textId="77777777" w:rsidR="002E1975" w:rsidRPr="002E1975" w:rsidRDefault="002E1975" w:rsidP="002E1975"/>
    <w:p w14:paraId="3B0B91AF" w14:textId="77777777" w:rsidR="002A5C1E" w:rsidRPr="00860A0A" w:rsidRDefault="00EE4D71" w:rsidP="00E256F8">
      <w:pPr>
        <w:keepNext/>
        <w:widowControl/>
        <w:numPr>
          <w:ilvl w:val="1"/>
          <w:numId w:val="10"/>
        </w:numPr>
        <w:spacing w:line="240" w:lineRule="auto"/>
        <w:ind w:right="21"/>
        <w:jc w:val="both"/>
        <w:outlineLvl w:val="1"/>
        <w:rPr>
          <w:rFonts w:asciiTheme="minorHAnsi" w:hAnsiTheme="minorHAnsi" w:cstheme="minorHAnsi"/>
          <w:b/>
          <w:sz w:val="24"/>
          <w:szCs w:val="24"/>
          <w:lang w:val="en-GB"/>
        </w:rPr>
      </w:pPr>
      <w:bookmarkStart w:id="1831" w:name="_Toc415065492"/>
      <w:r>
        <w:rPr>
          <w:rFonts w:asciiTheme="minorHAnsi" w:hAnsiTheme="minorHAnsi" w:cstheme="minorHAnsi"/>
          <w:b/>
          <w:sz w:val="28"/>
          <w:szCs w:val="24"/>
          <w:lang w:val="en-GB"/>
        </w:rPr>
        <w:t xml:space="preserve">ETL Logic </w:t>
      </w:r>
      <w:bookmarkEnd w:id="1799"/>
      <w:r>
        <w:rPr>
          <w:rFonts w:asciiTheme="minorHAnsi" w:hAnsiTheme="minorHAnsi" w:cstheme="minorHAnsi"/>
          <w:b/>
          <w:sz w:val="28"/>
          <w:szCs w:val="24"/>
          <w:lang w:val="en-GB"/>
        </w:rPr>
        <w:t>and Details</w:t>
      </w:r>
      <w:bookmarkEnd w:id="1831"/>
      <w:r>
        <w:rPr>
          <w:rFonts w:asciiTheme="minorHAnsi" w:hAnsiTheme="minorHAnsi" w:cstheme="minorHAnsi"/>
          <w:b/>
          <w:sz w:val="28"/>
          <w:szCs w:val="24"/>
          <w:lang w:val="en-GB"/>
        </w:rPr>
        <w:t xml:space="preserve"> </w:t>
      </w:r>
    </w:p>
    <w:p w14:paraId="45E0A763" w14:textId="77777777" w:rsidR="00860A0A" w:rsidRDefault="00860A0A" w:rsidP="00860A0A"/>
    <w:p w14:paraId="56825F60" w14:textId="77777777" w:rsidR="00BB7500" w:rsidRPr="00BB7500" w:rsidRDefault="00BB7500" w:rsidP="00BB7500"/>
    <w:p w14:paraId="6291BA9E" w14:textId="77777777" w:rsidR="00346E15" w:rsidRDefault="00346E15" w:rsidP="00E256F8">
      <w:pPr>
        <w:keepNext/>
        <w:widowControl/>
        <w:numPr>
          <w:ilvl w:val="2"/>
          <w:numId w:val="10"/>
        </w:numPr>
        <w:spacing w:line="240" w:lineRule="auto"/>
        <w:ind w:right="21"/>
        <w:jc w:val="both"/>
        <w:outlineLvl w:val="1"/>
        <w:rPr>
          <w:rFonts w:asciiTheme="minorHAnsi" w:hAnsiTheme="minorHAnsi" w:cstheme="minorHAnsi"/>
          <w:b/>
          <w:i/>
          <w:sz w:val="24"/>
          <w:szCs w:val="24"/>
          <w:lang w:val="en-GB"/>
        </w:rPr>
      </w:pPr>
      <w:bookmarkStart w:id="1832" w:name="_Toc415065493"/>
      <w:r>
        <w:rPr>
          <w:rFonts w:asciiTheme="minorHAnsi" w:hAnsiTheme="minorHAnsi" w:cstheme="minorHAnsi"/>
          <w:b/>
          <w:i/>
          <w:sz w:val="24"/>
          <w:szCs w:val="24"/>
          <w:lang w:val="en-GB"/>
        </w:rPr>
        <w:t>Data Process Flow chart</w:t>
      </w:r>
      <w:bookmarkEnd w:id="1832"/>
    </w:p>
    <w:p w14:paraId="0BB129F3" w14:textId="77777777" w:rsidR="00346E15" w:rsidRDefault="00346E15" w:rsidP="00346E15"/>
    <w:p w14:paraId="26A30DFF" w14:textId="77777777" w:rsidR="00346E15" w:rsidRDefault="00346E15" w:rsidP="00346E15">
      <w:r>
        <w:object w:dxaOrig="17385" w:dyaOrig="12661" w14:anchorId="5264B428">
          <v:shape id="_x0000_i1033" type="#_x0000_t75" style="width:468pt;height:340.5pt" o:ole="">
            <v:imagedata r:id="rId27" o:title=""/>
          </v:shape>
          <o:OLEObject Type="Embed" ProgID="Visio.Drawing.15" ShapeID="_x0000_i1033" DrawAspect="Content" ObjectID="_1551012686" r:id="rId28"/>
        </w:object>
      </w:r>
    </w:p>
    <w:p w14:paraId="585CA463" w14:textId="77777777" w:rsidR="00346E15" w:rsidRDefault="00346E15" w:rsidP="00346E15">
      <w:pPr>
        <w:rPr>
          <w:ins w:id="1833" w:author="Rakesh Singhi" w:date="2015-02-07T10:28:00Z"/>
        </w:rPr>
      </w:pPr>
    </w:p>
    <w:p w14:paraId="5720B759" w14:textId="77777777" w:rsidR="003002C7" w:rsidRPr="00346E15" w:rsidRDefault="003002C7" w:rsidP="00346E15"/>
    <w:p w14:paraId="6ED2267A" w14:textId="5198C851" w:rsidR="00E957B4" w:rsidRDefault="00E957B4" w:rsidP="0044683A">
      <w:pPr>
        <w:rPr>
          <w:rFonts w:asciiTheme="minorHAnsi" w:hAnsiTheme="minorHAnsi" w:cstheme="minorHAnsi"/>
        </w:rPr>
      </w:pPr>
    </w:p>
    <w:p w14:paraId="29B57F01" w14:textId="77777777" w:rsidR="00455FCA" w:rsidRDefault="00455FCA">
      <w:pPr>
        <w:widowControl/>
        <w:spacing w:after="200" w:line="276" w:lineRule="auto"/>
        <w:rPr>
          <w:ins w:id="1834" w:author="gu832116" w:date="2015-02-09T18:40:00Z"/>
          <w:rFonts w:asciiTheme="minorHAnsi" w:hAnsiTheme="minorHAnsi" w:cstheme="minorHAnsi"/>
          <w:b/>
          <w:sz w:val="28"/>
          <w:szCs w:val="24"/>
          <w:lang w:val="en-GB"/>
        </w:rPr>
      </w:pPr>
      <w:bookmarkStart w:id="1835" w:name="_Toc408862723"/>
      <w:bookmarkStart w:id="1836" w:name="_Toc408941682"/>
      <w:bookmarkStart w:id="1837" w:name="_Toc408942209"/>
      <w:bookmarkStart w:id="1838" w:name="_Toc408862724"/>
      <w:bookmarkStart w:id="1839" w:name="_Toc408941683"/>
      <w:bookmarkStart w:id="1840" w:name="_Toc408942210"/>
      <w:bookmarkStart w:id="1841" w:name="_Toc408862725"/>
      <w:bookmarkStart w:id="1842" w:name="_Toc408941684"/>
      <w:bookmarkStart w:id="1843" w:name="_Toc408942211"/>
      <w:bookmarkStart w:id="1844" w:name="_Toc408862726"/>
      <w:bookmarkStart w:id="1845" w:name="_Toc408941685"/>
      <w:bookmarkStart w:id="1846" w:name="_Toc408942212"/>
      <w:bookmarkStart w:id="1847" w:name="_Toc408862727"/>
      <w:bookmarkStart w:id="1848" w:name="_Toc408941686"/>
      <w:bookmarkStart w:id="1849" w:name="_Toc408942213"/>
      <w:bookmarkStart w:id="1850" w:name="_Toc408862728"/>
      <w:bookmarkStart w:id="1851" w:name="_Toc408941687"/>
      <w:bookmarkStart w:id="1852" w:name="_Toc408942214"/>
      <w:bookmarkStart w:id="1853" w:name="_Toc408862729"/>
      <w:bookmarkStart w:id="1854" w:name="_Toc408941688"/>
      <w:bookmarkStart w:id="1855" w:name="_Toc408942215"/>
      <w:bookmarkStart w:id="1856" w:name="_Toc408862856"/>
      <w:bookmarkStart w:id="1857" w:name="_Toc408941815"/>
      <w:bookmarkStart w:id="1858" w:name="_Toc408942342"/>
      <w:bookmarkStart w:id="1859" w:name="_Toc408862857"/>
      <w:bookmarkStart w:id="1860" w:name="_Toc408941816"/>
      <w:bookmarkStart w:id="1861" w:name="_Toc408942343"/>
      <w:bookmarkStart w:id="1862" w:name="_Toc408862858"/>
      <w:bookmarkStart w:id="1863" w:name="_Toc408941817"/>
      <w:bookmarkStart w:id="1864" w:name="_Toc408942344"/>
      <w:bookmarkStart w:id="1865" w:name="_Toc408862859"/>
      <w:bookmarkStart w:id="1866" w:name="_Toc408941818"/>
      <w:bookmarkStart w:id="1867" w:name="_Toc408942345"/>
      <w:bookmarkStart w:id="1868" w:name="_Toc408862860"/>
      <w:bookmarkStart w:id="1869" w:name="_Toc408941819"/>
      <w:bookmarkStart w:id="1870" w:name="_Toc408942346"/>
      <w:bookmarkStart w:id="1871" w:name="_Toc408862861"/>
      <w:bookmarkStart w:id="1872" w:name="_Toc408941820"/>
      <w:bookmarkStart w:id="1873" w:name="_Toc408942347"/>
      <w:bookmarkStart w:id="1874" w:name="_Toc408862862"/>
      <w:bookmarkStart w:id="1875" w:name="_Toc408941821"/>
      <w:bookmarkStart w:id="1876" w:name="_Toc408942348"/>
      <w:bookmarkStart w:id="1877" w:name="_Toc408862863"/>
      <w:bookmarkStart w:id="1878" w:name="_Toc408941822"/>
      <w:bookmarkStart w:id="1879" w:name="_Toc408942349"/>
      <w:bookmarkStart w:id="1880" w:name="_Toc408862864"/>
      <w:bookmarkStart w:id="1881" w:name="_Toc408941823"/>
      <w:bookmarkStart w:id="1882" w:name="_Toc408942350"/>
      <w:bookmarkStart w:id="1883" w:name="_Toc408862979"/>
      <w:bookmarkStart w:id="1884" w:name="_Toc408941938"/>
      <w:bookmarkStart w:id="1885" w:name="_Toc408942465"/>
      <w:bookmarkStart w:id="1886" w:name="_Toc408862980"/>
      <w:bookmarkStart w:id="1887" w:name="_Toc408941939"/>
      <w:bookmarkStart w:id="1888" w:name="_Toc408942466"/>
      <w:bookmarkStart w:id="1889" w:name="_Toc408862981"/>
      <w:bookmarkStart w:id="1890" w:name="_Toc408941940"/>
      <w:bookmarkStart w:id="1891" w:name="_Toc408942467"/>
      <w:bookmarkStart w:id="1892" w:name="_Toc408862982"/>
      <w:bookmarkStart w:id="1893" w:name="_Toc408941941"/>
      <w:bookmarkStart w:id="1894" w:name="_Toc408942468"/>
      <w:bookmarkStart w:id="1895" w:name="_Toc408862983"/>
      <w:bookmarkStart w:id="1896" w:name="_Toc408941942"/>
      <w:bookmarkStart w:id="1897" w:name="_Toc408942469"/>
      <w:bookmarkStart w:id="1898" w:name="_Toc408862984"/>
      <w:bookmarkStart w:id="1899" w:name="_Toc408941943"/>
      <w:bookmarkStart w:id="1900" w:name="_Toc408942470"/>
      <w:bookmarkStart w:id="1901" w:name="_Toc408862985"/>
      <w:bookmarkStart w:id="1902" w:name="_Toc408941944"/>
      <w:bookmarkStart w:id="1903" w:name="_Toc408942471"/>
      <w:bookmarkStart w:id="1904" w:name="_Toc408863112"/>
      <w:bookmarkStart w:id="1905" w:name="_Toc408942071"/>
      <w:bookmarkStart w:id="1906" w:name="_Toc408942598"/>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ins w:id="1907" w:author="gu832116" w:date="2015-02-09T18:40:00Z">
        <w:r>
          <w:rPr>
            <w:rFonts w:asciiTheme="minorHAnsi" w:hAnsiTheme="minorHAnsi" w:cstheme="minorHAnsi"/>
            <w:b/>
            <w:sz w:val="28"/>
            <w:szCs w:val="24"/>
            <w:lang w:val="en-GB"/>
          </w:rPr>
          <w:br w:type="page"/>
        </w:r>
      </w:ins>
    </w:p>
    <w:p w14:paraId="1FECE42A" w14:textId="5A988F12" w:rsidR="003002C7" w:rsidRDefault="00E957B4" w:rsidP="003002C7">
      <w:pPr>
        <w:keepNext/>
        <w:widowControl/>
        <w:numPr>
          <w:ilvl w:val="1"/>
          <w:numId w:val="10"/>
        </w:numPr>
        <w:spacing w:line="240" w:lineRule="auto"/>
        <w:ind w:right="21"/>
        <w:jc w:val="both"/>
        <w:outlineLvl w:val="1"/>
        <w:rPr>
          <w:ins w:id="1908" w:author="Rakesh Singhi" w:date="2015-02-07T10:28:00Z"/>
          <w:rFonts w:asciiTheme="minorHAnsi" w:hAnsiTheme="minorHAnsi" w:cstheme="minorHAnsi"/>
          <w:b/>
          <w:sz w:val="28"/>
          <w:szCs w:val="24"/>
          <w:lang w:val="en-GB"/>
        </w:rPr>
      </w:pPr>
      <w:bookmarkStart w:id="1909" w:name="_Toc415065494"/>
      <w:r w:rsidRPr="00730813">
        <w:rPr>
          <w:rFonts w:asciiTheme="minorHAnsi" w:hAnsiTheme="minorHAnsi" w:cstheme="minorHAnsi"/>
          <w:b/>
          <w:sz w:val="28"/>
          <w:szCs w:val="24"/>
          <w:lang w:val="en-GB"/>
        </w:rPr>
        <w:lastRenderedPageBreak/>
        <w:t>Feed File for DMO PP</w:t>
      </w:r>
      <w:ins w:id="1910" w:author="Rakesh Singhi" w:date="2015-02-07T10:28:00Z">
        <w:r w:rsidR="003002C7">
          <w:rPr>
            <w:rFonts w:asciiTheme="minorHAnsi" w:hAnsiTheme="minorHAnsi" w:cstheme="minorHAnsi"/>
            <w:b/>
            <w:sz w:val="28"/>
            <w:szCs w:val="24"/>
            <w:lang w:val="en-GB"/>
          </w:rPr>
          <w:t>M</w:t>
        </w:r>
        <w:bookmarkEnd w:id="1909"/>
      </w:ins>
    </w:p>
    <w:p w14:paraId="724A6895" w14:textId="1419B6FA" w:rsidR="003002C7" w:rsidRPr="003002C7" w:rsidRDefault="00E957B4" w:rsidP="003002C7">
      <w:pPr>
        <w:keepNext/>
        <w:widowControl/>
        <w:spacing w:line="240" w:lineRule="auto"/>
        <w:ind w:left="576" w:right="21"/>
        <w:jc w:val="both"/>
        <w:outlineLvl w:val="1"/>
        <w:rPr>
          <w:rFonts w:asciiTheme="minorHAnsi" w:hAnsiTheme="minorHAnsi" w:cstheme="minorHAnsi"/>
          <w:b/>
          <w:sz w:val="28"/>
          <w:szCs w:val="24"/>
          <w:lang w:val="en-GB"/>
        </w:rPr>
      </w:pPr>
      <w:del w:id="1911" w:author="Rakesh Singhi" w:date="2015-02-07T10:28:00Z">
        <w:r w:rsidRPr="00730813" w:rsidDel="003002C7">
          <w:rPr>
            <w:rFonts w:asciiTheme="minorHAnsi" w:hAnsiTheme="minorHAnsi" w:cstheme="minorHAnsi"/>
            <w:b/>
            <w:sz w:val="28"/>
            <w:szCs w:val="24"/>
            <w:lang w:val="en-GB"/>
          </w:rPr>
          <w:delText>M</w:delText>
        </w:r>
      </w:del>
    </w:p>
    <w:p w14:paraId="5F6E1C90" w14:textId="77777777" w:rsidR="00E957B4" w:rsidRPr="00C264A3" w:rsidRDefault="00E957B4" w:rsidP="00E957B4">
      <w:pPr>
        <w:rPr>
          <w:rFonts w:asciiTheme="minorHAnsi" w:hAnsiTheme="minorHAnsi" w:cstheme="minorHAnsi"/>
        </w:rPr>
      </w:pPr>
    </w:p>
    <w:p w14:paraId="1E4AB0EF" w14:textId="32D61E8F" w:rsidR="00E957B4" w:rsidRDefault="00E957B4" w:rsidP="00E957B4">
      <w:pPr>
        <w:rPr>
          <w:rFonts w:asciiTheme="minorHAnsi" w:hAnsiTheme="minorHAnsi" w:cstheme="minorHAnsi"/>
        </w:rPr>
      </w:pPr>
      <w:r>
        <w:rPr>
          <w:rFonts w:asciiTheme="minorHAnsi" w:hAnsiTheme="minorHAnsi" w:cstheme="minorHAnsi"/>
        </w:rPr>
        <w:t xml:space="preserve">Sourcing from HLD version 1.6, the respective section on HLD is failing to highlight the reason why we emphasis to </w:t>
      </w:r>
      <w:r w:rsidRPr="00EE11BF">
        <w:rPr>
          <w:rFonts w:asciiTheme="minorHAnsi" w:hAnsiTheme="minorHAnsi" w:cstheme="minorHAnsi"/>
        </w:rPr>
        <w:t>provide</w:t>
      </w:r>
      <w:r w:rsidRPr="00CF6636">
        <w:rPr>
          <w:rFonts w:asciiTheme="minorHAnsi" w:hAnsiTheme="minorHAnsi" w:cstheme="minorHAnsi"/>
        </w:rPr>
        <w:t>:</w:t>
      </w:r>
    </w:p>
    <w:p w14:paraId="32727487" w14:textId="77777777" w:rsidR="00E957B4" w:rsidRPr="002D4C15" w:rsidRDefault="00E957B4" w:rsidP="00E256F8">
      <w:pPr>
        <w:pStyle w:val="ListParagraph"/>
        <w:numPr>
          <w:ilvl w:val="0"/>
          <w:numId w:val="18"/>
        </w:numPr>
        <w:rPr>
          <w:rFonts w:asciiTheme="minorHAnsi" w:hAnsiTheme="minorHAnsi" w:cstheme="minorHAnsi"/>
          <w:sz w:val="20"/>
        </w:rPr>
      </w:pPr>
      <w:r w:rsidRPr="002D4C15">
        <w:rPr>
          <w:rFonts w:asciiTheme="minorHAnsi" w:hAnsiTheme="minorHAnsi" w:cstheme="minorHAnsi"/>
          <w:sz w:val="20"/>
        </w:rPr>
        <w:t xml:space="preserve">Different ftp accounts to the respective feed file suppliers for  ERP,ISC and MD  </w:t>
      </w:r>
    </w:p>
    <w:p w14:paraId="6BED1F41" w14:textId="77777777" w:rsidR="00E957B4" w:rsidRPr="002D4C15" w:rsidRDefault="00E957B4" w:rsidP="00E256F8">
      <w:pPr>
        <w:pStyle w:val="ListParagraph"/>
        <w:numPr>
          <w:ilvl w:val="0"/>
          <w:numId w:val="18"/>
        </w:numPr>
        <w:rPr>
          <w:rFonts w:asciiTheme="minorHAnsi" w:eastAsia="Times New Roman" w:hAnsiTheme="minorHAnsi" w:cstheme="minorHAnsi"/>
          <w:sz w:val="18"/>
          <w:szCs w:val="20"/>
        </w:rPr>
      </w:pPr>
      <w:r w:rsidRPr="002D4C15">
        <w:rPr>
          <w:rFonts w:asciiTheme="minorHAnsi" w:hAnsiTheme="minorHAnsi" w:cstheme="minorHAnsi"/>
          <w:sz w:val="20"/>
        </w:rPr>
        <w:t>Distinct file names for MD,ERP and ISC</w:t>
      </w:r>
    </w:p>
    <w:p w14:paraId="02D4F402" w14:textId="77777777" w:rsidR="00E957B4" w:rsidRPr="002D4C15" w:rsidRDefault="00E957B4" w:rsidP="00E256F8">
      <w:pPr>
        <w:pStyle w:val="ListParagraph"/>
        <w:numPr>
          <w:ilvl w:val="0"/>
          <w:numId w:val="18"/>
        </w:numPr>
        <w:rPr>
          <w:rFonts w:asciiTheme="minorHAnsi" w:eastAsia="Times New Roman" w:hAnsiTheme="minorHAnsi" w:cstheme="minorHAnsi"/>
          <w:sz w:val="18"/>
          <w:szCs w:val="20"/>
        </w:rPr>
      </w:pPr>
      <w:r w:rsidRPr="002D4C15">
        <w:rPr>
          <w:rFonts w:asciiTheme="minorHAnsi" w:hAnsiTheme="minorHAnsi" w:cstheme="minorHAnsi"/>
          <w:sz w:val="20"/>
        </w:rPr>
        <w:t xml:space="preserve">File Sequence Number to enable multiple and backlog files to be processed without any dependency (manual intervention or system) </w:t>
      </w:r>
    </w:p>
    <w:p w14:paraId="3EA199B6" w14:textId="77777777" w:rsidR="00E957B4" w:rsidRDefault="00E957B4" w:rsidP="00E957B4">
      <w:pPr>
        <w:rPr>
          <w:rFonts w:asciiTheme="minorHAnsi" w:hAnsiTheme="minorHAnsi" w:cstheme="minorHAnsi"/>
        </w:rPr>
      </w:pPr>
      <w:r>
        <w:rPr>
          <w:rFonts w:asciiTheme="minorHAnsi" w:hAnsiTheme="minorHAnsi" w:cstheme="minorHAnsi"/>
        </w:rPr>
        <w:t xml:space="preserve">EBIP DMO can accept files </w:t>
      </w:r>
      <w:r w:rsidRPr="00EE11BF">
        <w:rPr>
          <w:rFonts w:asciiTheme="minorHAnsi" w:hAnsiTheme="minorHAnsi" w:cstheme="minorHAnsi"/>
        </w:rPr>
        <w:t>as previously communicated</w:t>
      </w:r>
      <w:r>
        <w:rPr>
          <w:rFonts w:asciiTheme="minorHAnsi" w:hAnsiTheme="minorHAnsi" w:cstheme="minorHAnsi"/>
        </w:rPr>
        <w:t>, however we should determine if the following is adhered to with regards to data security and file management from different feed owners.</w:t>
      </w:r>
    </w:p>
    <w:p w14:paraId="5892C2AB" w14:textId="77777777" w:rsidR="00E957B4" w:rsidRDefault="00E957B4" w:rsidP="00E957B4">
      <w:pPr>
        <w:rPr>
          <w:rFonts w:asciiTheme="minorHAnsi" w:hAnsiTheme="minorHAnsi" w:cstheme="minorHAnsi"/>
        </w:rPr>
      </w:pPr>
      <w:r>
        <w:rPr>
          <w:rFonts w:asciiTheme="minorHAnsi" w:hAnsiTheme="minorHAnsi" w:cstheme="minorHAnsi"/>
        </w:rPr>
        <w:t xml:space="preserve"> </w:t>
      </w:r>
    </w:p>
    <w:p w14:paraId="11430C04" w14:textId="77777777" w:rsidR="00E957B4" w:rsidRDefault="00E957B4" w:rsidP="00E957B4">
      <w:pPr>
        <w:rPr>
          <w:rFonts w:asciiTheme="minorHAnsi" w:hAnsiTheme="minorHAnsi" w:cstheme="minorHAnsi"/>
        </w:rPr>
      </w:pPr>
      <w:r>
        <w:rPr>
          <w:rFonts w:asciiTheme="minorHAnsi" w:hAnsiTheme="minorHAnsi" w:cstheme="minorHAnsi"/>
        </w:rPr>
        <w:t xml:space="preserve">The following are the reasons to consider the proposal to </w:t>
      </w:r>
      <w:r w:rsidRPr="00C21EAA">
        <w:rPr>
          <w:rFonts w:asciiTheme="minorHAnsi" w:hAnsiTheme="minorHAnsi" w:cstheme="minorHAnsi"/>
          <w:b/>
        </w:rPr>
        <w:t>provide different ftp accounts</w:t>
      </w:r>
      <w:r>
        <w:rPr>
          <w:rFonts w:asciiTheme="minorHAnsi" w:hAnsiTheme="minorHAnsi" w:cstheme="minorHAnsi"/>
          <w:b/>
        </w:rPr>
        <w:t xml:space="preserve"> </w:t>
      </w:r>
      <w:r w:rsidRPr="00C21EAA">
        <w:rPr>
          <w:rFonts w:asciiTheme="minorHAnsi" w:hAnsiTheme="minorHAnsi" w:cstheme="minorHAnsi"/>
          <w:b/>
        </w:rPr>
        <w:t>to the respective feed file suppliers</w:t>
      </w:r>
      <w:r>
        <w:rPr>
          <w:rFonts w:asciiTheme="minorHAnsi" w:hAnsiTheme="minorHAnsi" w:cstheme="minorHAnsi"/>
          <w:b/>
        </w:rPr>
        <w:t xml:space="preserve">:  </w:t>
      </w:r>
    </w:p>
    <w:p w14:paraId="5430AC86" w14:textId="77777777" w:rsidR="00E957B4" w:rsidRDefault="00E957B4" w:rsidP="00E256F8">
      <w:pPr>
        <w:pStyle w:val="ListParagraph"/>
        <w:numPr>
          <w:ilvl w:val="0"/>
          <w:numId w:val="17"/>
        </w:numPr>
        <w:rPr>
          <w:rFonts w:asciiTheme="minorHAnsi" w:eastAsia="Times New Roman" w:hAnsiTheme="minorHAnsi" w:cstheme="minorHAnsi"/>
          <w:sz w:val="20"/>
          <w:szCs w:val="20"/>
        </w:rPr>
      </w:pPr>
      <w:r>
        <w:rPr>
          <w:rFonts w:asciiTheme="minorHAnsi" w:eastAsia="Times New Roman" w:hAnsiTheme="minorHAnsi" w:cstheme="minorHAnsi"/>
          <w:sz w:val="20"/>
          <w:szCs w:val="20"/>
        </w:rPr>
        <w:t>For e</w:t>
      </w:r>
      <w:r w:rsidRPr="00131D39">
        <w:rPr>
          <w:rFonts w:asciiTheme="minorHAnsi" w:eastAsia="Times New Roman" w:hAnsiTheme="minorHAnsi" w:cstheme="minorHAnsi"/>
          <w:sz w:val="20"/>
          <w:szCs w:val="20"/>
        </w:rPr>
        <w:t xml:space="preserve">ach </w:t>
      </w:r>
      <w:r>
        <w:rPr>
          <w:rFonts w:asciiTheme="minorHAnsi" w:eastAsia="Times New Roman" w:hAnsiTheme="minorHAnsi" w:cstheme="minorHAnsi"/>
          <w:sz w:val="20"/>
          <w:szCs w:val="20"/>
        </w:rPr>
        <w:t>f</w:t>
      </w:r>
      <w:r w:rsidRPr="00131D39">
        <w:rPr>
          <w:rFonts w:asciiTheme="minorHAnsi" w:eastAsia="Times New Roman" w:hAnsiTheme="minorHAnsi" w:cstheme="minorHAnsi"/>
          <w:sz w:val="20"/>
          <w:szCs w:val="20"/>
        </w:rPr>
        <w:t>ile type ERP,</w:t>
      </w:r>
      <w:r>
        <w:rPr>
          <w:rFonts w:asciiTheme="minorHAnsi" w:eastAsia="Times New Roman" w:hAnsiTheme="minorHAnsi" w:cstheme="minorHAnsi"/>
          <w:sz w:val="20"/>
          <w:szCs w:val="20"/>
        </w:rPr>
        <w:t xml:space="preserve"> </w:t>
      </w:r>
      <w:r w:rsidRPr="00131D39">
        <w:rPr>
          <w:rFonts w:asciiTheme="minorHAnsi" w:eastAsia="Times New Roman" w:hAnsiTheme="minorHAnsi" w:cstheme="minorHAnsi"/>
          <w:sz w:val="20"/>
          <w:szCs w:val="20"/>
        </w:rPr>
        <w:t>ISC or MD</w:t>
      </w:r>
      <w:r>
        <w:rPr>
          <w:rFonts w:asciiTheme="minorHAnsi" w:eastAsia="Times New Roman" w:hAnsiTheme="minorHAnsi" w:cstheme="minorHAnsi"/>
          <w:sz w:val="20"/>
          <w:szCs w:val="20"/>
        </w:rPr>
        <w:t>: it’s mandatory to have independent ftp users specifically to ensure that when a file is pushed from the feed owners, they have complete permission (wrx - write, read and execute) for them to enable this ftp activity.</w:t>
      </w:r>
      <w:r w:rsidRPr="00EB050E">
        <w:rPr>
          <w:rFonts w:asciiTheme="minorHAnsi" w:eastAsia="Times New Roman" w:hAnsiTheme="minorHAnsi" w:cstheme="minorHAnsi"/>
          <w:sz w:val="20"/>
          <w:szCs w:val="20"/>
        </w:rPr>
        <w:t xml:space="preserve"> </w:t>
      </w:r>
      <w:r>
        <w:rPr>
          <w:rFonts w:asciiTheme="minorHAnsi" w:eastAsia="Times New Roman" w:hAnsiTheme="minorHAnsi" w:cstheme="minorHAnsi"/>
          <w:sz w:val="20"/>
          <w:szCs w:val="20"/>
        </w:rPr>
        <w:t>Hence they should not be able to access any other file which they don’t own or own or are not responsible for.</w:t>
      </w:r>
    </w:p>
    <w:p w14:paraId="6A577DEC" w14:textId="77777777" w:rsidR="00E957B4" w:rsidRDefault="00E957B4" w:rsidP="00E957B4">
      <w:pPr>
        <w:pStyle w:val="ListParagraph"/>
        <w:ind w:left="1125"/>
        <w:rPr>
          <w:rFonts w:asciiTheme="minorHAnsi" w:eastAsia="Times New Roman" w:hAnsiTheme="minorHAnsi" w:cstheme="minorHAnsi"/>
          <w:sz w:val="20"/>
          <w:szCs w:val="20"/>
        </w:rPr>
      </w:pPr>
    </w:p>
    <w:p w14:paraId="3986C07E" w14:textId="77777777" w:rsidR="00E957B4" w:rsidRDefault="00E957B4" w:rsidP="00E957B4">
      <w:pPr>
        <w:pStyle w:val="ListParagraph"/>
        <w:ind w:left="0"/>
        <w:rPr>
          <w:rFonts w:asciiTheme="minorHAnsi" w:eastAsia="Times New Roman" w:hAnsiTheme="minorHAnsi" w:cstheme="minorHAnsi"/>
          <w:b/>
          <w:sz w:val="20"/>
          <w:szCs w:val="20"/>
        </w:rPr>
      </w:pPr>
      <w:r w:rsidRPr="00EE11BF">
        <w:rPr>
          <w:rFonts w:asciiTheme="minorHAnsi" w:eastAsia="Times New Roman" w:hAnsiTheme="minorHAnsi" w:cstheme="minorHAnsi"/>
          <w:sz w:val="20"/>
          <w:szCs w:val="20"/>
        </w:rPr>
        <w:t xml:space="preserve">The following are the reasons to consider the proposal to </w:t>
      </w:r>
      <w:r w:rsidRPr="00EE11BF">
        <w:rPr>
          <w:rFonts w:asciiTheme="minorHAnsi" w:eastAsia="Times New Roman" w:hAnsiTheme="minorHAnsi" w:cstheme="minorHAnsi"/>
          <w:b/>
          <w:sz w:val="20"/>
          <w:szCs w:val="20"/>
        </w:rPr>
        <w:t>provide</w:t>
      </w:r>
      <w:r>
        <w:rPr>
          <w:rFonts w:asciiTheme="minorHAnsi" w:eastAsia="Times New Roman" w:hAnsiTheme="minorHAnsi" w:cstheme="minorHAnsi"/>
          <w:b/>
          <w:sz w:val="20"/>
          <w:szCs w:val="20"/>
        </w:rPr>
        <w:t xml:space="preserve"> distinct file names for MD, ERP and ISC</w:t>
      </w:r>
    </w:p>
    <w:p w14:paraId="019381FC" w14:textId="77777777" w:rsidR="00E957B4" w:rsidRDefault="00E957B4" w:rsidP="00E957B4">
      <w:pPr>
        <w:pStyle w:val="ListParagraph"/>
        <w:ind w:left="0"/>
        <w:rPr>
          <w:rFonts w:asciiTheme="minorHAnsi" w:eastAsia="Times New Roman" w:hAnsiTheme="minorHAnsi" w:cstheme="minorHAnsi"/>
          <w:b/>
          <w:sz w:val="20"/>
          <w:szCs w:val="20"/>
        </w:rPr>
      </w:pPr>
      <w:r>
        <w:rPr>
          <w:rFonts w:asciiTheme="minorHAnsi" w:eastAsia="Times New Roman" w:hAnsiTheme="minorHAnsi" w:cstheme="minorHAnsi"/>
          <w:b/>
          <w:sz w:val="20"/>
          <w:szCs w:val="20"/>
        </w:rPr>
        <w:t xml:space="preserve">(as example, </w:t>
      </w:r>
      <w:r w:rsidRPr="00EE11BF">
        <w:rPr>
          <w:rFonts w:asciiTheme="minorHAnsi" w:eastAsia="Times New Roman" w:hAnsiTheme="minorHAnsi" w:cstheme="minorHAnsi"/>
          <w:b/>
          <w:sz w:val="20"/>
          <w:szCs w:val="20"/>
        </w:rPr>
        <w:t>“</w:t>
      </w:r>
      <w:r>
        <w:rPr>
          <w:rFonts w:asciiTheme="minorHAnsi" w:eastAsia="Times New Roman" w:hAnsiTheme="minorHAnsi" w:cstheme="minorHAnsi"/>
          <w:b/>
          <w:sz w:val="20"/>
          <w:szCs w:val="20"/>
        </w:rPr>
        <w:t>MD_VATID</w:t>
      </w:r>
      <w:r w:rsidRPr="00EE11BF">
        <w:rPr>
          <w:rFonts w:asciiTheme="minorHAnsi" w:eastAsia="Times New Roman" w:hAnsiTheme="minorHAnsi" w:cstheme="minorHAnsi"/>
          <w:b/>
          <w:sz w:val="20"/>
          <w:szCs w:val="20"/>
        </w:rPr>
        <w:t xml:space="preserve">” (ref. to </w:t>
      </w:r>
      <w:r w:rsidRPr="00ED5107">
        <w:rPr>
          <w:rFonts w:asciiTheme="minorHAnsi" w:eastAsia="Times New Roman" w:hAnsiTheme="minorHAnsi" w:cstheme="minorHAnsi"/>
          <w:b/>
          <w:sz w:val="20"/>
          <w:szCs w:val="20"/>
        </w:rPr>
        <w:t>DMO_&lt;MD_</w:t>
      </w:r>
      <w:r w:rsidRPr="008012C4">
        <w:rPr>
          <w:rFonts w:asciiTheme="minorHAnsi" w:eastAsia="Times New Roman" w:hAnsiTheme="minorHAnsi" w:cstheme="minorHAnsi"/>
          <w:b/>
          <w:sz w:val="20"/>
          <w:szCs w:val="20"/>
        </w:rPr>
        <w:t>VATID&gt;</w:t>
      </w:r>
      <w:r w:rsidRPr="002E4BAF">
        <w:rPr>
          <w:rFonts w:asciiTheme="minorHAnsi" w:eastAsia="Times New Roman" w:hAnsiTheme="minorHAnsi" w:cstheme="minorHAnsi"/>
          <w:b/>
          <w:sz w:val="20"/>
          <w:szCs w:val="20"/>
        </w:rPr>
        <w:t>_&lt;</w:t>
      </w:r>
      <w:r w:rsidRPr="007A1A8C">
        <w:rPr>
          <w:rFonts w:asciiTheme="minorHAnsi" w:eastAsia="Times New Roman" w:hAnsiTheme="minorHAnsi" w:cstheme="minorHAnsi"/>
          <w:b/>
          <w:sz w:val="20"/>
          <w:szCs w:val="20"/>
        </w:rPr>
        <w:t>FILE_SEQ_NO</w:t>
      </w:r>
      <w:r w:rsidRPr="00ED5107">
        <w:rPr>
          <w:rFonts w:asciiTheme="minorHAnsi" w:eastAsia="Times New Roman" w:hAnsiTheme="minorHAnsi" w:cstheme="minorHAnsi"/>
          <w:b/>
          <w:sz w:val="20"/>
          <w:szCs w:val="20"/>
        </w:rPr>
        <w:t>&gt;_Sellout.csv)):</w:t>
      </w:r>
    </w:p>
    <w:p w14:paraId="12EE5CB8" w14:textId="77777777" w:rsidR="00E957B4" w:rsidRDefault="00E957B4" w:rsidP="00E256F8">
      <w:pPr>
        <w:pStyle w:val="ListParagraph"/>
        <w:numPr>
          <w:ilvl w:val="0"/>
          <w:numId w:val="16"/>
        </w:numPr>
        <w:rPr>
          <w:rFonts w:asciiTheme="minorHAnsi" w:eastAsia="Times New Roman" w:hAnsiTheme="minorHAnsi" w:cstheme="minorHAnsi"/>
          <w:sz w:val="20"/>
          <w:szCs w:val="20"/>
        </w:rPr>
      </w:pPr>
      <w:r>
        <w:rPr>
          <w:rFonts w:asciiTheme="minorHAnsi" w:eastAsia="Times New Roman" w:hAnsiTheme="minorHAnsi" w:cstheme="minorHAnsi"/>
          <w:sz w:val="20"/>
          <w:szCs w:val="20"/>
        </w:rPr>
        <w:t>Need to</w:t>
      </w:r>
      <w:r w:rsidRPr="00AB7CA3">
        <w:rPr>
          <w:rFonts w:asciiTheme="minorHAnsi" w:eastAsia="Times New Roman" w:hAnsiTheme="minorHAnsi" w:cstheme="minorHAnsi"/>
          <w:sz w:val="20"/>
          <w:szCs w:val="20"/>
        </w:rPr>
        <w:t xml:space="preserve"> associate each record in file to the respective MD name</w:t>
      </w:r>
      <w:r>
        <w:rPr>
          <w:rFonts w:asciiTheme="minorHAnsi" w:eastAsia="Times New Roman" w:hAnsiTheme="minorHAnsi" w:cstheme="minorHAnsi"/>
          <w:sz w:val="20"/>
          <w:szCs w:val="20"/>
        </w:rPr>
        <w:t>.</w:t>
      </w:r>
      <w:r w:rsidRPr="00AB7CA3">
        <w:rPr>
          <w:rFonts w:asciiTheme="minorHAnsi" w:eastAsia="Times New Roman" w:hAnsiTheme="minorHAnsi" w:cstheme="minorHAnsi"/>
          <w:sz w:val="20"/>
          <w:szCs w:val="20"/>
        </w:rPr>
        <w:t xml:space="preserve"> </w:t>
      </w:r>
      <w:r>
        <w:rPr>
          <w:rFonts w:asciiTheme="minorHAnsi" w:eastAsia="Times New Roman" w:hAnsiTheme="minorHAnsi" w:cstheme="minorHAnsi"/>
          <w:sz w:val="20"/>
          <w:szCs w:val="20"/>
        </w:rPr>
        <w:t>O</w:t>
      </w:r>
      <w:r w:rsidRPr="00AB7CA3">
        <w:rPr>
          <w:rFonts w:asciiTheme="minorHAnsi" w:eastAsia="Times New Roman" w:hAnsiTheme="minorHAnsi" w:cstheme="minorHAnsi"/>
          <w:sz w:val="20"/>
          <w:szCs w:val="20"/>
        </w:rPr>
        <w:t xml:space="preserve">therwise we don’t </w:t>
      </w:r>
      <w:r>
        <w:rPr>
          <w:rFonts w:asciiTheme="minorHAnsi" w:eastAsia="Times New Roman" w:hAnsiTheme="minorHAnsi" w:cstheme="minorHAnsi"/>
          <w:sz w:val="20"/>
          <w:szCs w:val="20"/>
        </w:rPr>
        <w:t>have any association at record level to its respective MD.</w:t>
      </w:r>
    </w:p>
    <w:p w14:paraId="5D67ACD9" w14:textId="77777777" w:rsidR="00E957B4" w:rsidRPr="00AB7CA3" w:rsidRDefault="00E957B4" w:rsidP="00E256F8">
      <w:pPr>
        <w:pStyle w:val="ListParagraph"/>
        <w:numPr>
          <w:ilvl w:val="0"/>
          <w:numId w:val="16"/>
        </w:numPr>
        <w:rPr>
          <w:rFonts w:asciiTheme="minorHAnsi" w:eastAsia="Times New Roman" w:hAnsiTheme="minorHAnsi" w:cstheme="minorHAnsi"/>
          <w:sz w:val="20"/>
          <w:szCs w:val="20"/>
        </w:rPr>
      </w:pPr>
      <w:r>
        <w:rPr>
          <w:rFonts w:asciiTheme="minorHAnsi" w:eastAsia="Times New Roman" w:hAnsiTheme="minorHAnsi" w:cstheme="minorHAnsi"/>
          <w:sz w:val="20"/>
          <w:szCs w:val="20"/>
        </w:rPr>
        <w:t>Also reading from a file name should reflect where and to whom it belongs to when there are multiple suppliers whose files are pushed to server independently.</w:t>
      </w:r>
    </w:p>
    <w:p w14:paraId="6D5EFA67" w14:textId="77777777" w:rsidR="00E957B4" w:rsidRDefault="00E957B4" w:rsidP="00E256F8">
      <w:pPr>
        <w:pStyle w:val="ListParagraph"/>
        <w:numPr>
          <w:ilvl w:val="0"/>
          <w:numId w:val="16"/>
        </w:numPr>
        <w:rPr>
          <w:rFonts w:asciiTheme="minorHAnsi" w:eastAsia="Times New Roman" w:hAnsiTheme="minorHAnsi" w:cstheme="minorHAnsi"/>
          <w:sz w:val="20"/>
          <w:szCs w:val="20"/>
        </w:rPr>
      </w:pPr>
      <w:r>
        <w:rPr>
          <w:rFonts w:asciiTheme="minorHAnsi" w:eastAsia="Times New Roman" w:hAnsiTheme="minorHAnsi" w:cstheme="minorHAnsi"/>
          <w:sz w:val="20"/>
          <w:szCs w:val="20"/>
        </w:rPr>
        <w:t xml:space="preserve">To be consistent, we suggest using the same file naming convention for </w:t>
      </w:r>
      <w:r w:rsidRPr="009212A2">
        <w:rPr>
          <w:rFonts w:asciiTheme="minorHAnsi" w:eastAsia="Times New Roman" w:hAnsiTheme="minorHAnsi" w:cstheme="minorHAnsi"/>
          <w:b/>
          <w:sz w:val="20"/>
          <w:szCs w:val="20"/>
        </w:rPr>
        <w:t xml:space="preserve"> ERP and ISC</w:t>
      </w:r>
      <w:r>
        <w:rPr>
          <w:rFonts w:asciiTheme="minorHAnsi" w:eastAsia="Times New Roman" w:hAnsiTheme="minorHAnsi" w:cstheme="minorHAnsi"/>
          <w:sz w:val="20"/>
          <w:szCs w:val="20"/>
        </w:rPr>
        <w:t xml:space="preserve">  </w:t>
      </w:r>
    </w:p>
    <w:p w14:paraId="6FB9236C" w14:textId="77777777" w:rsidR="00E957B4" w:rsidRPr="007A1A8C" w:rsidRDefault="00E957B4" w:rsidP="00E256F8">
      <w:pPr>
        <w:pStyle w:val="ListParagraph"/>
        <w:numPr>
          <w:ilvl w:val="0"/>
          <w:numId w:val="16"/>
        </w:numPr>
        <w:rPr>
          <w:b/>
        </w:rPr>
      </w:pPr>
      <w:r>
        <w:rPr>
          <w:rFonts w:asciiTheme="minorHAnsi" w:eastAsia="Times New Roman" w:hAnsiTheme="minorHAnsi" w:cstheme="minorHAnsi"/>
          <w:sz w:val="20"/>
          <w:szCs w:val="20"/>
        </w:rPr>
        <w:t>Archival of files becomes difficult when all feed files are not distinguished with different names.</w:t>
      </w:r>
    </w:p>
    <w:p w14:paraId="2C90D68E" w14:textId="77777777" w:rsidR="00E957B4" w:rsidRPr="00FA0ABF" w:rsidRDefault="00E957B4" w:rsidP="00E256F8">
      <w:pPr>
        <w:pStyle w:val="ListParagraph"/>
        <w:numPr>
          <w:ilvl w:val="0"/>
          <w:numId w:val="16"/>
        </w:numPr>
        <w:rPr>
          <w:ins w:id="1912" w:author="Rakesh Singhi" w:date="2015-02-07T10:46:00Z"/>
          <w:b/>
        </w:rPr>
      </w:pPr>
      <w:r>
        <w:rPr>
          <w:rFonts w:asciiTheme="minorHAnsi" w:eastAsia="Times New Roman" w:hAnsiTheme="minorHAnsi" w:cstheme="minorHAnsi"/>
          <w:sz w:val="20"/>
          <w:szCs w:val="20"/>
        </w:rPr>
        <w:t>Sequence Number has also been agreed to be added as part of the file name to distinguish multiple files placed during the same day.</w:t>
      </w:r>
    </w:p>
    <w:p w14:paraId="4281DD9C" w14:textId="0B1F83E4" w:rsidR="00FA0ABF" w:rsidRPr="00A1010D" w:rsidRDefault="00FA0ABF" w:rsidP="00FA0ABF">
      <w:pPr>
        <w:pStyle w:val="ListParagraph"/>
        <w:numPr>
          <w:ilvl w:val="0"/>
          <w:numId w:val="16"/>
        </w:numPr>
        <w:rPr>
          <w:ins w:id="1913" w:author="Rakesh Singhi" w:date="2015-02-07T10:46:00Z"/>
          <w:b/>
        </w:rPr>
      </w:pPr>
      <w:ins w:id="1914" w:author="Rakesh Singhi" w:date="2015-02-07T10:46:00Z">
        <w:r w:rsidRPr="00A1010D">
          <w:rPr>
            <w:rFonts w:asciiTheme="minorHAnsi" w:eastAsia="Times New Roman" w:hAnsiTheme="minorHAnsi" w:cstheme="minorHAnsi"/>
            <w:sz w:val="20"/>
            <w:szCs w:val="20"/>
          </w:rPr>
          <w:t>File Sequence Number is incremental and it</w:t>
        </w:r>
        <w:r>
          <w:rPr>
            <w:rFonts w:asciiTheme="minorHAnsi" w:eastAsia="Times New Roman" w:hAnsiTheme="minorHAnsi" w:cstheme="minorHAnsi"/>
            <w:sz w:val="20"/>
            <w:szCs w:val="20"/>
          </w:rPr>
          <w:t xml:space="preserve"> is</w:t>
        </w:r>
        <w:r w:rsidRPr="00A1010D">
          <w:rPr>
            <w:rFonts w:asciiTheme="minorHAnsi" w:eastAsia="Times New Roman" w:hAnsiTheme="minorHAnsi" w:cstheme="minorHAnsi"/>
            <w:sz w:val="20"/>
            <w:szCs w:val="20"/>
          </w:rPr>
          <w:t xml:space="preserve"> continues during all file life for all 3 file types</w:t>
        </w:r>
        <w:r>
          <w:rPr>
            <w:rFonts w:asciiTheme="minorHAnsi" w:eastAsia="Times New Roman" w:hAnsiTheme="minorHAnsi" w:cstheme="minorHAnsi"/>
            <w:sz w:val="20"/>
            <w:szCs w:val="20"/>
          </w:rPr>
          <w:t>(MD,ISC and ERP)</w:t>
        </w:r>
        <w:r w:rsidRPr="00A1010D">
          <w:rPr>
            <w:rFonts w:asciiTheme="minorHAnsi" w:eastAsia="Times New Roman" w:hAnsiTheme="minorHAnsi" w:cstheme="minorHAnsi"/>
            <w:sz w:val="20"/>
            <w:szCs w:val="20"/>
          </w:rPr>
          <w:t xml:space="preserve"> both input and control files</w:t>
        </w:r>
        <w:r>
          <w:rPr>
            <w:rFonts w:asciiTheme="minorHAnsi" w:eastAsia="Times New Roman" w:hAnsiTheme="minorHAnsi" w:cstheme="minorHAnsi"/>
            <w:sz w:val="20"/>
            <w:szCs w:val="20"/>
          </w:rPr>
          <w:t>.</w:t>
        </w:r>
      </w:ins>
    </w:p>
    <w:p w14:paraId="1F0FF6F5" w14:textId="77777777" w:rsidR="00FA0ABF" w:rsidRPr="007A1A8C" w:rsidRDefault="00FA0ABF" w:rsidP="00FA0ABF">
      <w:pPr>
        <w:pStyle w:val="ListParagraph"/>
        <w:rPr>
          <w:b/>
        </w:rPr>
      </w:pPr>
    </w:p>
    <w:p w14:paraId="4B83C3DA" w14:textId="77777777" w:rsidR="00E957B4" w:rsidRPr="007A1A8C" w:rsidRDefault="00E957B4" w:rsidP="00E957B4">
      <w:pPr>
        <w:rPr>
          <w:rFonts w:asciiTheme="minorHAnsi" w:hAnsiTheme="minorHAnsi" w:cstheme="minorHAnsi"/>
        </w:rPr>
      </w:pPr>
      <w:r w:rsidRPr="007A1A8C">
        <w:rPr>
          <w:rFonts w:asciiTheme="minorHAnsi" w:hAnsiTheme="minorHAnsi" w:cstheme="minorHAnsi"/>
        </w:rPr>
        <w:t xml:space="preserve">The File format and naming convention for the respective feed owners are detailed </w:t>
      </w:r>
      <w:r>
        <w:rPr>
          <w:rFonts w:asciiTheme="minorHAnsi" w:hAnsiTheme="minorHAnsi" w:cstheme="minorHAnsi"/>
        </w:rPr>
        <w:t>under below sections</w:t>
      </w:r>
    </w:p>
    <w:p w14:paraId="18FD59DD" w14:textId="77777777" w:rsidR="00E957B4" w:rsidRDefault="00E957B4" w:rsidP="00E957B4"/>
    <w:tbl>
      <w:tblPr>
        <w:tblW w:w="97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250"/>
        <w:gridCol w:w="1620"/>
        <w:gridCol w:w="2070"/>
        <w:gridCol w:w="2070"/>
        <w:gridCol w:w="1080"/>
      </w:tblGrid>
      <w:tr w:rsidR="00A53329" w:rsidRPr="00D30FA1" w14:paraId="5F1A12BA" w14:textId="77777777" w:rsidTr="00A53329">
        <w:tc>
          <w:tcPr>
            <w:tcW w:w="630" w:type="dxa"/>
            <w:tcBorders>
              <w:top w:val="single" w:sz="4" w:space="0" w:color="auto"/>
              <w:left w:val="single" w:sz="4" w:space="0" w:color="auto"/>
              <w:bottom w:val="single" w:sz="4" w:space="0" w:color="auto"/>
              <w:right w:val="single" w:sz="4" w:space="0" w:color="auto"/>
            </w:tcBorders>
            <w:shd w:val="clear" w:color="auto" w:fill="F4B8AE"/>
            <w:hideMark/>
          </w:tcPr>
          <w:p w14:paraId="2256D183" w14:textId="77777777" w:rsidR="00A53329" w:rsidRPr="00D30FA1" w:rsidRDefault="00A53329" w:rsidP="006236F2">
            <w:pPr>
              <w:rPr>
                <w:rFonts w:asciiTheme="minorHAnsi" w:hAnsiTheme="minorHAnsi" w:cstheme="minorHAnsi"/>
                <w:sz w:val="16"/>
                <w:szCs w:val="16"/>
              </w:rPr>
            </w:pPr>
            <w:r>
              <w:rPr>
                <w:rFonts w:asciiTheme="minorHAnsi" w:hAnsiTheme="minorHAnsi" w:cstheme="minorHAnsi"/>
                <w:sz w:val="16"/>
                <w:szCs w:val="16"/>
              </w:rPr>
              <w:t>S.No</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77B05026" w14:textId="77777777" w:rsidR="00A53329" w:rsidRPr="00D30FA1" w:rsidRDefault="00A53329" w:rsidP="006236F2">
            <w:pPr>
              <w:rPr>
                <w:rFonts w:asciiTheme="minorHAnsi" w:hAnsiTheme="minorHAnsi" w:cstheme="minorHAnsi"/>
                <w:sz w:val="16"/>
                <w:szCs w:val="16"/>
              </w:rPr>
            </w:pPr>
            <w:r w:rsidRPr="0044683A">
              <w:rPr>
                <w:rFonts w:asciiTheme="minorHAnsi" w:hAnsiTheme="minorHAnsi" w:cstheme="minorHAnsi"/>
                <w:sz w:val="16"/>
                <w:szCs w:val="16"/>
              </w:rPr>
              <w:t>FILE DESCRIPTION</w:t>
            </w:r>
          </w:p>
        </w:tc>
        <w:tc>
          <w:tcPr>
            <w:tcW w:w="1620" w:type="dxa"/>
            <w:tcBorders>
              <w:top w:val="single" w:sz="4" w:space="0" w:color="auto"/>
              <w:left w:val="single" w:sz="4" w:space="0" w:color="auto"/>
              <w:bottom w:val="single" w:sz="4" w:space="0" w:color="auto"/>
              <w:right w:val="single" w:sz="4" w:space="0" w:color="auto"/>
            </w:tcBorders>
            <w:shd w:val="clear" w:color="auto" w:fill="F4B8AE"/>
            <w:hideMark/>
          </w:tcPr>
          <w:p w14:paraId="41FFBF89" w14:textId="77777777" w:rsidR="00A53329" w:rsidRPr="00D30FA1" w:rsidRDefault="00A53329" w:rsidP="006236F2">
            <w:pPr>
              <w:rPr>
                <w:rFonts w:asciiTheme="minorHAnsi" w:hAnsiTheme="minorHAnsi" w:cstheme="minorHAnsi"/>
                <w:sz w:val="16"/>
                <w:szCs w:val="16"/>
              </w:rPr>
            </w:pPr>
            <w:r w:rsidRPr="0044683A">
              <w:rPr>
                <w:rFonts w:asciiTheme="minorHAnsi" w:hAnsiTheme="minorHAnsi" w:cstheme="minorHAnsi"/>
                <w:sz w:val="16"/>
                <w:szCs w:val="16"/>
              </w:rPr>
              <w:t>REPORT</w:t>
            </w:r>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6E512D16" w14:textId="4009E60C" w:rsidR="00A53329" w:rsidRPr="0044683A" w:rsidRDefault="00A53329" w:rsidP="006236F2">
            <w:pPr>
              <w:rPr>
                <w:rFonts w:asciiTheme="minorHAnsi" w:hAnsiTheme="minorHAnsi" w:cstheme="minorHAnsi"/>
                <w:sz w:val="16"/>
                <w:szCs w:val="16"/>
              </w:rPr>
            </w:pPr>
            <w:r>
              <w:rPr>
                <w:rFonts w:asciiTheme="minorHAnsi" w:hAnsiTheme="minorHAnsi" w:cstheme="minorHAnsi"/>
                <w:sz w:val="16"/>
                <w:szCs w:val="16"/>
              </w:rPr>
              <w:t>External Table</w:t>
            </w:r>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0B63BCD2" w14:textId="54A6B409" w:rsidR="00A53329" w:rsidRPr="00D30FA1" w:rsidRDefault="00A53329" w:rsidP="006236F2">
            <w:pPr>
              <w:rPr>
                <w:rFonts w:asciiTheme="minorHAnsi" w:hAnsiTheme="minorHAnsi" w:cstheme="minorHAnsi"/>
                <w:sz w:val="16"/>
                <w:szCs w:val="16"/>
              </w:rPr>
            </w:pPr>
            <w:r w:rsidRPr="0044683A">
              <w:rPr>
                <w:rFonts w:asciiTheme="minorHAnsi" w:hAnsiTheme="minorHAnsi" w:cstheme="minorHAnsi"/>
                <w:sz w:val="16"/>
                <w:szCs w:val="16"/>
              </w:rPr>
              <w:t>Frequency / Time</w:t>
            </w:r>
          </w:p>
        </w:tc>
        <w:tc>
          <w:tcPr>
            <w:tcW w:w="1080" w:type="dxa"/>
            <w:tcBorders>
              <w:top w:val="single" w:sz="4" w:space="0" w:color="auto"/>
              <w:left w:val="single" w:sz="4" w:space="0" w:color="auto"/>
              <w:bottom w:val="single" w:sz="4" w:space="0" w:color="auto"/>
              <w:right w:val="single" w:sz="4" w:space="0" w:color="auto"/>
            </w:tcBorders>
            <w:shd w:val="clear" w:color="auto" w:fill="F4B8AE"/>
          </w:tcPr>
          <w:p w14:paraId="0C4F73CC" w14:textId="77777777" w:rsidR="00A53329" w:rsidRPr="00D30FA1" w:rsidRDefault="00A53329" w:rsidP="006236F2">
            <w:pPr>
              <w:rPr>
                <w:rFonts w:asciiTheme="minorHAnsi" w:hAnsiTheme="minorHAnsi" w:cstheme="minorHAnsi"/>
                <w:sz w:val="16"/>
                <w:szCs w:val="16"/>
              </w:rPr>
            </w:pPr>
            <w:r w:rsidRPr="0044683A">
              <w:rPr>
                <w:rFonts w:asciiTheme="minorHAnsi" w:hAnsiTheme="minorHAnsi" w:cstheme="minorHAnsi"/>
                <w:sz w:val="16"/>
                <w:szCs w:val="16"/>
              </w:rPr>
              <w:t>Mode</w:t>
            </w:r>
          </w:p>
        </w:tc>
      </w:tr>
      <w:tr w:rsidR="00A53329" w:rsidRPr="00D30FA1" w14:paraId="1E2BBB07" w14:textId="77777777" w:rsidTr="00A53329">
        <w:tc>
          <w:tcPr>
            <w:tcW w:w="630" w:type="dxa"/>
            <w:tcBorders>
              <w:top w:val="single" w:sz="4" w:space="0" w:color="auto"/>
              <w:left w:val="single" w:sz="4" w:space="0" w:color="auto"/>
              <w:bottom w:val="single" w:sz="4" w:space="0" w:color="auto"/>
              <w:right w:val="single" w:sz="4" w:space="0" w:color="auto"/>
            </w:tcBorders>
            <w:hideMark/>
          </w:tcPr>
          <w:p w14:paraId="064D5D90" w14:textId="77777777" w:rsidR="00A53329" w:rsidRPr="00D30FA1" w:rsidRDefault="00A53329" w:rsidP="006236F2">
            <w:pPr>
              <w:rPr>
                <w:rFonts w:asciiTheme="minorHAnsi" w:hAnsiTheme="minorHAnsi" w:cstheme="minorHAnsi"/>
                <w:color w:val="000000"/>
                <w:sz w:val="18"/>
                <w:szCs w:val="16"/>
              </w:rPr>
            </w:pPr>
            <w:r>
              <w:rPr>
                <w:rFonts w:asciiTheme="minorHAnsi" w:hAnsiTheme="minorHAnsi" w:cstheme="minorHAnsi"/>
                <w:color w:val="000000"/>
                <w:sz w:val="18"/>
                <w:szCs w:val="16"/>
              </w:rPr>
              <w:t>1</w:t>
            </w:r>
          </w:p>
        </w:tc>
        <w:tc>
          <w:tcPr>
            <w:tcW w:w="2250" w:type="dxa"/>
            <w:tcBorders>
              <w:top w:val="single" w:sz="4" w:space="0" w:color="auto"/>
              <w:left w:val="single" w:sz="4" w:space="0" w:color="auto"/>
              <w:bottom w:val="single" w:sz="4" w:space="0" w:color="auto"/>
              <w:right w:val="single" w:sz="4" w:space="0" w:color="auto"/>
            </w:tcBorders>
            <w:hideMark/>
          </w:tcPr>
          <w:p w14:paraId="610B17AE" w14:textId="77777777" w:rsidR="00A53329" w:rsidRPr="0044683A"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xml:space="preserve">Master Distributor file </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1985B29" w14:textId="77777777" w:rsidR="00A53329" w:rsidRPr="0044683A"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Sell out Reports</w:t>
            </w:r>
          </w:p>
        </w:tc>
        <w:tc>
          <w:tcPr>
            <w:tcW w:w="2070" w:type="dxa"/>
            <w:tcBorders>
              <w:top w:val="single" w:sz="4" w:space="0" w:color="auto"/>
              <w:left w:val="single" w:sz="4" w:space="0" w:color="auto"/>
              <w:bottom w:val="single" w:sz="4" w:space="0" w:color="auto"/>
              <w:right w:val="single" w:sz="4" w:space="0" w:color="auto"/>
            </w:tcBorders>
          </w:tcPr>
          <w:p w14:paraId="76690D15" w14:textId="56CB35FF" w:rsidR="00A53329" w:rsidRPr="0044683A" w:rsidRDefault="00A53329" w:rsidP="006236F2">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Pr="000906A2">
              <w:rPr>
                <w:rFonts w:asciiTheme="minorHAnsi" w:hAnsiTheme="minorHAnsi" w:cstheme="minorHAnsi"/>
                <w:color w:val="000000"/>
                <w:sz w:val="18"/>
                <w:szCs w:val="16"/>
              </w:rPr>
              <w:t>SELL_OUT_EXT</w:t>
            </w:r>
          </w:p>
        </w:tc>
        <w:tc>
          <w:tcPr>
            <w:tcW w:w="2070" w:type="dxa"/>
            <w:tcBorders>
              <w:top w:val="single" w:sz="4" w:space="0" w:color="auto"/>
              <w:left w:val="single" w:sz="4" w:space="0" w:color="auto"/>
              <w:bottom w:val="single" w:sz="4" w:space="0" w:color="auto"/>
              <w:right w:val="single" w:sz="4" w:space="0" w:color="auto"/>
            </w:tcBorders>
            <w:vAlign w:val="bottom"/>
          </w:tcPr>
          <w:p w14:paraId="4CEDEB6A" w14:textId="62A0E72D" w:rsidR="00A53329" w:rsidRPr="0044683A"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Daily/ 00:01 - 07:00 AM</w:t>
            </w:r>
          </w:p>
        </w:tc>
        <w:tc>
          <w:tcPr>
            <w:tcW w:w="1080" w:type="dxa"/>
            <w:tcBorders>
              <w:top w:val="single" w:sz="4" w:space="0" w:color="auto"/>
              <w:left w:val="single" w:sz="4" w:space="0" w:color="auto"/>
              <w:bottom w:val="single" w:sz="4" w:space="0" w:color="auto"/>
              <w:right w:val="single" w:sz="4" w:space="0" w:color="auto"/>
            </w:tcBorders>
          </w:tcPr>
          <w:p w14:paraId="5E6D3233" w14:textId="77777777" w:rsidR="00A53329" w:rsidRPr="00D30FA1"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FTP/SFTP</w:t>
            </w:r>
          </w:p>
        </w:tc>
      </w:tr>
      <w:tr w:rsidR="00A53329" w:rsidRPr="00D30FA1" w14:paraId="1D3109A6" w14:textId="77777777" w:rsidTr="00A53329">
        <w:tc>
          <w:tcPr>
            <w:tcW w:w="630" w:type="dxa"/>
            <w:tcBorders>
              <w:top w:val="single" w:sz="4" w:space="0" w:color="auto"/>
              <w:left w:val="single" w:sz="4" w:space="0" w:color="auto"/>
              <w:bottom w:val="single" w:sz="4" w:space="0" w:color="auto"/>
              <w:right w:val="single" w:sz="4" w:space="0" w:color="auto"/>
            </w:tcBorders>
          </w:tcPr>
          <w:p w14:paraId="0EB2AF9F" w14:textId="77777777" w:rsidR="00A53329" w:rsidRPr="00D30FA1" w:rsidRDefault="00A53329" w:rsidP="006236F2">
            <w:pPr>
              <w:rPr>
                <w:rFonts w:asciiTheme="minorHAnsi" w:hAnsiTheme="minorHAnsi" w:cstheme="minorHAnsi"/>
                <w:color w:val="000000"/>
                <w:sz w:val="18"/>
                <w:szCs w:val="16"/>
              </w:rPr>
            </w:pPr>
            <w:r>
              <w:rPr>
                <w:rFonts w:asciiTheme="minorHAnsi" w:hAnsiTheme="minorHAnsi" w:cstheme="minorHAnsi"/>
                <w:color w:val="000000"/>
                <w:sz w:val="18"/>
                <w:szCs w:val="16"/>
              </w:rPr>
              <w:t>2</w:t>
            </w:r>
          </w:p>
        </w:tc>
        <w:tc>
          <w:tcPr>
            <w:tcW w:w="2250" w:type="dxa"/>
            <w:tcBorders>
              <w:top w:val="single" w:sz="4" w:space="0" w:color="auto"/>
              <w:left w:val="single" w:sz="4" w:space="0" w:color="auto"/>
              <w:bottom w:val="single" w:sz="4" w:space="0" w:color="auto"/>
              <w:right w:val="single" w:sz="4" w:space="0" w:color="auto"/>
            </w:tcBorders>
          </w:tcPr>
          <w:p w14:paraId="78082373" w14:textId="77777777" w:rsidR="00A53329" w:rsidRPr="0044683A"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xml:space="preserve">DMO ISC file </w:t>
            </w:r>
          </w:p>
        </w:tc>
        <w:tc>
          <w:tcPr>
            <w:tcW w:w="1620" w:type="dxa"/>
            <w:tcBorders>
              <w:top w:val="single" w:sz="4" w:space="0" w:color="auto"/>
              <w:left w:val="single" w:sz="4" w:space="0" w:color="auto"/>
              <w:bottom w:val="single" w:sz="4" w:space="0" w:color="auto"/>
              <w:right w:val="single" w:sz="4" w:space="0" w:color="auto"/>
            </w:tcBorders>
            <w:vAlign w:val="center"/>
          </w:tcPr>
          <w:p w14:paraId="6B44F7EC" w14:textId="77777777" w:rsidR="00A53329" w:rsidRPr="0044683A"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Sell In Reports</w:t>
            </w:r>
          </w:p>
        </w:tc>
        <w:tc>
          <w:tcPr>
            <w:tcW w:w="2070" w:type="dxa"/>
            <w:tcBorders>
              <w:top w:val="single" w:sz="4" w:space="0" w:color="auto"/>
              <w:left w:val="single" w:sz="4" w:space="0" w:color="auto"/>
              <w:bottom w:val="single" w:sz="4" w:space="0" w:color="auto"/>
              <w:right w:val="single" w:sz="4" w:space="0" w:color="auto"/>
            </w:tcBorders>
          </w:tcPr>
          <w:p w14:paraId="0F82845E" w14:textId="4CE35718" w:rsidR="00A53329" w:rsidRPr="0044683A" w:rsidRDefault="00A53329" w:rsidP="006236F2">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Pr="005C3619">
              <w:rPr>
                <w:rFonts w:asciiTheme="minorHAnsi" w:hAnsiTheme="minorHAnsi" w:cstheme="minorHAnsi"/>
                <w:color w:val="000000"/>
                <w:sz w:val="18"/>
                <w:szCs w:val="16"/>
              </w:rPr>
              <w:t>SELL_IN_ISC_EXT</w:t>
            </w:r>
          </w:p>
        </w:tc>
        <w:tc>
          <w:tcPr>
            <w:tcW w:w="2070" w:type="dxa"/>
            <w:tcBorders>
              <w:top w:val="single" w:sz="4" w:space="0" w:color="auto"/>
              <w:left w:val="single" w:sz="4" w:space="0" w:color="auto"/>
              <w:bottom w:val="single" w:sz="4" w:space="0" w:color="auto"/>
              <w:right w:val="single" w:sz="4" w:space="0" w:color="auto"/>
            </w:tcBorders>
            <w:vAlign w:val="bottom"/>
          </w:tcPr>
          <w:p w14:paraId="4FE81065" w14:textId="6F886440" w:rsidR="00A53329" w:rsidRPr="0044683A"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Daily/ 00:01 - 07:00 AM</w:t>
            </w:r>
          </w:p>
        </w:tc>
        <w:tc>
          <w:tcPr>
            <w:tcW w:w="1080" w:type="dxa"/>
            <w:tcBorders>
              <w:top w:val="single" w:sz="4" w:space="0" w:color="auto"/>
              <w:left w:val="single" w:sz="4" w:space="0" w:color="auto"/>
              <w:bottom w:val="single" w:sz="4" w:space="0" w:color="auto"/>
              <w:right w:val="single" w:sz="4" w:space="0" w:color="auto"/>
            </w:tcBorders>
          </w:tcPr>
          <w:p w14:paraId="14C9CFAE" w14:textId="77777777" w:rsidR="00A53329" w:rsidRDefault="00A53329" w:rsidP="006236F2">
            <w:r w:rsidRPr="004E359B">
              <w:rPr>
                <w:rFonts w:asciiTheme="minorHAnsi" w:hAnsiTheme="minorHAnsi" w:cstheme="minorHAnsi"/>
                <w:color w:val="000000"/>
                <w:sz w:val="18"/>
                <w:szCs w:val="16"/>
              </w:rPr>
              <w:t>FTP/SFTP</w:t>
            </w:r>
          </w:p>
        </w:tc>
      </w:tr>
      <w:tr w:rsidR="00A53329" w:rsidRPr="00D30FA1" w14:paraId="37CCAB7B" w14:textId="77777777" w:rsidTr="00A53329">
        <w:tc>
          <w:tcPr>
            <w:tcW w:w="630" w:type="dxa"/>
            <w:tcBorders>
              <w:top w:val="single" w:sz="4" w:space="0" w:color="auto"/>
              <w:left w:val="single" w:sz="4" w:space="0" w:color="auto"/>
              <w:bottom w:val="single" w:sz="4" w:space="0" w:color="auto"/>
              <w:right w:val="single" w:sz="4" w:space="0" w:color="auto"/>
            </w:tcBorders>
          </w:tcPr>
          <w:p w14:paraId="7D4BEB0F" w14:textId="77777777" w:rsidR="00A53329" w:rsidRPr="00D30FA1" w:rsidRDefault="00A53329" w:rsidP="006236F2">
            <w:pPr>
              <w:rPr>
                <w:rFonts w:asciiTheme="minorHAnsi" w:hAnsiTheme="minorHAnsi" w:cstheme="minorHAnsi"/>
                <w:color w:val="000000"/>
                <w:sz w:val="18"/>
                <w:szCs w:val="16"/>
              </w:rPr>
            </w:pPr>
            <w:r>
              <w:rPr>
                <w:rFonts w:asciiTheme="minorHAnsi" w:hAnsiTheme="minorHAnsi" w:cstheme="minorHAnsi"/>
                <w:color w:val="000000"/>
                <w:sz w:val="18"/>
                <w:szCs w:val="16"/>
              </w:rPr>
              <w:t>3</w:t>
            </w:r>
          </w:p>
        </w:tc>
        <w:tc>
          <w:tcPr>
            <w:tcW w:w="2250" w:type="dxa"/>
            <w:tcBorders>
              <w:top w:val="single" w:sz="4" w:space="0" w:color="auto"/>
              <w:left w:val="single" w:sz="4" w:space="0" w:color="auto"/>
              <w:bottom w:val="single" w:sz="4" w:space="0" w:color="auto"/>
              <w:right w:val="single" w:sz="4" w:space="0" w:color="auto"/>
            </w:tcBorders>
          </w:tcPr>
          <w:p w14:paraId="6485A2C5" w14:textId="77777777" w:rsidR="00A53329" w:rsidRPr="0044683A"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xml:space="preserve">Local ERP file </w:t>
            </w:r>
          </w:p>
        </w:tc>
        <w:tc>
          <w:tcPr>
            <w:tcW w:w="1620" w:type="dxa"/>
            <w:tcBorders>
              <w:top w:val="single" w:sz="4" w:space="0" w:color="auto"/>
              <w:left w:val="single" w:sz="4" w:space="0" w:color="auto"/>
              <w:bottom w:val="single" w:sz="4" w:space="0" w:color="auto"/>
              <w:right w:val="single" w:sz="4" w:space="0" w:color="auto"/>
            </w:tcBorders>
            <w:vAlign w:val="center"/>
          </w:tcPr>
          <w:p w14:paraId="75C25760" w14:textId="77777777" w:rsidR="00A53329" w:rsidRPr="0044683A"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Sell In Reports</w:t>
            </w:r>
          </w:p>
        </w:tc>
        <w:tc>
          <w:tcPr>
            <w:tcW w:w="2070" w:type="dxa"/>
            <w:tcBorders>
              <w:top w:val="single" w:sz="4" w:space="0" w:color="auto"/>
              <w:left w:val="single" w:sz="4" w:space="0" w:color="auto"/>
              <w:bottom w:val="single" w:sz="4" w:space="0" w:color="auto"/>
              <w:right w:val="single" w:sz="4" w:space="0" w:color="auto"/>
            </w:tcBorders>
          </w:tcPr>
          <w:p w14:paraId="7477FFB7" w14:textId="48911D4B" w:rsidR="00A53329" w:rsidRPr="0044683A" w:rsidRDefault="00A53329" w:rsidP="006236F2">
            <w:pPr>
              <w:rPr>
                <w:rFonts w:asciiTheme="minorHAnsi" w:hAnsiTheme="minorHAnsi" w:cstheme="minorHAnsi"/>
                <w:color w:val="000000"/>
                <w:sz w:val="18"/>
                <w:szCs w:val="16"/>
              </w:rPr>
            </w:pPr>
            <w:r>
              <w:rPr>
                <w:rFonts w:asciiTheme="minorHAnsi" w:hAnsiTheme="minorHAnsi" w:cstheme="minorHAnsi"/>
                <w:color w:val="000000"/>
                <w:sz w:val="18"/>
                <w:szCs w:val="16"/>
              </w:rPr>
              <w:t>DMO_SELL_IN_ERP_EXT</w:t>
            </w:r>
          </w:p>
        </w:tc>
        <w:tc>
          <w:tcPr>
            <w:tcW w:w="2070" w:type="dxa"/>
            <w:tcBorders>
              <w:top w:val="single" w:sz="4" w:space="0" w:color="auto"/>
              <w:left w:val="single" w:sz="4" w:space="0" w:color="auto"/>
              <w:bottom w:val="single" w:sz="4" w:space="0" w:color="auto"/>
              <w:right w:val="single" w:sz="4" w:space="0" w:color="auto"/>
            </w:tcBorders>
            <w:vAlign w:val="bottom"/>
          </w:tcPr>
          <w:p w14:paraId="3B9EE8B9" w14:textId="2BB33DF5" w:rsidR="00A53329" w:rsidRPr="0044683A" w:rsidRDefault="00A53329" w:rsidP="006236F2">
            <w:pPr>
              <w:rPr>
                <w:rFonts w:asciiTheme="minorHAnsi" w:hAnsiTheme="minorHAnsi" w:cstheme="minorHAnsi"/>
                <w:color w:val="000000"/>
                <w:sz w:val="18"/>
                <w:szCs w:val="16"/>
              </w:rPr>
            </w:pPr>
            <w:r w:rsidRPr="0044683A">
              <w:rPr>
                <w:rFonts w:asciiTheme="minorHAnsi" w:hAnsiTheme="minorHAnsi" w:cstheme="minorHAnsi"/>
                <w:color w:val="000000"/>
                <w:sz w:val="18"/>
                <w:szCs w:val="16"/>
              </w:rPr>
              <w:t>Daily/ 00:01 - 07:00 AM</w:t>
            </w:r>
          </w:p>
        </w:tc>
        <w:tc>
          <w:tcPr>
            <w:tcW w:w="1080" w:type="dxa"/>
            <w:tcBorders>
              <w:top w:val="single" w:sz="4" w:space="0" w:color="auto"/>
              <w:left w:val="single" w:sz="4" w:space="0" w:color="auto"/>
              <w:bottom w:val="single" w:sz="4" w:space="0" w:color="auto"/>
              <w:right w:val="single" w:sz="4" w:space="0" w:color="auto"/>
            </w:tcBorders>
          </w:tcPr>
          <w:p w14:paraId="5A52DBF2" w14:textId="77777777" w:rsidR="00A53329" w:rsidRDefault="00A53329" w:rsidP="006236F2">
            <w:r w:rsidRPr="004E359B">
              <w:rPr>
                <w:rFonts w:asciiTheme="minorHAnsi" w:hAnsiTheme="minorHAnsi" w:cstheme="minorHAnsi"/>
                <w:color w:val="000000"/>
                <w:sz w:val="18"/>
                <w:szCs w:val="16"/>
              </w:rPr>
              <w:t>FTP/SFTP</w:t>
            </w:r>
          </w:p>
        </w:tc>
      </w:tr>
    </w:tbl>
    <w:p w14:paraId="41DB5BFC" w14:textId="77777777" w:rsidR="00863DDE" w:rsidRDefault="00863DDE" w:rsidP="00863DDE">
      <w:pPr>
        <w:rPr>
          <w:ins w:id="1915" w:author="Rakesh Singhi" w:date="2015-02-07T10:28:00Z"/>
        </w:rPr>
      </w:pPr>
    </w:p>
    <w:p w14:paraId="36994996" w14:textId="77777777" w:rsidR="003002C7" w:rsidRDefault="003002C7" w:rsidP="00863DDE">
      <w:pPr>
        <w:rPr>
          <w:ins w:id="1916" w:author="Rakesh Singhi" w:date="2015-02-07T10:28:00Z"/>
        </w:rPr>
      </w:pPr>
    </w:p>
    <w:p w14:paraId="2810FF9C" w14:textId="77777777" w:rsidR="003002C7" w:rsidRDefault="003002C7" w:rsidP="003002C7">
      <w:pPr>
        <w:rPr>
          <w:ins w:id="1917" w:author="Rakesh Singhi" w:date="2015-02-07T10:28:00Z"/>
        </w:rPr>
      </w:pPr>
      <w:ins w:id="1918" w:author="Rakesh Singhi" w:date="2015-02-07T10:28:00Z">
        <w:r>
          <w:t>Following document contains approved feed file structure, format and FTP details:</w:t>
        </w:r>
      </w:ins>
    </w:p>
    <w:p w14:paraId="2F2AC84F" w14:textId="77777777" w:rsidR="003002C7" w:rsidRDefault="003002C7" w:rsidP="003002C7">
      <w:pPr>
        <w:rPr>
          <w:ins w:id="1919" w:author="Rakesh Singhi" w:date="2015-02-07T10:28:00Z"/>
        </w:rPr>
      </w:pPr>
    </w:p>
    <w:p w14:paraId="31A8CFBE" w14:textId="108F8C82" w:rsidR="003002C7" w:rsidRDefault="003002C7" w:rsidP="003002C7">
      <w:pPr>
        <w:rPr>
          <w:ins w:id="1920" w:author="Rakesh Singhi" w:date="2015-02-07T10:28:00Z"/>
        </w:rPr>
      </w:pPr>
      <w:del w:id="1921" w:author="Rakesh Singhi" w:date="2015-03-25T12:12:00Z">
        <w:r w:rsidDel="0072453E">
          <w:fldChar w:fldCharType="begin"/>
        </w:r>
        <w:r w:rsidDel="0072453E">
          <w:fldChar w:fldCharType="end"/>
        </w:r>
      </w:del>
      <w:bookmarkStart w:id="1922" w:name="_MON_1488790742"/>
      <w:bookmarkEnd w:id="1922"/>
      <w:ins w:id="1923" w:author="Rakesh Singhi" w:date="2015-03-25T12:12:00Z">
        <w:r w:rsidR="0072453E">
          <w:object w:dxaOrig="1531" w:dyaOrig="1004" w14:anchorId="00B03F33">
            <v:shape id="_x0000_i1034" type="#_x0000_t75" style="width:76.5pt;height:50.25pt" o:ole="">
              <v:imagedata r:id="rId29" o:title=""/>
            </v:shape>
            <o:OLEObject Type="Embed" ProgID="Word.Document.12" ShapeID="_x0000_i1034" DrawAspect="Icon" ObjectID="_1551012687" r:id="rId30">
              <o:FieldCodes>\s</o:FieldCodes>
            </o:OLEObject>
          </w:object>
        </w:r>
      </w:ins>
    </w:p>
    <w:p w14:paraId="6FEC20AB" w14:textId="77777777" w:rsidR="003002C7" w:rsidRDefault="003002C7" w:rsidP="003002C7"/>
    <w:p w14:paraId="23E73711" w14:textId="77777777" w:rsidR="00863DDE" w:rsidRDefault="00863DDE" w:rsidP="00E957B4"/>
    <w:p w14:paraId="4A6D3AB1" w14:textId="7D84B85B" w:rsidR="00E957B4" w:rsidRPr="00720FF2" w:rsidRDefault="00E957B4" w:rsidP="00D33CAD">
      <w:pPr>
        <w:keepNext/>
        <w:widowControl/>
        <w:numPr>
          <w:ilvl w:val="1"/>
          <w:numId w:val="10"/>
        </w:numPr>
        <w:spacing w:line="240" w:lineRule="auto"/>
        <w:ind w:right="21"/>
        <w:jc w:val="both"/>
        <w:outlineLvl w:val="1"/>
        <w:rPr>
          <w:rFonts w:asciiTheme="minorHAnsi" w:hAnsiTheme="minorHAnsi" w:cstheme="minorHAnsi"/>
          <w:b/>
          <w:sz w:val="28"/>
          <w:szCs w:val="24"/>
          <w:lang w:val="en-GB"/>
        </w:rPr>
      </w:pPr>
      <w:bookmarkStart w:id="1924" w:name="_Toc415065495"/>
      <w:r w:rsidRPr="00720FF2">
        <w:rPr>
          <w:rFonts w:asciiTheme="minorHAnsi" w:hAnsiTheme="minorHAnsi" w:cstheme="minorHAnsi"/>
          <w:b/>
          <w:sz w:val="28"/>
          <w:szCs w:val="24"/>
          <w:lang w:val="en-GB"/>
        </w:rPr>
        <w:t>DMO_ERP_Sellin.csv</w:t>
      </w:r>
      <w:bookmarkEnd w:id="1924"/>
      <w:r w:rsidRPr="00720FF2">
        <w:rPr>
          <w:rFonts w:asciiTheme="minorHAnsi" w:hAnsiTheme="minorHAnsi" w:cstheme="minorHAnsi"/>
          <w:b/>
          <w:sz w:val="28"/>
          <w:szCs w:val="24"/>
          <w:lang w:val="en-GB"/>
        </w:rPr>
        <w:t xml:space="preserve"> </w:t>
      </w:r>
    </w:p>
    <w:p w14:paraId="5B71761C" w14:textId="77777777" w:rsidR="00E957B4" w:rsidRDefault="00E957B4" w:rsidP="00E957B4">
      <w:pPr>
        <w:rPr>
          <w:rFonts w:asciiTheme="minorHAnsi" w:eastAsia="Calibri" w:hAnsiTheme="minorHAnsi" w:cstheme="minorHAnsi"/>
          <w:b/>
          <w:i/>
          <w:sz w:val="24"/>
          <w:szCs w:val="24"/>
          <w:lang w:val="en-GB"/>
        </w:rPr>
      </w:pPr>
    </w:p>
    <w:p w14:paraId="2ACCF9E6" w14:textId="77777777" w:rsidR="00E957B4" w:rsidRDefault="00E957B4" w:rsidP="00E957B4">
      <w:pPr>
        <w:rPr>
          <w:rFonts w:asciiTheme="minorHAnsi" w:hAnsiTheme="minorHAnsi" w:cstheme="minorHAnsi"/>
        </w:rPr>
      </w:pPr>
      <w:r>
        <w:rPr>
          <w:rFonts w:asciiTheme="minorHAnsi" w:hAnsiTheme="minorHAnsi" w:cstheme="minorHAnsi"/>
        </w:rPr>
        <w:t xml:space="preserve">ERP file is expected </w:t>
      </w:r>
      <w:r w:rsidRPr="00FD0F56">
        <w:rPr>
          <w:rFonts w:asciiTheme="minorHAnsi" w:hAnsiTheme="minorHAnsi" w:cstheme="minorHAnsi"/>
        </w:rPr>
        <w:t xml:space="preserve">in the format below to read the </w:t>
      </w:r>
      <w:r>
        <w:rPr>
          <w:rFonts w:asciiTheme="minorHAnsi" w:hAnsiTheme="minorHAnsi" w:cstheme="minorHAnsi"/>
        </w:rPr>
        <w:t>ERP</w:t>
      </w:r>
      <w:r w:rsidRPr="00FD0F56">
        <w:rPr>
          <w:rFonts w:asciiTheme="minorHAnsi" w:hAnsiTheme="minorHAnsi" w:cstheme="minorHAnsi"/>
        </w:rPr>
        <w:t xml:space="preserve"> file</w:t>
      </w:r>
      <w:r>
        <w:rPr>
          <w:rFonts w:asciiTheme="minorHAnsi" w:hAnsiTheme="minorHAnsi" w:cstheme="minorHAnsi"/>
        </w:rPr>
        <w:t xml:space="preserve"> </w:t>
      </w:r>
      <w:r w:rsidRPr="00FD0F56">
        <w:rPr>
          <w:rFonts w:asciiTheme="minorHAnsi" w:hAnsiTheme="minorHAnsi" w:cstheme="minorHAnsi"/>
        </w:rPr>
        <w:t>data</w:t>
      </w:r>
      <w:r>
        <w:rPr>
          <w:rFonts w:asciiTheme="minorHAnsi" w:hAnsiTheme="minorHAnsi" w:cstheme="minorHAnsi"/>
        </w:rPr>
        <w:t xml:space="preserve"> </w:t>
      </w:r>
      <w:r w:rsidRPr="00FD0F56">
        <w:rPr>
          <w:rFonts w:asciiTheme="minorHAnsi" w:hAnsiTheme="minorHAnsi" w:cstheme="minorHAnsi"/>
        </w:rPr>
        <w:t xml:space="preserve">(comma delimited) </w:t>
      </w:r>
      <w:r>
        <w:rPr>
          <w:rFonts w:asciiTheme="minorHAnsi" w:hAnsiTheme="minorHAnsi" w:cstheme="minorHAnsi"/>
        </w:rPr>
        <w:t>by the EBIP system. The following detail has to be adhered:</w:t>
      </w:r>
    </w:p>
    <w:p w14:paraId="149BAB59" w14:textId="77777777" w:rsidR="00E957B4" w:rsidRDefault="00E957B4" w:rsidP="00E957B4">
      <w:pPr>
        <w:rPr>
          <w:rFonts w:asciiTheme="minorHAnsi" w:hAnsiTheme="minorHAnsi" w:cstheme="minorHAnsi"/>
        </w:rPr>
      </w:pPr>
    </w:p>
    <w:p w14:paraId="2BACABC6" w14:textId="77777777" w:rsidR="00D33CAD" w:rsidRPr="00D33CAD" w:rsidRDefault="00D33CAD" w:rsidP="00D33CAD">
      <w:pPr>
        <w:pStyle w:val="ListParagraph"/>
        <w:keepNext/>
        <w:widowControl w:val="0"/>
        <w:numPr>
          <w:ilvl w:val="1"/>
          <w:numId w:val="18"/>
        </w:numPr>
        <w:spacing w:before="120" w:after="60" w:line="240" w:lineRule="atLeast"/>
        <w:contextualSpacing w:val="0"/>
        <w:outlineLvl w:val="2"/>
        <w:rPr>
          <w:ins w:id="1925" w:author="gu832116" w:date="2015-02-09T18:46:00Z"/>
          <w:rFonts w:ascii="Arial" w:eastAsia="Times New Roman" w:hAnsi="Arial"/>
          <w:b/>
          <w:i/>
          <w:vanish/>
          <w:sz w:val="20"/>
          <w:szCs w:val="20"/>
          <w:u w:val="single"/>
          <w:lang w:val="en-GB"/>
        </w:rPr>
      </w:pPr>
      <w:bookmarkStart w:id="1926" w:name="_Toc411271320"/>
      <w:bookmarkStart w:id="1927" w:name="_Toc415062956"/>
      <w:bookmarkStart w:id="1928" w:name="_Toc415063178"/>
      <w:bookmarkStart w:id="1929" w:name="_Toc415063400"/>
      <w:bookmarkStart w:id="1930" w:name="_Toc415063619"/>
      <w:bookmarkStart w:id="1931" w:name="_Toc415063836"/>
      <w:bookmarkStart w:id="1932" w:name="_Toc415064049"/>
      <w:bookmarkStart w:id="1933" w:name="_Toc415064260"/>
      <w:bookmarkStart w:id="1934" w:name="_Toc415064469"/>
      <w:bookmarkStart w:id="1935" w:name="_Toc415064675"/>
      <w:bookmarkStart w:id="1936" w:name="_Toc415064880"/>
      <w:bookmarkStart w:id="1937" w:name="_Toc415065086"/>
      <w:bookmarkStart w:id="1938" w:name="_Toc415065291"/>
      <w:bookmarkStart w:id="1939" w:name="_Toc415065496"/>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p>
    <w:p w14:paraId="3309310D" w14:textId="077B991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1940" w:name="_Toc415065497"/>
      <w:r w:rsidRPr="00D33CAD">
        <w:rPr>
          <w:rFonts w:asciiTheme="minorHAnsi" w:hAnsiTheme="minorHAnsi" w:cstheme="minorHAnsi"/>
          <w:b/>
          <w:sz w:val="24"/>
          <w:szCs w:val="24"/>
          <w:lang w:val="en-GB"/>
        </w:rPr>
        <w:t>File Details</w:t>
      </w:r>
      <w:bookmarkEnd w:id="1940"/>
    </w:p>
    <w:p w14:paraId="02AB90A6" w14:textId="77777777" w:rsidR="00E957B4" w:rsidRDefault="00E957B4" w:rsidP="00E957B4">
      <w:pPr>
        <w:ind w:firstLine="720"/>
      </w:pPr>
    </w:p>
    <w:p w14:paraId="0AD8EA61" w14:textId="77777777" w:rsidR="00E957B4" w:rsidRDefault="00E957B4" w:rsidP="00E957B4">
      <w:pPr>
        <w:ind w:firstLine="720"/>
        <w:rPr>
          <w:rFonts w:asciiTheme="minorHAnsi" w:hAnsiTheme="minorHAnsi" w:cstheme="minorHAnsi"/>
        </w:rPr>
      </w:pPr>
      <w:r w:rsidRPr="0072004E">
        <w:rPr>
          <w:rFonts w:asciiTheme="minorHAnsi" w:hAnsiTheme="minorHAnsi" w:cstheme="minorHAnsi"/>
        </w:rPr>
        <w:t>Name - DMO_</w:t>
      </w:r>
      <w:r>
        <w:rPr>
          <w:rFonts w:asciiTheme="minorHAnsi" w:hAnsiTheme="minorHAnsi" w:cstheme="minorHAnsi"/>
        </w:rPr>
        <w:t>&lt;</w:t>
      </w:r>
      <w:r>
        <w:rPr>
          <w:rFonts w:asciiTheme="minorHAnsi" w:hAnsiTheme="minorHAnsi" w:cstheme="minorHAnsi"/>
          <w:b/>
          <w:color w:val="FF0000"/>
        </w:rPr>
        <w:t>ERP_COUNTRY</w:t>
      </w:r>
      <w:r w:rsidRPr="007A1A8C">
        <w:rPr>
          <w:rFonts w:asciiTheme="minorHAnsi" w:hAnsiTheme="minorHAnsi" w:cstheme="minorHAnsi"/>
          <w:b/>
          <w:color w:val="FF0000"/>
        </w:rPr>
        <w:t>&gt;_&lt;FILE_SEQ_NO&gt;_</w:t>
      </w:r>
      <w:r w:rsidRPr="0072004E">
        <w:rPr>
          <w:rFonts w:asciiTheme="minorHAnsi" w:hAnsiTheme="minorHAnsi" w:cstheme="minorHAnsi"/>
        </w:rPr>
        <w:t>Sellin.csv</w:t>
      </w:r>
      <w:r>
        <w:rPr>
          <w:rFonts w:asciiTheme="minorHAnsi" w:hAnsiTheme="minorHAnsi" w:cstheme="minorHAnsi"/>
        </w:rPr>
        <w:t xml:space="preserve"> </w:t>
      </w:r>
    </w:p>
    <w:p w14:paraId="3EA435F3" w14:textId="77777777" w:rsidR="00E957B4" w:rsidRDefault="00E957B4" w:rsidP="00E957B4">
      <w:pPr>
        <w:ind w:firstLine="720"/>
        <w:rPr>
          <w:rFonts w:asciiTheme="minorHAnsi" w:hAnsiTheme="minorHAnsi" w:cstheme="minorHAnsi"/>
        </w:rPr>
      </w:pPr>
      <w:r>
        <w:rPr>
          <w:rFonts w:asciiTheme="minorHAnsi" w:hAnsiTheme="minorHAnsi" w:cstheme="minorHAnsi"/>
        </w:rPr>
        <w:t>Delimiter – comma</w:t>
      </w:r>
    </w:p>
    <w:p w14:paraId="3CB68A47" w14:textId="77777777" w:rsidR="00E957B4" w:rsidRDefault="00E957B4" w:rsidP="00E957B4">
      <w:pPr>
        <w:ind w:firstLine="720"/>
        <w:rPr>
          <w:rFonts w:asciiTheme="minorHAnsi" w:hAnsiTheme="minorHAnsi" w:cstheme="minorHAnsi"/>
        </w:rPr>
      </w:pPr>
      <w:r>
        <w:rPr>
          <w:rFonts w:asciiTheme="minorHAnsi" w:hAnsiTheme="minorHAnsi" w:cstheme="minorHAnsi"/>
        </w:rPr>
        <w:t>File Type –</w:t>
      </w:r>
      <w:r w:rsidRPr="00823D10">
        <w:rPr>
          <w:rFonts w:asciiTheme="minorHAnsi" w:hAnsiTheme="minorHAnsi" w:cstheme="minorHAnsi"/>
        </w:rPr>
        <w:t xml:space="preserve"> ERP</w:t>
      </w:r>
    </w:p>
    <w:p w14:paraId="41E39CA3" w14:textId="77777777" w:rsidR="00E957B4" w:rsidRDefault="00E957B4" w:rsidP="00E957B4">
      <w:pPr>
        <w:ind w:firstLine="720"/>
        <w:rPr>
          <w:rFonts w:asciiTheme="minorHAnsi" w:hAnsiTheme="minorHAnsi" w:cstheme="minorHAnsi"/>
        </w:rPr>
      </w:pPr>
    </w:p>
    <w:p w14:paraId="53FCE0B2" w14:textId="77777777" w:rsidR="00E957B4" w:rsidRDefault="00E957B4" w:rsidP="00E957B4">
      <w:pPr>
        <w:pStyle w:val="ListParagraph"/>
        <w:rPr>
          <w:rFonts w:asciiTheme="minorHAnsi" w:eastAsia="Times New Roman" w:hAnsiTheme="minorHAnsi" w:cstheme="minorHAnsi"/>
          <w:sz w:val="20"/>
          <w:szCs w:val="20"/>
        </w:rPr>
      </w:pPr>
      <w:r w:rsidRPr="0025797C">
        <w:rPr>
          <w:rFonts w:asciiTheme="minorHAnsi" w:eastAsia="Times New Roman" w:hAnsiTheme="minorHAnsi" w:cstheme="minorHAnsi"/>
          <w:sz w:val="20"/>
          <w:szCs w:val="20"/>
        </w:rPr>
        <w:t>ERP_COUNTRY</w:t>
      </w:r>
      <w:r>
        <w:rPr>
          <w:rFonts w:asciiTheme="minorHAnsi" w:eastAsia="Times New Roman" w:hAnsiTheme="minorHAnsi" w:cstheme="minorHAnsi"/>
          <w:sz w:val="20"/>
          <w:szCs w:val="20"/>
        </w:rPr>
        <w:t>: ERP data created for a specific country.</w:t>
      </w:r>
    </w:p>
    <w:p w14:paraId="2744F172" w14:textId="77777777" w:rsidR="00E957B4" w:rsidRDefault="00E957B4" w:rsidP="00E957B4">
      <w:pPr>
        <w:pStyle w:val="ListParagraph"/>
        <w:rPr>
          <w:rFonts w:asciiTheme="minorHAnsi" w:eastAsia="Times New Roman" w:hAnsiTheme="minorHAnsi" w:cstheme="minorHAnsi"/>
          <w:sz w:val="20"/>
          <w:szCs w:val="20"/>
        </w:rPr>
      </w:pPr>
      <w:r w:rsidRPr="0025797C">
        <w:rPr>
          <w:rFonts w:asciiTheme="minorHAnsi" w:eastAsia="Times New Roman" w:hAnsiTheme="minorHAnsi" w:cstheme="minorHAnsi"/>
          <w:sz w:val="20"/>
          <w:szCs w:val="20"/>
        </w:rPr>
        <w:t>FILE_SEQ_NO</w:t>
      </w:r>
      <w:r>
        <w:rPr>
          <w:rFonts w:asciiTheme="minorHAnsi" w:eastAsia="Times New Roman" w:hAnsiTheme="minorHAnsi" w:cstheme="minorHAnsi"/>
          <w:sz w:val="20"/>
          <w:szCs w:val="20"/>
        </w:rPr>
        <w:t>: File Sequence Number maintained internally from feed owners, character length 6</w:t>
      </w:r>
    </w:p>
    <w:p w14:paraId="1AEF61A8" w14:textId="77777777" w:rsidR="00E957B4" w:rsidRDefault="00E957B4" w:rsidP="00E957B4">
      <w:pPr>
        <w:pStyle w:val="ListParagraph"/>
        <w:rPr>
          <w:rFonts w:asciiTheme="minorHAnsi" w:eastAsia="Times New Roman" w:hAnsiTheme="minorHAnsi" w:cstheme="minorHAnsi"/>
          <w:sz w:val="20"/>
          <w:szCs w:val="20"/>
        </w:rPr>
      </w:pPr>
    </w:p>
    <w:p w14:paraId="6C822932" w14:textId="77777777" w:rsidR="00E957B4" w:rsidRDefault="00E957B4" w:rsidP="00E957B4">
      <w:pPr>
        <w:pStyle w:val="ListParagraph"/>
        <w:rPr>
          <w:rFonts w:asciiTheme="minorHAnsi" w:eastAsia="Times New Roman" w:hAnsiTheme="minorHAnsi" w:cstheme="minorHAnsi"/>
          <w:sz w:val="20"/>
          <w:szCs w:val="20"/>
        </w:rPr>
      </w:pPr>
      <w:r>
        <w:rPr>
          <w:rFonts w:asciiTheme="minorHAnsi" w:eastAsia="Times New Roman" w:hAnsiTheme="minorHAnsi" w:cstheme="minorHAnsi"/>
          <w:sz w:val="20"/>
          <w:szCs w:val="20"/>
        </w:rPr>
        <w:t>Example: File Sequence Number, could have values 000001, 000002</w:t>
      </w:r>
    </w:p>
    <w:p w14:paraId="587341B9" w14:textId="77777777" w:rsidR="00E957B4" w:rsidRPr="008C1789" w:rsidRDefault="00E957B4" w:rsidP="008C1789">
      <w:pPr>
        <w:ind w:firstLine="720"/>
        <w:rPr>
          <w:rFonts w:asciiTheme="minorHAnsi" w:hAnsiTheme="minorHAnsi"/>
          <w:b/>
          <w:u w:val="single"/>
        </w:rPr>
      </w:pPr>
      <w:r w:rsidRPr="008C1789">
        <w:rPr>
          <w:rFonts w:asciiTheme="minorHAnsi" w:hAnsiTheme="minorHAnsi"/>
          <w:b/>
          <w:u w:val="single"/>
        </w:rPr>
        <w:t>Sample</w:t>
      </w:r>
    </w:p>
    <w:p w14:paraId="58AD3909" w14:textId="77777777" w:rsidR="00E957B4" w:rsidRPr="00BF4D5B" w:rsidRDefault="00E957B4" w:rsidP="00BF4D5B">
      <w:pPr>
        <w:ind w:firstLine="720"/>
        <w:rPr>
          <w:rFonts w:asciiTheme="minorHAnsi" w:hAnsiTheme="minorHAnsi"/>
        </w:rPr>
      </w:pPr>
      <w:r w:rsidRPr="00BF4D5B">
        <w:rPr>
          <w:rFonts w:asciiTheme="minorHAnsi" w:hAnsiTheme="minorHAnsi"/>
        </w:rPr>
        <w:t xml:space="preserve">For Mexico: </w:t>
      </w:r>
      <w:r w:rsidRPr="00BF4D5B">
        <w:rPr>
          <w:rFonts w:asciiTheme="minorHAnsi" w:hAnsiTheme="minorHAnsi"/>
        </w:rPr>
        <w:sym w:font="Wingdings" w:char="F0E8"/>
      </w:r>
      <w:r w:rsidRPr="00BF4D5B">
        <w:rPr>
          <w:rFonts w:asciiTheme="minorHAnsi" w:hAnsiTheme="minorHAnsi"/>
        </w:rPr>
        <w:t>DMO_ERP_XMEX_000001_Sellin.csv</w:t>
      </w:r>
    </w:p>
    <w:p w14:paraId="0871FE84" w14:textId="77777777" w:rsidR="00E957B4" w:rsidRDefault="00E957B4" w:rsidP="00E957B4">
      <w:pPr>
        <w:pStyle w:val="ListParagraph"/>
        <w:rPr>
          <w:rFonts w:asciiTheme="minorHAnsi" w:hAnsiTheme="minorHAnsi" w:cstheme="minorHAnsi"/>
        </w:rPr>
      </w:pPr>
    </w:p>
    <w:p w14:paraId="183DC52E" w14:textId="77777777" w:rsidR="00E957B4" w:rsidRPr="00BF4D5B" w:rsidRDefault="00E957B4" w:rsidP="00E957B4">
      <w:pPr>
        <w:pStyle w:val="ListParagraph"/>
        <w:rPr>
          <w:rFonts w:asciiTheme="minorHAnsi" w:eastAsia="Times New Roman" w:hAnsiTheme="minorHAnsi" w:cstheme="minorHAnsi"/>
          <w:sz w:val="20"/>
          <w:szCs w:val="20"/>
        </w:rPr>
      </w:pPr>
      <w:r>
        <w:rPr>
          <w:rFonts w:asciiTheme="minorHAnsi" w:eastAsia="Times New Roman" w:hAnsiTheme="minorHAnsi" w:cstheme="minorHAnsi"/>
          <w:sz w:val="20"/>
          <w:szCs w:val="20"/>
        </w:rPr>
        <w:t>First ERP Mexico file is named as DMO_</w:t>
      </w:r>
      <w:r w:rsidRPr="005125B1">
        <w:rPr>
          <w:rFonts w:asciiTheme="minorHAnsi" w:eastAsia="Times New Roman" w:hAnsiTheme="minorHAnsi" w:cstheme="minorHAnsi"/>
          <w:sz w:val="20"/>
          <w:szCs w:val="20"/>
        </w:rPr>
        <w:t>ERP_XMEX_000001_Sellin.csv</w:t>
      </w:r>
      <w:r>
        <w:rPr>
          <w:rFonts w:asciiTheme="minorHAnsi" w:eastAsia="Times New Roman" w:hAnsiTheme="minorHAnsi" w:cstheme="minorHAnsi"/>
          <w:sz w:val="20"/>
          <w:szCs w:val="20"/>
        </w:rPr>
        <w:t xml:space="preserve"> and the subsequent file can be named incrementing the 000001 to 000002, 000003 like DMO_</w:t>
      </w:r>
      <w:r w:rsidRPr="00EE1C66">
        <w:rPr>
          <w:rFonts w:asciiTheme="minorHAnsi" w:eastAsia="Times New Roman" w:hAnsiTheme="minorHAnsi" w:cstheme="minorHAnsi"/>
          <w:sz w:val="20"/>
          <w:szCs w:val="20"/>
        </w:rPr>
        <w:t>ERP_XMEX_00000</w:t>
      </w:r>
      <w:r>
        <w:rPr>
          <w:rFonts w:asciiTheme="minorHAnsi" w:eastAsia="Times New Roman" w:hAnsiTheme="minorHAnsi" w:cstheme="minorHAnsi"/>
          <w:sz w:val="20"/>
          <w:szCs w:val="20"/>
        </w:rPr>
        <w:t>2</w:t>
      </w:r>
      <w:r w:rsidRPr="00EE1C66">
        <w:rPr>
          <w:rFonts w:asciiTheme="minorHAnsi" w:eastAsia="Times New Roman" w:hAnsiTheme="minorHAnsi" w:cstheme="minorHAnsi"/>
          <w:sz w:val="20"/>
          <w:szCs w:val="20"/>
        </w:rPr>
        <w:t>_Sellin.csv</w:t>
      </w:r>
    </w:p>
    <w:p w14:paraId="14C2242B" w14:textId="7777777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1941" w:name="_Toc415065498"/>
      <w:r w:rsidRPr="00D33CAD">
        <w:rPr>
          <w:rFonts w:asciiTheme="minorHAnsi" w:hAnsiTheme="minorHAnsi" w:cstheme="minorHAnsi"/>
          <w:b/>
          <w:sz w:val="24"/>
          <w:szCs w:val="24"/>
          <w:lang w:val="en-GB"/>
        </w:rPr>
        <w:t>FTP Details</w:t>
      </w:r>
      <w:bookmarkEnd w:id="1941"/>
      <w:r w:rsidRPr="00D33CAD">
        <w:rPr>
          <w:rFonts w:asciiTheme="minorHAnsi" w:hAnsiTheme="minorHAnsi" w:cstheme="minorHAnsi"/>
          <w:b/>
          <w:sz w:val="24"/>
          <w:szCs w:val="24"/>
          <w:lang w:val="en-GB"/>
        </w:rPr>
        <w:t xml:space="preserve"> </w:t>
      </w:r>
    </w:p>
    <w:p w14:paraId="76F250C5" w14:textId="77777777" w:rsidR="00E957B4" w:rsidRPr="00334ECF" w:rsidRDefault="00E957B4" w:rsidP="00334ECF">
      <w:pPr>
        <w:ind w:left="720"/>
        <w:rPr>
          <w:rFonts w:asciiTheme="minorHAnsi" w:hAnsiTheme="minorHAnsi"/>
        </w:rPr>
      </w:pPr>
      <w:r w:rsidRPr="00334ECF">
        <w:rPr>
          <w:rFonts w:asciiTheme="minorHAnsi" w:hAnsiTheme="minorHAnsi"/>
        </w:rPr>
        <w:t>User ID – DMO_ERP</w:t>
      </w:r>
    </w:p>
    <w:p w14:paraId="49119CE3" w14:textId="77777777" w:rsidR="00E957B4" w:rsidRPr="00334ECF" w:rsidRDefault="00E957B4" w:rsidP="00334ECF">
      <w:pPr>
        <w:ind w:left="720"/>
        <w:rPr>
          <w:rFonts w:asciiTheme="minorHAnsi" w:hAnsiTheme="minorHAnsi"/>
        </w:rPr>
      </w:pPr>
      <w:r w:rsidRPr="00334ECF">
        <w:rPr>
          <w:rFonts w:asciiTheme="minorHAnsi" w:hAnsiTheme="minorHAnsi"/>
        </w:rPr>
        <w:t>PWD – not shared in this document.</w:t>
      </w:r>
    </w:p>
    <w:p w14:paraId="43BC8C1A" w14:textId="77777777" w:rsidR="00E957B4" w:rsidRPr="00393514" w:rsidRDefault="00E957B4" w:rsidP="00E957B4">
      <w:pPr>
        <w:keepNext/>
        <w:widowControl/>
        <w:spacing w:line="240" w:lineRule="auto"/>
        <w:ind w:left="720" w:right="21"/>
        <w:jc w:val="both"/>
        <w:outlineLvl w:val="1"/>
        <w:rPr>
          <w:rFonts w:asciiTheme="minorHAnsi" w:hAnsiTheme="minorHAnsi" w:cstheme="minorHAnsi"/>
        </w:rPr>
      </w:pPr>
    </w:p>
    <w:p w14:paraId="3357A0E8" w14:textId="7777777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1942" w:name="_Toc415065499"/>
      <w:r w:rsidRPr="00D33CAD">
        <w:rPr>
          <w:rFonts w:asciiTheme="minorHAnsi" w:hAnsiTheme="minorHAnsi" w:cstheme="minorHAnsi"/>
          <w:b/>
          <w:sz w:val="24"/>
          <w:szCs w:val="24"/>
          <w:lang w:val="en-GB"/>
        </w:rPr>
        <w:t>UNIX Directory</w:t>
      </w:r>
      <w:bookmarkEnd w:id="1942"/>
    </w:p>
    <w:p w14:paraId="43C4A77E" w14:textId="77777777" w:rsidR="00E957B4" w:rsidRPr="00334ECF" w:rsidRDefault="00E957B4" w:rsidP="00334ECF">
      <w:pPr>
        <w:ind w:left="720"/>
        <w:rPr>
          <w:rFonts w:asciiTheme="minorHAnsi" w:hAnsiTheme="minorHAnsi"/>
        </w:rPr>
      </w:pPr>
      <w:r w:rsidRPr="00334ECF">
        <w:rPr>
          <w:rFonts w:asciiTheme="minorHAnsi" w:hAnsiTheme="minorHAnsi"/>
        </w:rPr>
        <w:t>Mapped to DB tables and the feed file owners will be provided an ftp account to place files directly to this directory /u25/ftp/ISRVE_FEEDS_IN/DMO_PPM/&lt;ERP_COUNTRY&gt;/</w:t>
      </w:r>
    </w:p>
    <w:p w14:paraId="6A5A63FD" w14:textId="77777777" w:rsidR="00E957B4" w:rsidRPr="00E0390C" w:rsidRDefault="00E957B4" w:rsidP="00E0390C">
      <w:pPr>
        <w:ind w:left="720"/>
      </w:pPr>
    </w:p>
    <w:p w14:paraId="28BACB3C" w14:textId="77777777" w:rsidR="00E957B4" w:rsidRPr="00E0390C" w:rsidRDefault="00E957B4" w:rsidP="00E0390C">
      <w:pPr>
        <w:ind w:left="720"/>
        <w:rPr>
          <w:b/>
        </w:rPr>
      </w:pPr>
      <w:r w:rsidRPr="00E0390C">
        <w:rPr>
          <w:b/>
        </w:rPr>
        <w:t>Sample</w:t>
      </w:r>
    </w:p>
    <w:p w14:paraId="21138CF9" w14:textId="0153C2F2" w:rsidR="00E957B4" w:rsidRPr="00E0390C" w:rsidRDefault="00E957B4" w:rsidP="00E0390C">
      <w:pPr>
        <w:ind w:left="720"/>
      </w:pPr>
      <w:r w:rsidRPr="00E0390C">
        <w:t>For Mexico:</w:t>
      </w:r>
      <w:ins w:id="1943" w:author="Rakesh Singhi" w:date="2015-03-25T12:15:00Z">
        <w:r w:rsidR="0072453E" w:rsidRPr="0072453E">
          <w:rPr>
            <w:rFonts w:asciiTheme="minorHAnsi" w:hAnsiTheme="minorHAnsi" w:cstheme="minorHAnsi"/>
          </w:rPr>
          <w:t xml:space="preserve"> </w:t>
        </w:r>
        <w:r w:rsidR="0072453E" w:rsidRPr="00936C27">
          <w:rPr>
            <w:rFonts w:asciiTheme="minorHAnsi" w:hAnsiTheme="minorHAnsi" w:cstheme="minorHAnsi"/>
          </w:rPr>
          <w:t>/u25/ftp/ISRVE_FEEDS_IN/DMO_PPM/</w:t>
        </w:r>
        <w:r w:rsidR="0072453E" w:rsidRPr="008A6FC5">
          <w:rPr>
            <w:rFonts w:asciiTheme="minorHAnsi" w:hAnsiTheme="minorHAnsi" w:cstheme="minorHAnsi"/>
          </w:rPr>
          <w:t>MEXICO</w:t>
        </w:r>
        <w:r w:rsidR="0072453E">
          <w:rPr>
            <w:rFonts w:asciiTheme="minorHAnsi" w:hAnsiTheme="minorHAnsi" w:cstheme="minorHAnsi"/>
          </w:rPr>
          <w:t>/</w:t>
        </w:r>
        <w:r w:rsidR="0072453E" w:rsidRPr="00936C27">
          <w:rPr>
            <w:rFonts w:asciiTheme="minorHAnsi" w:hAnsiTheme="minorHAnsi" w:cstheme="minorHAnsi"/>
            <w:b/>
          </w:rPr>
          <w:t>ERP</w:t>
        </w:r>
      </w:ins>
      <w:del w:id="1944" w:author="Rakesh Singhi" w:date="2015-03-25T12:15:00Z">
        <w:r w:rsidRPr="00E0390C" w:rsidDel="0072453E">
          <w:delText xml:space="preserve"> /u25/ftp/ISRVE_FEEDS_IN/DMO_PPM/ERP_XMEX/</w:delText>
        </w:r>
      </w:del>
    </w:p>
    <w:p w14:paraId="0613ED93" w14:textId="77777777" w:rsidR="00E957B4" w:rsidRDefault="00E957B4" w:rsidP="00E957B4">
      <w:pPr>
        <w:rPr>
          <w:rFonts w:asciiTheme="minorHAnsi" w:hAnsiTheme="minorHAnsi" w:cstheme="minorHAnsi"/>
          <w:b/>
        </w:rPr>
      </w:pPr>
    </w:p>
    <w:p w14:paraId="7F6CFCF9" w14:textId="7EA9B713" w:rsidR="00FA357B" w:rsidRPr="00D33CAD" w:rsidRDefault="00FA357B"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1945" w:name="_Toc415065500"/>
      <w:r w:rsidRPr="00D33CAD">
        <w:rPr>
          <w:rFonts w:asciiTheme="minorHAnsi" w:hAnsiTheme="minorHAnsi" w:cstheme="minorHAnsi"/>
          <w:b/>
          <w:sz w:val="24"/>
          <w:szCs w:val="24"/>
          <w:lang w:val="en-GB"/>
        </w:rPr>
        <w:t>File Format</w:t>
      </w:r>
      <w:bookmarkEnd w:id="1945"/>
    </w:p>
    <w:p w14:paraId="6C231AA0" w14:textId="77777777" w:rsidR="00E957B4" w:rsidRPr="00E90E0D" w:rsidRDefault="00E957B4" w:rsidP="00E957B4"/>
    <w:tbl>
      <w:tblPr>
        <w:tblW w:w="99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0"/>
        <w:gridCol w:w="1980"/>
        <w:gridCol w:w="2070"/>
        <w:gridCol w:w="2250"/>
        <w:gridCol w:w="1170"/>
      </w:tblGrid>
      <w:tr w:rsidR="00E957B4" w:rsidRPr="00D30FA1" w:rsidDel="00FA0ABF" w14:paraId="2FE32F8C" w14:textId="19BA884A" w:rsidTr="00E957B4">
        <w:trPr>
          <w:tblHeader/>
          <w:del w:id="1946" w:author="Rakesh Singhi" w:date="2015-02-07T10:49:00Z"/>
        </w:trPr>
        <w:tc>
          <w:tcPr>
            <w:tcW w:w="2430" w:type="dxa"/>
            <w:tcBorders>
              <w:top w:val="single" w:sz="4" w:space="0" w:color="auto"/>
              <w:left w:val="single" w:sz="4" w:space="0" w:color="auto"/>
              <w:bottom w:val="single" w:sz="4" w:space="0" w:color="auto"/>
              <w:right w:val="single" w:sz="4" w:space="0" w:color="auto"/>
            </w:tcBorders>
            <w:shd w:val="clear" w:color="auto" w:fill="F4B8AE"/>
            <w:hideMark/>
          </w:tcPr>
          <w:p w14:paraId="19C1582D" w14:textId="1BF0815F" w:rsidR="00E957B4" w:rsidRPr="00132E88" w:rsidDel="00FA0ABF" w:rsidRDefault="00E957B4" w:rsidP="00E957B4">
            <w:pPr>
              <w:rPr>
                <w:del w:id="1947" w:author="Rakesh Singhi" w:date="2015-02-07T10:49:00Z"/>
                <w:rFonts w:asciiTheme="minorHAnsi" w:hAnsiTheme="minorHAnsi" w:cstheme="minorHAnsi"/>
                <w:color w:val="000000"/>
                <w:szCs w:val="16"/>
              </w:rPr>
            </w:pPr>
            <w:del w:id="1948" w:author="Rakesh Singhi" w:date="2015-02-07T10:49:00Z">
              <w:r w:rsidRPr="00132E88" w:rsidDel="00FA0ABF">
                <w:rPr>
                  <w:rFonts w:asciiTheme="minorHAnsi" w:hAnsiTheme="minorHAnsi" w:cstheme="minorHAnsi"/>
                  <w:color w:val="000000"/>
                  <w:szCs w:val="16"/>
                </w:rPr>
                <w:delText xml:space="preserve">Field </w:delText>
              </w:r>
              <w:r w:rsidDel="00FA0ABF">
                <w:rPr>
                  <w:rFonts w:asciiTheme="minorHAnsi" w:hAnsiTheme="minorHAnsi" w:cstheme="minorHAnsi"/>
                  <w:color w:val="000000"/>
                  <w:szCs w:val="16"/>
                </w:rPr>
                <w:delText xml:space="preserve">Name </w:delText>
              </w:r>
              <w:r w:rsidRPr="00132E88" w:rsidDel="00FA0ABF">
                <w:rPr>
                  <w:rFonts w:asciiTheme="minorHAnsi" w:hAnsiTheme="minorHAnsi" w:cstheme="minorHAnsi"/>
                  <w:color w:val="000000"/>
                  <w:szCs w:val="16"/>
                </w:rPr>
                <w:delText>from Business</w:delText>
              </w:r>
            </w:del>
          </w:p>
        </w:tc>
        <w:tc>
          <w:tcPr>
            <w:tcW w:w="1980" w:type="dxa"/>
            <w:tcBorders>
              <w:top w:val="single" w:sz="4" w:space="0" w:color="auto"/>
              <w:left w:val="single" w:sz="4" w:space="0" w:color="auto"/>
              <w:bottom w:val="single" w:sz="4" w:space="0" w:color="auto"/>
              <w:right w:val="single" w:sz="4" w:space="0" w:color="auto"/>
            </w:tcBorders>
            <w:shd w:val="clear" w:color="auto" w:fill="F4B8AE"/>
            <w:hideMark/>
          </w:tcPr>
          <w:p w14:paraId="29606721" w14:textId="34DAB14D" w:rsidR="00E957B4" w:rsidRPr="0085282A" w:rsidDel="00FA0ABF" w:rsidRDefault="00E957B4" w:rsidP="00E957B4">
            <w:pPr>
              <w:rPr>
                <w:del w:id="1949" w:author="Rakesh Singhi" w:date="2015-02-07T10:49:00Z"/>
                <w:rFonts w:asciiTheme="minorHAnsi" w:hAnsiTheme="minorHAnsi" w:cstheme="minorHAnsi"/>
                <w:color w:val="000000"/>
                <w:szCs w:val="16"/>
              </w:rPr>
            </w:pPr>
            <w:del w:id="1950" w:author="Rakesh Singhi" w:date="2015-02-07T10:49:00Z">
              <w:r w:rsidRPr="0085282A" w:rsidDel="00FA0ABF">
                <w:rPr>
                  <w:rFonts w:asciiTheme="minorHAnsi" w:hAnsiTheme="minorHAnsi" w:cstheme="minorHAnsi"/>
                  <w:color w:val="000000"/>
                  <w:szCs w:val="16"/>
                </w:rPr>
                <w:delText>Field Name in File</w:delText>
              </w:r>
            </w:del>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726119FA" w14:textId="44D0B84E" w:rsidR="00E957B4" w:rsidRPr="0085282A" w:rsidDel="00FA0ABF" w:rsidRDefault="00E957B4" w:rsidP="00E957B4">
            <w:pPr>
              <w:rPr>
                <w:del w:id="1951" w:author="Rakesh Singhi" w:date="2015-02-07T10:49:00Z"/>
                <w:rFonts w:asciiTheme="minorHAnsi" w:hAnsiTheme="minorHAnsi" w:cstheme="minorHAnsi"/>
                <w:color w:val="000000"/>
                <w:szCs w:val="16"/>
              </w:rPr>
            </w:pPr>
            <w:del w:id="1952" w:author="Rakesh Singhi" w:date="2015-02-07T10:49:00Z">
              <w:r w:rsidRPr="0085282A" w:rsidDel="00FA0ABF">
                <w:rPr>
                  <w:rFonts w:asciiTheme="minorHAnsi" w:hAnsiTheme="minorHAnsi" w:cstheme="minorHAnsi"/>
                  <w:color w:val="000000"/>
                  <w:szCs w:val="16"/>
                </w:rPr>
                <w:delText>Field Format</w:delText>
              </w:r>
            </w:del>
          </w:p>
        </w:tc>
        <w:tc>
          <w:tcPr>
            <w:tcW w:w="2250" w:type="dxa"/>
            <w:tcBorders>
              <w:top w:val="single" w:sz="4" w:space="0" w:color="auto"/>
              <w:left w:val="single" w:sz="4" w:space="0" w:color="auto"/>
              <w:bottom w:val="single" w:sz="4" w:space="0" w:color="auto"/>
              <w:right w:val="single" w:sz="4" w:space="0" w:color="auto"/>
            </w:tcBorders>
            <w:shd w:val="clear" w:color="auto" w:fill="F4B8AE"/>
          </w:tcPr>
          <w:p w14:paraId="122E867B" w14:textId="7DA283F0" w:rsidR="00E957B4" w:rsidRPr="0085282A" w:rsidDel="00FA0ABF" w:rsidRDefault="00E957B4" w:rsidP="00E957B4">
            <w:pPr>
              <w:rPr>
                <w:del w:id="1953" w:author="Rakesh Singhi" w:date="2015-02-07T10:49:00Z"/>
                <w:rFonts w:asciiTheme="minorHAnsi" w:hAnsiTheme="minorHAnsi" w:cstheme="minorHAnsi"/>
                <w:color w:val="000000"/>
                <w:szCs w:val="16"/>
              </w:rPr>
            </w:pPr>
            <w:del w:id="1954" w:author="Rakesh Singhi" w:date="2015-02-07T10:49:00Z">
              <w:r w:rsidRPr="0085282A" w:rsidDel="00FA0ABF">
                <w:rPr>
                  <w:rFonts w:asciiTheme="minorHAnsi" w:hAnsiTheme="minorHAnsi" w:cstheme="minorHAnsi"/>
                  <w:color w:val="000000"/>
                  <w:szCs w:val="16"/>
                </w:rPr>
                <w:delText>Field Comment</w:delText>
              </w:r>
            </w:del>
          </w:p>
        </w:tc>
        <w:tc>
          <w:tcPr>
            <w:tcW w:w="1170" w:type="dxa"/>
            <w:tcBorders>
              <w:top w:val="single" w:sz="4" w:space="0" w:color="auto"/>
              <w:left w:val="single" w:sz="4" w:space="0" w:color="auto"/>
              <w:bottom w:val="single" w:sz="4" w:space="0" w:color="auto"/>
              <w:right w:val="single" w:sz="4" w:space="0" w:color="auto"/>
            </w:tcBorders>
            <w:shd w:val="clear" w:color="auto" w:fill="F4B8AE"/>
          </w:tcPr>
          <w:p w14:paraId="1DE9DD80" w14:textId="5EAC7969" w:rsidR="00E957B4" w:rsidRPr="0085282A" w:rsidDel="00FA0ABF" w:rsidRDefault="00E957B4" w:rsidP="00E957B4">
            <w:pPr>
              <w:rPr>
                <w:del w:id="1955" w:author="Rakesh Singhi" w:date="2015-02-07T10:49:00Z"/>
                <w:rFonts w:asciiTheme="minorHAnsi" w:hAnsiTheme="minorHAnsi" w:cstheme="minorHAnsi"/>
                <w:color w:val="000000"/>
                <w:szCs w:val="16"/>
              </w:rPr>
            </w:pPr>
            <w:del w:id="1956" w:author="Rakesh Singhi" w:date="2015-02-07T10:49:00Z">
              <w:r w:rsidRPr="0085282A" w:rsidDel="00FA0ABF">
                <w:rPr>
                  <w:rFonts w:asciiTheme="minorHAnsi" w:hAnsiTheme="minorHAnsi" w:cstheme="minorHAnsi"/>
                  <w:color w:val="000000"/>
                  <w:szCs w:val="16"/>
                </w:rPr>
                <w:delText>Mandatory</w:delText>
              </w:r>
            </w:del>
          </w:p>
        </w:tc>
      </w:tr>
      <w:tr w:rsidR="00E957B4" w:rsidRPr="00D30FA1" w:rsidDel="00FA0ABF" w14:paraId="4BC12428" w14:textId="5FC04953" w:rsidTr="00E957B4">
        <w:trPr>
          <w:del w:id="1957"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39A3E29B" w14:textId="240B3BE0" w:rsidR="00E957B4" w:rsidRPr="00132E88" w:rsidDel="00FA0ABF" w:rsidRDefault="00E957B4" w:rsidP="00E957B4">
            <w:pPr>
              <w:widowControl/>
              <w:spacing w:line="240" w:lineRule="auto"/>
              <w:rPr>
                <w:del w:id="1958" w:author="Rakesh Singhi" w:date="2015-02-07T10:49:00Z"/>
                <w:rFonts w:asciiTheme="minorHAnsi" w:hAnsiTheme="minorHAnsi" w:cstheme="minorHAnsi"/>
                <w:color w:val="000000"/>
                <w:szCs w:val="16"/>
              </w:rPr>
            </w:pPr>
            <w:del w:id="1959" w:author="Rakesh Singhi" w:date="2015-02-07T10:49:00Z">
              <w:r w:rsidRPr="00132E88" w:rsidDel="00FA0ABF">
                <w:rPr>
                  <w:rFonts w:asciiTheme="minorHAnsi" w:hAnsiTheme="minorHAnsi" w:cstheme="minorHAnsi"/>
                  <w:color w:val="000000"/>
                  <w:szCs w:val="16"/>
                </w:rPr>
                <w:delText>VAT_ID</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5F39187E" w14:textId="5E04D4AB" w:rsidR="00E957B4" w:rsidRPr="00132E88" w:rsidDel="00FA0ABF" w:rsidRDefault="00E957B4" w:rsidP="00E957B4">
            <w:pPr>
              <w:widowControl/>
              <w:spacing w:line="240" w:lineRule="auto"/>
              <w:rPr>
                <w:del w:id="1960" w:author="Rakesh Singhi" w:date="2015-02-07T10:49:00Z"/>
                <w:rFonts w:asciiTheme="minorHAnsi" w:hAnsiTheme="minorHAnsi" w:cstheme="minorHAnsi"/>
                <w:color w:val="000000"/>
                <w:szCs w:val="16"/>
              </w:rPr>
            </w:pPr>
            <w:del w:id="1961" w:author="Rakesh Singhi" w:date="2015-02-07T10:49:00Z">
              <w:r w:rsidRPr="00132E88" w:rsidDel="00FA0ABF">
                <w:rPr>
                  <w:rFonts w:asciiTheme="minorHAnsi" w:hAnsiTheme="minorHAnsi" w:cstheme="minorHAnsi"/>
                  <w:color w:val="000000"/>
                  <w:szCs w:val="16"/>
                </w:rPr>
                <w:delText>VAT ID</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2C6D7EDA" w14:textId="3E6CE126" w:rsidR="00E957B4" w:rsidRPr="00132E88" w:rsidDel="00FA0ABF" w:rsidRDefault="00446233" w:rsidP="00E957B4">
            <w:pPr>
              <w:widowControl/>
              <w:spacing w:line="240" w:lineRule="auto"/>
              <w:rPr>
                <w:del w:id="1962" w:author="Rakesh Singhi" w:date="2015-02-07T10:49:00Z"/>
                <w:rFonts w:asciiTheme="minorHAnsi" w:hAnsiTheme="minorHAnsi" w:cstheme="minorHAnsi"/>
                <w:color w:val="000000"/>
                <w:szCs w:val="16"/>
              </w:rPr>
            </w:pPr>
            <w:del w:id="1963"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7FA84C4E" w14:textId="413370E3" w:rsidR="00E957B4" w:rsidRPr="00132E88" w:rsidDel="00FA0ABF" w:rsidRDefault="00E957B4" w:rsidP="00E957B4">
            <w:pPr>
              <w:widowControl/>
              <w:spacing w:line="240" w:lineRule="auto"/>
              <w:rPr>
                <w:del w:id="1964" w:author="Rakesh Singhi" w:date="2015-02-07T10:49:00Z"/>
                <w:rFonts w:asciiTheme="minorHAnsi" w:hAnsiTheme="minorHAnsi" w:cstheme="minorHAnsi"/>
                <w:color w:val="000000"/>
                <w:szCs w:val="16"/>
              </w:rPr>
            </w:pPr>
            <w:del w:id="1965" w:author="Rakesh Singhi" w:date="2015-02-07T10:49:00Z">
              <w:r w:rsidRPr="00132E88" w:rsidDel="00FA0ABF">
                <w:rPr>
                  <w:rFonts w:asciiTheme="minorHAnsi" w:hAnsiTheme="minorHAnsi" w:cstheme="minorHAnsi"/>
                  <w:color w:val="000000"/>
                  <w:szCs w:val="16"/>
                </w:rPr>
                <w:delText>VAT</w:delText>
              </w:r>
              <w:r w:rsidDel="00FA0ABF">
                <w:rPr>
                  <w:rFonts w:asciiTheme="minorHAnsi" w:hAnsiTheme="minorHAnsi" w:cstheme="minorHAnsi"/>
                  <w:color w:val="000000"/>
                  <w:szCs w:val="16"/>
                </w:rPr>
                <w:delText xml:space="preserve"> </w:delText>
              </w:r>
              <w:r w:rsidRPr="00132E88" w:rsidDel="00FA0ABF">
                <w:rPr>
                  <w:rFonts w:asciiTheme="minorHAnsi" w:hAnsiTheme="minorHAnsi" w:cstheme="minorHAnsi"/>
                  <w:color w:val="000000"/>
                  <w:szCs w:val="16"/>
                </w:rPr>
                <w:delText>ID</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68447BD" w14:textId="2AD59BA1" w:rsidR="00E957B4" w:rsidRPr="00132E88" w:rsidDel="00FA0ABF" w:rsidRDefault="00E957B4" w:rsidP="00E957B4">
            <w:pPr>
              <w:widowControl/>
              <w:spacing w:line="240" w:lineRule="auto"/>
              <w:rPr>
                <w:del w:id="1966" w:author="Rakesh Singhi" w:date="2015-02-07T10:49:00Z"/>
                <w:rFonts w:asciiTheme="minorHAnsi" w:hAnsiTheme="minorHAnsi" w:cstheme="minorHAnsi"/>
                <w:color w:val="000000"/>
                <w:szCs w:val="16"/>
              </w:rPr>
            </w:pPr>
            <w:del w:id="1967"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44F8D2B5" w14:textId="6F3CC2D8" w:rsidTr="00E957B4">
        <w:trPr>
          <w:del w:id="1968"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4B94EE2B" w14:textId="6EC9ED2F" w:rsidR="00E957B4" w:rsidRPr="00132E88" w:rsidDel="00FA0ABF" w:rsidRDefault="00E957B4" w:rsidP="00E957B4">
            <w:pPr>
              <w:widowControl/>
              <w:spacing w:line="240" w:lineRule="auto"/>
              <w:rPr>
                <w:del w:id="1969" w:author="Rakesh Singhi" w:date="2015-02-07T10:49:00Z"/>
                <w:rFonts w:asciiTheme="minorHAnsi" w:hAnsiTheme="minorHAnsi" w:cstheme="minorHAnsi"/>
                <w:color w:val="000000"/>
                <w:szCs w:val="16"/>
              </w:rPr>
            </w:pPr>
            <w:del w:id="1970" w:author="Rakesh Singhi" w:date="2015-02-07T10:49:00Z">
              <w:r w:rsidRPr="00132E88" w:rsidDel="00FA0ABF">
                <w:rPr>
                  <w:rFonts w:asciiTheme="minorHAnsi" w:hAnsiTheme="minorHAnsi" w:cstheme="minorHAnsi"/>
                  <w:color w:val="000000"/>
                  <w:szCs w:val="16"/>
                </w:rPr>
                <w:delText>Customer Name</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2B81C715" w14:textId="539D23D3" w:rsidR="00E957B4" w:rsidRPr="00132E88" w:rsidDel="00FA0ABF" w:rsidRDefault="00E957B4" w:rsidP="00E957B4">
            <w:pPr>
              <w:widowControl/>
              <w:spacing w:line="240" w:lineRule="auto"/>
              <w:rPr>
                <w:del w:id="1971" w:author="Rakesh Singhi" w:date="2015-02-07T10:49:00Z"/>
                <w:rFonts w:asciiTheme="minorHAnsi" w:hAnsiTheme="minorHAnsi" w:cstheme="minorHAnsi"/>
                <w:color w:val="000000"/>
                <w:szCs w:val="16"/>
              </w:rPr>
            </w:pPr>
            <w:del w:id="1972" w:author="Rakesh Singhi" w:date="2015-02-07T10:49:00Z">
              <w:r w:rsidRPr="00132E88" w:rsidDel="00FA0ABF">
                <w:rPr>
                  <w:rFonts w:asciiTheme="minorHAnsi" w:hAnsiTheme="minorHAnsi" w:cstheme="minorHAnsi"/>
                  <w:color w:val="000000"/>
                  <w:szCs w:val="16"/>
                </w:rPr>
                <w:delText>CustomerName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2CBF33D7" w14:textId="5E53D825" w:rsidR="00E957B4" w:rsidRPr="00132E88" w:rsidDel="00FA0ABF" w:rsidRDefault="00446233" w:rsidP="00E957B4">
            <w:pPr>
              <w:widowControl/>
              <w:spacing w:line="240" w:lineRule="auto"/>
              <w:rPr>
                <w:del w:id="1973" w:author="Rakesh Singhi" w:date="2015-02-07T10:49:00Z"/>
                <w:rFonts w:asciiTheme="minorHAnsi" w:hAnsiTheme="minorHAnsi" w:cstheme="minorHAnsi"/>
                <w:color w:val="000000"/>
                <w:szCs w:val="16"/>
              </w:rPr>
            </w:pPr>
            <w:del w:id="1974"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3E349653" w14:textId="4D1EC1A7" w:rsidR="00E957B4" w:rsidRPr="00132E88" w:rsidDel="00FA0ABF" w:rsidRDefault="00E957B4" w:rsidP="00E957B4">
            <w:pPr>
              <w:widowControl/>
              <w:spacing w:line="240" w:lineRule="auto"/>
              <w:rPr>
                <w:del w:id="1975" w:author="Rakesh Singhi" w:date="2015-02-07T10:49:00Z"/>
                <w:rFonts w:asciiTheme="minorHAnsi" w:hAnsiTheme="minorHAnsi" w:cstheme="minorHAnsi"/>
                <w:color w:val="000000"/>
                <w:szCs w:val="16"/>
              </w:rPr>
            </w:pPr>
            <w:del w:id="1976" w:author="Rakesh Singhi" w:date="2015-02-07T10:49:00Z">
              <w:r w:rsidRPr="00FD0F56" w:rsidDel="00FA0ABF">
                <w:rPr>
                  <w:rFonts w:asciiTheme="minorHAnsi" w:hAnsiTheme="minorHAnsi" w:cstheme="minorHAnsi"/>
                  <w:color w:val="000000"/>
                  <w:szCs w:val="16"/>
                </w:rPr>
                <w:delText>Reseller or Master Distributor or local Xerox</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0277B21E" w14:textId="56720528" w:rsidR="00E957B4" w:rsidRPr="00132E88" w:rsidDel="00FA0ABF" w:rsidRDefault="00E957B4" w:rsidP="00E957B4">
            <w:pPr>
              <w:widowControl/>
              <w:spacing w:line="240" w:lineRule="auto"/>
              <w:rPr>
                <w:del w:id="1977" w:author="Rakesh Singhi" w:date="2015-02-07T10:49:00Z"/>
                <w:rFonts w:asciiTheme="minorHAnsi" w:hAnsiTheme="minorHAnsi" w:cstheme="minorHAnsi"/>
                <w:color w:val="000000"/>
                <w:szCs w:val="16"/>
              </w:rPr>
            </w:pPr>
            <w:del w:id="1978"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6308D3C2" w14:textId="4B9DF17C" w:rsidTr="00E957B4">
        <w:trPr>
          <w:del w:id="1979"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18B8513C" w14:textId="090BC737" w:rsidR="00E957B4" w:rsidRPr="00132E88" w:rsidDel="00FA0ABF" w:rsidRDefault="00E957B4" w:rsidP="00E957B4">
            <w:pPr>
              <w:widowControl/>
              <w:spacing w:line="240" w:lineRule="auto"/>
              <w:rPr>
                <w:del w:id="1980" w:author="Rakesh Singhi" w:date="2015-02-07T10:49:00Z"/>
                <w:rFonts w:asciiTheme="minorHAnsi" w:hAnsiTheme="minorHAnsi" w:cstheme="minorHAnsi"/>
                <w:color w:val="000000"/>
                <w:szCs w:val="16"/>
              </w:rPr>
            </w:pPr>
            <w:del w:id="1981" w:author="Rakesh Singhi" w:date="2015-02-07T10:49:00Z">
              <w:r w:rsidRPr="00132E88" w:rsidDel="00FA0ABF">
                <w:rPr>
                  <w:rFonts w:asciiTheme="minorHAnsi" w:hAnsiTheme="minorHAnsi" w:cstheme="minorHAnsi"/>
                  <w:color w:val="000000"/>
                  <w:szCs w:val="16"/>
                </w:rPr>
                <w:delText>Order Type</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72112F5B" w14:textId="23E64E71" w:rsidR="00E957B4" w:rsidRPr="00132E88" w:rsidDel="00FA0ABF" w:rsidRDefault="00E957B4" w:rsidP="00E957B4">
            <w:pPr>
              <w:widowControl/>
              <w:spacing w:line="240" w:lineRule="auto"/>
              <w:rPr>
                <w:del w:id="1982" w:author="Rakesh Singhi" w:date="2015-02-07T10:49:00Z"/>
                <w:rFonts w:asciiTheme="minorHAnsi" w:hAnsiTheme="minorHAnsi" w:cstheme="minorHAnsi"/>
                <w:color w:val="000000"/>
                <w:szCs w:val="16"/>
              </w:rPr>
            </w:pPr>
            <w:del w:id="1983" w:author="Rakesh Singhi" w:date="2015-02-07T10:49:00Z">
              <w:r w:rsidRPr="00132E88" w:rsidDel="00FA0ABF">
                <w:rPr>
                  <w:rFonts w:asciiTheme="minorHAnsi" w:hAnsiTheme="minorHAnsi" w:cstheme="minorHAnsi"/>
                  <w:color w:val="000000"/>
                  <w:szCs w:val="16"/>
                </w:rPr>
                <w:delText>OrderType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1852979E" w14:textId="468AAB7F" w:rsidR="00E957B4" w:rsidRPr="00132E88" w:rsidDel="00FA0ABF" w:rsidRDefault="00446233" w:rsidP="00E957B4">
            <w:pPr>
              <w:widowControl/>
              <w:spacing w:line="240" w:lineRule="auto"/>
              <w:rPr>
                <w:del w:id="1984" w:author="Rakesh Singhi" w:date="2015-02-07T10:49:00Z"/>
                <w:rFonts w:asciiTheme="minorHAnsi" w:hAnsiTheme="minorHAnsi" w:cstheme="minorHAnsi"/>
                <w:color w:val="000000"/>
                <w:szCs w:val="16"/>
              </w:rPr>
            </w:pPr>
            <w:del w:id="1985"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338F4F0F" w14:textId="5A4C92DE" w:rsidR="00E957B4" w:rsidRPr="00132E88" w:rsidDel="00FA0ABF" w:rsidRDefault="00E957B4" w:rsidP="00E957B4">
            <w:pPr>
              <w:widowControl/>
              <w:spacing w:line="240" w:lineRule="auto"/>
              <w:rPr>
                <w:del w:id="1986" w:author="Rakesh Singhi" w:date="2015-02-07T10:49:00Z"/>
                <w:rFonts w:asciiTheme="minorHAnsi" w:hAnsiTheme="minorHAnsi" w:cstheme="minorHAnsi"/>
                <w:color w:val="000000"/>
                <w:szCs w:val="16"/>
              </w:rPr>
            </w:pPr>
            <w:del w:id="1987" w:author="Rakesh Singhi" w:date="2015-02-07T10:49:00Z">
              <w:r w:rsidRPr="00FD0F56" w:rsidDel="00FA0ABF">
                <w:rPr>
                  <w:rFonts w:asciiTheme="minorHAnsi" w:hAnsiTheme="minorHAnsi" w:cstheme="minorHAnsi"/>
                  <w:color w:val="000000"/>
                  <w:szCs w:val="16"/>
                </w:rPr>
                <w:delText>onshore or offshore order for a part</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1BD8B0F1" w14:textId="2EAD5B8D" w:rsidR="00E957B4" w:rsidRPr="00132E88" w:rsidDel="00FA0ABF" w:rsidRDefault="00E957B4" w:rsidP="00E957B4">
            <w:pPr>
              <w:widowControl/>
              <w:spacing w:line="240" w:lineRule="auto"/>
              <w:rPr>
                <w:del w:id="1988" w:author="Rakesh Singhi" w:date="2015-02-07T10:49:00Z"/>
                <w:rFonts w:asciiTheme="minorHAnsi" w:hAnsiTheme="minorHAnsi" w:cstheme="minorHAnsi"/>
                <w:color w:val="000000"/>
                <w:szCs w:val="16"/>
              </w:rPr>
            </w:pPr>
            <w:del w:id="1989"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036A388C" w14:textId="0954C28F" w:rsidTr="00E957B4">
        <w:trPr>
          <w:del w:id="1990"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64B09AE2" w14:textId="054603E8" w:rsidR="00E957B4" w:rsidRPr="00132E88" w:rsidDel="00FA0ABF" w:rsidRDefault="00E957B4" w:rsidP="00E957B4">
            <w:pPr>
              <w:widowControl/>
              <w:spacing w:line="240" w:lineRule="auto"/>
              <w:rPr>
                <w:del w:id="1991" w:author="Rakesh Singhi" w:date="2015-02-07T10:49:00Z"/>
                <w:rFonts w:asciiTheme="minorHAnsi" w:hAnsiTheme="minorHAnsi" w:cstheme="minorHAnsi"/>
                <w:color w:val="000000"/>
                <w:szCs w:val="16"/>
              </w:rPr>
            </w:pPr>
            <w:del w:id="1992" w:author="Rakesh Singhi" w:date="2015-02-07T10:49:00Z">
              <w:r w:rsidRPr="00132E88" w:rsidDel="00FA0ABF">
                <w:rPr>
                  <w:rFonts w:asciiTheme="minorHAnsi" w:hAnsiTheme="minorHAnsi" w:cstheme="minorHAnsi"/>
                  <w:color w:val="000000"/>
                  <w:szCs w:val="16"/>
                </w:rPr>
                <w:delText>Sales Order</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6632AF09" w14:textId="6A10974C" w:rsidR="00E957B4" w:rsidRPr="00132E88" w:rsidDel="00FA0ABF" w:rsidRDefault="00E957B4" w:rsidP="00E957B4">
            <w:pPr>
              <w:widowControl/>
              <w:spacing w:line="240" w:lineRule="auto"/>
              <w:rPr>
                <w:del w:id="1993" w:author="Rakesh Singhi" w:date="2015-02-07T10:49:00Z"/>
                <w:rFonts w:asciiTheme="minorHAnsi" w:hAnsiTheme="minorHAnsi" w:cstheme="minorHAnsi"/>
                <w:color w:val="000000"/>
                <w:szCs w:val="16"/>
              </w:rPr>
            </w:pPr>
            <w:del w:id="1994" w:author="Rakesh Singhi" w:date="2015-02-07T10:49:00Z">
              <w:r w:rsidRPr="00132E88" w:rsidDel="00FA0ABF">
                <w:rPr>
                  <w:rFonts w:asciiTheme="minorHAnsi" w:hAnsiTheme="minorHAnsi" w:cstheme="minorHAnsi"/>
                  <w:color w:val="000000"/>
                  <w:szCs w:val="16"/>
                </w:rPr>
                <w:delText>SalesOrder</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4171CB6E" w14:textId="3E5304BB" w:rsidR="00E957B4" w:rsidRPr="00132E88" w:rsidDel="00FA0ABF" w:rsidRDefault="00E957B4" w:rsidP="00E957B4">
            <w:pPr>
              <w:widowControl/>
              <w:spacing w:line="240" w:lineRule="auto"/>
              <w:rPr>
                <w:del w:id="1995" w:author="Rakesh Singhi" w:date="2015-02-07T10:49:00Z"/>
                <w:rFonts w:asciiTheme="minorHAnsi" w:hAnsiTheme="minorHAnsi" w:cstheme="minorHAnsi"/>
                <w:color w:val="000000"/>
                <w:szCs w:val="16"/>
              </w:rPr>
            </w:pPr>
            <w:del w:id="1996" w:author="Rakesh Singhi" w:date="2015-02-07T10:49:00Z">
              <w:r w:rsidRPr="00FD0F56" w:rsidDel="00FA0ABF">
                <w:rPr>
                  <w:rFonts w:asciiTheme="minorHAnsi" w:hAnsiTheme="minorHAnsi" w:cstheme="minorHAnsi"/>
                  <w:color w:val="000000"/>
                  <w:szCs w:val="16"/>
                </w:rPr>
                <w:delText>Number (No decimal)</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459608A9" w14:textId="3E28D126" w:rsidR="00E957B4" w:rsidRPr="00132E88" w:rsidDel="00FA0ABF" w:rsidRDefault="00E957B4" w:rsidP="00E957B4">
            <w:pPr>
              <w:widowControl/>
              <w:spacing w:line="240" w:lineRule="auto"/>
              <w:rPr>
                <w:del w:id="1997" w:author="Rakesh Singhi" w:date="2015-02-07T10:49:00Z"/>
                <w:rFonts w:asciiTheme="minorHAnsi" w:hAnsiTheme="minorHAnsi" w:cstheme="minorHAnsi"/>
                <w:color w:val="000000"/>
                <w:szCs w:val="16"/>
              </w:rPr>
            </w:pPr>
            <w:del w:id="1998" w:author="Rakesh Singhi" w:date="2015-02-07T10:49:00Z">
              <w:r w:rsidRPr="00FD0F56" w:rsidDel="00FA0ABF">
                <w:rPr>
                  <w:rFonts w:asciiTheme="minorHAnsi" w:hAnsiTheme="minorHAnsi" w:cstheme="minorHAnsi"/>
                  <w:color w:val="000000"/>
                  <w:szCs w:val="16"/>
                </w:rPr>
                <w:delText>Sales Order # created in WOE system by MD</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27D72319" w14:textId="0D762ACD" w:rsidR="00E957B4" w:rsidRPr="00132E88" w:rsidDel="00FA0ABF" w:rsidRDefault="00E957B4" w:rsidP="00E957B4">
            <w:pPr>
              <w:widowControl/>
              <w:spacing w:line="240" w:lineRule="auto"/>
              <w:rPr>
                <w:del w:id="1999" w:author="Rakesh Singhi" w:date="2015-02-07T10:49:00Z"/>
                <w:rFonts w:asciiTheme="minorHAnsi" w:hAnsiTheme="minorHAnsi" w:cstheme="minorHAnsi"/>
                <w:color w:val="000000"/>
                <w:szCs w:val="16"/>
              </w:rPr>
            </w:pPr>
            <w:del w:id="2000"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76766619" w14:textId="77FF9A97" w:rsidTr="00E957B4">
        <w:trPr>
          <w:del w:id="2001"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1D080AC2" w14:textId="13B89163" w:rsidR="00E957B4" w:rsidRPr="00132E88" w:rsidDel="00FA0ABF" w:rsidRDefault="00E957B4" w:rsidP="00E957B4">
            <w:pPr>
              <w:widowControl/>
              <w:spacing w:line="240" w:lineRule="auto"/>
              <w:rPr>
                <w:del w:id="2002" w:author="Rakesh Singhi" w:date="2015-02-07T10:49:00Z"/>
                <w:rFonts w:asciiTheme="minorHAnsi" w:hAnsiTheme="minorHAnsi" w:cstheme="minorHAnsi"/>
                <w:color w:val="000000"/>
                <w:szCs w:val="16"/>
              </w:rPr>
            </w:pPr>
            <w:del w:id="2003" w:author="Rakesh Singhi" w:date="2015-02-07T10:49:00Z">
              <w:r w:rsidRPr="00132E88" w:rsidDel="00FA0ABF">
                <w:rPr>
                  <w:rFonts w:asciiTheme="minorHAnsi" w:hAnsiTheme="minorHAnsi" w:cstheme="minorHAnsi"/>
                  <w:color w:val="000000"/>
                  <w:szCs w:val="16"/>
                </w:rPr>
                <w:delText>Order creation date</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58917B48" w14:textId="2AAE479A" w:rsidR="00E957B4" w:rsidRPr="00132E88" w:rsidDel="00FA0ABF" w:rsidRDefault="00E957B4" w:rsidP="00E957B4">
            <w:pPr>
              <w:widowControl/>
              <w:spacing w:line="240" w:lineRule="auto"/>
              <w:rPr>
                <w:del w:id="2004" w:author="Rakesh Singhi" w:date="2015-02-07T10:49:00Z"/>
                <w:rFonts w:asciiTheme="minorHAnsi" w:hAnsiTheme="minorHAnsi" w:cstheme="minorHAnsi"/>
                <w:color w:val="000000"/>
                <w:szCs w:val="16"/>
              </w:rPr>
            </w:pPr>
            <w:del w:id="2005" w:author="Rakesh Singhi" w:date="2015-02-07T10:49:00Z">
              <w:r w:rsidRPr="00132E88" w:rsidDel="00FA0ABF">
                <w:rPr>
                  <w:rFonts w:asciiTheme="minorHAnsi" w:hAnsiTheme="minorHAnsi" w:cstheme="minorHAnsi"/>
                  <w:color w:val="000000"/>
                  <w:szCs w:val="16"/>
                </w:rPr>
                <w:delText>OrderCreationDate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60336BF2" w14:textId="64835263" w:rsidR="00E957B4" w:rsidRPr="00132E88" w:rsidDel="00FA0ABF" w:rsidRDefault="00E957B4" w:rsidP="00E957B4">
            <w:pPr>
              <w:widowControl/>
              <w:spacing w:line="240" w:lineRule="auto"/>
              <w:rPr>
                <w:del w:id="2006" w:author="Rakesh Singhi" w:date="2015-02-07T10:49:00Z"/>
                <w:rFonts w:asciiTheme="minorHAnsi" w:hAnsiTheme="minorHAnsi" w:cstheme="minorHAnsi"/>
                <w:color w:val="000000"/>
                <w:szCs w:val="16"/>
              </w:rPr>
            </w:pPr>
            <w:del w:id="2007" w:author="Rakesh Singhi" w:date="2015-02-07T10:49:00Z">
              <w:r w:rsidRPr="00132E88" w:rsidDel="00FA0ABF">
                <w:rPr>
                  <w:rFonts w:asciiTheme="minorHAnsi" w:hAnsiTheme="minorHAnsi" w:cstheme="minorHAnsi"/>
                  <w:color w:val="000000"/>
                  <w:szCs w:val="16"/>
                </w:rPr>
                <w:delText>Date</w:delText>
              </w:r>
              <w:r w:rsidDel="00FA0ABF">
                <w:rPr>
                  <w:rFonts w:asciiTheme="minorHAnsi" w:hAnsiTheme="minorHAnsi" w:cstheme="minorHAnsi"/>
                  <w:color w:val="000000"/>
                  <w:szCs w:val="16"/>
                </w:rPr>
                <w:delText xml:space="preserve"> </w:delText>
              </w:r>
              <w:r w:rsidRPr="00132E88" w:rsidDel="00FA0ABF">
                <w:rPr>
                  <w:rFonts w:asciiTheme="minorHAnsi" w:hAnsiTheme="minorHAnsi" w:cstheme="minorHAnsi"/>
                  <w:color w:val="000000"/>
                  <w:szCs w:val="16"/>
                </w:rPr>
                <w:delText>(DD/MM/YYYY)</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2FC1073F" w14:textId="241B3202" w:rsidR="00E957B4" w:rsidRPr="00132E88" w:rsidDel="00FA0ABF" w:rsidRDefault="00E957B4" w:rsidP="00E957B4">
            <w:pPr>
              <w:widowControl/>
              <w:spacing w:line="240" w:lineRule="auto"/>
              <w:rPr>
                <w:del w:id="2008" w:author="Rakesh Singhi" w:date="2015-02-07T10:49:00Z"/>
                <w:rFonts w:asciiTheme="minorHAnsi" w:hAnsiTheme="minorHAnsi" w:cstheme="minorHAnsi"/>
                <w:color w:val="000000"/>
                <w:szCs w:val="16"/>
              </w:rPr>
            </w:pPr>
            <w:del w:id="2009" w:author="Rakesh Singhi" w:date="2015-02-07T10:49:00Z">
              <w:r w:rsidDel="00FA0ABF">
                <w:rPr>
                  <w:rFonts w:asciiTheme="minorHAnsi" w:hAnsiTheme="minorHAnsi" w:cstheme="minorHAnsi"/>
                  <w:color w:val="000000"/>
                  <w:szCs w:val="16"/>
                </w:rPr>
                <w:delText>C</w:delText>
              </w:r>
              <w:r w:rsidRPr="00132E88" w:rsidDel="00FA0ABF">
                <w:rPr>
                  <w:rFonts w:asciiTheme="minorHAnsi" w:hAnsiTheme="minorHAnsi" w:cstheme="minorHAnsi"/>
                  <w:color w:val="000000"/>
                  <w:szCs w:val="16"/>
                </w:rPr>
                <w:delText>reation date</w:delText>
              </w:r>
              <w:r w:rsidDel="00FA0ABF">
                <w:rPr>
                  <w:rFonts w:asciiTheme="minorHAnsi" w:hAnsiTheme="minorHAnsi" w:cstheme="minorHAnsi"/>
                  <w:color w:val="000000"/>
                  <w:szCs w:val="16"/>
                </w:rPr>
                <w:delText xml:space="preserve"> of the Order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1B3FB7AF" w14:textId="1C4AADF0" w:rsidR="00E957B4" w:rsidRPr="00132E88" w:rsidDel="00FA0ABF" w:rsidRDefault="00E957B4" w:rsidP="00E957B4">
            <w:pPr>
              <w:widowControl/>
              <w:spacing w:line="240" w:lineRule="auto"/>
              <w:rPr>
                <w:del w:id="2010" w:author="Rakesh Singhi" w:date="2015-02-07T10:49:00Z"/>
                <w:rFonts w:asciiTheme="minorHAnsi" w:hAnsiTheme="minorHAnsi" w:cstheme="minorHAnsi"/>
                <w:color w:val="000000"/>
                <w:szCs w:val="16"/>
              </w:rPr>
            </w:pPr>
            <w:del w:id="2011"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39201148" w14:textId="0947E161" w:rsidTr="00E957B4">
        <w:trPr>
          <w:del w:id="2012"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3737CFC2" w14:textId="23DA7ADC" w:rsidR="00E957B4" w:rsidRPr="00132E88" w:rsidDel="00FA0ABF" w:rsidRDefault="00E957B4" w:rsidP="00E957B4">
            <w:pPr>
              <w:widowControl/>
              <w:spacing w:line="240" w:lineRule="auto"/>
              <w:rPr>
                <w:del w:id="2013" w:author="Rakesh Singhi" w:date="2015-02-07T10:49:00Z"/>
                <w:rFonts w:asciiTheme="minorHAnsi" w:hAnsiTheme="minorHAnsi" w:cstheme="minorHAnsi"/>
                <w:color w:val="000000"/>
                <w:szCs w:val="16"/>
              </w:rPr>
            </w:pPr>
            <w:del w:id="2014" w:author="Rakesh Singhi" w:date="2015-02-07T10:49:00Z">
              <w:r w:rsidRPr="00132E88" w:rsidDel="00FA0ABF">
                <w:rPr>
                  <w:rFonts w:asciiTheme="minorHAnsi" w:hAnsiTheme="minorHAnsi" w:cstheme="minorHAnsi"/>
                  <w:color w:val="000000"/>
                  <w:szCs w:val="16"/>
                </w:rPr>
                <w:delText>Order Status</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732A16EC" w14:textId="0FA801E6" w:rsidR="00E957B4" w:rsidRPr="00132E88" w:rsidDel="00FA0ABF" w:rsidRDefault="00E957B4" w:rsidP="00E957B4">
            <w:pPr>
              <w:widowControl/>
              <w:spacing w:line="240" w:lineRule="auto"/>
              <w:rPr>
                <w:del w:id="2015" w:author="Rakesh Singhi" w:date="2015-02-07T10:49:00Z"/>
                <w:rFonts w:asciiTheme="minorHAnsi" w:hAnsiTheme="minorHAnsi" w:cstheme="minorHAnsi"/>
                <w:color w:val="000000"/>
                <w:szCs w:val="16"/>
              </w:rPr>
            </w:pPr>
            <w:del w:id="2016" w:author="Rakesh Singhi" w:date="2015-02-07T10:49:00Z">
              <w:r w:rsidRPr="00132E88" w:rsidDel="00FA0ABF">
                <w:rPr>
                  <w:rFonts w:asciiTheme="minorHAnsi" w:hAnsiTheme="minorHAnsi" w:cstheme="minorHAnsi"/>
                  <w:color w:val="000000"/>
                  <w:szCs w:val="16"/>
                </w:rPr>
                <w:delText>OrderStatus</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30BE4695" w14:textId="0C69A167" w:rsidR="00E957B4" w:rsidRPr="00132E88" w:rsidDel="00FA0ABF" w:rsidRDefault="00446233" w:rsidP="00E957B4">
            <w:pPr>
              <w:widowControl/>
              <w:spacing w:line="240" w:lineRule="auto"/>
              <w:rPr>
                <w:del w:id="2017" w:author="Rakesh Singhi" w:date="2015-02-07T10:49:00Z"/>
                <w:rFonts w:asciiTheme="minorHAnsi" w:hAnsiTheme="minorHAnsi" w:cstheme="minorHAnsi"/>
                <w:color w:val="000000"/>
                <w:szCs w:val="16"/>
              </w:rPr>
            </w:pPr>
            <w:del w:id="2018"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0EA69CDF" w14:textId="534422D2" w:rsidR="00E957B4" w:rsidRPr="00132E88" w:rsidDel="00FA0ABF" w:rsidRDefault="00E957B4" w:rsidP="00E957B4">
            <w:pPr>
              <w:widowControl/>
              <w:spacing w:line="240" w:lineRule="auto"/>
              <w:rPr>
                <w:del w:id="2019" w:author="Rakesh Singhi" w:date="2015-02-07T10:49:00Z"/>
                <w:rFonts w:asciiTheme="minorHAnsi" w:hAnsiTheme="minorHAnsi" w:cstheme="minorHAnsi"/>
                <w:color w:val="000000"/>
                <w:szCs w:val="16"/>
              </w:rPr>
            </w:pPr>
            <w:del w:id="2020" w:author="Rakesh Singhi" w:date="2015-02-07T10:49:00Z">
              <w:r w:rsidRPr="00132E88" w:rsidDel="00FA0ABF">
                <w:rPr>
                  <w:rFonts w:asciiTheme="minorHAnsi" w:hAnsiTheme="minorHAnsi" w:cstheme="minorHAnsi"/>
                  <w:color w:val="000000"/>
                  <w:szCs w:val="16"/>
                </w:rPr>
                <w:delText>Status</w:delText>
              </w:r>
              <w:r w:rsidDel="00FA0ABF">
                <w:rPr>
                  <w:rFonts w:asciiTheme="minorHAnsi" w:hAnsiTheme="minorHAnsi" w:cstheme="minorHAnsi"/>
                  <w:color w:val="000000"/>
                  <w:szCs w:val="16"/>
                </w:rPr>
                <w:delText xml:space="preserve"> of the Order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28DCC937" w14:textId="1A9CB7E7" w:rsidR="00E957B4" w:rsidRPr="00132E88" w:rsidDel="00FA0ABF" w:rsidRDefault="00E957B4" w:rsidP="00E957B4">
            <w:pPr>
              <w:widowControl/>
              <w:spacing w:line="240" w:lineRule="auto"/>
              <w:rPr>
                <w:del w:id="2021" w:author="Rakesh Singhi" w:date="2015-02-07T10:49:00Z"/>
                <w:rFonts w:asciiTheme="minorHAnsi" w:hAnsiTheme="minorHAnsi" w:cstheme="minorHAnsi"/>
                <w:color w:val="000000"/>
                <w:szCs w:val="16"/>
              </w:rPr>
            </w:pPr>
            <w:del w:id="2022"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1DFEE0F8" w14:textId="04356A43" w:rsidTr="00E957B4">
        <w:trPr>
          <w:del w:id="2023"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1E43C9E1" w14:textId="36796A90" w:rsidR="00E957B4" w:rsidRPr="00132E88" w:rsidDel="00FA0ABF" w:rsidRDefault="00E957B4" w:rsidP="00E957B4">
            <w:pPr>
              <w:widowControl/>
              <w:spacing w:line="240" w:lineRule="auto"/>
              <w:rPr>
                <w:del w:id="2024" w:author="Rakesh Singhi" w:date="2015-02-07T10:49:00Z"/>
                <w:rFonts w:asciiTheme="minorHAnsi" w:hAnsiTheme="minorHAnsi" w:cstheme="minorHAnsi"/>
                <w:color w:val="000000"/>
                <w:szCs w:val="16"/>
              </w:rPr>
            </w:pPr>
            <w:del w:id="2025" w:author="Rakesh Singhi" w:date="2015-02-07T10:49:00Z">
              <w:r w:rsidRPr="00132E88" w:rsidDel="00FA0ABF">
                <w:rPr>
                  <w:rFonts w:asciiTheme="minorHAnsi" w:hAnsiTheme="minorHAnsi" w:cstheme="minorHAnsi"/>
                  <w:color w:val="000000"/>
                  <w:szCs w:val="16"/>
                </w:rPr>
                <w:lastRenderedPageBreak/>
                <w:delText>DMO ISC Order</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29A48499" w14:textId="6AF9DA58" w:rsidR="00E957B4" w:rsidRPr="00132E88" w:rsidDel="00FA0ABF" w:rsidRDefault="00E957B4" w:rsidP="00E957B4">
            <w:pPr>
              <w:widowControl/>
              <w:spacing w:line="240" w:lineRule="auto"/>
              <w:rPr>
                <w:del w:id="2026" w:author="Rakesh Singhi" w:date="2015-02-07T10:49:00Z"/>
                <w:rFonts w:asciiTheme="minorHAnsi" w:hAnsiTheme="minorHAnsi" w:cstheme="minorHAnsi"/>
                <w:color w:val="000000"/>
                <w:szCs w:val="16"/>
              </w:rPr>
            </w:pPr>
            <w:del w:id="2027" w:author="Rakesh Singhi" w:date="2015-02-07T10:49:00Z">
              <w:r w:rsidRPr="00132E88" w:rsidDel="00FA0ABF">
                <w:rPr>
                  <w:rFonts w:asciiTheme="minorHAnsi" w:hAnsiTheme="minorHAnsi" w:cstheme="minorHAnsi"/>
                  <w:color w:val="000000"/>
                  <w:szCs w:val="16"/>
                </w:rPr>
                <w:delText>DMO ISC Order</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277F9C7A" w14:textId="706D8862" w:rsidR="00E957B4" w:rsidRPr="00132E88" w:rsidDel="00FA0ABF" w:rsidRDefault="00446233" w:rsidP="00E957B4">
            <w:pPr>
              <w:widowControl/>
              <w:spacing w:line="240" w:lineRule="auto"/>
              <w:rPr>
                <w:del w:id="2028" w:author="Rakesh Singhi" w:date="2015-02-07T10:49:00Z"/>
                <w:rFonts w:asciiTheme="minorHAnsi" w:hAnsiTheme="minorHAnsi" w:cstheme="minorHAnsi"/>
                <w:color w:val="000000"/>
                <w:szCs w:val="16"/>
              </w:rPr>
            </w:pPr>
            <w:del w:id="2029"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65A2C551" w14:textId="3516193A" w:rsidR="00E957B4" w:rsidRPr="00FD0F56" w:rsidDel="00FA0ABF" w:rsidRDefault="00E957B4" w:rsidP="00E957B4">
            <w:pPr>
              <w:rPr>
                <w:del w:id="2030" w:author="Rakesh Singhi" w:date="2015-02-07T10:49:00Z"/>
                <w:rFonts w:asciiTheme="minorHAnsi" w:hAnsiTheme="minorHAnsi" w:cstheme="minorHAnsi"/>
                <w:color w:val="000000"/>
                <w:szCs w:val="16"/>
              </w:rPr>
            </w:pPr>
            <w:del w:id="2031" w:author="Rakesh Singhi" w:date="2015-02-07T10:49:00Z">
              <w:r w:rsidRPr="00FD0F56" w:rsidDel="00FA0ABF">
                <w:rPr>
                  <w:rFonts w:asciiTheme="minorHAnsi" w:hAnsiTheme="minorHAnsi" w:cstheme="minorHAnsi"/>
                  <w:color w:val="000000"/>
                  <w:szCs w:val="16"/>
                </w:rPr>
                <w:delText xml:space="preserve">Order # created in DMO ISC system for WOE order </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30789BD4" w14:textId="4BB1EF48" w:rsidR="00E957B4" w:rsidRPr="00132E88" w:rsidDel="00FA0ABF" w:rsidRDefault="00E957B4" w:rsidP="00E957B4">
            <w:pPr>
              <w:widowControl/>
              <w:spacing w:line="240" w:lineRule="auto"/>
              <w:rPr>
                <w:del w:id="2032" w:author="Rakesh Singhi" w:date="2015-02-07T10:49:00Z"/>
                <w:rFonts w:asciiTheme="minorHAnsi" w:hAnsiTheme="minorHAnsi" w:cstheme="minorHAnsi"/>
                <w:color w:val="000000"/>
                <w:szCs w:val="16"/>
              </w:rPr>
            </w:pPr>
            <w:del w:id="2033" w:author="Rakesh Singhi" w:date="2015-02-07T10:49:00Z">
              <w:r w:rsidRPr="00132E88" w:rsidDel="00FA0ABF">
                <w:rPr>
                  <w:rFonts w:asciiTheme="minorHAnsi" w:hAnsiTheme="minorHAnsi" w:cstheme="minorHAnsi"/>
                  <w:color w:val="000000"/>
                  <w:szCs w:val="16"/>
                </w:rPr>
                <w:delText>No</w:delText>
              </w:r>
            </w:del>
          </w:p>
        </w:tc>
      </w:tr>
      <w:tr w:rsidR="00E957B4" w:rsidRPr="00D30FA1" w:rsidDel="00FA0ABF" w14:paraId="1FD01838" w14:textId="4208292A" w:rsidTr="00E957B4">
        <w:trPr>
          <w:del w:id="2034"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56095279" w14:textId="103A3C4C" w:rsidR="00E957B4" w:rsidRPr="00132E88" w:rsidDel="00FA0ABF" w:rsidRDefault="00E957B4" w:rsidP="00E957B4">
            <w:pPr>
              <w:widowControl/>
              <w:spacing w:line="240" w:lineRule="auto"/>
              <w:rPr>
                <w:del w:id="2035" w:author="Rakesh Singhi" w:date="2015-02-07T10:49:00Z"/>
                <w:rFonts w:asciiTheme="minorHAnsi" w:hAnsiTheme="minorHAnsi" w:cstheme="minorHAnsi"/>
                <w:color w:val="000000"/>
                <w:szCs w:val="16"/>
              </w:rPr>
            </w:pPr>
            <w:del w:id="2036" w:author="Rakesh Singhi" w:date="2015-02-07T10:49:00Z">
              <w:r w:rsidRPr="00132E88" w:rsidDel="00FA0ABF">
                <w:rPr>
                  <w:rFonts w:asciiTheme="minorHAnsi" w:hAnsiTheme="minorHAnsi" w:cstheme="minorHAnsi"/>
                  <w:color w:val="000000"/>
                  <w:szCs w:val="16"/>
                </w:rPr>
                <w:delText>Sales Order Line</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3EADD7A1" w14:textId="2527ECAE" w:rsidR="00E957B4" w:rsidRPr="00132E88" w:rsidDel="00FA0ABF" w:rsidRDefault="00E957B4" w:rsidP="00E957B4">
            <w:pPr>
              <w:widowControl/>
              <w:spacing w:line="240" w:lineRule="auto"/>
              <w:rPr>
                <w:del w:id="2037" w:author="Rakesh Singhi" w:date="2015-02-07T10:49:00Z"/>
                <w:rFonts w:asciiTheme="minorHAnsi" w:hAnsiTheme="minorHAnsi" w:cstheme="minorHAnsi"/>
                <w:color w:val="000000"/>
                <w:szCs w:val="16"/>
              </w:rPr>
            </w:pPr>
            <w:del w:id="2038" w:author="Rakesh Singhi" w:date="2015-02-07T10:49:00Z">
              <w:r w:rsidRPr="00132E88" w:rsidDel="00FA0ABF">
                <w:rPr>
                  <w:rFonts w:asciiTheme="minorHAnsi" w:hAnsiTheme="minorHAnsi" w:cstheme="minorHAnsi"/>
                  <w:color w:val="000000"/>
                  <w:szCs w:val="16"/>
                </w:rPr>
                <w:delText>SalesOrderLine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2E361601" w14:textId="736C0926" w:rsidR="00E957B4" w:rsidRPr="00132E88" w:rsidDel="00FA0ABF" w:rsidRDefault="00446233" w:rsidP="00E957B4">
            <w:pPr>
              <w:widowControl/>
              <w:spacing w:line="240" w:lineRule="auto"/>
              <w:rPr>
                <w:del w:id="2039" w:author="Rakesh Singhi" w:date="2015-02-07T10:49:00Z"/>
                <w:rFonts w:asciiTheme="minorHAnsi" w:hAnsiTheme="minorHAnsi" w:cstheme="minorHAnsi"/>
                <w:color w:val="000000"/>
                <w:szCs w:val="16"/>
              </w:rPr>
            </w:pPr>
            <w:del w:id="2040"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6BF6E805" w14:textId="12A7F4FD" w:rsidR="00E957B4" w:rsidRPr="00FD0F56" w:rsidDel="00FA0ABF" w:rsidRDefault="00E957B4" w:rsidP="00E957B4">
            <w:pPr>
              <w:rPr>
                <w:del w:id="2041" w:author="Rakesh Singhi" w:date="2015-02-07T10:49:00Z"/>
                <w:rFonts w:asciiTheme="minorHAnsi" w:hAnsiTheme="minorHAnsi" w:cstheme="minorHAnsi"/>
                <w:color w:val="000000"/>
                <w:szCs w:val="16"/>
              </w:rPr>
            </w:pPr>
            <w:del w:id="2042" w:author="Rakesh Singhi" w:date="2015-02-07T10:49:00Z">
              <w:r w:rsidRPr="00FD0F56" w:rsidDel="00FA0ABF">
                <w:rPr>
                  <w:rFonts w:asciiTheme="minorHAnsi" w:hAnsiTheme="minorHAnsi" w:cstheme="minorHAnsi"/>
                  <w:color w:val="000000"/>
                  <w:szCs w:val="16"/>
                </w:rPr>
                <w:delText>A request for a specific quantity of a specific Device within a specific Xerox Order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A3008D7" w14:textId="3022CC66" w:rsidR="00E957B4" w:rsidRPr="00132E88" w:rsidDel="00FA0ABF" w:rsidRDefault="00E957B4" w:rsidP="00E957B4">
            <w:pPr>
              <w:widowControl/>
              <w:spacing w:line="240" w:lineRule="auto"/>
              <w:rPr>
                <w:del w:id="2043" w:author="Rakesh Singhi" w:date="2015-02-07T10:49:00Z"/>
                <w:rFonts w:asciiTheme="minorHAnsi" w:hAnsiTheme="minorHAnsi" w:cstheme="minorHAnsi"/>
                <w:color w:val="000000"/>
                <w:szCs w:val="16"/>
              </w:rPr>
            </w:pPr>
            <w:del w:id="2044"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7A16922F" w14:textId="7D5CCA83" w:rsidTr="00E957B4">
        <w:trPr>
          <w:del w:id="2045"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0D3DD66B" w14:textId="4E200E5E" w:rsidR="00E957B4" w:rsidRPr="00132E88" w:rsidDel="00FA0ABF" w:rsidRDefault="00E957B4" w:rsidP="00E957B4">
            <w:pPr>
              <w:widowControl/>
              <w:spacing w:line="240" w:lineRule="auto"/>
              <w:rPr>
                <w:del w:id="2046" w:author="Rakesh Singhi" w:date="2015-02-07T10:49:00Z"/>
                <w:rFonts w:asciiTheme="minorHAnsi" w:hAnsiTheme="minorHAnsi" w:cstheme="minorHAnsi"/>
                <w:color w:val="000000"/>
                <w:szCs w:val="16"/>
              </w:rPr>
            </w:pPr>
            <w:del w:id="2047" w:author="Rakesh Singhi" w:date="2015-02-07T10:49:00Z">
              <w:r w:rsidRPr="00132E88" w:rsidDel="00FA0ABF">
                <w:rPr>
                  <w:rFonts w:asciiTheme="minorHAnsi" w:hAnsiTheme="minorHAnsi" w:cstheme="minorHAnsi"/>
                  <w:color w:val="000000"/>
                  <w:szCs w:val="16"/>
                </w:rPr>
                <w:delText>Line Status</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18577195" w14:textId="3ED40B62" w:rsidR="00E957B4" w:rsidRPr="00132E88" w:rsidDel="00FA0ABF" w:rsidRDefault="00E957B4" w:rsidP="00E957B4">
            <w:pPr>
              <w:widowControl/>
              <w:spacing w:line="240" w:lineRule="auto"/>
              <w:rPr>
                <w:del w:id="2048" w:author="Rakesh Singhi" w:date="2015-02-07T10:49:00Z"/>
                <w:rFonts w:asciiTheme="minorHAnsi" w:hAnsiTheme="minorHAnsi" w:cstheme="minorHAnsi"/>
                <w:color w:val="000000"/>
                <w:szCs w:val="16"/>
              </w:rPr>
            </w:pPr>
            <w:del w:id="2049" w:author="Rakesh Singhi" w:date="2015-02-07T10:49:00Z">
              <w:r w:rsidRPr="00132E88" w:rsidDel="00FA0ABF">
                <w:rPr>
                  <w:rFonts w:asciiTheme="minorHAnsi" w:hAnsiTheme="minorHAnsi" w:cstheme="minorHAnsi"/>
                  <w:color w:val="000000"/>
                  <w:szCs w:val="16"/>
                </w:rPr>
                <w:delText>LineStatus</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6DAD2922" w14:textId="6DFC9023" w:rsidR="00E957B4" w:rsidRPr="00132E88" w:rsidDel="00FA0ABF" w:rsidRDefault="00446233" w:rsidP="00E957B4">
            <w:pPr>
              <w:widowControl/>
              <w:spacing w:line="240" w:lineRule="auto"/>
              <w:rPr>
                <w:del w:id="2050" w:author="Rakesh Singhi" w:date="2015-02-07T10:49:00Z"/>
                <w:rFonts w:asciiTheme="minorHAnsi" w:hAnsiTheme="minorHAnsi" w:cstheme="minorHAnsi"/>
                <w:color w:val="000000"/>
                <w:szCs w:val="16"/>
              </w:rPr>
            </w:pPr>
            <w:del w:id="2051"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270FEC8C" w14:textId="0D328FD2" w:rsidR="00E957B4" w:rsidRPr="00FD0F56" w:rsidDel="00FA0ABF" w:rsidRDefault="00E957B4" w:rsidP="00E957B4">
            <w:pPr>
              <w:rPr>
                <w:del w:id="2052" w:author="Rakesh Singhi" w:date="2015-02-07T10:49:00Z"/>
                <w:rFonts w:asciiTheme="minorHAnsi" w:hAnsiTheme="minorHAnsi" w:cstheme="minorHAnsi"/>
                <w:color w:val="000000"/>
                <w:szCs w:val="16"/>
              </w:rPr>
            </w:pPr>
            <w:del w:id="2053" w:author="Rakesh Singhi" w:date="2015-02-07T10:49:00Z">
              <w:r w:rsidRPr="00FD0F56" w:rsidDel="00FA0ABF">
                <w:rPr>
                  <w:rFonts w:asciiTheme="minorHAnsi" w:hAnsiTheme="minorHAnsi" w:cstheme="minorHAnsi"/>
                  <w:color w:val="000000"/>
                  <w:szCs w:val="16"/>
                </w:rPr>
                <w:delText>Sales order line status at sale order line level. For example - BOOKED, CLOSED etc..</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28F27F9E" w14:textId="69AF18F1" w:rsidR="00E957B4" w:rsidRPr="00132E88" w:rsidDel="00FA0ABF" w:rsidRDefault="00E957B4" w:rsidP="00E957B4">
            <w:pPr>
              <w:widowControl/>
              <w:spacing w:line="240" w:lineRule="auto"/>
              <w:rPr>
                <w:del w:id="2054" w:author="Rakesh Singhi" w:date="2015-02-07T10:49:00Z"/>
                <w:rFonts w:asciiTheme="minorHAnsi" w:hAnsiTheme="minorHAnsi" w:cstheme="minorHAnsi"/>
                <w:color w:val="000000"/>
                <w:szCs w:val="16"/>
              </w:rPr>
            </w:pPr>
            <w:del w:id="2055"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41AAFDDD" w14:textId="3D197FAA" w:rsidTr="00E957B4">
        <w:trPr>
          <w:del w:id="2056"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4EF30158" w14:textId="6BD1F22F" w:rsidR="00E957B4" w:rsidRPr="00132E88" w:rsidDel="00FA0ABF" w:rsidRDefault="00E957B4" w:rsidP="00E957B4">
            <w:pPr>
              <w:widowControl/>
              <w:spacing w:line="240" w:lineRule="auto"/>
              <w:rPr>
                <w:del w:id="2057" w:author="Rakesh Singhi" w:date="2015-02-07T10:49:00Z"/>
                <w:rFonts w:asciiTheme="minorHAnsi" w:hAnsiTheme="minorHAnsi" w:cstheme="minorHAnsi"/>
                <w:color w:val="000000"/>
                <w:szCs w:val="16"/>
              </w:rPr>
            </w:pPr>
            <w:del w:id="2058" w:author="Rakesh Singhi" w:date="2015-02-07T10:49:00Z">
              <w:r w:rsidRPr="00132E88" w:rsidDel="00FA0ABF">
                <w:rPr>
                  <w:rFonts w:asciiTheme="minorHAnsi" w:hAnsiTheme="minorHAnsi" w:cstheme="minorHAnsi"/>
                  <w:color w:val="000000"/>
                  <w:szCs w:val="16"/>
                </w:rPr>
                <w:delText>Part Number</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5B8778F0" w14:textId="7044D2CF" w:rsidR="00E957B4" w:rsidRPr="00132E88" w:rsidDel="00FA0ABF" w:rsidRDefault="00E957B4" w:rsidP="00E957B4">
            <w:pPr>
              <w:widowControl/>
              <w:spacing w:line="240" w:lineRule="auto"/>
              <w:rPr>
                <w:del w:id="2059" w:author="Rakesh Singhi" w:date="2015-02-07T10:49:00Z"/>
                <w:rFonts w:asciiTheme="minorHAnsi" w:hAnsiTheme="minorHAnsi" w:cstheme="minorHAnsi"/>
                <w:color w:val="000000"/>
                <w:szCs w:val="16"/>
              </w:rPr>
            </w:pPr>
            <w:del w:id="2060" w:author="Rakesh Singhi" w:date="2015-02-07T10:49:00Z">
              <w:r w:rsidRPr="00132E88" w:rsidDel="00FA0ABF">
                <w:rPr>
                  <w:rFonts w:asciiTheme="minorHAnsi" w:hAnsiTheme="minorHAnsi" w:cstheme="minorHAnsi"/>
                  <w:color w:val="000000"/>
                  <w:szCs w:val="16"/>
                </w:rPr>
                <w:delText>PartNumber</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77378592" w14:textId="218426DD" w:rsidR="00E957B4" w:rsidRPr="00132E88" w:rsidDel="00FA0ABF" w:rsidRDefault="00446233" w:rsidP="00E957B4">
            <w:pPr>
              <w:widowControl/>
              <w:spacing w:line="240" w:lineRule="auto"/>
              <w:rPr>
                <w:del w:id="2061" w:author="Rakesh Singhi" w:date="2015-02-07T10:49:00Z"/>
                <w:rFonts w:asciiTheme="minorHAnsi" w:hAnsiTheme="minorHAnsi" w:cstheme="minorHAnsi"/>
                <w:color w:val="000000"/>
                <w:szCs w:val="16"/>
              </w:rPr>
            </w:pPr>
            <w:del w:id="2062"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280C31F2" w14:textId="043FDB06" w:rsidR="00E957B4" w:rsidRPr="00132E88" w:rsidDel="00FA0ABF" w:rsidRDefault="00E957B4" w:rsidP="00E957B4">
            <w:pPr>
              <w:widowControl/>
              <w:spacing w:line="240" w:lineRule="auto"/>
              <w:rPr>
                <w:del w:id="2063" w:author="Rakesh Singhi" w:date="2015-02-07T10:49:00Z"/>
                <w:rFonts w:asciiTheme="minorHAnsi" w:hAnsiTheme="minorHAnsi" w:cstheme="minorHAnsi"/>
                <w:color w:val="000000"/>
                <w:szCs w:val="16"/>
              </w:rPr>
            </w:pPr>
            <w:del w:id="2064" w:author="Rakesh Singhi" w:date="2015-02-07T10:49:00Z">
              <w:r w:rsidRPr="00FD0F56" w:rsidDel="00FA0ABF">
                <w:rPr>
                  <w:rFonts w:asciiTheme="minorHAnsi" w:hAnsiTheme="minorHAnsi" w:cstheme="minorHAnsi"/>
                  <w:color w:val="000000"/>
                  <w:szCs w:val="16"/>
                </w:rPr>
                <w:delText>A unique identifier of part item (Equipment, supplies or part)</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6E4C6C9" w14:textId="51797F67" w:rsidR="00E957B4" w:rsidRPr="00132E88" w:rsidDel="00FA0ABF" w:rsidRDefault="00E957B4" w:rsidP="00E957B4">
            <w:pPr>
              <w:widowControl/>
              <w:spacing w:line="240" w:lineRule="auto"/>
              <w:rPr>
                <w:del w:id="2065" w:author="Rakesh Singhi" w:date="2015-02-07T10:49:00Z"/>
                <w:rFonts w:asciiTheme="minorHAnsi" w:hAnsiTheme="minorHAnsi" w:cstheme="minorHAnsi"/>
                <w:color w:val="000000"/>
                <w:szCs w:val="16"/>
              </w:rPr>
            </w:pPr>
            <w:del w:id="2066"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5C1148F6" w14:textId="2BF66480" w:rsidTr="00E957B4">
        <w:trPr>
          <w:del w:id="2067"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57D9D00A" w14:textId="34326860" w:rsidR="00E957B4" w:rsidRPr="00132E88" w:rsidDel="00FA0ABF" w:rsidRDefault="00E957B4" w:rsidP="00E957B4">
            <w:pPr>
              <w:widowControl/>
              <w:spacing w:line="240" w:lineRule="auto"/>
              <w:rPr>
                <w:del w:id="2068" w:author="Rakesh Singhi" w:date="2015-02-07T10:49:00Z"/>
                <w:rFonts w:asciiTheme="minorHAnsi" w:hAnsiTheme="minorHAnsi" w:cstheme="minorHAnsi"/>
                <w:color w:val="000000"/>
                <w:szCs w:val="16"/>
              </w:rPr>
            </w:pPr>
            <w:del w:id="2069" w:author="Rakesh Singhi" w:date="2015-02-07T10:49:00Z">
              <w:r w:rsidDel="00FA0ABF">
                <w:rPr>
                  <w:rFonts w:asciiTheme="minorHAnsi" w:hAnsiTheme="minorHAnsi" w:cstheme="minorHAnsi"/>
                  <w:color w:val="000000"/>
                  <w:szCs w:val="16"/>
                </w:rPr>
                <w:delText>Return Flag</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5A0EF7C8" w14:textId="0CDB0D69" w:rsidR="00E957B4" w:rsidRPr="00132E88" w:rsidDel="00FA0ABF" w:rsidRDefault="00E957B4" w:rsidP="00E957B4">
            <w:pPr>
              <w:widowControl/>
              <w:spacing w:line="240" w:lineRule="auto"/>
              <w:rPr>
                <w:del w:id="2070" w:author="Rakesh Singhi" w:date="2015-02-07T10:49:00Z"/>
                <w:rFonts w:asciiTheme="minorHAnsi" w:hAnsiTheme="minorHAnsi" w:cstheme="minorHAnsi"/>
                <w:color w:val="000000"/>
                <w:szCs w:val="16"/>
              </w:rPr>
            </w:pPr>
            <w:del w:id="2071" w:author="Rakesh Singhi" w:date="2015-02-07T10:49:00Z">
              <w:r w:rsidRPr="00132E88" w:rsidDel="00FA0ABF">
                <w:rPr>
                  <w:rFonts w:asciiTheme="minorHAnsi" w:hAnsiTheme="minorHAnsi" w:cstheme="minorHAnsi"/>
                  <w:color w:val="000000"/>
                  <w:szCs w:val="16"/>
                </w:rPr>
                <w:delText>ReturnFlag</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0B449FEE" w14:textId="2FB756E0" w:rsidR="00E957B4" w:rsidRPr="00132E88" w:rsidDel="00FA0ABF" w:rsidRDefault="00446233" w:rsidP="00E957B4">
            <w:pPr>
              <w:widowControl/>
              <w:spacing w:line="240" w:lineRule="auto"/>
              <w:rPr>
                <w:del w:id="2072" w:author="Rakesh Singhi" w:date="2015-02-07T10:49:00Z"/>
                <w:rFonts w:asciiTheme="minorHAnsi" w:hAnsiTheme="minorHAnsi" w:cstheme="minorHAnsi"/>
                <w:color w:val="000000"/>
                <w:szCs w:val="16"/>
              </w:rPr>
            </w:pPr>
            <w:del w:id="2073"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(10)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62B832FE" w14:textId="594A5FE7" w:rsidR="00E957B4" w:rsidRPr="00132E88" w:rsidDel="00FA0ABF" w:rsidRDefault="00E957B4" w:rsidP="00E957B4">
            <w:pPr>
              <w:widowControl/>
              <w:spacing w:line="240" w:lineRule="auto"/>
              <w:rPr>
                <w:del w:id="2074" w:author="Rakesh Singhi" w:date="2015-02-07T10:49:00Z"/>
                <w:rFonts w:asciiTheme="minorHAnsi" w:hAnsiTheme="minorHAnsi" w:cstheme="minorHAnsi"/>
                <w:color w:val="000000"/>
                <w:szCs w:val="16"/>
              </w:rPr>
            </w:pPr>
            <w:del w:id="2075" w:author="Rakesh Singhi" w:date="2015-02-07T10:49:00Z">
              <w:r w:rsidDel="00FA0ABF">
                <w:rPr>
                  <w:rFonts w:asciiTheme="minorHAnsi" w:hAnsiTheme="minorHAnsi" w:cstheme="minorHAnsi"/>
                  <w:color w:val="000000"/>
                  <w:szCs w:val="16"/>
                </w:rPr>
                <w:delText>Return Flag</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4F8929B1" w14:textId="6D854008" w:rsidR="00E957B4" w:rsidRPr="00132E88" w:rsidDel="00FA0ABF" w:rsidRDefault="00E957B4" w:rsidP="00E957B4">
            <w:pPr>
              <w:widowControl/>
              <w:spacing w:line="240" w:lineRule="auto"/>
              <w:rPr>
                <w:del w:id="2076" w:author="Rakesh Singhi" w:date="2015-02-07T10:49:00Z"/>
                <w:rFonts w:asciiTheme="minorHAnsi" w:hAnsiTheme="minorHAnsi" w:cstheme="minorHAnsi"/>
                <w:color w:val="000000"/>
                <w:szCs w:val="16"/>
              </w:rPr>
            </w:pPr>
            <w:del w:id="2077" w:author="Rakesh Singhi" w:date="2015-02-07T10:49:00Z">
              <w:r w:rsidRPr="00132E88" w:rsidDel="00FA0ABF">
                <w:rPr>
                  <w:rFonts w:asciiTheme="minorHAnsi" w:hAnsiTheme="minorHAnsi" w:cstheme="minorHAnsi"/>
                  <w:color w:val="000000"/>
                  <w:szCs w:val="16"/>
                </w:rPr>
                <w:delText>No</w:delText>
              </w:r>
            </w:del>
          </w:p>
        </w:tc>
      </w:tr>
      <w:tr w:rsidR="00E957B4" w:rsidRPr="00D30FA1" w:rsidDel="00FA0ABF" w14:paraId="528C1061" w14:textId="2C9468A5" w:rsidTr="00E957B4">
        <w:trPr>
          <w:del w:id="2078"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1E28E128" w14:textId="267A4410" w:rsidR="00E957B4" w:rsidRPr="00132E88" w:rsidDel="00FA0ABF" w:rsidRDefault="00E957B4" w:rsidP="00E957B4">
            <w:pPr>
              <w:widowControl/>
              <w:spacing w:line="240" w:lineRule="auto"/>
              <w:rPr>
                <w:del w:id="2079" w:author="Rakesh Singhi" w:date="2015-02-07T10:49:00Z"/>
                <w:rFonts w:asciiTheme="minorHAnsi" w:hAnsiTheme="minorHAnsi" w:cstheme="minorHAnsi"/>
                <w:color w:val="000000"/>
                <w:szCs w:val="16"/>
              </w:rPr>
            </w:pPr>
            <w:del w:id="2080" w:author="Rakesh Singhi" w:date="2015-02-07T10:49:00Z">
              <w:r w:rsidRPr="00132E88" w:rsidDel="00FA0ABF">
                <w:rPr>
                  <w:rFonts w:asciiTheme="minorHAnsi" w:hAnsiTheme="minorHAnsi" w:cstheme="minorHAnsi"/>
                  <w:color w:val="000000"/>
                  <w:szCs w:val="16"/>
                </w:rPr>
                <w:delText>Qty</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21528291" w14:textId="3B91F12E" w:rsidR="00E957B4" w:rsidRPr="00132E88" w:rsidDel="00FA0ABF" w:rsidRDefault="00E957B4" w:rsidP="00E957B4">
            <w:pPr>
              <w:widowControl/>
              <w:spacing w:line="240" w:lineRule="auto"/>
              <w:rPr>
                <w:del w:id="2081" w:author="Rakesh Singhi" w:date="2015-02-07T10:49:00Z"/>
                <w:rFonts w:asciiTheme="minorHAnsi" w:hAnsiTheme="minorHAnsi" w:cstheme="minorHAnsi"/>
                <w:color w:val="000000"/>
                <w:szCs w:val="16"/>
              </w:rPr>
            </w:pPr>
            <w:del w:id="2082" w:author="Rakesh Singhi" w:date="2015-02-07T10:49:00Z">
              <w:r w:rsidRPr="00132E88" w:rsidDel="00FA0ABF">
                <w:rPr>
                  <w:rFonts w:asciiTheme="minorHAnsi" w:hAnsiTheme="minorHAnsi" w:cstheme="minorHAnsi"/>
                  <w:color w:val="000000"/>
                  <w:szCs w:val="16"/>
                </w:rPr>
                <w:delText>Quantity</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7567AFA4" w14:textId="31D47F9B" w:rsidR="00E957B4" w:rsidRPr="00132E88" w:rsidDel="00FA0ABF" w:rsidRDefault="00E957B4" w:rsidP="00E957B4">
            <w:pPr>
              <w:widowControl/>
              <w:spacing w:line="240" w:lineRule="auto"/>
              <w:rPr>
                <w:del w:id="2083" w:author="Rakesh Singhi" w:date="2015-02-07T10:49:00Z"/>
                <w:rFonts w:asciiTheme="minorHAnsi" w:hAnsiTheme="minorHAnsi" w:cstheme="minorHAnsi"/>
                <w:color w:val="000000"/>
                <w:szCs w:val="16"/>
              </w:rPr>
            </w:pPr>
            <w:del w:id="2084" w:author="Rakesh Singhi" w:date="2015-02-07T10:49:00Z">
              <w:r w:rsidRPr="00FD0F56" w:rsidDel="00FA0ABF">
                <w:rPr>
                  <w:rFonts w:asciiTheme="minorHAnsi" w:hAnsiTheme="minorHAnsi" w:cstheme="minorHAnsi"/>
                  <w:color w:val="000000"/>
                  <w:szCs w:val="16"/>
                </w:rPr>
                <w:delText>Number (No decimal)</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25CA24E9" w14:textId="1128A7DD" w:rsidR="00E957B4" w:rsidRPr="00132E88" w:rsidDel="00FA0ABF" w:rsidRDefault="00E957B4" w:rsidP="00E957B4">
            <w:pPr>
              <w:widowControl/>
              <w:spacing w:line="240" w:lineRule="auto"/>
              <w:rPr>
                <w:del w:id="2085" w:author="Rakesh Singhi" w:date="2015-02-07T10:49:00Z"/>
                <w:rFonts w:asciiTheme="minorHAnsi" w:hAnsiTheme="minorHAnsi" w:cstheme="minorHAnsi"/>
                <w:color w:val="000000"/>
                <w:szCs w:val="16"/>
              </w:rPr>
            </w:pPr>
            <w:del w:id="2086" w:author="Rakesh Singhi" w:date="2015-02-07T10:49:00Z">
              <w:r w:rsidDel="00FA0ABF">
                <w:rPr>
                  <w:rFonts w:asciiTheme="minorHAnsi" w:hAnsiTheme="minorHAnsi" w:cstheme="minorHAnsi"/>
                  <w:color w:val="000000"/>
                  <w:szCs w:val="16"/>
                </w:rPr>
                <w:delText xml:space="preserve">Quantity of the order placed </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56F6BBB6" w14:textId="5F21BE75" w:rsidR="00E957B4" w:rsidRPr="00132E88" w:rsidDel="00FA0ABF" w:rsidRDefault="00E957B4" w:rsidP="00E957B4">
            <w:pPr>
              <w:widowControl/>
              <w:spacing w:line="240" w:lineRule="auto"/>
              <w:rPr>
                <w:del w:id="2087" w:author="Rakesh Singhi" w:date="2015-02-07T10:49:00Z"/>
                <w:rFonts w:asciiTheme="minorHAnsi" w:hAnsiTheme="minorHAnsi" w:cstheme="minorHAnsi"/>
                <w:color w:val="000000"/>
                <w:szCs w:val="16"/>
              </w:rPr>
            </w:pPr>
            <w:del w:id="2088"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2B8090D9" w14:textId="7D9B031A" w:rsidTr="00E957B4">
        <w:trPr>
          <w:del w:id="2089"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625D3C37" w14:textId="547F491F" w:rsidR="00E957B4" w:rsidRPr="00132E88" w:rsidDel="00FA0ABF" w:rsidRDefault="00E957B4" w:rsidP="00E957B4">
            <w:pPr>
              <w:widowControl/>
              <w:spacing w:line="240" w:lineRule="auto"/>
              <w:rPr>
                <w:del w:id="2090" w:author="Rakesh Singhi" w:date="2015-02-07T10:49:00Z"/>
                <w:rFonts w:asciiTheme="minorHAnsi" w:hAnsiTheme="minorHAnsi" w:cstheme="minorHAnsi"/>
                <w:color w:val="000000"/>
                <w:szCs w:val="16"/>
              </w:rPr>
            </w:pPr>
            <w:del w:id="2091" w:author="Rakesh Singhi" w:date="2015-02-07T10:49:00Z">
              <w:r w:rsidRPr="00132E88" w:rsidDel="00FA0ABF">
                <w:rPr>
                  <w:rFonts w:asciiTheme="minorHAnsi" w:hAnsiTheme="minorHAnsi" w:cstheme="minorHAnsi"/>
                  <w:color w:val="000000"/>
                  <w:szCs w:val="16"/>
                </w:rPr>
                <w:delText>Sales Price</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2DDC0829" w14:textId="32251988" w:rsidR="00E957B4" w:rsidRPr="00132E88" w:rsidDel="00FA0ABF" w:rsidRDefault="00E957B4" w:rsidP="00E957B4">
            <w:pPr>
              <w:widowControl/>
              <w:spacing w:line="240" w:lineRule="auto"/>
              <w:rPr>
                <w:del w:id="2092" w:author="Rakesh Singhi" w:date="2015-02-07T10:49:00Z"/>
                <w:rFonts w:asciiTheme="minorHAnsi" w:hAnsiTheme="minorHAnsi" w:cstheme="minorHAnsi"/>
                <w:color w:val="000000"/>
                <w:szCs w:val="16"/>
              </w:rPr>
            </w:pPr>
            <w:del w:id="2093" w:author="Rakesh Singhi" w:date="2015-02-07T10:49:00Z">
              <w:r w:rsidRPr="00132E88" w:rsidDel="00FA0ABF">
                <w:rPr>
                  <w:rFonts w:asciiTheme="minorHAnsi" w:hAnsiTheme="minorHAnsi" w:cstheme="minorHAnsi"/>
                  <w:color w:val="000000"/>
                  <w:szCs w:val="16"/>
                </w:rPr>
                <w:delText>SalesPrice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6D31E23C" w14:textId="04CA3A1A" w:rsidR="00E957B4" w:rsidRPr="00132E88" w:rsidDel="00FA0ABF" w:rsidRDefault="00E957B4" w:rsidP="00E957B4">
            <w:pPr>
              <w:widowControl/>
              <w:spacing w:line="240" w:lineRule="auto"/>
              <w:rPr>
                <w:del w:id="2094" w:author="Rakesh Singhi" w:date="2015-02-07T10:49:00Z"/>
                <w:rFonts w:asciiTheme="minorHAnsi" w:hAnsiTheme="minorHAnsi" w:cstheme="minorHAnsi"/>
                <w:color w:val="000000"/>
                <w:szCs w:val="16"/>
              </w:rPr>
            </w:pPr>
            <w:del w:id="2095" w:author="Rakesh Singhi" w:date="2015-02-07T10:49:00Z">
              <w:r w:rsidDel="00FA0ABF">
                <w:rPr>
                  <w:rFonts w:asciiTheme="minorHAnsi" w:hAnsiTheme="minorHAnsi" w:cstheme="minorHAnsi"/>
                  <w:color w:val="000000"/>
                  <w:szCs w:val="16"/>
                </w:rPr>
                <w:delText>Number (up to 6</w:delText>
              </w:r>
              <w:r w:rsidRPr="00FD0F56" w:rsidDel="00FA0ABF">
                <w:rPr>
                  <w:rFonts w:asciiTheme="minorHAnsi" w:hAnsiTheme="minorHAnsi" w:cstheme="minorHAnsi"/>
                  <w:color w:val="000000"/>
                  <w:szCs w:val="16"/>
                </w:rPr>
                <w:delText xml:space="preserve"> decimals)</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2DC113BB" w14:textId="3E8E9851" w:rsidR="00E957B4" w:rsidRPr="00132E88" w:rsidDel="00FA0ABF" w:rsidRDefault="00E957B4" w:rsidP="00E957B4">
            <w:pPr>
              <w:widowControl/>
              <w:spacing w:line="240" w:lineRule="auto"/>
              <w:rPr>
                <w:del w:id="2096" w:author="Rakesh Singhi" w:date="2015-02-07T10:49:00Z"/>
                <w:rFonts w:asciiTheme="minorHAnsi" w:hAnsiTheme="minorHAnsi" w:cstheme="minorHAnsi"/>
                <w:color w:val="000000"/>
                <w:szCs w:val="16"/>
              </w:rPr>
            </w:pPr>
            <w:del w:id="2097" w:author="Rakesh Singhi" w:date="2015-02-07T10:49:00Z">
              <w:r w:rsidRPr="00FD0F56" w:rsidDel="00FA0ABF">
                <w:rPr>
                  <w:rFonts w:asciiTheme="minorHAnsi" w:hAnsiTheme="minorHAnsi" w:cstheme="minorHAnsi"/>
                  <w:color w:val="000000"/>
                  <w:szCs w:val="16"/>
                </w:rPr>
                <w:delText>Sale Price of Part Item</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631EB131" w14:textId="75C0B98B" w:rsidR="00E957B4" w:rsidRPr="00132E88" w:rsidDel="00FA0ABF" w:rsidRDefault="00E957B4" w:rsidP="00E957B4">
            <w:pPr>
              <w:widowControl/>
              <w:spacing w:line="240" w:lineRule="auto"/>
              <w:rPr>
                <w:del w:id="2098" w:author="Rakesh Singhi" w:date="2015-02-07T10:49:00Z"/>
                <w:rFonts w:asciiTheme="minorHAnsi" w:hAnsiTheme="minorHAnsi" w:cstheme="minorHAnsi"/>
                <w:color w:val="000000"/>
                <w:szCs w:val="16"/>
              </w:rPr>
            </w:pPr>
            <w:del w:id="2099"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222B0BCC" w14:textId="55A1EEAC" w:rsidTr="00E957B4">
        <w:trPr>
          <w:del w:id="2100"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7E41ABD2" w14:textId="3ED2F528" w:rsidR="00E957B4" w:rsidRPr="00132E88" w:rsidDel="00FA0ABF" w:rsidRDefault="00E957B4" w:rsidP="00E957B4">
            <w:pPr>
              <w:widowControl/>
              <w:spacing w:line="240" w:lineRule="auto"/>
              <w:rPr>
                <w:del w:id="2101" w:author="Rakesh Singhi" w:date="2015-02-07T10:49:00Z"/>
                <w:rFonts w:asciiTheme="minorHAnsi" w:hAnsiTheme="minorHAnsi" w:cstheme="minorHAnsi"/>
                <w:color w:val="000000"/>
                <w:szCs w:val="16"/>
              </w:rPr>
            </w:pPr>
            <w:del w:id="2102" w:author="Rakesh Singhi" w:date="2015-02-07T10:49:00Z">
              <w:r w:rsidRPr="00132E88" w:rsidDel="00FA0ABF">
                <w:rPr>
                  <w:rFonts w:asciiTheme="minorHAnsi" w:hAnsiTheme="minorHAnsi" w:cstheme="minorHAnsi"/>
                  <w:color w:val="000000"/>
                  <w:szCs w:val="16"/>
                </w:rPr>
                <w:delText>Transfer Price</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38699312" w14:textId="3E13CAFC" w:rsidR="00E957B4" w:rsidRPr="00132E88" w:rsidDel="00FA0ABF" w:rsidRDefault="00E957B4" w:rsidP="00E957B4">
            <w:pPr>
              <w:widowControl/>
              <w:spacing w:line="240" w:lineRule="auto"/>
              <w:rPr>
                <w:del w:id="2103" w:author="Rakesh Singhi" w:date="2015-02-07T10:49:00Z"/>
                <w:rFonts w:asciiTheme="minorHAnsi" w:hAnsiTheme="minorHAnsi" w:cstheme="minorHAnsi"/>
                <w:color w:val="000000"/>
                <w:szCs w:val="16"/>
              </w:rPr>
            </w:pPr>
            <w:del w:id="2104" w:author="Rakesh Singhi" w:date="2015-02-07T10:49:00Z">
              <w:r w:rsidRPr="00132E88" w:rsidDel="00FA0ABF">
                <w:rPr>
                  <w:rFonts w:asciiTheme="minorHAnsi" w:hAnsiTheme="minorHAnsi" w:cstheme="minorHAnsi"/>
                  <w:color w:val="000000"/>
                  <w:szCs w:val="16"/>
                </w:rPr>
                <w:delText>TransferPrice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453BF613" w14:textId="32738B87" w:rsidR="00E957B4" w:rsidRPr="00132E88" w:rsidDel="00FA0ABF" w:rsidRDefault="00E957B4" w:rsidP="00E957B4">
            <w:pPr>
              <w:widowControl/>
              <w:spacing w:line="240" w:lineRule="auto"/>
              <w:rPr>
                <w:del w:id="2105" w:author="Rakesh Singhi" w:date="2015-02-07T10:49:00Z"/>
                <w:rFonts w:asciiTheme="minorHAnsi" w:hAnsiTheme="minorHAnsi" w:cstheme="minorHAnsi"/>
                <w:color w:val="000000"/>
                <w:szCs w:val="16"/>
              </w:rPr>
            </w:pPr>
            <w:del w:id="2106" w:author="Rakesh Singhi" w:date="2015-02-07T10:49:00Z">
              <w:r w:rsidDel="00FA0ABF">
                <w:rPr>
                  <w:rFonts w:asciiTheme="minorHAnsi" w:hAnsiTheme="minorHAnsi" w:cstheme="minorHAnsi"/>
                  <w:color w:val="000000"/>
                  <w:szCs w:val="16"/>
                </w:rPr>
                <w:delText>Number (up to 6</w:delText>
              </w:r>
              <w:r w:rsidRPr="00FD0F56" w:rsidDel="00FA0ABF">
                <w:rPr>
                  <w:rFonts w:asciiTheme="minorHAnsi" w:hAnsiTheme="minorHAnsi" w:cstheme="minorHAnsi"/>
                  <w:color w:val="000000"/>
                  <w:szCs w:val="16"/>
                </w:rPr>
                <w:delText xml:space="preserve"> decimals)</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285C1D42" w14:textId="2F2B54DE" w:rsidR="00E957B4" w:rsidRPr="00132E88" w:rsidDel="00FA0ABF" w:rsidRDefault="00E957B4" w:rsidP="00E957B4">
            <w:pPr>
              <w:widowControl/>
              <w:spacing w:line="240" w:lineRule="auto"/>
              <w:rPr>
                <w:del w:id="2107" w:author="Rakesh Singhi" w:date="2015-02-07T10:49:00Z"/>
                <w:rFonts w:asciiTheme="minorHAnsi" w:hAnsiTheme="minorHAnsi" w:cstheme="minorHAnsi"/>
                <w:color w:val="000000"/>
                <w:szCs w:val="16"/>
              </w:rPr>
            </w:pPr>
            <w:del w:id="2108" w:author="Rakesh Singhi" w:date="2015-02-07T10:49:00Z">
              <w:r w:rsidDel="00FA0ABF">
                <w:rPr>
                  <w:rFonts w:asciiTheme="minorHAnsi" w:hAnsiTheme="minorHAnsi" w:cstheme="minorHAnsi"/>
                  <w:color w:val="000000"/>
                  <w:szCs w:val="16"/>
                </w:rPr>
                <w:delText xml:space="preserve">Price to Xerox. </w:delText>
              </w:r>
              <w:r w:rsidRPr="00FD0F56" w:rsidDel="00FA0ABF">
                <w:rPr>
                  <w:rFonts w:asciiTheme="minorHAnsi" w:hAnsiTheme="minorHAnsi" w:cstheme="minorHAnsi"/>
                  <w:color w:val="000000"/>
                  <w:szCs w:val="16"/>
                </w:rPr>
                <w:delText>MTP Price</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0DB2518" w14:textId="054C27DD" w:rsidR="00E957B4" w:rsidRPr="00132E88" w:rsidDel="00FA0ABF" w:rsidRDefault="00E957B4" w:rsidP="00E957B4">
            <w:pPr>
              <w:widowControl/>
              <w:spacing w:line="240" w:lineRule="auto"/>
              <w:rPr>
                <w:del w:id="2109" w:author="Rakesh Singhi" w:date="2015-02-07T10:49:00Z"/>
                <w:rFonts w:asciiTheme="minorHAnsi" w:hAnsiTheme="minorHAnsi" w:cstheme="minorHAnsi"/>
                <w:color w:val="000000"/>
                <w:szCs w:val="16"/>
              </w:rPr>
            </w:pPr>
            <w:del w:id="2110" w:author="Rakesh Singhi" w:date="2015-02-07T10:49:00Z">
              <w:r w:rsidRPr="00132E88" w:rsidDel="00FA0ABF">
                <w:rPr>
                  <w:rFonts w:asciiTheme="minorHAnsi" w:hAnsiTheme="minorHAnsi" w:cstheme="minorHAnsi"/>
                  <w:color w:val="000000"/>
                  <w:szCs w:val="16"/>
                </w:rPr>
                <w:delText>No</w:delText>
              </w:r>
            </w:del>
          </w:p>
        </w:tc>
      </w:tr>
      <w:tr w:rsidR="00E957B4" w:rsidRPr="00D30FA1" w:rsidDel="00FA0ABF" w14:paraId="36B98428" w14:textId="6E13B2A9" w:rsidTr="00E957B4">
        <w:trPr>
          <w:del w:id="2111"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6870512C" w14:textId="404E2ED3" w:rsidR="00E957B4" w:rsidRPr="00132E88" w:rsidDel="00FA0ABF" w:rsidRDefault="00E957B4" w:rsidP="00E957B4">
            <w:pPr>
              <w:widowControl/>
              <w:spacing w:line="240" w:lineRule="auto"/>
              <w:rPr>
                <w:del w:id="2112" w:author="Rakesh Singhi" w:date="2015-02-07T10:49:00Z"/>
                <w:rFonts w:asciiTheme="minorHAnsi" w:hAnsiTheme="minorHAnsi" w:cstheme="minorHAnsi"/>
                <w:color w:val="000000"/>
                <w:szCs w:val="16"/>
              </w:rPr>
            </w:pPr>
            <w:del w:id="2113" w:author="Rakesh Singhi" w:date="2015-02-07T10:49:00Z">
              <w:r w:rsidRPr="00132E88" w:rsidDel="00FA0ABF">
                <w:rPr>
                  <w:rFonts w:asciiTheme="minorHAnsi" w:hAnsiTheme="minorHAnsi" w:cstheme="minorHAnsi"/>
                  <w:color w:val="000000"/>
                  <w:szCs w:val="16"/>
                </w:rPr>
                <w:delText>Tax</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37E6EA70" w14:textId="1267358A" w:rsidR="00E957B4" w:rsidRPr="00132E88" w:rsidDel="00FA0ABF" w:rsidRDefault="00E957B4" w:rsidP="00E957B4">
            <w:pPr>
              <w:widowControl/>
              <w:spacing w:line="240" w:lineRule="auto"/>
              <w:rPr>
                <w:del w:id="2114" w:author="Rakesh Singhi" w:date="2015-02-07T10:49:00Z"/>
                <w:rFonts w:asciiTheme="minorHAnsi" w:hAnsiTheme="minorHAnsi" w:cstheme="minorHAnsi"/>
                <w:color w:val="000000"/>
                <w:szCs w:val="16"/>
              </w:rPr>
            </w:pPr>
            <w:del w:id="2115" w:author="Rakesh Singhi" w:date="2015-02-07T10:49:00Z">
              <w:r w:rsidRPr="00132E88" w:rsidDel="00FA0ABF">
                <w:rPr>
                  <w:rFonts w:asciiTheme="minorHAnsi" w:hAnsiTheme="minorHAnsi" w:cstheme="minorHAnsi"/>
                  <w:color w:val="000000"/>
                  <w:szCs w:val="16"/>
                </w:rPr>
                <w:delText>Tax</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30BCA248" w14:textId="78150A3F" w:rsidR="00E957B4" w:rsidRPr="00132E88" w:rsidDel="00FA0ABF" w:rsidRDefault="00E957B4" w:rsidP="00E957B4">
            <w:pPr>
              <w:widowControl/>
              <w:spacing w:line="240" w:lineRule="auto"/>
              <w:rPr>
                <w:del w:id="2116" w:author="Rakesh Singhi" w:date="2015-02-07T10:49:00Z"/>
                <w:rFonts w:asciiTheme="minorHAnsi" w:hAnsiTheme="minorHAnsi" w:cstheme="minorHAnsi"/>
                <w:color w:val="000000"/>
                <w:szCs w:val="16"/>
              </w:rPr>
            </w:pPr>
            <w:del w:id="2117" w:author="Rakesh Singhi" w:date="2015-02-07T10:49:00Z">
              <w:r w:rsidDel="00FA0ABF">
                <w:rPr>
                  <w:rFonts w:asciiTheme="minorHAnsi" w:hAnsiTheme="minorHAnsi" w:cstheme="minorHAnsi"/>
                  <w:color w:val="000000"/>
                  <w:szCs w:val="16"/>
                </w:rPr>
                <w:delText>Number (up to 6</w:delText>
              </w:r>
              <w:r w:rsidRPr="00FD0F56" w:rsidDel="00FA0ABF">
                <w:rPr>
                  <w:rFonts w:asciiTheme="minorHAnsi" w:hAnsiTheme="minorHAnsi" w:cstheme="minorHAnsi"/>
                  <w:color w:val="000000"/>
                  <w:szCs w:val="16"/>
                </w:rPr>
                <w:delText xml:space="preserve"> decimals)</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4FAA6498" w14:textId="5A3718DB" w:rsidR="00E957B4" w:rsidRPr="00132E88" w:rsidDel="00FA0ABF" w:rsidRDefault="00E957B4" w:rsidP="00E957B4">
            <w:pPr>
              <w:widowControl/>
              <w:spacing w:line="240" w:lineRule="auto"/>
              <w:rPr>
                <w:del w:id="2118" w:author="Rakesh Singhi" w:date="2015-02-07T10:49:00Z"/>
                <w:rFonts w:asciiTheme="minorHAnsi" w:hAnsiTheme="minorHAnsi" w:cstheme="minorHAnsi"/>
                <w:color w:val="000000"/>
                <w:szCs w:val="16"/>
              </w:rPr>
            </w:pPr>
            <w:del w:id="2119" w:author="Rakesh Singhi" w:date="2015-02-07T10:49:00Z">
              <w:r w:rsidRPr="00132E88" w:rsidDel="00FA0ABF">
                <w:rPr>
                  <w:rFonts w:asciiTheme="minorHAnsi" w:hAnsiTheme="minorHAnsi" w:cstheme="minorHAnsi"/>
                  <w:color w:val="000000"/>
                  <w:szCs w:val="16"/>
                </w:rPr>
                <w:delText>Tax</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56E1FD26" w14:textId="30815E84" w:rsidR="00E957B4" w:rsidRPr="00132E88" w:rsidDel="00FA0ABF" w:rsidRDefault="00E957B4" w:rsidP="00E957B4">
            <w:pPr>
              <w:widowControl/>
              <w:spacing w:line="240" w:lineRule="auto"/>
              <w:rPr>
                <w:del w:id="2120" w:author="Rakesh Singhi" w:date="2015-02-07T10:49:00Z"/>
                <w:rFonts w:asciiTheme="minorHAnsi" w:hAnsiTheme="minorHAnsi" w:cstheme="minorHAnsi"/>
                <w:color w:val="000000"/>
                <w:szCs w:val="16"/>
              </w:rPr>
            </w:pPr>
            <w:del w:id="2121"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4E35DC55" w14:textId="64AE89E9" w:rsidTr="00E957B4">
        <w:trPr>
          <w:del w:id="2122"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060FB4D9" w14:textId="04B9ECE4" w:rsidR="00E957B4" w:rsidRPr="00132E88" w:rsidDel="00FA0ABF" w:rsidRDefault="00E957B4" w:rsidP="00E957B4">
            <w:pPr>
              <w:widowControl/>
              <w:spacing w:line="240" w:lineRule="auto"/>
              <w:rPr>
                <w:del w:id="2123" w:author="Rakesh Singhi" w:date="2015-02-07T10:49:00Z"/>
                <w:rFonts w:asciiTheme="minorHAnsi" w:hAnsiTheme="minorHAnsi" w:cstheme="minorHAnsi"/>
                <w:color w:val="000000"/>
                <w:szCs w:val="16"/>
              </w:rPr>
            </w:pPr>
            <w:del w:id="2124" w:author="Rakesh Singhi" w:date="2015-02-07T10:49:00Z">
              <w:r w:rsidRPr="00132E88" w:rsidDel="00FA0ABF">
                <w:rPr>
                  <w:rFonts w:asciiTheme="minorHAnsi" w:hAnsiTheme="minorHAnsi" w:cstheme="minorHAnsi"/>
                  <w:color w:val="000000"/>
                  <w:szCs w:val="16"/>
                </w:rPr>
                <w:delText>DMO ISC Invoice #</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239992CB" w14:textId="6BC1A517" w:rsidR="00E957B4" w:rsidRPr="00132E88" w:rsidDel="00FA0ABF" w:rsidRDefault="00E957B4" w:rsidP="00E957B4">
            <w:pPr>
              <w:widowControl/>
              <w:spacing w:line="240" w:lineRule="auto"/>
              <w:rPr>
                <w:del w:id="2125" w:author="Rakesh Singhi" w:date="2015-02-07T10:49:00Z"/>
                <w:rFonts w:asciiTheme="minorHAnsi" w:hAnsiTheme="minorHAnsi" w:cstheme="minorHAnsi"/>
                <w:color w:val="000000"/>
                <w:szCs w:val="16"/>
              </w:rPr>
            </w:pPr>
            <w:del w:id="2126" w:author="Rakesh Singhi" w:date="2015-02-07T10:49:00Z">
              <w:r w:rsidRPr="00132E88" w:rsidDel="00FA0ABF">
                <w:rPr>
                  <w:rFonts w:asciiTheme="minorHAnsi" w:hAnsiTheme="minorHAnsi" w:cstheme="minorHAnsi"/>
                  <w:color w:val="000000"/>
                  <w:szCs w:val="16"/>
                </w:rPr>
                <w:delText>DMO ISC Invoice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55A144CB" w14:textId="0D8FDA86" w:rsidR="00E957B4" w:rsidRPr="00132E88" w:rsidDel="00FA0ABF" w:rsidRDefault="00446233" w:rsidP="00E957B4">
            <w:pPr>
              <w:widowControl/>
              <w:spacing w:line="240" w:lineRule="auto"/>
              <w:rPr>
                <w:del w:id="2127" w:author="Rakesh Singhi" w:date="2015-02-07T10:49:00Z"/>
                <w:rFonts w:asciiTheme="minorHAnsi" w:hAnsiTheme="minorHAnsi" w:cstheme="minorHAnsi"/>
                <w:color w:val="000000"/>
                <w:szCs w:val="16"/>
              </w:rPr>
            </w:pPr>
            <w:del w:id="2128"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26D911CA" w14:textId="5641832A" w:rsidR="00E957B4" w:rsidRPr="00132E88" w:rsidDel="00FA0ABF" w:rsidRDefault="00E957B4" w:rsidP="00E957B4">
            <w:pPr>
              <w:widowControl/>
              <w:spacing w:line="240" w:lineRule="auto"/>
              <w:rPr>
                <w:del w:id="2129" w:author="Rakesh Singhi" w:date="2015-02-07T10:49:00Z"/>
                <w:rFonts w:asciiTheme="minorHAnsi" w:hAnsiTheme="minorHAnsi" w:cstheme="minorHAnsi"/>
                <w:color w:val="000000"/>
                <w:szCs w:val="16"/>
              </w:rPr>
            </w:pPr>
            <w:del w:id="2130" w:author="Rakesh Singhi" w:date="2015-02-07T10:49:00Z">
              <w:r w:rsidDel="00FA0ABF">
                <w:rPr>
                  <w:rFonts w:asciiTheme="minorHAnsi" w:hAnsiTheme="minorHAnsi" w:cstheme="minorHAnsi"/>
                  <w:color w:val="000000"/>
                  <w:szCs w:val="16"/>
                </w:rPr>
                <w:delText>DMO ISC Invoice Number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08C3764" w14:textId="1DDA8F0C" w:rsidR="00E957B4" w:rsidRPr="00132E88" w:rsidDel="00FA0ABF" w:rsidRDefault="00E957B4" w:rsidP="00E957B4">
            <w:pPr>
              <w:widowControl/>
              <w:spacing w:line="240" w:lineRule="auto"/>
              <w:rPr>
                <w:del w:id="2131" w:author="Rakesh Singhi" w:date="2015-02-07T10:49:00Z"/>
                <w:rFonts w:asciiTheme="minorHAnsi" w:hAnsiTheme="minorHAnsi" w:cstheme="minorHAnsi"/>
                <w:color w:val="000000"/>
                <w:szCs w:val="16"/>
              </w:rPr>
            </w:pPr>
            <w:del w:id="2132" w:author="Rakesh Singhi" w:date="2015-02-07T10:49:00Z">
              <w:r w:rsidRPr="00132E88" w:rsidDel="00FA0ABF">
                <w:rPr>
                  <w:rFonts w:asciiTheme="minorHAnsi" w:hAnsiTheme="minorHAnsi" w:cstheme="minorHAnsi"/>
                  <w:color w:val="000000"/>
                  <w:szCs w:val="16"/>
                </w:rPr>
                <w:delText>No</w:delText>
              </w:r>
            </w:del>
          </w:p>
        </w:tc>
      </w:tr>
      <w:tr w:rsidR="00E957B4" w:rsidRPr="00D30FA1" w:rsidDel="00FA0ABF" w14:paraId="59E338E4" w14:textId="459F79AB" w:rsidTr="00E957B4">
        <w:trPr>
          <w:del w:id="2133"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03527D07" w14:textId="16EDA596" w:rsidR="00E957B4" w:rsidRPr="00132E88" w:rsidDel="00FA0ABF" w:rsidRDefault="00E957B4" w:rsidP="00E957B4">
            <w:pPr>
              <w:widowControl/>
              <w:spacing w:line="240" w:lineRule="auto"/>
              <w:rPr>
                <w:del w:id="2134" w:author="Rakesh Singhi" w:date="2015-02-07T10:49:00Z"/>
                <w:rFonts w:asciiTheme="minorHAnsi" w:hAnsiTheme="minorHAnsi" w:cstheme="minorHAnsi"/>
                <w:color w:val="000000"/>
                <w:szCs w:val="16"/>
              </w:rPr>
            </w:pPr>
            <w:del w:id="2135" w:author="Rakesh Singhi" w:date="2015-02-07T10:49:00Z">
              <w:r w:rsidRPr="00132E88" w:rsidDel="00FA0ABF">
                <w:rPr>
                  <w:rFonts w:asciiTheme="minorHAnsi" w:hAnsiTheme="minorHAnsi" w:cstheme="minorHAnsi"/>
                  <w:color w:val="000000"/>
                  <w:szCs w:val="16"/>
                </w:rPr>
                <w:delText>DMO ISC Invoice Date</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0E932859" w14:textId="35F61B39" w:rsidR="00E957B4" w:rsidRPr="00132E88" w:rsidDel="00FA0ABF" w:rsidRDefault="00E957B4" w:rsidP="00E957B4">
            <w:pPr>
              <w:widowControl/>
              <w:spacing w:line="240" w:lineRule="auto"/>
              <w:rPr>
                <w:del w:id="2136" w:author="Rakesh Singhi" w:date="2015-02-07T10:49:00Z"/>
                <w:rFonts w:asciiTheme="minorHAnsi" w:hAnsiTheme="minorHAnsi" w:cstheme="minorHAnsi"/>
                <w:color w:val="000000"/>
                <w:szCs w:val="16"/>
              </w:rPr>
            </w:pPr>
            <w:del w:id="2137" w:author="Rakesh Singhi" w:date="2015-02-07T10:49:00Z">
              <w:r w:rsidRPr="00132E88" w:rsidDel="00FA0ABF">
                <w:rPr>
                  <w:rFonts w:asciiTheme="minorHAnsi" w:hAnsiTheme="minorHAnsi" w:cstheme="minorHAnsi"/>
                  <w:color w:val="000000"/>
                  <w:szCs w:val="16"/>
                </w:rPr>
                <w:delText>DMO ISC InvoideDate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3E7F97A8" w14:textId="2DADEC4F" w:rsidR="00E957B4" w:rsidRPr="00132E88" w:rsidDel="00FA0ABF" w:rsidRDefault="00E957B4" w:rsidP="00E957B4">
            <w:pPr>
              <w:widowControl/>
              <w:spacing w:line="240" w:lineRule="auto"/>
              <w:rPr>
                <w:del w:id="2138" w:author="Rakesh Singhi" w:date="2015-02-07T10:49:00Z"/>
                <w:rFonts w:asciiTheme="minorHAnsi" w:hAnsiTheme="minorHAnsi" w:cstheme="minorHAnsi"/>
                <w:color w:val="000000"/>
                <w:szCs w:val="16"/>
              </w:rPr>
            </w:pPr>
            <w:del w:id="2139" w:author="Rakesh Singhi" w:date="2015-02-07T10:49:00Z">
              <w:r w:rsidRPr="00132E88" w:rsidDel="00FA0ABF">
                <w:rPr>
                  <w:rFonts w:asciiTheme="minorHAnsi" w:hAnsiTheme="minorHAnsi" w:cstheme="minorHAnsi"/>
                  <w:color w:val="000000"/>
                  <w:szCs w:val="16"/>
                </w:rPr>
                <w:delText>Date</w:delText>
              </w:r>
              <w:r w:rsidDel="00FA0ABF">
                <w:rPr>
                  <w:rFonts w:asciiTheme="minorHAnsi" w:hAnsiTheme="minorHAnsi" w:cstheme="minorHAnsi"/>
                  <w:color w:val="000000"/>
                  <w:szCs w:val="16"/>
                </w:rPr>
                <w:delText xml:space="preserve"> </w:delText>
              </w:r>
              <w:r w:rsidRPr="00132E88" w:rsidDel="00FA0ABF">
                <w:rPr>
                  <w:rFonts w:asciiTheme="minorHAnsi" w:hAnsiTheme="minorHAnsi" w:cstheme="minorHAnsi"/>
                  <w:color w:val="000000"/>
                  <w:szCs w:val="16"/>
                </w:rPr>
                <w:delText>(DD/MM/YYYY)</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3FE9D0C9" w14:textId="044F4EB9" w:rsidR="00E957B4" w:rsidRPr="00132E88" w:rsidDel="00FA0ABF" w:rsidRDefault="00E957B4" w:rsidP="00E957B4">
            <w:pPr>
              <w:widowControl/>
              <w:spacing w:line="240" w:lineRule="auto"/>
              <w:rPr>
                <w:del w:id="2140" w:author="Rakesh Singhi" w:date="2015-02-07T10:49:00Z"/>
                <w:rFonts w:asciiTheme="minorHAnsi" w:hAnsiTheme="minorHAnsi" w:cstheme="minorHAnsi"/>
                <w:color w:val="000000"/>
                <w:szCs w:val="16"/>
              </w:rPr>
            </w:pPr>
            <w:del w:id="2141" w:author="Rakesh Singhi" w:date="2015-02-07T10:49:00Z">
              <w:r w:rsidRPr="00132E88" w:rsidDel="00FA0ABF">
                <w:rPr>
                  <w:rFonts w:asciiTheme="minorHAnsi" w:hAnsiTheme="minorHAnsi" w:cstheme="minorHAnsi"/>
                  <w:color w:val="000000"/>
                  <w:szCs w:val="16"/>
                </w:rPr>
                <w:delText>DMO ISC Invoice Date</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07FB972C" w14:textId="16D006BF" w:rsidR="00E957B4" w:rsidRPr="00132E88" w:rsidDel="00FA0ABF" w:rsidRDefault="00E957B4" w:rsidP="00E957B4">
            <w:pPr>
              <w:widowControl/>
              <w:spacing w:line="240" w:lineRule="auto"/>
              <w:rPr>
                <w:del w:id="2142" w:author="Rakesh Singhi" w:date="2015-02-07T10:49:00Z"/>
                <w:rFonts w:asciiTheme="minorHAnsi" w:hAnsiTheme="minorHAnsi" w:cstheme="minorHAnsi"/>
                <w:color w:val="000000"/>
                <w:szCs w:val="16"/>
              </w:rPr>
            </w:pPr>
            <w:del w:id="2143" w:author="Rakesh Singhi" w:date="2015-02-07T10:49:00Z">
              <w:r w:rsidRPr="00132E88" w:rsidDel="00FA0ABF">
                <w:rPr>
                  <w:rFonts w:asciiTheme="minorHAnsi" w:hAnsiTheme="minorHAnsi" w:cstheme="minorHAnsi"/>
                  <w:color w:val="000000"/>
                  <w:szCs w:val="16"/>
                </w:rPr>
                <w:delText>No</w:delText>
              </w:r>
            </w:del>
          </w:p>
        </w:tc>
      </w:tr>
      <w:tr w:rsidR="00E957B4" w:rsidRPr="00D30FA1" w:rsidDel="00FA0ABF" w14:paraId="4ED25FB6" w14:textId="73B61EEC" w:rsidTr="00E957B4">
        <w:trPr>
          <w:del w:id="2144"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7D0A6EB9" w14:textId="120B7C60" w:rsidR="00E957B4" w:rsidRPr="00132E88" w:rsidDel="00FA0ABF" w:rsidRDefault="00E957B4" w:rsidP="00E957B4">
            <w:pPr>
              <w:widowControl/>
              <w:spacing w:line="240" w:lineRule="auto"/>
              <w:rPr>
                <w:del w:id="2145" w:author="Rakesh Singhi" w:date="2015-02-07T10:49:00Z"/>
                <w:rFonts w:asciiTheme="minorHAnsi" w:hAnsiTheme="minorHAnsi" w:cstheme="minorHAnsi"/>
                <w:color w:val="000000"/>
                <w:szCs w:val="16"/>
              </w:rPr>
            </w:pPr>
            <w:del w:id="2146" w:author="Rakesh Singhi" w:date="2015-02-07T10:49:00Z">
              <w:r w:rsidRPr="00132E88" w:rsidDel="00FA0ABF">
                <w:rPr>
                  <w:rFonts w:asciiTheme="minorHAnsi" w:hAnsiTheme="minorHAnsi" w:cstheme="minorHAnsi"/>
                  <w:color w:val="000000"/>
                  <w:szCs w:val="16"/>
                </w:rPr>
                <w:delText>Currency</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14469EA1" w14:textId="5DAF2DE3" w:rsidR="00E957B4" w:rsidRPr="00132E88" w:rsidDel="00FA0ABF" w:rsidRDefault="00E957B4" w:rsidP="00E957B4">
            <w:pPr>
              <w:widowControl/>
              <w:spacing w:line="240" w:lineRule="auto"/>
              <w:rPr>
                <w:del w:id="2147" w:author="Rakesh Singhi" w:date="2015-02-07T10:49:00Z"/>
                <w:rFonts w:asciiTheme="minorHAnsi" w:hAnsiTheme="minorHAnsi" w:cstheme="minorHAnsi"/>
                <w:color w:val="000000"/>
                <w:szCs w:val="16"/>
              </w:rPr>
            </w:pPr>
            <w:del w:id="2148" w:author="Rakesh Singhi" w:date="2015-02-07T10:49:00Z">
              <w:r w:rsidRPr="00132E88" w:rsidDel="00FA0ABF">
                <w:rPr>
                  <w:rFonts w:asciiTheme="minorHAnsi" w:hAnsiTheme="minorHAnsi" w:cstheme="minorHAnsi"/>
                  <w:color w:val="000000"/>
                  <w:szCs w:val="16"/>
                </w:rPr>
                <w:delText>Currency</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74403DDC" w14:textId="6A34AAB3" w:rsidR="00E957B4" w:rsidRPr="00132E88" w:rsidDel="00FA0ABF" w:rsidRDefault="00446233" w:rsidP="00E957B4">
            <w:pPr>
              <w:widowControl/>
              <w:spacing w:line="240" w:lineRule="auto"/>
              <w:rPr>
                <w:del w:id="2149" w:author="Rakesh Singhi" w:date="2015-02-07T10:49:00Z"/>
                <w:rFonts w:asciiTheme="minorHAnsi" w:hAnsiTheme="minorHAnsi" w:cstheme="minorHAnsi"/>
                <w:color w:val="000000"/>
                <w:szCs w:val="16"/>
              </w:rPr>
            </w:pPr>
            <w:del w:id="2150"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5F9203AD" w14:textId="78231EFF" w:rsidR="00E957B4" w:rsidRPr="00132E88" w:rsidDel="00FA0ABF" w:rsidRDefault="00E957B4" w:rsidP="00E957B4">
            <w:pPr>
              <w:widowControl/>
              <w:spacing w:line="240" w:lineRule="auto"/>
              <w:rPr>
                <w:del w:id="2151" w:author="Rakesh Singhi" w:date="2015-02-07T10:49:00Z"/>
                <w:rFonts w:asciiTheme="minorHAnsi" w:hAnsiTheme="minorHAnsi" w:cstheme="minorHAnsi"/>
                <w:color w:val="000000"/>
                <w:szCs w:val="16"/>
              </w:rPr>
            </w:pPr>
            <w:del w:id="2152" w:author="Rakesh Singhi" w:date="2015-02-07T10:49:00Z">
              <w:r w:rsidRPr="00FD0F56" w:rsidDel="00FA0ABF">
                <w:rPr>
                  <w:rFonts w:asciiTheme="minorHAnsi" w:hAnsiTheme="minorHAnsi" w:cstheme="minorHAnsi"/>
                  <w:color w:val="000000"/>
                  <w:szCs w:val="16"/>
                </w:rPr>
                <w:delText>Currency code at order line item level.</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FA3ED45" w14:textId="5510771B" w:rsidR="00E957B4" w:rsidRPr="00132E88" w:rsidDel="00FA0ABF" w:rsidRDefault="00E957B4" w:rsidP="00E957B4">
            <w:pPr>
              <w:widowControl/>
              <w:spacing w:line="240" w:lineRule="auto"/>
              <w:rPr>
                <w:del w:id="2153" w:author="Rakesh Singhi" w:date="2015-02-07T10:49:00Z"/>
                <w:rFonts w:asciiTheme="minorHAnsi" w:hAnsiTheme="minorHAnsi" w:cstheme="minorHAnsi"/>
                <w:color w:val="000000"/>
                <w:szCs w:val="16"/>
              </w:rPr>
            </w:pPr>
            <w:del w:id="2154"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6E32BCF5" w14:textId="3D6123CB" w:rsidTr="00E957B4">
        <w:trPr>
          <w:del w:id="2155"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77AE9577" w14:textId="2CCD34F4" w:rsidR="00E957B4" w:rsidRPr="00132E88" w:rsidDel="00FA0ABF" w:rsidRDefault="00E957B4" w:rsidP="00E957B4">
            <w:pPr>
              <w:widowControl/>
              <w:spacing w:line="240" w:lineRule="auto"/>
              <w:rPr>
                <w:del w:id="2156" w:author="Rakesh Singhi" w:date="2015-02-07T10:49:00Z"/>
                <w:rFonts w:asciiTheme="minorHAnsi" w:hAnsiTheme="minorHAnsi" w:cstheme="minorHAnsi"/>
                <w:color w:val="000000"/>
                <w:szCs w:val="16"/>
              </w:rPr>
            </w:pPr>
            <w:del w:id="2157" w:author="Rakesh Singhi" w:date="2015-02-07T10:49:00Z">
              <w:r w:rsidRPr="00132E88" w:rsidDel="00FA0ABF">
                <w:rPr>
                  <w:rFonts w:asciiTheme="minorHAnsi" w:hAnsiTheme="minorHAnsi" w:cstheme="minorHAnsi"/>
                  <w:color w:val="000000"/>
                  <w:szCs w:val="16"/>
                </w:rPr>
                <w:delText>Customer Invoice #</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7FA8F9F3" w14:textId="577539CC" w:rsidR="00E957B4" w:rsidRPr="00132E88" w:rsidDel="00FA0ABF" w:rsidRDefault="00E957B4" w:rsidP="00E957B4">
            <w:pPr>
              <w:widowControl/>
              <w:spacing w:line="240" w:lineRule="auto"/>
              <w:rPr>
                <w:del w:id="2158" w:author="Rakesh Singhi" w:date="2015-02-07T10:49:00Z"/>
                <w:rFonts w:asciiTheme="minorHAnsi" w:hAnsiTheme="minorHAnsi" w:cstheme="minorHAnsi"/>
                <w:color w:val="000000"/>
                <w:szCs w:val="16"/>
              </w:rPr>
            </w:pPr>
            <w:del w:id="2159" w:author="Rakesh Singhi" w:date="2015-02-07T10:49:00Z">
              <w:r w:rsidRPr="00132E88" w:rsidDel="00FA0ABF">
                <w:rPr>
                  <w:rFonts w:asciiTheme="minorHAnsi" w:hAnsiTheme="minorHAnsi" w:cstheme="minorHAnsi"/>
                  <w:color w:val="000000"/>
                  <w:szCs w:val="16"/>
                </w:rPr>
                <w:delText>CustomerInvoice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1089EC12" w14:textId="2CBAD0A0" w:rsidR="00E957B4" w:rsidRPr="00132E88" w:rsidDel="00FA0ABF" w:rsidRDefault="00446233" w:rsidP="00E957B4">
            <w:pPr>
              <w:widowControl/>
              <w:spacing w:line="240" w:lineRule="auto"/>
              <w:rPr>
                <w:del w:id="2160" w:author="Rakesh Singhi" w:date="2015-02-07T10:49:00Z"/>
                <w:rFonts w:asciiTheme="minorHAnsi" w:hAnsiTheme="minorHAnsi" w:cstheme="minorHAnsi"/>
                <w:color w:val="000000"/>
                <w:szCs w:val="16"/>
              </w:rPr>
            </w:pPr>
            <w:del w:id="2161" w:author="Rakesh Singhi" w:date="2015-02-07T10:49:00Z">
              <w:r w:rsidDel="00FA0ABF">
                <w:rPr>
                  <w:rFonts w:asciiTheme="minorHAnsi" w:hAnsiTheme="minorHAnsi" w:cstheme="minorHAnsi"/>
                  <w:color w:val="000000"/>
                  <w:szCs w:val="16"/>
                </w:rPr>
                <w:delText>nVARCHAR2</w:delText>
              </w:r>
              <w:r w:rsidR="00E957B4" w:rsidRPr="00132E88" w:rsidDel="00FA0ABF">
                <w:rPr>
                  <w:rFonts w:asciiTheme="minorHAnsi" w:hAnsiTheme="minorHAnsi" w:cstheme="minorHAnsi"/>
                  <w:color w:val="000000"/>
                  <w:szCs w:val="16"/>
                </w:rPr>
                <w:delText>(500)</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16322DB5" w14:textId="2924AC46" w:rsidR="00E957B4" w:rsidRPr="00132E88" w:rsidDel="00FA0ABF" w:rsidRDefault="00E957B4" w:rsidP="00E957B4">
            <w:pPr>
              <w:widowControl/>
              <w:spacing w:line="240" w:lineRule="auto"/>
              <w:rPr>
                <w:del w:id="2162" w:author="Rakesh Singhi" w:date="2015-02-07T10:49:00Z"/>
                <w:rFonts w:asciiTheme="minorHAnsi" w:hAnsiTheme="minorHAnsi" w:cstheme="minorHAnsi"/>
                <w:color w:val="000000"/>
                <w:szCs w:val="16"/>
              </w:rPr>
            </w:pPr>
            <w:del w:id="2163" w:author="Rakesh Singhi" w:date="2015-02-07T10:49:00Z">
              <w:r w:rsidDel="00FA0ABF">
                <w:rPr>
                  <w:rFonts w:asciiTheme="minorHAnsi" w:hAnsiTheme="minorHAnsi" w:cstheme="minorHAnsi"/>
                  <w:color w:val="000000"/>
                  <w:szCs w:val="16"/>
                </w:rPr>
                <w:delText>Customer Invoice Number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1E1030F4" w14:textId="1D9377A1" w:rsidR="00E957B4" w:rsidRPr="00132E88" w:rsidDel="00FA0ABF" w:rsidRDefault="00E957B4" w:rsidP="00E957B4">
            <w:pPr>
              <w:widowControl/>
              <w:spacing w:line="240" w:lineRule="auto"/>
              <w:rPr>
                <w:del w:id="2164" w:author="Rakesh Singhi" w:date="2015-02-07T10:49:00Z"/>
                <w:rFonts w:asciiTheme="minorHAnsi" w:hAnsiTheme="minorHAnsi" w:cstheme="minorHAnsi"/>
                <w:color w:val="000000"/>
                <w:szCs w:val="16"/>
              </w:rPr>
            </w:pPr>
            <w:del w:id="2165" w:author="Rakesh Singhi" w:date="2015-02-07T10:49:00Z">
              <w:r w:rsidRPr="00132E88" w:rsidDel="00FA0ABF">
                <w:rPr>
                  <w:rFonts w:asciiTheme="minorHAnsi" w:hAnsiTheme="minorHAnsi" w:cstheme="minorHAnsi"/>
                  <w:color w:val="000000"/>
                  <w:szCs w:val="16"/>
                </w:rPr>
                <w:delText>Yes</w:delText>
              </w:r>
            </w:del>
          </w:p>
        </w:tc>
      </w:tr>
      <w:tr w:rsidR="00E957B4" w:rsidRPr="00D30FA1" w:rsidDel="00FA0ABF" w14:paraId="58487158" w14:textId="1A9DE78F" w:rsidTr="00E957B4">
        <w:trPr>
          <w:del w:id="2166"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2B87E550" w14:textId="52A70773" w:rsidR="00E957B4" w:rsidRPr="00132E88" w:rsidDel="00FA0ABF" w:rsidRDefault="00E957B4" w:rsidP="00E957B4">
            <w:pPr>
              <w:widowControl/>
              <w:spacing w:line="240" w:lineRule="auto"/>
              <w:rPr>
                <w:del w:id="2167" w:author="Rakesh Singhi" w:date="2015-02-07T10:49:00Z"/>
                <w:rFonts w:asciiTheme="minorHAnsi" w:hAnsiTheme="minorHAnsi" w:cstheme="minorHAnsi"/>
                <w:color w:val="000000"/>
                <w:szCs w:val="16"/>
              </w:rPr>
            </w:pPr>
            <w:del w:id="2168" w:author="Rakesh Singhi" w:date="2015-02-07T10:49:00Z">
              <w:r w:rsidRPr="00132E88" w:rsidDel="00FA0ABF">
                <w:rPr>
                  <w:rFonts w:asciiTheme="minorHAnsi" w:hAnsiTheme="minorHAnsi" w:cstheme="minorHAnsi"/>
                  <w:color w:val="000000"/>
                  <w:szCs w:val="16"/>
                </w:rPr>
                <w:delText>Customer Invoice Date</w:delText>
              </w:r>
            </w:del>
          </w:p>
        </w:tc>
        <w:tc>
          <w:tcPr>
            <w:tcW w:w="1980" w:type="dxa"/>
            <w:tcBorders>
              <w:top w:val="single" w:sz="4" w:space="0" w:color="auto"/>
              <w:left w:val="single" w:sz="4" w:space="0" w:color="auto"/>
              <w:bottom w:val="single" w:sz="4" w:space="0" w:color="auto"/>
              <w:right w:val="single" w:sz="4" w:space="0" w:color="auto"/>
            </w:tcBorders>
            <w:vAlign w:val="center"/>
          </w:tcPr>
          <w:p w14:paraId="1774ED88" w14:textId="6CD5A569" w:rsidR="00E957B4" w:rsidRPr="00132E88" w:rsidDel="00FA0ABF" w:rsidRDefault="00E957B4" w:rsidP="00E957B4">
            <w:pPr>
              <w:widowControl/>
              <w:spacing w:line="240" w:lineRule="auto"/>
              <w:rPr>
                <w:del w:id="2169" w:author="Rakesh Singhi" w:date="2015-02-07T10:49:00Z"/>
                <w:rFonts w:asciiTheme="minorHAnsi" w:hAnsiTheme="minorHAnsi" w:cstheme="minorHAnsi"/>
                <w:color w:val="000000"/>
                <w:szCs w:val="16"/>
              </w:rPr>
            </w:pPr>
            <w:del w:id="2170" w:author="Rakesh Singhi" w:date="2015-02-07T10:49:00Z">
              <w:r w:rsidRPr="00132E88" w:rsidDel="00FA0ABF">
                <w:rPr>
                  <w:rFonts w:asciiTheme="minorHAnsi" w:hAnsiTheme="minorHAnsi" w:cstheme="minorHAnsi"/>
                  <w:color w:val="000000"/>
                  <w:szCs w:val="16"/>
                </w:rPr>
                <w:delText>CustomerInvoiceDate</w:delText>
              </w:r>
            </w:del>
          </w:p>
        </w:tc>
        <w:tc>
          <w:tcPr>
            <w:tcW w:w="2070" w:type="dxa"/>
            <w:tcBorders>
              <w:top w:val="single" w:sz="4" w:space="0" w:color="auto"/>
              <w:left w:val="single" w:sz="4" w:space="0" w:color="auto"/>
              <w:bottom w:val="single" w:sz="4" w:space="0" w:color="auto"/>
              <w:right w:val="single" w:sz="4" w:space="0" w:color="auto"/>
            </w:tcBorders>
            <w:vAlign w:val="center"/>
          </w:tcPr>
          <w:p w14:paraId="7BC9281C" w14:textId="79289B67" w:rsidR="00E957B4" w:rsidRPr="00132E88" w:rsidDel="00FA0ABF" w:rsidRDefault="00E957B4" w:rsidP="00E957B4">
            <w:pPr>
              <w:widowControl/>
              <w:spacing w:line="240" w:lineRule="auto"/>
              <w:rPr>
                <w:del w:id="2171" w:author="Rakesh Singhi" w:date="2015-02-07T10:49:00Z"/>
                <w:rFonts w:asciiTheme="minorHAnsi" w:hAnsiTheme="minorHAnsi" w:cstheme="minorHAnsi"/>
                <w:color w:val="000000"/>
                <w:szCs w:val="16"/>
              </w:rPr>
            </w:pPr>
            <w:del w:id="2172" w:author="Rakesh Singhi" w:date="2015-02-07T10:49:00Z">
              <w:r w:rsidRPr="00132E88" w:rsidDel="00FA0ABF">
                <w:rPr>
                  <w:rFonts w:asciiTheme="minorHAnsi" w:hAnsiTheme="minorHAnsi" w:cstheme="minorHAnsi"/>
                  <w:color w:val="000000"/>
                  <w:szCs w:val="16"/>
                </w:rPr>
                <w:delText>Date</w:delText>
              </w:r>
              <w:r w:rsidDel="00FA0ABF">
                <w:rPr>
                  <w:rFonts w:asciiTheme="minorHAnsi" w:hAnsiTheme="minorHAnsi" w:cstheme="minorHAnsi"/>
                  <w:color w:val="000000"/>
                  <w:szCs w:val="16"/>
                </w:rPr>
                <w:delText xml:space="preserve"> </w:delText>
              </w:r>
              <w:r w:rsidRPr="00132E88" w:rsidDel="00FA0ABF">
                <w:rPr>
                  <w:rFonts w:asciiTheme="minorHAnsi" w:hAnsiTheme="minorHAnsi" w:cstheme="minorHAnsi"/>
                  <w:color w:val="000000"/>
                  <w:szCs w:val="16"/>
                </w:rPr>
                <w:delText>(DD/MM/YYYY)</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6F14B2BB" w14:textId="25DEAD3D" w:rsidR="00E957B4" w:rsidRPr="00132E88" w:rsidDel="00FA0ABF" w:rsidRDefault="00E957B4" w:rsidP="00E957B4">
            <w:pPr>
              <w:widowControl/>
              <w:spacing w:line="240" w:lineRule="auto"/>
              <w:rPr>
                <w:del w:id="2173" w:author="Rakesh Singhi" w:date="2015-02-07T10:49:00Z"/>
                <w:rFonts w:asciiTheme="minorHAnsi" w:hAnsiTheme="minorHAnsi" w:cstheme="minorHAnsi"/>
                <w:color w:val="000000"/>
                <w:szCs w:val="16"/>
              </w:rPr>
            </w:pPr>
            <w:del w:id="2174" w:author="Rakesh Singhi" w:date="2015-02-07T10:49:00Z">
              <w:r w:rsidRPr="00132E88" w:rsidDel="00FA0ABF">
                <w:rPr>
                  <w:rFonts w:asciiTheme="minorHAnsi" w:hAnsiTheme="minorHAnsi" w:cstheme="minorHAnsi"/>
                  <w:color w:val="000000"/>
                  <w:szCs w:val="16"/>
                </w:rPr>
                <w:delText>Customer Invoice Date</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081993D1" w14:textId="684783F3" w:rsidR="00E957B4" w:rsidRPr="00132E88" w:rsidDel="00FA0ABF" w:rsidRDefault="00E957B4" w:rsidP="00E957B4">
            <w:pPr>
              <w:widowControl/>
              <w:spacing w:line="240" w:lineRule="auto"/>
              <w:rPr>
                <w:del w:id="2175" w:author="Rakesh Singhi" w:date="2015-02-07T10:49:00Z"/>
                <w:rFonts w:asciiTheme="minorHAnsi" w:hAnsiTheme="minorHAnsi" w:cstheme="minorHAnsi"/>
                <w:color w:val="000000"/>
                <w:szCs w:val="16"/>
              </w:rPr>
            </w:pPr>
            <w:del w:id="2176" w:author="Rakesh Singhi" w:date="2015-02-07T10:49:00Z">
              <w:r w:rsidRPr="00132E88" w:rsidDel="00FA0ABF">
                <w:rPr>
                  <w:rFonts w:asciiTheme="minorHAnsi" w:hAnsiTheme="minorHAnsi" w:cstheme="minorHAnsi"/>
                  <w:color w:val="000000"/>
                  <w:szCs w:val="16"/>
                </w:rPr>
                <w:delText>No</w:delText>
              </w:r>
            </w:del>
          </w:p>
        </w:tc>
      </w:tr>
      <w:tr w:rsidR="00FA0ABF" w:rsidRPr="00D30FA1" w14:paraId="62A08374" w14:textId="77777777" w:rsidTr="00FA0ABF">
        <w:trPr>
          <w:ins w:id="2177" w:author="Rakesh Singhi" w:date="2015-02-07T10:49:00Z"/>
        </w:trPr>
        <w:tc>
          <w:tcPr>
            <w:tcW w:w="2430" w:type="dxa"/>
            <w:tcBorders>
              <w:top w:val="single" w:sz="4" w:space="0" w:color="auto"/>
              <w:left w:val="single" w:sz="4" w:space="0" w:color="auto"/>
              <w:bottom w:val="single" w:sz="4" w:space="0" w:color="auto"/>
              <w:right w:val="single" w:sz="4" w:space="0" w:color="auto"/>
            </w:tcBorders>
            <w:shd w:val="clear" w:color="auto" w:fill="F4B8AE"/>
            <w:vAlign w:val="center"/>
          </w:tcPr>
          <w:p w14:paraId="71219BD3" w14:textId="77777777" w:rsidR="00FA0ABF" w:rsidRPr="00132E88" w:rsidRDefault="00FA0ABF" w:rsidP="000E4BBD">
            <w:pPr>
              <w:rPr>
                <w:ins w:id="2178" w:author="Rakesh Singhi" w:date="2015-02-07T10:49:00Z"/>
                <w:rFonts w:asciiTheme="minorHAnsi" w:hAnsiTheme="minorHAnsi" w:cstheme="minorHAnsi"/>
                <w:color w:val="000000"/>
                <w:szCs w:val="16"/>
              </w:rPr>
            </w:pPr>
            <w:ins w:id="2179" w:author="Rakesh Singhi" w:date="2015-02-07T10:49:00Z">
              <w:r w:rsidRPr="00132E88">
                <w:rPr>
                  <w:rFonts w:asciiTheme="minorHAnsi" w:hAnsiTheme="minorHAnsi" w:cstheme="minorHAnsi"/>
                  <w:color w:val="000000"/>
                  <w:szCs w:val="16"/>
                </w:rPr>
                <w:t xml:space="preserve">Field </w:t>
              </w:r>
              <w:r>
                <w:rPr>
                  <w:rFonts w:asciiTheme="minorHAnsi" w:hAnsiTheme="minorHAnsi" w:cstheme="minorHAnsi"/>
                  <w:color w:val="000000"/>
                  <w:szCs w:val="16"/>
                </w:rPr>
                <w:t xml:space="preserve">Name </w:t>
              </w:r>
              <w:r w:rsidRPr="00132E88">
                <w:rPr>
                  <w:rFonts w:asciiTheme="minorHAnsi" w:hAnsiTheme="minorHAnsi" w:cstheme="minorHAnsi"/>
                  <w:color w:val="000000"/>
                  <w:szCs w:val="16"/>
                </w:rPr>
                <w:t>from Business</w:t>
              </w:r>
            </w:ins>
          </w:p>
        </w:tc>
        <w:tc>
          <w:tcPr>
            <w:tcW w:w="1980" w:type="dxa"/>
            <w:tcBorders>
              <w:top w:val="single" w:sz="4" w:space="0" w:color="auto"/>
              <w:left w:val="single" w:sz="4" w:space="0" w:color="auto"/>
              <w:bottom w:val="single" w:sz="4" w:space="0" w:color="auto"/>
              <w:right w:val="single" w:sz="4" w:space="0" w:color="auto"/>
            </w:tcBorders>
            <w:shd w:val="clear" w:color="auto" w:fill="F4B8AE"/>
            <w:vAlign w:val="center"/>
          </w:tcPr>
          <w:p w14:paraId="3163CF83" w14:textId="77777777" w:rsidR="00FA0ABF" w:rsidRPr="0085282A" w:rsidRDefault="00FA0ABF" w:rsidP="000E4BBD">
            <w:pPr>
              <w:rPr>
                <w:ins w:id="2180" w:author="Rakesh Singhi" w:date="2015-02-07T10:49:00Z"/>
                <w:rFonts w:asciiTheme="minorHAnsi" w:hAnsiTheme="minorHAnsi" w:cstheme="minorHAnsi"/>
                <w:color w:val="000000"/>
                <w:szCs w:val="16"/>
              </w:rPr>
            </w:pPr>
            <w:ins w:id="2181" w:author="Rakesh Singhi" w:date="2015-02-07T10:49:00Z">
              <w:r w:rsidRPr="0085282A">
                <w:rPr>
                  <w:rFonts w:asciiTheme="minorHAnsi" w:hAnsiTheme="minorHAnsi" w:cstheme="minorHAnsi"/>
                  <w:color w:val="000000"/>
                  <w:szCs w:val="16"/>
                </w:rPr>
                <w:t>Field Name in File</w:t>
              </w:r>
            </w:ins>
          </w:p>
        </w:tc>
        <w:tc>
          <w:tcPr>
            <w:tcW w:w="2070" w:type="dxa"/>
            <w:tcBorders>
              <w:top w:val="single" w:sz="4" w:space="0" w:color="auto"/>
              <w:left w:val="single" w:sz="4" w:space="0" w:color="auto"/>
              <w:bottom w:val="single" w:sz="4" w:space="0" w:color="auto"/>
              <w:right w:val="single" w:sz="4" w:space="0" w:color="auto"/>
            </w:tcBorders>
            <w:shd w:val="clear" w:color="auto" w:fill="F4B8AE"/>
            <w:vAlign w:val="center"/>
          </w:tcPr>
          <w:p w14:paraId="5D1C90C1" w14:textId="77777777" w:rsidR="00FA0ABF" w:rsidRPr="0085282A" w:rsidRDefault="00FA0ABF" w:rsidP="000E4BBD">
            <w:pPr>
              <w:rPr>
                <w:ins w:id="2182" w:author="Rakesh Singhi" w:date="2015-02-07T10:49:00Z"/>
                <w:rFonts w:asciiTheme="minorHAnsi" w:hAnsiTheme="minorHAnsi" w:cstheme="minorHAnsi"/>
                <w:color w:val="000000"/>
                <w:szCs w:val="16"/>
              </w:rPr>
            </w:pPr>
            <w:ins w:id="2183" w:author="Rakesh Singhi" w:date="2015-02-07T10:49:00Z">
              <w:r w:rsidRPr="0085282A">
                <w:rPr>
                  <w:rFonts w:asciiTheme="minorHAnsi" w:hAnsiTheme="minorHAnsi" w:cstheme="minorHAnsi"/>
                  <w:color w:val="000000"/>
                  <w:szCs w:val="16"/>
                </w:rPr>
                <w:t>Field Format</w:t>
              </w:r>
            </w:ins>
          </w:p>
        </w:tc>
        <w:tc>
          <w:tcPr>
            <w:tcW w:w="2250" w:type="dxa"/>
            <w:tcBorders>
              <w:top w:val="single" w:sz="4" w:space="0" w:color="auto"/>
              <w:left w:val="single" w:sz="4" w:space="0" w:color="auto"/>
              <w:bottom w:val="single" w:sz="4" w:space="0" w:color="auto"/>
              <w:right w:val="single" w:sz="4" w:space="0" w:color="auto"/>
            </w:tcBorders>
            <w:shd w:val="clear" w:color="auto" w:fill="F4B8AE"/>
            <w:vAlign w:val="center"/>
          </w:tcPr>
          <w:p w14:paraId="2BEA36D9" w14:textId="77777777" w:rsidR="00FA0ABF" w:rsidRPr="0085282A" w:rsidRDefault="00FA0ABF" w:rsidP="000E4BBD">
            <w:pPr>
              <w:rPr>
                <w:ins w:id="2184" w:author="Rakesh Singhi" w:date="2015-02-07T10:49:00Z"/>
                <w:rFonts w:asciiTheme="minorHAnsi" w:hAnsiTheme="minorHAnsi" w:cstheme="minorHAnsi"/>
                <w:color w:val="000000"/>
                <w:szCs w:val="16"/>
              </w:rPr>
            </w:pPr>
            <w:ins w:id="2185" w:author="Rakesh Singhi" w:date="2015-02-07T10:49:00Z">
              <w:r w:rsidRPr="0085282A">
                <w:rPr>
                  <w:rFonts w:asciiTheme="minorHAnsi" w:hAnsiTheme="minorHAnsi" w:cstheme="minorHAnsi"/>
                  <w:color w:val="000000"/>
                  <w:szCs w:val="16"/>
                </w:rPr>
                <w:t>Field Comment</w:t>
              </w:r>
            </w:ins>
          </w:p>
        </w:tc>
        <w:tc>
          <w:tcPr>
            <w:tcW w:w="1170" w:type="dxa"/>
            <w:tcBorders>
              <w:top w:val="single" w:sz="4" w:space="0" w:color="auto"/>
              <w:left w:val="single" w:sz="4" w:space="0" w:color="auto"/>
              <w:bottom w:val="single" w:sz="4" w:space="0" w:color="auto"/>
              <w:right w:val="single" w:sz="4" w:space="0" w:color="auto"/>
            </w:tcBorders>
            <w:shd w:val="clear" w:color="auto" w:fill="F4B8AE"/>
            <w:vAlign w:val="center"/>
          </w:tcPr>
          <w:p w14:paraId="5346EA8A" w14:textId="77777777" w:rsidR="00FA0ABF" w:rsidRPr="0085282A" w:rsidRDefault="00FA0ABF" w:rsidP="000E4BBD">
            <w:pPr>
              <w:rPr>
                <w:ins w:id="2186" w:author="Rakesh Singhi" w:date="2015-02-07T10:49:00Z"/>
                <w:rFonts w:asciiTheme="minorHAnsi" w:hAnsiTheme="minorHAnsi" w:cstheme="minorHAnsi"/>
                <w:color w:val="000000"/>
                <w:szCs w:val="16"/>
              </w:rPr>
            </w:pPr>
            <w:ins w:id="2187" w:author="Rakesh Singhi" w:date="2015-02-07T10:49:00Z">
              <w:r w:rsidRPr="0085282A">
                <w:rPr>
                  <w:rFonts w:asciiTheme="minorHAnsi" w:hAnsiTheme="minorHAnsi" w:cstheme="minorHAnsi"/>
                  <w:color w:val="000000"/>
                  <w:szCs w:val="16"/>
                </w:rPr>
                <w:t>Mandatory</w:t>
              </w:r>
            </w:ins>
          </w:p>
        </w:tc>
      </w:tr>
      <w:tr w:rsidR="00FA0ABF" w:rsidRPr="00D30FA1" w14:paraId="03EA8421" w14:textId="77777777" w:rsidTr="00FA0ABF">
        <w:trPr>
          <w:ins w:id="2188"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42DFD261" w14:textId="77777777" w:rsidR="00FA0ABF" w:rsidRPr="00132E88" w:rsidRDefault="00FA0ABF" w:rsidP="00FA0ABF">
            <w:pPr>
              <w:rPr>
                <w:ins w:id="2189" w:author="Rakesh Singhi" w:date="2015-02-07T10:49:00Z"/>
                <w:rFonts w:asciiTheme="minorHAnsi" w:hAnsiTheme="minorHAnsi" w:cstheme="minorHAnsi"/>
                <w:color w:val="000000"/>
                <w:szCs w:val="16"/>
              </w:rPr>
            </w:pPr>
            <w:ins w:id="2190" w:author="Rakesh Singhi" w:date="2015-02-07T10:49:00Z">
              <w:r w:rsidRPr="00132E88">
                <w:rPr>
                  <w:rFonts w:asciiTheme="minorHAnsi" w:hAnsiTheme="minorHAnsi" w:cstheme="minorHAnsi"/>
                  <w:color w:val="000000"/>
                  <w:szCs w:val="16"/>
                </w:rPr>
                <w:t>VAT_ID</w:t>
              </w:r>
            </w:ins>
          </w:p>
        </w:tc>
        <w:tc>
          <w:tcPr>
            <w:tcW w:w="1980" w:type="dxa"/>
            <w:tcBorders>
              <w:top w:val="single" w:sz="4" w:space="0" w:color="auto"/>
              <w:left w:val="single" w:sz="4" w:space="0" w:color="auto"/>
              <w:bottom w:val="single" w:sz="4" w:space="0" w:color="auto"/>
              <w:right w:val="single" w:sz="4" w:space="0" w:color="auto"/>
            </w:tcBorders>
            <w:vAlign w:val="center"/>
          </w:tcPr>
          <w:p w14:paraId="1F96B9E4" w14:textId="77777777" w:rsidR="00FA0ABF" w:rsidRPr="00132E88" w:rsidRDefault="00FA0ABF" w:rsidP="00FA0ABF">
            <w:pPr>
              <w:rPr>
                <w:ins w:id="2191" w:author="Rakesh Singhi" w:date="2015-02-07T10:49:00Z"/>
                <w:rFonts w:asciiTheme="minorHAnsi" w:hAnsiTheme="minorHAnsi" w:cstheme="minorHAnsi"/>
                <w:color w:val="000000"/>
                <w:szCs w:val="16"/>
              </w:rPr>
            </w:pPr>
            <w:ins w:id="2192" w:author="Rakesh Singhi" w:date="2015-02-07T10:49:00Z">
              <w:r w:rsidRPr="00132E88">
                <w:rPr>
                  <w:rFonts w:asciiTheme="minorHAnsi" w:hAnsiTheme="minorHAnsi" w:cstheme="minorHAnsi"/>
                  <w:color w:val="000000"/>
                  <w:szCs w:val="16"/>
                </w:rPr>
                <w:t>VAT ID</w:t>
              </w:r>
            </w:ins>
          </w:p>
        </w:tc>
        <w:tc>
          <w:tcPr>
            <w:tcW w:w="2070" w:type="dxa"/>
            <w:tcBorders>
              <w:top w:val="single" w:sz="4" w:space="0" w:color="auto"/>
              <w:left w:val="single" w:sz="4" w:space="0" w:color="auto"/>
              <w:bottom w:val="single" w:sz="4" w:space="0" w:color="auto"/>
              <w:right w:val="single" w:sz="4" w:space="0" w:color="auto"/>
            </w:tcBorders>
            <w:vAlign w:val="center"/>
          </w:tcPr>
          <w:p w14:paraId="746633D2" w14:textId="77777777" w:rsidR="00FA0ABF" w:rsidRPr="00132E88" w:rsidRDefault="00FA0ABF" w:rsidP="00FA0ABF">
            <w:pPr>
              <w:rPr>
                <w:ins w:id="2193" w:author="Rakesh Singhi" w:date="2015-02-07T10:49:00Z"/>
                <w:rFonts w:asciiTheme="minorHAnsi" w:hAnsiTheme="minorHAnsi" w:cstheme="minorHAnsi"/>
                <w:color w:val="000000"/>
                <w:szCs w:val="16"/>
              </w:rPr>
            </w:pPr>
            <w:ins w:id="2194"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0FDEF0E2" w14:textId="77777777" w:rsidR="00FA0ABF" w:rsidRPr="00132E88" w:rsidRDefault="00FA0ABF" w:rsidP="00FA0ABF">
            <w:pPr>
              <w:rPr>
                <w:ins w:id="2195" w:author="Rakesh Singhi" w:date="2015-02-07T10:49:00Z"/>
                <w:rFonts w:asciiTheme="minorHAnsi" w:hAnsiTheme="minorHAnsi" w:cstheme="minorHAnsi"/>
                <w:color w:val="000000"/>
                <w:szCs w:val="16"/>
              </w:rPr>
            </w:pPr>
            <w:ins w:id="2196" w:author="Rakesh Singhi" w:date="2015-02-07T10:49:00Z">
              <w:r w:rsidRPr="00132E88">
                <w:rPr>
                  <w:rFonts w:asciiTheme="minorHAnsi" w:hAnsiTheme="minorHAnsi" w:cstheme="minorHAnsi"/>
                  <w:color w:val="000000"/>
                  <w:szCs w:val="16"/>
                </w:rPr>
                <w:t>VAT</w:t>
              </w:r>
              <w:r>
                <w:rPr>
                  <w:rFonts w:asciiTheme="minorHAnsi" w:hAnsiTheme="minorHAnsi" w:cstheme="minorHAnsi"/>
                  <w:color w:val="000000"/>
                  <w:szCs w:val="16"/>
                </w:rPr>
                <w:t xml:space="preserve"> </w:t>
              </w:r>
              <w:r w:rsidRPr="00132E88">
                <w:rPr>
                  <w:rFonts w:asciiTheme="minorHAnsi" w:hAnsiTheme="minorHAnsi" w:cstheme="minorHAnsi"/>
                  <w:color w:val="000000"/>
                  <w:szCs w:val="16"/>
                </w:rPr>
                <w:t>ID</w:t>
              </w:r>
            </w:ins>
          </w:p>
        </w:tc>
        <w:tc>
          <w:tcPr>
            <w:tcW w:w="1170" w:type="dxa"/>
            <w:tcBorders>
              <w:top w:val="single" w:sz="4" w:space="0" w:color="auto"/>
              <w:left w:val="single" w:sz="4" w:space="0" w:color="auto"/>
              <w:bottom w:val="single" w:sz="4" w:space="0" w:color="auto"/>
              <w:right w:val="single" w:sz="4" w:space="0" w:color="auto"/>
            </w:tcBorders>
            <w:vAlign w:val="center"/>
          </w:tcPr>
          <w:p w14:paraId="76CBCFA9" w14:textId="77777777" w:rsidR="00FA0ABF" w:rsidRPr="00132E88" w:rsidRDefault="00FA0ABF" w:rsidP="00FA0ABF">
            <w:pPr>
              <w:rPr>
                <w:ins w:id="2197" w:author="Rakesh Singhi" w:date="2015-02-07T10:49:00Z"/>
                <w:rFonts w:asciiTheme="minorHAnsi" w:hAnsiTheme="minorHAnsi" w:cstheme="minorHAnsi"/>
                <w:color w:val="000000"/>
                <w:szCs w:val="16"/>
              </w:rPr>
            </w:pPr>
            <w:ins w:id="2198" w:author="Rakesh Singhi" w:date="2015-02-07T10:49:00Z">
              <w:r w:rsidRPr="00132E88">
                <w:rPr>
                  <w:rFonts w:asciiTheme="minorHAnsi" w:hAnsiTheme="minorHAnsi" w:cstheme="minorHAnsi"/>
                  <w:color w:val="000000"/>
                  <w:szCs w:val="16"/>
                </w:rPr>
                <w:t>Yes</w:t>
              </w:r>
            </w:ins>
          </w:p>
        </w:tc>
      </w:tr>
      <w:tr w:rsidR="00FA0ABF" w:rsidRPr="00D30FA1" w14:paraId="27B33DE8" w14:textId="77777777" w:rsidTr="00FA0ABF">
        <w:trPr>
          <w:ins w:id="2199"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56DB91AC" w14:textId="77777777" w:rsidR="00FA0ABF" w:rsidRPr="00132E88" w:rsidRDefault="00FA0ABF" w:rsidP="00FA0ABF">
            <w:pPr>
              <w:rPr>
                <w:ins w:id="2200" w:author="Rakesh Singhi" w:date="2015-02-07T10:49:00Z"/>
                <w:rFonts w:asciiTheme="minorHAnsi" w:hAnsiTheme="minorHAnsi" w:cstheme="minorHAnsi"/>
                <w:color w:val="000000"/>
                <w:szCs w:val="16"/>
              </w:rPr>
            </w:pPr>
            <w:ins w:id="2201" w:author="Rakesh Singhi" w:date="2015-02-07T10:49:00Z">
              <w:r w:rsidRPr="00132E88">
                <w:rPr>
                  <w:rFonts w:asciiTheme="minorHAnsi" w:hAnsiTheme="minorHAnsi" w:cstheme="minorHAnsi"/>
                  <w:color w:val="000000"/>
                  <w:szCs w:val="16"/>
                </w:rPr>
                <w:t>Customer Name</w:t>
              </w:r>
            </w:ins>
          </w:p>
        </w:tc>
        <w:tc>
          <w:tcPr>
            <w:tcW w:w="1980" w:type="dxa"/>
            <w:tcBorders>
              <w:top w:val="single" w:sz="4" w:space="0" w:color="auto"/>
              <w:left w:val="single" w:sz="4" w:space="0" w:color="auto"/>
              <w:bottom w:val="single" w:sz="4" w:space="0" w:color="auto"/>
              <w:right w:val="single" w:sz="4" w:space="0" w:color="auto"/>
            </w:tcBorders>
            <w:vAlign w:val="center"/>
          </w:tcPr>
          <w:p w14:paraId="4070495A" w14:textId="77777777" w:rsidR="00FA0ABF" w:rsidRPr="00132E88" w:rsidRDefault="00FA0ABF" w:rsidP="00FA0ABF">
            <w:pPr>
              <w:rPr>
                <w:ins w:id="2202" w:author="Rakesh Singhi" w:date="2015-02-07T10:49:00Z"/>
                <w:rFonts w:asciiTheme="minorHAnsi" w:hAnsiTheme="minorHAnsi" w:cstheme="minorHAnsi"/>
                <w:color w:val="000000"/>
                <w:szCs w:val="16"/>
              </w:rPr>
            </w:pPr>
            <w:ins w:id="2203" w:author="Rakesh Singhi" w:date="2015-02-07T10:49:00Z">
              <w:r w:rsidRPr="00132E88">
                <w:rPr>
                  <w:rFonts w:asciiTheme="minorHAnsi" w:hAnsiTheme="minorHAnsi" w:cstheme="minorHAnsi"/>
                  <w:color w:val="000000"/>
                  <w:szCs w:val="16"/>
                </w:rPr>
                <w:t>CustomerName</w:t>
              </w:r>
            </w:ins>
          </w:p>
        </w:tc>
        <w:tc>
          <w:tcPr>
            <w:tcW w:w="2070" w:type="dxa"/>
            <w:tcBorders>
              <w:top w:val="single" w:sz="4" w:space="0" w:color="auto"/>
              <w:left w:val="single" w:sz="4" w:space="0" w:color="auto"/>
              <w:bottom w:val="single" w:sz="4" w:space="0" w:color="auto"/>
              <w:right w:val="single" w:sz="4" w:space="0" w:color="auto"/>
            </w:tcBorders>
            <w:vAlign w:val="center"/>
          </w:tcPr>
          <w:p w14:paraId="2EBAE1AE" w14:textId="77777777" w:rsidR="00FA0ABF" w:rsidRPr="00132E88" w:rsidRDefault="00FA0ABF" w:rsidP="00FA0ABF">
            <w:pPr>
              <w:rPr>
                <w:ins w:id="2204" w:author="Rakesh Singhi" w:date="2015-02-07T10:49:00Z"/>
                <w:rFonts w:asciiTheme="minorHAnsi" w:hAnsiTheme="minorHAnsi" w:cstheme="minorHAnsi"/>
                <w:color w:val="000000"/>
                <w:szCs w:val="16"/>
              </w:rPr>
            </w:pPr>
            <w:ins w:id="2205"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52709DD6" w14:textId="77777777" w:rsidR="00FA0ABF" w:rsidRPr="00132E88" w:rsidRDefault="00FA0ABF" w:rsidP="00FA0ABF">
            <w:pPr>
              <w:rPr>
                <w:ins w:id="2206" w:author="Rakesh Singhi" w:date="2015-02-07T10:49:00Z"/>
                <w:rFonts w:asciiTheme="minorHAnsi" w:hAnsiTheme="minorHAnsi" w:cstheme="minorHAnsi"/>
                <w:color w:val="000000"/>
                <w:szCs w:val="16"/>
              </w:rPr>
            </w:pPr>
            <w:ins w:id="2207" w:author="Rakesh Singhi" w:date="2015-02-07T10:49:00Z">
              <w:r w:rsidRPr="00FD0F56">
                <w:rPr>
                  <w:rFonts w:asciiTheme="minorHAnsi" w:hAnsiTheme="minorHAnsi" w:cstheme="minorHAnsi"/>
                  <w:color w:val="000000"/>
                  <w:szCs w:val="16"/>
                </w:rPr>
                <w:t>Reseller or Master Distributor or local Xerox</w:t>
              </w:r>
            </w:ins>
          </w:p>
        </w:tc>
        <w:tc>
          <w:tcPr>
            <w:tcW w:w="1170" w:type="dxa"/>
            <w:tcBorders>
              <w:top w:val="single" w:sz="4" w:space="0" w:color="auto"/>
              <w:left w:val="single" w:sz="4" w:space="0" w:color="auto"/>
              <w:bottom w:val="single" w:sz="4" w:space="0" w:color="auto"/>
              <w:right w:val="single" w:sz="4" w:space="0" w:color="auto"/>
            </w:tcBorders>
            <w:vAlign w:val="center"/>
          </w:tcPr>
          <w:p w14:paraId="4563FB79" w14:textId="77777777" w:rsidR="00FA0ABF" w:rsidRPr="00132E88" w:rsidRDefault="00FA0ABF" w:rsidP="00FA0ABF">
            <w:pPr>
              <w:rPr>
                <w:ins w:id="2208" w:author="Rakesh Singhi" w:date="2015-02-07T10:49:00Z"/>
                <w:rFonts w:asciiTheme="minorHAnsi" w:hAnsiTheme="minorHAnsi" w:cstheme="minorHAnsi"/>
                <w:color w:val="000000"/>
                <w:szCs w:val="16"/>
              </w:rPr>
            </w:pPr>
            <w:ins w:id="2209" w:author="Rakesh Singhi" w:date="2015-02-07T10:49:00Z">
              <w:r w:rsidRPr="00132E88">
                <w:rPr>
                  <w:rFonts w:asciiTheme="minorHAnsi" w:hAnsiTheme="minorHAnsi" w:cstheme="minorHAnsi"/>
                  <w:color w:val="000000"/>
                  <w:szCs w:val="16"/>
                </w:rPr>
                <w:t>Yes</w:t>
              </w:r>
            </w:ins>
          </w:p>
        </w:tc>
      </w:tr>
      <w:tr w:rsidR="00FA0ABF" w:rsidRPr="00D30FA1" w14:paraId="04BF5D8F" w14:textId="77777777" w:rsidTr="00FA0ABF">
        <w:trPr>
          <w:ins w:id="2210"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225AA4CE" w14:textId="77777777" w:rsidR="00FA0ABF" w:rsidRPr="00132E88" w:rsidRDefault="00FA0ABF" w:rsidP="00FA0ABF">
            <w:pPr>
              <w:rPr>
                <w:ins w:id="2211" w:author="Rakesh Singhi" w:date="2015-02-07T10:49:00Z"/>
                <w:rFonts w:asciiTheme="minorHAnsi" w:hAnsiTheme="minorHAnsi" w:cstheme="minorHAnsi"/>
                <w:color w:val="000000"/>
                <w:szCs w:val="16"/>
              </w:rPr>
            </w:pPr>
            <w:ins w:id="2212" w:author="Rakesh Singhi" w:date="2015-02-07T10:49:00Z">
              <w:r w:rsidRPr="00132E88">
                <w:rPr>
                  <w:rFonts w:asciiTheme="minorHAnsi" w:hAnsiTheme="minorHAnsi" w:cstheme="minorHAnsi"/>
                  <w:color w:val="000000"/>
                  <w:szCs w:val="16"/>
                </w:rPr>
                <w:t>Order Type</w:t>
              </w:r>
            </w:ins>
          </w:p>
        </w:tc>
        <w:tc>
          <w:tcPr>
            <w:tcW w:w="1980" w:type="dxa"/>
            <w:tcBorders>
              <w:top w:val="single" w:sz="4" w:space="0" w:color="auto"/>
              <w:left w:val="single" w:sz="4" w:space="0" w:color="auto"/>
              <w:bottom w:val="single" w:sz="4" w:space="0" w:color="auto"/>
              <w:right w:val="single" w:sz="4" w:space="0" w:color="auto"/>
            </w:tcBorders>
            <w:vAlign w:val="center"/>
          </w:tcPr>
          <w:p w14:paraId="0A713D2B" w14:textId="77777777" w:rsidR="00FA0ABF" w:rsidRPr="00132E88" w:rsidRDefault="00FA0ABF" w:rsidP="00FA0ABF">
            <w:pPr>
              <w:rPr>
                <w:ins w:id="2213" w:author="Rakesh Singhi" w:date="2015-02-07T10:49:00Z"/>
                <w:rFonts w:asciiTheme="minorHAnsi" w:hAnsiTheme="minorHAnsi" w:cstheme="minorHAnsi"/>
                <w:color w:val="000000"/>
                <w:szCs w:val="16"/>
              </w:rPr>
            </w:pPr>
            <w:ins w:id="2214" w:author="Rakesh Singhi" w:date="2015-02-07T10:49:00Z">
              <w:r w:rsidRPr="00132E88">
                <w:rPr>
                  <w:rFonts w:asciiTheme="minorHAnsi" w:hAnsiTheme="minorHAnsi" w:cstheme="minorHAnsi"/>
                  <w:color w:val="000000"/>
                  <w:szCs w:val="16"/>
                </w:rPr>
                <w:t>OrderType</w:t>
              </w:r>
            </w:ins>
          </w:p>
        </w:tc>
        <w:tc>
          <w:tcPr>
            <w:tcW w:w="2070" w:type="dxa"/>
            <w:tcBorders>
              <w:top w:val="single" w:sz="4" w:space="0" w:color="auto"/>
              <w:left w:val="single" w:sz="4" w:space="0" w:color="auto"/>
              <w:bottom w:val="single" w:sz="4" w:space="0" w:color="auto"/>
              <w:right w:val="single" w:sz="4" w:space="0" w:color="auto"/>
            </w:tcBorders>
            <w:vAlign w:val="center"/>
          </w:tcPr>
          <w:p w14:paraId="3544554A" w14:textId="77777777" w:rsidR="00FA0ABF" w:rsidRPr="00132E88" w:rsidRDefault="00FA0ABF" w:rsidP="00FA0ABF">
            <w:pPr>
              <w:rPr>
                <w:ins w:id="2215" w:author="Rakesh Singhi" w:date="2015-02-07T10:49:00Z"/>
                <w:rFonts w:asciiTheme="minorHAnsi" w:hAnsiTheme="minorHAnsi" w:cstheme="minorHAnsi"/>
                <w:color w:val="000000"/>
                <w:szCs w:val="16"/>
              </w:rPr>
            </w:pPr>
            <w:ins w:id="2216"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1988DA57" w14:textId="77777777" w:rsidR="00FA0ABF" w:rsidRPr="00132E88" w:rsidRDefault="00FA0ABF" w:rsidP="00FA0ABF">
            <w:pPr>
              <w:rPr>
                <w:ins w:id="2217" w:author="Rakesh Singhi" w:date="2015-02-07T10:49:00Z"/>
                <w:rFonts w:asciiTheme="minorHAnsi" w:hAnsiTheme="minorHAnsi" w:cstheme="minorHAnsi"/>
                <w:color w:val="000000"/>
                <w:szCs w:val="16"/>
              </w:rPr>
            </w:pPr>
            <w:ins w:id="2218" w:author="Rakesh Singhi" w:date="2015-02-07T10:49:00Z">
              <w:r w:rsidRPr="00FD0F56">
                <w:rPr>
                  <w:rFonts w:asciiTheme="minorHAnsi" w:hAnsiTheme="minorHAnsi" w:cstheme="minorHAnsi"/>
                  <w:color w:val="000000"/>
                  <w:szCs w:val="16"/>
                </w:rPr>
                <w:t>onshore or offshore order for a part</w:t>
              </w:r>
            </w:ins>
          </w:p>
        </w:tc>
        <w:tc>
          <w:tcPr>
            <w:tcW w:w="1170" w:type="dxa"/>
            <w:tcBorders>
              <w:top w:val="single" w:sz="4" w:space="0" w:color="auto"/>
              <w:left w:val="single" w:sz="4" w:space="0" w:color="auto"/>
              <w:bottom w:val="single" w:sz="4" w:space="0" w:color="auto"/>
              <w:right w:val="single" w:sz="4" w:space="0" w:color="auto"/>
            </w:tcBorders>
            <w:vAlign w:val="center"/>
          </w:tcPr>
          <w:p w14:paraId="322D0902" w14:textId="77777777" w:rsidR="00FA0ABF" w:rsidRPr="00132E88" w:rsidRDefault="00FA0ABF" w:rsidP="00FA0ABF">
            <w:pPr>
              <w:rPr>
                <w:ins w:id="2219" w:author="Rakesh Singhi" w:date="2015-02-07T10:49:00Z"/>
                <w:rFonts w:asciiTheme="minorHAnsi" w:hAnsiTheme="minorHAnsi" w:cstheme="minorHAnsi"/>
                <w:color w:val="000000"/>
                <w:szCs w:val="16"/>
              </w:rPr>
            </w:pPr>
            <w:ins w:id="2220" w:author="Rakesh Singhi" w:date="2015-02-07T10:49:00Z">
              <w:r w:rsidRPr="00132E88">
                <w:rPr>
                  <w:rFonts w:asciiTheme="minorHAnsi" w:hAnsiTheme="minorHAnsi" w:cstheme="minorHAnsi"/>
                  <w:color w:val="000000"/>
                  <w:szCs w:val="16"/>
                </w:rPr>
                <w:t>Yes</w:t>
              </w:r>
            </w:ins>
          </w:p>
        </w:tc>
      </w:tr>
      <w:tr w:rsidR="00FA0ABF" w:rsidRPr="00D30FA1" w14:paraId="1E5D666B" w14:textId="77777777" w:rsidTr="00FA0ABF">
        <w:trPr>
          <w:ins w:id="2221"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3C74E388" w14:textId="77777777" w:rsidR="00FA0ABF" w:rsidRPr="00132E88" w:rsidRDefault="00FA0ABF" w:rsidP="00FA0ABF">
            <w:pPr>
              <w:rPr>
                <w:ins w:id="2222" w:author="Rakesh Singhi" w:date="2015-02-07T10:49:00Z"/>
                <w:rFonts w:asciiTheme="minorHAnsi" w:hAnsiTheme="minorHAnsi" w:cstheme="minorHAnsi"/>
                <w:color w:val="000000"/>
                <w:szCs w:val="16"/>
              </w:rPr>
            </w:pPr>
            <w:ins w:id="2223" w:author="Rakesh Singhi" w:date="2015-02-07T10:49:00Z">
              <w:r w:rsidRPr="00132E88">
                <w:rPr>
                  <w:rFonts w:asciiTheme="minorHAnsi" w:hAnsiTheme="minorHAnsi" w:cstheme="minorHAnsi"/>
                  <w:color w:val="000000"/>
                  <w:szCs w:val="16"/>
                </w:rPr>
                <w:t>Sales Order</w:t>
              </w:r>
            </w:ins>
          </w:p>
        </w:tc>
        <w:tc>
          <w:tcPr>
            <w:tcW w:w="1980" w:type="dxa"/>
            <w:tcBorders>
              <w:top w:val="single" w:sz="4" w:space="0" w:color="auto"/>
              <w:left w:val="single" w:sz="4" w:space="0" w:color="auto"/>
              <w:bottom w:val="single" w:sz="4" w:space="0" w:color="auto"/>
              <w:right w:val="single" w:sz="4" w:space="0" w:color="auto"/>
            </w:tcBorders>
            <w:vAlign w:val="center"/>
          </w:tcPr>
          <w:p w14:paraId="6B49B52A" w14:textId="77777777" w:rsidR="00FA0ABF" w:rsidRPr="00132E88" w:rsidRDefault="00FA0ABF" w:rsidP="00FA0ABF">
            <w:pPr>
              <w:rPr>
                <w:ins w:id="2224" w:author="Rakesh Singhi" w:date="2015-02-07T10:49:00Z"/>
                <w:rFonts w:asciiTheme="minorHAnsi" w:hAnsiTheme="minorHAnsi" w:cstheme="minorHAnsi"/>
                <w:color w:val="000000"/>
                <w:szCs w:val="16"/>
              </w:rPr>
            </w:pPr>
            <w:ins w:id="2225" w:author="Rakesh Singhi" w:date="2015-02-07T10:49:00Z">
              <w:r w:rsidRPr="00132E88">
                <w:rPr>
                  <w:rFonts w:asciiTheme="minorHAnsi" w:hAnsiTheme="minorHAnsi" w:cstheme="minorHAnsi"/>
                  <w:color w:val="000000"/>
                  <w:szCs w:val="16"/>
                </w:rPr>
                <w:t>SalesOrder</w:t>
              </w:r>
            </w:ins>
          </w:p>
        </w:tc>
        <w:tc>
          <w:tcPr>
            <w:tcW w:w="2070" w:type="dxa"/>
            <w:tcBorders>
              <w:top w:val="single" w:sz="4" w:space="0" w:color="auto"/>
              <w:left w:val="single" w:sz="4" w:space="0" w:color="auto"/>
              <w:bottom w:val="single" w:sz="4" w:space="0" w:color="auto"/>
              <w:right w:val="single" w:sz="4" w:space="0" w:color="auto"/>
            </w:tcBorders>
            <w:vAlign w:val="center"/>
          </w:tcPr>
          <w:p w14:paraId="05B80785" w14:textId="77777777" w:rsidR="00FA0ABF" w:rsidRPr="00132E88" w:rsidRDefault="00FA0ABF" w:rsidP="00FA0ABF">
            <w:pPr>
              <w:rPr>
                <w:ins w:id="2226" w:author="Rakesh Singhi" w:date="2015-02-07T10:49:00Z"/>
                <w:rFonts w:asciiTheme="minorHAnsi" w:hAnsiTheme="minorHAnsi" w:cstheme="minorHAnsi"/>
                <w:color w:val="000000"/>
                <w:szCs w:val="16"/>
              </w:rPr>
            </w:pPr>
            <w:ins w:id="2227"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00052527" w14:textId="77777777" w:rsidR="00FA0ABF" w:rsidRPr="00132E88" w:rsidRDefault="00FA0ABF" w:rsidP="00FA0ABF">
            <w:pPr>
              <w:rPr>
                <w:ins w:id="2228" w:author="Rakesh Singhi" w:date="2015-02-07T10:49:00Z"/>
                <w:rFonts w:asciiTheme="minorHAnsi" w:hAnsiTheme="minorHAnsi" w:cstheme="minorHAnsi"/>
                <w:color w:val="000000"/>
                <w:szCs w:val="16"/>
              </w:rPr>
            </w:pPr>
            <w:ins w:id="2229" w:author="Rakesh Singhi" w:date="2015-02-07T10:49:00Z">
              <w:r w:rsidRPr="00FD0F56">
                <w:rPr>
                  <w:rFonts w:asciiTheme="minorHAnsi" w:hAnsiTheme="minorHAnsi" w:cstheme="minorHAnsi"/>
                  <w:color w:val="000000"/>
                  <w:szCs w:val="16"/>
                </w:rPr>
                <w:t>Sales Order # created in WOE system by MD</w:t>
              </w:r>
            </w:ins>
          </w:p>
        </w:tc>
        <w:tc>
          <w:tcPr>
            <w:tcW w:w="1170" w:type="dxa"/>
            <w:tcBorders>
              <w:top w:val="single" w:sz="4" w:space="0" w:color="auto"/>
              <w:left w:val="single" w:sz="4" w:space="0" w:color="auto"/>
              <w:bottom w:val="single" w:sz="4" w:space="0" w:color="auto"/>
              <w:right w:val="single" w:sz="4" w:space="0" w:color="auto"/>
            </w:tcBorders>
            <w:vAlign w:val="center"/>
          </w:tcPr>
          <w:p w14:paraId="606F069C" w14:textId="77777777" w:rsidR="00FA0ABF" w:rsidRPr="00132E88" w:rsidRDefault="00FA0ABF" w:rsidP="00FA0ABF">
            <w:pPr>
              <w:rPr>
                <w:ins w:id="2230" w:author="Rakesh Singhi" w:date="2015-02-07T10:49:00Z"/>
                <w:rFonts w:asciiTheme="minorHAnsi" w:hAnsiTheme="minorHAnsi" w:cstheme="minorHAnsi"/>
                <w:color w:val="000000"/>
                <w:szCs w:val="16"/>
              </w:rPr>
            </w:pPr>
            <w:ins w:id="2231" w:author="Rakesh Singhi" w:date="2015-02-07T10:49:00Z">
              <w:r w:rsidRPr="00132E88">
                <w:rPr>
                  <w:rFonts w:asciiTheme="minorHAnsi" w:hAnsiTheme="minorHAnsi" w:cstheme="minorHAnsi"/>
                  <w:color w:val="000000"/>
                  <w:szCs w:val="16"/>
                </w:rPr>
                <w:t>Yes</w:t>
              </w:r>
            </w:ins>
          </w:p>
        </w:tc>
      </w:tr>
      <w:tr w:rsidR="00FA0ABF" w:rsidRPr="00D30FA1" w14:paraId="485C6D6A" w14:textId="77777777" w:rsidTr="00FA0ABF">
        <w:trPr>
          <w:ins w:id="2232"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002ECCC0" w14:textId="77777777" w:rsidR="00FA0ABF" w:rsidRPr="00132E88" w:rsidRDefault="00FA0ABF" w:rsidP="00FA0ABF">
            <w:pPr>
              <w:rPr>
                <w:ins w:id="2233" w:author="Rakesh Singhi" w:date="2015-02-07T10:49:00Z"/>
                <w:rFonts w:asciiTheme="minorHAnsi" w:hAnsiTheme="minorHAnsi" w:cstheme="minorHAnsi"/>
                <w:color w:val="000000"/>
                <w:szCs w:val="16"/>
              </w:rPr>
            </w:pPr>
            <w:ins w:id="2234" w:author="Rakesh Singhi" w:date="2015-02-07T10:49:00Z">
              <w:r w:rsidRPr="00132E88">
                <w:rPr>
                  <w:rFonts w:asciiTheme="minorHAnsi" w:hAnsiTheme="minorHAnsi" w:cstheme="minorHAnsi"/>
                  <w:color w:val="000000"/>
                  <w:szCs w:val="16"/>
                </w:rPr>
                <w:t>Order creation date</w:t>
              </w:r>
            </w:ins>
          </w:p>
        </w:tc>
        <w:tc>
          <w:tcPr>
            <w:tcW w:w="1980" w:type="dxa"/>
            <w:tcBorders>
              <w:top w:val="single" w:sz="4" w:space="0" w:color="auto"/>
              <w:left w:val="single" w:sz="4" w:space="0" w:color="auto"/>
              <w:bottom w:val="single" w:sz="4" w:space="0" w:color="auto"/>
              <w:right w:val="single" w:sz="4" w:space="0" w:color="auto"/>
            </w:tcBorders>
            <w:vAlign w:val="center"/>
          </w:tcPr>
          <w:p w14:paraId="1E7185DE" w14:textId="77777777" w:rsidR="00FA0ABF" w:rsidRPr="00132E88" w:rsidRDefault="00FA0ABF" w:rsidP="00FA0ABF">
            <w:pPr>
              <w:rPr>
                <w:ins w:id="2235" w:author="Rakesh Singhi" w:date="2015-02-07T10:49:00Z"/>
                <w:rFonts w:asciiTheme="minorHAnsi" w:hAnsiTheme="minorHAnsi" w:cstheme="minorHAnsi"/>
                <w:color w:val="000000"/>
                <w:szCs w:val="16"/>
              </w:rPr>
            </w:pPr>
            <w:ins w:id="2236" w:author="Rakesh Singhi" w:date="2015-02-07T10:49:00Z">
              <w:r w:rsidRPr="00132E88">
                <w:rPr>
                  <w:rFonts w:asciiTheme="minorHAnsi" w:hAnsiTheme="minorHAnsi" w:cstheme="minorHAnsi"/>
                  <w:color w:val="000000"/>
                  <w:szCs w:val="16"/>
                </w:rPr>
                <w:t>OrderCreationDate</w:t>
              </w:r>
            </w:ins>
          </w:p>
        </w:tc>
        <w:tc>
          <w:tcPr>
            <w:tcW w:w="2070" w:type="dxa"/>
            <w:tcBorders>
              <w:top w:val="single" w:sz="4" w:space="0" w:color="auto"/>
              <w:left w:val="single" w:sz="4" w:space="0" w:color="auto"/>
              <w:bottom w:val="single" w:sz="4" w:space="0" w:color="auto"/>
              <w:right w:val="single" w:sz="4" w:space="0" w:color="auto"/>
            </w:tcBorders>
            <w:vAlign w:val="center"/>
          </w:tcPr>
          <w:p w14:paraId="04295E42" w14:textId="77777777" w:rsidR="00FA0ABF" w:rsidRPr="00132E88" w:rsidRDefault="00FA0ABF" w:rsidP="00FA0ABF">
            <w:pPr>
              <w:rPr>
                <w:ins w:id="2237" w:author="Rakesh Singhi" w:date="2015-02-07T10:49:00Z"/>
                <w:rFonts w:asciiTheme="minorHAnsi" w:hAnsiTheme="minorHAnsi" w:cstheme="minorHAnsi"/>
                <w:color w:val="000000"/>
                <w:szCs w:val="16"/>
              </w:rPr>
            </w:pPr>
            <w:ins w:id="2238" w:author="Rakesh Singhi" w:date="2015-02-07T10:49:00Z">
              <w:r w:rsidRPr="00132E88">
                <w:rPr>
                  <w:rFonts w:asciiTheme="minorHAnsi" w:hAnsiTheme="minorHAnsi" w:cstheme="minorHAnsi"/>
                  <w:color w:val="000000"/>
                  <w:szCs w:val="16"/>
                </w:rPr>
                <w:t>Date</w:t>
              </w:r>
              <w:r>
                <w:rPr>
                  <w:rFonts w:asciiTheme="minorHAnsi" w:hAnsiTheme="minorHAnsi" w:cstheme="minorHAnsi"/>
                  <w:color w:val="000000"/>
                  <w:szCs w:val="16"/>
                </w:rPr>
                <w:t xml:space="preserve"> </w:t>
              </w:r>
              <w:r w:rsidRPr="00132E88">
                <w:rPr>
                  <w:rFonts w:asciiTheme="minorHAnsi" w:hAnsiTheme="minorHAnsi" w:cstheme="minorHAnsi"/>
                  <w:color w:val="000000"/>
                  <w:szCs w:val="16"/>
                </w:rPr>
                <w:t>(DD/MM/YYYY)</w:t>
              </w:r>
            </w:ins>
          </w:p>
        </w:tc>
        <w:tc>
          <w:tcPr>
            <w:tcW w:w="2250" w:type="dxa"/>
            <w:tcBorders>
              <w:top w:val="single" w:sz="4" w:space="0" w:color="auto"/>
              <w:left w:val="single" w:sz="4" w:space="0" w:color="auto"/>
              <w:bottom w:val="single" w:sz="4" w:space="0" w:color="auto"/>
              <w:right w:val="single" w:sz="4" w:space="0" w:color="auto"/>
            </w:tcBorders>
            <w:vAlign w:val="center"/>
          </w:tcPr>
          <w:p w14:paraId="4211CC37" w14:textId="77777777" w:rsidR="00FA0ABF" w:rsidRPr="00132E88" w:rsidRDefault="00FA0ABF" w:rsidP="00FA0ABF">
            <w:pPr>
              <w:rPr>
                <w:ins w:id="2239" w:author="Rakesh Singhi" w:date="2015-02-07T10:49:00Z"/>
                <w:rFonts w:asciiTheme="minorHAnsi" w:hAnsiTheme="minorHAnsi" w:cstheme="minorHAnsi"/>
                <w:color w:val="000000"/>
                <w:szCs w:val="16"/>
              </w:rPr>
            </w:pPr>
            <w:ins w:id="2240" w:author="Rakesh Singhi" w:date="2015-02-07T10:49:00Z">
              <w:r>
                <w:rPr>
                  <w:rFonts w:asciiTheme="minorHAnsi" w:hAnsiTheme="minorHAnsi" w:cstheme="minorHAnsi"/>
                  <w:color w:val="000000"/>
                  <w:szCs w:val="16"/>
                </w:rPr>
                <w:t>C</w:t>
              </w:r>
              <w:r w:rsidRPr="00132E88">
                <w:rPr>
                  <w:rFonts w:asciiTheme="minorHAnsi" w:hAnsiTheme="minorHAnsi" w:cstheme="minorHAnsi"/>
                  <w:color w:val="000000"/>
                  <w:szCs w:val="16"/>
                </w:rPr>
                <w:t>reation date</w:t>
              </w:r>
              <w:r>
                <w:rPr>
                  <w:rFonts w:asciiTheme="minorHAnsi" w:hAnsiTheme="minorHAnsi" w:cstheme="minorHAnsi"/>
                  <w:color w:val="000000"/>
                  <w:szCs w:val="16"/>
                </w:rPr>
                <w:t xml:space="preserve"> of the Order</w:t>
              </w:r>
            </w:ins>
          </w:p>
        </w:tc>
        <w:tc>
          <w:tcPr>
            <w:tcW w:w="1170" w:type="dxa"/>
            <w:tcBorders>
              <w:top w:val="single" w:sz="4" w:space="0" w:color="auto"/>
              <w:left w:val="single" w:sz="4" w:space="0" w:color="auto"/>
              <w:bottom w:val="single" w:sz="4" w:space="0" w:color="auto"/>
              <w:right w:val="single" w:sz="4" w:space="0" w:color="auto"/>
            </w:tcBorders>
            <w:vAlign w:val="center"/>
          </w:tcPr>
          <w:p w14:paraId="3FD42356" w14:textId="77777777" w:rsidR="00FA0ABF" w:rsidRPr="00132E88" w:rsidRDefault="00FA0ABF" w:rsidP="00FA0ABF">
            <w:pPr>
              <w:rPr>
                <w:ins w:id="2241" w:author="Rakesh Singhi" w:date="2015-02-07T10:49:00Z"/>
                <w:rFonts w:asciiTheme="minorHAnsi" w:hAnsiTheme="minorHAnsi" w:cstheme="minorHAnsi"/>
                <w:color w:val="000000"/>
                <w:szCs w:val="16"/>
              </w:rPr>
            </w:pPr>
            <w:ins w:id="2242" w:author="Rakesh Singhi" w:date="2015-02-07T10:49:00Z">
              <w:r w:rsidRPr="00132E88">
                <w:rPr>
                  <w:rFonts w:asciiTheme="minorHAnsi" w:hAnsiTheme="minorHAnsi" w:cstheme="minorHAnsi"/>
                  <w:color w:val="000000"/>
                  <w:szCs w:val="16"/>
                </w:rPr>
                <w:t>Yes</w:t>
              </w:r>
            </w:ins>
          </w:p>
        </w:tc>
      </w:tr>
      <w:tr w:rsidR="00FA0ABF" w:rsidRPr="00D30FA1" w14:paraId="1BE3604B" w14:textId="77777777" w:rsidTr="00FA0ABF">
        <w:trPr>
          <w:ins w:id="2243"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1CDE46D0" w14:textId="77777777" w:rsidR="00FA0ABF" w:rsidRPr="00132E88" w:rsidRDefault="00FA0ABF" w:rsidP="00FA0ABF">
            <w:pPr>
              <w:rPr>
                <w:ins w:id="2244" w:author="Rakesh Singhi" w:date="2015-02-07T10:49:00Z"/>
                <w:rFonts w:asciiTheme="minorHAnsi" w:hAnsiTheme="minorHAnsi" w:cstheme="minorHAnsi"/>
                <w:color w:val="000000"/>
                <w:szCs w:val="16"/>
              </w:rPr>
            </w:pPr>
            <w:ins w:id="2245" w:author="Rakesh Singhi" w:date="2015-02-07T10:49:00Z">
              <w:r w:rsidRPr="00132E88">
                <w:rPr>
                  <w:rFonts w:asciiTheme="minorHAnsi" w:hAnsiTheme="minorHAnsi" w:cstheme="minorHAnsi"/>
                  <w:color w:val="000000"/>
                  <w:szCs w:val="16"/>
                </w:rPr>
                <w:t>Order Status</w:t>
              </w:r>
            </w:ins>
          </w:p>
        </w:tc>
        <w:tc>
          <w:tcPr>
            <w:tcW w:w="1980" w:type="dxa"/>
            <w:tcBorders>
              <w:top w:val="single" w:sz="4" w:space="0" w:color="auto"/>
              <w:left w:val="single" w:sz="4" w:space="0" w:color="auto"/>
              <w:bottom w:val="single" w:sz="4" w:space="0" w:color="auto"/>
              <w:right w:val="single" w:sz="4" w:space="0" w:color="auto"/>
            </w:tcBorders>
            <w:vAlign w:val="center"/>
          </w:tcPr>
          <w:p w14:paraId="164F6219" w14:textId="77777777" w:rsidR="00FA0ABF" w:rsidRPr="00132E88" w:rsidRDefault="00FA0ABF" w:rsidP="00FA0ABF">
            <w:pPr>
              <w:rPr>
                <w:ins w:id="2246" w:author="Rakesh Singhi" w:date="2015-02-07T10:49:00Z"/>
                <w:rFonts w:asciiTheme="minorHAnsi" w:hAnsiTheme="minorHAnsi" w:cstheme="minorHAnsi"/>
                <w:color w:val="000000"/>
                <w:szCs w:val="16"/>
              </w:rPr>
            </w:pPr>
            <w:ins w:id="2247" w:author="Rakesh Singhi" w:date="2015-02-07T10:49:00Z">
              <w:r w:rsidRPr="00132E88">
                <w:rPr>
                  <w:rFonts w:asciiTheme="minorHAnsi" w:hAnsiTheme="minorHAnsi" w:cstheme="minorHAnsi"/>
                  <w:color w:val="000000"/>
                  <w:szCs w:val="16"/>
                </w:rPr>
                <w:t>OrderStatus</w:t>
              </w:r>
            </w:ins>
          </w:p>
        </w:tc>
        <w:tc>
          <w:tcPr>
            <w:tcW w:w="2070" w:type="dxa"/>
            <w:tcBorders>
              <w:top w:val="single" w:sz="4" w:space="0" w:color="auto"/>
              <w:left w:val="single" w:sz="4" w:space="0" w:color="auto"/>
              <w:bottom w:val="single" w:sz="4" w:space="0" w:color="auto"/>
              <w:right w:val="single" w:sz="4" w:space="0" w:color="auto"/>
            </w:tcBorders>
            <w:vAlign w:val="center"/>
          </w:tcPr>
          <w:p w14:paraId="7E7305F6" w14:textId="77777777" w:rsidR="00FA0ABF" w:rsidRPr="00132E88" w:rsidRDefault="00FA0ABF" w:rsidP="00FA0ABF">
            <w:pPr>
              <w:rPr>
                <w:ins w:id="2248" w:author="Rakesh Singhi" w:date="2015-02-07T10:49:00Z"/>
                <w:rFonts w:asciiTheme="minorHAnsi" w:hAnsiTheme="minorHAnsi" w:cstheme="minorHAnsi"/>
                <w:color w:val="000000"/>
                <w:szCs w:val="16"/>
              </w:rPr>
            </w:pPr>
            <w:ins w:id="2249"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1DB8A701" w14:textId="77777777" w:rsidR="00FA0ABF" w:rsidRPr="00132E88" w:rsidRDefault="00FA0ABF" w:rsidP="00FA0ABF">
            <w:pPr>
              <w:rPr>
                <w:ins w:id="2250" w:author="Rakesh Singhi" w:date="2015-02-07T10:49:00Z"/>
                <w:rFonts w:asciiTheme="minorHAnsi" w:hAnsiTheme="minorHAnsi" w:cstheme="minorHAnsi"/>
                <w:color w:val="000000"/>
                <w:szCs w:val="16"/>
              </w:rPr>
            </w:pPr>
            <w:ins w:id="2251" w:author="Rakesh Singhi" w:date="2015-02-07T10:49:00Z">
              <w:r w:rsidRPr="00132E88">
                <w:rPr>
                  <w:rFonts w:asciiTheme="minorHAnsi" w:hAnsiTheme="minorHAnsi" w:cstheme="minorHAnsi"/>
                  <w:color w:val="000000"/>
                  <w:szCs w:val="16"/>
                </w:rPr>
                <w:t>Status</w:t>
              </w:r>
              <w:r>
                <w:rPr>
                  <w:rFonts w:asciiTheme="minorHAnsi" w:hAnsiTheme="minorHAnsi" w:cstheme="minorHAnsi"/>
                  <w:color w:val="000000"/>
                  <w:szCs w:val="16"/>
                </w:rPr>
                <w:t xml:space="preserve"> of the Order</w:t>
              </w:r>
            </w:ins>
          </w:p>
        </w:tc>
        <w:tc>
          <w:tcPr>
            <w:tcW w:w="1170" w:type="dxa"/>
            <w:tcBorders>
              <w:top w:val="single" w:sz="4" w:space="0" w:color="auto"/>
              <w:left w:val="single" w:sz="4" w:space="0" w:color="auto"/>
              <w:bottom w:val="single" w:sz="4" w:space="0" w:color="auto"/>
              <w:right w:val="single" w:sz="4" w:space="0" w:color="auto"/>
            </w:tcBorders>
            <w:vAlign w:val="center"/>
          </w:tcPr>
          <w:p w14:paraId="4FEB95EC" w14:textId="77777777" w:rsidR="00FA0ABF" w:rsidRPr="00132E88" w:rsidRDefault="00FA0ABF" w:rsidP="00FA0ABF">
            <w:pPr>
              <w:rPr>
                <w:ins w:id="2252" w:author="Rakesh Singhi" w:date="2015-02-07T10:49:00Z"/>
                <w:rFonts w:asciiTheme="minorHAnsi" w:hAnsiTheme="minorHAnsi" w:cstheme="minorHAnsi"/>
                <w:color w:val="000000"/>
                <w:szCs w:val="16"/>
              </w:rPr>
            </w:pPr>
            <w:ins w:id="2253" w:author="Rakesh Singhi" w:date="2015-02-07T10:49:00Z">
              <w:r w:rsidRPr="00132E88">
                <w:rPr>
                  <w:rFonts w:asciiTheme="minorHAnsi" w:hAnsiTheme="minorHAnsi" w:cstheme="minorHAnsi"/>
                  <w:color w:val="000000"/>
                  <w:szCs w:val="16"/>
                </w:rPr>
                <w:t>Yes</w:t>
              </w:r>
            </w:ins>
          </w:p>
        </w:tc>
      </w:tr>
      <w:tr w:rsidR="00FA0ABF" w:rsidRPr="00D30FA1" w14:paraId="4AB66E83" w14:textId="77777777" w:rsidTr="00FA0ABF">
        <w:trPr>
          <w:ins w:id="2254"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7CF1E3C0" w14:textId="77777777" w:rsidR="00FA0ABF" w:rsidRPr="00132E88" w:rsidRDefault="00FA0ABF" w:rsidP="00FA0ABF">
            <w:pPr>
              <w:rPr>
                <w:ins w:id="2255" w:author="Rakesh Singhi" w:date="2015-02-07T10:49:00Z"/>
                <w:rFonts w:asciiTheme="minorHAnsi" w:hAnsiTheme="minorHAnsi" w:cstheme="minorHAnsi"/>
                <w:color w:val="000000"/>
                <w:szCs w:val="16"/>
              </w:rPr>
            </w:pPr>
            <w:ins w:id="2256" w:author="Rakesh Singhi" w:date="2015-02-07T10:49:00Z">
              <w:r w:rsidRPr="00132E88">
                <w:rPr>
                  <w:rFonts w:asciiTheme="minorHAnsi" w:hAnsiTheme="minorHAnsi" w:cstheme="minorHAnsi"/>
                  <w:color w:val="000000"/>
                  <w:szCs w:val="16"/>
                </w:rPr>
                <w:t>DMO ISC Order</w:t>
              </w:r>
            </w:ins>
          </w:p>
        </w:tc>
        <w:tc>
          <w:tcPr>
            <w:tcW w:w="1980" w:type="dxa"/>
            <w:tcBorders>
              <w:top w:val="single" w:sz="4" w:space="0" w:color="auto"/>
              <w:left w:val="single" w:sz="4" w:space="0" w:color="auto"/>
              <w:bottom w:val="single" w:sz="4" w:space="0" w:color="auto"/>
              <w:right w:val="single" w:sz="4" w:space="0" w:color="auto"/>
            </w:tcBorders>
            <w:vAlign w:val="center"/>
          </w:tcPr>
          <w:p w14:paraId="66BB3A07" w14:textId="77777777" w:rsidR="00FA0ABF" w:rsidRPr="00132E88" w:rsidRDefault="00FA0ABF" w:rsidP="00FA0ABF">
            <w:pPr>
              <w:rPr>
                <w:ins w:id="2257" w:author="Rakesh Singhi" w:date="2015-02-07T10:49:00Z"/>
                <w:rFonts w:asciiTheme="minorHAnsi" w:hAnsiTheme="minorHAnsi" w:cstheme="minorHAnsi"/>
                <w:color w:val="000000"/>
                <w:szCs w:val="16"/>
              </w:rPr>
            </w:pPr>
            <w:ins w:id="2258" w:author="Rakesh Singhi" w:date="2015-02-07T10:49:00Z">
              <w:r w:rsidRPr="00132E88">
                <w:rPr>
                  <w:rFonts w:asciiTheme="minorHAnsi" w:hAnsiTheme="minorHAnsi" w:cstheme="minorHAnsi"/>
                  <w:color w:val="000000"/>
                  <w:szCs w:val="16"/>
                </w:rPr>
                <w:t>DMO ISC Order</w:t>
              </w:r>
            </w:ins>
          </w:p>
        </w:tc>
        <w:tc>
          <w:tcPr>
            <w:tcW w:w="2070" w:type="dxa"/>
            <w:tcBorders>
              <w:top w:val="single" w:sz="4" w:space="0" w:color="auto"/>
              <w:left w:val="single" w:sz="4" w:space="0" w:color="auto"/>
              <w:bottom w:val="single" w:sz="4" w:space="0" w:color="auto"/>
              <w:right w:val="single" w:sz="4" w:space="0" w:color="auto"/>
            </w:tcBorders>
            <w:vAlign w:val="center"/>
          </w:tcPr>
          <w:p w14:paraId="37AE135B" w14:textId="77777777" w:rsidR="00FA0ABF" w:rsidRPr="00132E88" w:rsidRDefault="00FA0ABF" w:rsidP="00FA0ABF">
            <w:pPr>
              <w:rPr>
                <w:ins w:id="2259" w:author="Rakesh Singhi" w:date="2015-02-07T10:49:00Z"/>
                <w:rFonts w:asciiTheme="minorHAnsi" w:hAnsiTheme="minorHAnsi" w:cstheme="minorHAnsi"/>
                <w:color w:val="000000"/>
                <w:szCs w:val="16"/>
              </w:rPr>
            </w:pPr>
            <w:ins w:id="2260"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2C296AB8" w14:textId="77777777" w:rsidR="00FA0ABF" w:rsidRPr="00FD0F56" w:rsidRDefault="00FA0ABF" w:rsidP="000E4BBD">
            <w:pPr>
              <w:rPr>
                <w:ins w:id="2261" w:author="Rakesh Singhi" w:date="2015-02-07T10:49:00Z"/>
                <w:rFonts w:asciiTheme="minorHAnsi" w:hAnsiTheme="minorHAnsi" w:cstheme="minorHAnsi"/>
                <w:color w:val="000000"/>
                <w:szCs w:val="16"/>
              </w:rPr>
            </w:pPr>
            <w:ins w:id="2262" w:author="Rakesh Singhi" w:date="2015-02-07T10:49:00Z">
              <w:r w:rsidRPr="00FD0F56">
                <w:rPr>
                  <w:rFonts w:asciiTheme="minorHAnsi" w:hAnsiTheme="minorHAnsi" w:cstheme="minorHAnsi"/>
                  <w:color w:val="000000"/>
                  <w:szCs w:val="16"/>
                </w:rPr>
                <w:t xml:space="preserve">Order # created in DMO ISC system for WOE order </w:t>
              </w:r>
            </w:ins>
          </w:p>
        </w:tc>
        <w:tc>
          <w:tcPr>
            <w:tcW w:w="1170" w:type="dxa"/>
            <w:tcBorders>
              <w:top w:val="single" w:sz="4" w:space="0" w:color="auto"/>
              <w:left w:val="single" w:sz="4" w:space="0" w:color="auto"/>
              <w:bottom w:val="single" w:sz="4" w:space="0" w:color="auto"/>
              <w:right w:val="single" w:sz="4" w:space="0" w:color="auto"/>
            </w:tcBorders>
            <w:vAlign w:val="center"/>
          </w:tcPr>
          <w:p w14:paraId="4BEFD475" w14:textId="77777777" w:rsidR="00FA0ABF" w:rsidRPr="00132E88" w:rsidRDefault="00FA0ABF" w:rsidP="00FA0ABF">
            <w:pPr>
              <w:rPr>
                <w:ins w:id="2263" w:author="Rakesh Singhi" w:date="2015-02-07T10:49:00Z"/>
                <w:rFonts w:asciiTheme="minorHAnsi" w:hAnsiTheme="minorHAnsi" w:cstheme="minorHAnsi"/>
                <w:color w:val="000000"/>
                <w:szCs w:val="16"/>
              </w:rPr>
            </w:pPr>
            <w:ins w:id="2264" w:author="Rakesh Singhi" w:date="2015-02-07T10:49:00Z">
              <w:r w:rsidRPr="00132E88">
                <w:rPr>
                  <w:rFonts w:asciiTheme="minorHAnsi" w:hAnsiTheme="minorHAnsi" w:cstheme="minorHAnsi"/>
                  <w:color w:val="000000"/>
                  <w:szCs w:val="16"/>
                </w:rPr>
                <w:t>No</w:t>
              </w:r>
            </w:ins>
          </w:p>
        </w:tc>
      </w:tr>
      <w:tr w:rsidR="00FA0ABF" w:rsidRPr="00D30FA1" w14:paraId="5E5857AC" w14:textId="77777777" w:rsidTr="00FA0ABF">
        <w:trPr>
          <w:ins w:id="2265"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53BA618B" w14:textId="77777777" w:rsidR="00FA0ABF" w:rsidRPr="00132E88" w:rsidRDefault="00FA0ABF" w:rsidP="00FA0ABF">
            <w:pPr>
              <w:rPr>
                <w:ins w:id="2266" w:author="Rakesh Singhi" w:date="2015-02-07T10:49:00Z"/>
                <w:rFonts w:asciiTheme="minorHAnsi" w:hAnsiTheme="minorHAnsi" w:cstheme="minorHAnsi"/>
                <w:color w:val="000000"/>
                <w:szCs w:val="16"/>
              </w:rPr>
            </w:pPr>
            <w:ins w:id="2267" w:author="Rakesh Singhi" w:date="2015-02-07T10:49:00Z">
              <w:r w:rsidRPr="00132E88">
                <w:rPr>
                  <w:rFonts w:asciiTheme="minorHAnsi" w:hAnsiTheme="minorHAnsi" w:cstheme="minorHAnsi"/>
                  <w:color w:val="000000"/>
                  <w:szCs w:val="16"/>
                </w:rPr>
                <w:t>Sales Order Line</w:t>
              </w:r>
            </w:ins>
          </w:p>
        </w:tc>
        <w:tc>
          <w:tcPr>
            <w:tcW w:w="1980" w:type="dxa"/>
            <w:tcBorders>
              <w:top w:val="single" w:sz="4" w:space="0" w:color="auto"/>
              <w:left w:val="single" w:sz="4" w:space="0" w:color="auto"/>
              <w:bottom w:val="single" w:sz="4" w:space="0" w:color="auto"/>
              <w:right w:val="single" w:sz="4" w:space="0" w:color="auto"/>
            </w:tcBorders>
            <w:vAlign w:val="center"/>
          </w:tcPr>
          <w:p w14:paraId="303CF60D" w14:textId="77777777" w:rsidR="00FA0ABF" w:rsidRPr="00132E88" w:rsidRDefault="00FA0ABF" w:rsidP="00FA0ABF">
            <w:pPr>
              <w:rPr>
                <w:ins w:id="2268" w:author="Rakesh Singhi" w:date="2015-02-07T10:49:00Z"/>
                <w:rFonts w:asciiTheme="minorHAnsi" w:hAnsiTheme="minorHAnsi" w:cstheme="minorHAnsi"/>
                <w:color w:val="000000"/>
                <w:szCs w:val="16"/>
              </w:rPr>
            </w:pPr>
            <w:ins w:id="2269" w:author="Rakesh Singhi" w:date="2015-02-07T10:49:00Z">
              <w:r w:rsidRPr="00132E88">
                <w:rPr>
                  <w:rFonts w:asciiTheme="minorHAnsi" w:hAnsiTheme="minorHAnsi" w:cstheme="minorHAnsi"/>
                  <w:color w:val="000000"/>
                  <w:szCs w:val="16"/>
                </w:rPr>
                <w:t>SalesOrderLine</w:t>
              </w:r>
            </w:ins>
          </w:p>
        </w:tc>
        <w:tc>
          <w:tcPr>
            <w:tcW w:w="2070" w:type="dxa"/>
            <w:tcBorders>
              <w:top w:val="single" w:sz="4" w:space="0" w:color="auto"/>
              <w:left w:val="single" w:sz="4" w:space="0" w:color="auto"/>
              <w:bottom w:val="single" w:sz="4" w:space="0" w:color="auto"/>
              <w:right w:val="single" w:sz="4" w:space="0" w:color="auto"/>
            </w:tcBorders>
            <w:vAlign w:val="center"/>
          </w:tcPr>
          <w:p w14:paraId="2DB8216C" w14:textId="77777777" w:rsidR="00FA0ABF" w:rsidRPr="00132E88" w:rsidRDefault="00FA0ABF" w:rsidP="00FA0ABF">
            <w:pPr>
              <w:rPr>
                <w:ins w:id="2270" w:author="Rakesh Singhi" w:date="2015-02-07T10:49:00Z"/>
                <w:rFonts w:asciiTheme="minorHAnsi" w:hAnsiTheme="minorHAnsi" w:cstheme="minorHAnsi"/>
                <w:color w:val="000000"/>
                <w:szCs w:val="16"/>
              </w:rPr>
            </w:pPr>
            <w:ins w:id="2271"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0BE6F7C4" w14:textId="77777777" w:rsidR="00FA0ABF" w:rsidRPr="00FD0F56" w:rsidRDefault="00FA0ABF" w:rsidP="000E4BBD">
            <w:pPr>
              <w:rPr>
                <w:ins w:id="2272" w:author="Rakesh Singhi" w:date="2015-02-07T10:49:00Z"/>
                <w:rFonts w:asciiTheme="minorHAnsi" w:hAnsiTheme="minorHAnsi" w:cstheme="minorHAnsi"/>
                <w:color w:val="000000"/>
                <w:szCs w:val="16"/>
              </w:rPr>
            </w:pPr>
            <w:ins w:id="2273" w:author="Rakesh Singhi" w:date="2015-02-07T10:49:00Z">
              <w:r w:rsidRPr="00FD0F56">
                <w:rPr>
                  <w:rFonts w:asciiTheme="minorHAnsi" w:hAnsiTheme="minorHAnsi" w:cstheme="minorHAnsi"/>
                  <w:color w:val="000000"/>
                  <w:szCs w:val="16"/>
                </w:rPr>
                <w:t>A request for a specific quantity of a specific Device within a specific Xerox Order</w:t>
              </w:r>
            </w:ins>
          </w:p>
        </w:tc>
        <w:tc>
          <w:tcPr>
            <w:tcW w:w="1170" w:type="dxa"/>
            <w:tcBorders>
              <w:top w:val="single" w:sz="4" w:space="0" w:color="auto"/>
              <w:left w:val="single" w:sz="4" w:space="0" w:color="auto"/>
              <w:bottom w:val="single" w:sz="4" w:space="0" w:color="auto"/>
              <w:right w:val="single" w:sz="4" w:space="0" w:color="auto"/>
            </w:tcBorders>
            <w:vAlign w:val="center"/>
          </w:tcPr>
          <w:p w14:paraId="36BBD147" w14:textId="77777777" w:rsidR="00FA0ABF" w:rsidRPr="00132E88" w:rsidRDefault="00FA0ABF" w:rsidP="00FA0ABF">
            <w:pPr>
              <w:rPr>
                <w:ins w:id="2274" w:author="Rakesh Singhi" w:date="2015-02-07T10:49:00Z"/>
                <w:rFonts w:asciiTheme="minorHAnsi" w:hAnsiTheme="minorHAnsi" w:cstheme="minorHAnsi"/>
                <w:color w:val="000000"/>
                <w:szCs w:val="16"/>
              </w:rPr>
            </w:pPr>
            <w:ins w:id="2275" w:author="Rakesh Singhi" w:date="2015-02-07T10:49:00Z">
              <w:r w:rsidRPr="00132E88">
                <w:rPr>
                  <w:rFonts w:asciiTheme="minorHAnsi" w:hAnsiTheme="minorHAnsi" w:cstheme="minorHAnsi"/>
                  <w:color w:val="000000"/>
                  <w:szCs w:val="16"/>
                </w:rPr>
                <w:t>Yes</w:t>
              </w:r>
            </w:ins>
          </w:p>
        </w:tc>
      </w:tr>
      <w:tr w:rsidR="00FA0ABF" w:rsidRPr="00D30FA1" w14:paraId="020A74C2" w14:textId="77777777" w:rsidTr="00FA0ABF">
        <w:trPr>
          <w:ins w:id="2276"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7E285B3D" w14:textId="77777777" w:rsidR="00FA0ABF" w:rsidRPr="00132E88" w:rsidRDefault="00FA0ABF" w:rsidP="00FA0ABF">
            <w:pPr>
              <w:rPr>
                <w:ins w:id="2277" w:author="Rakesh Singhi" w:date="2015-02-07T10:49:00Z"/>
                <w:rFonts w:asciiTheme="minorHAnsi" w:hAnsiTheme="minorHAnsi" w:cstheme="minorHAnsi"/>
                <w:color w:val="000000"/>
                <w:szCs w:val="16"/>
              </w:rPr>
            </w:pPr>
            <w:ins w:id="2278" w:author="Rakesh Singhi" w:date="2015-02-07T10:49:00Z">
              <w:r w:rsidRPr="00132E88">
                <w:rPr>
                  <w:rFonts w:asciiTheme="minorHAnsi" w:hAnsiTheme="minorHAnsi" w:cstheme="minorHAnsi"/>
                  <w:color w:val="000000"/>
                  <w:szCs w:val="16"/>
                </w:rPr>
                <w:t>Line Status</w:t>
              </w:r>
            </w:ins>
          </w:p>
        </w:tc>
        <w:tc>
          <w:tcPr>
            <w:tcW w:w="1980" w:type="dxa"/>
            <w:tcBorders>
              <w:top w:val="single" w:sz="4" w:space="0" w:color="auto"/>
              <w:left w:val="single" w:sz="4" w:space="0" w:color="auto"/>
              <w:bottom w:val="single" w:sz="4" w:space="0" w:color="auto"/>
              <w:right w:val="single" w:sz="4" w:space="0" w:color="auto"/>
            </w:tcBorders>
            <w:vAlign w:val="center"/>
          </w:tcPr>
          <w:p w14:paraId="6D4139BB" w14:textId="77777777" w:rsidR="00FA0ABF" w:rsidRPr="00132E88" w:rsidRDefault="00FA0ABF" w:rsidP="00FA0ABF">
            <w:pPr>
              <w:rPr>
                <w:ins w:id="2279" w:author="Rakesh Singhi" w:date="2015-02-07T10:49:00Z"/>
                <w:rFonts w:asciiTheme="minorHAnsi" w:hAnsiTheme="minorHAnsi" w:cstheme="minorHAnsi"/>
                <w:color w:val="000000"/>
                <w:szCs w:val="16"/>
              </w:rPr>
            </w:pPr>
            <w:ins w:id="2280" w:author="Rakesh Singhi" w:date="2015-02-07T10:49:00Z">
              <w:r w:rsidRPr="00132E88">
                <w:rPr>
                  <w:rFonts w:asciiTheme="minorHAnsi" w:hAnsiTheme="minorHAnsi" w:cstheme="minorHAnsi"/>
                  <w:color w:val="000000"/>
                  <w:szCs w:val="16"/>
                </w:rPr>
                <w:t>LineStatus</w:t>
              </w:r>
            </w:ins>
          </w:p>
        </w:tc>
        <w:tc>
          <w:tcPr>
            <w:tcW w:w="2070" w:type="dxa"/>
            <w:tcBorders>
              <w:top w:val="single" w:sz="4" w:space="0" w:color="auto"/>
              <w:left w:val="single" w:sz="4" w:space="0" w:color="auto"/>
              <w:bottom w:val="single" w:sz="4" w:space="0" w:color="auto"/>
              <w:right w:val="single" w:sz="4" w:space="0" w:color="auto"/>
            </w:tcBorders>
            <w:vAlign w:val="center"/>
          </w:tcPr>
          <w:p w14:paraId="7A509D76" w14:textId="77777777" w:rsidR="00FA0ABF" w:rsidRPr="00132E88" w:rsidRDefault="00FA0ABF" w:rsidP="00FA0ABF">
            <w:pPr>
              <w:rPr>
                <w:ins w:id="2281" w:author="Rakesh Singhi" w:date="2015-02-07T10:49:00Z"/>
                <w:rFonts w:asciiTheme="minorHAnsi" w:hAnsiTheme="minorHAnsi" w:cstheme="minorHAnsi"/>
                <w:color w:val="000000"/>
                <w:szCs w:val="16"/>
              </w:rPr>
            </w:pPr>
            <w:ins w:id="2282"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01B5B2AE" w14:textId="77777777" w:rsidR="00FA0ABF" w:rsidRPr="00FD0F56" w:rsidRDefault="00FA0ABF" w:rsidP="000E4BBD">
            <w:pPr>
              <w:rPr>
                <w:ins w:id="2283" w:author="Rakesh Singhi" w:date="2015-02-07T10:49:00Z"/>
                <w:rFonts w:asciiTheme="minorHAnsi" w:hAnsiTheme="minorHAnsi" w:cstheme="minorHAnsi"/>
                <w:color w:val="000000"/>
                <w:szCs w:val="16"/>
              </w:rPr>
            </w:pPr>
            <w:ins w:id="2284" w:author="Rakesh Singhi" w:date="2015-02-07T10:49:00Z">
              <w:r w:rsidRPr="00FD0F56">
                <w:rPr>
                  <w:rFonts w:asciiTheme="minorHAnsi" w:hAnsiTheme="minorHAnsi" w:cstheme="minorHAnsi"/>
                  <w:color w:val="000000"/>
                  <w:szCs w:val="16"/>
                </w:rPr>
                <w:t xml:space="preserve">Sales order line status at </w:t>
              </w:r>
              <w:r w:rsidRPr="00FD0F56">
                <w:rPr>
                  <w:rFonts w:asciiTheme="minorHAnsi" w:hAnsiTheme="minorHAnsi" w:cstheme="minorHAnsi"/>
                  <w:color w:val="000000"/>
                  <w:szCs w:val="16"/>
                </w:rPr>
                <w:lastRenderedPageBreak/>
                <w:t>sale order line level. For example - BOOKED, CLOSED etc..</w:t>
              </w:r>
            </w:ins>
          </w:p>
        </w:tc>
        <w:tc>
          <w:tcPr>
            <w:tcW w:w="1170" w:type="dxa"/>
            <w:tcBorders>
              <w:top w:val="single" w:sz="4" w:space="0" w:color="auto"/>
              <w:left w:val="single" w:sz="4" w:space="0" w:color="auto"/>
              <w:bottom w:val="single" w:sz="4" w:space="0" w:color="auto"/>
              <w:right w:val="single" w:sz="4" w:space="0" w:color="auto"/>
            </w:tcBorders>
            <w:vAlign w:val="center"/>
          </w:tcPr>
          <w:p w14:paraId="32946599" w14:textId="77777777" w:rsidR="00FA0ABF" w:rsidRPr="00132E88" w:rsidRDefault="00FA0ABF" w:rsidP="00FA0ABF">
            <w:pPr>
              <w:rPr>
                <w:ins w:id="2285" w:author="Rakesh Singhi" w:date="2015-02-07T10:49:00Z"/>
                <w:rFonts w:asciiTheme="minorHAnsi" w:hAnsiTheme="minorHAnsi" w:cstheme="minorHAnsi"/>
                <w:color w:val="000000"/>
                <w:szCs w:val="16"/>
              </w:rPr>
            </w:pPr>
            <w:ins w:id="2286" w:author="Rakesh Singhi" w:date="2015-02-07T10:49:00Z">
              <w:r w:rsidRPr="00132E88">
                <w:rPr>
                  <w:rFonts w:asciiTheme="minorHAnsi" w:hAnsiTheme="minorHAnsi" w:cstheme="minorHAnsi"/>
                  <w:color w:val="000000"/>
                  <w:szCs w:val="16"/>
                </w:rPr>
                <w:lastRenderedPageBreak/>
                <w:t>Yes</w:t>
              </w:r>
            </w:ins>
          </w:p>
        </w:tc>
      </w:tr>
      <w:tr w:rsidR="00FA0ABF" w:rsidRPr="00D30FA1" w14:paraId="38FA2DC0" w14:textId="77777777" w:rsidTr="00FA0ABF">
        <w:trPr>
          <w:ins w:id="2287"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662DD63F" w14:textId="77777777" w:rsidR="00FA0ABF" w:rsidRPr="00132E88" w:rsidRDefault="00FA0ABF" w:rsidP="00FA0ABF">
            <w:pPr>
              <w:rPr>
                <w:ins w:id="2288" w:author="Rakesh Singhi" w:date="2015-02-07T10:49:00Z"/>
                <w:rFonts w:asciiTheme="minorHAnsi" w:hAnsiTheme="minorHAnsi" w:cstheme="minorHAnsi"/>
                <w:color w:val="000000"/>
                <w:szCs w:val="16"/>
              </w:rPr>
            </w:pPr>
            <w:ins w:id="2289" w:author="Rakesh Singhi" w:date="2015-02-07T10:49:00Z">
              <w:r w:rsidRPr="00132E88">
                <w:rPr>
                  <w:rFonts w:asciiTheme="minorHAnsi" w:hAnsiTheme="minorHAnsi" w:cstheme="minorHAnsi"/>
                  <w:color w:val="000000"/>
                  <w:szCs w:val="16"/>
                </w:rPr>
                <w:t>Part Number</w:t>
              </w:r>
            </w:ins>
          </w:p>
        </w:tc>
        <w:tc>
          <w:tcPr>
            <w:tcW w:w="1980" w:type="dxa"/>
            <w:tcBorders>
              <w:top w:val="single" w:sz="4" w:space="0" w:color="auto"/>
              <w:left w:val="single" w:sz="4" w:space="0" w:color="auto"/>
              <w:bottom w:val="single" w:sz="4" w:space="0" w:color="auto"/>
              <w:right w:val="single" w:sz="4" w:space="0" w:color="auto"/>
            </w:tcBorders>
            <w:vAlign w:val="center"/>
          </w:tcPr>
          <w:p w14:paraId="07810955" w14:textId="77777777" w:rsidR="00FA0ABF" w:rsidRPr="00132E88" w:rsidRDefault="00FA0ABF" w:rsidP="00FA0ABF">
            <w:pPr>
              <w:rPr>
                <w:ins w:id="2290" w:author="Rakesh Singhi" w:date="2015-02-07T10:49:00Z"/>
                <w:rFonts w:asciiTheme="minorHAnsi" w:hAnsiTheme="minorHAnsi" w:cstheme="minorHAnsi"/>
                <w:color w:val="000000"/>
                <w:szCs w:val="16"/>
              </w:rPr>
            </w:pPr>
            <w:ins w:id="2291" w:author="Rakesh Singhi" w:date="2015-02-07T10:49:00Z">
              <w:r w:rsidRPr="00132E88">
                <w:rPr>
                  <w:rFonts w:asciiTheme="minorHAnsi" w:hAnsiTheme="minorHAnsi" w:cstheme="minorHAnsi"/>
                  <w:color w:val="000000"/>
                  <w:szCs w:val="16"/>
                </w:rPr>
                <w:t>PartNumber</w:t>
              </w:r>
            </w:ins>
          </w:p>
        </w:tc>
        <w:tc>
          <w:tcPr>
            <w:tcW w:w="2070" w:type="dxa"/>
            <w:tcBorders>
              <w:top w:val="single" w:sz="4" w:space="0" w:color="auto"/>
              <w:left w:val="single" w:sz="4" w:space="0" w:color="auto"/>
              <w:bottom w:val="single" w:sz="4" w:space="0" w:color="auto"/>
              <w:right w:val="single" w:sz="4" w:space="0" w:color="auto"/>
            </w:tcBorders>
            <w:vAlign w:val="center"/>
          </w:tcPr>
          <w:p w14:paraId="7C4FAF35" w14:textId="77777777" w:rsidR="00FA0ABF" w:rsidRPr="00132E88" w:rsidRDefault="00FA0ABF" w:rsidP="00FA0ABF">
            <w:pPr>
              <w:rPr>
                <w:ins w:id="2292" w:author="Rakesh Singhi" w:date="2015-02-07T10:49:00Z"/>
                <w:rFonts w:asciiTheme="minorHAnsi" w:hAnsiTheme="minorHAnsi" w:cstheme="minorHAnsi"/>
                <w:color w:val="000000"/>
                <w:szCs w:val="16"/>
              </w:rPr>
            </w:pPr>
            <w:ins w:id="2293"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18018057" w14:textId="77777777" w:rsidR="00FA0ABF" w:rsidRPr="00132E88" w:rsidRDefault="00FA0ABF" w:rsidP="00FA0ABF">
            <w:pPr>
              <w:rPr>
                <w:ins w:id="2294" w:author="Rakesh Singhi" w:date="2015-02-07T10:49:00Z"/>
                <w:rFonts w:asciiTheme="minorHAnsi" w:hAnsiTheme="minorHAnsi" w:cstheme="minorHAnsi"/>
                <w:color w:val="000000"/>
                <w:szCs w:val="16"/>
              </w:rPr>
            </w:pPr>
            <w:ins w:id="2295" w:author="Rakesh Singhi" w:date="2015-02-07T10:49:00Z">
              <w:r w:rsidRPr="00FD0F56">
                <w:rPr>
                  <w:rFonts w:asciiTheme="minorHAnsi" w:hAnsiTheme="minorHAnsi" w:cstheme="minorHAnsi"/>
                  <w:color w:val="000000"/>
                  <w:szCs w:val="16"/>
                </w:rPr>
                <w:t>A unique identifier of part item (Equipment, supplies or part)</w:t>
              </w:r>
            </w:ins>
          </w:p>
        </w:tc>
        <w:tc>
          <w:tcPr>
            <w:tcW w:w="1170" w:type="dxa"/>
            <w:tcBorders>
              <w:top w:val="single" w:sz="4" w:space="0" w:color="auto"/>
              <w:left w:val="single" w:sz="4" w:space="0" w:color="auto"/>
              <w:bottom w:val="single" w:sz="4" w:space="0" w:color="auto"/>
              <w:right w:val="single" w:sz="4" w:space="0" w:color="auto"/>
            </w:tcBorders>
            <w:vAlign w:val="center"/>
          </w:tcPr>
          <w:p w14:paraId="0CA5354B" w14:textId="77777777" w:rsidR="00FA0ABF" w:rsidRPr="00132E88" w:rsidRDefault="00FA0ABF" w:rsidP="00FA0ABF">
            <w:pPr>
              <w:rPr>
                <w:ins w:id="2296" w:author="Rakesh Singhi" w:date="2015-02-07T10:49:00Z"/>
                <w:rFonts w:asciiTheme="minorHAnsi" w:hAnsiTheme="minorHAnsi" w:cstheme="minorHAnsi"/>
                <w:color w:val="000000"/>
                <w:szCs w:val="16"/>
              </w:rPr>
            </w:pPr>
            <w:ins w:id="2297" w:author="Rakesh Singhi" w:date="2015-02-07T10:49:00Z">
              <w:r w:rsidRPr="00132E88">
                <w:rPr>
                  <w:rFonts w:asciiTheme="minorHAnsi" w:hAnsiTheme="minorHAnsi" w:cstheme="minorHAnsi"/>
                  <w:color w:val="000000"/>
                  <w:szCs w:val="16"/>
                </w:rPr>
                <w:t>Yes</w:t>
              </w:r>
            </w:ins>
          </w:p>
        </w:tc>
      </w:tr>
      <w:tr w:rsidR="00FA0ABF" w:rsidRPr="00D30FA1" w14:paraId="4A796B20" w14:textId="77777777" w:rsidTr="00FA0ABF">
        <w:trPr>
          <w:ins w:id="2298"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70B9FEBB" w14:textId="77777777" w:rsidR="00FA0ABF" w:rsidRPr="00132E88" w:rsidRDefault="00FA0ABF" w:rsidP="00FA0ABF">
            <w:pPr>
              <w:rPr>
                <w:ins w:id="2299" w:author="Rakesh Singhi" w:date="2015-02-07T10:49:00Z"/>
                <w:rFonts w:asciiTheme="minorHAnsi" w:hAnsiTheme="minorHAnsi" w:cstheme="minorHAnsi"/>
                <w:color w:val="000000"/>
                <w:szCs w:val="16"/>
              </w:rPr>
            </w:pPr>
            <w:ins w:id="2300" w:author="Rakesh Singhi" w:date="2015-02-07T10:49:00Z">
              <w:r>
                <w:rPr>
                  <w:rFonts w:asciiTheme="minorHAnsi" w:hAnsiTheme="minorHAnsi" w:cstheme="minorHAnsi"/>
                  <w:color w:val="000000"/>
                  <w:szCs w:val="16"/>
                </w:rPr>
                <w:t>Return Flag</w:t>
              </w:r>
            </w:ins>
          </w:p>
        </w:tc>
        <w:tc>
          <w:tcPr>
            <w:tcW w:w="1980" w:type="dxa"/>
            <w:tcBorders>
              <w:top w:val="single" w:sz="4" w:space="0" w:color="auto"/>
              <w:left w:val="single" w:sz="4" w:space="0" w:color="auto"/>
              <w:bottom w:val="single" w:sz="4" w:space="0" w:color="auto"/>
              <w:right w:val="single" w:sz="4" w:space="0" w:color="auto"/>
            </w:tcBorders>
            <w:vAlign w:val="center"/>
          </w:tcPr>
          <w:p w14:paraId="2A6E3FED" w14:textId="77777777" w:rsidR="00FA0ABF" w:rsidRPr="00132E88" w:rsidRDefault="00FA0ABF" w:rsidP="00FA0ABF">
            <w:pPr>
              <w:rPr>
                <w:ins w:id="2301" w:author="Rakesh Singhi" w:date="2015-02-07T10:49:00Z"/>
                <w:rFonts w:asciiTheme="minorHAnsi" w:hAnsiTheme="minorHAnsi" w:cstheme="minorHAnsi"/>
                <w:color w:val="000000"/>
                <w:szCs w:val="16"/>
              </w:rPr>
            </w:pPr>
            <w:ins w:id="2302" w:author="Rakesh Singhi" w:date="2015-02-07T10:49:00Z">
              <w:r w:rsidRPr="00132E88">
                <w:rPr>
                  <w:rFonts w:asciiTheme="minorHAnsi" w:hAnsiTheme="minorHAnsi" w:cstheme="minorHAnsi"/>
                  <w:color w:val="000000"/>
                  <w:szCs w:val="16"/>
                </w:rPr>
                <w:t>ReturnFlag</w:t>
              </w:r>
            </w:ins>
          </w:p>
        </w:tc>
        <w:tc>
          <w:tcPr>
            <w:tcW w:w="2070" w:type="dxa"/>
            <w:tcBorders>
              <w:top w:val="single" w:sz="4" w:space="0" w:color="auto"/>
              <w:left w:val="single" w:sz="4" w:space="0" w:color="auto"/>
              <w:bottom w:val="single" w:sz="4" w:space="0" w:color="auto"/>
              <w:right w:val="single" w:sz="4" w:space="0" w:color="auto"/>
            </w:tcBorders>
            <w:vAlign w:val="center"/>
          </w:tcPr>
          <w:p w14:paraId="62972177" w14:textId="77777777" w:rsidR="00FA0ABF" w:rsidRPr="00132E88" w:rsidRDefault="00FA0ABF" w:rsidP="00FA0ABF">
            <w:pPr>
              <w:rPr>
                <w:ins w:id="2303" w:author="Rakesh Singhi" w:date="2015-02-07T10:49:00Z"/>
                <w:rFonts w:asciiTheme="minorHAnsi" w:hAnsiTheme="minorHAnsi" w:cstheme="minorHAnsi"/>
                <w:color w:val="000000"/>
                <w:szCs w:val="16"/>
              </w:rPr>
            </w:pPr>
            <w:ins w:id="2304" w:author="Rakesh Singhi" w:date="2015-02-07T10:49:00Z">
              <w:r w:rsidRPr="00132E88">
                <w:rPr>
                  <w:rFonts w:asciiTheme="minorHAnsi" w:hAnsiTheme="minorHAnsi" w:cstheme="minorHAnsi"/>
                  <w:color w:val="000000"/>
                  <w:szCs w:val="16"/>
                </w:rPr>
                <w:t>Varchar2(10)</w:t>
              </w:r>
            </w:ins>
          </w:p>
        </w:tc>
        <w:tc>
          <w:tcPr>
            <w:tcW w:w="2250" w:type="dxa"/>
            <w:tcBorders>
              <w:top w:val="single" w:sz="4" w:space="0" w:color="auto"/>
              <w:left w:val="single" w:sz="4" w:space="0" w:color="auto"/>
              <w:bottom w:val="single" w:sz="4" w:space="0" w:color="auto"/>
              <w:right w:val="single" w:sz="4" w:space="0" w:color="auto"/>
            </w:tcBorders>
            <w:vAlign w:val="center"/>
          </w:tcPr>
          <w:p w14:paraId="5AEBBF2D" w14:textId="77777777" w:rsidR="00FA0ABF" w:rsidRPr="00132E88" w:rsidRDefault="00FA0ABF" w:rsidP="00FA0ABF">
            <w:pPr>
              <w:rPr>
                <w:ins w:id="2305" w:author="Rakesh Singhi" w:date="2015-02-07T10:49:00Z"/>
                <w:rFonts w:asciiTheme="minorHAnsi" w:hAnsiTheme="minorHAnsi" w:cstheme="minorHAnsi"/>
                <w:color w:val="000000"/>
                <w:szCs w:val="16"/>
              </w:rPr>
            </w:pPr>
            <w:ins w:id="2306" w:author="Rakesh Singhi" w:date="2015-02-07T10:49:00Z">
              <w:r>
                <w:rPr>
                  <w:rFonts w:asciiTheme="minorHAnsi" w:hAnsiTheme="minorHAnsi" w:cstheme="minorHAnsi"/>
                  <w:color w:val="000000"/>
                  <w:szCs w:val="16"/>
                </w:rPr>
                <w:t>Return Flag</w:t>
              </w:r>
            </w:ins>
          </w:p>
        </w:tc>
        <w:tc>
          <w:tcPr>
            <w:tcW w:w="1170" w:type="dxa"/>
            <w:tcBorders>
              <w:top w:val="single" w:sz="4" w:space="0" w:color="auto"/>
              <w:left w:val="single" w:sz="4" w:space="0" w:color="auto"/>
              <w:bottom w:val="single" w:sz="4" w:space="0" w:color="auto"/>
              <w:right w:val="single" w:sz="4" w:space="0" w:color="auto"/>
            </w:tcBorders>
            <w:vAlign w:val="center"/>
          </w:tcPr>
          <w:p w14:paraId="2111FF3C" w14:textId="77777777" w:rsidR="00FA0ABF" w:rsidRPr="00132E88" w:rsidRDefault="00FA0ABF" w:rsidP="00FA0ABF">
            <w:pPr>
              <w:rPr>
                <w:ins w:id="2307" w:author="Rakesh Singhi" w:date="2015-02-07T10:49:00Z"/>
                <w:rFonts w:asciiTheme="minorHAnsi" w:hAnsiTheme="minorHAnsi" w:cstheme="minorHAnsi"/>
                <w:color w:val="000000"/>
                <w:szCs w:val="16"/>
              </w:rPr>
            </w:pPr>
            <w:ins w:id="2308" w:author="Rakesh Singhi" w:date="2015-02-07T10:49:00Z">
              <w:r w:rsidRPr="00132E88">
                <w:rPr>
                  <w:rFonts w:asciiTheme="minorHAnsi" w:hAnsiTheme="minorHAnsi" w:cstheme="minorHAnsi"/>
                  <w:color w:val="000000"/>
                  <w:szCs w:val="16"/>
                </w:rPr>
                <w:t>No</w:t>
              </w:r>
            </w:ins>
          </w:p>
        </w:tc>
      </w:tr>
      <w:tr w:rsidR="00FA0ABF" w:rsidRPr="00D30FA1" w14:paraId="3DAE8A7D" w14:textId="77777777" w:rsidTr="00FA0ABF">
        <w:trPr>
          <w:ins w:id="2309"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2F0F8BA9" w14:textId="77777777" w:rsidR="00FA0ABF" w:rsidRPr="00132E88" w:rsidRDefault="00FA0ABF" w:rsidP="00FA0ABF">
            <w:pPr>
              <w:rPr>
                <w:ins w:id="2310" w:author="Rakesh Singhi" w:date="2015-02-07T10:49:00Z"/>
                <w:rFonts w:asciiTheme="minorHAnsi" w:hAnsiTheme="minorHAnsi" w:cstheme="minorHAnsi"/>
                <w:color w:val="000000"/>
                <w:szCs w:val="16"/>
              </w:rPr>
            </w:pPr>
            <w:ins w:id="2311" w:author="Rakesh Singhi" w:date="2015-02-07T10:49:00Z">
              <w:r w:rsidRPr="00132E88">
                <w:rPr>
                  <w:rFonts w:asciiTheme="minorHAnsi" w:hAnsiTheme="minorHAnsi" w:cstheme="minorHAnsi"/>
                  <w:color w:val="000000"/>
                  <w:szCs w:val="16"/>
                </w:rPr>
                <w:t>Qty</w:t>
              </w:r>
            </w:ins>
          </w:p>
        </w:tc>
        <w:tc>
          <w:tcPr>
            <w:tcW w:w="1980" w:type="dxa"/>
            <w:tcBorders>
              <w:top w:val="single" w:sz="4" w:space="0" w:color="auto"/>
              <w:left w:val="single" w:sz="4" w:space="0" w:color="auto"/>
              <w:bottom w:val="single" w:sz="4" w:space="0" w:color="auto"/>
              <w:right w:val="single" w:sz="4" w:space="0" w:color="auto"/>
            </w:tcBorders>
            <w:vAlign w:val="center"/>
          </w:tcPr>
          <w:p w14:paraId="026D8E7E" w14:textId="77777777" w:rsidR="00FA0ABF" w:rsidRPr="00132E88" w:rsidRDefault="00FA0ABF" w:rsidP="00FA0ABF">
            <w:pPr>
              <w:rPr>
                <w:ins w:id="2312" w:author="Rakesh Singhi" w:date="2015-02-07T10:49:00Z"/>
                <w:rFonts w:asciiTheme="minorHAnsi" w:hAnsiTheme="minorHAnsi" w:cstheme="minorHAnsi"/>
                <w:color w:val="000000"/>
                <w:szCs w:val="16"/>
              </w:rPr>
            </w:pPr>
            <w:ins w:id="2313" w:author="Rakesh Singhi" w:date="2015-02-07T10:49:00Z">
              <w:r w:rsidRPr="00132E88">
                <w:rPr>
                  <w:rFonts w:asciiTheme="minorHAnsi" w:hAnsiTheme="minorHAnsi" w:cstheme="minorHAnsi"/>
                  <w:color w:val="000000"/>
                  <w:szCs w:val="16"/>
                </w:rPr>
                <w:t>Quantity</w:t>
              </w:r>
            </w:ins>
          </w:p>
        </w:tc>
        <w:tc>
          <w:tcPr>
            <w:tcW w:w="2070" w:type="dxa"/>
            <w:tcBorders>
              <w:top w:val="single" w:sz="4" w:space="0" w:color="auto"/>
              <w:left w:val="single" w:sz="4" w:space="0" w:color="auto"/>
              <w:bottom w:val="single" w:sz="4" w:space="0" w:color="auto"/>
              <w:right w:val="single" w:sz="4" w:space="0" w:color="auto"/>
            </w:tcBorders>
            <w:vAlign w:val="center"/>
          </w:tcPr>
          <w:p w14:paraId="40001ED0" w14:textId="77777777" w:rsidR="00FA0ABF" w:rsidRPr="00132E88" w:rsidRDefault="00FA0ABF" w:rsidP="00FA0ABF">
            <w:pPr>
              <w:rPr>
                <w:ins w:id="2314" w:author="Rakesh Singhi" w:date="2015-02-07T10:49:00Z"/>
                <w:rFonts w:asciiTheme="minorHAnsi" w:hAnsiTheme="minorHAnsi" w:cstheme="minorHAnsi"/>
                <w:color w:val="000000"/>
                <w:szCs w:val="16"/>
              </w:rPr>
            </w:pPr>
            <w:ins w:id="2315" w:author="Rakesh Singhi" w:date="2015-02-07T10:49:00Z">
              <w:r w:rsidRPr="00FD0F56">
                <w:rPr>
                  <w:rFonts w:asciiTheme="minorHAnsi" w:hAnsiTheme="minorHAnsi" w:cstheme="minorHAnsi"/>
                  <w:color w:val="000000"/>
                  <w:szCs w:val="16"/>
                </w:rPr>
                <w:t>Number (No decimal)</w:t>
              </w:r>
            </w:ins>
          </w:p>
        </w:tc>
        <w:tc>
          <w:tcPr>
            <w:tcW w:w="2250" w:type="dxa"/>
            <w:tcBorders>
              <w:top w:val="single" w:sz="4" w:space="0" w:color="auto"/>
              <w:left w:val="single" w:sz="4" w:space="0" w:color="auto"/>
              <w:bottom w:val="single" w:sz="4" w:space="0" w:color="auto"/>
              <w:right w:val="single" w:sz="4" w:space="0" w:color="auto"/>
            </w:tcBorders>
            <w:vAlign w:val="center"/>
          </w:tcPr>
          <w:p w14:paraId="5FAADD64" w14:textId="77777777" w:rsidR="00FA0ABF" w:rsidRPr="00132E88" w:rsidRDefault="00FA0ABF" w:rsidP="00FA0ABF">
            <w:pPr>
              <w:rPr>
                <w:ins w:id="2316" w:author="Rakesh Singhi" w:date="2015-02-07T10:49:00Z"/>
                <w:rFonts w:asciiTheme="minorHAnsi" w:hAnsiTheme="minorHAnsi" w:cstheme="minorHAnsi"/>
                <w:color w:val="000000"/>
                <w:szCs w:val="16"/>
              </w:rPr>
            </w:pPr>
            <w:ins w:id="2317" w:author="Rakesh Singhi" w:date="2015-02-07T10:49:00Z">
              <w:r>
                <w:rPr>
                  <w:rFonts w:asciiTheme="minorHAnsi" w:hAnsiTheme="minorHAnsi" w:cstheme="minorHAnsi"/>
                  <w:color w:val="000000"/>
                  <w:szCs w:val="16"/>
                </w:rPr>
                <w:t xml:space="preserve">Quantity of the order placed </w:t>
              </w:r>
            </w:ins>
          </w:p>
        </w:tc>
        <w:tc>
          <w:tcPr>
            <w:tcW w:w="1170" w:type="dxa"/>
            <w:tcBorders>
              <w:top w:val="single" w:sz="4" w:space="0" w:color="auto"/>
              <w:left w:val="single" w:sz="4" w:space="0" w:color="auto"/>
              <w:bottom w:val="single" w:sz="4" w:space="0" w:color="auto"/>
              <w:right w:val="single" w:sz="4" w:space="0" w:color="auto"/>
            </w:tcBorders>
            <w:vAlign w:val="center"/>
          </w:tcPr>
          <w:p w14:paraId="38FC2F47" w14:textId="77777777" w:rsidR="00FA0ABF" w:rsidRPr="00132E88" w:rsidRDefault="00FA0ABF" w:rsidP="00FA0ABF">
            <w:pPr>
              <w:rPr>
                <w:ins w:id="2318" w:author="Rakesh Singhi" w:date="2015-02-07T10:49:00Z"/>
                <w:rFonts w:asciiTheme="minorHAnsi" w:hAnsiTheme="minorHAnsi" w:cstheme="minorHAnsi"/>
                <w:color w:val="000000"/>
                <w:szCs w:val="16"/>
              </w:rPr>
            </w:pPr>
            <w:ins w:id="2319" w:author="Rakesh Singhi" w:date="2015-02-07T10:49:00Z">
              <w:r w:rsidRPr="00132E88">
                <w:rPr>
                  <w:rFonts w:asciiTheme="minorHAnsi" w:hAnsiTheme="minorHAnsi" w:cstheme="minorHAnsi"/>
                  <w:color w:val="000000"/>
                  <w:szCs w:val="16"/>
                </w:rPr>
                <w:t>Yes</w:t>
              </w:r>
            </w:ins>
          </w:p>
        </w:tc>
      </w:tr>
      <w:tr w:rsidR="00FA0ABF" w:rsidRPr="00D30FA1" w14:paraId="5A338B9A" w14:textId="77777777" w:rsidTr="00FA0ABF">
        <w:trPr>
          <w:ins w:id="2320"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6C03B320" w14:textId="77777777" w:rsidR="00FA0ABF" w:rsidRPr="00132E88" w:rsidRDefault="00FA0ABF" w:rsidP="00FA0ABF">
            <w:pPr>
              <w:rPr>
                <w:ins w:id="2321" w:author="Rakesh Singhi" w:date="2015-02-07T10:49:00Z"/>
                <w:rFonts w:asciiTheme="minorHAnsi" w:hAnsiTheme="minorHAnsi" w:cstheme="minorHAnsi"/>
                <w:color w:val="000000"/>
                <w:szCs w:val="16"/>
              </w:rPr>
            </w:pPr>
            <w:ins w:id="2322" w:author="Rakesh Singhi" w:date="2015-02-07T10:49:00Z">
              <w:r w:rsidRPr="00132E88">
                <w:rPr>
                  <w:rFonts w:asciiTheme="minorHAnsi" w:hAnsiTheme="minorHAnsi" w:cstheme="minorHAnsi"/>
                  <w:color w:val="000000"/>
                  <w:szCs w:val="16"/>
                </w:rPr>
                <w:t>Sales Price</w:t>
              </w:r>
            </w:ins>
          </w:p>
        </w:tc>
        <w:tc>
          <w:tcPr>
            <w:tcW w:w="1980" w:type="dxa"/>
            <w:tcBorders>
              <w:top w:val="single" w:sz="4" w:space="0" w:color="auto"/>
              <w:left w:val="single" w:sz="4" w:space="0" w:color="auto"/>
              <w:bottom w:val="single" w:sz="4" w:space="0" w:color="auto"/>
              <w:right w:val="single" w:sz="4" w:space="0" w:color="auto"/>
            </w:tcBorders>
            <w:vAlign w:val="center"/>
          </w:tcPr>
          <w:p w14:paraId="64FBCB08" w14:textId="77777777" w:rsidR="00FA0ABF" w:rsidRPr="00132E88" w:rsidRDefault="00FA0ABF" w:rsidP="00FA0ABF">
            <w:pPr>
              <w:rPr>
                <w:ins w:id="2323" w:author="Rakesh Singhi" w:date="2015-02-07T10:49:00Z"/>
                <w:rFonts w:asciiTheme="minorHAnsi" w:hAnsiTheme="minorHAnsi" w:cstheme="minorHAnsi"/>
                <w:color w:val="000000"/>
                <w:szCs w:val="16"/>
              </w:rPr>
            </w:pPr>
            <w:ins w:id="2324" w:author="Rakesh Singhi" w:date="2015-02-07T10:49:00Z">
              <w:r w:rsidRPr="00132E88">
                <w:rPr>
                  <w:rFonts w:asciiTheme="minorHAnsi" w:hAnsiTheme="minorHAnsi" w:cstheme="minorHAnsi"/>
                  <w:color w:val="000000"/>
                  <w:szCs w:val="16"/>
                </w:rPr>
                <w:t>SalesPrice</w:t>
              </w:r>
            </w:ins>
          </w:p>
        </w:tc>
        <w:tc>
          <w:tcPr>
            <w:tcW w:w="2070" w:type="dxa"/>
            <w:tcBorders>
              <w:top w:val="single" w:sz="4" w:space="0" w:color="auto"/>
              <w:left w:val="single" w:sz="4" w:space="0" w:color="auto"/>
              <w:bottom w:val="single" w:sz="4" w:space="0" w:color="auto"/>
              <w:right w:val="single" w:sz="4" w:space="0" w:color="auto"/>
            </w:tcBorders>
            <w:vAlign w:val="center"/>
          </w:tcPr>
          <w:p w14:paraId="2AA8EE37" w14:textId="77777777" w:rsidR="00FA0ABF" w:rsidRPr="00132E88" w:rsidRDefault="00FA0ABF" w:rsidP="00FA0ABF">
            <w:pPr>
              <w:rPr>
                <w:ins w:id="2325" w:author="Rakesh Singhi" w:date="2015-02-07T10:49:00Z"/>
                <w:rFonts w:asciiTheme="minorHAnsi" w:hAnsiTheme="minorHAnsi" w:cstheme="minorHAnsi"/>
                <w:color w:val="000000"/>
                <w:szCs w:val="16"/>
              </w:rPr>
            </w:pPr>
            <w:ins w:id="2326" w:author="Rakesh Singhi" w:date="2015-02-07T10:49:00Z">
              <w:r>
                <w:rPr>
                  <w:rFonts w:asciiTheme="minorHAnsi" w:hAnsiTheme="minorHAnsi" w:cstheme="minorHAnsi"/>
                  <w:color w:val="000000"/>
                  <w:szCs w:val="16"/>
                </w:rPr>
                <w:t>Number (up to 6</w:t>
              </w:r>
              <w:r w:rsidRPr="00FD0F56">
                <w:rPr>
                  <w:rFonts w:asciiTheme="minorHAnsi" w:hAnsiTheme="minorHAnsi" w:cstheme="minorHAnsi"/>
                  <w:color w:val="000000"/>
                  <w:szCs w:val="16"/>
                </w:rPr>
                <w:t xml:space="preserve"> decimals)</w:t>
              </w:r>
            </w:ins>
          </w:p>
        </w:tc>
        <w:tc>
          <w:tcPr>
            <w:tcW w:w="2250" w:type="dxa"/>
            <w:tcBorders>
              <w:top w:val="single" w:sz="4" w:space="0" w:color="auto"/>
              <w:left w:val="single" w:sz="4" w:space="0" w:color="auto"/>
              <w:bottom w:val="single" w:sz="4" w:space="0" w:color="auto"/>
              <w:right w:val="single" w:sz="4" w:space="0" w:color="auto"/>
            </w:tcBorders>
            <w:vAlign w:val="center"/>
          </w:tcPr>
          <w:p w14:paraId="2DC77492" w14:textId="77777777" w:rsidR="00FA0ABF" w:rsidRPr="00132E88" w:rsidRDefault="00FA0ABF" w:rsidP="00FA0ABF">
            <w:pPr>
              <w:rPr>
                <w:ins w:id="2327" w:author="Rakesh Singhi" w:date="2015-02-07T10:49:00Z"/>
                <w:rFonts w:asciiTheme="minorHAnsi" w:hAnsiTheme="minorHAnsi" w:cstheme="minorHAnsi"/>
                <w:color w:val="000000"/>
                <w:szCs w:val="16"/>
              </w:rPr>
            </w:pPr>
            <w:ins w:id="2328" w:author="Rakesh Singhi" w:date="2015-02-07T10:49:00Z">
              <w:r w:rsidRPr="00FD0F56">
                <w:rPr>
                  <w:rFonts w:asciiTheme="minorHAnsi" w:hAnsiTheme="minorHAnsi" w:cstheme="minorHAnsi"/>
                  <w:color w:val="000000"/>
                  <w:szCs w:val="16"/>
                </w:rPr>
                <w:t>Sale Price of Part Item</w:t>
              </w:r>
            </w:ins>
          </w:p>
        </w:tc>
        <w:tc>
          <w:tcPr>
            <w:tcW w:w="1170" w:type="dxa"/>
            <w:tcBorders>
              <w:top w:val="single" w:sz="4" w:space="0" w:color="auto"/>
              <w:left w:val="single" w:sz="4" w:space="0" w:color="auto"/>
              <w:bottom w:val="single" w:sz="4" w:space="0" w:color="auto"/>
              <w:right w:val="single" w:sz="4" w:space="0" w:color="auto"/>
            </w:tcBorders>
            <w:vAlign w:val="center"/>
          </w:tcPr>
          <w:p w14:paraId="57CFCE8B" w14:textId="77777777" w:rsidR="00FA0ABF" w:rsidRPr="00132E88" w:rsidRDefault="00FA0ABF" w:rsidP="00FA0ABF">
            <w:pPr>
              <w:rPr>
                <w:ins w:id="2329" w:author="Rakesh Singhi" w:date="2015-02-07T10:49:00Z"/>
                <w:rFonts w:asciiTheme="minorHAnsi" w:hAnsiTheme="minorHAnsi" w:cstheme="minorHAnsi"/>
                <w:color w:val="000000"/>
                <w:szCs w:val="16"/>
              </w:rPr>
            </w:pPr>
            <w:ins w:id="2330" w:author="Rakesh Singhi" w:date="2015-02-07T10:49:00Z">
              <w:r w:rsidRPr="00132E88">
                <w:rPr>
                  <w:rFonts w:asciiTheme="minorHAnsi" w:hAnsiTheme="minorHAnsi" w:cstheme="minorHAnsi"/>
                  <w:color w:val="000000"/>
                  <w:szCs w:val="16"/>
                </w:rPr>
                <w:t>Yes</w:t>
              </w:r>
            </w:ins>
          </w:p>
        </w:tc>
      </w:tr>
      <w:tr w:rsidR="00FA0ABF" w:rsidRPr="00D30FA1" w14:paraId="41EBA3A0" w14:textId="77777777" w:rsidTr="00FA0ABF">
        <w:trPr>
          <w:ins w:id="2331"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067F7C60" w14:textId="77777777" w:rsidR="00FA0ABF" w:rsidRPr="00132E88" w:rsidRDefault="00FA0ABF" w:rsidP="00FA0ABF">
            <w:pPr>
              <w:rPr>
                <w:ins w:id="2332" w:author="Rakesh Singhi" w:date="2015-02-07T10:49:00Z"/>
                <w:rFonts w:asciiTheme="minorHAnsi" w:hAnsiTheme="minorHAnsi" w:cstheme="minorHAnsi"/>
                <w:color w:val="000000"/>
                <w:szCs w:val="16"/>
              </w:rPr>
            </w:pPr>
            <w:ins w:id="2333" w:author="Rakesh Singhi" w:date="2015-02-07T10:49:00Z">
              <w:r w:rsidRPr="00132E88">
                <w:rPr>
                  <w:rFonts w:asciiTheme="minorHAnsi" w:hAnsiTheme="minorHAnsi" w:cstheme="minorHAnsi"/>
                  <w:color w:val="000000"/>
                  <w:szCs w:val="16"/>
                </w:rPr>
                <w:t>Transfer Price</w:t>
              </w:r>
            </w:ins>
          </w:p>
        </w:tc>
        <w:tc>
          <w:tcPr>
            <w:tcW w:w="1980" w:type="dxa"/>
            <w:tcBorders>
              <w:top w:val="single" w:sz="4" w:space="0" w:color="auto"/>
              <w:left w:val="single" w:sz="4" w:space="0" w:color="auto"/>
              <w:bottom w:val="single" w:sz="4" w:space="0" w:color="auto"/>
              <w:right w:val="single" w:sz="4" w:space="0" w:color="auto"/>
            </w:tcBorders>
            <w:vAlign w:val="center"/>
          </w:tcPr>
          <w:p w14:paraId="63D311CA" w14:textId="77777777" w:rsidR="00FA0ABF" w:rsidRPr="00132E88" w:rsidRDefault="00FA0ABF" w:rsidP="00FA0ABF">
            <w:pPr>
              <w:rPr>
                <w:ins w:id="2334" w:author="Rakesh Singhi" w:date="2015-02-07T10:49:00Z"/>
                <w:rFonts w:asciiTheme="minorHAnsi" w:hAnsiTheme="minorHAnsi" w:cstheme="minorHAnsi"/>
                <w:color w:val="000000"/>
                <w:szCs w:val="16"/>
              </w:rPr>
            </w:pPr>
            <w:ins w:id="2335" w:author="Rakesh Singhi" w:date="2015-02-07T10:49:00Z">
              <w:r w:rsidRPr="00132E88">
                <w:rPr>
                  <w:rFonts w:asciiTheme="minorHAnsi" w:hAnsiTheme="minorHAnsi" w:cstheme="minorHAnsi"/>
                  <w:color w:val="000000"/>
                  <w:szCs w:val="16"/>
                </w:rPr>
                <w:t>TransferPrice</w:t>
              </w:r>
            </w:ins>
          </w:p>
        </w:tc>
        <w:tc>
          <w:tcPr>
            <w:tcW w:w="2070" w:type="dxa"/>
            <w:tcBorders>
              <w:top w:val="single" w:sz="4" w:space="0" w:color="auto"/>
              <w:left w:val="single" w:sz="4" w:space="0" w:color="auto"/>
              <w:bottom w:val="single" w:sz="4" w:space="0" w:color="auto"/>
              <w:right w:val="single" w:sz="4" w:space="0" w:color="auto"/>
            </w:tcBorders>
            <w:vAlign w:val="center"/>
          </w:tcPr>
          <w:p w14:paraId="335E64F3" w14:textId="77777777" w:rsidR="00FA0ABF" w:rsidRPr="00132E88" w:rsidRDefault="00FA0ABF" w:rsidP="00FA0ABF">
            <w:pPr>
              <w:rPr>
                <w:ins w:id="2336" w:author="Rakesh Singhi" w:date="2015-02-07T10:49:00Z"/>
                <w:rFonts w:asciiTheme="minorHAnsi" w:hAnsiTheme="minorHAnsi" w:cstheme="minorHAnsi"/>
                <w:color w:val="000000"/>
                <w:szCs w:val="16"/>
              </w:rPr>
            </w:pPr>
            <w:ins w:id="2337" w:author="Rakesh Singhi" w:date="2015-02-07T10:49:00Z">
              <w:r>
                <w:rPr>
                  <w:rFonts w:asciiTheme="minorHAnsi" w:hAnsiTheme="minorHAnsi" w:cstheme="minorHAnsi"/>
                  <w:color w:val="000000"/>
                  <w:szCs w:val="16"/>
                </w:rPr>
                <w:t>Number (up to 6</w:t>
              </w:r>
              <w:r w:rsidRPr="00FD0F56">
                <w:rPr>
                  <w:rFonts w:asciiTheme="minorHAnsi" w:hAnsiTheme="minorHAnsi" w:cstheme="minorHAnsi"/>
                  <w:color w:val="000000"/>
                  <w:szCs w:val="16"/>
                </w:rPr>
                <w:t xml:space="preserve"> decimals)</w:t>
              </w:r>
            </w:ins>
          </w:p>
        </w:tc>
        <w:tc>
          <w:tcPr>
            <w:tcW w:w="2250" w:type="dxa"/>
            <w:tcBorders>
              <w:top w:val="single" w:sz="4" w:space="0" w:color="auto"/>
              <w:left w:val="single" w:sz="4" w:space="0" w:color="auto"/>
              <w:bottom w:val="single" w:sz="4" w:space="0" w:color="auto"/>
              <w:right w:val="single" w:sz="4" w:space="0" w:color="auto"/>
            </w:tcBorders>
            <w:vAlign w:val="center"/>
          </w:tcPr>
          <w:p w14:paraId="47538DB4" w14:textId="77777777" w:rsidR="00FA0ABF" w:rsidRPr="00132E88" w:rsidRDefault="00FA0ABF" w:rsidP="00FA0ABF">
            <w:pPr>
              <w:rPr>
                <w:ins w:id="2338" w:author="Rakesh Singhi" w:date="2015-02-07T10:49:00Z"/>
                <w:rFonts w:asciiTheme="minorHAnsi" w:hAnsiTheme="minorHAnsi" w:cstheme="minorHAnsi"/>
                <w:color w:val="000000"/>
                <w:szCs w:val="16"/>
              </w:rPr>
            </w:pPr>
            <w:ins w:id="2339" w:author="Rakesh Singhi" w:date="2015-02-07T10:49:00Z">
              <w:r>
                <w:rPr>
                  <w:rFonts w:asciiTheme="minorHAnsi" w:hAnsiTheme="minorHAnsi" w:cstheme="minorHAnsi"/>
                  <w:color w:val="000000"/>
                  <w:szCs w:val="16"/>
                </w:rPr>
                <w:t xml:space="preserve">Price to Xerox. </w:t>
              </w:r>
              <w:r w:rsidRPr="00FD0F56">
                <w:rPr>
                  <w:rFonts w:asciiTheme="minorHAnsi" w:hAnsiTheme="minorHAnsi" w:cstheme="minorHAnsi"/>
                  <w:color w:val="000000"/>
                  <w:szCs w:val="16"/>
                </w:rPr>
                <w:t>MTP Price</w:t>
              </w:r>
            </w:ins>
          </w:p>
        </w:tc>
        <w:tc>
          <w:tcPr>
            <w:tcW w:w="1170" w:type="dxa"/>
            <w:tcBorders>
              <w:top w:val="single" w:sz="4" w:space="0" w:color="auto"/>
              <w:left w:val="single" w:sz="4" w:space="0" w:color="auto"/>
              <w:bottom w:val="single" w:sz="4" w:space="0" w:color="auto"/>
              <w:right w:val="single" w:sz="4" w:space="0" w:color="auto"/>
            </w:tcBorders>
            <w:vAlign w:val="center"/>
          </w:tcPr>
          <w:p w14:paraId="6B6FFA8B" w14:textId="77777777" w:rsidR="00FA0ABF" w:rsidRPr="00132E88" w:rsidRDefault="00FA0ABF" w:rsidP="00FA0ABF">
            <w:pPr>
              <w:rPr>
                <w:ins w:id="2340" w:author="Rakesh Singhi" w:date="2015-02-07T10:49:00Z"/>
                <w:rFonts w:asciiTheme="minorHAnsi" w:hAnsiTheme="minorHAnsi" w:cstheme="minorHAnsi"/>
                <w:color w:val="000000"/>
                <w:szCs w:val="16"/>
              </w:rPr>
            </w:pPr>
            <w:ins w:id="2341" w:author="Rakesh Singhi" w:date="2015-02-07T10:49:00Z">
              <w:r w:rsidRPr="00132E88">
                <w:rPr>
                  <w:rFonts w:asciiTheme="minorHAnsi" w:hAnsiTheme="minorHAnsi" w:cstheme="minorHAnsi"/>
                  <w:color w:val="000000"/>
                  <w:szCs w:val="16"/>
                </w:rPr>
                <w:t>No</w:t>
              </w:r>
            </w:ins>
          </w:p>
        </w:tc>
      </w:tr>
      <w:tr w:rsidR="00FA0ABF" w:rsidRPr="00D30FA1" w14:paraId="2CC07F35" w14:textId="77777777" w:rsidTr="00FA0ABF">
        <w:trPr>
          <w:ins w:id="2342"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07F11828" w14:textId="77777777" w:rsidR="00FA0ABF" w:rsidRPr="00132E88" w:rsidRDefault="00FA0ABF" w:rsidP="00FA0ABF">
            <w:pPr>
              <w:rPr>
                <w:ins w:id="2343" w:author="Rakesh Singhi" w:date="2015-02-07T10:49:00Z"/>
                <w:rFonts w:asciiTheme="minorHAnsi" w:hAnsiTheme="minorHAnsi" w:cstheme="minorHAnsi"/>
                <w:color w:val="000000"/>
                <w:szCs w:val="16"/>
              </w:rPr>
            </w:pPr>
            <w:ins w:id="2344" w:author="Rakesh Singhi" w:date="2015-02-07T10:49:00Z">
              <w:r w:rsidRPr="00132E88">
                <w:rPr>
                  <w:rFonts w:asciiTheme="minorHAnsi" w:hAnsiTheme="minorHAnsi" w:cstheme="minorHAnsi"/>
                  <w:color w:val="000000"/>
                  <w:szCs w:val="16"/>
                </w:rPr>
                <w:t>Tax</w:t>
              </w:r>
            </w:ins>
          </w:p>
        </w:tc>
        <w:tc>
          <w:tcPr>
            <w:tcW w:w="1980" w:type="dxa"/>
            <w:tcBorders>
              <w:top w:val="single" w:sz="4" w:space="0" w:color="auto"/>
              <w:left w:val="single" w:sz="4" w:space="0" w:color="auto"/>
              <w:bottom w:val="single" w:sz="4" w:space="0" w:color="auto"/>
              <w:right w:val="single" w:sz="4" w:space="0" w:color="auto"/>
            </w:tcBorders>
            <w:vAlign w:val="center"/>
          </w:tcPr>
          <w:p w14:paraId="473860A4" w14:textId="77777777" w:rsidR="00FA0ABF" w:rsidRPr="00132E88" w:rsidRDefault="00FA0ABF" w:rsidP="00FA0ABF">
            <w:pPr>
              <w:rPr>
                <w:ins w:id="2345" w:author="Rakesh Singhi" w:date="2015-02-07T10:49:00Z"/>
                <w:rFonts w:asciiTheme="minorHAnsi" w:hAnsiTheme="minorHAnsi" w:cstheme="minorHAnsi"/>
                <w:color w:val="000000"/>
                <w:szCs w:val="16"/>
              </w:rPr>
            </w:pPr>
            <w:ins w:id="2346" w:author="Rakesh Singhi" w:date="2015-02-07T10:49:00Z">
              <w:r w:rsidRPr="00132E88">
                <w:rPr>
                  <w:rFonts w:asciiTheme="minorHAnsi" w:hAnsiTheme="minorHAnsi" w:cstheme="minorHAnsi"/>
                  <w:color w:val="000000"/>
                  <w:szCs w:val="16"/>
                </w:rPr>
                <w:t>Tax</w:t>
              </w:r>
            </w:ins>
          </w:p>
        </w:tc>
        <w:tc>
          <w:tcPr>
            <w:tcW w:w="2070" w:type="dxa"/>
            <w:tcBorders>
              <w:top w:val="single" w:sz="4" w:space="0" w:color="auto"/>
              <w:left w:val="single" w:sz="4" w:space="0" w:color="auto"/>
              <w:bottom w:val="single" w:sz="4" w:space="0" w:color="auto"/>
              <w:right w:val="single" w:sz="4" w:space="0" w:color="auto"/>
            </w:tcBorders>
            <w:vAlign w:val="center"/>
          </w:tcPr>
          <w:p w14:paraId="58E05090" w14:textId="77777777" w:rsidR="00FA0ABF" w:rsidRPr="00132E88" w:rsidRDefault="00FA0ABF" w:rsidP="00FA0ABF">
            <w:pPr>
              <w:rPr>
                <w:ins w:id="2347" w:author="Rakesh Singhi" w:date="2015-02-07T10:49:00Z"/>
                <w:rFonts w:asciiTheme="minorHAnsi" w:hAnsiTheme="minorHAnsi" w:cstheme="minorHAnsi"/>
                <w:color w:val="000000"/>
                <w:szCs w:val="16"/>
              </w:rPr>
            </w:pPr>
            <w:ins w:id="2348" w:author="Rakesh Singhi" w:date="2015-02-07T10:49:00Z">
              <w:r>
                <w:rPr>
                  <w:rFonts w:asciiTheme="minorHAnsi" w:hAnsiTheme="minorHAnsi" w:cstheme="minorHAnsi"/>
                  <w:color w:val="000000"/>
                  <w:szCs w:val="16"/>
                </w:rPr>
                <w:t>Number (up to 6</w:t>
              </w:r>
              <w:r w:rsidRPr="00FD0F56">
                <w:rPr>
                  <w:rFonts w:asciiTheme="minorHAnsi" w:hAnsiTheme="minorHAnsi" w:cstheme="minorHAnsi"/>
                  <w:color w:val="000000"/>
                  <w:szCs w:val="16"/>
                </w:rPr>
                <w:t xml:space="preserve"> decimals)</w:t>
              </w:r>
            </w:ins>
          </w:p>
        </w:tc>
        <w:tc>
          <w:tcPr>
            <w:tcW w:w="2250" w:type="dxa"/>
            <w:tcBorders>
              <w:top w:val="single" w:sz="4" w:space="0" w:color="auto"/>
              <w:left w:val="single" w:sz="4" w:space="0" w:color="auto"/>
              <w:bottom w:val="single" w:sz="4" w:space="0" w:color="auto"/>
              <w:right w:val="single" w:sz="4" w:space="0" w:color="auto"/>
            </w:tcBorders>
            <w:vAlign w:val="center"/>
          </w:tcPr>
          <w:p w14:paraId="307F8E1D" w14:textId="77777777" w:rsidR="00FA0ABF" w:rsidRPr="00132E88" w:rsidRDefault="00FA0ABF" w:rsidP="00FA0ABF">
            <w:pPr>
              <w:rPr>
                <w:ins w:id="2349" w:author="Rakesh Singhi" w:date="2015-02-07T10:49:00Z"/>
                <w:rFonts w:asciiTheme="minorHAnsi" w:hAnsiTheme="minorHAnsi" w:cstheme="minorHAnsi"/>
                <w:color w:val="000000"/>
                <w:szCs w:val="16"/>
              </w:rPr>
            </w:pPr>
            <w:ins w:id="2350" w:author="Rakesh Singhi" w:date="2015-02-07T10:49:00Z">
              <w:r w:rsidRPr="00132E88">
                <w:rPr>
                  <w:rFonts w:asciiTheme="minorHAnsi" w:hAnsiTheme="minorHAnsi" w:cstheme="minorHAnsi"/>
                  <w:color w:val="000000"/>
                  <w:szCs w:val="16"/>
                </w:rPr>
                <w:t>Tax</w:t>
              </w:r>
            </w:ins>
          </w:p>
        </w:tc>
        <w:tc>
          <w:tcPr>
            <w:tcW w:w="1170" w:type="dxa"/>
            <w:tcBorders>
              <w:top w:val="single" w:sz="4" w:space="0" w:color="auto"/>
              <w:left w:val="single" w:sz="4" w:space="0" w:color="auto"/>
              <w:bottom w:val="single" w:sz="4" w:space="0" w:color="auto"/>
              <w:right w:val="single" w:sz="4" w:space="0" w:color="auto"/>
            </w:tcBorders>
            <w:vAlign w:val="center"/>
          </w:tcPr>
          <w:p w14:paraId="287BB44C" w14:textId="363E4F7F" w:rsidR="00FA0ABF" w:rsidRPr="00132E88" w:rsidRDefault="0072453E" w:rsidP="00FA0ABF">
            <w:pPr>
              <w:rPr>
                <w:ins w:id="2351" w:author="Rakesh Singhi" w:date="2015-02-07T10:49:00Z"/>
                <w:rFonts w:asciiTheme="minorHAnsi" w:hAnsiTheme="minorHAnsi" w:cstheme="minorHAnsi"/>
                <w:color w:val="000000"/>
                <w:szCs w:val="16"/>
              </w:rPr>
            </w:pPr>
            <w:ins w:id="2352" w:author="Rakesh Singhi" w:date="2015-03-25T12:15:00Z">
              <w:r>
                <w:rPr>
                  <w:rFonts w:asciiTheme="minorHAnsi" w:hAnsiTheme="minorHAnsi" w:cstheme="minorHAnsi"/>
                  <w:color w:val="000000"/>
                  <w:szCs w:val="16"/>
                </w:rPr>
                <w:t>No</w:t>
              </w:r>
            </w:ins>
          </w:p>
        </w:tc>
      </w:tr>
      <w:tr w:rsidR="00FA0ABF" w:rsidRPr="00D30FA1" w14:paraId="5A8435E3" w14:textId="77777777" w:rsidTr="00FA0ABF">
        <w:trPr>
          <w:ins w:id="2353"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6FDCE58C" w14:textId="77777777" w:rsidR="00FA0ABF" w:rsidRPr="00132E88" w:rsidRDefault="00FA0ABF" w:rsidP="00FA0ABF">
            <w:pPr>
              <w:rPr>
                <w:ins w:id="2354" w:author="Rakesh Singhi" w:date="2015-02-07T10:49:00Z"/>
                <w:rFonts w:asciiTheme="minorHAnsi" w:hAnsiTheme="minorHAnsi" w:cstheme="minorHAnsi"/>
                <w:color w:val="000000"/>
                <w:szCs w:val="16"/>
              </w:rPr>
            </w:pPr>
            <w:ins w:id="2355" w:author="Rakesh Singhi" w:date="2015-02-07T10:49:00Z">
              <w:r w:rsidRPr="00132E88">
                <w:rPr>
                  <w:rFonts w:asciiTheme="minorHAnsi" w:hAnsiTheme="minorHAnsi" w:cstheme="minorHAnsi"/>
                  <w:color w:val="000000"/>
                  <w:szCs w:val="16"/>
                </w:rPr>
                <w:t>DMO ISC Invoice #</w:t>
              </w:r>
            </w:ins>
          </w:p>
        </w:tc>
        <w:tc>
          <w:tcPr>
            <w:tcW w:w="1980" w:type="dxa"/>
            <w:tcBorders>
              <w:top w:val="single" w:sz="4" w:space="0" w:color="auto"/>
              <w:left w:val="single" w:sz="4" w:space="0" w:color="auto"/>
              <w:bottom w:val="single" w:sz="4" w:space="0" w:color="auto"/>
              <w:right w:val="single" w:sz="4" w:space="0" w:color="auto"/>
            </w:tcBorders>
            <w:vAlign w:val="center"/>
          </w:tcPr>
          <w:p w14:paraId="085F2F23" w14:textId="77777777" w:rsidR="00FA0ABF" w:rsidRPr="00132E88" w:rsidRDefault="00FA0ABF" w:rsidP="00FA0ABF">
            <w:pPr>
              <w:rPr>
                <w:ins w:id="2356" w:author="Rakesh Singhi" w:date="2015-02-07T10:49:00Z"/>
                <w:rFonts w:asciiTheme="minorHAnsi" w:hAnsiTheme="minorHAnsi" w:cstheme="minorHAnsi"/>
                <w:color w:val="000000"/>
                <w:szCs w:val="16"/>
              </w:rPr>
            </w:pPr>
            <w:ins w:id="2357" w:author="Rakesh Singhi" w:date="2015-02-07T10:49:00Z">
              <w:r w:rsidRPr="00132E88">
                <w:rPr>
                  <w:rFonts w:asciiTheme="minorHAnsi" w:hAnsiTheme="minorHAnsi" w:cstheme="minorHAnsi"/>
                  <w:color w:val="000000"/>
                  <w:szCs w:val="16"/>
                </w:rPr>
                <w:t>DMO ISC Invoice</w:t>
              </w:r>
            </w:ins>
          </w:p>
        </w:tc>
        <w:tc>
          <w:tcPr>
            <w:tcW w:w="2070" w:type="dxa"/>
            <w:tcBorders>
              <w:top w:val="single" w:sz="4" w:space="0" w:color="auto"/>
              <w:left w:val="single" w:sz="4" w:space="0" w:color="auto"/>
              <w:bottom w:val="single" w:sz="4" w:space="0" w:color="auto"/>
              <w:right w:val="single" w:sz="4" w:space="0" w:color="auto"/>
            </w:tcBorders>
            <w:vAlign w:val="center"/>
          </w:tcPr>
          <w:p w14:paraId="46A00E2F" w14:textId="77777777" w:rsidR="00FA0ABF" w:rsidRPr="00132E88" w:rsidRDefault="00FA0ABF" w:rsidP="00FA0ABF">
            <w:pPr>
              <w:rPr>
                <w:ins w:id="2358" w:author="Rakesh Singhi" w:date="2015-02-07T10:49:00Z"/>
                <w:rFonts w:asciiTheme="minorHAnsi" w:hAnsiTheme="minorHAnsi" w:cstheme="minorHAnsi"/>
                <w:color w:val="000000"/>
                <w:szCs w:val="16"/>
              </w:rPr>
            </w:pPr>
            <w:ins w:id="2359"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054CEAF5" w14:textId="77777777" w:rsidR="00FA0ABF" w:rsidRPr="00132E88" w:rsidRDefault="00FA0ABF" w:rsidP="00FA0ABF">
            <w:pPr>
              <w:rPr>
                <w:ins w:id="2360" w:author="Rakesh Singhi" w:date="2015-02-07T10:49:00Z"/>
                <w:rFonts w:asciiTheme="minorHAnsi" w:hAnsiTheme="minorHAnsi" w:cstheme="minorHAnsi"/>
                <w:color w:val="000000"/>
                <w:szCs w:val="16"/>
              </w:rPr>
            </w:pPr>
            <w:ins w:id="2361" w:author="Rakesh Singhi" w:date="2015-02-07T10:49:00Z">
              <w:r>
                <w:rPr>
                  <w:rFonts w:asciiTheme="minorHAnsi" w:hAnsiTheme="minorHAnsi" w:cstheme="minorHAnsi"/>
                  <w:color w:val="000000"/>
                  <w:szCs w:val="16"/>
                </w:rPr>
                <w:t>DMO ISC Invoice Number</w:t>
              </w:r>
            </w:ins>
          </w:p>
        </w:tc>
        <w:tc>
          <w:tcPr>
            <w:tcW w:w="1170" w:type="dxa"/>
            <w:tcBorders>
              <w:top w:val="single" w:sz="4" w:space="0" w:color="auto"/>
              <w:left w:val="single" w:sz="4" w:space="0" w:color="auto"/>
              <w:bottom w:val="single" w:sz="4" w:space="0" w:color="auto"/>
              <w:right w:val="single" w:sz="4" w:space="0" w:color="auto"/>
            </w:tcBorders>
            <w:vAlign w:val="center"/>
          </w:tcPr>
          <w:p w14:paraId="72DE7039" w14:textId="77777777" w:rsidR="00FA0ABF" w:rsidRPr="00132E88" w:rsidRDefault="00FA0ABF" w:rsidP="00FA0ABF">
            <w:pPr>
              <w:rPr>
                <w:ins w:id="2362" w:author="Rakesh Singhi" w:date="2015-02-07T10:49:00Z"/>
                <w:rFonts w:asciiTheme="minorHAnsi" w:hAnsiTheme="minorHAnsi" w:cstheme="minorHAnsi"/>
                <w:color w:val="000000"/>
                <w:szCs w:val="16"/>
              </w:rPr>
            </w:pPr>
            <w:ins w:id="2363" w:author="Rakesh Singhi" w:date="2015-02-07T10:49:00Z">
              <w:r w:rsidRPr="00132E88">
                <w:rPr>
                  <w:rFonts w:asciiTheme="minorHAnsi" w:hAnsiTheme="minorHAnsi" w:cstheme="minorHAnsi"/>
                  <w:color w:val="000000"/>
                  <w:szCs w:val="16"/>
                </w:rPr>
                <w:t>No</w:t>
              </w:r>
            </w:ins>
          </w:p>
        </w:tc>
      </w:tr>
      <w:tr w:rsidR="00FA0ABF" w:rsidRPr="00D30FA1" w14:paraId="0338CEA8" w14:textId="77777777" w:rsidTr="00FA0ABF">
        <w:trPr>
          <w:ins w:id="2364"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1D1436FC" w14:textId="77777777" w:rsidR="00FA0ABF" w:rsidRPr="00132E88" w:rsidRDefault="00FA0ABF" w:rsidP="00FA0ABF">
            <w:pPr>
              <w:rPr>
                <w:ins w:id="2365" w:author="Rakesh Singhi" w:date="2015-02-07T10:49:00Z"/>
                <w:rFonts w:asciiTheme="minorHAnsi" w:hAnsiTheme="minorHAnsi" w:cstheme="minorHAnsi"/>
                <w:color w:val="000000"/>
                <w:szCs w:val="16"/>
              </w:rPr>
            </w:pPr>
            <w:ins w:id="2366" w:author="Rakesh Singhi" w:date="2015-02-07T10:49:00Z">
              <w:r w:rsidRPr="00132E88">
                <w:rPr>
                  <w:rFonts w:asciiTheme="minorHAnsi" w:hAnsiTheme="minorHAnsi" w:cstheme="minorHAnsi"/>
                  <w:color w:val="000000"/>
                  <w:szCs w:val="16"/>
                </w:rPr>
                <w:t>DMO ISC Invoice Date</w:t>
              </w:r>
            </w:ins>
          </w:p>
        </w:tc>
        <w:tc>
          <w:tcPr>
            <w:tcW w:w="1980" w:type="dxa"/>
            <w:tcBorders>
              <w:top w:val="single" w:sz="4" w:space="0" w:color="auto"/>
              <w:left w:val="single" w:sz="4" w:space="0" w:color="auto"/>
              <w:bottom w:val="single" w:sz="4" w:space="0" w:color="auto"/>
              <w:right w:val="single" w:sz="4" w:space="0" w:color="auto"/>
            </w:tcBorders>
            <w:vAlign w:val="center"/>
          </w:tcPr>
          <w:p w14:paraId="2B8E1C24" w14:textId="77777777" w:rsidR="00FA0ABF" w:rsidRPr="00132E88" w:rsidRDefault="00FA0ABF" w:rsidP="00FA0ABF">
            <w:pPr>
              <w:rPr>
                <w:ins w:id="2367" w:author="Rakesh Singhi" w:date="2015-02-07T10:49:00Z"/>
                <w:rFonts w:asciiTheme="minorHAnsi" w:hAnsiTheme="minorHAnsi" w:cstheme="minorHAnsi"/>
                <w:color w:val="000000"/>
                <w:szCs w:val="16"/>
              </w:rPr>
            </w:pPr>
            <w:ins w:id="2368" w:author="Rakesh Singhi" w:date="2015-02-07T10:49:00Z">
              <w:r w:rsidRPr="00132E88">
                <w:rPr>
                  <w:rFonts w:asciiTheme="minorHAnsi" w:hAnsiTheme="minorHAnsi" w:cstheme="minorHAnsi"/>
                  <w:color w:val="000000"/>
                  <w:szCs w:val="16"/>
                </w:rPr>
                <w:t>DMO ISC InvoideDate</w:t>
              </w:r>
            </w:ins>
          </w:p>
        </w:tc>
        <w:tc>
          <w:tcPr>
            <w:tcW w:w="2070" w:type="dxa"/>
            <w:tcBorders>
              <w:top w:val="single" w:sz="4" w:space="0" w:color="auto"/>
              <w:left w:val="single" w:sz="4" w:space="0" w:color="auto"/>
              <w:bottom w:val="single" w:sz="4" w:space="0" w:color="auto"/>
              <w:right w:val="single" w:sz="4" w:space="0" w:color="auto"/>
            </w:tcBorders>
            <w:vAlign w:val="center"/>
          </w:tcPr>
          <w:p w14:paraId="05DA6C92" w14:textId="77777777" w:rsidR="00FA0ABF" w:rsidRPr="00132E88" w:rsidRDefault="00FA0ABF" w:rsidP="00FA0ABF">
            <w:pPr>
              <w:rPr>
                <w:ins w:id="2369" w:author="Rakesh Singhi" w:date="2015-02-07T10:49:00Z"/>
                <w:rFonts w:asciiTheme="minorHAnsi" w:hAnsiTheme="minorHAnsi" w:cstheme="minorHAnsi"/>
                <w:color w:val="000000"/>
                <w:szCs w:val="16"/>
              </w:rPr>
            </w:pPr>
            <w:ins w:id="2370" w:author="Rakesh Singhi" w:date="2015-02-07T10:49:00Z">
              <w:r w:rsidRPr="00132E88">
                <w:rPr>
                  <w:rFonts w:asciiTheme="minorHAnsi" w:hAnsiTheme="minorHAnsi" w:cstheme="minorHAnsi"/>
                  <w:color w:val="000000"/>
                  <w:szCs w:val="16"/>
                </w:rPr>
                <w:t>Date</w:t>
              </w:r>
              <w:r>
                <w:rPr>
                  <w:rFonts w:asciiTheme="minorHAnsi" w:hAnsiTheme="minorHAnsi" w:cstheme="minorHAnsi"/>
                  <w:color w:val="000000"/>
                  <w:szCs w:val="16"/>
                </w:rPr>
                <w:t xml:space="preserve"> </w:t>
              </w:r>
              <w:r w:rsidRPr="00132E88">
                <w:rPr>
                  <w:rFonts w:asciiTheme="minorHAnsi" w:hAnsiTheme="minorHAnsi" w:cstheme="minorHAnsi"/>
                  <w:color w:val="000000"/>
                  <w:szCs w:val="16"/>
                </w:rPr>
                <w:t>(DD/MM/YYYY)</w:t>
              </w:r>
            </w:ins>
          </w:p>
        </w:tc>
        <w:tc>
          <w:tcPr>
            <w:tcW w:w="2250" w:type="dxa"/>
            <w:tcBorders>
              <w:top w:val="single" w:sz="4" w:space="0" w:color="auto"/>
              <w:left w:val="single" w:sz="4" w:space="0" w:color="auto"/>
              <w:bottom w:val="single" w:sz="4" w:space="0" w:color="auto"/>
              <w:right w:val="single" w:sz="4" w:space="0" w:color="auto"/>
            </w:tcBorders>
            <w:vAlign w:val="center"/>
          </w:tcPr>
          <w:p w14:paraId="2783C833" w14:textId="77777777" w:rsidR="00FA0ABF" w:rsidRPr="00132E88" w:rsidRDefault="00FA0ABF" w:rsidP="00FA0ABF">
            <w:pPr>
              <w:rPr>
                <w:ins w:id="2371" w:author="Rakesh Singhi" w:date="2015-02-07T10:49:00Z"/>
                <w:rFonts w:asciiTheme="minorHAnsi" w:hAnsiTheme="minorHAnsi" w:cstheme="minorHAnsi"/>
                <w:color w:val="000000"/>
                <w:szCs w:val="16"/>
              </w:rPr>
            </w:pPr>
            <w:ins w:id="2372" w:author="Rakesh Singhi" w:date="2015-02-07T10:49:00Z">
              <w:r w:rsidRPr="00132E88">
                <w:rPr>
                  <w:rFonts w:asciiTheme="minorHAnsi" w:hAnsiTheme="minorHAnsi" w:cstheme="minorHAnsi"/>
                  <w:color w:val="000000"/>
                  <w:szCs w:val="16"/>
                </w:rPr>
                <w:t>DMO ISC Invoice Date</w:t>
              </w:r>
            </w:ins>
          </w:p>
        </w:tc>
        <w:tc>
          <w:tcPr>
            <w:tcW w:w="1170" w:type="dxa"/>
            <w:tcBorders>
              <w:top w:val="single" w:sz="4" w:space="0" w:color="auto"/>
              <w:left w:val="single" w:sz="4" w:space="0" w:color="auto"/>
              <w:bottom w:val="single" w:sz="4" w:space="0" w:color="auto"/>
              <w:right w:val="single" w:sz="4" w:space="0" w:color="auto"/>
            </w:tcBorders>
            <w:vAlign w:val="center"/>
          </w:tcPr>
          <w:p w14:paraId="05A417FC" w14:textId="77777777" w:rsidR="00FA0ABF" w:rsidRPr="00132E88" w:rsidRDefault="00FA0ABF" w:rsidP="00FA0ABF">
            <w:pPr>
              <w:rPr>
                <w:ins w:id="2373" w:author="Rakesh Singhi" w:date="2015-02-07T10:49:00Z"/>
                <w:rFonts w:asciiTheme="minorHAnsi" w:hAnsiTheme="minorHAnsi" w:cstheme="minorHAnsi"/>
                <w:color w:val="000000"/>
                <w:szCs w:val="16"/>
              </w:rPr>
            </w:pPr>
            <w:ins w:id="2374" w:author="Rakesh Singhi" w:date="2015-02-07T10:49:00Z">
              <w:r w:rsidRPr="00132E88">
                <w:rPr>
                  <w:rFonts w:asciiTheme="minorHAnsi" w:hAnsiTheme="minorHAnsi" w:cstheme="minorHAnsi"/>
                  <w:color w:val="000000"/>
                  <w:szCs w:val="16"/>
                </w:rPr>
                <w:t>No</w:t>
              </w:r>
            </w:ins>
          </w:p>
        </w:tc>
      </w:tr>
      <w:tr w:rsidR="00FA0ABF" w:rsidRPr="00D30FA1" w14:paraId="5E00D221" w14:textId="77777777" w:rsidTr="00FA0ABF">
        <w:trPr>
          <w:ins w:id="2375"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355CA7AC" w14:textId="77777777" w:rsidR="00FA0ABF" w:rsidRPr="00132E88" w:rsidRDefault="00FA0ABF" w:rsidP="00FA0ABF">
            <w:pPr>
              <w:rPr>
                <w:ins w:id="2376" w:author="Rakesh Singhi" w:date="2015-02-07T10:49:00Z"/>
                <w:rFonts w:asciiTheme="minorHAnsi" w:hAnsiTheme="minorHAnsi" w:cstheme="minorHAnsi"/>
                <w:color w:val="000000"/>
                <w:szCs w:val="16"/>
              </w:rPr>
            </w:pPr>
            <w:ins w:id="2377" w:author="Rakesh Singhi" w:date="2015-02-07T10:49:00Z">
              <w:r w:rsidRPr="00132E88">
                <w:rPr>
                  <w:rFonts w:asciiTheme="minorHAnsi" w:hAnsiTheme="minorHAnsi" w:cstheme="minorHAnsi"/>
                  <w:color w:val="000000"/>
                  <w:szCs w:val="16"/>
                </w:rPr>
                <w:t>Currency</w:t>
              </w:r>
            </w:ins>
          </w:p>
        </w:tc>
        <w:tc>
          <w:tcPr>
            <w:tcW w:w="1980" w:type="dxa"/>
            <w:tcBorders>
              <w:top w:val="single" w:sz="4" w:space="0" w:color="auto"/>
              <w:left w:val="single" w:sz="4" w:space="0" w:color="auto"/>
              <w:bottom w:val="single" w:sz="4" w:space="0" w:color="auto"/>
              <w:right w:val="single" w:sz="4" w:space="0" w:color="auto"/>
            </w:tcBorders>
            <w:vAlign w:val="center"/>
          </w:tcPr>
          <w:p w14:paraId="3E994482" w14:textId="77777777" w:rsidR="00FA0ABF" w:rsidRPr="00132E88" w:rsidRDefault="00FA0ABF" w:rsidP="00FA0ABF">
            <w:pPr>
              <w:rPr>
                <w:ins w:id="2378" w:author="Rakesh Singhi" w:date="2015-02-07T10:49:00Z"/>
                <w:rFonts w:asciiTheme="minorHAnsi" w:hAnsiTheme="minorHAnsi" w:cstheme="minorHAnsi"/>
                <w:color w:val="000000"/>
                <w:szCs w:val="16"/>
              </w:rPr>
            </w:pPr>
            <w:ins w:id="2379" w:author="Rakesh Singhi" w:date="2015-02-07T10:49:00Z">
              <w:r w:rsidRPr="00132E88">
                <w:rPr>
                  <w:rFonts w:asciiTheme="minorHAnsi" w:hAnsiTheme="minorHAnsi" w:cstheme="minorHAnsi"/>
                  <w:color w:val="000000"/>
                  <w:szCs w:val="16"/>
                </w:rPr>
                <w:t>Currency</w:t>
              </w:r>
            </w:ins>
          </w:p>
        </w:tc>
        <w:tc>
          <w:tcPr>
            <w:tcW w:w="2070" w:type="dxa"/>
            <w:tcBorders>
              <w:top w:val="single" w:sz="4" w:space="0" w:color="auto"/>
              <w:left w:val="single" w:sz="4" w:space="0" w:color="auto"/>
              <w:bottom w:val="single" w:sz="4" w:space="0" w:color="auto"/>
              <w:right w:val="single" w:sz="4" w:space="0" w:color="auto"/>
            </w:tcBorders>
            <w:vAlign w:val="center"/>
          </w:tcPr>
          <w:p w14:paraId="18E60399" w14:textId="77777777" w:rsidR="00FA0ABF" w:rsidRPr="00132E88" w:rsidRDefault="00FA0ABF" w:rsidP="00FA0ABF">
            <w:pPr>
              <w:rPr>
                <w:ins w:id="2380" w:author="Rakesh Singhi" w:date="2015-02-07T10:49:00Z"/>
                <w:rFonts w:asciiTheme="minorHAnsi" w:hAnsiTheme="minorHAnsi" w:cstheme="minorHAnsi"/>
                <w:color w:val="000000"/>
                <w:szCs w:val="16"/>
              </w:rPr>
            </w:pPr>
            <w:ins w:id="2381"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4B24CC4A" w14:textId="77777777" w:rsidR="00FA0ABF" w:rsidRPr="00132E88" w:rsidRDefault="00FA0ABF" w:rsidP="00FA0ABF">
            <w:pPr>
              <w:rPr>
                <w:ins w:id="2382" w:author="Rakesh Singhi" w:date="2015-02-07T10:49:00Z"/>
                <w:rFonts w:asciiTheme="minorHAnsi" w:hAnsiTheme="minorHAnsi" w:cstheme="minorHAnsi"/>
                <w:color w:val="000000"/>
                <w:szCs w:val="16"/>
              </w:rPr>
            </w:pPr>
            <w:ins w:id="2383" w:author="Rakesh Singhi" w:date="2015-02-07T10:49:00Z">
              <w:r w:rsidRPr="00FD0F56">
                <w:rPr>
                  <w:rFonts w:asciiTheme="minorHAnsi" w:hAnsiTheme="minorHAnsi" w:cstheme="minorHAnsi"/>
                  <w:color w:val="000000"/>
                  <w:szCs w:val="16"/>
                </w:rPr>
                <w:t>Currency code at order line item level.</w:t>
              </w:r>
            </w:ins>
          </w:p>
        </w:tc>
        <w:tc>
          <w:tcPr>
            <w:tcW w:w="1170" w:type="dxa"/>
            <w:tcBorders>
              <w:top w:val="single" w:sz="4" w:space="0" w:color="auto"/>
              <w:left w:val="single" w:sz="4" w:space="0" w:color="auto"/>
              <w:bottom w:val="single" w:sz="4" w:space="0" w:color="auto"/>
              <w:right w:val="single" w:sz="4" w:space="0" w:color="auto"/>
            </w:tcBorders>
            <w:vAlign w:val="center"/>
          </w:tcPr>
          <w:p w14:paraId="5DBE0634" w14:textId="77777777" w:rsidR="00FA0ABF" w:rsidRPr="00132E88" w:rsidRDefault="00FA0ABF" w:rsidP="00FA0ABF">
            <w:pPr>
              <w:rPr>
                <w:ins w:id="2384" w:author="Rakesh Singhi" w:date="2015-02-07T10:49:00Z"/>
                <w:rFonts w:asciiTheme="minorHAnsi" w:hAnsiTheme="minorHAnsi" w:cstheme="minorHAnsi"/>
                <w:color w:val="000000"/>
                <w:szCs w:val="16"/>
              </w:rPr>
            </w:pPr>
            <w:ins w:id="2385" w:author="Rakesh Singhi" w:date="2015-02-07T10:49:00Z">
              <w:r w:rsidRPr="00132E88">
                <w:rPr>
                  <w:rFonts w:asciiTheme="minorHAnsi" w:hAnsiTheme="minorHAnsi" w:cstheme="minorHAnsi"/>
                  <w:color w:val="000000"/>
                  <w:szCs w:val="16"/>
                </w:rPr>
                <w:t>Yes</w:t>
              </w:r>
            </w:ins>
          </w:p>
        </w:tc>
      </w:tr>
      <w:tr w:rsidR="00FA0ABF" w:rsidRPr="00D30FA1" w14:paraId="2BA08B46" w14:textId="77777777" w:rsidTr="00FA0ABF">
        <w:trPr>
          <w:ins w:id="2386"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608A22A3" w14:textId="77777777" w:rsidR="00FA0ABF" w:rsidRPr="00132E88" w:rsidRDefault="00FA0ABF" w:rsidP="00FA0ABF">
            <w:pPr>
              <w:rPr>
                <w:ins w:id="2387" w:author="Rakesh Singhi" w:date="2015-02-07T10:49:00Z"/>
                <w:rFonts w:asciiTheme="minorHAnsi" w:hAnsiTheme="minorHAnsi" w:cstheme="minorHAnsi"/>
                <w:color w:val="000000"/>
                <w:szCs w:val="16"/>
              </w:rPr>
            </w:pPr>
            <w:ins w:id="2388" w:author="Rakesh Singhi" w:date="2015-02-07T10:49:00Z">
              <w:r w:rsidRPr="00132E88">
                <w:rPr>
                  <w:rFonts w:asciiTheme="minorHAnsi" w:hAnsiTheme="minorHAnsi" w:cstheme="minorHAnsi"/>
                  <w:color w:val="000000"/>
                  <w:szCs w:val="16"/>
                </w:rPr>
                <w:t>Customer Invoice #</w:t>
              </w:r>
            </w:ins>
          </w:p>
        </w:tc>
        <w:tc>
          <w:tcPr>
            <w:tcW w:w="1980" w:type="dxa"/>
            <w:tcBorders>
              <w:top w:val="single" w:sz="4" w:space="0" w:color="auto"/>
              <w:left w:val="single" w:sz="4" w:space="0" w:color="auto"/>
              <w:bottom w:val="single" w:sz="4" w:space="0" w:color="auto"/>
              <w:right w:val="single" w:sz="4" w:space="0" w:color="auto"/>
            </w:tcBorders>
            <w:vAlign w:val="center"/>
          </w:tcPr>
          <w:p w14:paraId="2E5FC193" w14:textId="77777777" w:rsidR="00FA0ABF" w:rsidRPr="00132E88" w:rsidRDefault="00FA0ABF" w:rsidP="00FA0ABF">
            <w:pPr>
              <w:rPr>
                <w:ins w:id="2389" w:author="Rakesh Singhi" w:date="2015-02-07T10:49:00Z"/>
                <w:rFonts w:asciiTheme="minorHAnsi" w:hAnsiTheme="minorHAnsi" w:cstheme="minorHAnsi"/>
                <w:color w:val="000000"/>
                <w:szCs w:val="16"/>
              </w:rPr>
            </w:pPr>
            <w:ins w:id="2390" w:author="Rakesh Singhi" w:date="2015-02-07T10:49:00Z">
              <w:r w:rsidRPr="00132E88">
                <w:rPr>
                  <w:rFonts w:asciiTheme="minorHAnsi" w:hAnsiTheme="minorHAnsi" w:cstheme="minorHAnsi"/>
                  <w:color w:val="000000"/>
                  <w:szCs w:val="16"/>
                </w:rPr>
                <w:t>CustomerInvoice</w:t>
              </w:r>
            </w:ins>
          </w:p>
        </w:tc>
        <w:tc>
          <w:tcPr>
            <w:tcW w:w="2070" w:type="dxa"/>
            <w:tcBorders>
              <w:top w:val="single" w:sz="4" w:space="0" w:color="auto"/>
              <w:left w:val="single" w:sz="4" w:space="0" w:color="auto"/>
              <w:bottom w:val="single" w:sz="4" w:space="0" w:color="auto"/>
              <w:right w:val="single" w:sz="4" w:space="0" w:color="auto"/>
            </w:tcBorders>
            <w:vAlign w:val="center"/>
          </w:tcPr>
          <w:p w14:paraId="2A91EFA2" w14:textId="77777777" w:rsidR="00FA0ABF" w:rsidRPr="00132E88" w:rsidRDefault="00FA0ABF" w:rsidP="00FA0ABF">
            <w:pPr>
              <w:rPr>
                <w:ins w:id="2391" w:author="Rakesh Singhi" w:date="2015-02-07T10:49:00Z"/>
                <w:rFonts w:asciiTheme="minorHAnsi" w:hAnsiTheme="minorHAnsi" w:cstheme="minorHAnsi"/>
                <w:color w:val="000000"/>
                <w:szCs w:val="16"/>
              </w:rPr>
            </w:pPr>
            <w:ins w:id="2392" w:author="Rakesh Singhi" w:date="2015-02-07T10:49:00Z">
              <w:r w:rsidRPr="00132E88">
                <w:rPr>
                  <w:rFonts w:asciiTheme="minorHAnsi" w:hAnsiTheme="minorHAnsi" w:cstheme="minorHAnsi"/>
                  <w:color w:val="000000"/>
                  <w:szCs w:val="16"/>
                </w:rPr>
                <w:t>varchar2(500)</w:t>
              </w:r>
            </w:ins>
          </w:p>
        </w:tc>
        <w:tc>
          <w:tcPr>
            <w:tcW w:w="2250" w:type="dxa"/>
            <w:tcBorders>
              <w:top w:val="single" w:sz="4" w:space="0" w:color="auto"/>
              <w:left w:val="single" w:sz="4" w:space="0" w:color="auto"/>
              <w:bottom w:val="single" w:sz="4" w:space="0" w:color="auto"/>
              <w:right w:val="single" w:sz="4" w:space="0" w:color="auto"/>
            </w:tcBorders>
            <w:vAlign w:val="center"/>
          </w:tcPr>
          <w:p w14:paraId="3BA2DB6A" w14:textId="77777777" w:rsidR="00FA0ABF" w:rsidRPr="00132E88" w:rsidRDefault="00FA0ABF" w:rsidP="00FA0ABF">
            <w:pPr>
              <w:rPr>
                <w:ins w:id="2393" w:author="Rakesh Singhi" w:date="2015-02-07T10:49:00Z"/>
                <w:rFonts w:asciiTheme="minorHAnsi" w:hAnsiTheme="minorHAnsi" w:cstheme="minorHAnsi"/>
                <w:color w:val="000000"/>
                <w:szCs w:val="16"/>
              </w:rPr>
            </w:pPr>
            <w:ins w:id="2394" w:author="Rakesh Singhi" w:date="2015-02-07T10:49:00Z">
              <w:r>
                <w:rPr>
                  <w:rFonts w:asciiTheme="minorHAnsi" w:hAnsiTheme="minorHAnsi" w:cstheme="minorHAnsi"/>
                  <w:color w:val="000000"/>
                  <w:szCs w:val="16"/>
                </w:rPr>
                <w:t>Customer Invoice Number</w:t>
              </w:r>
            </w:ins>
          </w:p>
        </w:tc>
        <w:tc>
          <w:tcPr>
            <w:tcW w:w="1170" w:type="dxa"/>
            <w:tcBorders>
              <w:top w:val="single" w:sz="4" w:space="0" w:color="auto"/>
              <w:left w:val="single" w:sz="4" w:space="0" w:color="auto"/>
              <w:bottom w:val="single" w:sz="4" w:space="0" w:color="auto"/>
              <w:right w:val="single" w:sz="4" w:space="0" w:color="auto"/>
            </w:tcBorders>
            <w:vAlign w:val="center"/>
          </w:tcPr>
          <w:p w14:paraId="71C848DF" w14:textId="5EE62280" w:rsidR="00FA0ABF" w:rsidRPr="00132E88" w:rsidRDefault="0072453E" w:rsidP="00FA0ABF">
            <w:pPr>
              <w:rPr>
                <w:ins w:id="2395" w:author="Rakesh Singhi" w:date="2015-02-07T10:49:00Z"/>
                <w:rFonts w:asciiTheme="minorHAnsi" w:hAnsiTheme="minorHAnsi" w:cstheme="minorHAnsi"/>
                <w:color w:val="000000"/>
                <w:szCs w:val="16"/>
              </w:rPr>
            </w:pPr>
            <w:ins w:id="2396" w:author="Rakesh Singhi" w:date="2015-03-25T12:15:00Z">
              <w:r>
                <w:rPr>
                  <w:rFonts w:asciiTheme="minorHAnsi" w:hAnsiTheme="minorHAnsi" w:cstheme="minorHAnsi"/>
                  <w:color w:val="000000"/>
                  <w:szCs w:val="16"/>
                </w:rPr>
                <w:t>No</w:t>
              </w:r>
            </w:ins>
          </w:p>
        </w:tc>
      </w:tr>
      <w:tr w:rsidR="00FA0ABF" w:rsidRPr="00D30FA1" w14:paraId="077FCB28" w14:textId="77777777" w:rsidTr="00FA0ABF">
        <w:trPr>
          <w:ins w:id="2397" w:author="Rakesh Singhi" w:date="2015-02-07T10:49:00Z"/>
        </w:trPr>
        <w:tc>
          <w:tcPr>
            <w:tcW w:w="2430" w:type="dxa"/>
            <w:tcBorders>
              <w:top w:val="single" w:sz="4" w:space="0" w:color="auto"/>
              <w:left w:val="single" w:sz="4" w:space="0" w:color="auto"/>
              <w:bottom w:val="single" w:sz="4" w:space="0" w:color="auto"/>
              <w:right w:val="single" w:sz="4" w:space="0" w:color="auto"/>
            </w:tcBorders>
            <w:vAlign w:val="center"/>
          </w:tcPr>
          <w:p w14:paraId="490BC470" w14:textId="77777777" w:rsidR="00FA0ABF" w:rsidRPr="00132E88" w:rsidRDefault="00FA0ABF" w:rsidP="00FA0ABF">
            <w:pPr>
              <w:rPr>
                <w:ins w:id="2398" w:author="Rakesh Singhi" w:date="2015-02-07T10:49:00Z"/>
                <w:rFonts w:asciiTheme="minorHAnsi" w:hAnsiTheme="minorHAnsi" w:cstheme="minorHAnsi"/>
                <w:color w:val="000000"/>
                <w:szCs w:val="16"/>
              </w:rPr>
            </w:pPr>
            <w:ins w:id="2399" w:author="Rakesh Singhi" w:date="2015-02-07T10:49:00Z">
              <w:r w:rsidRPr="00132E88">
                <w:rPr>
                  <w:rFonts w:asciiTheme="minorHAnsi" w:hAnsiTheme="minorHAnsi" w:cstheme="minorHAnsi"/>
                  <w:color w:val="000000"/>
                  <w:szCs w:val="16"/>
                </w:rPr>
                <w:t>Customer Invoice Date</w:t>
              </w:r>
            </w:ins>
          </w:p>
        </w:tc>
        <w:tc>
          <w:tcPr>
            <w:tcW w:w="1980" w:type="dxa"/>
            <w:tcBorders>
              <w:top w:val="single" w:sz="4" w:space="0" w:color="auto"/>
              <w:left w:val="single" w:sz="4" w:space="0" w:color="auto"/>
              <w:bottom w:val="single" w:sz="4" w:space="0" w:color="auto"/>
              <w:right w:val="single" w:sz="4" w:space="0" w:color="auto"/>
            </w:tcBorders>
            <w:vAlign w:val="center"/>
          </w:tcPr>
          <w:p w14:paraId="637BC584" w14:textId="77777777" w:rsidR="00FA0ABF" w:rsidRPr="00132E88" w:rsidRDefault="00FA0ABF" w:rsidP="00FA0ABF">
            <w:pPr>
              <w:rPr>
                <w:ins w:id="2400" w:author="Rakesh Singhi" w:date="2015-02-07T10:49:00Z"/>
                <w:rFonts w:asciiTheme="minorHAnsi" w:hAnsiTheme="minorHAnsi" w:cstheme="minorHAnsi"/>
                <w:color w:val="000000"/>
                <w:szCs w:val="16"/>
              </w:rPr>
            </w:pPr>
            <w:ins w:id="2401" w:author="Rakesh Singhi" w:date="2015-02-07T10:49:00Z">
              <w:r w:rsidRPr="00132E88">
                <w:rPr>
                  <w:rFonts w:asciiTheme="minorHAnsi" w:hAnsiTheme="minorHAnsi" w:cstheme="minorHAnsi"/>
                  <w:color w:val="000000"/>
                  <w:szCs w:val="16"/>
                </w:rPr>
                <w:t>CustomerInvoiceDate</w:t>
              </w:r>
            </w:ins>
          </w:p>
        </w:tc>
        <w:tc>
          <w:tcPr>
            <w:tcW w:w="2070" w:type="dxa"/>
            <w:tcBorders>
              <w:top w:val="single" w:sz="4" w:space="0" w:color="auto"/>
              <w:left w:val="single" w:sz="4" w:space="0" w:color="auto"/>
              <w:bottom w:val="single" w:sz="4" w:space="0" w:color="auto"/>
              <w:right w:val="single" w:sz="4" w:space="0" w:color="auto"/>
            </w:tcBorders>
            <w:vAlign w:val="center"/>
          </w:tcPr>
          <w:p w14:paraId="1E554813" w14:textId="77777777" w:rsidR="00FA0ABF" w:rsidRPr="00132E88" w:rsidRDefault="00FA0ABF" w:rsidP="00FA0ABF">
            <w:pPr>
              <w:rPr>
                <w:ins w:id="2402" w:author="Rakesh Singhi" w:date="2015-02-07T10:49:00Z"/>
                <w:rFonts w:asciiTheme="minorHAnsi" w:hAnsiTheme="minorHAnsi" w:cstheme="minorHAnsi"/>
                <w:color w:val="000000"/>
                <w:szCs w:val="16"/>
              </w:rPr>
            </w:pPr>
            <w:ins w:id="2403" w:author="Rakesh Singhi" w:date="2015-02-07T10:49:00Z">
              <w:r w:rsidRPr="00132E88">
                <w:rPr>
                  <w:rFonts w:asciiTheme="minorHAnsi" w:hAnsiTheme="minorHAnsi" w:cstheme="minorHAnsi"/>
                  <w:color w:val="000000"/>
                  <w:szCs w:val="16"/>
                </w:rPr>
                <w:t>Date</w:t>
              </w:r>
              <w:r>
                <w:rPr>
                  <w:rFonts w:asciiTheme="minorHAnsi" w:hAnsiTheme="minorHAnsi" w:cstheme="minorHAnsi"/>
                  <w:color w:val="000000"/>
                  <w:szCs w:val="16"/>
                </w:rPr>
                <w:t xml:space="preserve"> </w:t>
              </w:r>
              <w:r w:rsidRPr="00132E88">
                <w:rPr>
                  <w:rFonts w:asciiTheme="minorHAnsi" w:hAnsiTheme="minorHAnsi" w:cstheme="minorHAnsi"/>
                  <w:color w:val="000000"/>
                  <w:szCs w:val="16"/>
                </w:rPr>
                <w:t>(DD/MM/YYYY)</w:t>
              </w:r>
            </w:ins>
          </w:p>
        </w:tc>
        <w:tc>
          <w:tcPr>
            <w:tcW w:w="2250" w:type="dxa"/>
            <w:tcBorders>
              <w:top w:val="single" w:sz="4" w:space="0" w:color="auto"/>
              <w:left w:val="single" w:sz="4" w:space="0" w:color="auto"/>
              <w:bottom w:val="single" w:sz="4" w:space="0" w:color="auto"/>
              <w:right w:val="single" w:sz="4" w:space="0" w:color="auto"/>
            </w:tcBorders>
            <w:vAlign w:val="center"/>
          </w:tcPr>
          <w:p w14:paraId="48BAC2B0" w14:textId="77777777" w:rsidR="00FA0ABF" w:rsidRPr="00132E88" w:rsidRDefault="00FA0ABF" w:rsidP="00FA0ABF">
            <w:pPr>
              <w:rPr>
                <w:ins w:id="2404" w:author="Rakesh Singhi" w:date="2015-02-07T10:49:00Z"/>
                <w:rFonts w:asciiTheme="minorHAnsi" w:hAnsiTheme="minorHAnsi" w:cstheme="minorHAnsi"/>
                <w:color w:val="000000"/>
                <w:szCs w:val="16"/>
              </w:rPr>
            </w:pPr>
            <w:ins w:id="2405" w:author="Rakesh Singhi" w:date="2015-02-07T10:49:00Z">
              <w:r w:rsidRPr="00132E88">
                <w:rPr>
                  <w:rFonts w:asciiTheme="minorHAnsi" w:hAnsiTheme="minorHAnsi" w:cstheme="minorHAnsi"/>
                  <w:color w:val="000000"/>
                  <w:szCs w:val="16"/>
                </w:rPr>
                <w:t>Customer Invoice Date</w:t>
              </w:r>
            </w:ins>
          </w:p>
        </w:tc>
        <w:tc>
          <w:tcPr>
            <w:tcW w:w="1170" w:type="dxa"/>
            <w:tcBorders>
              <w:top w:val="single" w:sz="4" w:space="0" w:color="auto"/>
              <w:left w:val="single" w:sz="4" w:space="0" w:color="auto"/>
              <w:bottom w:val="single" w:sz="4" w:space="0" w:color="auto"/>
              <w:right w:val="single" w:sz="4" w:space="0" w:color="auto"/>
            </w:tcBorders>
            <w:vAlign w:val="center"/>
          </w:tcPr>
          <w:p w14:paraId="3FCBC636" w14:textId="77777777" w:rsidR="00FA0ABF" w:rsidRPr="00132E88" w:rsidRDefault="00FA0ABF" w:rsidP="00FA0ABF">
            <w:pPr>
              <w:rPr>
                <w:ins w:id="2406" w:author="Rakesh Singhi" w:date="2015-02-07T10:49:00Z"/>
                <w:rFonts w:asciiTheme="minorHAnsi" w:hAnsiTheme="minorHAnsi" w:cstheme="minorHAnsi"/>
                <w:color w:val="000000"/>
                <w:szCs w:val="16"/>
              </w:rPr>
            </w:pPr>
            <w:ins w:id="2407" w:author="Rakesh Singhi" w:date="2015-02-07T10:49:00Z">
              <w:r w:rsidRPr="00132E88">
                <w:rPr>
                  <w:rFonts w:asciiTheme="minorHAnsi" w:hAnsiTheme="minorHAnsi" w:cstheme="minorHAnsi"/>
                  <w:color w:val="000000"/>
                  <w:szCs w:val="16"/>
                </w:rPr>
                <w:t>No</w:t>
              </w:r>
            </w:ins>
          </w:p>
        </w:tc>
      </w:tr>
    </w:tbl>
    <w:p w14:paraId="6E31348D" w14:textId="77777777" w:rsidR="00E957B4" w:rsidRDefault="00E957B4" w:rsidP="00E957B4"/>
    <w:p w14:paraId="70BA0187" w14:textId="77777777" w:rsidR="00E957B4" w:rsidRPr="00D33CAD" w:rsidRDefault="00E957B4" w:rsidP="00E957B4">
      <w:pPr>
        <w:rPr>
          <w:rFonts w:ascii="Arial" w:hAnsi="Arial"/>
          <w:b/>
          <w:i/>
          <w:u w:val="single"/>
          <w:lang w:val="en-GB"/>
        </w:rPr>
      </w:pPr>
    </w:p>
    <w:p w14:paraId="2AD97F12" w14:textId="7777777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408" w:name="_Toc415065501"/>
      <w:r w:rsidRPr="00D33CAD">
        <w:rPr>
          <w:rFonts w:asciiTheme="minorHAnsi" w:hAnsiTheme="minorHAnsi" w:cstheme="minorHAnsi"/>
          <w:b/>
          <w:sz w:val="24"/>
          <w:szCs w:val="24"/>
          <w:lang w:val="en-GB"/>
        </w:rPr>
        <w:t>Control /Feed Balance File</w:t>
      </w:r>
      <w:bookmarkEnd w:id="2408"/>
    </w:p>
    <w:p w14:paraId="74ECA616" w14:textId="77777777" w:rsidR="00E957B4" w:rsidRDefault="00E957B4" w:rsidP="00E957B4">
      <w:pPr>
        <w:rPr>
          <w:rFonts w:asciiTheme="minorHAnsi" w:hAnsiTheme="minorHAnsi" w:cstheme="minorHAnsi"/>
        </w:rPr>
      </w:pPr>
    </w:p>
    <w:p w14:paraId="35AC7DF3" w14:textId="77777777" w:rsidR="00E957B4" w:rsidRDefault="00E957B4" w:rsidP="00E957B4">
      <w:pPr>
        <w:rPr>
          <w:rFonts w:asciiTheme="minorHAnsi" w:hAnsiTheme="minorHAnsi" w:cstheme="minorHAnsi"/>
        </w:rPr>
      </w:pPr>
      <w:r w:rsidRPr="003E179C">
        <w:rPr>
          <w:rFonts w:asciiTheme="minorHAnsi" w:hAnsiTheme="minorHAnsi" w:cstheme="minorHAnsi"/>
        </w:rPr>
        <w:t xml:space="preserve">A feed balancing file will be placed along with the respective </w:t>
      </w:r>
      <w:r>
        <w:rPr>
          <w:rFonts w:asciiTheme="minorHAnsi" w:hAnsiTheme="minorHAnsi" w:cstheme="minorHAnsi"/>
        </w:rPr>
        <w:t xml:space="preserve">ERP </w:t>
      </w:r>
      <w:r w:rsidRPr="003E179C">
        <w:rPr>
          <w:rFonts w:asciiTheme="minorHAnsi" w:hAnsiTheme="minorHAnsi" w:cstheme="minorHAnsi"/>
        </w:rPr>
        <w:t xml:space="preserve">input file </w:t>
      </w:r>
      <w:r>
        <w:rPr>
          <w:rFonts w:asciiTheme="minorHAnsi" w:hAnsiTheme="minorHAnsi" w:cstheme="minorHAnsi"/>
        </w:rPr>
        <w:t>with the details as follows:</w:t>
      </w:r>
    </w:p>
    <w:p w14:paraId="356892BE" w14:textId="77777777" w:rsidR="00E957B4" w:rsidRDefault="00E957B4" w:rsidP="00E957B4">
      <w:pPr>
        <w:rPr>
          <w:rFonts w:asciiTheme="minorHAnsi" w:hAnsiTheme="minorHAnsi" w:cstheme="minorHAnsi"/>
        </w:rPr>
      </w:pPr>
    </w:p>
    <w:p w14:paraId="07D25719" w14:textId="77777777" w:rsidR="00E957B4" w:rsidRPr="00F733F7" w:rsidRDefault="00E957B4" w:rsidP="00E957B4">
      <w:pPr>
        <w:rPr>
          <w:u w:val="single"/>
        </w:rPr>
      </w:pPr>
      <w:r w:rsidRPr="00F733F7">
        <w:rPr>
          <w:u w:val="single"/>
        </w:rPr>
        <w:t>File Details</w:t>
      </w:r>
    </w:p>
    <w:p w14:paraId="2B6405EB" w14:textId="77777777" w:rsidR="00E957B4" w:rsidRDefault="00E957B4" w:rsidP="00E957B4">
      <w:pPr>
        <w:ind w:firstLine="720"/>
      </w:pPr>
    </w:p>
    <w:p w14:paraId="3743C5D0" w14:textId="77777777" w:rsidR="00E957B4" w:rsidRDefault="00E957B4" w:rsidP="00E957B4">
      <w:pPr>
        <w:rPr>
          <w:rFonts w:asciiTheme="minorHAnsi" w:hAnsiTheme="minorHAnsi" w:cstheme="minorHAnsi"/>
        </w:rPr>
      </w:pPr>
      <w:r w:rsidRPr="0072004E">
        <w:rPr>
          <w:rFonts w:asciiTheme="minorHAnsi" w:hAnsiTheme="minorHAnsi" w:cstheme="minorHAnsi"/>
        </w:rPr>
        <w:t>Name - DMO_</w:t>
      </w:r>
      <w:r>
        <w:rPr>
          <w:rFonts w:asciiTheme="minorHAnsi" w:hAnsiTheme="minorHAnsi" w:cstheme="minorHAnsi"/>
        </w:rPr>
        <w:t>&lt;</w:t>
      </w:r>
      <w:r>
        <w:rPr>
          <w:rFonts w:asciiTheme="minorHAnsi" w:hAnsiTheme="minorHAnsi" w:cstheme="minorHAnsi"/>
          <w:b/>
          <w:color w:val="FF0000"/>
        </w:rPr>
        <w:t>ERP_COUNTRY</w:t>
      </w:r>
      <w:r>
        <w:rPr>
          <w:rFonts w:asciiTheme="minorHAnsi" w:hAnsiTheme="minorHAnsi" w:cstheme="minorHAnsi"/>
        </w:rPr>
        <w:t>&gt;</w:t>
      </w:r>
      <w:r w:rsidRPr="0072004E">
        <w:rPr>
          <w:rFonts w:asciiTheme="minorHAnsi" w:hAnsiTheme="minorHAnsi" w:cstheme="minorHAnsi"/>
        </w:rPr>
        <w:t>_</w:t>
      </w:r>
      <w:r>
        <w:rPr>
          <w:rFonts w:asciiTheme="minorHAnsi" w:hAnsiTheme="minorHAnsi" w:cstheme="minorHAnsi"/>
        </w:rPr>
        <w:t>&lt;</w:t>
      </w:r>
      <w:r w:rsidRPr="007A1A8C">
        <w:rPr>
          <w:rFonts w:asciiTheme="minorHAnsi" w:hAnsiTheme="minorHAnsi" w:cstheme="minorHAnsi"/>
          <w:b/>
          <w:color w:val="FF0000"/>
        </w:rPr>
        <w:t>FILE_SEQ_NO</w:t>
      </w:r>
      <w:r>
        <w:rPr>
          <w:rFonts w:asciiTheme="minorHAnsi" w:hAnsiTheme="minorHAnsi" w:cstheme="minorHAnsi"/>
        </w:rPr>
        <w:t>&gt;_</w:t>
      </w:r>
      <w:r w:rsidRPr="0072004E">
        <w:rPr>
          <w:rFonts w:asciiTheme="minorHAnsi" w:hAnsiTheme="minorHAnsi" w:cstheme="minorHAnsi"/>
        </w:rPr>
        <w:t>Sellin</w:t>
      </w:r>
      <w:r>
        <w:rPr>
          <w:rFonts w:asciiTheme="minorHAnsi" w:hAnsiTheme="minorHAnsi" w:cstheme="minorHAnsi"/>
        </w:rPr>
        <w:t>_feedbal</w:t>
      </w:r>
      <w:r w:rsidRPr="0072004E">
        <w:rPr>
          <w:rFonts w:asciiTheme="minorHAnsi" w:hAnsiTheme="minorHAnsi" w:cstheme="minorHAnsi"/>
        </w:rPr>
        <w:t>.csv</w:t>
      </w:r>
      <w:r>
        <w:rPr>
          <w:rFonts w:asciiTheme="minorHAnsi" w:hAnsiTheme="minorHAnsi" w:cstheme="minorHAnsi"/>
        </w:rPr>
        <w:t xml:space="preserve"> </w:t>
      </w:r>
      <w:r w:rsidRPr="00EE11BF">
        <w:rPr>
          <w:rFonts w:asciiTheme="minorHAnsi" w:hAnsiTheme="minorHAnsi" w:cstheme="minorHAnsi"/>
        </w:rPr>
        <w:sym w:font="Wingdings" w:char="F0E8"/>
      </w:r>
      <w:r>
        <w:rPr>
          <w:rFonts w:asciiTheme="minorHAnsi" w:hAnsiTheme="minorHAnsi" w:cstheme="minorHAnsi"/>
        </w:rPr>
        <w:t xml:space="preserve"> For Mexico: </w:t>
      </w:r>
      <w:r w:rsidRPr="0072004E">
        <w:rPr>
          <w:rFonts w:asciiTheme="minorHAnsi" w:hAnsiTheme="minorHAnsi" w:cstheme="minorHAnsi"/>
        </w:rPr>
        <w:t>DMO_</w:t>
      </w:r>
      <w:r>
        <w:rPr>
          <w:rFonts w:asciiTheme="minorHAnsi" w:hAnsiTheme="minorHAnsi" w:cstheme="minorHAnsi"/>
          <w:b/>
          <w:color w:val="FF0000"/>
        </w:rPr>
        <w:t>ERP_XMEX</w:t>
      </w:r>
      <w:r>
        <w:rPr>
          <w:rFonts w:asciiTheme="minorHAnsi" w:hAnsiTheme="minorHAnsi" w:cstheme="minorHAnsi"/>
        </w:rPr>
        <w:t>_</w:t>
      </w:r>
      <w:r w:rsidRPr="007A1A8C">
        <w:rPr>
          <w:rFonts w:asciiTheme="minorHAnsi" w:hAnsiTheme="minorHAnsi" w:cstheme="minorHAnsi"/>
          <w:b/>
          <w:color w:val="FF0000"/>
        </w:rPr>
        <w:t>000001</w:t>
      </w:r>
      <w:r>
        <w:rPr>
          <w:rFonts w:asciiTheme="minorHAnsi" w:hAnsiTheme="minorHAnsi" w:cstheme="minorHAnsi"/>
        </w:rPr>
        <w:t>_</w:t>
      </w:r>
      <w:r w:rsidRPr="0072004E">
        <w:rPr>
          <w:rFonts w:asciiTheme="minorHAnsi" w:hAnsiTheme="minorHAnsi" w:cstheme="minorHAnsi"/>
        </w:rPr>
        <w:t>Sellin</w:t>
      </w:r>
      <w:r>
        <w:rPr>
          <w:rFonts w:asciiTheme="minorHAnsi" w:hAnsiTheme="minorHAnsi" w:cstheme="minorHAnsi"/>
        </w:rPr>
        <w:t>_feedbal</w:t>
      </w:r>
      <w:r w:rsidRPr="0072004E">
        <w:rPr>
          <w:rFonts w:asciiTheme="minorHAnsi" w:hAnsiTheme="minorHAnsi" w:cstheme="minorHAnsi"/>
        </w:rPr>
        <w:t>.csv</w:t>
      </w:r>
    </w:p>
    <w:p w14:paraId="3E08944E" w14:textId="77777777" w:rsidR="00E957B4" w:rsidRPr="0072004E" w:rsidRDefault="00E957B4" w:rsidP="00E957B4">
      <w:pPr>
        <w:rPr>
          <w:rFonts w:asciiTheme="minorHAnsi" w:hAnsiTheme="minorHAnsi" w:cstheme="minorHAnsi"/>
        </w:rPr>
      </w:pPr>
    </w:p>
    <w:p w14:paraId="6A2E42B5" w14:textId="77777777" w:rsidR="00E957B4" w:rsidRDefault="00E957B4" w:rsidP="00E957B4">
      <w:pPr>
        <w:rPr>
          <w:rFonts w:asciiTheme="minorHAnsi" w:hAnsiTheme="minorHAnsi" w:cstheme="minorHAnsi"/>
        </w:rPr>
      </w:pPr>
      <w:r>
        <w:rPr>
          <w:rFonts w:asciiTheme="minorHAnsi" w:hAnsiTheme="minorHAnsi" w:cstheme="minorHAnsi"/>
        </w:rPr>
        <w:t>Delimiter – comma</w:t>
      </w:r>
    </w:p>
    <w:p w14:paraId="0BC219CF" w14:textId="77777777" w:rsidR="00E957B4" w:rsidRPr="00823D10" w:rsidRDefault="00E957B4" w:rsidP="00E957B4">
      <w:pPr>
        <w:rPr>
          <w:rFonts w:asciiTheme="minorHAnsi" w:hAnsiTheme="minorHAnsi" w:cstheme="minorHAnsi"/>
        </w:rPr>
      </w:pPr>
      <w:r>
        <w:rPr>
          <w:rFonts w:asciiTheme="minorHAnsi" w:hAnsiTheme="minorHAnsi" w:cstheme="minorHAnsi"/>
        </w:rPr>
        <w:t>File Type – ERP Feed Bal</w:t>
      </w:r>
    </w:p>
    <w:p w14:paraId="3064DDF0" w14:textId="77777777" w:rsidR="00E957B4" w:rsidRDefault="00E957B4" w:rsidP="00E957B4"/>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90"/>
        <w:gridCol w:w="3765"/>
        <w:gridCol w:w="2535"/>
      </w:tblGrid>
      <w:tr w:rsidR="00E957B4" w:rsidRPr="001C7876" w14:paraId="13D76303" w14:textId="77777777" w:rsidTr="00E957B4">
        <w:tc>
          <w:tcPr>
            <w:tcW w:w="3690" w:type="dxa"/>
            <w:tcBorders>
              <w:top w:val="single" w:sz="4" w:space="0" w:color="auto"/>
              <w:left w:val="single" w:sz="4" w:space="0" w:color="auto"/>
              <w:bottom w:val="single" w:sz="4" w:space="0" w:color="auto"/>
              <w:right w:val="single" w:sz="4" w:space="0" w:color="auto"/>
            </w:tcBorders>
            <w:shd w:val="clear" w:color="auto" w:fill="F4B8AE"/>
            <w:hideMark/>
          </w:tcPr>
          <w:p w14:paraId="28A2FB75" w14:textId="77777777" w:rsidR="00E957B4" w:rsidRPr="00132E88" w:rsidRDefault="00E957B4" w:rsidP="00E957B4">
            <w:pPr>
              <w:rPr>
                <w:rFonts w:asciiTheme="minorHAnsi" w:hAnsiTheme="minorHAnsi" w:cstheme="minorHAnsi"/>
                <w:color w:val="000000"/>
                <w:szCs w:val="16"/>
              </w:rPr>
            </w:pPr>
            <w:r>
              <w:rPr>
                <w:rFonts w:asciiTheme="minorHAnsi" w:hAnsiTheme="minorHAnsi" w:cstheme="minorHAnsi"/>
                <w:color w:val="000000"/>
                <w:szCs w:val="16"/>
              </w:rPr>
              <w:t xml:space="preserve">File Name </w:t>
            </w:r>
          </w:p>
        </w:tc>
        <w:tc>
          <w:tcPr>
            <w:tcW w:w="3765" w:type="dxa"/>
            <w:tcBorders>
              <w:top w:val="single" w:sz="4" w:space="0" w:color="auto"/>
              <w:left w:val="single" w:sz="4" w:space="0" w:color="auto"/>
              <w:bottom w:val="single" w:sz="4" w:space="0" w:color="auto"/>
              <w:right w:val="single" w:sz="4" w:space="0" w:color="auto"/>
            </w:tcBorders>
            <w:shd w:val="clear" w:color="auto" w:fill="F4B8AE"/>
            <w:hideMark/>
          </w:tcPr>
          <w:p w14:paraId="0F9584FC" w14:textId="77777777" w:rsidR="00E957B4" w:rsidRPr="001C7876" w:rsidRDefault="00E957B4" w:rsidP="00E957B4">
            <w:pPr>
              <w:rPr>
                <w:rFonts w:asciiTheme="minorHAnsi" w:hAnsiTheme="minorHAnsi" w:cstheme="minorHAnsi"/>
                <w:color w:val="000000"/>
                <w:szCs w:val="16"/>
              </w:rPr>
            </w:pPr>
            <w:r>
              <w:rPr>
                <w:rFonts w:asciiTheme="minorHAnsi" w:hAnsiTheme="minorHAnsi" w:cstheme="minorHAnsi"/>
                <w:color w:val="000000"/>
                <w:szCs w:val="16"/>
              </w:rPr>
              <w:t>Record Count</w:t>
            </w:r>
          </w:p>
        </w:tc>
        <w:tc>
          <w:tcPr>
            <w:tcW w:w="2535" w:type="dxa"/>
            <w:tcBorders>
              <w:top w:val="single" w:sz="4" w:space="0" w:color="auto"/>
              <w:left w:val="single" w:sz="4" w:space="0" w:color="auto"/>
              <w:bottom w:val="single" w:sz="4" w:space="0" w:color="auto"/>
              <w:right w:val="single" w:sz="4" w:space="0" w:color="auto"/>
            </w:tcBorders>
            <w:shd w:val="clear" w:color="auto" w:fill="F4B8AE"/>
          </w:tcPr>
          <w:p w14:paraId="761B63FA" w14:textId="77777777" w:rsidR="00E957B4" w:rsidRPr="001C7876" w:rsidRDefault="00E957B4" w:rsidP="00E957B4">
            <w:pPr>
              <w:rPr>
                <w:rFonts w:asciiTheme="minorHAnsi" w:hAnsiTheme="minorHAnsi" w:cstheme="minorHAnsi"/>
                <w:color w:val="000000"/>
                <w:szCs w:val="16"/>
              </w:rPr>
            </w:pPr>
            <w:r>
              <w:rPr>
                <w:rFonts w:asciiTheme="minorHAnsi" w:hAnsiTheme="minorHAnsi" w:cstheme="minorHAnsi"/>
                <w:color w:val="000000"/>
                <w:szCs w:val="16"/>
              </w:rPr>
              <w:t>Load Date</w:t>
            </w:r>
          </w:p>
        </w:tc>
      </w:tr>
      <w:tr w:rsidR="00E957B4" w:rsidRPr="001C7876" w14:paraId="2A1A11EB" w14:textId="77777777" w:rsidTr="00E957B4">
        <w:tc>
          <w:tcPr>
            <w:tcW w:w="3690" w:type="dxa"/>
            <w:tcBorders>
              <w:top w:val="single" w:sz="4" w:space="0" w:color="auto"/>
              <w:left w:val="single" w:sz="4" w:space="0" w:color="auto"/>
              <w:bottom w:val="single" w:sz="4" w:space="0" w:color="auto"/>
              <w:right w:val="single" w:sz="4" w:space="0" w:color="auto"/>
            </w:tcBorders>
            <w:vAlign w:val="center"/>
          </w:tcPr>
          <w:p w14:paraId="48FE20DD" w14:textId="77777777" w:rsidR="00E957B4" w:rsidRDefault="00E957B4" w:rsidP="00E957B4">
            <w:pPr>
              <w:rPr>
                <w:rFonts w:asciiTheme="minorHAnsi" w:hAnsiTheme="minorHAnsi" w:cstheme="minorHAnsi"/>
                <w:color w:val="000000"/>
                <w:szCs w:val="16"/>
              </w:rPr>
            </w:pPr>
            <w:r>
              <w:rPr>
                <w:rFonts w:asciiTheme="minorHAnsi" w:hAnsiTheme="minorHAnsi" w:cstheme="minorHAnsi"/>
                <w:color w:val="000000"/>
                <w:szCs w:val="16"/>
              </w:rPr>
              <w:t xml:space="preserve">Actual Name of the Feed File </w:t>
            </w:r>
          </w:p>
          <w:p w14:paraId="583F8FA8" w14:textId="77777777" w:rsidR="00E957B4" w:rsidRPr="00441022" w:rsidRDefault="00E957B4" w:rsidP="00E957B4">
            <w:pPr>
              <w:rPr>
                <w:rFonts w:asciiTheme="minorHAnsi" w:hAnsiTheme="minorHAnsi" w:cstheme="minorHAnsi"/>
              </w:rPr>
            </w:pPr>
            <w:r>
              <w:rPr>
                <w:rFonts w:asciiTheme="minorHAnsi" w:hAnsiTheme="minorHAnsi" w:cstheme="minorHAnsi"/>
              </w:rPr>
              <w:t xml:space="preserve">e.g </w:t>
            </w:r>
            <w:r w:rsidRPr="00441022">
              <w:rPr>
                <w:rFonts w:asciiTheme="minorHAnsi" w:hAnsiTheme="minorHAnsi" w:cstheme="minorHAnsi"/>
              </w:rPr>
              <w:t xml:space="preserve">For Mexico: </w:t>
            </w:r>
            <w:r w:rsidRPr="0072004E">
              <w:rPr>
                <w:rFonts w:asciiTheme="minorHAnsi" w:hAnsiTheme="minorHAnsi" w:cstheme="minorHAnsi"/>
              </w:rPr>
              <w:t>DMO_</w:t>
            </w:r>
            <w:r>
              <w:rPr>
                <w:rFonts w:asciiTheme="minorHAnsi" w:hAnsiTheme="minorHAnsi" w:cstheme="minorHAnsi"/>
                <w:b/>
                <w:color w:val="FF0000"/>
              </w:rPr>
              <w:t>ERP_XMEX</w:t>
            </w:r>
            <w:r>
              <w:rPr>
                <w:rFonts w:asciiTheme="minorHAnsi" w:hAnsiTheme="minorHAnsi" w:cstheme="minorHAnsi"/>
              </w:rPr>
              <w:t>_</w:t>
            </w:r>
            <w:r w:rsidRPr="00CA468C">
              <w:rPr>
                <w:rFonts w:asciiTheme="minorHAnsi" w:hAnsiTheme="minorHAnsi" w:cstheme="minorHAnsi"/>
                <w:b/>
                <w:color w:val="FF0000"/>
              </w:rPr>
              <w:t>000001</w:t>
            </w:r>
            <w:r>
              <w:rPr>
                <w:rFonts w:asciiTheme="minorHAnsi" w:hAnsiTheme="minorHAnsi" w:cstheme="minorHAnsi"/>
              </w:rPr>
              <w:t>_</w:t>
            </w:r>
            <w:r w:rsidRPr="0072004E">
              <w:rPr>
                <w:rFonts w:asciiTheme="minorHAnsi" w:hAnsiTheme="minorHAnsi" w:cstheme="minorHAnsi"/>
              </w:rPr>
              <w:t>Sellin</w:t>
            </w:r>
            <w:r>
              <w:rPr>
                <w:rFonts w:asciiTheme="minorHAnsi" w:hAnsiTheme="minorHAnsi" w:cstheme="minorHAnsi"/>
              </w:rPr>
              <w:t>.</w:t>
            </w:r>
            <w:r w:rsidRPr="0072004E">
              <w:rPr>
                <w:rFonts w:asciiTheme="minorHAnsi" w:hAnsiTheme="minorHAnsi" w:cstheme="minorHAnsi"/>
              </w:rPr>
              <w:t>csv</w:t>
            </w:r>
          </w:p>
          <w:p w14:paraId="197703EA" w14:textId="77777777" w:rsidR="00E957B4" w:rsidRPr="00441022" w:rsidRDefault="00E957B4" w:rsidP="00E957B4">
            <w:pPr>
              <w:rPr>
                <w:rFonts w:asciiTheme="minorHAnsi" w:hAnsiTheme="minorHAnsi" w:cstheme="minorHAnsi"/>
                <w:color w:val="000000"/>
                <w:szCs w:val="16"/>
              </w:rPr>
            </w:pPr>
          </w:p>
        </w:tc>
        <w:tc>
          <w:tcPr>
            <w:tcW w:w="3765" w:type="dxa"/>
            <w:tcBorders>
              <w:top w:val="single" w:sz="4" w:space="0" w:color="auto"/>
              <w:left w:val="single" w:sz="4" w:space="0" w:color="auto"/>
              <w:bottom w:val="single" w:sz="4" w:space="0" w:color="auto"/>
              <w:right w:val="single" w:sz="4" w:space="0" w:color="auto"/>
            </w:tcBorders>
            <w:vAlign w:val="center"/>
          </w:tcPr>
          <w:p w14:paraId="05DDE05C" w14:textId="77777777" w:rsidR="00E957B4" w:rsidRDefault="00E957B4" w:rsidP="00E957B4">
            <w:pPr>
              <w:rPr>
                <w:rFonts w:asciiTheme="minorHAnsi" w:hAnsiTheme="minorHAnsi" w:cstheme="minorHAnsi"/>
                <w:color w:val="000000"/>
                <w:szCs w:val="16"/>
              </w:rPr>
            </w:pPr>
            <w:r>
              <w:rPr>
                <w:rFonts w:asciiTheme="minorHAnsi" w:hAnsiTheme="minorHAnsi" w:cstheme="minorHAnsi"/>
                <w:color w:val="000000"/>
                <w:szCs w:val="16"/>
              </w:rPr>
              <w:t>No of records in Feed File excluding header</w:t>
            </w:r>
          </w:p>
          <w:p w14:paraId="2BF4CD50" w14:textId="77777777" w:rsidR="00E957B4" w:rsidRPr="00317334" w:rsidRDefault="00E957B4" w:rsidP="00E957B4">
            <w:pPr>
              <w:rPr>
                <w:rFonts w:asciiTheme="minorHAnsi" w:hAnsiTheme="minorHAnsi" w:cstheme="minorHAnsi"/>
                <w:color w:val="000000"/>
                <w:szCs w:val="16"/>
              </w:rPr>
            </w:pPr>
            <w:r>
              <w:rPr>
                <w:rFonts w:asciiTheme="minorHAnsi" w:hAnsiTheme="minorHAnsi" w:cstheme="minorHAnsi"/>
                <w:color w:val="000000"/>
                <w:szCs w:val="16"/>
              </w:rPr>
              <w:t>e.g 48</w:t>
            </w:r>
          </w:p>
        </w:tc>
        <w:tc>
          <w:tcPr>
            <w:tcW w:w="2535" w:type="dxa"/>
            <w:tcBorders>
              <w:top w:val="single" w:sz="4" w:space="0" w:color="auto"/>
              <w:left w:val="single" w:sz="4" w:space="0" w:color="auto"/>
              <w:bottom w:val="single" w:sz="4" w:space="0" w:color="auto"/>
              <w:right w:val="single" w:sz="4" w:space="0" w:color="auto"/>
            </w:tcBorders>
            <w:vAlign w:val="center"/>
          </w:tcPr>
          <w:p w14:paraId="69755020" w14:textId="77777777" w:rsidR="00E957B4" w:rsidRDefault="00E957B4" w:rsidP="00E957B4">
            <w:pPr>
              <w:rPr>
                <w:rFonts w:asciiTheme="minorHAnsi" w:hAnsiTheme="minorHAnsi" w:cstheme="minorHAnsi"/>
                <w:color w:val="000000"/>
                <w:szCs w:val="16"/>
              </w:rPr>
            </w:pPr>
            <w:r w:rsidRPr="001C7876">
              <w:rPr>
                <w:rFonts w:asciiTheme="minorHAnsi" w:hAnsiTheme="minorHAnsi" w:cstheme="minorHAnsi"/>
                <w:color w:val="000000"/>
                <w:szCs w:val="16"/>
              </w:rPr>
              <w:t>Date</w:t>
            </w:r>
            <w:r>
              <w:rPr>
                <w:rFonts w:asciiTheme="minorHAnsi" w:hAnsiTheme="minorHAnsi" w:cstheme="minorHAnsi"/>
                <w:color w:val="000000"/>
                <w:szCs w:val="16"/>
              </w:rPr>
              <w:t xml:space="preserve"> </w:t>
            </w:r>
            <w:r w:rsidRPr="001C7876">
              <w:rPr>
                <w:rFonts w:asciiTheme="minorHAnsi" w:hAnsiTheme="minorHAnsi" w:cstheme="minorHAnsi"/>
                <w:color w:val="000000"/>
                <w:szCs w:val="16"/>
              </w:rPr>
              <w:t>(DD/MM/YYYY)</w:t>
            </w:r>
          </w:p>
          <w:p w14:paraId="548FC233" w14:textId="77777777" w:rsidR="00E957B4" w:rsidRPr="001C7876" w:rsidRDefault="00E957B4" w:rsidP="00E957B4">
            <w:pPr>
              <w:rPr>
                <w:rFonts w:asciiTheme="minorHAnsi" w:hAnsiTheme="minorHAnsi" w:cstheme="minorHAnsi"/>
                <w:color w:val="000000"/>
                <w:szCs w:val="16"/>
              </w:rPr>
            </w:pPr>
            <w:r>
              <w:rPr>
                <w:rFonts w:asciiTheme="minorHAnsi" w:hAnsiTheme="minorHAnsi" w:cstheme="minorHAnsi"/>
                <w:color w:val="000000"/>
                <w:szCs w:val="16"/>
              </w:rPr>
              <w:t>e.g 23/01/</w:t>
            </w:r>
            <w:r w:rsidRPr="00317334">
              <w:rPr>
                <w:rFonts w:asciiTheme="minorHAnsi" w:hAnsiTheme="minorHAnsi" w:cstheme="minorHAnsi"/>
                <w:color w:val="000000"/>
                <w:szCs w:val="16"/>
              </w:rPr>
              <w:t>2014</w:t>
            </w:r>
            <w:del w:id="2409" w:author="Rakesh Singhi" w:date="2015-02-07T10:50:00Z">
              <w:r w:rsidRPr="00317334" w:rsidDel="00FA0ABF">
                <w:rPr>
                  <w:rFonts w:asciiTheme="minorHAnsi" w:hAnsiTheme="minorHAnsi" w:cstheme="minorHAnsi"/>
                  <w:color w:val="000000"/>
                  <w:szCs w:val="16"/>
                </w:rPr>
                <w:delText>;</w:delText>
              </w:r>
            </w:del>
          </w:p>
        </w:tc>
      </w:tr>
    </w:tbl>
    <w:p w14:paraId="452E33B8" w14:textId="77777777" w:rsidR="00E957B4" w:rsidRDefault="00E957B4" w:rsidP="00E957B4"/>
    <w:p w14:paraId="18830166" w14:textId="77777777" w:rsidR="00E957B4" w:rsidRDefault="00E957B4" w:rsidP="00E957B4"/>
    <w:p w14:paraId="74D95A94" w14:textId="77777777" w:rsidR="00E957B4" w:rsidRPr="00D33CAD" w:rsidRDefault="00E957B4" w:rsidP="00D33CAD">
      <w:pPr>
        <w:keepNext/>
        <w:widowControl/>
        <w:numPr>
          <w:ilvl w:val="1"/>
          <w:numId w:val="10"/>
        </w:numPr>
        <w:spacing w:line="240" w:lineRule="auto"/>
        <w:ind w:right="21"/>
        <w:jc w:val="both"/>
        <w:outlineLvl w:val="1"/>
        <w:rPr>
          <w:rFonts w:asciiTheme="minorHAnsi" w:hAnsiTheme="minorHAnsi" w:cstheme="minorHAnsi"/>
          <w:b/>
          <w:sz w:val="28"/>
          <w:szCs w:val="24"/>
          <w:lang w:val="en-GB"/>
        </w:rPr>
      </w:pPr>
      <w:bookmarkStart w:id="2410" w:name="_Toc415065502"/>
      <w:r w:rsidRPr="00D33CAD">
        <w:rPr>
          <w:rFonts w:asciiTheme="minorHAnsi" w:hAnsiTheme="minorHAnsi" w:cstheme="minorHAnsi"/>
          <w:b/>
          <w:sz w:val="28"/>
          <w:szCs w:val="24"/>
          <w:lang w:val="en-GB"/>
        </w:rPr>
        <w:t>DMO_ISC_Sellin.csv</w:t>
      </w:r>
      <w:bookmarkEnd w:id="2410"/>
      <w:r w:rsidRPr="00D33CAD">
        <w:rPr>
          <w:rFonts w:asciiTheme="minorHAnsi" w:hAnsiTheme="minorHAnsi" w:cstheme="minorHAnsi"/>
          <w:b/>
          <w:sz w:val="28"/>
          <w:szCs w:val="24"/>
          <w:lang w:val="en-GB"/>
        </w:rPr>
        <w:t xml:space="preserve"> </w:t>
      </w:r>
    </w:p>
    <w:p w14:paraId="5174C644" w14:textId="77777777" w:rsidR="00E957B4" w:rsidRDefault="00E957B4" w:rsidP="00E957B4"/>
    <w:p w14:paraId="07E70B21" w14:textId="77777777" w:rsidR="00E957B4" w:rsidRDefault="00E957B4" w:rsidP="00E957B4">
      <w:pPr>
        <w:rPr>
          <w:rFonts w:asciiTheme="minorHAnsi" w:hAnsiTheme="minorHAnsi" w:cstheme="minorHAnsi"/>
        </w:rPr>
      </w:pPr>
      <w:r>
        <w:rPr>
          <w:rFonts w:asciiTheme="minorHAnsi" w:hAnsiTheme="minorHAnsi" w:cstheme="minorHAnsi"/>
        </w:rPr>
        <w:t xml:space="preserve">ISC file is expected </w:t>
      </w:r>
      <w:r w:rsidRPr="00FD0F56">
        <w:rPr>
          <w:rFonts w:asciiTheme="minorHAnsi" w:hAnsiTheme="minorHAnsi" w:cstheme="minorHAnsi"/>
        </w:rPr>
        <w:t xml:space="preserve">in the format below to read the </w:t>
      </w:r>
      <w:r>
        <w:rPr>
          <w:rFonts w:asciiTheme="minorHAnsi" w:hAnsiTheme="minorHAnsi" w:cstheme="minorHAnsi"/>
        </w:rPr>
        <w:t>ISC</w:t>
      </w:r>
      <w:r w:rsidRPr="00FD0F56">
        <w:rPr>
          <w:rFonts w:asciiTheme="minorHAnsi" w:hAnsiTheme="minorHAnsi" w:cstheme="minorHAnsi"/>
        </w:rPr>
        <w:t xml:space="preserve"> file</w:t>
      </w:r>
      <w:r>
        <w:rPr>
          <w:rFonts w:asciiTheme="minorHAnsi" w:hAnsiTheme="minorHAnsi" w:cstheme="minorHAnsi"/>
        </w:rPr>
        <w:t xml:space="preserve"> </w:t>
      </w:r>
      <w:r w:rsidRPr="00FD0F56">
        <w:rPr>
          <w:rFonts w:asciiTheme="minorHAnsi" w:hAnsiTheme="minorHAnsi" w:cstheme="minorHAnsi"/>
        </w:rPr>
        <w:t>data</w:t>
      </w:r>
      <w:r>
        <w:rPr>
          <w:rFonts w:asciiTheme="minorHAnsi" w:hAnsiTheme="minorHAnsi" w:cstheme="minorHAnsi"/>
        </w:rPr>
        <w:t xml:space="preserve"> </w:t>
      </w:r>
      <w:r w:rsidRPr="00FD0F56">
        <w:rPr>
          <w:rFonts w:asciiTheme="minorHAnsi" w:hAnsiTheme="minorHAnsi" w:cstheme="minorHAnsi"/>
        </w:rPr>
        <w:t xml:space="preserve">(comma delimited) </w:t>
      </w:r>
      <w:r>
        <w:rPr>
          <w:rFonts w:asciiTheme="minorHAnsi" w:hAnsiTheme="minorHAnsi" w:cstheme="minorHAnsi"/>
        </w:rPr>
        <w:t>by the to-be EBIP system the following details has to be adhered.</w:t>
      </w:r>
    </w:p>
    <w:p w14:paraId="45A29E18" w14:textId="77777777" w:rsidR="00E957B4" w:rsidRDefault="00E957B4" w:rsidP="00E957B4">
      <w:pPr>
        <w:rPr>
          <w:rFonts w:asciiTheme="minorHAnsi" w:hAnsiTheme="minorHAnsi" w:cstheme="minorHAnsi"/>
        </w:rPr>
      </w:pPr>
    </w:p>
    <w:p w14:paraId="0A97E5E6" w14:textId="26780965"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411" w:name="_Toc415065503"/>
      <w:r w:rsidRPr="00D33CAD">
        <w:rPr>
          <w:rFonts w:asciiTheme="minorHAnsi" w:hAnsiTheme="minorHAnsi" w:cstheme="minorHAnsi"/>
          <w:b/>
          <w:sz w:val="24"/>
          <w:szCs w:val="24"/>
          <w:lang w:val="en-GB"/>
        </w:rPr>
        <w:lastRenderedPageBreak/>
        <w:t>File Details</w:t>
      </w:r>
      <w:bookmarkEnd w:id="2411"/>
    </w:p>
    <w:p w14:paraId="005B609B" w14:textId="77777777" w:rsidR="00E957B4" w:rsidRDefault="00E957B4" w:rsidP="00E957B4">
      <w:pPr>
        <w:ind w:firstLine="720"/>
      </w:pPr>
    </w:p>
    <w:p w14:paraId="4C95C8B0" w14:textId="77777777" w:rsidR="00E957B4" w:rsidRDefault="00E957B4" w:rsidP="0052018E">
      <w:pPr>
        <w:rPr>
          <w:rFonts w:asciiTheme="minorHAnsi" w:hAnsiTheme="minorHAnsi" w:cstheme="minorHAnsi"/>
        </w:rPr>
      </w:pPr>
      <w:r w:rsidRPr="0072004E">
        <w:rPr>
          <w:rFonts w:asciiTheme="minorHAnsi" w:hAnsiTheme="minorHAnsi" w:cstheme="minorHAnsi"/>
        </w:rPr>
        <w:t>Name - DMO_</w:t>
      </w:r>
      <w:r>
        <w:rPr>
          <w:rFonts w:asciiTheme="minorHAnsi" w:hAnsiTheme="minorHAnsi" w:cstheme="minorHAnsi"/>
        </w:rPr>
        <w:t>&lt;</w:t>
      </w:r>
      <w:r>
        <w:rPr>
          <w:rFonts w:asciiTheme="minorHAnsi" w:hAnsiTheme="minorHAnsi" w:cstheme="minorHAnsi"/>
          <w:b/>
          <w:color w:val="FF0000"/>
        </w:rPr>
        <w:t>ISC_REGION</w:t>
      </w:r>
      <w:r w:rsidRPr="00CA468C">
        <w:rPr>
          <w:rFonts w:asciiTheme="minorHAnsi" w:hAnsiTheme="minorHAnsi" w:cstheme="minorHAnsi"/>
          <w:b/>
          <w:color w:val="FF0000"/>
        </w:rPr>
        <w:t>&gt;_&lt;FILE_SEQ_NO&gt;_</w:t>
      </w:r>
      <w:r w:rsidRPr="0072004E">
        <w:rPr>
          <w:rFonts w:asciiTheme="minorHAnsi" w:hAnsiTheme="minorHAnsi" w:cstheme="minorHAnsi"/>
        </w:rPr>
        <w:t>Sellin.csv</w:t>
      </w:r>
      <w:r>
        <w:rPr>
          <w:rFonts w:asciiTheme="minorHAnsi" w:hAnsiTheme="minorHAnsi" w:cstheme="minorHAnsi"/>
        </w:rPr>
        <w:t xml:space="preserve"> </w:t>
      </w:r>
    </w:p>
    <w:p w14:paraId="2940F27D" w14:textId="77777777" w:rsidR="00E957B4" w:rsidRDefault="00E957B4" w:rsidP="00E957B4">
      <w:pPr>
        <w:ind w:firstLine="720"/>
        <w:rPr>
          <w:rFonts w:asciiTheme="minorHAnsi" w:hAnsiTheme="minorHAnsi" w:cstheme="minorHAnsi"/>
        </w:rPr>
      </w:pPr>
      <w:r>
        <w:rPr>
          <w:rFonts w:asciiTheme="minorHAnsi" w:hAnsiTheme="minorHAnsi" w:cstheme="minorHAnsi"/>
        </w:rPr>
        <w:t>Delimiter – comma</w:t>
      </w:r>
    </w:p>
    <w:p w14:paraId="3BA37283" w14:textId="77777777" w:rsidR="00E957B4" w:rsidRDefault="00E957B4" w:rsidP="00E957B4">
      <w:pPr>
        <w:ind w:firstLine="720"/>
        <w:rPr>
          <w:rFonts w:asciiTheme="minorHAnsi" w:hAnsiTheme="minorHAnsi" w:cstheme="minorHAnsi"/>
        </w:rPr>
      </w:pPr>
      <w:r>
        <w:rPr>
          <w:rFonts w:asciiTheme="minorHAnsi" w:hAnsiTheme="minorHAnsi" w:cstheme="minorHAnsi"/>
        </w:rPr>
        <w:t>File Type –</w:t>
      </w:r>
      <w:r w:rsidRPr="00823D10">
        <w:rPr>
          <w:rFonts w:asciiTheme="minorHAnsi" w:hAnsiTheme="minorHAnsi" w:cstheme="minorHAnsi"/>
        </w:rPr>
        <w:t xml:space="preserve"> </w:t>
      </w:r>
      <w:r>
        <w:rPr>
          <w:rFonts w:asciiTheme="minorHAnsi" w:hAnsiTheme="minorHAnsi" w:cstheme="minorHAnsi"/>
        </w:rPr>
        <w:t>ISC</w:t>
      </w:r>
    </w:p>
    <w:p w14:paraId="086CE1E9" w14:textId="77777777" w:rsidR="00E957B4" w:rsidRDefault="00E957B4" w:rsidP="00E957B4">
      <w:pPr>
        <w:ind w:firstLine="720"/>
        <w:rPr>
          <w:rFonts w:asciiTheme="minorHAnsi" w:hAnsiTheme="minorHAnsi" w:cstheme="minorHAnsi"/>
        </w:rPr>
      </w:pPr>
    </w:p>
    <w:p w14:paraId="542364B6" w14:textId="77777777" w:rsidR="00E957B4" w:rsidRDefault="00E957B4" w:rsidP="00E957B4">
      <w:pPr>
        <w:pStyle w:val="ListParagraph"/>
        <w:rPr>
          <w:rFonts w:asciiTheme="minorHAnsi" w:eastAsia="Times New Roman" w:hAnsiTheme="minorHAnsi" w:cstheme="minorHAnsi"/>
          <w:sz w:val="20"/>
          <w:szCs w:val="20"/>
        </w:rPr>
      </w:pPr>
      <w:r>
        <w:rPr>
          <w:rFonts w:asciiTheme="minorHAnsi" w:eastAsia="Times New Roman" w:hAnsiTheme="minorHAnsi" w:cstheme="minorHAnsi"/>
          <w:sz w:val="20"/>
          <w:szCs w:val="20"/>
        </w:rPr>
        <w:t>ISC</w:t>
      </w:r>
      <w:r w:rsidRPr="0025797C">
        <w:rPr>
          <w:rFonts w:asciiTheme="minorHAnsi" w:eastAsia="Times New Roman" w:hAnsiTheme="minorHAnsi" w:cstheme="minorHAnsi"/>
          <w:sz w:val="20"/>
          <w:szCs w:val="20"/>
        </w:rPr>
        <w:t>_</w:t>
      </w:r>
      <w:r>
        <w:rPr>
          <w:rFonts w:asciiTheme="minorHAnsi" w:eastAsia="Times New Roman" w:hAnsiTheme="minorHAnsi" w:cstheme="minorHAnsi"/>
          <w:sz w:val="20"/>
          <w:szCs w:val="20"/>
        </w:rPr>
        <w:t>REGION: DMO ISC East or DMO ISC West</w:t>
      </w:r>
    </w:p>
    <w:p w14:paraId="6CDB7561" w14:textId="77777777" w:rsidR="00E957B4" w:rsidRDefault="00E957B4" w:rsidP="00E957B4">
      <w:pPr>
        <w:pStyle w:val="ListParagraph"/>
        <w:rPr>
          <w:rFonts w:asciiTheme="minorHAnsi" w:eastAsia="Times New Roman" w:hAnsiTheme="minorHAnsi" w:cstheme="minorHAnsi"/>
          <w:sz w:val="20"/>
          <w:szCs w:val="20"/>
        </w:rPr>
      </w:pPr>
      <w:r w:rsidRPr="0025797C">
        <w:rPr>
          <w:rFonts w:asciiTheme="minorHAnsi" w:eastAsia="Times New Roman" w:hAnsiTheme="minorHAnsi" w:cstheme="minorHAnsi"/>
          <w:sz w:val="20"/>
          <w:szCs w:val="20"/>
        </w:rPr>
        <w:t>FILE_SEQ_NO</w:t>
      </w:r>
      <w:r>
        <w:rPr>
          <w:rFonts w:asciiTheme="minorHAnsi" w:eastAsia="Times New Roman" w:hAnsiTheme="minorHAnsi" w:cstheme="minorHAnsi"/>
          <w:sz w:val="20"/>
          <w:szCs w:val="20"/>
        </w:rPr>
        <w:t>: File Sequence Number maintained internally from feed owners, character length 6</w:t>
      </w:r>
    </w:p>
    <w:p w14:paraId="3A32ED38" w14:textId="77777777" w:rsidR="00E957B4" w:rsidRDefault="00E957B4" w:rsidP="00E957B4">
      <w:pPr>
        <w:pStyle w:val="ListParagraph"/>
        <w:rPr>
          <w:rFonts w:asciiTheme="minorHAnsi" w:eastAsia="Times New Roman" w:hAnsiTheme="minorHAnsi" w:cstheme="minorHAnsi"/>
          <w:sz w:val="20"/>
          <w:szCs w:val="20"/>
        </w:rPr>
      </w:pPr>
    </w:p>
    <w:p w14:paraId="4EC3553C" w14:textId="77777777" w:rsidR="00E957B4" w:rsidRDefault="00E957B4" w:rsidP="00E957B4">
      <w:pPr>
        <w:pStyle w:val="ListParagraph"/>
        <w:rPr>
          <w:rFonts w:asciiTheme="minorHAnsi" w:eastAsia="Times New Roman" w:hAnsiTheme="minorHAnsi" w:cstheme="minorHAnsi"/>
          <w:sz w:val="20"/>
          <w:szCs w:val="20"/>
        </w:rPr>
      </w:pPr>
      <w:r>
        <w:rPr>
          <w:rFonts w:asciiTheme="minorHAnsi" w:eastAsia="Times New Roman" w:hAnsiTheme="minorHAnsi" w:cstheme="minorHAnsi"/>
          <w:sz w:val="20"/>
          <w:szCs w:val="20"/>
        </w:rPr>
        <w:t>Sample: File Sequence Number, could have values 000001, 000002</w:t>
      </w:r>
    </w:p>
    <w:p w14:paraId="36A9BB1C" w14:textId="3FC7532E" w:rsidR="00E957B4" w:rsidRPr="004D5091" w:rsidRDefault="00E957B4" w:rsidP="004D5091">
      <w:pPr>
        <w:rPr>
          <w:b/>
          <w:u w:val="single"/>
        </w:rPr>
      </w:pPr>
      <w:r w:rsidRPr="004D5091">
        <w:rPr>
          <w:b/>
          <w:u w:val="single"/>
        </w:rPr>
        <w:t>Sample</w:t>
      </w:r>
    </w:p>
    <w:p w14:paraId="287BF29F" w14:textId="77777777" w:rsidR="00E957B4" w:rsidRDefault="00E957B4" w:rsidP="004D5091">
      <w:r>
        <w:t xml:space="preserve">For </w:t>
      </w:r>
      <w:r w:rsidRPr="00764F2A">
        <w:t>DMO ISC West</w:t>
      </w:r>
      <w:r>
        <w:t xml:space="preserve">: </w:t>
      </w:r>
      <w:r w:rsidRPr="00032C30">
        <w:sym w:font="Wingdings" w:char="F0E8"/>
      </w:r>
      <w:r w:rsidRPr="0072004E">
        <w:t>DMO_</w:t>
      </w:r>
      <w:r>
        <w:rPr>
          <w:color w:val="FF0000"/>
        </w:rPr>
        <w:t>ISC_DMOW</w:t>
      </w:r>
      <w:r w:rsidRPr="00CA468C">
        <w:rPr>
          <w:color w:val="FF0000"/>
        </w:rPr>
        <w:t>_</w:t>
      </w:r>
      <w:r>
        <w:rPr>
          <w:color w:val="FF0000"/>
        </w:rPr>
        <w:t>000001</w:t>
      </w:r>
      <w:r w:rsidRPr="00CA468C">
        <w:rPr>
          <w:color w:val="FF0000"/>
        </w:rPr>
        <w:t>_</w:t>
      </w:r>
      <w:r w:rsidRPr="0072004E">
        <w:t>Sellin.csv</w:t>
      </w:r>
    </w:p>
    <w:p w14:paraId="3617823F" w14:textId="77777777" w:rsidR="00E957B4" w:rsidRDefault="00E957B4" w:rsidP="004D5091">
      <w:r>
        <w:t xml:space="preserve">For DMO ISC East: </w:t>
      </w:r>
      <w:r w:rsidRPr="00032C30">
        <w:sym w:font="Wingdings" w:char="F0E8"/>
      </w:r>
      <w:r w:rsidRPr="0072004E">
        <w:t>DMO_</w:t>
      </w:r>
      <w:r>
        <w:rPr>
          <w:color w:val="FF0000"/>
        </w:rPr>
        <w:t>ISC_DMOE</w:t>
      </w:r>
      <w:r w:rsidRPr="00CA468C">
        <w:rPr>
          <w:color w:val="FF0000"/>
        </w:rPr>
        <w:t>_</w:t>
      </w:r>
      <w:r>
        <w:rPr>
          <w:color w:val="FF0000"/>
        </w:rPr>
        <w:t>000001</w:t>
      </w:r>
      <w:r w:rsidRPr="00CA468C">
        <w:rPr>
          <w:color w:val="FF0000"/>
        </w:rPr>
        <w:t>_</w:t>
      </w:r>
      <w:r w:rsidRPr="0072004E">
        <w:t>Sellin.csv</w:t>
      </w:r>
    </w:p>
    <w:p w14:paraId="3EEC857A" w14:textId="77777777" w:rsidR="00E957B4" w:rsidRDefault="00E957B4" w:rsidP="00E957B4">
      <w:pPr>
        <w:keepNext/>
        <w:widowControl/>
        <w:spacing w:line="240" w:lineRule="auto"/>
        <w:ind w:left="720" w:right="21"/>
        <w:jc w:val="both"/>
        <w:outlineLvl w:val="1"/>
        <w:rPr>
          <w:rFonts w:asciiTheme="minorHAnsi" w:hAnsiTheme="minorHAnsi" w:cstheme="minorHAnsi"/>
        </w:rPr>
      </w:pPr>
    </w:p>
    <w:p w14:paraId="12C963F4" w14:textId="77777777" w:rsidR="00E957B4" w:rsidRPr="00CA468C" w:rsidRDefault="00E957B4" w:rsidP="00E957B4">
      <w:pPr>
        <w:pStyle w:val="ListParagraph"/>
        <w:rPr>
          <w:rFonts w:asciiTheme="minorHAnsi" w:eastAsia="Times New Roman" w:hAnsiTheme="minorHAnsi" w:cstheme="minorHAnsi"/>
          <w:sz w:val="20"/>
          <w:szCs w:val="20"/>
        </w:rPr>
      </w:pPr>
      <w:r>
        <w:rPr>
          <w:rFonts w:asciiTheme="minorHAnsi" w:eastAsia="Times New Roman" w:hAnsiTheme="minorHAnsi" w:cstheme="minorHAnsi"/>
          <w:sz w:val="20"/>
          <w:szCs w:val="20"/>
        </w:rPr>
        <w:t>First ISC file f</w:t>
      </w:r>
      <w:r w:rsidRPr="00764F2A">
        <w:rPr>
          <w:rFonts w:asciiTheme="minorHAnsi" w:eastAsia="Times New Roman" w:hAnsiTheme="minorHAnsi" w:cstheme="minorHAnsi"/>
          <w:sz w:val="20"/>
          <w:szCs w:val="20"/>
        </w:rPr>
        <w:t xml:space="preserve">or DMO ISC West </w:t>
      </w:r>
      <w:r>
        <w:rPr>
          <w:rFonts w:asciiTheme="minorHAnsi" w:eastAsia="Times New Roman" w:hAnsiTheme="minorHAnsi" w:cstheme="minorHAnsi"/>
          <w:sz w:val="20"/>
          <w:szCs w:val="20"/>
        </w:rPr>
        <w:t>is named as DMO_</w:t>
      </w:r>
      <w:r w:rsidRPr="00036470">
        <w:rPr>
          <w:rFonts w:asciiTheme="minorHAnsi" w:eastAsia="Times New Roman" w:hAnsiTheme="minorHAnsi" w:cstheme="minorHAnsi"/>
          <w:sz w:val="20"/>
          <w:szCs w:val="20"/>
        </w:rPr>
        <w:t>ISC_DMOW</w:t>
      </w:r>
      <w:r w:rsidRPr="005125B1">
        <w:rPr>
          <w:rFonts w:asciiTheme="minorHAnsi" w:eastAsia="Times New Roman" w:hAnsiTheme="minorHAnsi" w:cstheme="minorHAnsi"/>
          <w:sz w:val="20"/>
          <w:szCs w:val="20"/>
        </w:rPr>
        <w:t>_000001_Sellin.csv</w:t>
      </w:r>
      <w:r>
        <w:rPr>
          <w:rFonts w:asciiTheme="minorHAnsi" w:eastAsia="Times New Roman" w:hAnsiTheme="minorHAnsi" w:cstheme="minorHAnsi"/>
          <w:sz w:val="20"/>
          <w:szCs w:val="20"/>
        </w:rPr>
        <w:t xml:space="preserve"> and the subsequent file can be named incrementing the 000001 to 000002, 000003 like DMO_</w:t>
      </w:r>
      <w:r w:rsidRPr="00036470">
        <w:rPr>
          <w:rFonts w:asciiTheme="minorHAnsi" w:eastAsia="Times New Roman" w:hAnsiTheme="minorHAnsi" w:cstheme="minorHAnsi"/>
          <w:sz w:val="20"/>
          <w:szCs w:val="20"/>
        </w:rPr>
        <w:t>ISC_DMOW</w:t>
      </w:r>
      <w:r>
        <w:rPr>
          <w:rFonts w:asciiTheme="minorHAnsi" w:eastAsia="Times New Roman" w:hAnsiTheme="minorHAnsi" w:cstheme="minorHAnsi"/>
          <w:sz w:val="20"/>
          <w:szCs w:val="20"/>
        </w:rPr>
        <w:t>_000002</w:t>
      </w:r>
      <w:r w:rsidRPr="005125B1">
        <w:rPr>
          <w:rFonts w:asciiTheme="minorHAnsi" w:eastAsia="Times New Roman" w:hAnsiTheme="minorHAnsi" w:cstheme="minorHAnsi"/>
          <w:sz w:val="20"/>
          <w:szCs w:val="20"/>
        </w:rPr>
        <w:t>_Sellin.csv</w:t>
      </w:r>
    </w:p>
    <w:p w14:paraId="530C37D2" w14:textId="7777777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412" w:name="_Toc415065504"/>
      <w:r w:rsidRPr="00D33CAD">
        <w:rPr>
          <w:rFonts w:asciiTheme="minorHAnsi" w:hAnsiTheme="minorHAnsi" w:cstheme="minorHAnsi"/>
          <w:b/>
          <w:sz w:val="24"/>
          <w:szCs w:val="24"/>
          <w:lang w:val="en-GB"/>
        </w:rPr>
        <w:t>FTP Details</w:t>
      </w:r>
      <w:bookmarkEnd w:id="2412"/>
      <w:r w:rsidRPr="00D33CAD">
        <w:rPr>
          <w:rFonts w:asciiTheme="minorHAnsi" w:hAnsiTheme="minorHAnsi" w:cstheme="minorHAnsi"/>
          <w:b/>
          <w:sz w:val="24"/>
          <w:szCs w:val="24"/>
          <w:lang w:val="en-GB"/>
        </w:rPr>
        <w:t xml:space="preserve"> </w:t>
      </w:r>
    </w:p>
    <w:p w14:paraId="16C64543" w14:textId="77777777" w:rsidR="00E957B4" w:rsidRPr="00393514" w:rsidRDefault="00E957B4" w:rsidP="004D5091">
      <w:r w:rsidRPr="00393514">
        <w:t>User ID</w:t>
      </w:r>
      <w:r>
        <w:t xml:space="preserve"> – DMO_ISC</w:t>
      </w:r>
    </w:p>
    <w:p w14:paraId="4F5BEA3D" w14:textId="77777777" w:rsidR="00E957B4" w:rsidRDefault="00E957B4" w:rsidP="004D5091">
      <w:r w:rsidRPr="00393514">
        <w:t>PWD</w:t>
      </w:r>
      <w:r>
        <w:t xml:space="preserve"> – not share in this document.</w:t>
      </w:r>
    </w:p>
    <w:p w14:paraId="14360A44" w14:textId="77777777" w:rsidR="00E957B4" w:rsidRPr="00393514" w:rsidRDefault="00E957B4" w:rsidP="00E957B4">
      <w:pPr>
        <w:keepNext/>
        <w:widowControl/>
        <w:spacing w:line="240" w:lineRule="auto"/>
        <w:ind w:left="720" w:right="21"/>
        <w:jc w:val="both"/>
        <w:outlineLvl w:val="1"/>
        <w:rPr>
          <w:rFonts w:asciiTheme="minorHAnsi" w:hAnsiTheme="minorHAnsi" w:cstheme="minorHAnsi"/>
        </w:rPr>
      </w:pPr>
    </w:p>
    <w:p w14:paraId="78349FF3" w14:textId="7777777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413" w:name="_Toc415065505"/>
      <w:r w:rsidRPr="00D33CAD">
        <w:rPr>
          <w:rFonts w:asciiTheme="minorHAnsi" w:hAnsiTheme="minorHAnsi" w:cstheme="minorHAnsi"/>
          <w:b/>
          <w:sz w:val="24"/>
          <w:szCs w:val="24"/>
          <w:lang w:val="en-GB"/>
        </w:rPr>
        <w:t>UNIX Directory</w:t>
      </w:r>
      <w:bookmarkEnd w:id="2413"/>
    </w:p>
    <w:p w14:paraId="15E937E6" w14:textId="77777777" w:rsidR="00E957B4" w:rsidRDefault="00E957B4" w:rsidP="0062607C">
      <w:pPr>
        <w:rPr>
          <w:b/>
        </w:rPr>
      </w:pPr>
      <w:r w:rsidRPr="00932E7B">
        <w:t xml:space="preserve">Mapped </w:t>
      </w:r>
      <w:r>
        <w:t>to the respective DB tables and the feed fil</w:t>
      </w:r>
      <w:r w:rsidRPr="00932E7B">
        <w:t>e owners will be provide</w:t>
      </w:r>
      <w:r>
        <w:t>d</w:t>
      </w:r>
      <w:r w:rsidRPr="00932E7B">
        <w:t xml:space="preserve"> an ftp account to place f</w:t>
      </w:r>
      <w:r>
        <w:t>iles</w:t>
      </w:r>
      <w:r w:rsidRPr="00932E7B">
        <w:t xml:space="preserve"> </w:t>
      </w:r>
      <w:r>
        <w:t xml:space="preserve">directly to this directory </w:t>
      </w:r>
      <w:r w:rsidRPr="0085282A">
        <w:rPr>
          <w:b/>
        </w:rPr>
        <w:t>/u25/ftp/ISRVE_FEEDS_IN/DMO_PPM/</w:t>
      </w:r>
      <w:r>
        <w:rPr>
          <w:b/>
        </w:rPr>
        <w:t>&lt;</w:t>
      </w:r>
      <w:r>
        <w:rPr>
          <w:b/>
          <w:color w:val="FF0000"/>
        </w:rPr>
        <w:t>ISC_REGION</w:t>
      </w:r>
      <w:r>
        <w:rPr>
          <w:b/>
        </w:rPr>
        <w:t>&gt;</w:t>
      </w:r>
      <w:r w:rsidRPr="0085282A">
        <w:rPr>
          <w:b/>
        </w:rPr>
        <w:t>/</w:t>
      </w:r>
    </w:p>
    <w:p w14:paraId="2F122788" w14:textId="77777777" w:rsidR="00E957B4" w:rsidRDefault="00E957B4" w:rsidP="00E957B4">
      <w:pPr>
        <w:keepNext/>
        <w:widowControl/>
        <w:spacing w:line="240" w:lineRule="auto"/>
        <w:ind w:left="720" w:right="21"/>
        <w:jc w:val="both"/>
        <w:outlineLvl w:val="1"/>
        <w:rPr>
          <w:rFonts w:asciiTheme="minorHAnsi" w:hAnsiTheme="minorHAnsi" w:cstheme="minorHAnsi"/>
          <w:b/>
        </w:rPr>
      </w:pPr>
    </w:p>
    <w:p w14:paraId="66834FFD" w14:textId="77777777" w:rsidR="00E957B4" w:rsidRPr="0062607C" w:rsidRDefault="00E957B4" w:rsidP="0062607C">
      <w:pPr>
        <w:rPr>
          <w:b/>
          <w:u w:val="single"/>
        </w:rPr>
      </w:pPr>
      <w:r w:rsidRPr="0062607C">
        <w:rPr>
          <w:b/>
          <w:u w:val="single"/>
        </w:rPr>
        <w:t>Sample</w:t>
      </w:r>
    </w:p>
    <w:p w14:paraId="56A096F8" w14:textId="77777777" w:rsidR="00E957B4" w:rsidRDefault="00E957B4" w:rsidP="0062607C">
      <w:pPr>
        <w:rPr>
          <w:ins w:id="2414" w:author="Rakesh Singhi" w:date="2015-02-07T10:53:00Z"/>
        </w:rPr>
      </w:pPr>
      <w:r>
        <w:t xml:space="preserve">For DMO ISC West: </w:t>
      </w:r>
      <w:r w:rsidRPr="0085282A">
        <w:t>/u25/ftp/ISRVE_FEEDS_IN/DMO_PPM/</w:t>
      </w:r>
      <w:r>
        <w:rPr>
          <w:color w:val="FF0000"/>
        </w:rPr>
        <w:t>ISC_DMOW</w:t>
      </w:r>
      <w:r w:rsidRPr="0085282A">
        <w:t>/</w:t>
      </w:r>
    </w:p>
    <w:p w14:paraId="0DE619F0" w14:textId="77777777" w:rsidR="00FA0ABF" w:rsidRPr="00936C27" w:rsidRDefault="00FA0ABF" w:rsidP="0062607C">
      <w:pPr>
        <w:rPr>
          <w:ins w:id="2415" w:author="Rakesh Singhi" w:date="2015-02-07T10:53:00Z"/>
        </w:rPr>
      </w:pPr>
      <w:ins w:id="2416" w:author="Rakesh Singhi" w:date="2015-02-07T10:53:00Z">
        <w:r w:rsidRPr="00FA0ABF">
          <w:t xml:space="preserve">For DMO ISC East: </w:t>
        </w:r>
        <w:r w:rsidRPr="00936C27">
          <w:t>/u25/ftp/ISRVE_FEEDS_IN/DMO_PPM/</w:t>
        </w:r>
        <w:r w:rsidRPr="00FA0ABF">
          <w:rPr>
            <w:color w:val="FF0000"/>
          </w:rPr>
          <w:t>ISC_DMOE</w:t>
        </w:r>
        <w:r w:rsidRPr="00936C27">
          <w:t>/</w:t>
        </w:r>
      </w:ins>
    </w:p>
    <w:p w14:paraId="65F5485E" w14:textId="77777777" w:rsidR="00FA0ABF" w:rsidRPr="00A24763" w:rsidRDefault="00FA0ABF" w:rsidP="00E957B4">
      <w:pPr>
        <w:keepNext/>
        <w:widowControl/>
        <w:spacing w:line="240" w:lineRule="auto"/>
        <w:ind w:left="720" w:right="21"/>
        <w:jc w:val="both"/>
        <w:outlineLvl w:val="1"/>
        <w:rPr>
          <w:rFonts w:asciiTheme="minorHAnsi" w:hAnsiTheme="minorHAnsi" w:cstheme="minorHAnsi"/>
        </w:rPr>
      </w:pPr>
    </w:p>
    <w:p w14:paraId="538E99F8" w14:textId="77777777" w:rsidR="003C4328" w:rsidRDefault="003C4328" w:rsidP="003C4328">
      <w:pPr>
        <w:keepNext/>
        <w:widowControl/>
        <w:spacing w:line="240" w:lineRule="auto"/>
        <w:ind w:left="720" w:right="21"/>
        <w:jc w:val="both"/>
        <w:outlineLvl w:val="1"/>
        <w:rPr>
          <w:rFonts w:asciiTheme="minorHAnsi" w:hAnsiTheme="minorHAnsi" w:cstheme="minorHAnsi"/>
          <w:b/>
          <w:u w:val="single"/>
        </w:rPr>
      </w:pPr>
    </w:p>
    <w:p w14:paraId="0EB86886" w14:textId="751173F4" w:rsidR="003C4328" w:rsidRPr="00D33CAD" w:rsidRDefault="003C4328"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417" w:name="_Toc415065506"/>
      <w:r w:rsidRPr="00D33CAD">
        <w:rPr>
          <w:rFonts w:asciiTheme="minorHAnsi" w:hAnsiTheme="minorHAnsi" w:cstheme="minorHAnsi"/>
          <w:b/>
          <w:sz w:val="24"/>
          <w:szCs w:val="24"/>
          <w:lang w:val="en-GB"/>
        </w:rPr>
        <w:t>File Format</w:t>
      </w:r>
      <w:bookmarkEnd w:id="2417"/>
    </w:p>
    <w:p w14:paraId="69CC7DCF" w14:textId="77777777" w:rsidR="00E957B4" w:rsidRDefault="00E957B4" w:rsidP="00E957B4">
      <w:pPr>
        <w:rPr>
          <w:rFonts w:asciiTheme="minorHAnsi" w:hAnsiTheme="minorHAnsi" w:cstheme="minorHAnsi"/>
        </w:rPr>
      </w:pPr>
    </w:p>
    <w:tbl>
      <w:tblPr>
        <w:tblW w:w="1037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0"/>
        <w:gridCol w:w="1890"/>
        <w:gridCol w:w="2340"/>
        <w:gridCol w:w="2456"/>
        <w:gridCol w:w="1260"/>
      </w:tblGrid>
      <w:tr w:rsidR="00E957B4" w:rsidRPr="00D30FA1" w:rsidDel="00FA0ABF" w14:paraId="2E13A02B" w14:textId="363A09F6" w:rsidTr="00E957B4">
        <w:trPr>
          <w:tblHeader/>
          <w:del w:id="2418" w:author="Rakesh Singhi" w:date="2015-02-07T10:54:00Z"/>
        </w:trPr>
        <w:tc>
          <w:tcPr>
            <w:tcW w:w="2430" w:type="dxa"/>
            <w:tcBorders>
              <w:top w:val="single" w:sz="4" w:space="0" w:color="auto"/>
              <w:left w:val="single" w:sz="4" w:space="0" w:color="auto"/>
              <w:bottom w:val="single" w:sz="4" w:space="0" w:color="auto"/>
              <w:right w:val="single" w:sz="4" w:space="0" w:color="auto"/>
            </w:tcBorders>
            <w:shd w:val="clear" w:color="auto" w:fill="F4B8AE"/>
            <w:hideMark/>
          </w:tcPr>
          <w:p w14:paraId="6503669B" w14:textId="229243DF" w:rsidR="00E957B4" w:rsidRPr="00132E88" w:rsidDel="00FA0ABF" w:rsidRDefault="00E957B4" w:rsidP="00E957B4">
            <w:pPr>
              <w:rPr>
                <w:del w:id="2419" w:author="Rakesh Singhi" w:date="2015-02-07T10:54:00Z"/>
                <w:rFonts w:asciiTheme="minorHAnsi" w:hAnsiTheme="minorHAnsi" w:cstheme="minorHAnsi"/>
                <w:color w:val="000000"/>
                <w:szCs w:val="16"/>
              </w:rPr>
            </w:pPr>
            <w:del w:id="2420" w:author="Rakesh Singhi" w:date="2015-02-07T10:54:00Z">
              <w:r w:rsidRPr="00132E88" w:rsidDel="00FA0ABF">
                <w:rPr>
                  <w:rFonts w:asciiTheme="minorHAnsi" w:hAnsiTheme="minorHAnsi" w:cstheme="minorHAnsi"/>
                  <w:color w:val="000000"/>
                  <w:szCs w:val="16"/>
                </w:rPr>
                <w:delText xml:space="preserve">Field </w:delText>
              </w:r>
              <w:r w:rsidDel="00FA0ABF">
                <w:rPr>
                  <w:rFonts w:asciiTheme="minorHAnsi" w:hAnsiTheme="minorHAnsi" w:cstheme="minorHAnsi"/>
                  <w:color w:val="000000"/>
                  <w:szCs w:val="16"/>
                </w:rPr>
                <w:delText xml:space="preserve">Name </w:delText>
              </w:r>
              <w:r w:rsidRPr="00132E88" w:rsidDel="00FA0ABF">
                <w:rPr>
                  <w:rFonts w:asciiTheme="minorHAnsi" w:hAnsiTheme="minorHAnsi" w:cstheme="minorHAnsi"/>
                  <w:color w:val="000000"/>
                  <w:szCs w:val="16"/>
                </w:rPr>
                <w:delText>from Business</w:delText>
              </w:r>
            </w:del>
          </w:p>
        </w:tc>
        <w:tc>
          <w:tcPr>
            <w:tcW w:w="1890" w:type="dxa"/>
            <w:tcBorders>
              <w:top w:val="single" w:sz="4" w:space="0" w:color="auto"/>
              <w:left w:val="single" w:sz="4" w:space="0" w:color="auto"/>
              <w:bottom w:val="single" w:sz="4" w:space="0" w:color="auto"/>
              <w:right w:val="single" w:sz="4" w:space="0" w:color="auto"/>
            </w:tcBorders>
            <w:shd w:val="clear" w:color="auto" w:fill="F4B8AE"/>
            <w:hideMark/>
          </w:tcPr>
          <w:p w14:paraId="4E84448A" w14:textId="604295DB" w:rsidR="00E957B4" w:rsidRPr="00E51002" w:rsidDel="00FA0ABF" w:rsidRDefault="00E957B4" w:rsidP="00E957B4">
            <w:pPr>
              <w:rPr>
                <w:del w:id="2421" w:author="Rakesh Singhi" w:date="2015-02-07T10:54:00Z"/>
              </w:rPr>
            </w:pPr>
            <w:del w:id="2422" w:author="Rakesh Singhi" w:date="2015-02-07T10:54:00Z">
              <w:r w:rsidRPr="00E51002" w:rsidDel="00FA0ABF">
                <w:delText>Field Name in File</w:delText>
              </w:r>
            </w:del>
          </w:p>
        </w:tc>
        <w:tc>
          <w:tcPr>
            <w:tcW w:w="2340" w:type="dxa"/>
            <w:tcBorders>
              <w:top w:val="single" w:sz="4" w:space="0" w:color="auto"/>
              <w:left w:val="single" w:sz="4" w:space="0" w:color="auto"/>
              <w:bottom w:val="single" w:sz="4" w:space="0" w:color="auto"/>
              <w:right w:val="single" w:sz="4" w:space="0" w:color="auto"/>
            </w:tcBorders>
            <w:shd w:val="clear" w:color="auto" w:fill="F4B8AE"/>
          </w:tcPr>
          <w:p w14:paraId="4346421E" w14:textId="757BD636" w:rsidR="00E957B4" w:rsidRPr="00E51002" w:rsidDel="00FA0ABF" w:rsidRDefault="00E957B4" w:rsidP="00E957B4">
            <w:pPr>
              <w:rPr>
                <w:del w:id="2423" w:author="Rakesh Singhi" w:date="2015-02-07T10:54:00Z"/>
              </w:rPr>
            </w:pPr>
            <w:del w:id="2424" w:author="Rakesh Singhi" w:date="2015-02-07T10:54:00Z">
              <w:r w:rsidRPr="00E51002" w:rsidDel="00FA0ABF">
                <w:delText>Field Format</w:delText>
              </w:r>
            </w:del>
          </w:p>
        </w:tc>
        <w:tc>
          <w:tcPr>
            <w:tcW w:w="2456" w:type="dxa"/>
            <w:tcBorders>
              <w:top w:val="single" w:sz="4" w:space="0" w:color="auto"/>
              <w:left w:val="single" w:sz="4" w:space="0" w:color="auto"/>
              <w:bottom w:val="single" w:sz="4" w:space="0" w:color="auto"/>
              <w:right w:val="single" w:sz="4" w:space="0" w:color="auto"/>
            </w:tcBorders>
            <w:shd w:val="clear" w:color="auto" w:fill="F4B8AE"/>
          </w:tcPr>
          <w:p w14:paraId="79634685" w14:textId="4969D406" w:rsidR="00E957B4" w:rsidRPr="00E51002" w:rsidDel="00FA0ABF" w:rsidRDefault="00E957B4" w:rsidP="00E957B4">
            <w:pPr>
              <w:rPr>
                <w:del w:id="2425" w:author="Rakesh Singhi" w:date="2015-02-07T10:54:00Z"/>
              </w:rPr>
            </w:pPr>
            <w:del w:id="2426" w:author="Rakesh Singhi" w:date="2015-02-07T10:54:00Z">
              <w:r w:rsidDel="00FA0ABF">
                <w:delText>Field Comment</w:delText>
              </w:r>
            </w:del>
          </w:p>
        </w:tc>
        <w:tc>
          <w:tcPr>
            <w:tcW w:w="1260" w:type="dxa"/>
            <w:tcBorders>
              <w:top w:val="single" w:sz="4" w:space="0" w:color="auto"/>
              <w:left w:val="single" w:sz="4" w:space="0" w:color="auto"/>
              <w:bottom w:val="single" w:sz="4" w:space="0" w:color="auto"/>
              <w:right w:val="single" w:sz="4" w:space="0" w:color="auto"/>
            </w:tcBorders>
            <w:shd w:val="clear" w:color="auto" w:fill="F4B8AE"/>
          </w:tcPr>
          <w:p w14:paraId="70956369" w14:textId="6E07A461" w:rsidR="00E957B4" w:rsidDel="00FA0ABF" w:rsidRDefault="00E957B4" w:rsidP="00E957B4">
            <w:pPr>
              <w:rPr>
                <w:del w:id="2427" w:author="Rakesh Singhi" w:date="2015-02-07T10:54:00Z"/>
              </w:rPr>
            </w:pPr>
            <w:del w:id="2428" w:author="Rakesh Singhi" w:date="2015-02-07T10:54:00Z">
              <w:r w:rsidRPr="00E51002" w:rsidDel="00FA0ABF">
                <w:delText>Mandatory</w:delText>
              </w:r>
            </w:del>
          </w:p>
        </w:tc>
      </w:tr>
      <w:tr w:rsidR="00E957B4" w:rsidRPr="00D30FA1" w:rsidDel="00FA0ABF" w14:paraId="7A5AF760" w14:textId="4B47FFA7" w:rsidTr="00E957B4">
        <w:trPr>
          <w:del w:id="2429"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41F45030" w14:textId="6B9CEB6C" w:rsidR="00E957B4" w:rsidRPr="00FD0F56" w:rsidDel="00FA0ABF" w:rsidRDefault="00E957B4" w:rsidP="00E957B4">
            <w:pPr>
              <w:rPr>
                <w:del w:id="2430" w:author="Rakesh Singhi" w:date="2015-02-07T10:54:00Z"/>
                <w:rFonts w:asciiTheme="minorHAnsi" w:hAnsiTheme="minorHAnsi" w:cstheme="minorHAnsi"/>
                <w:color w:val="000000"/>
                <w:szCs w:val="16"/>
              </w:rPr>
            </w:pPr>
            <w:del w:id="2431" w:author="Rakesh Singhi" w:date="2015-02-07T10:54:00Z">
              <w:r w:rsidRPr="00FD0F56" w:rsidDel="00FA0ABF">
                <w:rPr>
                  <w:rFonts w:asciiTheme="minorHAnsi" w:hAnsiTheme="minorHAnsi" w:cstheme="minorHAnsi"/>
                  <w:color w:val="000000"/>
                  <w:szCs w:val="16"/>
                </w:rPr>
                <w:delText>Customer/MD Name</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54B50E9D" w14:textId="7E006BE4" w:rsidR="00E957B4" w:rsidRPr="00FD0F56" w:rsidDel="00FA0ABF" w:rsidRDefault="00E957B4" w:rsidP="00E957B4">
            <w:pPr>
              <w:rPr>
                <w:del w:id="2432" w:author="Rakesh Singhi" w:date="2015-02-07T10:54:00Z"/>
                <w:rFonts w:asciiTheme="minorHAnsi" w:hAnsiTheme="minorHAnsi" w:cstheme="minorHAnsi"/>
                <w:color w:val="000000"/>
                <w:szCs w:val="16"/>
              </w:rPr>
            </w:pPr>
            <w:del w:id="2433" w:author="Rakesh Singhi" w:date="2015-02-07T10:54:00Z">
              <w:r w:rsidRPr="00FD0F56" w:rsidDel="00FA0ABF">
                <w:rPr>
                  <w:rFonts w:asciiTheme="minorHAnsi" w:hAnsiTheme="minorHAnsi" w:cstheme="minorHAnsi"/>
                  <w:color w:val="000000"/>
                  <w:szCs w:val="16"/>
                </w:rPr>
                <w:delText>CustomerName</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40FE7A52" w14:textId="0E362309" w:rsidR="00E957B4" w:rsidRPr="00FD0F56" w:rsidDel="00FA0ABF" w:rsidRDefault="00446233" w:rsidP="00E957B4">
            <w:pPr>
              <w:rPr>
                <w:del w:id="2434" w:author="Rakesh Singhi" w:date="2015-02-07T10:54:00Z"/>
                <w:rFonts w:asciiTheme="minorHAnsi" w:hAnsiTheme="minorHAnsi" w:cstheme="minorHAnsi"/>
                <w:color w:val="000000"/>
                <w:szCs w:val="16"/>
              </w:rPr>
            </w:pPr>
            <w:del w:id="2435"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(500)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7DA77B18" w14:textId="4DEACA0A" w:rsidR="00E957B4" w:rsidRPr="00FD0F56" w:rsidDel="00FA0ABF" w:rsidRDefault="00E957B4" w:rsidP="00E957B4">
            <w:pPr>
              <w:rPr>
                <w:del w:id="2436" w:author="Rakesh Singhi" w:date="2015-02-07T10:54:00Z"/>
                <w:rFonts w:asciiTheme="minorHAnsi" w:hAnsiTheme="minorHAnsi" w:cstheme="minorHAnsi"/>
                <w:color w:val="000000"/>
                <w:szCs w:val="16"/>
              </w:rPr>
            </w:pPr>
            <w:del w:id="2437" w:author="Rakesh Singhi" w:date="2015-02-07T10:54:00Z">
              <w:r w:rsidRPr="00FD0F56" w:rsidDel="00FA0ABF">
                <w:rPr>
                  <w:rFonts w:asciiTheme="minorHAnsi" w:hAnsiTheme="minorHAnsi" w:cstheme="minorHAnsi"/>
                  <w:color w:val="000000"/>
                  <w:szCs w:val="16"/>
                </w:rPr>
                <w:delText>Reseller or Master Distributor or local Xerox</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1D2A49B9" w14:textId="4355BD32" w:rsidR="00E957B4" w:rsidRPr="00FD0F56" w:rsidDel="00FA0ABF" w:rsidRDefault="00E957B4" w:rsidP="00E957B4">
            <w:pPr>
              <w:rPr>
                <w:del w:id="2438" w:author="Rakesh Singhi" w:date="2015-02-07T10:54:00Z"/>
                <w:rFonts w:asciiTheme="minorHAnsi" w:hAnsiTheme="minorHAnsi" w:cstheme="minorHAnsi"/>
                <w:color w:val="000000"/>
                <w:szCs w:val="16"/>
              </w:rPr>
            </w:pPr>
            <w:del w:id="2439"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1E688CD1" w14:textId="218D68E0" w:rsidTr="00E957B4">
        <w:trPr>
          <w:del w:id="2440"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0ED10E6C" w14:textId="2427975D" w:rsidR="00E957B4" w:rsidRPr="00FD0F56" w:rsidDel="00FA0ABF" w:rsidRDefault="00E957B4" w:rsidP="00E957B4">
            <w:pPr>
              <w:rPr>
                <w:del w:id="2441" w:author="Rakesh Singhi" w:date="2015-02-07T10:54:00Z"/>
                <w:rFonts w:asciiTheme="minorHAnsi" w:hAnsiTheme="minorHAnsi" w:cstheme="minorHAnsi"/>
                <w:color w:val="000000"/>
                <w:szCs w:val="16"/>
              </w:rPr>
            </w:pPr>
            <w:del w:id="2442" w:author="Rakesh Singhi" w:date="2015-02-07T10:54:00Z">
              <w:r w:rsidRPr="00FD0F56" w:rsidDel="00FA0ABF">
                <w:rPr>
                  <w:rFonts w:asciiTheme="minorHAnsi" w:hAnsiTheme="minorHAnsi" w:cstheme="minorHAnsi"/>
                  <w:color w:val="000000"/>
                  <w:szCs w:val="16"/>
                </w:rPr>
                <w:delText>Country code</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0522F21F" w14:textId="1DE6A1A1" w:rsidR="00E957B4" w:rsidRPr="00FD0F56" w:rsidDel="00FA0ABF" w:rsidRDefault="00E957B4" w:rsidP="00E957B4">
            <w:pPr>
              <w:rPr>
                <w:del w:id="2443" w:author="Rakesh Singhi" w:date="2015-02-07T10:54:00Z"/>
                <w:rFonts w:asciiTheme="minorHAnsi" w:hAnsiTheme="minorHAnsi" w:cstheme="minorHAnsi"/>
                <w:color w:val="000000"/>
                <w:szCs w:val="16"/>
              </w:rPr>
            </w:pPr>
            <w:del w:id="2444" w:author="Rakesh Singhi" w:date="2015-02-07T10:54:00Z">
              <w:r w:rsidRPr="00FD0F56" w:rsidDel="00FA0ABF">
                <w:rPr>
                  <w:rFonts w:asciiTheme="minorHAnsi" w:hAnsiTheme="minorHAnsi" w:cstheme="minorHAnsi"/>
                  <w:color w:val="000000"/>
                  <w:szCs w:val="16"/>
                </w:rPr>
                <w:delText>CountryCode</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28AF3B2C" w14:textId="4FD562DF" w:rsidR="00E957B4" w:rsidRPr="00FD0F56" w:rsidDel="00FA0ABF" w:rsidRDefault="00446233" w:rsidP="00E957B4">
            <w:pPr>
              <w:rPr>
                <w:del w:id="2445" w:author="Rakesh Singhi" w:date="2015-02-07T10:54:00Z"/>
                <w:rFonts w:asciiTheme="minorHAnsi" w:hAnsiTheme="minorHAnsi" w:cstheme="minorHAnsi"/>
                <w:color w:val="000000"/>
                <w:szCs w:val="16"/>
              </w:rPr>
            </w:pPr>
            <w:del w:id="2446"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(2)</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657DCB64" w14:textId="483EEA9D" w:rsidR="00E957B4" w:rsidRPr="00FD0F56" w:rsidDel="00FA0ABF" w:rsidRDefault="00E957B4" w:rsidP="00E957B4">
            <w:pPr>
              <w:rPr>
                <w:del w:id="2447" w:author="Rakesh Singhi" w:date="2015-02-07T10:54:00Z"/>
                <w:rFonts w:asciiTheme="minorHAnsi" w:hAnsiTheme="minorHAnsi" w:cstheme="minorHAnsi"/>
                <w:color w:val="000000"/>
                <w:szCs w:val="16"/>
              </w:rPr>
            </w:pPr>
            <w:del w:id="2448" w:author="Rakesh Singhi" w:date="2015-02-07T10:54:00Z">
              <w:r w:rsidRPr="00FD0F56" w:rsidDel="00FA0ABF">
                <w:rPr>
                  <w:rFonts w:asciiTheme="minorHAnsi" w:hAnsiTheme="minorHAnsi" w:cstheme="minorHAnsi"/>
                  <w:color w:val="000000"/>
                  <w:szCs w:val="16"/>
                </w:rPr>
                <w:delText xml:space="preserve">Country ISO code </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25F0B550" w14:textId="30BB6E90" w:rsidR="00E957B4" w:rsidRPr="00FD0F56" w:rsidDel="00FA0ABF" w:rsidRDefault="00E957B4" w:rsidP="00E957B4">
            <w:pPr>
              <w:rPr>
                <w:del w:id="2449" w:author="Rakesh Singhi" w:date="2015-02-07T10:54:00Z"/>
                <w:rFonts w:asciiTheme="minorHAnsi" w:hAnsiTheme="minorHAnsi" w:cstheme="minorHAnsi"/>
                <w:color w:val="000000"/>
                <w:szCs w:val="16"/>
              </w:rPr>
            </w:pPr>
            <w:del w:id="2450"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767976F1" w14:textId="5DE33637" w:rsidTr="00E957B4">
        <w:trPr>
          <w:del w:id="2451"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2BEEDDBB" w14:textId="48FD15B1" w:rsidR="00E957B4" w:rsidRPr="00FD0F56" w:rsidDel="00FA0ABF" w:rsidRDefault="00E957B4" w:rsidP="00E957B4">
            <w:pPr>
              <w:rPr>
                <w:del w:id="2452" w:author="Rakesh Singhi" w:date="2015-02-07T10:54:00Z"/>
                <w:rFonts w:asciiTheme="minorHAnsi" w:hAnsiTheme="minorHAnsi" w:cstheme="minorHAnsi"/>
                <w:color w:val="000000"/>
                <w:szCs w:val="16"/>
              </w:rPr>
            </w:pPr>
            <w:del w:id="2453" w:author="Rakesh Singhi" w:date="2015-02-07T10:54:00Z">
              <w:r w:rsidRPr="00FD0F56" w:rsidDel="00FA0ABF">
                <w:rPr>
                  <w:rFonts w:asciiTheme="minorHAnsi" w:hAnsiTheme="minorHAnsi" w:cstheme="minorHAnsi"/>
                  <w:color w:val="000000"/>
                  <w:szCs w:val="16"/>
                </w:rPr>
                <w:delText>Order Type</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05BD246E" w14:textId="241B6523" w:rsidR="00E957B4" w:rsidRPr="00FD0F56" w:rsidDel="00FA0ABF" w:rsidRDefault="00E957B4" w:rsidP="00E957B4">
            <w:pPr>
              <w:rPr>
                <w:del w:id="2454" w:author="Rakesh Singhi" w:date="2015-02-07T10:54:00Z"/>
                <w:rFonts w:asciiTheme="minorHAnsi" w:hAnsiTheme="minorHAnsi" w:cstheme="minorHAnsi"/>
                <w:color w:val="000000"/>
                <w:szCs w:val="16"/>
              </w:rPr>
            </w:pPr>
            <w:del w:id="2455" w:author="Rakesh Singhi" w:date="2015-02-07T10:54:00Z">
              <w:r w:rsidRPr="00FD0F56" w:rsidDel="00FA0ABF">
                <w:rPr>
                  <w:rFonts w:asciiTheme="minorHAnsi" w:hAnsiTheme="minorHAnsi" w:cstheme="minorHAnsi"/>
                  <w:color w:val="000000"/>
                  <w:szCs w:val="16"/>
                </w:rPr>
                <w:delText>OrderType</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442B4D1A" w14:textId="0D7AC838" w:rsidR="00E957B4" w:rsidRPr="00FD0F56" w:rsidDel="00FA0ABF" w:rsidRDefault="00446233" w:rsidP="00E957B4">
            <w:pPr>
              <w:rPr>
                <w:del w:id="2456" w:author="Rakesh Singhi" w:date="2015-02-07T10:54:00Z"/>
                <w:rFonts w:asciiTheme="minorHAnsi" w:hAnsiTheme="minorHAnsi" w:cstheme="minorHAnsi"/>
                <w:color w:val="000000"/>
                <w:szCs w:val="16"/>
              </w:rPr>
            </w:pPr>
            <w:del w:id="2457"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(500)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4C39C0AD" w14:textId="3A5FC9C9" w:rsidR="00E957B4" w:rsidRPr="00FD0F56" w:rsidDel="00FA0ABF" w:rsidRDefault="00E957B4" w:rsidP="00E957B4">
            <w:pPr>
              <w:rPr>
                <w:del w:id="2458" w:author="Rakesh Singhi" w:date="2015-02-07T10:54:00Z"/>
                <w:rFonts w:asciiTheme="minorHAnsi" w:hAnsiTheme="minorHAnsi" w:cstheme="minorHAnsi"/>
                <w:color w:val="000000"/>
                <w:szCs w:val="16"/>
              </w:rPr>
            </w:pPr>
            <w:del w:id="2459" w:author="Rakesh Singhi" w:date="2015-02-07T10:54:00Z">
              <w:r w:rsidRPr="00FD0F56" w:rsidDel="00FA0ABF">
                <w:rPr>
                  <w:rFonts w:asciiTheme="minorHAnsi" w:hAnsiTheme="minorHAnsi" w:cstheme="minorHAnsi"/>
                  <w:color w:val="000000"/>
                  <w:szCs w:val="16"/>
                </w:rPr>
                <w:delText>onshore or offshore order for a part</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5EA18BB5" w14:textId="07CCFBC4" w:rsidR="00E957B4" w:rsidRPr="00FD0F56" w:rsidDel="00FA0ABF" w:rsidRDefault="00E957B4" w:rsidP="00E957B4">
            <w:pPr>
              <w:rPr>
                <w:del w:id="2460" w:author="Rakesh Singhi" w:date="2015-02-07T10:54:00Z"/>
                <w:rFonts w:asciiTheme="minorHAnsi" w:hAnsiTheme="minorHAnsi" w:cstheme="minorHAnsi"/>
                <w:color w:val="000000"/>
                <w:szCs w:val="16"/>
              </w:rPr>
            </w:pPr>
            <w:del w:id="2461"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249297E8" w14:textId="077AE973" w:rsidTr="00E957B4">
        <w:trPr>
          <w:del w:id="2462"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2CD4F3BD" w14:textId="70A3B5AB" w:rsidR="00E957B4" w:rsidRPr="00FD0F56" w:rsidDel="00FA0ABF" w:rsidRDefault="00E957B4" w:rsidP="00E957B4">
            <w:pPr>
              <w:rPr>
                <w:del w:id="2463" w:author="Rakesh Singhi" w:date="2015-02-07T10:54:00Z"/>
                <w:rFonts w:asciiTheme="minorHAnsi" w:hAnsiTheme="minorHAnsi" w:cstheme="minorHAnsi"/>
                <w:color w:val="000000"/>
                <w:szCs w:val="16"/>
              </w:rPr>
            </w:pPr>
            <w:del w:id="2464" w:author="Rakesh Singhi" w:date="2015-02-07T10:54:00Z">
              <w:r w:rsidRPr="00FD0F56" w:rsidDel="00FA0ABF">
                <w:rPr>
                  <w:rFonts w:asciiTheme="minorHAnsi" w:hAnsiTheme="minorHAnsi" w:cstheme="minorHAnsi"/>
                  <w:color w:val="000000"/>
                  <w:szCs w:val="16"/>
                </w:rPr>
                <w:delText>Sales Order</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00975AA1" w14:textId="537D4B38" w:rsidR="00E957B4" w:rsidRPr="00FD0F56" w:rsidDel="00FA0ABF" w:rsidRDefault="00E957B4" w:rsidP="00E957B4">
            <w:pPr>
              <w:rPr>
                <w:del w:id="2465" w:author="Rakesh Singhi" w:date="2015-02-07T10:54:00Z"/>
                <w:rFonts w:asciiTheme="minorHAnsi" w:hAnsiTheme="minorHAnsi" w:cstheme="minorHAnsi"/>
                <w:color w:val="000000"/>
                <w:szCs w:val="16"/>
              </w:rPr>
            </w:pPr>
            <w:del w:id="2466" w:author="Rakesh Singhi" w:date="2015-02-07T10:54:00Z">
              <w:r w:rsidRPr="00FD0F56" w:rsidDel="00FA0ABF">
                <w:rPr>
                  <w:rFonts w:asciiTheme="minorHAnsi" w:hAnsiTheme="minorHAnsi" w:cstheme="minorHAnsi"/>
                  <w:color w:val="000000"/>
                  <w:szCs w:val="16"/>
                </w:rPr>
                <w:delText>SalesOrder</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497C721C" w14:textId="1CE9384C" w:rsidR="00E957B4" w:rsidRPr="00FD0F56" w:rsidDel="00FA0ABF" w:rsidRDefault="00446233" w:rsidP="00E957B4">
            <w:pPr>
              <w:rPr>
                <w:del w:id="2467" w:author="Rakesh Singhi" w:date="2015-02-07T10:54:00Z"/>
                <w:rFonts w:asciiTheme="minorHAnsi" w:hAnsiTheme="minorHAnsi" w:cstheme="minorHAnsi"/>
                <w:color w:val="000000"/>
                <w:szCs w:val="16"/>
              </w:rPr>
            </w:pPr>
            <w:del w:id="2468"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(500)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463268AD" w14:textId="3A218E68" w:rsidR="00E957B4" w:rsidRPr="00FD0F56" w:rsidDel="00FA0ABF" w:rsidRDefault="00E957B4" w:rsidP="00E957B4">
            <w:pPr>
              <w:rPr>
                <w:del w:id="2469" w:author="Rakesh Singhi" w:date="2015-02-07T10:54:00Z"/>
                <w:rFonts w:asciiTheme="minorHAnsi" w:hAnsiTheme="minorHAnsi" w:cstheme="minorHAnsi"/>
                <w:color w:val="000000"/>
                <w:szCs w:val="16"/>
              </w:rPr>
            </w:pPr>
            <w:del w:id="2470" w:author="Rakesh Singhi" w:date="2015-02-07T10:54:00Z">
              <w:r w:rsidRPr="00FD0F56" w:rsidDel="00FA0ABF">
                <w:rPr>
                  <w:rFonts w:asciiTheme="minorHAnsi" w:hAnsiTheme="minorHAnsi" w:cstheme="minorHAnsi"/>
                  <w:color w:val="000000"/>
                  <w:szCs w:val="16"/>
                </w:rPr>
                <w:delText>Sales Order # created in WOE system by MD</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16E68540" w14:textId="3460FA9B" w:rsidR="00E957B4" w:rsidRPr="00FD0F56" w:rsidDel="00FA0ABF" w:rsidRDefault="00E957B4" w:rsidP="00E957B4">
            <w:pPr>
              <w:rPr>
                <w:del w:id="2471" w:author="Rakesh Singhi" w:date="2015-02-07T10:54:00Z"/>
                <w:rFonts w:asciiTheme="minorHAnsi" w:hAnsiTheme="minorHAnsi" w:cstheme="minorHAnsi"/>
                <w:color w:val="000000"/>
                <w:szCs w:val="16"/>
              </w:rPr>
            </w:pPr>
            <w:del w:id="2472"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772B2125" w14:textId="73BC8123" w:rsidTr="00E957B4">
        <w:trPr>
          <w:del w:id="2473"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26DA66D7" w14:textId="115A8BCA" w:rsidR="00E957B4" w:rsidRPr="00FD0F56" w:rsidDel="00FA0ABF" w:rsidRDefault="00E957B4" w:rsidP="00E957B4">
            <w:pPr>
              <w:rPr>
                <w:del w:id="2474" w:author="Rakesh Singhi" w:date="2015-02-07T10:54:00Z"/>
                <w:rFonts w:asciiTheme="minorHAnsi" w:hAnsiTheme="minorHAnsi" w:cstheme="minorHAnsi"/>
                <w:color w:val="000000"/>
                <w:szCs w:val="16"/>
              </w:rPr>
            </w:pPr>
            <w:del w:id="2475" w:author="Rakesh Singhi" w:date="2015-02-07T10:54:00Z">
              <w:r w:rsidRPr="00FD0F56" w:rsidDel="00FA0ABF">
                <w:rPr>
                  <w:rFonts w:asciiTheme="minorHAnsi" w:hAnsiTheme="minorHAnsi" w:cstheme="minorHAnsi"/>
                  <w:color w:val="000000"/>
                  <w:szCs w:val="16"/>
                </w:rPr>
                <w:delText>DMO ISC order</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23A80B7E" w14:textId="59B181E6" w:rsidR="00E957B4" w:rsidRPr="00FD0F56" w:rsidDel="00FA0ABF" w:rsidRDefault="00E957B4" w:rsidP="00E957B4">
            <w:pPr>
              <w:rPr>
                <w:del w:id="2476" w:author="Rakesh Singhi" w:date="2015-02-07T10:54:00Z"/>
                <w:rFonts w:asciiTheme="minorHAnsi" w:hAnsiTheme="minorHAnsi" w:cstheme="minorHAnsi"/>
                <w:color w:val="000000"/>
                <w:szCs w:val="16"/>
              </w:rPr>
            </w:pPr>
            <w:del w:id="2477" w:author="Rakesh Singhi" w:date="2015-02-07T10:54:00Z">
              <w:r w:rsidRPr="00FD0F56" w:rsidDel="00FA0ABF">
                <w:rPr>
                  <w:rFonts w:asciiTheme="minorHAnsi" w:hAnsiTheme="minorHAnsi" w:cstheme="minorHAnsi"/>
                  <w:color w:val="000000"/>
                  <w:szCs w:val="16"/>
                </w:rPr>
                <w:delText>DMO ISC Order</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00CD9BE5" w14:textId="39A881F5" w:rsidR="00E957B4" w:rsidRPr="00FD0F56" w:rsidDel="00FA0ABF" w:rsidRDefault="00446233" w:rsidP="00E957B4">
            <w:pPr>
              <w:rPr>
                <w:del w:id="2478" w:author="Rakesh Singhi" w:date="2015-02-07T10:54:00Z"/>
                <w:rFonts w:asciiTheme="minorHAnsi" w:hAnsiTheme="minorHAnsi" w:cstheme="minorHAnsi"/>
                <w:color w:val="000000"/>
                <w:szCs w:val="16"/>
              </w:rPr>
            </w:pPr>
            <w:del w:id="2479"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(500)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6AE25FBA" w14:textId="108E6E12" w:rsidR="00E957B4" w:rsidRPr="00FD0F56" w:rsidDel="00FA0ABF" w:rsidRDefault="00E957B4" w:rsidP="00E957B4">
            <w:pPr>
              <w:rPr>
                <w:del w:id="2480" w:author="Rakesh Singhi" w:date="2015-02-07T10:54:00Z"/>
                <w:rFonts w:asciiTheme="minorHAnsi" w:hAnsiTheme="minorHAnsi" w:cstheme="minorHAnsi"/>
                <w:color w:val="000000"/>
                <w:szCs w:val="16"/>
              </w:rPr>
            </w:pPr>
            <w:del w:id="2481" w:author="Rakesh Singhi" w:date="2015-02-07T10:54:00Z">
              <w:r w:rsidRPr="00FD0F56" w:rsidDel="00FA0ABF">
                <w:rPr>
                  <w:rFonts w:asciiTheme="minorHAnsi" w:hAnsiTheme="minorHAnsi" w:cstheme="minorHAnsi"/>
                  <w:color w:val="000000"/>
                  <w:szCs w:val="16"/>
                </w:rPr>
                <w:delText xml:space="preserve">Order # created in DMO ISC system for WOE order </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097F63FA" w14:textId="432168C1" w:rsidR="00E957B4" w:rsidRPr="00FD0F56" w:rsidDel="00FA0ABF" w:rsidRDefault="00E957B4" w:rsidP="00E957B4">
            <w:pPr>
              <w:rPr>
                <w:del w:id="2482" w:author="Rakesh Singhi" w:date="2015-02-07T10:54:00Z"/>
                <w:rFonts w:asciiTheme="minorHAnsi" w:hAnsiTheme="minorHAnsi" w:cstheme="minorHAnsi"/>
                <w:color w:val="000000"/>
                <w:szCs w:val="16"/>
              </w:rPr>
            </w:pPr>
            <w:del w:id="2483"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4069885C" w14:textId="41BC7FE2" w:rsidTr="00E957B4">
        <w:trPr>
          <w:del w:id="2484"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4CA3728A" w14:textId="6DB06A39" w:rsidR="00E957B4" w:rsidRPr="00FD0F56" w:rsidDel="00FA0ABF" w:rsidRDefault="00E957B4" w:rsidP="00E957B4">
            <w:pPr>
              <w:rPr>
                <w:del w:id="2485" w:author="Rakesh Singhi" w:date="2015-02-07T10:54:00Z"/>
                <w:rFonts w:asciiTheme="minorHAnsi" w:hAnsiTheme="minorHAnsi" w:cstheme="minorHAnsi"/>
                <w:color w:val="000000"/>
                <w:szCs w:val="16"/>
              </w:rPr>
            </w:pPr>
            <w:del w:id="2486" w:author="Rakesh Singhi" w:date="2015-02-07T10:54:00Z">
              <w:r w:rsidRPr="00FD0F56" w:rsidDel="00FA0ABF">
                <w:rPr>
                  <w:rFonts w:asciiTheme="minorHAnsi" w:hAnsiTheme="minorHAnsi" w:cstheme="minorHAnsi"/>
                  <w:color w:val="000000"/>
                  <w:szCs w:val="16"/>
                </w:rPr>
                <w:delText>Sales order line</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356DF9C4" w14:textId="23E7EE91" w:rsidR="00E957B4" w:rsidRPr="00FD0F56" w:rsidDel="00FA0ABF" w:rsidRDefault="00E957B4" w:rsidP="00E957B4">
            <w:pPr>
              <w:rPr>
                <w:del w:id="2487" w:author="Rakesh Singhi" w:date="2015-02-07T10:54:00Z"/>
                <w:rFonts w:asciiTheme="minorHAnsi" w:hAnsiTheme="minorHAnsi" w:cstheme="minorHAnsi"/>
                <w:color w:val="000000"/>
                <w:szCs w:val="16"/>
              </w:rPr>
            </w:pPr>
            <w:del w:id="2488" w:author="Rakesh Singhi" w:date="2015-02-07T10:54:00Z">
              <w:r w:rsidRPr="00FD0F56" w:rsidDel="00FA0ABF">
                <w:rPr>
                  <w:rFonts w:asciiTheme="minorHAnsi" w:hAnsiTheme="minorHAnsi" w:cstheme="minorHAnsi"/>
                  <w:color w:val="000000"/>
                  <w:szCs w:val="16"/>
                </w:rPr>
                <w:delText>SalesOrderLine</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5713A1AE" w14:textId="13B7ECD9" w:rsidR="00E957B4" w:rsidRPr="00FD0F56" w:rsidDel="00FA0ABF" w:rsidRDefault="00E957B4" w:rsidP="00E957B4">
            <w:pPr>
              <w:rPr>
                <w:del w:id="2489" w:author="Rakesh Singhi" w:date="2015-02-07T10:54:00Z"/>
                <w:rFonts w:asciiTheme="minorHAnsi" w:hAnsiTheme="minorHAnsi" w:cstheme="minorHAnsi"/>
                <w:color w:val="000000"/>
                <w:szCs w:val="16"/>
              </w:rPr>
            </w:pPr>
            <w:del w:id="2490" w:author="Rakesh Singhi" w:date="2015-02-07T10:54:00Z">
              <w:r w:rsidRPr="00FD0F56" w:rsidDel="00FA0ABF">
                <w:rPr>
                  <w:rFonts w:asciiTheme="minorHAnsi" w:hAnsiTheme="minorHAnsi" w:cstheme="minorHAnsi"/>
                  <w:color w:val="000000"/>
                  <w:szCs w:val="16"/>
                </w:rPr>
                <w:delText>Number (No decimal)</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272E6302" w14:textId="1205EED7" w:rsidR="00E957B4" w:rsidRPr="00FD0F56" w:rsidDel="00FA0ABF" w:rsidRDefault="00E957B4" w:rsidP="00E957B4">
            <w:pPr>
              <w:rPr>
                <w:del w:id="2491" w:author="Rakesh Singhi" w:date="2015-02-07T10:54:00Z"/>
                <w:rFonts w:asciiTheme="minorHAnsi" w:hAnsiTheme="minorHAnsi" w:cstheme="minorHAnsi"/>
                <w:color w:val="000000"/>
                <w:szCs w:val="16"/>
              </w:rPr>
            </w:pPr>
            <w:del w:id="2492" w:author="Rakesh Singhi" w:date="2015-02-07T10:54:00Z">
              <w:r w:rsidRPr="00FD0F56" w:rsidDel="00FA0ABF">
                <w:rPr>
                  <w:rFonts w:asciiTheme="minorHAnsi" w:hAnsiTheme="minorHAnsi" w:cstheme="minorHAnsi"/>
                  <w:color w:val="000000"/>
                  <w:szCs w:val="16"/>
                </w:rPr>
                <w:delText>A request for a specific quantity of a specific Device within a specific Xerox Order</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3999128D" w14:textId="08A875D1" w:rsidR="00E957B4" w:rsidRPr="00FD0F56" w:rsidDel="00FA0ABF" w:rsidRDefault="00E957B4" w:rsidP="00E957B4">
            <w:pPr>
              <w:rPr>
                <w:del w:id="2493" w:author="Rakesh Singhi" w:date="2015-02-07T10:54:00Z"/>
                <w:rFonts w:asciiTheme="minorHAnsi" w:hAnsiTheme="minorHAnsi" w:cstheme="minorHAnsi"/>
                <w:color w:val="000000"/>
                <w:szCs w:val="16"/>
              </w:rPr>
            </w:pPr>
            <w:del w:id="2494"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3B1F0DC1" w14:textId="2C9B3790" w:rsidTr="00E957B4">
        <w:trPr>
          <w:del w:id="2495"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2BA102CC" w14:textId="7782DA57" w:rsidR="00E957B4" w:rsidRPr="00FD0F56" w:rsidDel="00FA0ABF" w:rsidRDefault="00E957B4" w:rsidP="00E957B4">
            <w:pPr>
              <w:rPr>
                <w:del w:id="2496" w:author="Rakesh Singhi" w:date="2015-02-07T10:54:00Z"/>
                <w:rFonts w:asciiTheme="minorHAnsi" w:hAnsiTheme="minorHAnsi" w:cstheme="minorHAnsi"/>
                <w:color w:val="000000"/>
                <w:szCs w:val="16"/>
              </w:rPr>
            </w:pPr>
            <w:del w:id="2497" w:author="Rakesh Singhi" w:date="2015-02-07T10:54:00Z">
              <w:r w:rsidRPr="00FD0F56" w:rsidDel="00FA0ABF">
                <w:rPr>
                  <w:rFonts w:asciiTheme="minorHAnsi" w:hAnsiTheme="minorHAnsi" w:cstheme="minorHAnsi"/>
                  <w:color w:val="000000"/>
                  <w:szCs w:val="16"/>
                </w:rPr>
                <w:delText>Line Status</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5AF509A0" w14:textId="71FF2241" w:rsidR="00E957B4" w:rsidRPr="00FD0F56" w:rsidDel="00FA0ABF" w:rsidRDefault="00E957B4" w:rsidP="00E957B4">
            <w:pPr>
              <w:rPr>
                <w:del w:id="2498" w:author="Rakesh Singhi" w:date="2015-02-07T10:54:00Z"/>
                <w:rFonts w:asciiTheme="minorHAnsi" w:hAnsiTheme="minorHAnsi" w:cstheme="minorHAnsi"/>
                <w:color w:val="000000"/>
                <w:szCs w:val="16"/>
              </w:rPr>
            </w:pPr>
            <w:del w:id="2499" w:author="Rakesh Singhi" w:date="2015-02-07T10:54:00Z">
              <w:r w:rsidRPr="00FD0F56" w:rsidDel="00FA0ABF">
                <w:rPr>
                  <w:rFonts w:asciiTheme="minorHAnsi" w:hAnsiTheme="minorHAnsi" w:cstheme="minorHAnsi"/>
                  <w:color w:val="000000"/>
                  <w:szCs w:val="16"/>
                </w:rPr>
                <w:delText>LineStatus</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057F1DD7" w14:textId="0D0E0881" w:rsidR="00E957B4" w:rsidRPr="00FD0F56" w:rsidDel="00FA0ABF" w:rsidRDefault="00446233" w:rsidP="00E957B4">
            <w:pPr>
              <w:rPr>
                <w:del w:id="2500" w:author="Rakesh Singhi" w:date="2015-02-07T10:54:00Z"/>
                <w:rFonts w:asciiTheme="minorHAnsi" w:hAnsiTheme="minorHAnsi" w:cstheme="minorHAnsi"/>
                <w:color w:val="000000"/>
                <w:szCs w:val="16"/>
              </w:rPr>
            </w:pPr>
            <w:del w:id="2501"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(500)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78A864FE" w14:textId="6E68FD26" w:rsidR="00E957B4" w:rsidRPr="00FD0F56" w:rsidDel="00FA0ABF" w:rsidRDefault="00E957B4" w:rsidP="00E957B4">
            <w:pPr>
              <w:rPr>
                <w:del w:id="2502" w:author="Rakesh Singhi" w:date="2015-02-07T10:54:00Z"/>
                <w:rFonts w:asciiTheme="minorHAnsi" w:hAnsiTheme="minorHAnsi" w:cstheme="minorHAnsi"/>
                <w:color w:val="000000"/>
                <w:szCs w:val="16"/>
              </w:rPr>
            </w:pPr>
            <w:del w:id="2503" w:author="Rakesh Singhi" w:date="2015-02-07T10:54:00Z">
              <w:r w:rsidRPr="00FD0F56" w:rsidDel="00FA0ABF">
                <w:rPr>
                  <w:rFonts w:asciiTheme="minorHAnsi" w:hAnsiTheme="minorHAnsi" w:cstheme="minorHAnsi"/>
                  <w:color w:val="000000"/>
                  <w:szCs w:val="16"/>
                </w:rPr>
                <w:delText>Sales order line status at sale order line level. For example - BOOKED, CLOSED etc..</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6F3764B3" w14:textId="4CC4952A" w:rsidR="00E957B4" w:rsidRPr="00FD0F56" w:rsidDel="00FA0ABF" w:rsidRDefault="00E957B4" w:rsidP="00E957B4">
            <w:pPr>
              <w:rPr>
                <w:del w:id="2504" w:author="Rakesh Singhi" w:date="2015-02-07T10:54:00Z"/>
                <w:rFonts w:asciiTheme="minorHAnsi" w:hAnsiTheme="minorHAnsi" w:cstheme="minorHAnsi"/>
                <w:color w:val="000000"/>
                <w:szCs w:val="16"/>
              </w:rPr>
            </w:pPr>
            <w:del w:id="2505"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783BDB65" w14:textId="28714A06" w:rsidTr="00E957B4">
        <w:trPr>
          <w:del w:id="2506"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315F8027" w14:textId="36C9CCB7" w:rsidR="00E957B4" w:rsidRPr="00FD0F56" w:rsidDel="00FA0ABF" w:rsidRDefault="00E957B4" w:rsidP="00E957B4">
            <w:pPr>
              <w:rPr>
                <w:del w:id="2507" w:author="Rakesh Singhi" w:date="2015-02-07T10:54:00Z"/>
                <w:rFonts w:asciiTheme="minorHAnsi" w:hAnsiTheme="minorHAnsi" w:cstheme="minorHAnsi"/>
                <w:color w:val="000000"/>
                <w:szCs w:val="16"/>
              </w:rPr>
            </w:pPr>
            <w:del w:id="2508" w:author="Rakesh Singhi" w:date="2015-02-07T10:54:00Z">
              <w:r w:rsidRPr="00FD0F56" w:rsidDel="00FA0ABF">
                <w:rPr>
                  <w:rFonts w:asciiTheme="minorHAnsi" w:hAnsiTheme="minorHAnsi" w:cstheme="minorHAnsi"/>
                  <w:color w:val="000000"/>
                  <w:szCs w:val="16"/>
                </w:rPr>
                <w:lastRenderedPageBreak/>
                <w:delText>Order creation date</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37C4263E" w14:textId="76BF5AC0" w:rsidR="00E957B4" w:rsidRPr="00FD0F56" w:rsidDel="00FA0ABF" w:rsidRDefault="00E957B4" w:rsidP="00E957B4">
            <w:pPr>
              <w:rPr>
                <w:del w:id="2509" w:author="Rakesh Singhi" w:date="2015-02-07T10:54:00Z"/>
                <w:rFonts w:asciiTheme="minorHAnsi" w:hAnsiTheme="minorHAnsi" w:cstheme="minorHAnsi"/>
                <w:color w:val="000000"/>
                <w:szCs w:val="16"/>
              </w:rPr>
            </w:pPr>
            <w:del w:id="2510" w:author="Rakesh Singhi" w:date="2015-02-07T10:54:00Z">
              <w:r w:rsidRPr="00FD0F56" w:rsidDel="00FA0ABF">
                <w:rPr>
                  <w:rFonts w:asciiTheme="minorHAnsi" w:hAnsiTheme="minorHAnsi" w:cstheme="minorHAnsi"/>
                  <w:color w:val="000000"/>
                  <w:szCs w:val="16"/>
                </w:rPr>
                <w:delText>OrderCreationDate</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7AFBFCB3" w14:textId="41377298" w:rsidR="00E957B4" w:rsidRPr="00FD0F56" w:rsidDel="00FA0ABF" w:rsidRDefault="00E957B4" w:rsidP="00E957B4">
            <w:pPr>
              <w:rPr>
                <w:del w:id="2511" w:author="Rakesh Singhi" w:date="2015-02-07T10:54:00Z"/>
                <w:rFonts w:asciiTheme="minorHAnsi" w:hAnsiTheme="minorHAnsi" w:cstheme="minorHAnsi"/>
                <w:color w:val="000000"/>
                <w:szCs w:val="16"/>
              </w:rPr>
            </w:pPr>
            <w:del w:id="2512" w:author="Rakesh Singhi" w:date="2015-02-07T10:54:00Z">
              <w:r w:rsidRPr="00FD0F56" w:rsidDel="00FA0ABF">
                <w:rPr>
                  <w:rFonts w:asciiTheme="minorHAnsi" w:hAnsiTheme="minorHAnsi" w:cstheme="minorHAnsi"/>
                  <w:color w:val="000000"/>
                  <w:szCs w:val="16"/>
                </w:rPr>
                <w:delText>Date</w:delText>
              </w:r>
              <w:r w:rsidDel="00FA0ABF">
                <w:rPr>
                  <w:rFonts w:asciiTheme="minorHAnsi" w:hAnsiTheme="minorHAnsi" w:cstheme="minorHAnsi"/>
                  <w:color w:val="000000"/>
                  <w:szCs w:val="16"/>
                </w:rPr>
                <w:delText xml:space="preserve"> </w:delText>
              </w:r>
              <w:r w:rsidRPr="00FD0F56" w:rsidDel="00FA0ABF">
                <w:rPr>
                  <w:rFonts w:asciiTheme="minorHAnsi" w:hAnsiTheme="minorHAnsi" w:cstheme="minorHAnsi"/>
                  <w:color w:val="000000"/>
                  <w:szCs w:val="16"/>
                </w:rPr>
                <w:delText>(DD/MM/YYYY)</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301A599C" w14:textId="07340345" w:rsidR="00E957B4" w:rsidRPr="00FD0F56" w:rsidDel="00FA0ABF" w:rsidRDefault="00E957B4" w:rsidP="00E957B4">
            <w:pPr>
              <w:rPr>
                <w:del w:id="2513" w:author="Rakesh Singhi" w:date="2015-02-07T10:54:00Z"/>
                <w:rFonts w:asciiTheme="minorHAnsi" w:hAnsiTheme="minorHAnsi" w:cstheme="minorHAnsi"/>
                <w:color w:val="000000"/>
                <w:szCs w:val="16"/>
              </w:rPr>
            </w:pPr>
            <w:del w:id="2514" w:author="Rakesh Singhi" w:date="2015-02-07T10:54:00Z">
              <w:r w:rsidRPr="00FD0F56" w:rsidDel="00FA0ABF">
                <w:rPr>
                  <w:rFonts w:asciiTheme="minorHAnsi" w:hAnsiTheme="minorHAnsi" w:cstheme="minorHAnsi"/>
                  <w:color w:val="000000"/>
                  <w:szCs w:val="16"/>
                </w:rPr>
                <w:delText>DMO ISC order creation date</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7DEC95CD" w14:textId="716E1D91" w:rsidR="00E957B4" w:rsidRPr="00FD0F56" w:rsidDel="00FA0ABF" w:rsidRDefault="00E957B4" w:rsidP="00E957B4">
            <w:pPr>
              <w:rPr>
                <w:del w:id="2515" w:author="Rakesh Singhi" w:date="2015-02-07T10:54:00Z"/>
                <w:rFonts w:asciiTheme="minorHAnsi" w:hAnsiTheme="minorHAnsi" w:cstheme="minorHAnsi"/>
                <w:color w:val="000000"/>
                <w:szCs w:val="16"/>
              </w:rPr>
            </w:pPr>
            <w:del w:id="2516"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23B37AE0" w14:textId="1EC751B7" w:rsidTr="00E957B4">
        <w:trPr>
          <w:del w:id="2517"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2B5CB0B2" w14:textId="1D3195E2" w:rsidR="00E957B4" w:rsidRPr="00FD0F56" w:rsidDel="00FA0ABF" w:rsidRDefault="00E957B4" w:rsidP="00E957B4">
            <w:pPr>
              <w:rPr>
                <w:del w:id="2518" w:author="Rakesh Singhi" w:date="2015-02-07T10:54:00Z"/>
                <w:rFonts w:asciiTheme="minorHAnsi" w:hAnsiTheme="minorHAnsi" w:cstheme="minorHAnsi"/>
                <w:color w:val="000000"/>
                <w:szCs w:val="16"/>
              </w:rPr>
            </w:pPr>
            <w:del w:id="2519" w:author="Rakesh Singhi" w:date="2015-02-07T10:54:00Z">
              <w:r w:rsidRPr="00FD0F56" w:rsidDel="00FA0ABF">
                <w:rPr>
                  <w:rFonts w:asciiTheme="minorHAnsi" w:hAnsiTheme="minorHAnsi" w:cstheme="minorHAnsi"/>
                  <w:color w:val="000000"/>
                  <w:szCs w:val="16"/>
                </w:rPr>
                <w:delText>Order Status</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1DF37203" w14:textId="124FC071" w:rsidR="00E957B4" w:rsidRPr="00FD0F56" w:rsidDel="00FA0ABF" w:rsidRDefault="00E957B4" w:rsidP="00E957B4">
            <w:pPr>
              <w:rPr>
                <w:del w:id="2520" w:author="Rakesh Singhi" w:date="2015-02-07T10:54:00Z"/>
                <w:rFonts w:asciiTheme="minorHAnsi" w:hAnsiTheme="minorHAnsi" w:cstheme="minorHAnsi"/>
                <w:color w:val="000000"/>
                <w:szCs w:val="16"/>
              </w:rPr>
            </w:pPr>
            <w:del w:id="2521" w:author="Rakesh Singhi" w:date="2015-02-07T10:54:00Z">
              <w:r w:rsidRPr="00FD0F56" w:rsidDel="00FA0ABF">
                <w:rPr>
                  <w:rFonts w:asciiTheme="minorHAnsi" w:hAnsiTheme="minorHAnsi" w:cstheme="minorHAnsi"/>
                  <w:color w:val="000000"/>
                  <w:szCs w:val="16"/>
                </w:rPr>
                <w:delText>OrderStatus</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1F698C4C" w14:textId="5E8D8CD9" w:rsidR="00E957B4" w:rsidRPr="00FD0F56" w:rsidDel="00FA0ABF" w:rsidRDefault="00446233" w:rsidP="00E957B4">
            <w:pPr>
              <w:rPr>
                <w:del w:id="2522" w:author="Rakesh Singhi" w:date="2015-02-07T10:54:00Z"/>
                <w:rFonts w:asciiTheme="minorHAnsi" w:hAnsiTheme="minorHAnsi" w:cstheme="minorHAnsi"/>
                <w:color w:val="000000"/>
                <w:szCs w:val="16"/>
              </w:rPr>
            </w:pPr>
            <w:del w:id="2523"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(500)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2F3803B8" w14:textId="77614E00" w:rsidR="00E957B4" w:rsidRPr="00FD0F56" w:rsidDel="00FA0ABF" w:rsidRDefault="00E957B4" w:rsidP="00E957B4">
            <w:pPr>
              <w:rPr>
                <w:del w:id="2524" w:author="Rakesh Singhi" w:date="2015-02-07T10:54:00Z"/>
                <w:rFonts w:asciiTheme="minorHAnsi" w:hAnsiTheme="minorHAnsi" w:cstheme="minorHAnsi"/>
                <w:color w:val="000000"/>
                <w:szCs w:val="16"/>
              </w:rPr>
            </w:pPr>
            <w:del w:id="2525" w:author="Rakesh Singhi" w:date="2015-02-07T10:54:00Z">
              <w:r w:rsidRPr="00FD0F56" w:rsidDel="00FA0ABF">
                <w:rPr>
                  <w:rFonts w:asciiTheme="minorHAnsi" w:hAnsiTheme="minorHAnsi" w:cstheme="minorHAnsi"/>
                  <w:color w:val="000000"/>
                  <w:szCs w:val="16"/>
                </w:rPr>
                <w:delText>Header Order status at order level. For example - BOOKED, CLOSED etc..</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12F387F5" w14:textId="6AFA48CA" w:rsidR="00E957B4" w:rsidRPr="00FD0F56" w:rsidDel="00FA0ABF" w:rsidRDefault="00E957B4" w:rsidP="00E957B4">
            <w:pPr>
              <w:rPr>
                <w:del w:id="2526" w:author="Rakesh Singhi" w:date="2015-02-07T10:54:00Z"/>
                <w:rFonts w:asciiTheme="minorHAnsi" w:hAnsiTheme="minorHAnsi" w:cstheme="minorHAnsi"/>
                <w:color w:val="000000"/>
                <w:szCs w:val="16"/>
              </w:rPr>
            </w:pPr>
            <w:del w:id="2527"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228A7C61" w14:textId="236B69C9" w:rsidTr="00E957B4">
        <w:trPr>
          <w:del w:id="2528"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377DB80B" w14:textId="5F969559" w:rsidR="00E957B4" w:rsidRPr="00FD0F56" w:rsidDel="00FA0ABF" w:rsidRDefault="00E957B4" w:rsidP="00E957B4">
            <w:pPr>
              <w:rPr>
                <w:del w:id="2529" w:author="Rakesh Singhi" w:date="2015-02-07T10:54:00Z"/>
                <w:rFonts w:asciiTheme="minorHAnsi" w:hAnsiTheme="minorHAnsi" w:cstheme="minorHAnsi"/>
                <w:color w:val="000000"/>
                <w:szCs w:val="16"/>
              </w:rPr>
            </w:pPr>
            <w:del w:id="2530" w:author="Rakesh Singhi" w:date="2015-02-07T10:54:00Z">
              <w:r w:rsidRPr="00FD0F56" w:rsidDel="00FA0ABF">
                <w:rPr>
                  <w:rFonts w:asciiTheme="minorHAnsi" w:hAnsiTheme="minorHAnsi" w:cstheme="minorHAnsi"/>
                  <w:color w:val="000000"/>
                  <w:szCs w:val="16"/>
                </w:rPr>
                <w:delText>Currency</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6D0A6193" w14:textId="2EEC5631" w:rsidR="00E957B4" w:rsidRPr="00FD0F56" w:rsidDel="00FA0ABF" w:rsidRDefault="00E957B4" w:rsidP="00E957B4">
            <w:pPr>
              <w:rPr>
                <w:del w:id="2531" w:author="Rakesh Singhi" w:date="2015-02-07T10:54:00Z"/>
                <w:rFonts w:asciiTheme="minorHAnsi" w:hAnsiTheme="minorHAnsi" w:cstheme="minorHAnsi"/>
                <w:color w:val="000000"/>
                <w:szCs w:val="16"/>
              </w:rPr>
            </w:pPr>
            <w:del w:id="2532" w:author="Rakesh Singhi" w:date="2015-02-07T10:54:00Z">
              <w:r w:rsidRPr="00FD0F56" w:rsidDel="00FA0ABF">
                <w:rPr>
                  <w:rFonts w:asciiTheme="minorHAnsi" w:hAnsiTheme="minorHAnsi" w:cstheme="minorHAnsi"/>
                  <w:color w:val="000000"/>
                  <w:szCs w:val="16"/>
                </w:rPr>
                <w:delText>Currency</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424E2D9A" w14:textId="6D8F7B18" w:rsidR="00E957B4" w:rsidRPr="00FD0F56" w:rsidDel="00FA0ABF" w:rsidRDefault="00446233" w:rsidP="00E957B4">
            <w:pPr>
              <w:rPr>
                <w:del w:id="2533" w:author="Rakesh Singhi" w:date="2015-02-07T10:54:00Z"/>
                <w:rFonts w:asciiTheme="minorHAnsi" w:hAnsiTheme="minorHAnsi" w:cstheme="minorHAnsi"/>
                <w:color w:val="000000"/>
                <w:szCs w:val="16"/>
              </w:rPr>
            </w:pPr>
            <w:del w:id="2534"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(500)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4C3847AF" w14:textId="1B83A56B" w:rsidR="00E957B4" w:rsidRPr="00FD0F56" w:rsidDel="00FA0ABF" w:rsidRDefault="00E957B4" w:rsidP="00E957B4">
            <w:pPr>
              <w:rPr>
                <w:del w:id="2535" w:author="Rakesh Singhi" w:date="2015-02-07T10:54:00Z"/>
                <w:rFonts w:asciiTheme="minorHAnsi" w:hAnsiTheme="minorHAnsi" w:cstheme="minorHAnsi"/>
                <w:color w:val="000000"/>
                <w:szCs w:val="16"/>
              </w:rPr>
            </w:pPr>
            <w:del w:id="2536" w:author="Rakesh Singhi" w:date="2015-02-07T10:54:00Z">
              <w:r w:rsidRPr="00FD0F56" w:rsidDel="00FA0ABF">
                <w:rPr>
                  <w:rFonts w:asciiTheme="minorHAnsi" w:hAnsiTheme="minorHAnsi" w:cstheme="minorHAnsi"/>
                  <w:color w:val="000000"/>
                  <w:szCs w:val="16"/>
                </w:rPr>
                <w:delText>Currency code at order line item level.</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2622DD24" w14:textId="246DCD58" w:rsidR="00E957B4" w:rsidRPr="00FD0F56" w:rsidDel="00FA0ABF" w:rsidRDefault="00E957B4" w:rsidP="00E957B4">
            <w:pPr>
              <w:rPr>
                <w:del w:id="2537" w:author="Rakesh Singhi" w:date="2015-02-07T10:54:00Z"/>
                <w:rFonts w:asciiTheme="minorHAnsi" w:hAnsiTheme="minorHAnsi" w:cstheme="minorHAnsi"/>
                <w:color w:val="000000"/>
                <w:szCs w:val="16"/>
              </w:rPr>
            </w:pPr>
            <w:del w:id="2538"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7064A668" w14:textId="15CD0471" w:rsidTr="00E957B4">
        <w:trPr>
          <w:del w:id="2539"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35D267F6" w14:textId="6AC5FC10" w:rsidR="00E957B4" w:rsidRPr="00FD0F56" w:rsidDel="00FA0ABF" w:rsidRDefault="00E957B4" w:rsidP="00E957B4">
            <w:pPr>
              <w:rPr>
                <w:del w:id="2540" w:author="Rakesh Singhi" w:date="2015-02-07T10:54:00Z"/>
                <w:rFonts w:asciiTheme="minorHAnsi" w:hAnsiTheme="minorHAnsi" w:cstheme="minorHAnsi"/>
                <w:color w:val="000000"/>
                <w:szCs w:val="16"/>
              </w:rPr>
            </w:pPr>
            <w:del w:id="2541" w:author="Rakesh Singhi" w:date="2015-02-07T10:54:00Z">
              <w:r w:rsidRPr="00FD0F56" w:rsidDel="00FA0ABF">
                <w:rPr>
                  <w:rFonts w:asciiTheme="minorHAnsi" w:hAnsiTheme="minorHAnsi" w:cstheme="minorHAnsi"/>
                  <w:color w:val="000000"/>
                  <w:szCs w:val="16"/>
                </w:rPr>
                <w:delText>Return Flag/Order type 2</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63EB1039" w14:textId="4863ECEB" w:rsidR="00E957B4" w:rsidRPr="00FD0F56" w:rsidDel="00FA0ABF" w:rsidRDefault="00E957B4" w:rsidP="00E957B4">
            <w:pPr>
              <w:rPr>
                <w:del w:id="2542" w:author="Rakesh Singhi" w:date="2015-02-07T10:54:00Z"/>
                <w:rFonts w:asciiTheme="minorHAnsi" w:hAnsiTheme="minorHAnsi" w:cstheme="minorHAnsi"/>
                <w:color w:val="000000"/>
                <w:szCs w:val="16"/>
              </w:rPr>
            </w:pPr>
            <w:del w:id="2543" w:author="Rakesh Singhi" w:date="2015-02-07T10:54:00Z">
              <w:r w:rsidRPr="00FD0F56" w:rsidDel="00FA0ABF">
                <w:rPr>
                  <w:rFonts w:asciiTheme="minorHAnsi" w:hAnsiTheme="minorHAnsi" w:cstheme="minorHAnsi"/>
                  <w:color w:val="000000"/>
                  <w:szCs w:val="16"/>
                </w:rPr>
                <w:delText>ReturnFlag</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4BDA3BF7" w14:textId="50454552" w:rsidR="00E957B4" w:rsidRPr="00FD0F56" w:rsidDel="00FA0ABF" w:rsidRDefault="00446233" w:rsidP="00E957B4">
            <w:pPr>
              <w:rPr>
                <w:del w:id="2544" w:author="Rakesh Singhi" w:date="2015-02-07T10:54:00Z"/>
                <w:rFonts w:asciiTheme="minorHAnsi" w:hAnsiTheme="minorHAnsi" w:cstheme="minorHAnsi"/>
                <w:color w:val="000000"/>
                <w:szCs w:val="16"/>
              </w:rPr>
            </w:pPr>
            <w:del w:id="2545"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(10)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0E3B43BB" w14:textId="0C8131C9" w:rsidR="00E957B4" w:rsidRPr="00FD0F56" w:rsidDel="00FA0ABF" w:rsidRDefault="00E957B4" w:rsidP="00E957B4">
            <w:pPr>
              <w:rPr>
                <w:del w:id="2546" w:author="Rakesh Singhi" w:date="2015-02-07T10:54:00Z"/>
                <w:rFonts w:asciiTheme="minorHAnsi" w:hAnsiTheme="minorHAnsi" w:cstheme="minorHAnsi"/>
                <w:color w:val="000000"/>
                <w:szCs w:val="16"/>
              </w:rPr>
            </w:pPr>
            <w:del w:id="2547" w:author="Rakesh Singhi" w:date="2015-02-07T10:54:00Z">
              <w:r w:rsidRPr="00FD0F56" w:rsidDel="00FA0ABF">
                <w:rPr>
                  <w:rFonts w:asciiTheme="minorHAnsi" w:hAnsiTheme="minorHAnsi" w:cstheme="minorHAnsi"/>
                  <w:color w:val="000000"/>
                  <w:szCs w:val="16"/>
                </w:rPr>
                <w:delText>This is required to identify returned part to Xerox</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12A21DF9" w14:textId="535F9B13" w:rsidR="00E957B4" w:rsidRPr="00FD0F56" w:rsidDel="00FA0ABF" w:rsidRDefault="00E957B4" w:rsidP="00E957B4">
            <w:pPr>
              <w:rPr>
                <w:del w:id="2548" w:author="Rakesh Singhi" w:date="2015-02-07T10:54:00Z"/>
                <w:rFonts w:asciiTheme="minorHAnsi" w:hAnsiTheme="minorHAnsi" w:cstheme="minorHAnsi"/>
                <w:color w:val="000000"/>
                <w:szCs w:val="16"/>
              </w:rPr>
            </w:pPr>
            <w:del w:id="2549" w:author="Rakesh Singhi" w:date="2015-02-07T10:54:00Z">
              <w:r w:rsidRPr="00FD0F56" w:rsidDel="00FA0ABF">
                <w:rPr>
                  <w:rFonts w:asciiTheme="minorHAnsi" w:hAnsiTheme="minorHAnsi" w:cstheme="minorHAnsi"/>
                  <w:color w:val="000000"/>
                  <w:szCs w:val="16"/>
                </w:rPr>
                <w:delText>No</w:delText>
              </w:r>
            </w:del>
          </w:p>
        </w:tc>
      </w:tr>
      <w:tr w:rsidR="00E957B4" w:rsidRPr="00D30FA1" w:rsidDel="00FA0ABF" w14:paraId="0922DED8" w14:textId="49201C98" w:rsidTr="00E957B4">
        <w:trPr>
          <w:del w:id="2550"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6050D286" w14:textId="75302309" w:rsidR="00E957B4" w:rsidRPr="00FD0F56" w:rsidDel="00FA0ABF" w:rsidRDefault="00E957B4" w:rsidP="00E957B4">
            <w:pPr>
              <w:rPr>
                <w:del w:id="2551" w:author="Rakesh Singhi" w:date="2015-02-07T10:54:00Z"/>
                <w:rFonts w:asciiTheme="minorHAnsi" w:hAnsiTheme="minorHAnsi" w:cstheme="minorHAnsi"/>
                <w:color w:val="000000"/>
                <w:szCs w:val="16"/>
              </w:rPr>
            </w:pPr>
            <w:del w:id="2552" w:author="Rakesh Singhi" w:date="2015-02-07T10:54:00Z">
              <w:r w:rsidRPr="00FD0F56" w:rsidDel="00FA0ABF">
                <w:rPr>
                  <w:rFonts w:asciiTheme="minorHAnsi" w:hAnsiTheme="minorHAnsi" w:cstheme="minorHAnsi"/>
                  <w:color w:val="000000"/>
                  <w:szCs w:val="16"/>
                </w:rPr>
                <w:delText>Invoice number</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17A94A81" w14:textId="52BD151E" w:rsidR="00E957B4" w:rsidRPr="00FD0F56" w:rsidDel="00FA0ABF" w:rsidRDefault="00E957B4" w:rsidP="00E957B4">
            <w:pPr>
              <w:rPr>
                <w:del w:id="2553" w:author="Rakesh Singhi" w:date="2015-02-07T10:54:00Z"/>
                <w:rFonts w:asciiTheme="minorHAnsi" w:hAnsiTheme="minorHAnsi" w:cstheme="minorHAnsi"/>
                <w:color w:val="000000"/>
                <w:szCs w:val="16"/>
              </w:rPr>
            </w:pPr>
            <w:del w:id="2554" w:author="Rakesh Singhi" w:date="2015-02-07T10:54:00Z">
              <w:r w:rsidRPr="00FD0F56" w:rsidDel="00FA0ABF">
                <w:rPr>
                  <w:rFonts w:asciiTheme="minorHAnsi" w:hAnsiTheme="minorHAnsi" w:cstheme="minorHAnsi"/>
                  <w:color w:val="000000"/>
                  <w:szCs w:val="16"/>
                </w:rPr>
                <w:delText>InvoiceNumber</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549BF8F3" w14:textId="3DC755F8" w:rsidR="00E957B4" w:rsidRPr="00FD0F56" w:rsidDel="00FA0ABF" w:rsidRDefault="00446233" w:rsidP="00E957B4">
            <w:pPr>
              <w:rPr>
                <w:del w:id="2555" w:author="Rakesh Singhi" w:date="2015-02-07T10:54:00Z"/>
                <w:rFonts w:asciiTheme="minorHAnsi" w:hAnsiTheme="minorHAnsi" w:cstheme="minorHAnsi"/>
                <w:color w:val="000000"/>
                <w:szCs w:val="16"/>
              </w:rPr>
            </w:pPr>
            <w:del w:id="2556"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(500)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7EAA640E" w14:textId="2339EC6D" w:rsidR="00E957B4" w:rsidRPr="00FD0F56" w:rsidDel="00FA0ABF" w:rsidRDefault="00E957B4" w:rsidP="00E957B4">
            <w:pPr>
              <w:rPr>
                <w:del w:id="2557" w:author="Rakesh Singhi" w:date="2015-02-07T10:54:00Z"/>
                <w:rFonts w:asciiTheme="minorHAnsi" w:hAnsiTheme="minorHAnsi" w:cstheme="minorHAnsi"/>
                <w:color w:val="000000"/>
                <w:szCs w:val="16"/>
              </w:rPr>
            </w:pPr>
            <w:del w:id="2558" w:author="Rakesh Singhi" w:date="2015-02-07T10:54:00Z">
              <w:r w:rsidRPr="00FD0F56" w:rsidDel="00FA0ABF">
                <w:rPr>
                  <w:rFonts w:asciiTheme="minorHAnsi" w:hAnsiTheme="minorHAnsi" w:cstheme="minorHAnsi"/>
                  <w:color w:val="000000"/>
                  <w:szCs w:val="16"/>
                </w:rPr>
                <w:delText>Invoice created in DMO ISC</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69CD6EDC" w14:textId="002FE991" w:rsidR="00E957B4" w:rsidRPr="00FD0F56" w:rsidDel="00FA0ABF" w:rsidRDefault="00E957B4" w:rsidP="00E957B4">
            <w:pPr>
              <w:rPr>
                <w:del w:id="2559" w:author="Rakesh Singhi" w:date="2015-02-07T10:54:00Z"/>
                <w:rFonts w:asciiTheme="minorHAnsi" w:hAnsiTheme="minorHAnsi" w:cstheme="minorHAnsi"/>
                <w:color w:val="000000"/>
                <w:szCs w:val="16"/>
              </w:rPr>
            </w:pPr>
            <w:del w:id="2560" w:author="Rakesh Singhi" w:date="2015-02-07T10:54:00Z">
              <w:r w:rsidRPr="00FD0F56" w:rsidDel="00FA0ABF">
                <w:rPr>
                  <w:rFonts w:asciiTheme="minorHAnsi" w:hAnsiTheme="minorHAnsi" w:cstheme="minorHAnsi"/>
                  <w:color w:val="000000"/>
                  <w:szCs w:val="16"/>
                </w:rPr>
                <w:delText>No</w:delText>
              </w:r>
            </w:del>
          </w:p>
        </w:tc>
      </w:tr>
      <w:tr w:rsidR="00E957B4" w:rsidRPr="00D30FA1" w:rsidDel="00FA0ABF" w14:paraId="13D009BC" w14:textId="5704EA52" w:rsidTr="00E957B4">
        <w:trPr>
          <w:del w:id="2561"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19CBADAF" w14:textId="6FF5C08B" w:rsidR="00E957B4" w:rsidRPr="00FD0F56" w:rsidDel="00FA0ABF" w:rsidRDefault="00E957B4" w:rsidP="00E957B4">
            <w:pPr>
              <w:rPr>
                <w:del w:id="2562" w:author="Rakesh Singhi" w:date="2015-02-07T10:54:00Z"/>
                <w:rFonts w:asciiTheme="minorHAnsi" w:hAnsiTheme="minorHAnsi" w:cstheme="minorHAnsi"/>
                <w:color w:val="000000"/>
                <w:szCs w:val="16"/>
              </w:rPr>
            </w:pPr>
            <w:del w:id="2563" w:author="Rakesh Singhi" w:date="2015-02-07T10:54:00Z">
              <w:r w:rsidRPr="00FD0F56" w:rsidDel="00FA0ABF">
                <w:rPr>
                  <w:rFonts w:asciiTheme="minorHAnsi" w:hAnsiTheme="minorHAnsi" w:cstheme="minorHAnsi"/>
                  <w:color w:val="000000"/>
                  <w:szCs w:val="16"/>
                </w:rPr>
                <w:delText>Invoice Date</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35D2C24E" w14:textId="41E88E1B" w:rsidR="00E957B4" w:rsidRPr="00FD0F56" w:rsidDel="00FA0ABF" w:rsidRDefault="00E957B4" w:rsidP="00E957B4">
            <w:pPr>
              <w:rPr>
                <w:del w:id="2564" w:author="Rakesh Singhi" w:date="2015-02-07T10:54:00Z"/>
                <w:rFonts w:asciiTheme="minorHAnsi" w:hAnsiTheme="minorHAnsi" w:cstheme="minorHAnsi"/>
                <w:color w:val="000000"/>
                <w:szCs w:val="16"/>
              </w:rPr>
            </w:pPr>
            <w:del w:id="2565" w:author="Rakesh Singhi" w:date="2015-02-07T10:54:00Z">
              <w:r w:rsidRPr="00FD0F56" w:rsidDel="00FA0ABF">
                <w:rPr>
                  <w:rFonts w:asciiTheme="minorHAnsi" w:hAnsiTheme="minorHAnsi" w:cstheme="minorHAnsi"/>
                  <w:color w:val="000000"/>
                  <w:szCs w:val="16"/>
                </w:rPr>
                <w:delText>InvoiceDate</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7174F8DC" w14:textId="11A07428" w:rsidR="00E957B4" w:rsidRPr="00FD0F56" w:rsidDel="00FA0ABF" w:rsidRDefault="00E957B4" w:rsidP="00E957B4">
            <w:pPr>
              <w:rPr>
                <w:del w:id="2566" w:author="Rakesh Singhi" w:date="2015-02-07T10:54:00Z"/>
                <w:rFonts w:asciiTheme="minorHAnsi" w:hAnsiTheme="minorHAnsi" w:cstheme="minorHAnsi"/>
                <w:color w:val="000000"/>
                <w:szCs w:val="16"/>
              </w:rPr>
            </w:pPr>
            <w:del w:id="2567" w:author="Rakesh Singhi" w:date="2015-02-07T10:54:00Z">
              <w:r w:rsidRPr="00FD0F56" w:rsidDel="00FA0ABF">
                <w:rPr>
                  <w:rFonts w:asciiTheme="minorHAnsi" w:hAnsiTheme="minorHAnsi" w:cstheme="minorHAnsi"/>
                  <w:color w:val="000000"/>
                  <w:szCs w:val="16"/>
                </w:rPr>
                <w:delText>Date</w:delText>
              </w:r>
              <w:r w:rsidRPr="00FD0F56" w:rsidDel="00FA0ABF">
                <w:rPr>
                  <w:rFonts w:asciiTheme="minorHAnsi" w:hAnsiTheme="minorHAnsi" w:cstheme="minorHAnsi"/>
                  <w:color w:val="000000"/>
                  <w:szCs w:val="16"/>
                </w:rPr>
                <w:br/>
                <w:delText>(DD/MM/YYYY)</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2F7BF78D" w14:textId="1377D326" w:rsidR="00E957B4" w:rsidRPr="00FD0F56" w:rsidDel="00FA0ABF" w:rsidRDefault="00E957B4" w:rsidP="00E957B4">
            <w:pPr>
              <w:rPr>
                <w:del w:id="2568" w:author="Rakesh Singhi" w:date="2015-02-07T10:54:00Z"/>
                <w:rFonts w:asciiTheme="minorHAnsi" w:hAnsiTheme="minorHAnsi" w:cstheme="minorHAnsi"/>
                <w:color w:val="000000"/>
                <w:szCs w:val="16"/>
              </w:rPr>
            </w:pPr>
            <w:del w:id="2569" w:author="Rakesh Singhi" w:date="2015-02-07T10:54:00Z">
              <w:r w:rsidRPr="00FD0F56" w:rsidDel="00FA0ABF">
                <w:rPr>
                  <w:rFonts w:asciiTheme="minorHAnsi" w:hAnsiTheme="minorHAnsi" w:cstheme="minorHAnsi"/>
                  <w:color w:val="000000"/>
                  <w:szCs w:val="16"/>
                </w:rPr>
                <w:delText>Invoice date</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41D497CA" w14:textId="76EC0190" w:rsidR="00E957B4" w:rsidRPr="00FD0F56" w:rsidDel="00FA0ABF" w:rsidRDefault="00E957B4" w:rsidP="00E957B4">
            <w:pPr>
              <w:rPr>
                <w:del w:id="2570" w:author="Rakesh Singhi" w:date="2015-02-07T10:54:00Z"/>
                <w:rFonts w:asciiTheme="minorHAnsi" w:hAnsiTheme="minorHAnsi" w:cstheme="minorHAnsi"/>
                <w:color w:val="000000"/>
                <w:szCs w:val="16"/>
              </w:rPr>
            </w:pPr>
            <w:del w:id="2571" w:author="Rakesh Singhi" w:date="2015-02-07T10:54:00Z">
              <w:r w:rsidRPr="00FD0F56" w:rsidDel="00FA0ABF">
                <w:rPr>
                  <w:rFonts w:asciiTheme="minorHAnsi" w:hAnsiTheme="minorHAnsi" w:cstheme="minorHAnsi"/>
                  <w:color w:val="000000"/>
                  <w:szCs w:val="16"/>
                </w:rPr>
                <w:delText>No</w:delText>
              </w:r>
            </w:del>
          </w:p>
        </w:tc>
      </w:tr>
      <w:tr w:rsidR="00E957B4" w:rsidRPr="00D30FA1" w:rsidDel="00FA0ABF" w14:paraId="07D527CA" w14:textId="4C556696" w:rsidTr="00E957B4">
        <w:trPr>
          <w:del w:id="2572"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2F12339C" w14:textId="729E331D" w:rsidR="00E957B4" w:rsidRPr="00FD0F56" w:rsidDel="00FA0ABF" w:rsidRDefault="00E957B4" w:rsidP="00E957B4">
            <w:pPr>
              <w:rPr>
                <w:del w:id="2573" w:author="Rakesh Singhi" w:date="2015-02-07T10:54:00Z"/>
                <w:rFonts w:asciiTheme="minorHAnsi" w:hAnsiTheme="minorHAnsi" w:cstheme="minorHAnsi"/>
                <w:color w:val="000000"/>
                <w:szCs w:val="16"/>
              </w:rPr>
            </w:pPr>
            <w:del w:id="2574" w:author="Rakesh Singhi" w:date="2015-02-07T10:54:00Z">
              <w:r w:rsidRPr="00FD0F56" w:rsidDel="00FA0ABF">
                <w:rPr>
                  <w:rFonts w:asciiTheme="minorHAnsi" w:hAnsiTheme="minorHAnsi" w:cstheme="minorHAnsi"/>
                  <w:color w:val="000000"/>
                  <w:szCs w:val="16"/>
                </w:rPr>
                <w:delText>Part number</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6852B7FE" w14:textId="3A1BCBE2" w:rsidR="00E957B4" w:rsidRPr="00FD0F56" w:rsidDel="00FA0ABF" w:rsidRDefault="00E957B4" w:rsidP="00E957B4">
            <w:pPr>
              <w:rPr>
                <w:del w:id="2575" w:author="Rakesh Singhi" w:date="2015-02-07T10:54:00Z"/>
                <w:rFonts w:asciiTheme="minorHAnsi" w:hAnsiTheme="minorHAnsi" w:cstheme="minorHAnsi"/>
                <w:color w:val="000000"/>
                <w:szCs w:val="16"/>
              </w:rPr>
            </w:pPr>
            <w:del w:id="2576" w:author="Rakesh Singhi" w:date="2015-02-07T10:54:00Z">
              <w:r w:rsidRPr="00FD0F56" w:rsidDel="00FA0ABF">
                <w:rPr>
                  <w:rFonts w:asciiTheme="minorHAnsi" w:hAnsiTheme="minorHAnsi" w:cstheme="minorHAnsi"/>
                  <w:color w:val="000000"/>
                  <w:szCs w:val="16"/>
                </w:rPr>
                <w:delText>ProductPartNumber</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486980B0" w14:textId="020AE3FD" w:rsidR="00E957B4" w:rsidRPr="00FD0F56" w:rsidDel="00FA0ABF" w:rsidRDefault="00446233" w:rsidP="00E957B4">
            <w:pPr>
              <w:rPr>
                <w:del w:id="2577" w:author="Rakesh Singhi" w:date="2015-02-07T10:54:00Z"/>
                <w:rFonts w:asciiTheme="minorHAnsi" w:hAnsiTheme="minorHAnsi" w:cstheme="minorHAnsi"/>
                <w:color w:val="000000"/>
                <w:szCs w:val="16"/>
              </w:rPr>
            </w:pPr>
            <w:del w:id="2578" w:author="Rakesh Singhi" w:date="2015-02-07T10:54:00Z">
              <w:r w:rsidDel="00FA0ABF">
                <w:rPr>
                  <w:rFonts w:asciiTheme="minorHAnsi" w:hAnsiTheme="minorHAnsi" w:cstheme="minorHAnsi"/>
                  <w:color w:val="000000"/>
                  <w:szCs w:val="16"/>
                </w:rPr>
                <w:delText>nVARCHAR2</w:delText>
              </w:r>
              <w:r w:rsidR="00E957B4" w:rsidRPr="00FD0F56" w:rsidDel="00FA0ABF">
                <w:rPr>
                  <w:rFonts w:asciiTheme="minorHAnsi" w:hAnsiTheme="minorHAnsi" w:cstheme="minorHAnsi"/>
                  <w:color w:val="000000"/>
                  <w:szCs w:val="16"/>
                </w:rPr>
                <w:delText>(500)</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127AAB9E" w14:textId="76D91056" w:rsidR="00E957B4" w:rsidRPr="00FD0F56" w:rsidDel="00FA0ABF" w:rsidRDefault="00E957B4" w:rsidP="00E957B4">
            <w:pPr>
              <w:rPr>
                <w:del w:id="2579" w:author="Rakesh Singhi" w:date="2015-02-07T10:54:00Z"/>
                <w:rFonts w:asciiTheme="minorHAnsi" w:hAnsiTheme="minorHAnsi" w:cstheme="minorHAnsi"/>
                <w:color w:val="000000"/>
                <w:szCs w:val="16"/>
              </w:rPr>
            </w:pPr>
            <w:del w:id="2580" w:author="Rakesh Singhi" w:date="2015-02-07T10:54:00Z">
              <w:r w:rsidRPr="00FD0F56" w:rsidDel="00FA0ABF">
                <w:rPr>
                  <w:rFonts w:asciiTheme="minorHAnsi" w:hAnsiTheme="minorHAnsi" w:cstheme="minorHAnsi"/>
                  <w:color w:val="000000"/>
                  <w:szCs w:val="16"/>
                </w:rPr>
                <w:delText>A Unique identifier of product</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07169169" w14:textId="0054B2A0" w:rsidR="00E957B4" w:rsidRPr="00FD0F56" w:rsidDel="00FA0ABF" w:rsidRDefault="00E957B4" w:rsidP="00E957B4">
            <w:pPr>
              <w:rPr>
                <w:del w:id="2581" w:author="Rakesh Singhi" w:date="2015-02-07T10:54:00Z"/>
                <w:rFonts w:asciiTheme="minorHAnsi" w:hAnsiTheme="minorHAnsi" w:cstheme="minorHAnsi"/>
                <w:color w:val="000000"/>
                <w:szCs w:val="16"/>
              </w:rPr>
            </w:pPr>
            <w:del w:id="2582"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3ADC24A0" w14:textId="11A06F77" w:rsidTr="00E957B4">
        <w:trPr>
          <w:del w:id="2583"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17641E2B" w14:textId="034D66C2" w:rsidR="00E957B4" w:rsidRPr="00FD0F56" w:rsidDel="00FA0ABF" w:rsidRDefault="00E957B4" w:rsidP="00E957B4">
            <w:pPr>
              <w:rPr>
                <w:del w:id="2584" w:author="Rakesh Singhi" w:date="2015-02-07T10:54:00Z"/>
                <w:rFonts w:asciiTheme="minorHAnsi" w:hAnsiTheme="minorHAnsi" w:cstheme="minorHAnsi"/>
                <w:color w:val="000000"/>
                <w:szCs w:val="16"/>
              </w:rPr>
            </w:pPr>
            <w:del w:id="2585" w:author="Rakesh Singhi" w:date="2015-02-07T10:54:00Z">
              <w:r w:rsidRPr="00FD0F56" w:rsidDel="00FA0ABF">
                <w:rPr>
                  <w:rFonts w:asciiTheme="minorHAnsi" w:hAnsiTheme="minorHAnsi" w:cstheme="minorHAnsi"/>
                  <w:color w:val="000000"/>
                  <w:szCs w:val="16"/>
                </w:rPr>
                <w:delText>Quantity</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76E60A6B" w14:textId="4B6BCF4E" w:rsidR="00E957B4" w:rsidRPr="00FD0F56" w:rsidDel="00FA0ABF" w:rsidRDefault="00E957B4" w:rsidP="00E957B4">
            <w:pPr>
              <w:rPr>
                <w:del w:id="2586" w:author="Rakesh Singhi" w:date="2015-02-07T10:54:00Z"/>
                <w:rFonts w:asciiTheme="minorHAnsi" w:hAnsiTheme="minorHAnsi" w:cstheme="minorHAnsi"/>
                <w:color w:val="000000"/>
                <w:szCs w:val="16"/>
              </w:rPr>
            </w:pPr>
            <w:del w:id="2587" w:author="Rakesh Singhi" w:date="2015-02-07T10:54:00Z">
              <w:r w:rsidRPr="00FD0F56" w:rsidDel="00FA0ABF">
                <w:rPr>
                  <w:rFonts w:asciiTheme="minorHAnsi" w:hAnsiTheme="minorHAnsi" w:cstheme="minorHAnsi"/>
                  <w:color w:val="000000"/>
                  <w:szCs w:val="16"/>
                </w:rPr>
                <w:delText>Quantity</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722AB0EA" w14:textId="01FCD156" w:rsidR="00E957B4" w:rsidRPr="00FD0F56" w:rsidDel="00FA0ABF" w:rsidRDefault="00E957B4" w:rsidP="00E957B4">
            <w:pPr>
              <w:rPr>
                <w:del w:id="2588" w:author="Rakesh Singhi" w:date="2015-02-07T10:54:00Z"/>
                <w:rFonts w:asciiTheme="minorHAnsi" w:hAnsiTheme="minorHAnsi" w:cstheme="minorHAnsi"/>
                <w:color w:val="000000"/>
                <w:szCs w:val="16"/>
              </w:rPr>
            </w:pPr>
            <w:del w:id="2589" w:author="Rakesh Singhi" w:date="2015-02-07T10:54:00Z">
              <w:r w:rsidRPr="00FD0F56" w:rsidDel="00FA0ABF">
                <w:rPr>
                  <w:rFonts w:asciiTheme="minorHAnsi" w:hAnsiTheme="minorHAnsi" w:cstheme="minorHAnsi"/>
                  <w:color w:val="000000"/>
                  <w:szCs w:val="16"/>
                </w:rPr>
                <w:delText>Number (No decimal)</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6AD1FF8F" w14:textId="5AF78D3C" w:rsidR="00E957B4" w:rsidRPr="00FD0F56" w:rsidDel="00FA0ABF" w:rsidRDefault="00E957B4" w:rsidP="00E957B4">
            <w:pPr>
              <w:rPr>
                <w:del w:id="2590" w:author="Rakesh Singhi" w:date="2015-02-07T10:54:00Z"/>
                <w:rFonts w:asciiTheme="minorHAnsi" w:hAnsiTheme="minorHAnsi" w:cstheme="minorHAnsi"/>
                <w:color w:val="000000"/>
                <w:szCs w:val="16"/>
              </w:rPr>
            </w:pPr>
            <w:del w:id="2591" w:author="Rakesh Singhi" w:date="2015-02-07T10:54:00Z">
              <w:r w:rsidRPr="00FD0F56" w:rsidDel="00FA0ABF">
                <w:rPr>
                  <w:rFonts w:asciiTheme="minorHAnsi" w:hAnsiTheme="minorHAnsi" w:cstheme="minorHAnsi"/>
                  <w:color w:val="000000"/>
                  <w:szCs w:val="16"/>
                </w:rPr>
                <w:delText>Count of Part items ordered</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15460936" w14:textId="65F20B17" w:rsidR="00E957B4" w:rsidRPr="00FD0F56" w:rsidDel="00FA0ABF" w:rsidRDefault="00E957B4" w:rsidP="00E957B4">
            <w:pPr>
              <w:rPr>
                <w:del w:id="2592" w:author="Rakesh Singhi" w:date="2015-02-07T10:54:00Z"/>
                <w:rFonts w:asciiTheme="minorHAnsi" w:hAnsiTheme="minorHAnsi" w:cstheme="minorHAnsi"/>
                <w:color w:val="000000"/>
                <w:szCs w:val="16"/>
              </w:rPr>
            </w:pPr>
            <w:del w:id="2593"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7111C4E8" w14:textId="36341F2E" w:rsidTr="00E957B4">
        <w:trPr>
          <w:del w:id="2594"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2A75D6F5" w14:textId="52E0D03E" w:rsidR="00E957B4" w:rsidRPr="00FD0F56" w:rsidDel="00FA0ABF" w:rsidRDefault="00E957B4" w:rsidP="00E957B4">
            <w:pPr>
              <w:rPr>
                <w:del w:id="2595" w:author="Rakesh Singhi" w:date="2015-02-07T10:54:00Z"/>
                <w:rFonts w:asciiTheme="minorHAnsi" w:hAnsiTheme="minorHAnsi" w:cstheme="minorHAnsi"/>
                <w:color w:val="000000"/>
                <w:szCs w:val="16"/>
              </w:rPr>
            </w:pPr>
            <w:del w:id="2596" w:author="Rakesh Singhi" w:date="2015-02-07T10:54:00Z">
              <w:r w:rsidRPr="00FD0F56" w:rsidDel="00FA0ABF">
                <w:rPr>
                  <w:rFonts w:asciiTheme="minorHAnsi" w:hAnsiTheme="minorHAnsi" w:cstheme="minorHAnsi"/>
                  <w:color w:val="000000"/>
                  <w:szCs w:val="16"/>
                </w:rPr>
                <w:delText>Sale Price</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05C43DC3" w14:textId="15A1B437" w:rsidR="00E957B4" w:rsidRPr="00FD0F56" w:rsidDel="00FA0ABF" w:rsidRDefault="00E957B4" w:rsidP="00E957B4">
            <w:pPr>
              <w:rPr>
                <w:del w:id="2597" w:author="Rakesh Singhi" w:date="2015-02-07T10:54:00Z"/>
                <w:rFonts w:asciiTheme="minorHAnsi" w:hAnsiTheme="minorHAnsi" w:cstheme="minorHAnsi"/>
                <w:color w:val="000000"/>
                <w:szCs w:val="16"/>
              </w:rPr>
            </w:pPr>
            <w:del w:id="2598" w:author="Rakesh Singhi" w:date="2015-02-07T10:54:00Z">
              <w:r w:rsidRPr="00FD0F56" w:rsidDel="00FA0ABF">
                <w:rPr>
                  <w:rFonts w:asciiTheme="minorHAnsi" w:hAnsiTheme="minorHAnsi" w:cstheme="minorHAnsi"/>
                  <w:color w:val="000000"/>
                  <w:szCs w:val="16"/>
                </w:rPr>
                <w:delText>SalePrice</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548223A0" w14:textId="39C9FF1D" w:rsidR="00E957B4" w:rsidRPr="00FD0F56" w:rsidDel="00FA0ABF" w:rsidRDefault="00E957B4" w:rsidP="00E957B4">
            <w:pPr>
              <w:rPr>
                <w:del w:id="2599" w:author="Rakesh Singhi" w:date="2015-02-07T10:54:00Z"/>
                <w:rFonts w:asciiTheme="minorHAnsi" w:hAnsiTheme="minorHAnsi" w:cstheme="minorHAnsi"/>
                <w:color w:val="000000"/>
                <w:szCs w:val="16"/>
              </w:rPr>
            </w:pPr>
            <w:del w:id="2600" w:author="Rakesh Singhi" w:date="2015-02-07T10:54:00Z">
              <w:r w:rsidDel="00FA0ABF">
                <w:rPr>
                  <w:rFonts w:asciiTheme="minorHAnsi" w:hAnsiTheme="minorHAnsi" w:cstheme="minorHAnsi"/>
                  <w:color w:val="000000"/>
                  <w:szCs w:val="16"/>
                </w:rPr>
                <w:delText>Number (up to 6</w:delText>
              </w:r>
              <w:r w:rsidRPr="00FD0F56" w:rsidDel="00FA0ABF">
                <w:rPr>
                  <w:rFonts w:asciiTheme="minorHAnsi" w:hAnsiTheme="minorHAnsi" w:cstheme="minorHAnsi"/>
                  <w:color w:val="000000"/>
                  <w:szCs w:val="16"/>
                </w:rPr>
                <w:delText xml:space="preserve"> decimals)</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1F9D9D66" w14:textId="154CC917" w:rsidR="00E957B4" w:rsidRPr="00FD0F56" w:rsidDel="00FA0ABF" w:rsidRDefault="00E957B4" w:rsidP="00E957B4">
            <w:pPr>
              <w:rPr>
                <w:del w:id="2601" w:author="Rakesh Singhi" w:date="2015-02-07T10:54:00Z"/>
                <w:rFonts w:asciiTheme="minorHAnsi" w:hAnsiTheme="minorHAnsi" w:cstheme="minorHAnsi"/>
                <w:color w:val="000000"/>
                <w:szCs w:val="16"/>
              </w:rPr>
            </w:pPr>
            <w:del w:id="2602" w:author="Rakesh Singhi" w:date="2015-02-07T10:54:00Z">
              <w:r w:rsidRPr="00FD0F56" w:rsidDel="00FA0ABF">
                <w:rPr>
                  <w:rFonts w:asciiTheme="minorHAnsi" w:hAnsiTheme="minorHAnsi" w:cstheme="minorHAnsi"/>
                  <w:color w:val="000000"/>
                  <w:szCs w:val="16"/>
                </w:rPr>
                <w:delText>Sale Price of Part Item</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7CAC1796" w14:textId="3DCB2AC2" w:rsidR="00E957B4" w:rsidRPr="00FD0F56" w:rsidDel="00FA0ABF" w:rsidRDefault="00E957B4" w:rsidP="00E957B4">
            <w:pPr>
              <w:rPr>
                <w:del w:id="2603" w:author="Rakesh Singhi" w:date="2015-02-07T10:54:00Z"/>
                <w:rFonts w:asciiTheme="minorHAnsi" w:hAnsiTheme="minorHAnsi" w:cstheme="minorHAnsi"/>
                <w:color w:val="000000"/>
                <w:szCs w:val="16"/>
              </w:rPr>
            </w:pPr>
            <w:del w:id="2604" w:author="Rakesh Singhi" w:date="2015-02-07T10:54:00Z">
              <w:r w:rsidRPr="00FD0F56" w:rsidDel="00FA0ABF">
                <w:rPr>
                  <w:rFonts w:asciiTheme="minorHAnsi" w:hAnsiTheme="minorHAnsi" w:cstheme="minorHAnsi"/>
                  <w:color w:val="000000"/>
                  <w:szCs w:val="16"/>
                </w:rPr>
                <w:delText>Yes</w:delText>
              </w:r>
            </w:del>
          </w:p>
        </w:tc>
      </w:tr>
      <w:tr w:rsidR="00E957B4" w:rsidRPr="00D30FA1" w:rsidDel="00FA0ABF" w14:paraId="2E8D5E2E" w14:textId="18E4B232" w:rsidTr="00E957B4">
        <w:trPr>
          <w:del w:id="2605"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51BBFC61" w14:textId="089D053A" w:rsidR="00E957B4" w:rsidRPr="00FD0F56" w:rsidDel="00FA0ABF" w:rsidRDefault="00E957B4" w:rsidP="00E957B4">
            <w:pPr>
              <w:rPr>
                <w:del w:id="2606" w:author="Rakesh Singhi" w:date="2015-02-07T10:54:00Z"/>
                <w:rFonts w:asciiTheme="minorHAnsi" w:hAnsiTheme="minorHAnsi" w:cstheme="minorHAnsi"/>
                <w:color w:val="000000"/>
                <w:szCs w:val="16"/>
              </w:rPr>
            </w:pPr>
            <w:del w:id="2607" w:author="Rakesh Singhi" w:date="2015-02-07T10:54:00Z">
              <w:r w:rsidRPr="00FD0F56" w:rsidDel="00FA0ABF">
                <w:rPr>
                  <w:rFonts w:asciiTheme="minorHAnsi" w:hAnsiTheme="minorHAnsi" w:cstheme="minorHAnsi"/>
                  <w:color w:val="000000"/>
                  <w:szCs w:val="16"/>
                </w:rPr>
                <w:delText>Transfer Price</w:delText>
              </w:r>
            </w:del>
          </w:p>
        </w:tc>
        <w:tc>
          <w:tcPr>
            <w:tcW w:w="1890" w:type="dxa"/>
            <w:tcBorders>
              <w:top w:val="single" w:sz="4" w:space="0" w:color="auto"/>
              <w:left w:val="single" w:sz="4" w:space="0" w:color="auto"/>
              <w:bottom w:val="single" w:sz="4" w:space="0" w:color="auto"/>
              <w:right w:val="single" w:sz="4" w:space="0" w:color="auto"/>
            </w:tcBorders>
            <w:vAlign w:val="center"/>
          </w:tcPr>
          <w:p w14:paraId="33CDF812" w14:textId="07ED223A" w:rsidR="00E957B4" w:rsidRPr="00FD0F56" w:rsidDel="00FA0ABF" w:rsidRDefault="00E957B4" w:rsidP="00E957B4">
            <w:pPr>
              <w:rPr>
                <w:del w:id="2608" w:author="Rakesh Singhi" w:date="2015-02-07T10:54:00Z"/>
                <w:rFonts w:asciiTheme="minorHAnsi" w:hAnsiTheme="minorHAnsi" w:cstheme="minorHAnsi"/>
                <w:color w:val="000000"/>
                <w:szCs w:val="16"/>
              </w:rPr>
            </w:pPr>
            <w:del w:id="2609" w:author="Rakesh Singhi" w:date="2015-02-07T10:54:00Z">
              <w:r w:rsidRPr="00FD0F56" w:rsidDel="00FA0ABF">
                <w:rPr>
                  <w:rFonts w:asciiTheme="minorHAnsi" w:hAnsiTheme="minorHAnsi" w:cstheme="minorHAnsi"/>
                  <w:color w:val="000000"/>
                  <w:szCs w:val="16"/>
                </w:rPr>
                <w:delText>TransferPrice</w:delText>
              </w:r>
            </w:del>
          </w:p>
        </w:tc>
        <w:tc>
          <w:tcPr>
            <w:tcW w:w="2340" w:type="dxa"/>
            <w:tcBorders>
              <w:top w:val="single" w:sz="4" w:space="0" w:color="auto"/>
              <w:left w:val="single" w:sz="4" w:space="0" w:color="auto"/>
              <w:bottom w:val="single" w:sz="4" w:space="0" w:color="auto"/>
              <w:right w:val="single" w:sz="4" w:space="0" w:color="auto"/>
            </w:tcBorders>
            <w:vAlign w:val="center"/>
          </w:tcPr>
          <w:p w14:paraId="7FB2946A" w14:textId="490B86E4" w:rsidR="00E957B4" w:rsidRPr="00FD0F56" w:rsidDel="00FA0ABF" w:rsidRDefault="00E957B4" w:rsidP="00E957B4">
            <w:pPr>
              <w:rPr>
                <w:del w:id="2610" w:author="Rakesh Singhi" w:date="2015-02-07T10:54:00Z"/>
                <w:rFonts w:asciiTheme="minorHAnsi" w:hAnsiTheme="minorHAnsi" w:cstheme="minorHAnsi"/>
                <w:color w:val="000000"/>
                <w:szCs w:val="16"/>
              </w:rPr>
            </w:pPr>
            <w:del w:id="2611" w:author="Rakesh Singhi" w:date="2015-02-07T10:54:00Z">
              <w:r w:rsidDel="00FA0ABF">
                <w:rPr>
                  <w:rFonts w:asciiTheme="minorHAnsi" w:hAnsiTheme="minorHAnsi" w:cstheme="minorHAnsi"/>
                  <w:color w:val="000000"/>
                  <w:szCs w:val="16"/>
                </w:rPr>
                <w:delText>Number (up to 6</w:delText>
              </w:r>
              <w:r w:rsidRPr="00FD0F56" w:rsidDel="00FA0ABF">
                <w:rPr>
                  <w:rFonts w:asciiTheme="minorHAnsi" w:hAnsiTheme="minorHAnsi" w:cstheme="minorHAnsi"/>
                  <w:color w:val="000000"/>
                  <w:szCs w:val="16"/>
                </w:rPr>
                <w:delText xml:space="preserve"> decimals)</w:delText>
              </w:r>
            </w:del>
          </w:p>
        </w:tc>
        <w:tc>
          <w:tcPr>
            <w:tcW w:w="2456" w:type="dxa"/>
            <w:tcBorders>
              <w:top w:val="single" w:sz="4" w:space="0" w:color="auto"/>
              <w:left w:val="single" w:sz="4" w:space="0" w:color="auto"/>
              <w:bottom w:val="single" w:sz="4" w:space="0" w:color="auto"/>
              <w:right w:val="single" w:sz="4" w:space="0" w:color="auto"/>
            </w:tcBorders>
            <w:vAlign w:val="center"/>
          </w:tcPr>
          <w:p w14:paraId="00F4AA76" w14:textId="4DA48695" w:rsidR="00E957B4" w:rsidRPr="00FD0F56" w:rsidDel="00FA0ABF" w:rsidRDefault="00E957B4" w:rsidP="00E957B4">
            <w:pPr>
              <w:rPr>
                <w:del w:id="2612" w:author="Rakesh Singhi" w:date="2015-02-07T10:54:00Z"/>
                <w:rFonts w:asciiTheme="minorHAnsi" w:hAnsiTheme="minorHAnsi" w:cstheme="minorHAnsi"/>
                <w:color w:val="000000"/>
                <w:szCs w:val="16"/>
              </w:rPr>
            </w:pPr>
            <w:del w:id="2613" w:author="Rakesh Singhi" w:date="2015-02-07T10:54:00Z">
              <w:r w:rsidDel="00FA0ABF">
                <w:rPr>
                  <w:rFonts w:asciiTheme="minorHAnsi" w:hAnsiTheme="minorHAnsi" w:cstheme="minorHAnsi"/>
                  <w:color w:val="000000"/>
                  <w:szCs w:val="16"/>
                </w:rPr>
                <w:delText xml:space="preserve">Price to Xerox. </w:delText>
              </w:r>
              <w:r w:rsidRPr="00FD0F56" w:rsidDel="00FA0ABF">
                <w:rPr>
                  <w:rFonts w:asciiTheme="minorHAnsi" w:hAnsiTheme="minorHAnsi" w:cstheme="minorHAnsi"/>
                  <w:color w:val="000000"/>
                  <w:szCs w:val="16"/>
                </w:rPr>
                <w:delText>MTP Price</w:delText>
              </w:r>
            </w:del>
          </w:p>
        </w:tc>
        <w:tc>
          <w:tcPr>
            <w:tcW w:w="1260" w:type="dxa"/>
            <w:tcBorders>
              <w:top w:val="single" w:sz="4" w:space="0" w:color="auto"/>
              <w:left w:val="single" w:sz="4" w:space="0" w:color="auto"/>
              <w:bottom w:val="single" w:sz="4" w:space="0" w:color="auto"/>
              <w:right w:val="single" w:sz="4" w:space="0" w:color="auto"/>
            </w:tcBorders>
            <w:vAlign w:val="center"/>
          </w:tcPr>
          <w:p w14:paraId="453C1F66" w14:textId="3BCBEA34" w:rsidR="00E957B4" w:rsidRPr="00FD0F56" w:rsidDel="00FA0ABF" w:rsidRDefault="00E957B4" w:rsidP="00E957B4">
            <w:pPr>
              <w:rPr>
                <w:del w:id="2614" w:author="Rakesh Singhi" w:date="2015-02-07T10:54:00Z"/>
                <w:rFonts w:asciiTheme="minorHAnsi" w:hAnsiTheme="minorHAnsi" w:cstheme="minorHAnsi"/>
                <w:color w:val="000000"/>
                <w:szCs w:val="16"/>
              </w:rPr>
            </w:pPr>
            <w:del w:id="2615" w:author="Rakesh Singhi" w:date="2015-02-07T10:54:00Z">
              <w:r w:rsidRPr="00FD0F56" w:rsidDel="00FA0ABF">
                <w:rPr>
                  <w:rFonts w:asciiTheme="minorHAnsi" w:hAnsiTheme="minorHAnsi" w:cstheme="minorHAnsi"/>
                  <w:color w:val="000000"/>
                  <w:szCs w:val="16"/>
                </w:rPr>
                <w:delText>No</w:delText>
              </w:r>
            </w:del>
          </w:p>
        </w:tc>
      </w:tr>
      <w:tr w:rsidR="00FA0ABF" w:rsidRPr="00D30FA1" w14:paraId="6A88E930" w14:textId="77777777" w:rsidTr="00FA0ABF">
        <w:trPr>
          <w:ins w:id="2616" w:author="Rakesh Singhi" w:date="2015-02-07T10:54:00Z"/>
        </w:trPr>
        <w:tc>
          <w:tcPr>
            <w:tcW w:w="2430" w:type="dxa"/>
            <w:tcBorders>
              <w:top w:val="single" w:sz="4" w:space="0" w:color="auto"/>
              <w:left w:val="single" w:sz="4" w:space="0" w:color="auto"/>
              <w:bottom w:val="single" w:sz="4" w:space="0" w:color="auto"/>
              <w:right w:val="single" w:sz="4" w:space="0" w:color="auto"/>
            </w:tcBorders>
            <w:shd w:val="clear" w:color="auto" w:fill="F4B8AE"/>
            <w:vAlign w:val="center"/>
          </w:tcPr>
          <w:p w14:paraId="0F7C671E" w14:textId="77777777" w:rsidR="00FA0ABF" w:rsidRPr="00132E88" w:rsidRDefault="00FA0ABF" w:rsidP="000E4BBD">
            <w:pPr>
              <w:rPr>
                <w:ins w:id="2617" w:author="Rakesh Singhi" w:date="2015-02-07T10:54:00Z"/>
                <w:rFonts w:asciiTheme="minorHAnsi" w:hAnsiTheme="minorHAnsi" w:cstheme="minorHAnsi"/>
                <w:color w:val="000000"/>
                <w:szCs w:val="16"/>
              </w:rPr>
            </w:pPr>
            <w:ins w:id="2618" w:author="Rakesh Singhi" w:date="2015-02-07T10:54:00Z">
              <w:r w:rsidRPr="00132E88">
                <w:rPr>
                  <w:rFonts w:asciiTheme="minorHAnsi" w:hAnsiTheme="minorHAnsi" w:cstheme="minorHAnsi"/>
                  <w:color w:val="000000"/>
                  <w:szCs w:val="16"/>
                </w:rPr>
                <w:t xml:space="preserve">Field </w:t>
              </w:r>
              <w:r>
                <w:rPr>
                  <w:rFonts w:asciiTheme="minorHAnsi" w:hAnsiTheme="minorHAnsi" w:cstheme="minorHAnsi"/>
                  <w:color w:val="000000"/>
                  <w:szCs w:val="16"/>
                </w:rPr>
                <w:t xml:space="preserve">Name </w:t>
              </w:r>
              <w:r w:rsidRPr="00132E88">
                <w:rPr>
                  <w:rFonts w:asciiTheme="minorHAnsi" w:hAnsiTheme="minorHAnsi" w:cstheme="minorHAnsi"/>
                  <w:color w:val="000000"/>
                  <w:szCs w:val="16"/>
                </w:rPr>
                <w:t>from Business</w:t>
              </w:r>
            </w:ins>
          </w:p>
        </w:tc>
        <w:tc>
          <w:tcPr>
            <w:tcW w:w="1890" w:type="dxa"/>
            <w:tcBorders>
              <w:top w:val="single" w:sz="4" w:space="0" w:color="auto"/>
              <w:left w:val="single" w:sz="4" w:space="0" w:color="auto"/>
              <w:bottom w:val="single" w:sz="4" w:space="0" w:color="auto"/>
              <w:right w:val="single" w:sz="4" w:space="0" w:color="auto"/>
            </w:tcBorders>
            <w:shd w:val="clear" w:color="auto" w:fill="F4B8AE"/>
            <w:vAlign w:val="center"/>
          </w:tcPr>
          <w:p w14:paraId="328CB354" w14:textId="77777777" w:rsidR="00FA0ABF" w:rsidRPr="00FA0ABF" w:rsidRDefault="00FA0ABF" w:rsidP="000E4BBD">
            <w:pPr>
              <w:rPr>
                <w:ins w:id="2619" w:author="Rakesh Singhi" w:date="2015-02-07T10:54:00Z"/>
                <w:rFonts w:asciiTheme="minorHAnsi" w:hAnsiTheme="minorHAnsi" w:cstheme="minorHAnsi"/>
                <w:color w:val="000000"/>
                <w:szCs w:val="16"/>
              </w:rPr>
            </w:pPr>
            <w:ins w:id="2620" w:author="Rakesh Singhi" w:date="2015-02-07T10:54:00Z">
              <w:r w:rsidRPr="00FA0ABF">
                <w:rPr>
                  <w:rFonts w:asciiTheme="minorHAnsi" w:hAnsiTheme="minorHAnsi" w:cstheme="minorHAnsi"/>
                  <w:color w:val="000000"/>
                  <w:szCs w:val="16"/>
                </w:rPr>
                <w:t>Field Name in File</w:t>
              </w:r>
            </w:ins>
          </w:p>
        </w:tc>
        <w:tc>
          <w:tcPr>
            <w:tcW w:w="2340" w:type="dxa"/>
            <w:tcBorders>
              <w:top w:val="single" w:sz="4" w:space="0" w:color="auto"/>
              <w:left w:val="single" w:sz="4" w:space="0" w:color="auto"/>
              <w:bottom w:val="single" w:sz="4" w:space="0" w:color="auto"/>
              <w:right w:val="single" w:sz="4" w:space="0" w:color="auto"/>
            </w:tcBorders>
            <w:shd w:val="clear" w:color="auto" w:fill="F4B8AE"/>
            <w:vAlign w:val="center"/>
          </w:tcPr>
          <w:p w14:paraId="5AC877A7" w14:textId="77777777" w:rsidR="00FA0ABF" w:rsidRPr="00FA0ABF" w:rsidRDefault="00FA0ABF" w:rsidP="000E4BBD">
            <w:pPr>
              <w:rPr>
                <w:ins w:id="2621" w:author="Rakesh Singhi" w:date="2015-02-07T10:54:00Z"/>
                <w:rFonts w:asciiTheme="minorHAnsi" w:hAnsiTheme="minorHAnsi" w:cstheme="minorHAnsi"/>
                <w:color w:val="000000"/>
                <w:szCs w:val="16"/>
              </w:rPr>
            </w:pPr>
            <w:ins w:id="2622" w:author="Rakesh Singhi" w:date="2015-02-07T10:54:00Z">
              <w:r w:rsidRPr="00FA0ABF">
                <w:rPr>
                  <w:rFonts w:asciiTheme="minorHAnsi" w:hAnsiTheme="minorHAnsi" w:cstheme="minorHAnsi"/>
                  <w:color w:val="000000"/>
                  <w:szCs w:val="16"/>
                </w:rPr>
                <w:t>Field Format</w:t>
              </w:r>
            </w:ins>
          </w:p>
        </w:tc>
        <w:tc>
          <w:tcPr>
            <w:tcW w:w="2456" w:type="dxa"/>
            <w:tcBorders>
              <w:top w:val="single" w:sz="4" w:space="0" w:color="auto"/>
              <w:left w:val="single" w:sz="4" w:space="0" w:color="auto"/>
              <w:bottom w:val="single" w:sz="4" w:space="0" w:color="auto"/>
              <w:right w:val="single" w:sz="4" w:space="0" w:color="auto"/>
            </w:tcBorders>
            <w:shd w:val="clear" w:color="auto" w:fill="F4B8AE"/>
            <w:vAlign w:val="center"/>
          </w:tcPr>
          <w:p w14:paraId="57A32F36" w14:textId="77777777" w:rsidR="00FA0ABF" w:rsidRPr="00FA0ABF" w:rsidRDefault="00FA0ABF" w:rsidP="000E4BBD">
            <w:pPr>
              <w:rPr>
                <w:ins w:id="2623" w:author="Rakesh Singhi" w:date="2015-02-07T10:54:00Z"/>
                <w:rFonts w:asciiTheme="minorHAnsi" w:hAnsiTheme="minorHAnsi" w:cstheme="minorHAnsi"/>
                <w:color w:val="000000"/>
                <w:szCs w:val="16"/>
              </w:rPr>
            </w:pPr>
            <w:ins w:id="2624" w:author="Rakesh Singhi" w:date="2015-02-07T10:54:00Z">
              <w:r w:rsidRPr="00FA0ABF">
                <w:rPr>
                  <w:rFonts w:asciiTheme="minorHAnsi" w:hAnsiTheme="minorHAnsi" w:cstheme="minorHAnsi"/>
                  <w:color w:val="000000"/>
                  <w:szCs w:val="16"/>
                </w:rPr>
                <w:t>Field Comment</w:t>
              </w:r>
            </w:ins>
          </w:p>
        </w:tc>
        <w:tc>
          <w:tcPr>
            <w:tcW w:w="1260" w:type="dxa"/>
            <w:tcBorders>
              <w:top w:val="single" w:sz="4" w:space="0" w:color="auto"/>
              <w:left w:val="single" w:sz="4" w:space="0" w:color="auto"/>
              <w:bottom w:val="single" w:sz="4" w:space="0" w:color="auto"/>
              <w:right w:val="single" w:sz="4" w:space="0" w:color="auto"/>
            </w:tcBorders>
            <w:shd w:val="clear" w:color="auto" w:fill="F4B8AE"/>
            <w:vAlign w:val="center"/>
          </w:tcPr>
          <w:p w14:paraId="2A5719E3" w14:textId="77777777" w:rsidR="00FA0ABF" w:rsidRPr="00FA0ABF" w:rsidRDefault="00FA0ABF" w:rsidP="000E4BBD">
            <w:pPr>
              <w:rPr>
                <w:ins w:id="2625" w:author="Rakesh Singhi" w:date="2015-02-07T10:54:00Z"/>
                <w:rFonts w:asciiTheme="minorHAnsi" w:hAnsiTheme="minorHAnsi" w:cstheme="minorHAnsi"/>
                <w:color w:val="000000"/>
                <w:szCs w:val="16"/>
              </w:rPr>
            </w:pPr>
            <w:ins w:id="2626" w:author="Rakesh Singhi" w:date="2015-02-07T10:54:00Z">
              <w:r w:rsidRPr="00FA0ABF">
                <w:rPr>
                  <w:rFonts w:asciiTheme="minorHAnsi" w:hAnsiTheme="minorHAnsi" w:cstheme="minorHAnsi"/>
                  <w:color w:val="000000"/>
                  <w:szCs w:val="16"/>
                </w:rPr>
                <w:t>Mandatory</w:t>
              </w:r>
            </w:ins>
          </w:p>
        </w:tc>
      </w:tr>
      <w:tr w:rsidR="00FA0ABF" w:rsidRPr="00D30FA1" w14:paraId="6EBD3FE6" w14:textId="77777777" w:rsidTr="00FA0ABF">
        <w:trPr>
          <w:ins w:id="2627"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2166BA78" w14:textId="77777777" w:rsidR="00FA0ABF" w:rsidRPr="00FD0F56" w:rsidRDefault="00FA0ABF" w:rsidP="000E4BBD">
            <w:pPr>
              <w:rPr>
                <w:ins w:id="2628" w:author="Rakesh Singhi" w:date="2015-02-07T10:54:00Z"/>
                <w:rFonts w:asciiTheme="minorHAnsi" w:hAnsiTheme="minorHAnsi" w:cstheme="minorHAnsi"/>
                <w:color w:val="000000"/>
                <w:szCs w:val="16"/>
              </w:rPr>
            </w:pPr>
            <w:ins w:id="2629" w:author="Rakesh Singhi" w:date="2015-02-07T10:54:00Z">
              <w:r w:rsidRPr="00FD0F56">
                <w:rPr>
                  <w:rFonts w:asciiTheme="minorHAnsi" w:hAnsiTheme="minorHAnsi" w:cstheme="minorHAnsi"/>
                  <w:color w:val="000000"/>
                  <w:szCs w:val="16"/>
                </w:rPr>
                <w:t>Customer/MD Name</w:t>
              </w:r>
            </w:ins>
          </w:p>
        </w:tc>
        <w:tc>
          <w:tcPr>
            <w:tcW w:w="1890" w:type="dxa"/>
            <w:tcBorders>
              <w:top w:val="single" w:sz="4" w:space="0" w:color="auto"/>
              <w:left w:val="single" w:sz="4" w:space="0" w:color="auto"/>
              <w:bottom w:val="single" w:sz="4" w:space="0" w:color="auto"/>
              <w:right w:val="single" w:sz="4" w:space="0" w:color="auto"/>
            </w:tcBorders>
            <w:vAlign w:val="center"/>
          </w:tcPr>
          <w:p w14:paraId="7D0C53E0" w14:textId="77777777" w:rsidR="00FA0ABF" w:rsidRPr="00FD0F56" w:rsidRDefault="00FA0ABF" w:rsidP="000E4BBD">
            <w:pPr>
              <w:rPr>
                <w:ins w:id="2630" w:author="Rakesh Singhi" w:date="2015-02-07T10:54:00Z"/>
                <w:rFonts w:asciiTheme="minorHAnsi" w:hAnsiTheme="minorHAnsi" w:cstheme="minorHAnsi"/>
                <w:color w:val="000000"/>
                <w:szCs w:val="16"/>
              </w:rPr>
            </w:pPr>
            <w:ins w:id="2631" w:author="Rakesh Singhi" w:date="2015-02-07T10:54:00Z">
              <w:r w:rsidRPr="00FD0F56">
                <w:rPr>
                  <w:rFonts w:asciiTheme="minorHAnsi" w:hAnsiTheme="minorHAnsi" w:cstheme="minorHAnsi"/>
                  <w:color w:val="000000"/>
                  <w:szCs w:val="16"/>
                </w:rPr>
                <w:t>CustomerName</w:t>
              </w:r>
            </w:ins>
          </w:p>
        </w:tc>
        <w:tc>
          <w:tcPr>
            <w:tcW w:w="2340" w:type="dxa"/>
            <w:tcBorders>
              <w:top w:val="single" w:sz="4" w:space="0" w:color="auto"/>
              <w:left w:val="single" w:sz="4" w:space="0" w:color="auto"/>
              <w:bottom w:val="single" w:sz="4" w:space="0" w:color="auto"/>
              <w:right w:val="single" w:sz="4" w:space="0" w:color="auto"/>
            </w:tcBorders>
            <w:vAlign w:val="center"/>
          </w:tcPr>
          <w:p w14:paraId="5CFAA0C0" w14:textId="77777777" w:rsidR="00FA0ABF" w:rsidRPr="00FD0F56" w:rsidRDefault="00FA0ABF" w:rsidP="000E4BBD">
            <w:pPr>
              <w:rPr>
                <w:ins w:id="2632" w:author="Rakesh Singhi" w:date="2015-02-07T10:54:00Z"/>
                <w:rFonts w:asciiTheme="minorHAnsi" w:hAnsiTheme="minorHAnsi" w:cstheme="minorHAnsi"/>
                <w:color w:val="000000"/>
                <w:szCs w:val="16"/>
              </w:rPr>
            </w:pPr>
            <w:ins w:id="2633" w:author="Rakesh Singhi" w:date="2015-02-07T10:54:00Z">
              <w:r w:rsidRPr="00FD0F56">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15F5C0A4" w14:textId="77777777" w:rsidR="00FA0ABF" w:rsidRPr="00FD0F56" w:rsidRDefault="00FA0ABF" w:rsidP="000E4BBD">
            <w:pPr>
              <w:rPr>
                <w:ins w:id="2634" w:author="Rakesh Singhi" w:date="2015-02-07T10:54:00Z"/>
                <w:rFonts w:asciiTheme="minorHAnsi" w:hAnsiTheme="minorHAnsi" w:cstheme="minorHAnsi"/>
                <w:color w:val="000000"/>
                <w:szCs w:val="16"/>
              </w:rPr>
            </w:pPr>
            <w:ins w:id="2635" w:author="Rakesh Singhi" w:date="2015-02-07T10:54:00Z">
              <w:r w:rsidRPr="00FD0F56">
                <w:rPr>
                  <w:rFonts w:asciiTheme="minorHAnsi" w:hAnsiTheme="minorHAnsi" w:cstheme="minorHAnsi"/>
                  <w:color w:val="000000"/>
                  <w:szCs w:val="16"/>
                </w:rPr>
                <w:t>Reseller or Master Distributor or local Xerox</w:t>
              </w:r>
            </w:ins>
          </w:p>
        </w:tc>
        <w:tc>
          <w:tcPr>
            <w:tcW w:w="1260" w:type="dxa"/>
            <w:tcBorders>
              <w:top w:val="single" w:sz="4" w:space="0" w:color="auto"/>
              <w:left w:val="single" w:sz="4" w:space="0" w:color="auto"/>
              <w:bottom w:val="single" w:sz="4" w:space="0" w:color="auto"/>
              <w:right w:val="single" w:sz="4" w:space="0" w:color="auto"/>
            </w:tcBorders>
            <w:vAlign w:val="center"/>
          </w:tcPr>
          <w:p w14:paraId="0FEC13B8" w14:textId="77777777" w:rsidR="00FA0ABF" w:rsidRPr="00FD0F56" w:rsidRDefault="00FA0ABF" w:rsidP="000E4BBD">
            <w:pPr>
              <w:rPr>
                <w:ins w:id="2636" w:author="Rakesh Singhi" w:date="2015-02-07T10:54:00Z"/>
                <w:rFonts w:asciiTheme="minorHAnsi" w:hAnsiTheme="minorHAnsi" w:cstheme="minorHAnsi"/>
                <w:color w:val="000000"/>
                <w:szCs w:val="16"/>
              </w:rPr>
            </w:pPr>
            <w:ins w:id="2637" w:author="Rakesh Singhi" w:date="2015-02-07T10:54:00Z">
              <w:r w:rsidRPr="00FD0F56">
                <w:rPr>
                  <w:rFonts w:asciiTheme="minorHAnsi" w:hAnsiTheme="minorHAnsi" w:cstheme="minorHAnsi"/>
                  <w:color w:val="000000"/>
                  <w:szCs w:val="16"/>
                </w:rPr>
                <w:t>Yes</w:t>
              </w:r>
            </w:ins>
          </w:p>
        </w:tc>
      </w:tr>
      <w:tr w:rsidR="00FA0ABF" w:rsidRPr="00D30FA1" w14:paraId="61613A93" w14:textId="77777777" w:rsidTr="00FA0ABF">
        <w:trPr>
          <w:ins w:id="2638"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6D495463" w14:textId="77777777" w:rsidR="00FA0ABF" w:rsidRPr="00FD0F56" w:rsidRDefault="00FA0ABF" w:rsidP="000E4BBD">
            <w:pPr>
              <w:rPr>
                <w:ins w:id="2639" w:author="Rakesh Singhi" w:date="2015-02-07T10:54:00Z"/>
                <w:rFonts w:asciiTheme="minorHAnsi" w:hAnsiTheme="minorHAnsi" w:cstheme="minorHAnsi"/>
                <w:color w:val="000000"/>
                <w:szCs w:val="16"/>
              </w:rPr>
            </w:pPr>
            <w:ins w:id="2640" w:author="Rakesh Singhi" w:date="2015-02-07T10:54:00Z">
              <w:r w:rsidRPr="00FD0F56">
                <w:rPr>
                  <w:rFonts w:asciiTheme="minorHAnsi" w:hAnsiTheme="minorHAnsi" w:cstheme="minorHAnsi"/>
                  <w:color w:val="000000"/>
                  <w:szCs w:val="16"/>
                </w:rPr>
                <w:t>Country code</w:t>
              </w:r>
            </w:ins>
          </w:p>
        </w:tc>
        <w:tc>
          <w:tcPr>
            <w:tcW w:w="1890" w:type="dxa"/>
            <w:tcBorders>
              <w:top w:val="single" w:sz="4" w:space="0" w:color="auto"/>
              <w:left w:val="single" w:sz="4" w:space="0" w:color="auto"/>
              <w:bottom w:val="single" w:sz="4" w:space="0" w:color="auto"/>
              <w:right w:val="single" w:sz="4" w:space="0" w:color="auto"/>
            </w:tcBorders>
            <w:vAlign w:val="center"/>
          </w:tcPr>
          <w:p w14:paraId="3137414B" w14:textId="77777777" w:rsidR="00FA0ABF" w:rsidRPr="00FD0F56" w:rsidRDefault="00FA0ABF" w:rsidP="000E4BBD">
            <w:pPr>
              <w:rPr>
                <w:ins w:id="2641" w:author="Rakesh Singhi" w:date="2015-02-07T10:54:00Z"/>
                <w:rFonts w:asciiTheme="minorHAnsi" w:hAnsiTheme="minorHAnsi" w:cstheme="minorHAnsi"/>
                <w:color w:val="000000"/>
                <w:szCs w:val="16"/>
              </w:rPr>
            </w:pPr>
            <w:ins w:id="2642" w:author="Rakesh Singhi" w:date="2015-02-07T10:54:00Z">
              <w:r w:rsidRPr="00FD0F56">
                <w:rPr>
                  <w:rFonts w:asciiTheme="minorHAnsi" w:hAnsiTheme="minorHAnsi" w:cstheme="minorHAnsi"/>
                  <w:color w:val="000000"/>
                  <w:szCs w:val="16"/>
                </w:rPr>
                <w:t>CountryCode</w:t>
              </w:r>
            </w:ins>
          </w:p>
        </w:tc>
        <w:tc>
          <w:tcPr>
            <w:tcW w:w="2340" w:type="dxa"/>
            <w:tcBorders>
              <w:top w:val="single" w:sz="4" w:space="0" w:color="auto"/>
              <w:left w:val="single" w:sz="4" w:space="0" w:color="auto"/>
              <w:bottom w:val="single" w:sz="4" w:space="0" w:color="auto"/>
              <w:right w:val="single" w:sz="4" w:space="0" w:color="auto"/>
            </w:tcBorders>
            <w:vAlign w:val="center"/>
          </w:tcPr>
          <w:p w14:paraId="2FD0A04E" w14:textId="77777777" w:rsidR="00FA0ABF" w:rsidRPr="00FD0F56" w:rsidRDefault="00FA0ABF" w:rsidP="000E4BBD">
            <w:pPr>
              <w:rPr>
                <w:ins w:id="2643" w:author="Rakesh Singhi" w:date="2015-02-07T10:54:00Z"/>
                <w:rFonts w:asciiTheme="minorHAnsi" w:hAnsiTheme="minorHAnsi" w:cstheme="minorHAnsi"/>
                <w:color w:val="000000"/>
                <w:szCs w:val="16"/>
              </w:rPr>
            </w:pPr>
            <w:ins w:id="2644" w:author="Rakesh Singhi" w:date="2015-02-07T10:54:00Z">
              <w:r w:rsidRPr="00FD0F56">
                <w:rPr>
                  <w:rFonts w:asciiTheme="minorHAnsi" w:hAnsiTheme="minorHAnsi" w:cstheme="minorHAnsi"/>
                  <w:color w:val="000000"/>
                  <w:szCs w:val="16"/>
                </w:rPr>
                <w:t>varchar2(2)</w:t>
              </w:r>
            </w:ins>
          </w:p>
        </w:tc>
        <w:tc>
          <w:tcPr>
            <w:tcW w:w="2456" w:type="dxa"/>
            <w:tcBorders>
              <w:top w:val="single" w:sz="4" w:space="0" w:color="auto"/>
              <w:left w:val="single" w:sz="4" w:space="0" w:color="auto"/>
              <w:bottom w:val="single" w:sz="4" w:space="0" w:color="auto"/>
              <w:right w:val="single" w:sz="4" w:space="0" w:color="auto"/>
            </w:tcBorders>
            <w:vAlign w:val="center"/>
          </w:tcPr>
          <w:p w14:paraId="71A2A3CE" w14:textId="77777777" w:rsidR="00FA0ABF" w:rsidRPr="00FD0F56" w:rsidRDefault="00FA0ABF" w:rsidP="000E4BBD">
            <w:pPr>
              <w:rPr>
                <w:ins w:id="2645" w:author="Rakesh Singhi" w:date="2015-02-07T10:54:00Z"/>
                <w:rFonts w:asciiTheme="minorHAnsi" w:hAnsiTheme="minorHAnsi" w:cstheme="minorHAnsi"/>
                <w:color w:val="000000"/>
                <w:szCs w:val="16"/>
              </w:rPr>
            </w:pPr>
            <w:ins w:id="2646" w:author="Rakesh Singhi" w:date="2015-02-07T10:54:00Z">
              <w:r w:rsidRPr="00FD0F56">
                <w:rPr>
                  <w:rFonts w:asciiTheme="minorHAnsi" w:hAnsiTheme="minorHAnsi" w:cstheme="minorHAnsi"/>
                  <w:color w:val="000000"/>
                  <w:szCs w:val="16"/>
                </w:rPr>
                <w:t xml:space="preserve">Country ISO code </w:t>
              </w:r>
            </w:ins>
          </w:p>
        </w:tc>
        <w:tc>
          <w:tcPr>
            <w:tcW w:w="1260" w:type="dxa"/>
            <w:tcBorders>
              <w:top w:val="single" w:sz="4" w:space="0" w:color="auto"/>
              <w:left w:val="single" w:sz="4" w:space="0" w:color="auto"/>
              <w:bottom w:val="single" w:sz="4" w:space="0" w:color="auto"/>
              <w:right w:val="single" w:sz="4" w:space="0" w:color="auto"/>
            </w:tcBorders>
            <w:vAlign w:val="center"/>
          </w:tcPr>
          <w:p w14:paraId="0772FD04" w14:textId="77777777" w:rsidR="00FA0ABF" w:rsidRPr="00FD0F56" w:rsidRDefault="00FA0ABF" w:rsidP="000E4BBD">
            <w:pPr>
              <w:rPr>
                <w:ins w:id="2647" w:author="Rakesh Singhi" w:date="2015-02-07T10:54:00Z"/>
                <w:rFonts w:asciiTheme="minorHAnsi" w:hAnsiTheme="minorHAnsi" w:cstheme="minorHAnsi"/>
                <w:color w:val="000000"/>
                <w:szCs w:val="16"/>
              </w:rPr>
            </w:pPr>
            <w:ins w:id="2648" w:author="Rakesh Singhi" w:date="2015-02-07T10:54:00Z">
              <w:r w:rsidRPr="00FD0F56">
                <w:rPr>
                  <w:rFonts w:asciiTheme="minorHAnsi" w:hAnsiTheme="minorHAnsi" w:cstheme="minorHAnsi"/>
                  <w:color w:val="000000"/>
                  <w:szCs w:val="16"/>
                </w:rPr>
                <w:t>Yes</w:t>
              </w:r>
            </w:ins>
          </w:p>
        </w:tc>
      </w:tr>
      <w:tr w:rsidR="00FA0ABF" w:rsidRPr="00D30FA1" w14:paraId="25CF3611" w14:textId="77777777" w:rsidTr="00FA0ABF">
        <w:trPr>
          <w:ins w:id="2649"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6A10F51D" w14:textId="77777777" w:rsidR="00FA0ABF" w:rsidRPr="00FD0F56" w:rsidRDefault="00FA0ABF" w:rsidP="000E4BBD">
            <w:pPr>
              <w:rPr>
                <w:ins w:id="2650" w:author="Rakesh Singhi" w:date="2015-02-07T10:54:00Z"/>
                <w:rFonts w:asciiTheme="minorHAnsi" w:hAnsiTheme="minorHAnsi" w:cstheme="minorHAnsi"/>
                <w:color w:val="000000"/>
                <w:szCs w:val="16"/>
              </w:rPr>
            </w:pPr>
            <w:ins w:id="2651" w:author="Rakesh Singhi" w:date="2015-02-07T10:54:00Z">
              <w:r w:rsidRPr="00FD0F56">
                <w:rPr>
                  <w:rFonts w:asciiTheme="minorHAnsi" w:hAnsiTheme="minorHAnsi" w:cstheme="minorHAnsi"/>
                  <w:color w:val="000000"/>
                  <w:szCs w:val="16"/>
                </w:rPr>
                <w:t>Order Type</w:t>
              </w:r>
            </w:ins>
          </w:p>
        </w:tc>
        <w:tc>
          <w:tcPr>
            <w:tcW w:w="1890" w:type="dxa"/>
            <w:tcBorders>
              <w:top w:val="single" w:sz="4" w:space="0" w:color="auto"/>
              <w:left w:val="single" w:sz="4" w:space="0" w:color="auto"/>
              <w:bottom w:val="single" w:sz="4" w:space="0" w:color="auto"/>
              <w:right w:val="single" w:sz="4" w:space="0" w:color="auto"/>
            </w:tcBorders>
            <w:vAlign w:val="center"/>
          </w:tcPr>
          <w:p w14:paraId="27983FF7" w14:textId="77777777" w:rsidR="00FA0ABF" w:rsidRPr="00FD0F56" w:rsidRDefault="00FA0ABF" w:rsidP="000E4BBD">
            <w:pPr>
              <w:rPr>
                <w:ins w:id="2652" w:author="Rakesh Singhi" w:date="2015-02-07T10:54:00Z"/>
                <w:rFonts w:asciiTheme="minorHAnsi" w:hAnsiTheme="minorHAnsi" w:cstheme="minorHAnsi"/>
                <w:color w:val="000000"/>
                <w:szCs w:val="16"/>
              </w:rPr>
            </w:pPr>
            <w:ins w:id="2653" w:author="Rakesh Singhi" w:date="2015-02-07T10:54:00Z">
              <w:r w:rsidRPr="00FD0F56">
                <w:rPr>
                  <w:rFonts w:asciiTheme="minorHAnsi" w:hAnsiTheme="minorHAnsi" w:cstheme="minorHAnsi"/>
                  <w:color w:val="000000"/>
                  <w:szCs w:val="16"/>
                </w:rPr>
                <w:t>OrderType</w:t>
              </w:r>
            </w:ins>
          </w:p>
        </w:tc>
        <w:tc>
          <w:tcPr>
            <w:tcW w:w="2340" w:type="dxa"/>
            <w:tcBorders>
              <w:top w:val="single" w:sz="4" w:space="0" w:color="auto"/>
              <w:left w:val="single" w:sz="4" w:space="0" w:color="auto"/>
              <w:bottom w:val="single" w:sz="4" w:space="0" w:color="auto"/>
              <w:right w:val="single" w:sz="4" w:space="0" w:color="auto"/>
            </w:tcBorders>
            <w:vAlign w:val="center"/>
          </w:tcPr>
          <w:p w14:paraId="16DAA5D3" w14:textId="77777777" w:rsidR="00FA0ABF" w:rsidRPr="00FD0F56" w:rsidRDefault="00FA0ABF" w:rsidP="000E4BBD">
            <w:pPr>
              <w:rPr>
                <w:ins w:id="2654" w:author="Rakesh Singhi" w:date="2015-02-07T10:54:00Z"/>
                <w:rFonts w:asciiTheme="minorHAnsi" w:hAnsiTheme="minorHAnsi" w:cstheme="minorHAnsi"/>
                <w:color w:val="000000"/>
                <w:szCs w:val="16"/>
              </w:rPr>
            </w:pPr>
            <w:ins w:id="2655" w:author="Rakesh Singhi" w:date="2015-02-07T10:54:00Z">
              <w:r w:rsidRPr="00FD0F56">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5D1840E1" w14:textId="77777777" w:rsidR="00FA0ABF" w:rsidRPr="00FD0F56" w:rsidRDefault="00FA0ABF" w:rsidP="000E4BBD">
            <w:pPr>
              <w:rPr>
                <w:ins w:id="2656" w:author="Rakesh Singhi" w:date="2015-02-07T10:54:00Z"/>
                <w:rFonts w:asciiTheme="minorHAnsi" w:hAnsiTheme="minorHAnsi" w:cstheme="minorHAnsi"/>
                <w:color w:val="000000"/>
                <w:szCs w:val="16"/>
              </w:rPr>
            </w:pPr>
            <w:ins w:id="2657" w:author="Rakesh Singhi" w:date="2015-02-07T10:54:00Z">
              <w:r w:rsidRPr="00FD0F56">
                <w:rPr>
                  <w:rFonts w:asciiTheme="minorHAnsi" w:hAnsiTheme="minorHAnsi" w:cstheme="minorHAnsi"/>
                  <w:color w:val="000000"/>
                  <w:szCs w:val="16"/>
                </w:rPr>
                <w:t>onshore or offshore order for a part</w:t>
              </w:r>
            </w:ins>
          </w:p>
        </w:tc>
        <w:tc>
          <w:tcPr>
            <w:tcW w:w="1260" w:type="dxa"/>
            <w:tcBorders>
              <w:top w:val="single" w:sz="4" w:space="0" w:color="auto"/>
              <w:left w:val="single" w:sz="4" w:space="0" w:color="auto"/>
              <w:bottom w:val="single" w:sz="4" w:space="0" w:color="auto"/>
              <w:right w:val="single" w:sz="4" w:space="0" w:color="auto"/>
            </w:tcBorders>
            <w:vAlign w:val="center"/>
          </w:tcPr>
          <w:p w14:paraId="067DDE8B" w14:textId="77777777" w:rsidR="00FA0ABF" w:rsidRPr="00FD0F56" w:rsidRDefault="00FA0ABF" w:rsidP="000E4BBD">
            <w:pPr>
              <w:rPr>
                <w:ins w:id="2658" w:author="Rakesh Singhi" w:date="2015-02-07T10:54:00Z"/>
                <w:rFonts w:asciiTheme="minorHAnsi" w:hAnsiTheme="minorHAnsi" w:cstheme="minorHAnsi"/>
                <w:color w:val="000000"/>
                <w:szCs w:val="16"/>
              </w:rPr>
            </w:pPr>
            <w:ins w:id="2659" w:author="Rakesh Singhi" w:date="2015-02-07T10:54:00Z">
              <w:r w:rsidRPr="00FD0F56">
                <w:rPr>
                  <w:rFonts w:asciiTheme="minorHAnsi" w:hAnsiTheme="minorHAnsi" w:cstheme="minorHAnsi"/>
                  <w:color w:val="000000"/>
                  <w:szCs w:val="16"/>
                </w:rPr>
                <w:t>Yes</w:t>
              </w:r>
            </w:ins>
          </w:p>
        </w:tc>
      </w:tr>
      <w:tr w:rsidR="00FA0ABF" w:rsidRPr="00D30FA1" w14:paraId="6D86E63E" w14:textId="77777777" w:rsidTr="00FA0ABF">
        <w:trPr>
          <w:ins w:id="2660"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1959ED2A" w14:textId="77777777" w:rsidR="00FA0ABF" w:rsidRPr="00FD0F56" w:rsidRDefault="00FA0ABF" w:rsidP="000E4BBD">
            <w:pPr>
              <w:rPr>
                <w:ins w:id="2661" w:author="Rakesh Singhi" w:date="2015-02-07T10:54:00Z"/>
                <w:rFonts w:asciiTheme="minorHAnsi" w:hAnsiTheme="minorHAnsi" w:cstheme="minorHAnsi"/>
                <w:color w:val="000000"/>
                <w:szCs w:val="16"/>
              </w:rPr>
            </w:pPr>
            <w:ins w:id="2662" w:author="Rakesh Singhi" w:date="2015-02-07T10:54:00Z">
              <w:r w:rsidRPr="00FD0F56">
                <w:rPr>
                  <w:rFonts w:asciiTheme="minorHAnsi" w:hAnsiTheme="minorHAnsi" w:cstheme="minorHAnsi"/>
                  <w:color w:val="000000"/>
                  <w:szCs w:val="16"/>
                </w:rPr>
                <w:t>Sales Order</w:t>
              </w:r>
            </w:ins>
          </w:p>
        </w:tc>
        <w:tc>
          <w:tcPr>
            <w:tcW w:w="1890" w:type="dxa"/>
            <w:tcBorders>
              <w:top w:val="single" w:sz="4" w:space="0" w:color="auto"/>
              <w:left w:val="single" w:sz="4" w:space="0" w:color="auto"/>
              <w:bottom w:val="single" w:sz="4" w:space="0" w:color="auto"/>
              <w:right w:val="single" w:sz="4" w:space="0" w:color="auto"/>
            </w:tcBorders>
            <w:vAlign w:val="center"/>
          </w:tcPr>
          <w:p w14:paraId="29EC2692" w14:textId="77777777" w:rsidR="00FA0ABF" w:rsidRPr="00FD0F56" w:rsidRDefault="00FA0ABF" w:rsidP="000E4BBD">
            <w:pPr>
              <w:rPr>
                <w:ins w:id="2663" w:author="Rakesh Singhi" w:date="2015-02-07T10:54:00Z"/>
                <w:rFonts w:asciiTheme="minorHAnsi" w:hAnsiTheme="minorHAnsi" w:cstheme="minorHAnsi"/>
                <w:color w:val="000000"/>
                <w:szCs w:val="16"/>
              </w:rPr>
            </w:pPr>
            <w:ins w:id="2664" w:author="Rakesh Singhi" w:date="2015-02-07T10:54:00Z">
              <w:r w:rsidRPr="00FD0F56">
                <w:rPr>
                  <w:rFonts w:asciiTheme="minorHAnsi" w:hAnsiTheme="minorHAnsi" w:cstheme="minorHAnsi"/>
                  <w:color w:val="000000"/>
                  <w:szCs w:val="16"/>
                </w:rPr>
                <w:t>SalesOrder</w:t>
              </w:r>
            </w:ins>
          </w:p>
        </w:tc>
        <w:tc>
          <w:tcPr>
            <w:tcW w:w="2340" w:type="dxa"/>
            <w:tcBorders>
              <w:top w:val="single" w:sz="4" w:space="0" w:color="auto"/>
              <w:left w:val="single" w:sz="4" w:space="0" w:color="auto"/>
              <w:bottom w:val="single" w:sz="4" w:space="0" w:color="auto"/>
              <w:right w:val="single" w:sz="4" w:space="0" w:color="auto"/>
            </w:tcBorders>
            <w:vAlign w:val="center"/>
          </w:tcPr>
          <w:p w14:paraId="63907F5C" w14:textId="77777777" w:rsidR="00FA0ABF" w:rsidRPr="00FD0F56" w:rsidRDefault="00FA0ABF" w:rsidP="000E4BBD">
            <w:pPr>
              <w:rPr>
                <w:ins w:id="2665" w:author="Rakesh Singhi" w:date="2015-02-07T10:54:00Z"/>
                <w:rFonts w:asciiTheme="minorHAnsi" w:hAnsiTheme="minorHAnsi" w:cstheme="minorHAnsi"/>
                <w:color w:val="000000"/>
                <w:szCs w:val="16"/>
              </w:rPr>
            </w:pPr>
            <w:ins w:id="2666" w:author="Rakesh Singhi" w:date="2015-02-07T10:54:00Z">
              <w:r w:rsidRPr="00FD0F56">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3972E1D6" w14:textId="77777777" w:rsidR="00FA0ABF" w:rsidRPr="00FD0F56" w:rsidRDefault="00FA0ABF" w:rsidP="000E4BBD">
            <w:pPr>
              <w:rPr>
                <w:ins w:id="2667" w:author="Rakesh Singhi" w:date="2015-02-07T10:54:00Z"/>
                <w:rFonts w:asciiTheme="minorHAnsi" w:hAnsiTheme="minorHAnsi" w:cstheme="minorHAnsi"/>
                <w:color w:val="000000"/>
                <w:szCs w:val="16"/>
              </w:rPr>
            </w:pPr>
            <w:ins w:id="2668" w:author="Rakesh Singhi" w:date="2015-02-07T10:54:00Z">
              <w:r w:rsidRPr="00FD0F56">
                <w:rPr>
                  <w:rFonts w:asciiTheme="minorHAnsi" w:hAnsiTheme="minorHAnsi" w:cstheme="minorHAnsi"/>
                  <w:color w:val="000000"/>
                  <w:szCs w:val="16"/>
                </w:rPr>
                <w:t>Sales Order # created in WOE system by MD</w:t>
              </w:r>
            </w:ins>
          </w:p>
        </w:tc>
        <w:tc>
          <w:tcPr>
            <w:tcW w:w="1260" w:type="dxa"/>
            <w:tcBorders>
              <w:top w:val="single" w:sz="4" w:space="0" w:color="auto"/>
              <w:left w:val="single" w:sz="4" w:space="0" w:color="auto"/>
              <w:bottom w:val="single" w:sz="4" w:space="0" w:color="auto"/>
              <w:right w:val="single" w:sz="4" w:space="0" w:color="auto"/>
            </w:tcBorders>
            <w:vAlign w:val="center"/>
          </w:tcPr>
          <w:p w14:paraId="074E9A6C" w14:textId="77777777" w:rsidR="00FA0ABF" w:rsidRPr="00FD0F56" w:rsidRDefault="00FA0ABF" w:rsidP="000E4BBD">
            <w:pPr>
              <w:rPr>
                <w:ins w:id="2669" w:author="Rakesh Singhi" w:date="2015-02-07T10:54:00Z"/>
                <w:rFonts w:asciiTheme="minorHAnsi" w:hAnsiTheme="minorHAnsi" w:cstheme="minorHAnsi"/>
                <w:color w:val="000000"/>
                <w:szCs w:val="16"/>
              </w:rPr>
            </w:pPr>
            <w:ins w:id="2670" w:author="Rakesh Singhi" w:date="2015-02-07T10:54:00Z">
              <w:r w:rsidRPr="00FD0F56">
                <w:rPr>
                  <w:rFonts w:asciiTheme="minorHAnsi" w:hAnsiTheme="minorHAnsi" w:cstheme="minorHAnsi"/>
                  <w:color w:val="000000"/>
                  <w:szCs w:val="16"/>
                </w:rPr>
                <w:t>Yes</w:t>
              </w:r>
            </w:ins>
          </w:p>
        </w:tc>
      </w:tr>
      <w:tr w:rsidR="00FA0ABF" w:rsidRPr="00D30FA1" w14:paraId="67EA0C41" w14:textId="77777777" w:rsidTr="00FA0ABF">
        <w:trPr>
          <w:ins w:id="2671"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6B3BBD86" w14:textId="77777777" w:rsidR="00FA0ABF" w:rsidRPr="00FD0F56" w:rsidRDefault="00FA0ABF" w:rsidP="000E4BBD">
            <w:pPr>
              <w:rPr>
                <w:ins w:id="2672" w:author="Rakesh Singhi" w:date="2015-02-07T10:54:00Z"/>
                <w:rFonts w:asciiTheme="minorHAnsi" w:hAnsiTheme="minorHAnsi" w:cstheme="minorHAnsi"/>
                <w:color w:val="000000"/>
                <w:szCs w:val="16"/>
              </w:rPr>
            </w:pPr>
            <w:ins w:id="2673" w:author="Rakesh Singhi" w:date="2015-02-07T10:54:00Z">
              <w:r w:rsidRPr="00FD0F56">
                <w:rPr>
                  <w:rFonts w:asciiTheme="minorHAnsi" w:hAnsiTheme="minorHAnsi" w:cstheme="minorHAnsi"/>
                  <w:color w:val="000000"/>
                  <w:szCs w:val="16"/>
                </w:rPr>
                <w:t>DMO ISC order</w:t>
              </w:r>
            </w:ins>
          </w:p>
        </w:tc>
        <w:tc>
          <w:tcPr>
            <w:tcW w:w="1890" w:type="dxa"/>
            <w:tcBorders>
              <w:top w:val="single" w:sz="4" w:space="0" w:color="auto"/>
              <w:left w:val="single" w:sz="4" w:space="0" w:color="auto"/>
              <w:bottom w:val="single" w:sz="4" w:space="0" w:color="auto"/>
              <w:right w:val="single" w:sz="4" w:space="0" w:color="auto"/>
            </w:tcBorders>
            <w:vAlign w:val="center"/>
          </w:tcPr>
          <w:p w14:paraId="6DE2B82F" w14:textId="77777777" w:rsidR="00FA0ABF" w:rsidRPr="00FD0F56" w:rsidRDefault="00FA0ABF" w:rsidP="000E4BBD">
            <w:pPr>
              <w:rPr>
                <w:ins w:id="2674" w:author="Rakesh Singhi" w:date="2015-02-07T10:54:00Z"/>
                <w:rFonts w:asciiTheme="minorHAnsi" w:hAnsiTheme="minorHAnsi" w:cstheme="minorHAnsi"/>
                <w:color w:val="000000"/>
                <w:szCs w:val="16"/>
              </w:rPr>
            </w:pPr>
            <w:ins w:id="2675" w:author="Rakesh Singhi" w:date="2015-02-07T10:54:00Z">
              <w:r w:rsidRPr="00FD0F56">
                <w:rPr>
                  <w:rFonts w:asciiTheme="minorHAnsi" w:hAnsiTheme="minorHAnsi" w:cstheme="minorHAnsi"/>
                  <w:color w:val="000000"/>
                  <w:szCs w:val="16"/>
                </w:rPr>
                <w:t>DMO ISC Order</w:t>
              </w:r>
            </w:ins>
          </w:p>
        </w:tc>
        <w:tc>
          <w:tcPr>
            <w:tcW w:w="2340" w:type="dxa"/>
            <w:tcBorders>
              <w:top w:val="single" w:sz="4" w:space="0" w:color="auto"/>
              <w:left w:val="single" w:sz="4" w:space="0" w:color="auto"/>
              <w:bottom w:val="single" w:sz="4" w:space="0" w:color="auto"/>
              <w:right w:val="single" w:sz="4" w:space="0" w:color="auto"/>
            </w:tcBorders>
            <w:vAlign w:val="center"/>
          </w:tcPr>
          <w:p w14:paraId="2DC0E2AE" w14:textId="77777777" w:rsidR="00FA0ABF" w:rsidRPr="00FD0F56" w:rsidRDefault="00FA0ABF" w:rsidP="000E4BBD">
            <w:pPr>
              <w:rPr>
                <w:ins w:id="2676" w:author="Rakesh Singhi" w:date="2015-02-07T10:54:00Z"/>
                <w:rFonts w:asciiTheme="minorHAnsi" w:hAnsiTheme="minorHAnsi" w:cstheme="minorHAnsi"/>
                <w:color w:val="000000"/>
                <w:szCs w:val="16"/>
              </w:rPr>
            </w:pPr>
            <w:ins w:id="2677" w:author="Rakesh Singhi" w:date="2015-02-07T10:54:00Z">
              <w:r w:rsidRPr="00FD0F56">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5BC4ED93" w14:textId="77777777" w:rsidR="00FA0ABF" w:rsidRPr="00FD0F56" w:rsidRDefault="00FA0ABF" w:rsidP="000E4BBD">
            <w:pPr>
              <w:rPr>
                <w:ins w:id="2678" w:author="Rakesh Singhi" w:date="2015-02-07T10:54:00Z"/>
                <w:rFonts w:asciiTheme="minorHAnsi" w:hAnsiTheme="minorHAnsi" w:cstheme="minorHAnsi"/>
                <w:color w:val="000000"/>
                <w:szCs w:val="16"/>
              </w:rPr>
            </w:pPr>
            <w:ins w:id="2679" w:author="Rakesh Singhi" w:date="2015-02-07T10:54:00Z">
              <w:r w:rsidRPr="00FD0F56">
                <w:rPr>
                  <w:rFonts w:asciiTheme="minorHAnsi" w:hAnsiTheme="minorHAnsi" w:cstheme="minorHAnsi"/>
                  <w:color w:val="000000"/>
                  <w:szCs w:val="16"/>
                </w:rPr>
                <w:t xml:space="preserve">Order # created in DMO ISC system for WOE order </w:t>
              </w:r>
            </w:ins>
          </w:p>
        </w:tc>
        <w:tc>
          <w:tcPr>
            <w:tcW w:w="1260" w:type="dxa"/>
            <w:tcBorders>
              <w:top w:val="single" w:sz="4" w:space="0" w:color="auto"/>
              <w:left w:val="single" w:sz="4" w:space="0" w:color="auto"/>
              <w:bottom w:val="single" w:sz="4" w:space="0" w:color="auto"/>
              <w:right w:val="single" w:sz="4" w:space="0" w:color="auto"/>
            </w:tcBorders>
            <w:vAlign w:val="center"/>
          </w:tcPr>
          <w:p w14:paraId="2CDAFB5E" w14:textId="77777777" w:rsidR="00FA0ABF" w:rsidRPr="00FD0F56" w:rsidRDefault="00FA0ABF" w:rsidP="000E4BBD">
            <w:pPr>
              <w:rPr>
                <w:ins w:id="2680" w:author="Rakesh Singhi" w:date="2015-02-07T10:54:00Z"/>
                <w:rFonts w:asciiTheme="minorHAnsi" w:hAnsiTheme="minorHAnsi" w:cstheme="minorHAnsi"/>
                <w:color w:val="000000"/>
                <w:szCs w:val="16"/>
              </w:rPr>
            </w:pPr>
            <w:ins w:id="2681" w:author="Rakesh Singhi" w:date="2015-02-07T10:54:00Z">
              <w:r w:rsidRPr="00FD0F56">
                <w:rPr>
                  <w:rFonts w:asciiTheme="minorHAnsi" w:hAnsiTheme="minorHAnsi" w:cstheme="minorHAnsi"/>
                  <w:color w:val="000000"/>
                  <w:szCs w:val="16"/>
                </w:rPr>
                <w:t>Yes</w:t>
              </w:r>
            </w:ins>
          </w:p>
        </w:tc>
      </w:tr>
      <w:tr w:rsidR="00FA0ABF" w:rsidRPr="00D30FA1" w14:paraId="0E0DD836" w14:textId="77777777" w:rsidTr="00FA0ABF">
        <w:trPr>
          <w:ins w:id="2682"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18E501EB" w14:textId="77777777" w:rsidR="00FA0ABF" w:rsidRPr="00FD0F56" w:rsidRDefault="00FA0ABF" w:rsidP="000E4BBD">
            <w:pPr>
              <w:rPr>
                <w:ins w:id="2683" w:author="Rakesh Singhi" w:date="2015-02-07T10:54:00Z"/>
                <w:rFonts w:asciiTheme="minorHAnsi" w:hAnsiTheme="minorHAnsi" w:cstheme="minorHAnsi"/>
                <w:color w:val="000000"/>
                <w:szCs w:val="16"/>
              </w:rPr>
            </w:pPr>
            <w:ins w:id="2684" w:author="Rakesh Singhi" w:date="2015-02-07T10:54:00Z">
              <w:r w:rsidRPr="00FD0F56">
                <w:rPr>
                  <w:rFonts w:asciiTheme="minorHAnsi" w:hAnsiTheme="minorHAnsi" w:cstheme="minorHAnsi"/>
                  <w:color w:val="000000"/>
                  <w:szCs w:val="16"/>
                </w:rPr>
                <w:t>Sales order line</w:t>
              </w:r>
            </w:ins>
          </w:p>
        </w:tc>
        <w:tc>
          <w:tcPr>
            <w:tcW w:w="1890" w:type="dxa"/>
            <w:tcBorders>
              <w:top w:val="single" w:sz="4" w:space="0" w:color="auto"/>
              <w:left w:val="single" w:sz="4" w:space="0" w:color="auto"/>
              <w:bottom w:val="single" w:sz="4" w:space="0" w:color="auto"/>
              <w:right w:val="single" w:sz="4" w:space="0" w:color="auto"/>
            </w:tcBorders>
            <w:vAlign w:val="center"/>
          </w:tcPr>
          <w:p w14:paraId="248741DB" w14:textId="77777777" w:rsidR="00FA0ABF" w:rsidRPr="00FD0F56" w:rsidRDefault="00FA0ABF" w:rsidP="000E4BBD">
            <w:pPr>
              <w:rPr>
                <w:ins w:id="2685" w:author="Rakesh Singhi" w:date="2015-02-07T10:54:00Z"/>
                <w:rFonts w:asciiTheme="minorHAnsi" w:hAnsiTheme="minorHAnsi" w:cstheme="minorHAnsi"/>
                <w:color w:val="000000"/>
                <w:szCs w:val="16"/>
              </w:rPr>
            </w:pPr>
            <w:ins w:id="2686" w:author="Rakesh Singhi" w:date="2015-02-07T10:54:00Z">
              <w:r w:rsidRPr="00FD0F56">
                <w:rPr>
                  <w:rFonts w:asciiTheme="minorHAnsi" w:hAnsiTheme="minorHAnsi" w:cstheme="minorHAnsi"/>
                  <w:color w:val="000000"/>
                  <w:szCs w:val="16"/>
                </w:rPr>
                <w:t>SalesOrderLine</w:t>
              </w:r>
            </w:ins>
          </w:p>
        </w:tc>
        <w:tc>
          <w:tcPr>
            <w:tcW w:w="2340" w:type="dxa"/>
            <w:tcBorders>
              <w:top w:val="single" w:sz="4" w:space="0" w:color="auto"/>
              <w:left w:val="single" w:sz="4" w:space="0" w:color="auto"/>
              <w:bottom w:val="single" w:sz="4" w:space="0" w:color="auto"/>
              <w:right w:val="single" w:sz="4" w:space="0" w:color="auto"/>
            </w:tcBorders>
            <w:vAlign w:val="center"/>
          </w:tcPr>
          <w:p w14:paraId="73F62BD9" w14:textId="77777777" w:rsidR="00FA0ABF" w:rsidRPr="00FD0F56" w:rsidRDefault="00FA0ABF" w:rsidP="000E4BBD">
            <w:pPr>
              <w:rPr>
                <w:ins w:id="2687" w:author="Rakesh Singhi" w:date="2015-02-07T10:54:00Z"/>
                <w:rFonts w:asciiTheme="minorHAnsi" w:hAnsiTheme="minorHAnsi" w:cstheme="minorHAnsi"/>
                <w:color w:val="000000"/>
                <w:szCs w:val="16"/>
              </w:rPr>
            </w:pPr>
            <w:ins w:id="2688" w:author="Rakesh Singhi" w:date="2015-02-07T10:54:00Z">
              <w:r w:rsidRPr="00132E88">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45FD1400" w14:textId="77777777" w:rsidR="00FA0ABF" w:rsidRPr="00FD0F56" w:rsidRDefault="00FA0ABF" w:rsidP="000E4BBD">
            <w:pPr>
              <w:rPr>
                <w:ins w:id="2689" w:author="Rakesh Singhi" w:date="2015-02-07T10:54:00Z"/>
                <w:rFonts w:asciiTheme="minorHAnsi" w:hAnsiTheme="minorHAnsi" w:cstheme="minorHAnsi"/>
                <w:color w:val="000000"/>
                <w:szCs w:val="16"/>
              </w:rPr>
            </w:pPr>
            <w:ins w:id="2690" w:author="Rakesh Singhi" w:date="2015-02-07T10:54:00Z">
              <w:r w:rsidRPr="00FD0F56">
                <w:rPr>
                  <w:rFonts w:asciiTheme="minorHAnsi" w:hAnsiTheme="minorHAnsi" w:cstheme="minorHAnsi"/>
                  <w:color w:val="000000"/>
                  <w:szCs w:val="16"/>
                </w:rPr>
                <w:t>A request for a specific quantity of a specific Device within a specific Xerox Order</w:t>
              </w:r>
            </w:ins>
          </w:p>
        </w:tc>
        <w:tc>
          <w:tcPr>
            <w:tcW w:w="1260" w:type="dxa"/>
            <w:tcBorders>
              <w:top w:val="single" w:sz="4" w:space="0" w:color="auto"/>
              <w:left w:val="single" w:sz="4" w:space="0" w:color="auto"/>
              <w:bottom w:val="single" w:sz="4" w:space="0" w:color="auto"/>
              <w:right w:val="single" w:sz="4" w:space="0" w:color="auto"/>
            </w:tcBorders>
            <w:vAlign w:val="center"/>
          </w:tcPr>
          <w:p w14:paraId="18F51AB2" w14:textId="77777777" w:rsidR="00FA0ABF" w:rsidRPr="00FD0F56" w:rsidRDefault="00FA0ABF" w:rsidP="000E4BBD">
            <w:pPr>
              <w:rPr>
                <w:ins w:id="2691" w:author="Rakesh Singhi" w:date="2015-02-07T10:54:00Z"/>
                <w:rFonts w:asciiTheme="minorHAnsi" w:hAnsiTheme="minorHAnsi" w:cstheme="minorHAnsi"/>
                <w:color w:val="000000"/>
                <w:szCs w:val="16"/>
              </w:rPr>
            </w:pPr>
            <w:ins w:id="2692" w:author="Rakesh Singhi" w:date="2015-02-07T10:54:00Z">
              <w:r w:rsidRPr="00FD0F56">
                <w:rPr>
                  <w:rFonts w:asciiTheme="minorHAnsi" w:hAnsiTheme="minorHAnsi" w:cstheme="minorHAnsi"/>
                  <w:color w:val="000000"/>
                  <w:szCs w:val="16"/>
                </w:rPr>
                <w:t>Yes</w:t>
              </w:r>
            </w:ins>
          </w:p>
        </w:tc>
      </w:tr>
      <w:tr w:rsidR="00FA0ABF" w:rsidRPr="00D30FA1" w14:paraId="0275042B" w14:textId="77777777" w:rsidTr="00FA0ABF">
        <w:trPr>
          <w:ins w:id="2693"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442C5646" w14:textId="77777777" w:rsidR="00FA0ABF" w:rsidRPr="00FD0F56" w:rsidRDefault="00FA0ABF" w:rsidP="000E4BBD">
            <w:pPr>
              <w:rPr>
                <w:ins w:id="2694" w:author="Rakesh Singhi" w:date="2015-02-07T10:54:00Z"/>
                <w:rFonts w:asciiTheme="minorHAnsi" w:hAnsiTheme="minorHAnsi" w:cstheme="minorHAnsi"/>
                <w:color w:val="000000"/>
                <w:szCs w:val="16"/>
              </w:rPr>
            </w:pPr>
            <w:ins w:id="2695" w:author="Rakesh Singhi" w:date="2015-02-07T10:54:00Z">
              <w:r w:rsidRPr="00FD0F56">
                <w:rPr>
                  <w:rFonts w:asciiTheme="minorHAnsi" w:hAnsiTheme="minorHAnsi" w:cstheme="minorHAnsi"/>
                  <w:color w:val="000000"/>
                  <w:szCs w:val="16"/>
                </w:rPr>
                <w:t>Line Status</w:t>
              </w:r>
            </w:ins>
          </w:p>
        </w:tc>
        <w:tc>
          <w:tcPr>
            <w:tcW w:w="1890" w:type="dxa"/>
            <w:tcBorders>
              <w:top w:val="single" w:sz="4" w:space="0" w:color="auto"/>
              <w:left w:val="single" w:sz="4" w:space="0" w:color="auto"/>
              <w:bottom w:val="single" w:sz="4" w:space="0" w:color="auto"/>
              <w:right w:val="single" w:sz="4" w:space="0" w:color="auto"/>
            </w:tcBorders>
            <w:vAlign w:val="center"/>
          </w:tcPr>
          <w:p w14:paraId="73F6A048" w14:textId="77777777" w:rsidR="00FA0ABF" w:rsidRPr="00FD0F56" w:rsidRDefault="00FA0ABF" w:rsidP="000E4BBD">
            <w:pPr>
              <w:rPr>
                <w:ins w:id="2696" w:author="Rakesh Singhi" w:date="2015-02-07T10:54:00Z"/>
                <w:rFonts w:asciiTheme="minorHAnsi" w:hAnsiTheme="minorHAnsi" w:cstheme="minorHAnsi"/>
                <w:color w:val="000000"/>
                <w:szCs w:val="16"/>
              </w:rPr>
            </w:pPr>
            <w:ins w:id="2697" w:author="Rakesh Singhi" w:date="2015-02-07T10:54:00Z">
              <w:r w:rsidRPr="00FD0F56">
                <w:rPr>
                  <w:rFonts w:asciiTheme="minorHAnsi" w:hAnsiTheme="minorHAnsi" w:cstheme="minorHAnsi"/>
                  <w:color w:val="000000"/>
                  <w:szCs w:val="16"/>
                </w:rPr>
                <w:t>LineStatus</w:t>
              </w:r>
            </w:ins>
          </w:p>
        </w:tc>
        <w:tc>
          <w:tcPr>
            <w:tcW w:w="2340" w:type="dxa"/>
            <w:tcBorders>
              <w:top w:val="single" w:sz="4" w:space="0" w:color="auto"/>
              <w:left w:val="single" w:sz="4" w:space="0" w:color="auto"/>
              <w:bottom w:val="single" w:sz="4" w:space="0" w:color="auto"/>
              <w:right w:val="single" w:sz="4" w:space="0" w:color="auto"/>
            </w:tcBorders>
            <w:vAlign w:val="center"/>
          </w:tcPr>
          <w:p w14:paraId="576FD6BA" w14:textId="77777777" w:rsidR="00FA0ABF" w:rsidRPr="00FD0F56" w:rsidRDefault="00FA0ABF" w:rsidP="000E4BBD">
            <w:pPr>
              <w:rPr>
                <w:ins w:id="2698" w:author="Rakesh Singhi" w:date="2015-02-07T10:54:00Z"/>
                <w:rFonts w:asciiTheme="minorHAnsi" w:hAnsiTheme="minorHAnsi" w:cstheme="minorHAnsi"/>
                <w:color w:val="000000"/>
                <w:szCs w:val="16"/>
              </w:rPr>
            </w:pPr>
            <w:ins w:id="2699" w:author="Rakesh Singhi" w:date="2015-02-07T10:54:00Z">
              <w:r w:rsidRPr="00FD0F56">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788D7F0D" w14:textId="77777777" w:rsidR="00FA0ABF" w:rsidRPr="00FD0F56" w:rsidRDefault="00FA0ABF" w:rsidP="000E4BBD">
            <w:pPr>
              <w:rPr>
                <w:ins w:id="2700" w:author="Rakesh Singhi" w:date="2015-02-07T10:54:00Z"/>
                <w:rFonts w:asciiTheme="minorHAnsi" w:hAnsiTheme="minorHAnsi" w:cstheme="minorHAnsi"/>
                <w:color w:val="000000"/>
                <w:szCs w:val="16"/>
              </w:rPr>
            </w:pPr>
            <w:ins w:id="2701" w:author="Rakesh Singhi" w:date="2015-02-07T10:54:00Z">
              <w:r w:rsidRPr="00FD0F56">
                <w:rPr>
                  <w:rFonts w:asciiTheme="minorHAnsi" w:hAnsiTheme="minorHAnsi" w:cstheme="minorHAnsi"/>
                  <w:color w:val="000000"/>
                  <w:szCs w:val="16"/>
                </w:rPr>
                <w:t>Sales order line status at sale order line level. For example - BOOKED, CLOSED etc..</w:t>
              </w:r>
            </w:ins>
          </w:p>
        </w:tc>
        <w:tc>
          <w:tcPr>
            <w:tcW w:w="1260" w:type="dxa"/>
            <w:tcBorders>
              <w:top w:val="single" w:sz="4" w:space="0" w:color="auto"/>
              <w:left w:val="single" w:sz="4" w:space="0" w:color="auto"/>
              <w:bottom w:val="single" w:sz="4" w:space="0" w:color="auto"/>
              <w:right w:val="single" w:sz="4" w:space="0" w:color="auto"/>
            </w:tcBorders>
            <w:vAlign w:val="center"/>
          </w:tcPr>
          <w:p w14:paraId="674FFBA0" w14:textId="77777777" w:rsidR="00FA0ABF" w:rsidRPr="00FD0F56" w:rsidRDefault="00FA0ABF" w:rsidP="000E4BBD">
            <w:pPr>
              <w:rPr>
                <w:ins w:id="2702" w:author="Rakesh Singhi" w:date="2015-02-07T10:54:00Z"/>
                <w:rFonts w:asciiTheme="minorHAnsi" w:hAnsiTheme="minorHAnsi" w:cstheme="minorHAnsi"/>
                <w:color w:val="000000"/>
                <w:szCs w:val="16"/>
              </w:rPr>
            </w:pPr>
            <w:ins w:id="2703" w:author="Rakesh Singhi" w:date="2015-02-07T10:54:00Z">
              <w:r w:rsidRPr="00FD0F56">
                <w:rPr>
                  <w:rFonts w:asciiTheme="minorHAnsi" w:hAnsiTheme="minorHAnsi" w:cstheme="minorHAnsi"/>
                  <w:color w:val="000000"/>
                  <w:szCs w:val="16"/>
                </w:rPr>
                <w:t>Yes</w:t>
              </w:r>
            </w:ins>
          </w:p>
        </w:tc>
      </w:tr>
      <w:tr w:rsidR="00FA0ABF" w:rsidRPr="00D30FA1" w14:paraId="7FCC3315" w14:textId="77777777" w:rsidTr="00FA0ABF">
        <w:trPr>
          <w:ins w:id="2704"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5E2D8D55" w14:textId="77777777" w:rsidR="00FA0ABF" w:rsidRPr="00FD0F56" w:rsidRDefault="00FA0ABF" w:rsidP="000E4BBD">
            <w:pPr>
              <w:rPr>
                <w:ins w:id="2705" w:author="Rakesh Singhi" w:date="2015-02-07T10:54:00Z"/>
                <w:rFonts w:asciiTheme="minorHAnsi" w:hAnsiTheme="minorHAnsi" w:cstheme="minorHAnsi"/>
                <w:color w:val="000000"/>
                <w:szCs w:val="16"/>
              </w:rPr>
            </w:pPr>
            <w:ins w:id="2706" w:author="Rakesh Singhi" w:date="2015-02-07T10:54:00Z">
              <w:r w:rsidRPr="00FD0F56">
                <w:rPr>
                  <w:rFonts w:asciiTheme="minorHAnsi" w:hAnsiTheme="minorHAnsi" w:cstheme="minorHAnsi"/>
                  <w:color w:val="000000"/>
                  <w:szCs w:val="16"/>
                </w:rPr>
                <w:t>Order creation date</w:t>
              </w:r>
            </w:ins>
          </w:p>
        </w:tc>
        <w:tc>
          <w:tcPr>
            <w:tcW w:w="1890" w:type="dxa"/>
            <w:tcBorders>
              <w:top w:val="single" w:sz="4" w:space="0" w:color="auto"/>
              <w:left w:val="single" w:sz="4" w:space="0" w:color="auto"/>
              <w:bottom w:val="single" w:sz="4" w:space="0" w:color="auto"/>
              <w:right w:val="single" w:sz="4" w:space="0" w:color="auto"/>
            </w:tcBorders>
            <w:vAlign w:val="center"/>
          </w:tcPr>
          <w:p w14:paraId="1493DA10" w14:textId="77777777" w:rsidR="00FA0ABF" w:rsidRPr="00FD0F56" w:rsidRDefault="00FA0ABF" w:rsidP="000E4BBD">
            <w:pPr>
              <w:rPr>
                <w:ins w:id="2707" w:author="Rakesh Singhi" w:date="2015-02-07T10:54:00Z"/>
                <w:rFonts w:asciiTheme="minorHAnsi" w:hAnsiTheme="minorHAnsi" w:cstheme="minorHAnsi"/>
                <w:color w:val="000000"/>
                <w:szCs w:val="16"/>
              </w:rPr>
            </w:pPr>
            <w:ins w:id="2708" w:author="Rakesh Singhi" w:date="2015-02-07T10:54:00Z">
              <w:r w:rsidRPr="00FD0F56">
                <w:rPr>
                  <w:rFonts w:asciiTheme="minorHAnsi" w:hAnsiTheme="minorHAnsi" w:cstheme="minorHAnsi"/>
                  <w:color w:val="000000"/>
                  <w:szCs w:val="16"/>
                </w:rPr>
                <w:t>OrderCreationDate</w:t>
              </w:r>
            </w:ins>
          </w:p>
        </w:tc>
        <w:tc>
          <w:tcPr>
            <w:tcW w:w="2340" w:type="dxa"/>
            <w:tcBorders>
              <w:top w:val="single" w:sz="4" w:space="0" w:color="auto"/>
              <w:left w:val="single" w:sz="4" w:space="0" w:color="auto"/>
              <w:bottom w:val="single" w:sz="4" w:space="0" w:color="auto"/>
              <w:right w:val="single" w:sz="4" w:space="0" w:color="auto"/>
            </w:tcBorders>
            <w:vAlign w:val="center"/>
          </w:tcPr>
          <w:p w14:paraId="07215CAD" w14:textId="77777777" w:rsidR="00FA0ABF" w:rsidRPr="00FD0F56" w:rsidRDefault="00FA0ABF" w:rsidP="000E4BBD">
            <w:pPr>
              <w:rPr>
                <w:ins w:id="2709" w:author="Rakesh Singhi" w:date="2015-02-07T10:54:00Z"/>
                <w:rFonts w:asciiTheme="minorHAnsi" w:hAnsiTheme="minorHAnsi" w:cstheme="minorHAnsi"/>
                <w:color w:val="000000"/>
                <w:szCs w:val="16"/>
              </w:rPr>
            </w:pPr>
            <w:ins w:id="2710" w:author="Rakesh Singhi" w:date="2015-02-07T10:54:00Z">
              <w:r w:rsidRPr="00FD0F56">
                <w:rPr>
                  <w:rFonts w:asciiTheme="minorHAnsi" w:hAnsiTheme="minorHAnsi" w:cstheme="minorHAnsi"/>
                  <w:color w:val="000000"/>
                  <w:szCs w:val="16"/>
                </w:rPr>
                <w:t>Date</w:t>
              </w:r>
              <w:r>
                <w:rPr>
                  <w:rFonts w:asciiTheme="minorHAnsi" w:hAnsiTheme="minorHAnsi" w:cstheme="minorHAnsi"/>
                  <w:color w:val="000000"/>
                  <w:szCs w:val="16"/>
                </w:rPr>
                <w:t xml:space="preserve"> </w:t>
              </w:r>
              <w:r w:rsidRPr="00FD0F56">
                <w:rPr>
                  <w:rFonts w:asciiTheme="minorHAnsi" w:hAnsiTheme="minorHAnsi" w:cstheme="minorHAnsi"/>
                  <w:color w:val="000000"/>
                  <w:szCs w:val="16"/>
                </w:rPr>
                <w:t>(DD/MM/YYYY)</w:t>
              </w:r>
            </w:ins>
          </w:p>
        </w:tc>
        <w:tc>
          <w:tcPr>
            <w:tcW w:w="2456" w:type="dxa"/>
            <w:tcBorders>
              <w:top w:val="single" w:sz="4" w:space="0" w:color="auto"/>
              <w:left w:val="single" w:sz="4" w:space="0" w:color="auto"/>
              <w:bottom w:val="single" w:sz="4" w:space="0" w:color="auto"/>
              <w:right w:val="single" w:sz="4" w:space="0" w:color="auto"/>
            </w:tcBorders>
            <w:vAlign w:val="center"/>
          </w:tcPr>
          <w:p w14:paraId="25ED098E" w14:textId="77777777" w:rsidR="00FA0ABF" w:rsidRPr="00FD0F56" w:rsidRDefault="00FA0ABF" w:rsidP="000E4BBD">
            <w:pPr>
              <w:rPr>
                <w:ins w:id="2711" w:author="Rakesh Singhi" w:date="2015-02-07T10:54:00Z"/>
                <w:rFonts w:asciiTheme="minorHAnsi" w:hAnsiTheme="minorHAnsi" w:cstheme="minorHAnsi"/>
                <w:color w:val="000000"/>
                <w:szCs w:val="16"/>
              </w:rPr>
            </w:pPr>
            <w:ins w:id="2712" w:author="Rakesh Singhi" w:date="2015-02-07T10:54:00Z">
              <w:r w:rsidRPr="00FD0F56">
                <w:rPr>
                  <w:rFonts w:asciiTheme="minorHAnsi" w:hAnsiTheme="minorHAnsi" w:cstheme="minorHAnsi"/>
                  <w:color w:val="000000"/>
                  <w:szCs w:val="16"/>
                </w:rPr>
                <w:t>DMO ISC order creation date</w:t>
              </w:r>
            </w:ins>
          </w:p>
        </w:tc>
        <w:tc>
          <w:tcPr>
            <w:tcW w:w="1260" w:type="dxa"/>
            <w:tcBorders>
              <w:top w:val="single" w:sz="4" w:space="0" w:color="auto"/>
              <w:left w:val="single" w:sz="4" w:space="0" w:color="auto"/>
              <w:bottom w:val="single" w:sz="4" w:space="0" w:color="auto"/>
              <w:right w:val="single" w:sz="4" w:space="0" w:color="auto"/>
            </w:tcBorders>
            <w:vAlign w:val="center"/>
          </w:tcPr>
          <w:p w14:paraId="1194429D" w14:textId="77777777" w:rsidR="00FA0ABF" w:rsidRPr="00FD0F56" w:rsidRDefault="00FA0ABF" w:rsidP="000E4BBD">
            <w:pPr>
              <w:rPr>
                <w:ins w:id="2713" w:author="Rakesh Singhi" w:date="2015-02-07T10:54:00Z"/>
                <w:rFonts w:asciiTheme="minorHAnsi" w:hAnsiTheme="minorHAnsi" w:cstheme="minorHAnsi"/>
                <w:color w:val="000000"/>
                <w:szCs w:val="16"/>
              </w:rPr>
            </w:pPr>
            <w:ins w:id="2714" w:author="Rakesh Singhi" w:date="2015-02-07T10:54:00Z">
              <w:r w:rsidRPr="00FD0F56">
                <w:rPr>
                  <w:rFonts w:asciiTheme="minorHAnsi" w:hAnsiTheme="minorHAnsi" w:cstheme="minorHAnsi"/>
                  <w:color w:val="000000"/>
                  <w:szCs w:val="16"/>
                </w:rPr>
                <w:t>Yes</w:t>
              </w:r>
            </w:ins>
          </w:p>
        </w:tc>
      </w:tr>
      <w:tr w:rsidR="00FA0ABF" w:rsidRPr="00D30FA1" w14:paraId="7E210140" w14:textId="77777777" w:rsidTr="00FA0ABF">
        <w:trPr>
          <w:ins w:id="2715"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57D0B9B8" w14:textId="77777777" w:rsidR="00FA0ABF" w:rsidRPr="00FD0F56" w:rsidRDefault="00FA0ABF" w:rsidP="000E4BBD">
            <w:pPr>
              <w:rPr>
                <w:ins w:id="2716" w:author="Rakesh Singhi" w:date="2015-02-07T10:54:00Z"/>
                <w:rFonts w:asciiTheme="minorHAnsi" w:hAnsiTheme="minorHAnsi" w:cstheme="minorHAnsi"/>
                <w:color w:val="000000"/>
                <w:szCs w:val="16"/>
              </w:rPr>
            </w:pPr>
            <w:ins w:id="2717" w:author="Rakesh Singhi" w:date="2015-02-07T10:54:00Z">
              <w:r w:rsidRPr="00FD0F56">
                <w:rPr>
                  <w:rFonts w:asciiTheme="minorHAnsi" w:hAnsiTheme="minorHAnsi" w:cstheme="minorHAnsi"/>
                  <w:color w:val="000000"/>
                  <w:szCs w:val="16"/>
                </w:rPr>
                <w:t>Order Status</w:t>
              </w:r>
            </w:ins>
          </w:p>
        </w:tc>
        <w:tc>
          <w:tcPr>
            <w:tcW w:w="1890" w:type="dxa"/>
            <w:tcBorders>
              <w:top w:val="single" w:sz="4" w:space="0" w:color="auto"/>
              <w:left w:val="single" w:sz="4" w:space="0" w:color="auto"/>
              <w:bottom w:val="single" w:sz="4" w:space="0" w:color="auto"/>
              <w:right w:val="single" w:sz="4" w:space="0" w:color="auto"/>
            </w:tcBorders>
            <w:vAlign w:val="center"/>
          </w:tcPr>
          <w:p w14:paraId="7D71A2E1" w14:textId="77777777" w:rsidR="00FA0ABF" w:rsidRPr="00FD0F56" w:rsidRDefault="00FA0ABF" w:rsidP="000E4BBD">
            <w:pPr>
              <w:rPr>
                <w:ins w:id="2718" w:author="Rakesh Singhi" w:date="2015-02-07T10:54:00Z"/>
                <w:rFonts w:asciiTheme="minorHAnsi" w:hAnsiTheme="minorHAnsi" w:cstheme="minorHAnsi"/>
                <w:color w:val="000000"/>
                <w:szCs w:val="16"/>
              </w:rPr>
            </w:pPr>
            <w:ins w:id="2719" w:author="Rakesh Singhi" w:date="2015-02-07T10:54:00Z">
              <w:r w:rsidRPr="00FD0F56">
                <w:rPr>
                  <w:rFonts w:asciiTheme="minorHAnsi" w:hAnsiTheme="minorHAnsi" w:cstheme="minorHAnsi"/>
                  <w:color w:val="000000"/>
                  <w:szCs w:val="16"/>
                </w:rPr>
                <w:t>OrderStatus</w:t>
              </w:r>
            </w:ins>
          </w:p>
        </w:tc>
        <w:tc>
          <w:tcPr>
            <w:tcW w:w="2340" w:type="dxa"/>
            <w:tcBorders>
              <w:top w:val="single" w:sz="4" w:space="0" w:color="auto"/>
              <w:left w:val="single" w:sz="4" w:space="0" w:color="auto"/>
              <w:bottom w:val="single" w:sz="4" w:space="0" w:color="auto"/>
              <w:right w:val="single" w:sz="4" w:space="0" w:color="auto"/>
            </w:tcBorders>
            <w:vAlign w:val="center"/>
          </w:tcPr>
          <w:p w14:paraId="0B82862E" w14:textId="77777777" w:rsidR="00FA0ABF" w:rsidRPr="00FD0F56" w:rsidRDefault="00FA0ABF" w:rsidP="000E4BBD">
            <w:pPr>
              <w:rPr>
                <w:ins w:id="2720" w:author="Rakesh Singhi" w:date="2015-02-07T10:54:00Z"/>
                <w:rFonts w:asciiTheme="minorHAnsi" w:hAnsiTheme="minorHAnsi" w:cstheme="minorHAnsi"/>
                <w:color w:val="000000"/>
                <w:szCs w:val="16"/>
              </w:rPr>
            </w:pPr>
            <w:ins w:id="2721" w:author="Rakesh Singhi" w:date="2015-02-07T10:54:00Z">
              <w:r w:rsidRPr="00FD0F56">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296250AE" w14:textId="77777777" w:rsidR="00FA0ABF" w:rsidRPr="00FD0F56" w:rsidRDefault="00FA0ABF" w:rsidP="000E4BBD">
            <w:pPr>
              <w:rPr>
                <w:ins w:id="2722" w:author="Rakesh Singhi" w:date="2015-02-07T10:54:00Z"/>
                <w:rFonts w:asciiTheme="minorHAnsi" w:hAnsiTheme="minorHAnsi" w:cstheme="minorHAnsi"/>
                <w:color w:val="000000"/>
                <w:szCs w:val="16"/>
              </w:rPr>
            </w:pPr>
            <w:ins w:id="2723" w:author="Rakesh Singhi" w:date="2015-02-07T10:54:00Z">
              <w:r w:rsidRPr="00FD0F56">
                <w:rPr>
                  <w:rFonts w:asciiTheme="minorHAnsi" w:hAnsiTheme="minorHAnsi" w:cstheme="minorHAnsi"/>
                  <w:color w:val="000000"/>
                  <w:szCs w:val="16"/>
                </w:rPr>
                <w:t>Header Order status at order level. For example - BOOKED, CLOSED etc..</w:t>
              </w:r>
            </w:ins>
          </w:p>
        </w:tc>
        <w:tc>
          <w:tcPr>
            <w:tcW w:w="1260" w:type="dxa"/>
            <w:tcBorders>
              <w:top w:val="single" w:sz="4" w:space="0" w:color="auto"/>
              <w:left w:val="single" w:sz="4" w:space="0" w:color="auto"/>
              <w:bottom w:val="single" w:sz="4" w:space="0" w:color="auto"/>
              <w:right w:val="single" w:sz="4" w:space="0" w:color="auto"/>
            </w:tcBorders>
            <w:vAlign w:val="center"/>
          </w:tcPr>
          <w:p w14:paraId="3BBDDF01" w14:textId="77777777" w:rsidR="00FA0ABF" w:rsidRPr="00FD0F56" w:rsidRDefault="00FA0ABF" w:rsidP="000E4BBD">
            <w:pPr>
              <w:rPr>
                <w:ins w:id="2724" w:author="Rakesh Singhi" w:date="2015-02-07T10:54:00Z"/>
                <w:rFonts w:asciiTheme="minorHAnsi" w:hAnsiTheme="minorHAnsi" w:cstheme="minorHAnsi"/>
                <w:color w:val="000000"/>
                <w:szCs w:val="16"/>
              </w:rPr>
            </w:pPr>
            <w:ins w:id="2725" w:author="Rakesh Singhi" w:date="2015-02-07T10:54:00Z">
              <w:r w:rsidRPr="00FD0F56">
                <w:rPr>
                  <w:rFonts w:asciiTheme="minorHAnsi" w:hAnsiTheme="minorHAnsi" w:cstheme="minorHAnsi"/>
                  <w:color w:val="000000"/>
                  <w:szCs w:val="16"/>
                </w:rPr>
                <w:t>Yes</w:t>
              </w:r>
            </w:ins>
          </w:p>
        </w:tc>
      </w:tr>
      <w:tr w:rsidR="00FA0ABF" w:rsidRPr="00D30FA1" w14:paraId="461BE817" w14:textId="77777777" w:rsidTr="00FA0ABF">
        <w:trPr>
          <w:ins w:id="2726"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5339F6ED" w14:textId="77777777" w:rsidR="00FA0ABF" w:rsidRPr="00FD0F56" w:rsidRDefault="00FA0ABF" w:rsidP="000E4BBD">
            <w:pPr>
              <w:rPr>
                <w:ins w:id="2727" w:author="Rakesh Singhi" w:date="2015-02-07T10:54:00Z"/>
                <w:rFonts w:asciiTheme="minorHAnsi" w:hAnsiTheme="minorHAnsi" w:cstheme="minorHAnsi"/>
                <w:color w:val="000000"/>
                <w:szCs w:val="16"/>
              </w:rPr>
            </w:pPr>
            <w:ins w:id="2728" w:author="Rakesh Singhi" w:date="2015-02-07T10:54:00Z">
              <w:r w:rsidRPr="00FD0F56">
                <w:rPr>
                  <w:rFonts w:asciiTheme="minorHAnsi" w:hAnsiTheme="minorHAnsi" w:cstheme="minorHAnsi"/>
                  <w:color w:val="000000"/>
                  <w:szCs w:val="16"/>
                </w:rPr>
                <w:t>Currency</w:t>
              </w:r>
            </w:ins>
          </w:p>
        </w:tc>
        <w:tc>
          <w:tcPr>
            <w:tcW w:w="1890" w:type="dxa"/>
            <w:tcBorders>
              <w:top w:val="single" w:sz="4" w:space="0" w:color="auto"/>
              <w:left w:val="single" w:sz="4" w:space="0" w:color="auto"/>
              <w:bottom w:val="single" w:sz="4" w:space="0" w:color="auto"/>
              <w:right w:val="single" w:sz="4" w:space="0" w:color="auto"/>
            </w:tcBorders>
            <w:vAlign w:val="center"/>
          </w:tcPr>
          <w:p w14:paraId="71C2B38B" w14:textId="77777777" w:rsidR="00FA0ABF" w:rsidRPr="00FD0F56" w:rsidRDefault="00FA0ABF" w:rsidP="000E4BBD">
            <w:pPr>
              <w:rPr>
                <w:ins w:id="2729" w:author="Rakesh Singhi" w:date="2015-02-07T10:54:00Z"/>
                <w:rFonts w:asciiTheme="minorHAnsi" w:hAnsiTheme="minorHAnsi" w:cstheme="minorHAnsi"/>
                <w:color w:val="000000"/>
                <w:szCs w:val="16"/>
              </w:rPr>
            </w:pPr>
            <w:ins w:id="2730" w:author="Rakesh Singhi" w:date="2015-02-07T10:54:00Z">
              <w:r w:rsidRPr="00FD0F56">
                <w:rPr>
                  <w:rFonts w:asciiTheme="minorHAnsi" w:hAnsiTheme="minorHAnsi" w:cstheme="minorHAnsi"/>
                  <w:color w:val="000000"/>
                  <w:szCs w:val="16"/>
                </w:rPr>
                <w:t>Currency</w:t>
              </w:r>
            </w:ins>
          </w:p>
        </w:tc>
        <w:tc>
          <w:tcPr>
            <w:tcW w:w="2340" w:type="dxa"/>
            <w:tcBorders>
              <w:top w:val="single" w:sz="4" w:space="0" w:color="auto"/>
              <w:left w:val="single" w:sz="4" w:space="0" w:color="auto"/>
              <w:bottom w:val="single" w:sz="4" w:space="0" w:color="auto"/>
              <w:right w:val="single" w:sz="4" w:space="0" w:color="auto"/>
            </w:tcBorders>
            <w:vAlign w:val="center"/>
          </w:tcPr>
          <w:p w14:paraId="556EC658" w14:textId="77777777" w:rsidR="00FA0ABF" w:rsidRPr="00FD0F56" w:rsidRDefault="00FA0ABF" w:rsidP="000E4BBD">
            <w:pPr>
              <w:rPr>
                <w:ins w:id="2731" w:author="Rakesh Singhi" w:date="2015-02-07T10:54:00Z"/>
                <w:rFonts w:asciiTheme="minorHAnsi" w:hAnsiTheme="minorHAnsi" w:cstheme="minorHAnsi"/>
                <w:color w:val="000000"/>
                <w:szCs w:val="16"/>
              </w:rPr>
            </w:pPr>
            <w:ins w:id="2732" w:author="Rakesh Singhi" w:date="2015-02-07T10:54:00Z">
              <w:r w:rsidRPr="00FD0F56">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15BBF8B6" w14:textId="77777777" w:rsidR="00FA0ABF" w:rsidRPr="00FD0F56" w:rsidRDefault="00FA0ABF" w:rsidP="000E4BBD">
            <w:pPr>
              <w:rPr>
                <w:ins w:id="2733" w:author="Rakesh Singhi" w:date="2015-02-07T10:54:00Z"/>
                <w:rFonts w:asciiTheme="minorHAnsi" w:hAnsiTheme="minorHAnsi" w:cstheme="minorHAnsi"/>
                <w:color w:val="000000"/>
                <w:szCs w:val="16"/>
              </w:rPr>
            </w:pPr>
            <w:ins w:id="2734" w:author="Rakesh Singhi" w:date="2015-02-07T10:54:00Z">
              <w:r w:rsidRPr="00FD0F56">
                <w:rPr>
                  <w:rFonts w:asciiTheme="minorHAnsi" w:hAnsiTheme="minorHAnsi" w:cstheme="minorHAnsi"/>
                  <w:color w:val="000000"/>
                  <w:szCs w:val="16"/>
                </w:rPr>
                <w:t>Currency code at order line item level.</w:t>
              </w:r>
            </w:ins>
          </w:p>
        </w:tc>
        <w:tc>
          <w:tcPr>
            <w:tcW w:w="1260" w:type="dxa"/>
            <w:tcBorders>
              <w:top w:val="single" w:sz="4" w:space="0" w:color="auto"/>
              <w:left w:val="single" w:sz="4" w:space="0" w:color="auto"/>
              <w:bottom w:val="single" w:sz="4" w:space="0" w:color="auto"/>
              <w:right w:val="single" w:sz="4" w:space="0" w:color="auto"/>
            </w:tcBorders>
            <w:vAlign w:val="center"/>
          </w:tcPr>
          <w:p w14:paraId="67411051" w14:textId="77777777" w:rsidR="00FA0ABF" w:rsidRPr="00FD0F56" w:rsidRDefault="00FA0ABF" w:rsidP="000E4BBD">
            <w:pPr>
              <w:rPr>
                <w:ins w:id="2735" w:author="Rakesh Singhi" w:date="2015-02-07T10:54:00Z"/>
                <w:rFonts w:asciiTheme="minorHAnsi" w:hAnsiTheme="minorHAnsi" w:cstheme="minorHAnsi"/>
                <w:color w:val="000000"/>
                <w:szCs w:val="16"/>
              </w:rPr>
            </w:pPr>
            <w:ins w:id="2736" w:author="Rakesh Singhi" w:date="2015-02-07T10:54:00Z">
              <w:r w:rsidRPr="00FD0F56">
                <w:rPr>
                  <w:rFonts w:asciiTheme="minorHAnsi" w:hAnsiTheme="minorHAnsi" w:cstheme="minorHAnsi"/>
                  <w:color w:val="000000"/>
                  <w:szCs w:val="16"/>
                </w:rPr>
                <w:t>Yes</w:t>
              </w:r>
            </w:ins>
          </w:p>
        </w:tc>
      </w:tr>
      <w:tr w:rsidR="00FA0ABF" w:rsidRPr="00D30FA1" w14:paraId="0EAA0B2F" w14:textId="77777777" w:rsidTr="00FA0ABF">
        <w:trPr>
          <w:ins w:id="2737"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37A38D14" w14:textId="77777777" w:rsidR="00FA0ABF" w:rsidRPr="00FD0F56" w:rsidRDefault="00FA0ABF" w:rsidP="000E4BBD">
            <w:pPr>
              <w:rPr>
                <w:ins w:id="2738" w:author="Rakesh Singhi" w:date="2015-02-07T10:54:00Z"/>
                <w:rFonts w:asciiTheme="minorHAnsi" w:hAnsiTheme="minorHAnsi" w:cstheme="minorHAnsi"/>
                <w:color w:val="000000"/>
                <w:szCs w:val="16"/>
              </w:rPr>
            </w:pPr>
            <w:ins w:id="2739" w:author="Rakesh Singhi" w:date="2015-02-07T10:54:00Z">
              <w:r w:rsidRPr="00FD0F56">
                <w:rPr>
                  <w:rFonts w:asciiTheme="minorHAnsi" w:hAnsiTheme="minorHAnsi" w:cstheme="minorHAnsi"/>
                  <w:color w:val="000000"/>
                  <w:szCs w:val="16"/>
                </w:rPr>
                <w:t>Return Flag/Order type 2</w:t>
              </w:r>
            </w:ins>
          </w:p>
        </w:tc>
        <w:tc>
          <w:tcPr>
            <w:tcW w:w="1890" w:type="dxa"/>
            <w:tcBorders>
              <w:top w:val="single" w:sz="4" w:space="0" w:color="auto"/>
              <w:left w:val="single" w:sz="4" w:space="0" w:color="auto"/>
              <w:bottom w:val="single" w:sz="4" w:space="0" w:color="auto"/>
              <w:right w:val="single" w:sz="4" w:space="0" w:color="auto"/>
            </w:tcBorders>
            <w:vAlign w:val="center"/>
          </w:tcPr>
          <w:p w14:paraId="18680020" w14:textId="77777777" w:rsidR="00FA0ABF" w:rsidRPr="00FD0F56" w:rsidRDefault="00FA0ABF" w:rsidP="000E4BBD">
            <w:pPr>
              <w:rPr>
                <w:ins w:id="2740" w:author="Rakesh Singhi" w:date="2015-02-07T10:54:00Z"/>
                <w:rFonts w:asciiTheme="minorHAnsi" w:hAnsiTheme="minorHAnsi" w:cstheme="minorHAnsi"/>
                <w:color w:val="000000"/>
                <w:szCs w:val="16"/>
              </w:rPr>
            </w:pPr>
            <w:ins w:id="2741" w:author="Rakesh Singhi" w:date="2015-02-07T10:54:00Z">
              <w:r w:rsidRPr="00FD0F56">
                <w:rPr>
                  <w:rFonts w:asciiTheme="minorHAnsi" w:hAnsiTheme="minorHAnsi" w:cstheme="minorHAnsi"/>
                  <w:color w:val="000000"/>
                  <w:szCs w:val="16"/>
                </w:rPr>
                <w:t>ReturnFlag</w:t>
              </w:r>
            </w:ins>
          </w:p>
        </w:tc>
        <w:tc>
          <w:tcPr>
            <w:tcW w:w="2340" w:type="dxa"/>
            <w:tcBorders>
              <w:top w:val="single" w:sz="4" w:space="0" w:color="auto"/>
              <w:left w:val="single" w:sz="4" w:space="0" w:color="auto"/>
              <w:bottom w:val="single" w:sz="4" w:space="0" w:color="auto"/>
              <w:right w:val="single" w:sz="4" w:space="0" w:color="auto"/>
            </w:tcBorders>
            <w:vAlign w:val="center"/>
          </w:tcPr>
          <w:p w14:paraId="68D98684" w14:textId="77777777" w:rsidR="00FA0ABF" w:rsidRPr="00FD0F56" w:rsidRDefault="00FA0ABF" w:rsidP="000E4BBD">
            <w:pPr>
              <w:rPr>
                <w:ins w:id="2742" w:author="Rakesh Singhi" w:date="2015-02-07T10:54:00Z"/>
                <w:rFonts w:asciiTheme="minorHAnsi" w:hAnsiTheme="minorHAnsi" w:cstheme="minorHAnsi"/>
                <w:color w:val="000000"/>
                <w:szCs w:val="16"/>
              </w:rPr>
            </w:pPr>
            <w:ins w:id="2743" w:author="Rakesh Singhi" w:date="2015-02-07T10:54:00Z">
              <w:r w:rsidRPr="00FD0F56">
                <w:rPr>
                  <w:rFonts w:asciiTheme="minorHAnsi" w:hAnsiTheme="minorHAnsi" w:cstheme="minorHAnsi"/>
                  <w:color w:val="000000"/>
                  <w:szCs w:val="16"/>
                </w:rPr>
                <w:t>varchar2(10)</w:t>
              </w:r>
            </w:ins>
          </w:p>
        </w:tc>
        <w:tc>
          <w:tcPr>
            <w:tcW w:w="2456" w:type="dxa"/>
            <w:tcBorders>
              <w:top w:val="single" w:sz="4" w:space="0" w:color="auto"/>
              <w:left w:val="single" w:sz="4" w:space="0" w:color="auto"/>
              <w:bottom w:val="single" w:sz="4" w:space="0" w:color="auto"/>
              <w:right w:val="single" w:sz="4" w:space="0" w:color="auto"/>
            </w:tcBorders>
            <w:vAlign w:val="center"/>
          </w:tcPr>
          <w:p w14:paraId="7C0A6D50" w14:textId="77777777" w:rsidR="00FA0ABF" w:rsidRPr="00FD0F56" w:rsidRDefault="00FA0ABF" w:rsidP="000E4BBD">
            <w:pPr>
              <w:rPr>
                <w:ins w:id="2744" w:author="Rakesh Singhi" w:date="2015-02-07T10:54:00Z"/>
                <w:rFonts w:asciiTheme="minorHAnsi" w:hAnsiTheme="minorHAnsi" w:cstheme="minorHAnsi"/>
                <w:color w:val="000000"/>
                <w:szCs w:val="16"/>
              </w:rPr>
            </w:pPr>
            <w:ins w:id="2745" w:author="Rakesh Singhi" w:date="2015-02-07T10:54:00Z">
              <w:r w:rsidRPr="00FD0F56">
                <w:rPr>
                  <w:rFonts w:asciiTheme="minorHAnsi" w:hAnsiTheme="minorHAnsi" w:cstheme="minorHAnsi"/>
                  <w:color w:val="000000"/>
                  <w:szCs w:val="16"/>
                </w:rPr>
                <w:t>This is required to identify returned part to Xerox</w:t>
              </w:r>
            </w:ins>
          </w:p>
        </w:tc>
        <w:tc>
          <w:tcPr>
            <w:tcW w:w="1260" w:type="dxa"/>
            <w:tcBorders>
              <w:top w:val="single" w:sz="4" w:space="0" w:color="auto"/>
              <w:left w:val="single" w:sz="4" w:space="0" w:color="auto"/>
              <w:bottom w:val="single" w:sz="4" w:space="0" w:color="auto"/>
              <w:right w:val="single" w:sz="4" w:space="0" w:color="auto"/>
            </w:tcBorders>
            <w:vAlign w:val="center"/>
          </w:tcPr>
          <w:p w14:paraId="37107D77" w14:textId="77777777" w:rsidR="00FA0ABF" w:rsidRPr="00FD0F56" w:rsidRDefault="00FA0ABF" w:rsidP="000E4BBD">
            <w:pPr>
              <w:rPr>
                <w:ins w:id="2746" w:author="Rakesh Singhi" w:date="2015-02-07T10:54:00Z"/>
                <w:rFonts w:asciiTheme="minorHAnsi" w:hAnsiTheme="minorHAnsi" w:cstheme="minorHAnsi"/>
                <w:color w:val="000000"/>
                <w:szCs w:val="16"/>
              </w:rPr>
            </w:pPr>
            <w:ins w:id="2747" w:author="Rakesh Singhi" w:date="2015-02-07T10:54:00Z">
              <w:r w:rsidRPr="00FD0F56">
                <w:rPr>
                  <w:rFonts w:asciiTheme="minorHAnsi" w:hAnsiTheme="minorHAnsi" w:cstheme="minorHAnsi"/>
                  <w:color w:val="000000"/>
                  <w:szCs w:val="16"/>
                </w:rPr>
                <w:t>No</w:t>
              </w:r>
            </w:ins>
          </w:p>
        </w:tc>
      </w:tr>
      <w:tr w:rsidR="00FA0ABF" w:rsidRPr="00D30FA1" w14:paraId="7569C74E" w14:textId="77777777" w:rsidTr="00FA0ABF">
        <w:trPr>
          <w:ins w:id="2748"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2C7BD275" w14:textId="77777777" w:rsidR="00FA0ABF" w:rsidRPr="00FD0F56" w:rsidRDefault="00FA0ABF" w:rsidP="000E4BBD">
            <w:pPr>
              <w:rPr>
                <w:ins w:id="2749" w:author="Rakesh Singhi" w:date="2015-02-07T10:54:00Z"/>
                <w:rFonts w:asciiTheme="minorHAnsi" w:hAnsiTheme="minorHAnsi" w:cstheme="minorHAnsi"/>
                <w:color w:val="000000"/>
                <w:szCs w:val="16"/>
              </w:rPr>
            </w:pPr>
            <w:ins w:id="2750" w:author="Rakesh Singhi" w:date="2015-02-07T10:54:00Z">
              <w:r w:rsidRPr="00FD0F56">
                <w:rPr>
                  <w:rFonts w:asciiTheme="minorHAnsi" w:hAnsiTheme="minorHAnsi" w:cstheme="minorHAnsi"/>
                  <w:color w:val="000000"/>
                  <w:szCs w:val="16"/>
                </w:rPr>
                <w:t>Invoice number</w:t>
              </w:r>
            </w:ins>
          </w:p>
        </w:tc>
        <w:tc>
          <w:tcPr>
            <w:tcW w:w="1890" w:type="dxa"/>
            <w:tcBorders>
              <w:top w:val="single" w:sz="4" w:space="0" w:color="auto"/>
              <w:left w:val="single" w:sz="4" w:space="0" w:color="auto"/>
              <w:bottom w:val="single" w:sz="4" w:space="0" w:color="auto"/>
              <w:right w:val="single" w:sz="4" w:space="0" w:color="auto"/>
            </w:tcBorders>
            <w:vAlign w:val="center"/>
          </w:tcPr>
          <w:p w14:paraId="254597D1" w14:textId="77777777" w:rsidR="00FA0ABF" w:rsidRPr="00FD0F56" w:rsidRDefault="00FA0ABF" w:rsidP="000E4BBD">
            <w:pPr>
              <w:rPr>
                <w:ins w:id="2751" w:author="Rakesh Singhi" w:date="2015-02-07T10:54:00Z"/>
                <w:rFonts w:asciiTheme="minorHAnsi" w:hAnsiTheme="minorHAnsi" w:cstheme="minorHAnsi"/>
                <w:color w:val="000000"/>
                <w:szCs w:val="16"/>
              </w:rPr>
            </w:pPr>
            <w:ins w:id="2752" w:author="Rakesh Singhi" w:date="2015-02-07T10:54:00Z">
              <w:r w:rsidRPr="00FD0F56">
                <w:rPr>
                  <w:rFonts w:asciiTheme="minorHAnsi" w:hAnsiTheme="minorHAnsi" w:cstheme="minorHAnsi"/>
                  <w:color w:val="000000"/>
                  <w:szCs w:val="16"/>
                </w:rPr>
                <w:t>InvoiceNumber</w:t>
              </w:r>
            </w:ins>
          </w:p>
        </w:tc>
        <w:tc>
          <w:tcPr>
            <w:tcW w:w="2340" w:type="dxa"/>
            <w:tcBorders>
              <w:top w:val="single" w:sz="4" w:space="0" w:color="auto"/>
              <w:left w:val="single" w:sz="4" w:space="0" w:color="auto"/>
              <w:bottom w:val="single" w:sz="4" w:space="0" w:color="auto"/>
              <w:right w:val="single" w:sz="4" w:space="0" w:color="auto"/>
            </w:tcBorders>
            <w:vAlign w:val="center"/>
          </w:tcPr>
          <w:p w14:paraId="79DDE113" w14:textId="77777777" w:rsidR="00FA0ABF" w:rsidRPr="00FD0F56" w:rsidRDefault="00FA0ABF" w:rsidP="000E4BBD">
            <w:pPr>
              <w:rPr>
                <w:ins w:id="2753" w:author="Rakesh Singhi" w:date="2015-02-07T10:54:00Z"/>
                <w:rFonts w:asciiTheme="minorHAnsi" w:hAnsiTheme="minorHAnsi" w:cstheme="minorHAnsi"/>
                <w:color w:val="000000"/>
                <w:szCs w:val="16"/>
              </w:rPr>
            </w:pPr>
            <w:ins w:id="2754" w:author="Rakesh Singhi" w:date="2015-02-07T10:54:00Z">
              <w:r w:rsidRPr="00FD0F56">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50107FED" w14:textId="77777777" w:rsidR="00FA0ABF" w:rsidRPr="00FD0F56" w:rsidRDefault="00FA0ABF" w:rsidP="000E4BBD">
            <w:pPr>
              <w:rPr>
                <w:ins w:id="2755" w:author="Rakesh Singhi" w:date="2015-02-07T10:54:00Z"/>
                <w:rFonts w:asciiTheme="minorHAnsi" w:hAnsiTheme="minorHAnsi" w:cstheme="minorHAnsi"/>
                <w:color w:val="000000"/>
                <w:szCs w:val="16"/>
              </w:rPr>
            </w:pPr>
            <w:ins w:id="2756" w:author="Rakesh Singhi" w:date="2015-02-07T10:54:00Z">
              <w:r w:rsidRPr="00FD0F56">
                <w:rPr>
                  <w:rFonts w:asciiTheme="minorHAnsi" w:hAnsiTheme="minorHAnsi" w:cstheme="minorHAnsi"/>
                  <w:color w:val="000000"/>
                  <w:szCs w:val="16"/>
                </w:rPr>
                <w:t>Invoice created in DMO ISC</w:t>
              </w:r>
            </w:ins>
          </w:p>
        </w:tc>
        <w:tc>
          <w:tcPr>
            <w:tcW w:w="1260" w:type="dxa"/>
            <w:tcBorders>
              <w:top w:val="single" w:sz="4" w:space="0" w:color="auto"/>
              <w:left w:val="single" w:sz="4" w:space="0" w:color="auto"/>
              <w:bottom w:val="single" w:sz="4" w:space="0" w:color="auto"/>
              <w:right w:val="single" w:sz="4" w:space="0" w:color="auto"/>
            </w:tcBorders>
            <w:vAlign w:val="center"/>
          </w:tcPr>
          <w:p w14:paraId="240881D6" w14:textId="77777777" w:rsidR="00FA0ABF" w:rsidRPr="00FD0F56" w:rsidRDefault="00FA0ABF" w:rsidP="000E4BBD">
            <w:pPr>
              <w:rPr>
                <w:ins w:id="2757" w:author="Rakesh Singhi" w:date="2015-02-07T10:54:00Z"/>
                <w:rFonts w:asciiTheme="minorHAnsi" w:hAnsiTheme="minorHAnsi" w:cstheme="minorHAnsi"/>
                <w:color w:val="000000"/>
                <w:szCs w:val="16"/>
              </w:rPr>
            </w:pPr>
            <w:ins w:id="2758" w:author="Rakesh Singhi" w:date="2015-02-07T10:54:00Z">
              <w:r w:rsidRPr="00FD0F56">
                <w:rPr>
                  <w:rFonts w:asciiTheme="minorHAnsi" w:hAnsiTheme="minorHAnsi" w:cstheme="minorHAnsi"/>
                  <w:color w:val="000000"/>
                  <w:szCs w:val="16"/>
                </w:rPr>
                <w:t>No</w:t>
              </w:r>
            </w:ins>
          </w:p>
        </w:tc>
      </w:tr>
      <w:tr w:rsidR="00FA0ABF" w:rsidRPr="00D30FA1" w14:paraId="651613BE" w14:textId="77777777" w:rsidTr="00FA0ABF">
        <w:trPr>
          <w:ins w:id="2759"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760FEFFF" w14:textId="77777777" w:rsidR="00FA0ABF" w:rsidRPr="00FD0F56" w:rsidRDefault="00FA0ABF" w:rsidP="000E4BBD">
            <w:pPr>
              <w:rPr>
                <w:ins w:id="2760" w:author="Rakesh Singhi" w:date="2015-02-07T10:54:00Z"/>
                <w:rFonts w:asciiTheme="minorHAnsi" w:hAnsiTheme="minorHAnsi" w:cstheme="minorHAnsi"/>
                <w:color w:val="000000"/>
                <w:szCs w:val="16"/>
              </w:rPr>
            </w:pPr>
            <w:ins w:id="2761" w:author="Rakesh Singhi" w:date="2015-02-07T10:54:00Z">
              <w:r w:rsidRPr="00FD0F56">
                <w:rPr>
                  <w:rFonts w:asciiTheme="minorHAnsi" w:hAnsiTheme="minorHAnsi" w:cstheme="minorHAnsi"/>
                  <w:color w:val="000000"/>
                  <w:szCs w:val="16"/>
                </w:rPr>
                <w:t>Invoice Date</w:t>
              </w:r>
            </w:ins>
          </w:p>
        </w:tc>
        <w:tc>
          <w:tcPr>
            <w:tcW w:w="1890" w:type="dxa"/>
            <w:tcBorders>
              <w:top w:val="single" w:sz="4" w:space="0" w:color="auto"/>
              <w:left w:val="single" w:sz="4" w:space="0" w:color="auto"/>
              <w:bottom w:val="single" w:sz="4" w:space="0" w:color="auto"/>
              <w:right w:val="single" w:sz="4" w:space="0" w:color="auto"/>
            </w:tcBorders>
            <w:vAlign w:val="center"/>
          </w:tcPr>
          <w:p w14:paraId="5C7702CB" w14:textId="77777777" w:rsidR="00FA0ABF" w:rsidRPr="00FD0F56" w:rsidRDefault="00FA0ABF" w:rsidP="000E4BBD">
            <w:pPr>
              <w:rPr>
                <w:ins w:id="2762" w:author="Rakesh Singhi" w:date="2015-02-07T10:54:00Z"/>
                <w:rFonts w:asciiTheme="minorHAnsi" w:hAnsiTheme="minorHAnsi" w:cstheme="minorHAnsi"/>
                <w:color w:val="000000"/>
                <w:szCs w:val="16"/>
              </w:rPr>
            </w:pPr>
            <w:ins w:id="2763" w:author="Rakesh Singhi" w:date="2015-02-07T10:54:00Z">
              <w:r w:rsidRPr="00FD0F56">
                <w:rPr>
                  <w:rFonts w:asciiTheme="minorHAnsi" w:hAnsiTheme="minorHAnsi" w:cstheme="minorHAnsi"/>
                  <w:color w:val="000000"/>
                  <w:szCs w:val="16"/>
                </w:rPr>
                <w:t>InvoiceDate</w:t>
              </w:r>
            </w:ins>
          </w:p>
        </w:tc>
        <w:tc>
          <w:tcPr>
            <w:tcW w:w="2340" w:type="dxa"/>
            <w:tcBorders>
              <w:top w:val="single" w:sz="4" w:space="0" w:color="auto"/>
              <w:left w:val="single" w:sz="4" w:space="0" w:color="auto"/>
              <w:bottom w:val="single" w:sz="4" w:space="0" w:color="auto"/>
              <w:right w:val="single" w:sz="4" w:space="0" w:color="auto"/>
            </w:tcBorders>
            <w:vAlign w:val="center"/>
          </w:tcPr>
          <w:p w14:paraId="5CB31B02" w14:textId="77777777" w:rsidR="00FA0ABF" w:rsidRPr="00FD0F56" w:rsidRDefault="00FA0ABF" w:rsidP="000E4BBD">
            <w:pPr>
              <w:rPr>
                <w:ins w:id="2764" w:author="Rakesh Singhi" w:date="2015-02-07T10:54:00Z"/>
                <w:rFonts w:asciiTheme="minorHAnsi" w:hAnsiTheme="minorHAnsi" w:cstheme="minorHAnsi"/>
                <w:color w:val="000000"/>
                <w:szCs w:val="16"/>
              </w:rPr>
            </w:pPr>
            <w:ins w:id="2765" w:author="Rakesh Singhi" w:date="2015-02-07T10:54:00Z">
              <w:r w:rsidRPr="00FD0F56">
                <w:rPr>
                  <w:rFonts w:asciiTheme="minorHAnsi" w:hAnsiTheme="minorHAnsi" w:cstheme="minorHAnsi"/>
                  <w:color w:val="000000"/>
                  <w:szCs w:val="16"/>
                </w:rPr>
                <w:t>Date</w:t>
              </w:r>
              <w:r w:rsidRPr="00FD0F56">
                <w:rPr>
                  <w:rFonts w:asciiTheme="minorHAnsi" w:hAnsiTheme="minorHAnsi" w:cstheme="minorHAnsi"/>
                  <w:color w:val="000000"/>
                  <w:szCs w:val="16"/>
                </w:rPr>
                <w:br/>
                <w:t>(DD/MM/YYYY)</w:t>
              </w:r>
            </w:ins>
          </w:p>
        </w:tc>
        <w:tc>
          <w:tcPr>
            <w:tcW w:w="2456" w:type="dxa"/>
            <w:tcBorders>
              <w:top w:val="single" w:sz="4" w:space="0" w:color="auto"/>
              <w:left w:val="single" w:sz="4" w:space="0" w:color="auto"/>
              <w:bottom w:val="single" w:sz="4" w:space="0" w:color="auto"/>
              <w:right w:val="single" w:sz="4" w:space="0" w:color="auto"/>
            </w:tcBorders>
            <w:vAlign w:val="center"/>
          </w:tcPr>
          <w:p w14:paraId="5E1FFFD4" w14:textId="77777777" w:rsidR="00FA0ABF" w:rsidRPr="00FD0F56" w:rsidRDefault="00FA0ABF" w:rsidP="000E4BBD">
            <w:pPr>
              <w:rPr>
                <w:ins w:id="2766" w:author="Rakesh Singhi" w:date="2015-02-07T10:54:00Z"/>
                <w:rFonts w:asciiTheme="minorHAnsi" w:hAnsiTheme="minorHAnsi" w:cstheme="minorHAnsi"/>
                <w:color w:val="000000"/>
                <w:szCs w:val="16"/>
              </w:rPr>
            </w:pPr>
            <w:ins w:id="2767" w:author="Rakesh Singhi" w:date="2015-02-07T10:54:00Z">
              <w:r w:rsidRPr="00FD0F56">
                <w:rPr>
                  <w:rFonts w:asciiTheme="minorHAnsi" w:hAnsiTheme="minorHAnsi" w:cstheme="minorHAnsi"/>
                  <w:color w:val="000000"/>
                  <w:szCs w:val="16"/>
                </w:rPr>
                <w:t>Invoice date</w:t>
              </w:r>
            </w:ins>
          </w:p>
        </w:tc>
        <w:tc>
          <w:tcPr>
            <w:tcW w:w="1260" w:type="dxa"/>
            <w:tcBorders>
              <w:top w:val="single" w:sz="4" w:space="0" w:color="auto"/>
              <w:left w:val="single" w:sz="4" w:space="0" w:color="auto"/>
              <w:bottom w:val="single" w:sz="4" w:space="0" w:color="auto"/>
              <w:right w:val="single" w:sz="4" w:space="0" w:color="auto"/>
            </w:tcBorders>
            <w:vAlign w:val="center"/>
          </w:tcPr>
          <w:p w14:paraId="0CA65BA2" w14:textId="77777777" w:rsidR="00FA0ABF" w:rsidRPr="00FD0F56" w:rsidRDefault="00FA0ABF" w:rsidP="000E4BBD">
            <w:pPr>
              <w:rPr>
                <w:ins w:id="2768" w:author="Rakesh Singhi" w:date="2015-02-07T10:54:00Z"/>
                <w:rFonts w:asciiTheme="minorHAnsi" w:hAnsiTheme="minorHAnsi" w:cstheme="minorHAnsi"/>
                <w:color w:val="000000"/>
                <w:szCs w:val="16"/>
              </w:rPr>
            </w:pPr>
            <w:ins w:id="2769" w:author="Rakesh Singhi" w:date="2015-02-07T10:54:00Z">
              <w:r w:rsidRPr="00FD0F56">
                <w:rPr>
                  <w:rFonts w:asciiTheme="minorHAnsi" w:hAnsiTheme="minorHAnsi" w:cstheme="minorHAnsi"/>
                  <w:color w:val="000000"/>
                  <w:szCs w:val="16"/>
                </w:rPr>
                <w:t>No</w:t>
              </w:r>
            </w:ins>
          </w:p>
        </w:tc>
      </w:tr>
      <w:tr w:rsidR="00FA0ABF" w:rsidRPr="00D30FA1" w14:paraId="7DBFD0AD" w14:textId="77777777" w:rsidTr="00FA0ABF">
        <w:trPr>
          <w:ins w:id="2770"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1B003B37" w14:textId="77777777" w:rsidR="00FA0ABF" w:rsidRPr="00FD0F56" w:rsidRDefault="00FA0ABF" w:rsidP="000E4BBD">
            <w:pPr>
              <w:rPr>
                <w:ins w:id="2771" w:author="Rakesh Singhi" w:date="2015-02-07T10:54:00Z"/>
                <w:rFonts w:asciiTheme="minorHAnsi" w:hAnsiTheme="minorHAnsi" w:cstheme="minorHAnsi"/>
                <w:color w:val="000000"/>
                <w:szCs w:val="16"/>
              </w:rPr>
            </w:pPr>
            <w:ins w:id="2772" w:author="Rakesh Singhi" w:date="2015-02-07T10:54:00Z">
              <w:r w:rsidRPr="00FD0F56">
                <w:rPr>
                  <w:rFonts w:asciiTheme="minorHAnsi" w:hAnsiTheme="minorHAnsi" w:cstheme="minorHAnsi"/>
                  <w:color w:val="000000"/>
                  <w:szCs w:val="16"/>
                </w:rPr>
                <w:t>Part number</w:t>
              </w:r>
            </w:ins>
          </w:p>
        </w:tc>
        <w:tc>
          <w:tcPr>
            <w:tcW w:w="1890" w:type="dxa"/>
            <w:tcBorders>
              <w:top w:val="single" w:sz="4" w:space="0" w:color="auto"/>
              <w:left w:val="single" w:sz="4" w:space="0" w:color="auto"/>
              <w:bottom w:val="single" w:sz="4" w:space="0" w:color="auto"/>
              <w:right w:val="single" w:sz="4" w:space="0" w:color="auto"/>
            </w:tcBorders>
            <w:vAlign w:val="center"/>
          </w:tcPr>
          <w:p w14:paraId="72EC62A0" w14:textId="77777777" w:rsidR="00FA0ABF" w:rsidRPr="00FD0F56" w:rsidRDefault="00FA0ABF" w:rsidP="000E4BBD">
            <w:pPr>
              <w:rPr>
                <w:ins w:id="2773" w:author="Rakesh Singhi" w:date="2015-02-07T10:54:00Z"/>
                <w:rFonts w:asciiTheme="minorHAnsi" w:hAnsiTheme="minorHAnsi" w:cstheme="minorHAnsi"/>
                <w:color w:val="000000"/>
                <w:szCs w:val="16"/>
              </w:rPr>
            </w:pPr>
            <w:ins w:id="2774" w:author="Rakesh Singhi" w:date="2015-02-07T10:54:00Z">
              <w:r w:rsidRPr="00FD0F56">
                <w:rPr>
                  <w:rFonts w:asciiTheme="minorHAnsi" w:hAnsiTheme="minorHAnsi" w:cstheme="minorHAnsi"/>
                  <w:color w:val="000000"/>
                  <w:szCs w:val="16"/>
                </w:rPr>
                <w:t>ProductPartNumber</w:t>
              </w:r>
            </w:ins>
          </w:p>
        </w:tc>
        <w:tc>
          <w:tcPr>
            <w:tcW w:w="2340" w:type="dxa"/>
            <w:tcBorders>
              <w:top w:val="single" w:sz="4" w:space="0" w:color="auto"/>
              <w:left w:val="single" w:sz="4" w:space="0" w:color="auto"/>
              <w:bottom w:val="single" w:sz="4" w:space="0" w:color="auto"/>
              <w:right w:val="single" w:sz="4" w:space="0" w:color="auto"/>
            </w:tcBorders>
            <w:vAlign w:val="center"/>
          </w:tcPr>
          <w:p w14:paraId="7190966C" w14:textId="77777777" w:rsidR="00FA0ABF" w:rsidRPr="00FD0F56" w:rsidRDefault="00FA0ABF" w:rsidP="000E4BBD">
            <w:pPr>
              <w:rPr>
                <w:ins w:id="2775" w:author="Rakesh Singhi" w:date="2015-02-07T10:54:00Z"/>
                <w:rFonts w:asciiTheme="minorHAnsi" w:hAnsiTheme="minorHAnsi" w:cstheme="minorHAnsi"/>
                <w:color w:val="000000"/>
                <w:szCs w:val="16"/>
              </w:rPr>
            </w:pPr>
            <w:ins w:id="2776" w:author="Rakesh Singhi" w:date="2015-02-07T10:54:00Z">
              <w:r w:rsidRPr="00FD0F56">
                <w:rPr>
                  <w:rFonts w:asciiTheme="minorHAnsi" w:hAnsiTheme="minorHAnsi" w:cstheme="minorHAnsi"/>
                  <w:color w:val="000000"/>
                  <w:szCs w:val="16"/>
                </w:rPr>
                <w:t>varchar2(500)</w:t>
              </w:r>
            </w:ins>
          </w:p>
        </w:tc>
        <w:tc>
          <w:tcPr>
            <w:tcW w:w="2456" w:type="dxa"/>
            <w:tcBorders>
              <w:top w:val="single" w:sz="4" w:space="0" w:color="auto"/>
              <w:left w:val="single" w:sz="4" w:space="0" w:color="auto"/>
              <w:bottom w:val="single" w:sz="4" w:space="0" w:color="auto"/>
              <w:right w:val="single" w:sz="4" w:space="0" w:color="auto"/>
            </w:tcBorders>
            <w:vAlign w:val="center"/>
          </w:tcPr>
          <w:p w14:paraId="52E7A8A4" w14:textId="77777777" w:rsidR="00FA0ABF" w:rsidRPr="00FD0F56" w:rsidRDefault="00FA0ABF" w:rsidP="000E4BBD">
            <w:pPr>
              <w:rPr>
                <w:ins w:id="2777" w:author="Rakesh Singhi" w:date="2015-02-07T10:54:00Z"/>
                <w:rFonts w:asciiTheme="minorHAnsi" w:hAnsiTheme="minorHAnsi" w:cstheme="minorHAnsi"/>
                <w:color w:val="000000"/>
                <w:szCs w:val="16"/>
              </w:rPr>
            </w:pPr>
            <w:ins w:id="2778" w:author="Rakesh Singhi" w:date="2015-02-07T10:54:00Z">
              <w:r w:rsidRPr="00FD0F56">
                <w:rPr>
                  <w:rFonts w:asciiTheme="minorHAnsi" w:hAnsiTheme="minorHAnsi" w:cstheme="minorHAnsi"/>
                  <w:color w:val="000000"/>
                  <w:szCs w:val="16"/>
                </w:rPr>
                <w:t xml:space="preserve">A Unique identifier of </w:t>
              </w:r>
              <w:r w:rsidRPr="00FD0F56">
                <w:rPr>
                  <w:rFonts w:asciiTheme="minorHAnsi" w:hAnsiTheme="minorHAnsi" w:cstheme="minorHAnsi"/>
                  <w:color w:val="000000"/>
                  <w:szCs w:val="16"/>
                </w:rPr>
                <w:lastRenderedPageBreak/>
                <w:t>product</w:t>
              </w:r>
            </w:ins>
          </w:p>
        </w:tc>
        <w:tc>
          <w:tcPr>
            <w:tcW w:w="1260" w:type="dxa"/>
            <w:tcBorders>
              <w:top w:val="single" w:sz="4" w:space="0" w:color="auto"/>
              <w:left w:val="single" w:sz="4" w:space="0" w:color="auto"/>
              <w:bottom w:val="single" w:sz="4" w:space="0" w:color="auto"/>
              <w:right w:val="single" w:sz="4" w:space="0" w:color="auto"/>
            </w:tcBorders>
            <w:vAlign w:val="center"/>
          </w:tcPr>
          <w:p w14:paraId="1C3D7BB7" w14:textId="77777777" w:rsidR="00FA0ABF" w:rsidRPr="00FD0F56" w:rsidRDefault="00FA0ABF" w:rsidP="000E4BBD">
            <w:pPr>
              <w:rPr>
                <w:ins w:id="2779" w:author="Rakesh Singhi" w:date="2015-02-07T10:54:00Z"/>
                <w:rFonts w:asciiTheme="minorHAnsi" w:hAnsiTheme="minorHAnsi" w:cstheme="minorHAnsi"/>
                <w:color w:val="000000"/>
                <w:szCs w:val="16"/>
              </w:rPr>
            </w:pPr>
            <w:ins w:id="2780" w:author="Rakesh Singhi" w:date="2015-02-07T10:54:00Z">
              <w:r w:rsidRPr="00FD0F56">
                <w:rPr>
                  <w:rFonts w:asciiTheme="minorHAnsi" w:hAnsiTheme="minorHAnsi" w:cstheme="minorHAnsi"/>
                  <w:color w:val="000000"/>
                  <w:szCs w:val="16"/>
                </w:rPr>
                <w:lastRenderedPageBreak/>
                <w:t>Yes</w:t>
              </w:r>
            </w:ins>
          </w:p>
        </w:tc>
      </w:tr>
      <w:tr w:rsidR="00FA0ABF" w:rsidRPr="00D30FA1" w14:paraId="227C777B" w14:textId="77777777" w:rsidTr="00FA0ABF">
        <w:trPr>
          <w:ins w:id="2781"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42B57BB4" w14:textId="77777777" w:rsidR="00FA0ABF" w:rsidRPr="00FD0F56" w:rsidRDefault="00FA0ABF" w:rsidP="000E4BBD">
            <w:pPr>
              <w:rPr>
                <w:ins w:id="2782" w:author="Rakesh Singhi" w:date="2015-02-07T10:54:00Z"/>
                <w:rFonts w:asciiTheme="minorHAnsi" w:hAnsiTheme="minorHAnsi" w:cstheme="minorHAnsi"/>
                <w:color w:val="000000"/>
                <w:szCs w:val="16"/>
              </w:rPr>
            </w:pPr>
            <w:ins w:id="2783" w:author="Rakesh Singhi" w:date="2015-02-07T10:54:00Z">
              <w:r w:rsidRPr="00FD0F56">
                <w:rPr>
                  <w:rFonts w:asciiTheme="minorHAnsi" w:hAnsiTheme="minorHAnsi" w:cstheme="minorHAnsi"/>
                  <w:color w:val="000000"/>
                  <w:szCs w:val="16"/>
                </w:rPr>
                <w:t>Quantity</w:t>
              </w:r>
            </w:ins>
          </w:p>
        </w:tc>
        <w:tc>
          <w:tcPr>
            <w:tcW w:w="1890" w:type="dxa"/>
            <w:tcBorders>
              <w:top w:val="single" w:sz="4" w:space="0" w:color="auto"/>
              <w:left w:val="single" w:sz="4" w:space="0" w:color="auto"/>
              <w:bottom w:val="single" w:sz="4" w:space="0" w:color="auto"/>
              <w:right w:val="single" w:sz="4" w:space="0" w:color="auto"/>
            </w:tcBorders>
            <w:vAlign w:val="center"/>
          </w:tcPr>
          <w:p w14:paraId="47576FCC" w14:textId="77777777" w:rsidR="00FA0ABF" w:rsidRPr="00FD0F56" w:rsidRDefault="00FA0ABF" w:rsidP="000E4BBD">
            <w:pPr>
              <w:rPr>
                <w:ins w:id="2784" w:author="Rakesh Singhi" w:date="2015-02-07T10:54:00Z"/>
                <w:rFonts w:asciiTheme="minorHAnsi" w:hAnsiTheme="minorHAnsi" w:cstheme="minorHAnsi"/>
                <w:color w:val="000000"/>
                <w:szCs w:val="16"/>
              </w:rPr>
            </w:pPr>
            <w:ins w:id="2785" w:author="Rakesh Singhi" w:date="2015-02-07T10:54:00Z">
              <w:r w:rsidRPr="00FD0F56">
                <w:rPr>
                  <w:rFonts w:asciiTheme="minorHAnsi" w:hAnsiTheme="minorHAnsi" w:cstheme="minorHAnsi"/>
                  <w:color w:val="000000"/>
                  <w:szCs w:val="16"/>
                </w:rPr>
                <w:t>Quantity</w:t>
              </w:r>
            </w:ins>
          </w:p>
        </w:tc>
        <w:tc>
          <w:tcPr>
            <w:tcW w:w="2340" w:type="dxa"/>
            <w:tcBorders>
              <w:top w:val="single" w:sz="4" w:space="0" w:color="auto"/>
              <w:left w:val="single" w:sz="4" w:space="0" w:color="auto"/>
              <w:bottom w:val="single" w:sz="4" w:space="0" w:color="auto"/>
              <w:right w:val="single" w:sz="4" w:space="0" w:color="auto"/>
            </w:tcBorders>
            <w:vAlign w:val="center"/>
          </w:tcPr>
          <w:p w14:paraId="0068C2EC" w14:textId="77777777" w:rsidR="00FA0ABF" w:rsidRPr="00FD0F56" w:rsidRDefault="00FA0ABF" w:rsidP="000E4BBD">
            <w:pPr>
              <w:rPr>
                <w:ins w:id="2786" w:author="Rakesh Singhi" w:date="2015-02-07T10:54:00Z"/>
                <w:rFonts w:asciiTheme="minorHAnsi" w:hAnsiTheme="minorHAnsi" w:cstheme="minorHAnsi"/>
                <w:color w:val="000000"/>
                <w:szCs w:val="16"/>
              </w:rPr>
            </w:pPr>
            <w:ins w:id="2787" w:author="Rakesh Singhi" w:date="2015-02-07T10:54:00Z">
              <w:r w:rsidRPr="00FD0F56">
                <w:rPr>
                  <w:rFonts w:asciiTheme="minorHAnsi" w:hAnsiTheme="minorHAnsi" w:cstheme="minorHAnsi"/>
                  <w:color w:val="000000"/>
                  <w:szCs w:val="16"/>
                </w:rPr>
                <w:t>Number (No decimal)</w:t>
              </w:r>
            </w:ins>
          </w:p>
        </w:tc>
        <w:tc>
          <w:tcPr>
            <w:tcW w:w="2456" w:type="dxa"/>
            <w:tcBorders>
              <w:top w:val="single" w:sz="4" w:space="0" w:color="auto"/>
              <w:left w:val="single" w:sz="4" w:space="0" w:color="auto"/>
              <w:bottom w:val="single" w:sz="4" w:space="0" w:color="auto"/>
              <w:right w:val="single" w:sz="4" w:space="0" w:color="auto"/>
            </w:tcBorders>
            <w:vAlign w:val="center"/>
          </w:tcPr>
          <w:p w14:paraId="4E0A9B18" w14:textId="77777777" w:rsidR="00FA0ABF" w:rsidRPr="00FD0F56" w:rsidRDefault="00FA0ABF" w:rsidP="000E4BBD">
            <w:pPr>
              <w:rPr>
                <w:ins w:id="2788" w:author="Rakesh Singhi" w:date="2015-02-07T10:54:00Z"/>
                <w:rFonts w:asciiTheme="minorHAnsi" w:hAnsiTheme="minorHAnsi" w:cstheme="minorHAnsi"/>
                <w:color w:val="000000"/>
                <w:szCs w:val="16"/>
              </w:rPr>
            </w:pPr>
            <w:ins w:id="2789" w:author="Rakesh Singhi" w:date="2015-02-07T10:54:00Z">
              <w:r w:rsidRPr="00FD0F56">
                <w:rPr>
                  <w:rFonts w:asciiTheme="minorHAnsi" w:hAnsiTheme="minorHAnsi" w:cstheme="minorHAnsi"/>
                  <w:color w:val="000000"/>
                  <w:szCs w:val="16"/>
                </w:rPr>
                <w:t>Count of Part items ordered</w:t>
              </w:r>
            </w:ins>
          </w:p>
        </w:tc>
        <w:tc>
          <w:tcPr>
            <w:tcW w:w="1260" w:type="dxa"/>
            <w:tcBorders>
              <w:top w:val="single" w:sz="4" w:space="0" w:color="auto"/>
              <w:left w:val="single" w:sz="4" w:space="0" w:color="auto"/>
              <w:bottom w:val="single" w:sz="4" w:space="0" w:color="auto"/>
              <w:right w:val="single" w:sz="4" w:space="0" w:color="auto"/>
            </w:tcBorders>
            <w:vAlign w:val="center"/>
          </w:tcPr>
          <w:p w14:paraId="07ECCCE1" w14:textId="77777777" w:rsidR="00FA0ABF" w:rsidRPr="00FD0F56" w:rsidRDefault="00FA0ABF" w:rsidP="000E4BBD">
            <w:pPr>
              <w:rPr>
                <w:ins w:id="2790" w:author="Rakesh Singhi" w:date="2015-02-07T10:54:00Z"/>
                <w:rFonts w:asciiTheme="minorHAnsi" w:hAnsiTheme="minorHAnsi" w:cstheme="minorHAnsi"/>
                <w:color w:val="000000"/>
                <w:szCs w:val="16"/>
              </w:rPr>
            </w:pPr>
            <w:ins w:id="2791" w:author="Rakesh Singhi" w:date="2015-02-07T10:54:00Z">
              <w:r w:rsidRPr="00FD0F56">
                <w:rPr>
                  <w:rFonts w:asciiTheme="minorHAnsi" w:hAnsiTheme="minorHAnsi" w:cstheme="minorHAnsi"/>
                  <w:color w:val="000000"/>
                  <w:szCs w:val="16"/>
                </w:rPr>
                <w:t>Yes</w:t>
              </w:r>
            </w:ins>
          </w:p>
        </w:tc>
      </w:tr>
      <w:tr w:rsidR="00FA0ABF" w:rsidRPr="00D30FA1" w14:paraId="54664C2E" w14:textId="77777777" w:rsidTr="00FA0ABF">
        <w:trPr>
          <w:ins w:id="2792"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1C0075D0" w14:textId="77777777" w:rsidR="00FA0ABF" w:rsidRPr="00FD0F56" w:rsidRDefault="00FA0ABF" w:rsidP="000E4BBD">
            <w:pPr>
              <w:rPr>
                <w:ins w:id="2793" w:author="Rakesh Singhi" w:date="2015-02-07T10:54:00Z"/>
                <w:rFonts w:asciiTheme="minorHAnsi" w:hAnsiTheme="minorHAnsi" w:cstheme="minorHAnsi"/>
                <w:color w:val="000000"/>
                <w:szCs w:val="16"/>
              </w:rPr>
            </w:pPr>
            <w:ins w:id="2794" w:author="Rakesh Singhi" w:date="2015-02-07T10:54:00Z">
              <w:r w:rsidRPr="00FD0F56">
                <w:rPr>
                  <w:rFonts w:asciiTheme="minorHAnsi" w:hAnsiTheme="minorHAnsi" w:cstheme="minorHAnsi"/>
                  <w:color w:val="000000"/>
                  <w:szCs w:val="16"/>
                </w:rPr>
                <w:t>Sale Price</w:t>
              </w:r>
            </w:ins>
          </w:p>
        </w:tc>
        <w:tc>
          <w:tcPr>
            <w:tcW w:w="1890" w:type="dxa"/>
            <w:tcBorders>
              <w:top w:val="single" w:sz="4" w:space="0" w:color="auto"/>
              <w:left w:val="single" w:sz="4" w:space="0" w:color="auto"/>
              <w:bottom w:val="single" w:sz="4" w:space="0" w:color="auto"/>
              <w:right w:val="single" w:sz="4" w:space="0" w:color="auto"/>
            </w:tcBorders>
            <w:vAlign w:val="center"/>
          </w:tcPr>
          <w:p w14:paraId="58B47504" w14:textId="77777777" w:rsidR="00FA0ABF" w:rsidRPr="00FD0F56" w:rsidRDefault="00FA0ABF" w:rsidP="000E4BBD">
            <w:pPr>
              <w:rPr>
                <w:ins w:id="2795" w:author="Rakesh Singhi" w:date="2015-02-07T10:54:00Z"/>
                <w:rFonts w:asciiTheme="minorHAnsi" w:hAnsiTheme="minorHAnsi" w:cstheme="minorHAnsi"/>
                <w:color w:val="000000"/>
                <w:szCs w:val="16"/>
              </w:rPr>
            </w:pPr>
            <w:ins w:id="2796" w:author="Rakesh Singhi" w:date="2015-02-07T10:54:00Z">
              <w:r w:rsidRPr="00FD0F56">
                <w:rPr>
                  <w:rFonts w:asciiTheme="minorHAnsi" w:hAnsiTheme="minorHAnsi" w:cstheme="minorHAnsi"/>
                  <w:color w:val="000000"/>
                  <w:szCs w:val="16"/>
                </w:rPr>
                <w:t>SalePrice</w:t>
              </w:r>
            </w:ins>
          </w:p>
        </w:tc>
        <w:tc>
          <w:tcPr>
            <w:tcW w:w="2340" w:type="dxa"/>
            <w:tcBorders>
              <w:top w:val="single" w:sz="4" w:space="0" w:color="auto"/>
              <w:left w:val="single" w:sz="4" w:space="0" w:color="auto"/>
              <w:bottom w:val="single" w:sz="4" w:space="0" w:color="auto"/>
              <w:right w:val="single" w:sz="4" w:space="0" w:color="auto"/>
            </w:tcBorders>
            <w:vAlign w:val="center"/>
          </w:tcPr>
          <w:p w14:paraId="1DFA0D19" w14:textId="77777777" w:rsidR="00FA0ABF" w:rsidRPr="00FD0F56" w:rsidRDefault="00FA0ABF" w:rsidP="000E4BBD">
            <w:pPr>
              <w:rPr>
                <w:ins w:id="2797" w:author="Rakesh Singhi" w:date="2015-02-07T10:54:00Z"/>
                <w:rFonts w:asciiTheme="minorHAnsi" w:hAnsiTheme="minorHAnsi" w:cstheme="minorHAnsi"/>
                <w:color w:val="000000"/>
                <w:szCs w:val="16"/>
              </w:rPr>
            </w:pPr>
            <w:ins w:id="2798" w:author="Rakesh Singhi" w:date="2015-02-07T10:54:00Z">
              <w:r>
                <w:rPr>
                  <w:rFonts w:asciiTheme="minorHAnsi" w:hAnsiTheme="minorHAnsi" w:cstheme="minorHAnsi"/>
                  <w:color w:val="000000"/>
                  <w:szCs w:val="16"/>
                </w:rPr>
                <w:t>Number (up to 6</w:t>
              </w:r>
              <w:r w:rsidRPr="00FD0F56">
                <w:rPr>
                  <w:rFonts w:asciiTheme="minorHAnsi" w:hAnsiTheme="minorHAnsi" w:cstheme="minorHAnsi"/>
                  <w:color w:val="000000"/>
                  <w:szCs w:val="16"/>
                </w:rPr>
                <w:t xml:space="preserve"> decimals)</w:t>
              </w:r>
            </w:ins>
          </w:p>
        </w:tc>
        <w:tc>
          <w:tcPr>
            <w:tcW w:w="2456" w:type="dxa"/>
            <w:tcBorders>
              <w:top w:val="single" w:sz="4" w:space="0" w:color="auto"/>
              <w:left w:val="single" w:sz="4" w:space="0" w:color="auto"/>
              <w:bottom w:val="single" w:sz="4" w:space="0" w:color="auto"/>
              <w:right w:val="single" w:sz="4" w:space="0" w:color="auto"/>
            </w:tcBorders>
            <w:vAlign w:val="center"/>
          </w:tcPr>
          <w:p w14:paraId="1CD5281D" w14:textId="77777777" w:rsidR="00FA0ABF" w:rsidRPr="00FD0F56" w:rsidRDefault="00FA0ABF" w:rsidP="000E4BBD">
            <w:pPr>
              <w:rPr>
                <w:ins w:id="2799" w:author="Rakesh Singhi" w:date="2015-02-07T10:54:00Z"/>
                <w:rFonts w:asciiTheme="minorHAnsi" w:hAnsiTheme="minorHAnsi" w:cstheme="minorHAnsi"/>
                <w:color w:val="000000"/>
                <w:szCs w:val="16"/>
              </w:rPr>
            </w:pPr>
            <w:ins w:id="2800" w:author="Rakesh Singhi" w:date="2015-02-07T10:54:00Z">
              <w:r w:rsidRPr="00FD0F56">
                <w:rPr>
                  <w:rFonts w:asciiTheme="minorHAnsi" w:hAnsiTheme="minorHAnsi" w:cstheme="minorHAnsi"/>
                  <w:color w:val="000000"/>
                  <w:szCs w:val="16"/>
                </w:rPr>
                <w:t>Sale Price of Part Item</w:t>
              </w:r>
            </w:ins>
          </w:p>
        </w:tc>
        <w:tc>
          <w:tcPr>
            <w:tcW w:w="1260" w:type="dxa"/>
            <w:tcBorders>
              <w:top w:val="single" w:sz="4" w:space="0" w:color="auto"/>
              <w:left w:val="single" w:sz="4" w:space="0" w:color="auto"/>
              <w:bottom w:val="single" w:sz="4" w:space="0" w:color="auto"/>
              <w:right w:val="single" w:sz="4" w:space="0" w:color="auto"/>
            </w:tcBorders>
            <w:vAlign w:val="center"/>
          </w:tcPr>
          <w:p w14:paraId="3870A492" w14:textId="77777777" w:rsidR="00FA0ABF" w:rsidRPr="00FD0F56" w:rsidRDefault="00FA0ABF" w:rsidP="000E4BBD">
            <w:pPr>
              <w:rPr>
                <w:ins w:id="2801" w:author="Rakesh Singhi" w:date="2015-02-07T10:54:00Z"/>
                <w:rFonts w:asciiTheme="minorHAnsi" w:hAnsiTheme="minorHAnsi" w:cstheme="minorHAnsi"/>
                <w:color w:val="000000"/>
                <w:szCs w:val="16"/>
              </w:rPr>
            </w:pPr>
            <w:ins w:id="2802" w:author="Rakesh Singhi" w:date="2015-02-07T10:54:00Z">
              <w:r w:rsidRPr="00FD0F56">
                <w:rPr>
                  <w:rFonts w:asciiTheme="minorHAnsi" w:hAnsiTheme="minorHAnsi" w:cstheme="minorHAnsi"/>
                  <w:color w:val="000000"/>
                  <w:szCs w:val="16"/>
                </w:rPr>
                <w:t>Yes</w:t>
              </w:r>
            </w:ins>
          </w:p>
        </w:tc>
      </w:tr>
      <w:tr w:rsidR="00FA0ABF" w:rsidRPr="00D30FA1" w14:paraId="052DEDDE" w14:textId="77777777" w:rsidTr="00FA0ABF">
        <w:trPr>
          <w:ins w:id="2803" w:author="Rakesh Singhi" w:date="2015-02-07T10:54:00Z"/>
        </w:trPr>
        <w:tc>
          <w:tcPr>
            <w:tcW w:w="2430" w:type="dxa"/>
            <w:tcBorders>
              <w:top w:val="single" w:sz="4" w:space="0" w:color="auto"/>
              <w:left w:val="single" w:sz="4" w:space="0" w:color="auto"/>
              <w:bottom w:val="single" w:sz="4" w:space="0" w:color="auto"/>
              <w:right w:val="single" w:sz="4" w:space="0" w:color="auto"/>
            </w:tcBorders>
            <w:vAlign w:val="center"/>
          </w:tcPr>
          <w:p w14:paraId="73856410" w14:textId="77777777" w:rsidR="00FA0ABF" w:rsidRPr="00FD0F56" w:rsidRDefault="00FA0ABF" w:rsidP="000E4BBD">
            <w:pPr>
              <w:rPr>
                <w:ins w:id="2804" w:author="Rakesh Singhi" w:date="2015-02-07T10:54:00Z"/>
                <w:rFonts w:asciiTheme="minorHAnsi" w:hAnsiTheme="minorHAnsi" w:cstheme="minorHAnsi"/>
                <w:color w:val="000000"/>
                <w:szCs w:val="16"/>
              </w:rPr>
            </w:pPr>
            <w:ins w:id="2805" w:author="Rakesh Singhi" w:date="2015-02-07T10:54:00Z">
              <w:r w:rsidRPr="00FD0F56">
                <w:rPr>
                  <w:rFonts w:asciiTheme="minorHAnsi" w:hAnsiTheme="minorHAnsi" w:cstheme="minorHAnsi"/>
                  <w:color w:val="000000"/>
                  <w:szCs w:val="16"/>
                </w:rPr>
                <w:t>Transfer Price</w:t>
              </w:r>
            </w:ins>
          </w:p>
        </w:tc>
        <w:tc>
          <w:tcPr>
            <w:tcW w:w="1890" w:type="dxa"/>
            <w:tcBorders>
              <w:top w:val="single" w:sz="4" w:space="0" w:color="auto"/>
              <w:left w:val="single" w:sz="4" w:space="0" w:color="auto"/>
              <w:bottom w:val="single" w:sz="4" w:space="0" w:color="auto"/>
              <w:right w:val="single" w:sz="4" w:space="0" w:color="auto"/>
            </w:tcBorders>
            <w:vAlign w:val="center"/>
          </w:tcPr>
          <w:p w14:paraId="5F5CB478" w14:textId="77777777" w:rsidR="00FA0ABF" w:rsidRPr="00FD0F56" w:rsidRDefault="00FA0ABF" w:rsidP="000E4BBD">
            <w:pPr>
              <w:rPr>
                <w:ins w:id="2806" w:author="Rakesh Singhi" w:date="2015-02-07T10:54:00Z"/>
                <w:rFonts w:asciiTheme="minorHAnsi" w:hAnsiTheme="minorHAnsi" w:cstheme="minorHAnsi"/>
                <w:color w:val="000000"/>
                <w:szCs w:val="16"/>
              </w:rPr>
            </w:pPr>
            <w:ins w:id="2807" w:author="Rakesh Singhi" w:date="2015-02-07T10:54:00Z">
              <w:r w:rsidRPr="00FD0F56">
                <w:rPr>
                  <w:rFonts w:asciiTheme="minorHAnsi" w:hAnsiTheme="minorHAnsi" w:cstheme="minorHAnsi"/>
                  <w:color w:val="000000"/>
                  <w:szCs w:val="16"/>
                </w:rPr>
                <w:t>TransferPrice</w:t>
              </w:r>
            </w:ins>
          </w:p>
        </w:tc>
        <w:tc>
          <w:tcPr>
            <w:tcW w:w="2340" w:type="dxa"/>
            <w:tcBorders>
              <w:top w:val="single" w:sz="4" w:space="0" w:color="auto"/>
              <w:left w:val="single" w:sz="4" w:space="0" w:color="auto"/>
              <w:bottom w:val="single" w:sz="4" w:space="0" w:color="auto"/>
              <w:right w:val="single" w:sz="4" w:space="0" w:color="auto"/>
            </w:tcBorders>
            <w:vAlign w:val="center"/>
          </w:tcPr>
          <w:p w14:paraId="028446C6" w14:textId="77777777" w:rsidR="00FA0ABF" w:rsidRPr="00FD0F56" w:rsidRDefault="00FA0ABF" w:rsidP="000E4BBD">
            <w:pPr>
              <w:rPr>
                <w:ins w:id="2808" w:author="Rakesh Singhi" w:date="2015-02-07T10:54:00Z"/>
                <w:rFonts w:asciiTheme="minorHAnsi" w:hAnsiTheme="minorHAnsi" w:cstheme="minorHAnsi"/>
                <w:color w:val="000000"/>
                <w:szCs w:val="16"/>
              </w:rPr>
            </w:pPr>
            <w:ins w:id="2809" w:author="Rakesh Singhi" w:date="2015-02-07T10:54:00Z">
              <w:r>
                <w:rPr>
                  <w:rFonts w:asciiTheme="minorHAnsi" w:hAnsiTheme="minorHAnsi" w:cstheme="minorHAnsi"/>
                  <w:color w:val="000000"/>
                  <w:szCs w:val="16"/>
                </w:rPr>
                <w:t>Number (up to 6</w:t>
              </w:r>
              <w:r w:rsidRPr="00FD0F56">
                <w:rPr>
                  <w:rFonts w:asciiTheme="minorHAnsi" w:hAnsiTheme="minorHAnsi" w:cstheme="minorHAnsi"/>
                  <w:color w:val="000000"/>
                  <w:szCs w:val="16"/>
                </w:rPr>
                <w:t xml:space="preserve"> decimals)</w:t>
              </w:r>
            </w:ins>
          </w:p>
        </w:tc>
        <w:tc>
          <w:tcPr>
            <w:tcW w:w="2456" w:type="dxa"/>
            <w:tcBorders>
              <w:top w:val="single" w:sz="4" w:space="0" w:color="auto"/>
              <w:left w:val="single" w:sz="4" w:space="0" w:color="auto"/>
              <w:bottom w:val="single" w:sz="4" w:space="0" w:color="auto"/>
              <w:right w:val="single" w:sz="4" w:space="0" w:color="auto"/>
            </w:tcBorders>
            <w:vAlign w:val="center"/>
          </w:tcPr>
          <w:p w14:paraId="279BD1FA" w14:textId="77777777" w:rsidR="00FA0ABF" w:rsidRPr="00FD0F56" w:rsidRDefault="00FA0ABF" w:rsidP="000E4BBD">
            <w:pPr>
              <w:rPr>
                <w:ins w:id="2810" w:author="Rakesh Singhi" w:date="2015-02-07T10:54:00Z"/>
                <w:rFonts w:asciiTheme="minorHAnsi" w:hAnsiTheme="minorHAnsi" w:cstheme="minorHAnsi"/>
                <w:color w:val="000000"/>
                <w:szCs w:val="16"/>
              </w:rPr>
            </w:pPr>
            <w:ins w:id="2811" w:author="Rakesh Singhi" w:date="2015-02-07T10:54:00Z">
              <w:r>
                <w:rPr>
                  <w:rFonts w:asciiTheme="minorHAnsi" w:hAnsiTheme="minorHAnsi" w:cstheme="minorHAnsi"/>
                  <w:color w:val="000000"/>
                  <w:szCs w:val="16"/>
                </w:rPr>
                <w:t xml:space="preserve">Price to Xerox. </w:t>
              </w:r>
              <w:r w:rsidRPr="00FD0F56">
                <w:rPr>
                  <w:rFonts w:asciiTheme="minorHAnsi" w:hAnsiTheme="minorHAnsi" w:cstheme="minorHAnsi"/>
                  <w:color w:val="000000"/>
                  <w:szCs w:val="16"/>
                </w:rPr>
                <w:t>MTP Price</w:t>
              </w:r>
            </w:ins>
          </w:p>
        </w:tc>
        <w:tc>
          <w:tcPr>
            <w:tcW w:w="1260" w:type="dxa"/>
            <w:tcBorders>
              <w:top w:val="single" w:sz="4" w:space="0" w:color="auto"/>
              <w:left w:val="single" w:sz="4" w:space="0" w:color="auto"/>
              <w:bottom w:val="single" w:sz="4" w:space="0" w:color="auto"/>
              <w:right w:val="single" w:sz="4" w:space="0" w:color="auto"/>
            </w:tcBorders>
            <w:vAlign w:val="center"/>
          </w:tcPr>
          <w:p w14:paraId="1FD33892" w14:textId="77777777" w:rsidR="00FA0ABF" w:rsidRPr="00FD0F56" w:rsidRDefault="00FA0ABF" w:rsidP="000E4BBD">
            <w:pPr>
              <w:rPr>
                <w:ins w:id="2812" w:author="Rakesh Singhi" w:date="2015-02-07T10:54:00Z"/>
                <w:rFonts w:asciiTheme="minorHAnsi" w:hAnsiTheme="minorHAnsi" w:cstheme="minorHAnsi"/>
                <w:color w:val="000000"/>
                <w:szCs w:val="16"/>
              </w:rPr>
            </w:pPr>
            <w:ins w:id="2813" w:author="Rakesh Singhi" w:date="2015-02-07T10:54:00Z">
              <w:r w:rsidRPr="00FD0F56">
                <w:rPr>
                  <w:rFonts w:asciiTheme="minorHAnsi" w:hAnsiTheme="minorHAnsi" w:cstheme="minorHAnsi"/>
                  <w:color w:val="000000"/>
                  <w:szCs w:val="16"/>
                </w:rPr>
                <w:t>No</w:t>
              </w:r>
            </w:ins>
          </w:p>
        </w:tc>
      </w:tr>
    </w:tbl>
    <w:p w14:paraId="0062CCA7" w14:textId="77777777" w:rsidR="00E957B4" w:rsidRDefault="00E957B4" w:rsidP="00E957B4"/>
    <w:p w14:paraId="6951D026" w14:textId="7777777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814" w:name="_Toc415065507"/>
      <w:r w:rsidRPr="00D33CAD">
        <w:rPr>
          <w:rFonts w:asciiTheme="minorHAnsi" w:hAnsiTheme="minorHAnsi" w:cstheme="minorHAnsi"/>
          <w:b/>
          <w:sz w:val="24"/>
          <w:szCs w:val="24"/>
          <w:lang w:val="en-GB"/>
        </w:rPr>
        <w:t>Control /Feed Balance File</w:t>
      </w:r>
      <w:bookmarkEnd w:id="2814"/>
    </w:p>
    <w:p w14:paraId="02AB2577" w14:textId="77777777" w:rsidR="00E957B4" w:rsidRDefault="00E957B4" w:rsidP="00E957B4">
      <w:pPr>
        <w:rPr>
          <w:rFonts w:asciiTheme="minorHAnsi" w:hAnsiTheme="minorHAnsi" w:cstheme="minorHAnsi"/>
        </w:rPr>
      </w:pPr>
    </w:p>
    <w:p w14:paraId="7AC8F80E" w14:textId="77777777" w:rsidR="00E957B4" w:rsidRDefault="00E957B4" w:rsidP="00E957B4">
      <w:pPr>
        <w:rPr>
          <w:rFonts w:asciiTheme="minorHAnsi" w:hAnsiTheme="minorHAnsi" w:cstheme="minorHAnsi"/>
        </w:rPr>
      </w:pPr>
      <w:r w:rsidRPr="003E179C">
        <w:rPr>
          <w:rFonts w:asciiTheme="minorHAnsi" w:hAnsiTheme="minorHAnsi" w:cstheme="minorHAnsi"/>
        </w:rPr>
        <w:t xml:space="preserve">A feed balancing file will be placed along with the respective </w:t>
      </w:r>
      <w:r>
        <w:rPr>
          <w:rFonts w:asciiTheme="minorHAnsi" w:hAnsiTheme="minorHAnsi" w:cstheme="minorHAnsi"/>
        </w:rPr>
        <w:t xml:space="preserve">ISC </w:t>
      </w:r>
      <w:r w:rsidRPr="003E179C">
        <w:rPr>
          <w:rFonts w:asciiTheme="minorHAnsi" w:hAnsiTheme="minorHAnsi" w:cstheme="minorHAnsi"/>
        </w:rPr>
        <w:t xml:space="preserve">input file </w:t>
      </w:r>
      <w:r>
        <w:rPr>
          <w:rFonts w:asciiTheme="minorHAnsi" w:hAnsiTheme="minorHAnsi" w:cstheme="minorHAnsi"/>
        </w:rPr>
        <w:t>which the details as follows</w:t>
      </w:r>
    </w:p>
    <w:p w14:paraId="0AE12947" w14:textId="77777777" w:rsidR="00E957B4" w:rsidRDefault="00E957B4" w:rsidP="00E957B4">
      <w:pPr>
        <w:rPr>
          <w:rFonts w:asciiTheme="minorHAnsi" w:hAnsiTheme="minorHAnsi" w:cstheme="minorHAnsi"/>
        </w:rPr>
      </w:pPr>
    </w:p>
    <w:p w14:paraId="7AF93A78" w14:textId="77777777" w:rsidR="00E957B4" w:rsidRPr="00F733F7" w:rsidRDefault="00E957B4" w:rsidP="00E957B4">
      <w:pPr>
        <w:rPr>
          <w:u w:val="single"/>
        </w:rPr>
      </w:pPr>
      <w:r w:rsidRPr="00F733F7">
        <w:rPr>
          <w:u w:val="single"/>
        </w:rPr>
        <w:t>File Details</w:t>
      </w:r>
    </w:p>
    <w:p w14:paraId="4644F7D8" w14:textId="77777777" w:rsidR="00E957B4" w:rsidRDefault="00E957B4" w:rsidP="00E957B4">
      <w:pPr>
        <w:ind w:firstLine="720"/>
      </w:pPr>
    </w:p>
    <w:p w14:paraId="5EE4E2D2" w14:textId="77777777" w:rsidR="00E957B4" w:rsidRDefault="00E957B4" w:rsidP="00E957B4">
      <w:pPr>
        <w:rPr>
          <w:rFonts w:asciiTheme="minorHAnsi" w:hAnsiTheme="minorHAnsi" w:cstheme="minorHAnsi"/>
        </w:rPr>
      </w:pPr>
      <w:r w:rsidRPr="0072004E">
        <w:rPr>
          <w:rFonts w:asciiTheme="minorHAnsi" w:hAnsiTheme="minorHAnsi" w:cstheme="minorHAnsi"/>
        </w:rPr>
        <w:t>Name - DMO_</w:t>
      </w:r>
      <w:r>
        <w:rPr>
          <w:rFonts w:asciiTheme="minorHAnsi" w:hAnsiTheme="minorHAnsi" w:cstheme="minorHAnsi"/>
        </w:rPr>
        <w:t>&lt;</w:t>
      </w:r>
      <w:r>
        <w:rPr>
          <w:rFonts w:asciiTheme="minorHAnsi" w:hAnsiTheme="minorHAnsi" w:cstheme="minorHAnsi"/>
          <w:b/>
          <w:color w:val="FF0000"/>
        </w:rPr>
        <w:t>ISC_REGION</w:t>
      </w:r>
      <w:r>
        <w:rPr>
          <w:rFonts w:asciiTheme="minorHAnsi" w:hAnsiTheme="minorHAnsi" w:cstheme="minorHAnsi"/>
        </w:rPr>
        <w:t>&gt;</w:t>
      </w:r>
      <w:r w:rsidRPr="007A1A8C">
        <w:rPr>
          <w:rFonts w:asciiTheme="minorHAnsi" w:hAnsiTheme="minorHAnsi" w:cstheme="minorHAnsi"/>
        </w:rPr>
        <w:t>_&lt;</w:t>
      </w:r>
      <w:r w:rsidRPr="00CA468C">
        <w:rPr>
          <w:rFonts w:asciiTheme="minorHAnsi" w:hAnsiTheme="minorHAnsi" w:cstheme="minorHAnsi"/>
          <w:b/>
          <w:color w:val="FF0000"/>
        </w:rPr>
        <w:t>FILE_SEQ_NO</w:t>
      </w:r>
      <w:r w:rsidRPr="007A1A8C">
        <w:rPr>
          <w:rFonts w:asciiTheme="minorHAnsi" w:hAnsiTheme="minorHAnsi" w:cstheme="minorHAnsi"/>
        </w:rPr>
        <w:t>&gt;</w:t>
      </w:r>
      <w:r w:rsidRPr="0072004E">
        <w:rPr>
          <w:rFonts w:asciiTheme="minorHAnsi" w:hAnsiTheme="minorHAnsi" w:cstheme="minorHAnsi"/>
        </w:rPr>
        <w:t>_Sellin</w:t>
      </w:r>
      <w:r>
        <w:rPr>
          <w:rFonts w:asciiTheme="minorHAnsi" w:hAnsiTheme="minorHAnsi" w:cstheme="minorHAnsi"/>
        </w:rPr>
        <w:t>_feedbal</w:t>
      </w:r>
      <w:r w:rsidRPr="0072004E">
        <w:rPr>
          <w:rFonts w:asciiTheme="minorHAnsi" w:hAnsiTheme="minorHAnsi" w:cstheme="minorHAnsi"/>
        </w:rPr>
        <w:t>.csv</w:t>
      </w:r>
      <w:r>
        <w:rPr>
          <w:rFonts w:asciiTheme="minorHAnsi" w:hAnsiTheme="minorHAnsi" w:cstheme="minorHAnsi"/>
        </w:rPr>
        <w:t xml:space="preserve"> </w:t>
      </w:r>
      <w:r w:rsidRPr="00EE11BF">
        <w:rPr>
          <w:rFonts w:asciiTheme="minorHAnsi" w:hAnsiTheme="minorHAnsi" w:cstheme="minorHAnsi"/>
        </w:rPr>
        <w:sym w:font="Wingdings" w:char="F0E8"/>
      </w:r>
      <w:r>
        <w:rPr>
          <w:rFonts w:asciiTheme="minorHAnsi" w:hAnsiTheme="minorHAnsi" w:cstheme="minorHAnsi"/>
        </w:rPr>
        <w:t xml:space="preserve"> For DMO ISC West: </w:t>
      </w:r>
      <w:r w:rsidRPr="0072004E">
        <w:rPr>
          <w:rFonts w:asciiTheme="minorHAnsi" w:hAnsiTheme="minorHAnsi" w:cstheme="minorHAnsi"/>
        </w:rPr>
        <w:t>DMO_</w:t>
      </w:r>
      <w:r>
        <w:rPr>
          <w:rFonts w:asciiTheme="minorHAnsi" w:hAnsiTheme="minorHAnsi" w:cstheme="minorHAnsi"/>
          <w:b/>
          <w:color w:val="FF0000"/>
        </w:rPr>
        <w:t>ISC_DMOW</w:t>
      </w:r>
      <w:r w:rsidRPr="0072004E">
        <w:rPr>
          <w:rFonts w:asciiTheme="minorHAnsi" w:hAnsiTheme="minorHAnsi" w:cstheme="minorHAnsi"/>
        </w:rPr>
        <w:t>_</w:t>
      </w:r>
      <w:r w:rsidRPr="007A1A8C">
        <w:rPr>
          <w:rFonts w:asciiTheme="minorHAnsi" w:hAnsiTheme="minorHAnsi" w:cstheme="minorHAnsi"/>
          <w:b/>
          <w:color w:val="FF0000"/>
        </w:rPr>
        <w:t>000001</w:t>
      </w:r>
      <w:r>
        <w:rPr>
          <w:rFonts w:asciiTheme="minorHAnsi" w:hAnsiTheme="minorHAnsi" w:cstheme="minorHAnsi"/>
        </w:rPr>
        <w:t>_</w:t>
      </w:r>
      <w:r w:rsidRPr="0072004E">
        <w:rPr>
          <w:rFonts w:asciiTheme="minorHAnsi" w:hAnsiTheme="minorHAnsi" w:cstheme="minorHAnsi"/>
        </w:rPr>
        <w:t>Sellin</w:t>
      </w:r>
      <w:r>
        <w:rPr>
          <w:rFonts w:asciiTheme="minorHAnsi" w:hAnsiTheme="minorHAnsi" w:cstheme="minorHAnsi"/>
        </w:rPr>
        <w:t>_feedbal</w:t>
      </w:r>
      <w:r w:rsidRPr="0072004E">
        <w:rPr>
          <w:rFonts w:asciiTheme="minorHAnsi" w:hAnsiTheme="minorHAnsi" w:cstheme="minorHAnsi"/>
        </w:rPr>
        <w:t>.csv</w:t>
      </w:r>
    </w:p>
    <w:p w14:paraId="0DDE8BD3" w14:textId="77777777" w:rsidR="00E957B4" w:rsidRPr="0072004E" w:rsidRDefault="00E957B4" w:rsidP="00E957B4">
      <w:pPr>
        <w:rPr>
          <w:rFonts w:asciiTheme="minorHAnsi" w:hAnsiTheme="minorHAnsi" w:cstheme="minorHAnsi"/>
        </w:rPr>
      </w:pPr>
    </w:p>
    <w:p w14:paraId="2DA6E8F5" w14:textId="77777777" w:rsidR="00E957B4" w:rsidRDefault="00E957B4" w:rsidP="00E957B4">
      <w:pPr>
        <w:rPr>
          <w:rFonts w:asciiTheme="minorHAnsi" w:hAnsiTheme="minorHAnsi" w:cstheme="minorHAnsi"/>
        </w:rPr>
      </w:pPr>
      <w:r>
        <w:rPr>
          <w:rFonts w:asciiTheme="minorHAnsi" w:hAnsiTheme="minorHAnsi" w:cstheme="minorHAnsi"/>
        </w:rPr>
        <w:t>Delimiter – comma</w:t>
      </w:r>
    </w:p>
    <w:p w14:paraId="7743C788" w14:textId="77777777" w:rsidR="00E957B4" w:rsidRPr="00823D10" w:rsidRDefault="00E957B4" w:rsidP="00E957B4">
      <w:pPr>
        <w:rPr>
          <w:rFonts w:asciiTheme="minorHAnsi" w:hAnsiTheme="minorHAnsi" w:cstheme="minorHAnsi"/>
        </w:rPr>
      </w:pPr>
      <w:r>
        <w:rPr>
          <w:rFonts w:asciiTheme="minorHAnsi" w:hAnsiTheme="minorHAnsi" w:cstheme="minorHAnsi"/>
        </w:rPr>
        <w:t>File Type – ISC Feed Bal</w:t>
      </w:r>
    </w:p>
    <w:p w14:paraId="7E4AA603" w14:textId="77777777" w:rsidR="00E957B4" w:rsidRDefault="00E957B4" w:rsidP="00E957B4"/>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90"/>
        <w:gridCol w:w="3765"/>
        <w:gridCol w:w="2535"/>
      </w:tblGrid>
      <w:tr w:rsidR="00E957B4" w:rsidRPr="001C7876" w14:paraId="7286AFAD" w14:textId="77777777" w:rsidTr="00E957B4">
        <w:tc>
          <w:tcPr>
            <w:tcW w:w="3690" w:type="dxa"/>
            <w:tcBorders>
              <w:top w:val="single" w:sz="4" w:space="0" w:color="auto"/>
              <w:left w:val="single" w:sz="4" w:space="0" w:color="auto"/>
              <w:bottom w:val="single" w:sz="4" w:space="0" w:color="auto"/>
              <w:right w:val="single" w:sz="4" w:space="0" w:color="auto"/>
            </w:tcBorders>
            <w:shd w:val="clear" w:color="auto" w:fill="F4B8AE"/>
            <w:hideMark/>
          </w:tcPr>
          <w:p w14:paraId="10CFB9CD" w14:textId="77777777" w:rsidR="00E957B4" w:rsidRPr="00132E88" w:rsidRDefault="00E957B4" w:rsidP="00E957B4">
            <w:pPr>
              <w:rPr>
                <w:rFonts w:asciiTheme="minorHAnsi" w:hAnsiTheme="minorHAnsi" w:cstheme="minorHAnsi"/>
                <w:color w:val="000000"/>
                <w:szCs w:val="16"/>
              </w:rPr>
            </w:pPr>
            <w:r>
              <w:rPr>
                <w:rFonts w:asciiTheme="minorHAnsi" w:hAnsiTheme="minorHAnsi" w:cstheme="minorHAnsi"/>
                <w:color w:val="000000"/>
                <w:szCs w:val="16"/>
              </w:rPr>
              <w:t xml:space="preserve">File Name </w:t>
            </w:r>
          </w:p>
        </w:tc>
        <w:tc>
          <w:tcPr>
            <w:tcW w:w="3765" w:type="dxa"/>
            <w:tcBorders>
              <w:top w:val="single" w:sz="4" w:space="0" w:color="auto"/>
              <w:left w:val="single" w:sz="4" w:space="0" w:color="auto"/>
              <w:bottom w:val="single" w:sz="4" w:space="0" w:color="auto"/>
              <w:right w:val="single" w:sz="4" w:space="0" w:color="auto"/>
            </w:tcBorders>
            <w:shd w:val="clear" w:color="auto" w:fill="F4B8AE"/>
            <w:hideMark/>
          </w:tcPr>
          <w:p w14:paraId="0C17B8EE" w14:textId="77777777" w:rsidR="00E957B4" w:rsidRPr="001C7876" w:rsidRDefault="00E957B4" w:rsidP="00E957B4">
            <w:pPr>
              <w:rPr>
                <w:rFonts w:asciiTheme="minorHAnsi" w:hAnsiTheme="minorHAnsi" w:cstheme="minorHAnsi"/>
                <w:color w:val="000000"/>
                <w:szCs w:val="16"/>
              </w:rPr>
            </w:pPr>
            <w:r>
              <w:rPr>
                <w:rFonts w:asciiTheme="minorHAnsi" w:hAnsiTheme="minorHAnsi" w:cstheme="minorHAnsi"/>
                <w:color w:val="000000"/>
                <w:szCs w:val="16"/>
              </w:rPr>
              <w:t>Record Count</w:t>
            </w:r>
          </w:p>
        </w:tc>
        <w:tc>
          <w:tcPr>
            <w:tcW w:w="2535" w:type="dxa"/>
            <w:tcBorders>
              <w:top w:val="single" w:sz="4" w:space="0" w:color="auto"/>
              <w:left w:val="single" w:sz="4" w:space="0" w:color="auto"/>
              <w:bottom w:val="single" w:sz="4" w:space="0" w:color="auto"/>
              <w:right w:val="single" w:sz="4" w:space="0" w:color="auto"/>
            </w:tcBorders>
            <w:shd w:val="clear" w:color="auto" w:fill="F4B8AE"/>
          </w:tcPr>
          <w:p w14:paraId="051E3292" w14:textId="77777777" w:rsidR="00E957B4" w:rsidRPr="001C7876" w:rsidRDefault="00E957B4" w:rsidP="00E957B4">
            <w:pPr>
              <w:rPr>
                <w:rFonts w:asciiTheme="minorHAnsi" w:hAnsiTheme="minorHAnsi" w:cstheme="minorHAnsi"/>
                <w:color w:val="000000"/>
                <w:szCs w:val="16"/>
              </w:rPr>
            </w:pPr>
            <w:r>
              <w:rPr>
                <w:rFonts w:asciiTheme="minorHAnsi" w:hAnsiTheme="minorHAnsi" w:cstheme="minorHAnsi"/>
                <w:color w:val="000000"/>
                <w:szCs w:val="16"/>
              </w:rPr>
              <w:t>Load Date</w:t>
            </w:r>
          </w:p>
        </w:tc>
      </w:tr>
      <w:tr w:rsidR="00E957B4" w:rsidRPr="001C7876" w14:paraId="24CC27A0" w14:textId="77777777" w:rsidTr="00E957B4">
        <w:tc>
          <w:tcPr>
            <w:tcW w:w="3690" w:type="dxa"/>
            <w:tcBorders>
              <w:top w:val="single" w:sz="4" w:space="0" w:color="auto"/>
              <w:left w:val="single" w:sz="4" w:space="0" w:color="auto"/>
              <w:bottom w:val="single" w:sz="4" w:space="0" w:color="auto"/>
              <w:right w:val="single" w:sz="4" w:space="0" w:color="auto"/>
            </w:tcBorders>
            <w:vAlign w:val="center"/>
          </w:tcPr>
          <w:p w14:paraId="340E793C" w14:textId="77777777" w:rsidR="00E957B4" w:rsidRDefault="00E957B4" w:rsidP="00E957B4">
            <w:pPr>
              <w:rPr>
                <w:rFonts w:asciiTheme="minorHAnsi" w:hAnsiTheme="minorHAnsi" w:cstheme="minorHAnsi"/>
                <w:color w:val="000000"/>
                <w:szCs w:val="16"/>
              </w:rPr>
            </w:pPr>
            <w:r>
              <w:rPr>
                <w:rFonts w:asciiTheme="minorHAnsi" w:hAnsiTheme="minorHAnsi" w:cstheme="minorHAnsi"/>
                <w:color w:val="000000"/>
                <w:szCs w:val="16"/>
              </w:rPr>
              <w:t xml:space="preserve">Actual Name of the Feed File </w:t>
            </w:r>
          </w:p>
          <w:p w14:paraId="2A4DB02A" w14:textId="77777777" w:rsidR="00E957B4" w:rsidRDefault="00E957B4" w:rsidP="00E957B4">
            <w:pPr>
              <w:rPr>
                <w:rFonts w:asciiTheme="minorHAnsi" w:hAnsiTheme="minorHAnsi" w:cstheme="minorHAnsi"/>
              </w:rPr>
            </w:pPr>
            <w:r>
              <w:rPr>
                <w:rFonts w:asciiTheme="minorHAnsi" w:hAnsiTheme="minorHAnsi" w:cstheme="minorHAnsi"/>
              </w:rPr>
              <w:t xml:space="preserve">e.g </w:t>
            </w:r>
            <w:r w:rsidRPr="0072004E">
              <w:rPr>
                <w:rFonts w:asciiTheme="minorHAnsi" w:hAnsiTheme="minorHAnsi" w:cstheme="minorHAnsi"/>
              </w:rPr>
              <w:t>DMO_</w:t>
            </w:r>
            <w:r>
              <w:rPr>
                <w:rFonts w:asciiTheme="minorHAnsi" w:hAnsiTheme="minorHAnsi" w:cstheme="minorHAnsi"/>
                <w:b/>
                <w:color w:val="FF0000"/>
              </w:rPr>
              <w:t>ISC_DMOW</w:t>
            </w:r>
            <w:r w:rsidRPr="0072004E">
              <w:rPr>
                <w:rFonts w:asciiTheme="minorHAnsi" w:hAnsiTheme="minorHAnsi" w:cstheme="minorHAnsi"/>
              </w:rPr>
              <w:t>_</w:t>
            </w:r>
            <w:r w:rsidRPr="00CA468C">
              <w:rPr>
                <w:rFonts w:asciiTheme="minorHAnsi" w:hAnsiTheme="minorHAnsi" w:cstheme="minorHAnsi"/>
                <w:b/>
                <w:color w:val="FF0000"/>
              </w:rPr>
              <w:t>000001</w:t>
            </w:r>
            <w:r>
              <w:rPr>
                <w:rFonts w:asciiTheme="minorHAnsi" w:hAnsiTheme="minorHAnsi" w:cstheme="minorHAnsi"/>
              </w:rPr>
              <w:t>_</w:t>
            </w:r>
            <w:r w:rsidRPr="0072004E">
              <w:rPr>
                <w:rFonts w:asciiTheme="minorHAnsi" w:hAnsiTheme="minorHAnsi" w:cstheme="minorHAnsi"/>
              </w:rPr>
              <w:t>Sellin.csv</w:t>
            </w:r>
          </w:p>
          <w:p w14:paraId="016C0C09" w14:textId="77777777" w:rsidR="00E957B4" w:rsidRPr="001C7876" w:rsidRDefault="00E957B4" w:rsidP="00E957B4">
            <w:pPr>
              <w:rPr>
                <w:rFonts w:asciiTheme="minorHAnsi" w:hAnsiTheme="minorHAnsi" w:cstheme="minorHAnsi"/>
                <w:color w:val="000000"/>
                <w:szCs w:val="16"/>
              </w:rPr>
            </w:pPr>
          </w:p>
        </w:tc>
        <w:tc>
          <w:tcPr>
            <w:tcW w:w="3765" w:type="dxa"/>
            <w:tcBorders>
              <w:top w:val="single" w:sz="4" w:space="0" w:color="auto"/>
              <w:left w:val="single" w:sz="4" w:space="0" w:color="auto"/>
              <w:bottom w:val="single" w:sz="4" w:space="0" w:color="auto"/>
              <w:right w:val="single" w:sz="4" w:space="0" w:color="auto"/>
            </w:tcBorders>
            <w:vAlign w:val="center"/>
          </w:tcPr>
          <w:p w14:paraId="29166167" w14:textId="77777777" w:rsidR="00E957B4" w:rsidRDefault="00E957B4" w:rsidP="00E957B4">
            <w:pPr>
              <w:rPr>
                <w:rFonts w:asciiTheme="minorHAnsi" w:hAnsiTheme="minorHAnsi" w:cstheme="minorHAnsi"/>
                <w:color w:val="000000"/>
                <w:szCs w:val="16"/>
              </w:rPr>
            </w:pPr>
            <w:r>
              <w:rPr>
                <w:rFonts w:asciiTheme="minorHAnsi" w:hAnsiTheme="minorHAnsi" w:cstheme="minorHAnsi"/>
                <w:color w:val="000000"/>
                <w:szCs w:val="16"/>
              </w:rPr>
              <w:t>No of records in Feed File excluding header</w:t>
            </w:r>
          </w:p>
          <w:p w14:paraId="5AA385BB" w14:textId="77777777" w:rsidR="00E957B4" w:rsidRPr="00317334" w:rsidRDefault="00E957B4" w:rsidP="00E957B4">
            <w:pPr>
              <w:rPr>
                <w:rFonts w:asciiTheme="minorHAnsi" w:hAnsiTheme="minorHAnsi" w:cstheme="minorHAnsi"/>
                <w:color w:val="000000"/>
                <w:szCs w:val="16"/>
              </w:rPr>
            </w:pPr>
            <w:r>
              <w:rPr>
                <w:rFonts w:asciiTheme="minorHAnsi" w:hAnsiTheme="minorHAnsi" w:cstheme="minorHAnsi"/>
                <w:color w:val="000000"/>
                <w:szCs w:val="16"/>
              </w:rPr>
              <w:t>e.g 48</w:t>
            </w:r>
          </w:p>
        </w:tc>
        <w:tc>
          <w:tcPr>
            <w:tcW w:w="2535" w:type="dxa"/>
            <w:tcBorders>
              <w:top w:val="single" w:sz="4" w:space="0" w:color="auto"/>
              <w:left w:val="single" w:sz="4" w:space="0" w:color="auto"/>
              <w:bottom w:val="single" w:sz="4" w:space="0" w:color="auto"/>
              <w:right w:val="single" w:sz="4" w:space="0" w:color="auto"/>
            </w:tcBorders>
            <w:vAlign w:val="center"/>
          </w:tcPr>
          <w:p w14:paraId="4E4E500E" w14:textId="77777777" w:rsidR="00E957B4" w:rsidRDefault="00E957B4" w:rsidP="00E957B4">
            <w:pPr>
              <w:rPr>
                <w:rFonts w:asciiTheme="minorHAnsi" w:hAnsiTheme="minorHAnsi" w:cstheme="minorHAnsi"/>
                <w:color w:val="000000"/>
                <w:szCs w:val="16"/>
              </w:rPr>
            </w:pPr>
            <w:r w:rsidRPr="001C7876">
              <w:rPr>
                <w:rFonts w:asciiTheme="minorHAnsi" w:hAnsiTheme="minorHAnsi" w:cstheme="minorHAnsi"/>
                <w:color w:val="000000"/>
                <w:szCs w:val="16"/>
              </w:rPr>
              <w:t>Date</w:t>
            </w:r>
            <w:r>
              <w:rPr>
                <w:rFonts w:asciiTheme="minorHAnsi" w:hAnsiTheme="minorHAnsi" w:cstheme="minorHAnsi"/>
                <w:color w:val="000000"/>
                <w:szCs w:val="16"/>
              </w:rPr>
              <w:t xml:space="preserve"> </w:t>
            </w:r>
            <w:r w:rsidRPr="001C7876">
              <w:rPr>
                <w:rFonts w:asciiTheme="minorHAnsi" w:hAnsiTheme="minorHAnsi" w:cstheme="minorHAnsi"/>
                <w:color w:val="000000"/>
                <w:szCs w:val="16"/>
              </w:rPr>
              <w:t>(DD/MM/YYYY)</w:t>
            </w:r>
          </w:p>
          <w:p w14:paraId="2D6207A6" w14:textId="77777777" w:rsidR="00E957B4" w:rsidRPr="001C7876" w:rsidRDefault="00E957B4" w:rsidP="00E957B4">
            <w:pPr>
              <w:rPr>
                <w:rFonts w:asciiTheme="minorHAnsi" w:hAnsiTheme="minorHAnsi" w:cstheme="minorHAnsi"/>
                <w:color w:val="000000"/>
                <w:szCs w:val="16"/>
              </w:rPr>
            </w:pPr>
            <w:r>
              <w:rPr>
                <w:rFonts w:asciiTheme="minorHAnsi" w:hAnsiTheme="minorHAnsi" w:cstheme="minorHAnsi"/>
                <w:color w:val="000000"/>
                <w:szCs w:val="16"/>
              </w:rPr>
              <w:t>e.g 23/01/</w:t>
            </w:r>
            <w:r w:rsidRPr="00317334">
              <w:rPr>
                <w:rFonts w:asciiTheme="minorHAnsi" w:hAnsiTheme="minorHAnsi" w:cstheme="minorHAnsi"/>
                <w:color w:val="000000"/>
                <w:szCs w:val="16"/>
              </w:rPr>
              <w:t>2014</w:t>
            </w:r>
            <w:del w:id="2815" w:author="Rakesh Singhi" w:date="2015-02-07T10:55:00Z">
              <w:r w:rsidRPr="00317334" w:rsidDel="00FA0ABF">
                <w:rPr>
                  <w:rFonts w:asciiTheme="minorHAnsi" w:hAnsiTheme="minorHAnsi" w:cstheme="minorHAnsi"/>
                  <w:color w:val="000000"/>
                  <w:szCs w:val="16"/>
                </w:rPr>
                <w:delText>;</w:delText>
              </w:r>
            </w:del>
          </w:p>
        </w:tc>
      </w:tr>
    </w:tbl>
    <w:p w14:paraId="4F64FB14" w14:textId="77777777" w:rsidR="003002C7" w:rsidRDefault="003002C7" w:rsidP="00E957B4"/>
    <w:p w14:paraId="6C30A66A" w14:textId="03FB34AE" w:rsidR="003002C7" w:rsidRDefault="003002C7" w:rsidP="00E957B4"/>
    <w:p w14:paraId="4A3B0D6F" w14:textId="77777777" w:rsidR="00E957B4" w:rsidRPr="00D33CAD" w:rsidRDefault="00E957B4" w:rsidP="00D33CAD">
      <w:pPr>
        <w:keepNext/>
        <w:widowControl/>
        <w:numPr>
          <w:ilvl w:val="1"/>
          <w:numId w:val="10"/>
        </w:numPr>
        <w:spacing w:line="240" w:lineRule="auto"/>
        <w:ind w:right="21"/>
        <w:jc w:val="both"/>
        <w:outlineLvl w:val="1"/>
        <w:rPr>
          <w:rFonts w:ascii="Arial" w:hAnsi="Arial"/>
          <w:b/>
          <w:u w:val="single"/>
          <w:lang w:val="en-GB"/>
        </w:rPr>
      </w:pPr>
      <w:bookmarkStart w:id="2816" w:name="_Toc415065508"/>
      <w:r w:rsidRPr="00D33CAD">
        <w:rPr>
          <w:rFonts w:asciiTheme="minorHAnsi" w:hAnsiTheme="minorHAnsi" w:cstheme="minorHAnsi"/>
          <w:b/>
          <w:sz w:val="28"/>
          <w:szCs w:val="24"/>
          <w:lang w:val="en-GB"/>
        </w:rPr>
        <w:t>DMO_MD_Sellout.csv</w:t>
      </w:r>
      <w:bookmarkEnd w:id="2816"/>
    </w:p>
    <w:p w14:paraId="567F2D85" w14:textId="77777777" w:rsidR="00E957B4" w:rsidRDefault="00E957B4" w:rsidP="00E957B4">
      <w:pPr>
        <w:rPr>
          <w:rFonts w:asciiTheme="minorHAnsi" w:hAnsiTheme="minorHAnsi" w:cstheme="minorHAnsi"/>
        </w:rPr>
      </w:pPr>
      <w:r>
        <w:rPr>
          <w:rFonts w:asciiTheme="minorHAnsi" w:hAnsiTheme="minorHAnsi" w:cstheme="minorHAnsi"/>
        </w:rPr>
        <w:t xml:space="preserve">MD file is expected </w:t>
      </w:r>
      <w:r w:rsidRPr="00FD0F56">
        <w:rPr>
          <w:rFonts w:asciiTheme="minorHAnsi" w:hAnsiTheme="minorHAnsi" w:cstheme="minorHAnsi"/>
        </w:rPr>
        <w:t xml:space="preserve">in the format below to read the </w:t>
      </w:r>
      <w:r>
        <w:rPr>
          <w:rFonts w:asciiTheme="minorHAnsi" w:hAnsiTheme="minorHAnsi" w:cstheme="minorHAnsi"/>
        </w:rPr>
        <w:t>MD</w:t>
      </w:r>
      <w:r w:rsidRPr="00FD0F56">
        <w:rPr>
          <w:rFonts w:asciiTheme="minorHAnsi" w:hAnsiTheme="minorHAnsi" w:cstheme="minorHAnsi"/>
        </w:rPr>
        <w:t xml:space="preserve"> file</w:t>
      </w:r>
      <w:r>
        <w:rPr>
          <w:rFonts w:asciiTheme="minorHAnsi" w:hAnsiTheme="minorHAnsi" w:cstheme="minorHAnsi"/>
        </w:rPr>
        <w:t xml:space="preserve"> </w:t>
      </w:r>
      <w:r w:rsidRPr="00FD0F56">
        <w:rPr>
          <w:rFonts w:asciiTheme="minorHAnsi" w:hAnsiTheme="minorHAnsi" w:cstheme="minorHAnsi"/>
        </w:rPr>
        <w:t>data</w:t>
      </w:r>
      <w:r>
        <w:rPr>
          <w:rFonts w:asciiTheme="minorHAnsi" w:hAnsiTheme="minorHAnsi" w:cstheme="minorHAnsi"/>
        </w:rPr>
        <w:t xml:space="preserve"> </w:t>
      </w:r>
      <w:r w:rsidRPr="00FD0F56">
        <w:rPr>
          <w:rFonts w:asciiTheme="minorHAnsi" w:hAnsiTheme="minorHAnsi" w:cstheme="minorHAnsi"/>
        </w:rPr>
        <w:t xml:space="preserve">(comma delimited) </w:t>
      </w:r>
      <w:r>
        <w:rPr>
          <w:rFonts w:asciiTheme="minorHAnsi" w:hAnsiTheme="minorHAnsi" w:cstheme="minorHAnsi"/>
        </w:rPr>
        <w:t>by the to-be EBIP system the following details has to be adhered.</w:t>
      </w:r>
    </w:p>
    <w:p w14:paraId="68022B1E" w14:textId="77777777" w:rsidR="00E957B4" w:rsidRDefault="00E957B4" w:rsidP="00E957B4">
      <w:pPr>
        <w:rPr>
          <w:rFonts w:asciiTheme="minorHAnsi" w:hAnsiTheme="minorHAnsi" w:cstheme="minorHAnsi"/>
        </w:rPr>
      </w:pPr>
    </w:p>
    <w:p w14:paraId="363D1C01" w14:textId="166857A4"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817" w:name="_Toc415065509"/>
      <w:r w:rsidRPr="00D33CAD">
        <w:rPr>
          <w:rFonts w:asciiTheme="minorHAnsi" w:hAnsiTheme="minorHAnsi" w:cstheme="minorHAnsi"/>
          <w:b/>
          <w:sz w:val="24"/>
          <w:szCs w:val="24"/>
          <w:lang w:val="en-GB"/>
        </w:rPr>
        <w:t>File Details</w:t>
      </w:r>
      <w:bookmarkEnd w:id="2817"/>
    </w:p>
    <w:p w14:paraId="616820BD" w14:textId="77777777" w:rsidR="00E957B4" w:rsidRDefault="00E957B4" w:rsidP="00E957B4">
      <w:pPr>
        <w:ind w:firstLine="720"/>
      </w:pPr>
    </w:p>
    <w:p w14:paraId="72BCCC59" w14:textId="77777777" w:rsidR="00E957B4" w:rsidRPr="0072004E" w:rsidRDefault="00E957B4" w:rsidP="00E957B4">
      <w:pPr>
        <w:ind w:firstLine="720"/>
        <w:rPr>
          <w:rFonts w:asciiTheme="minorHAnsi" w:hAnsiTheme="minorHAnsi" w:cstheme="minorHAnsi"/>
        </w:rPr>
      </w:pPr>
      <w:r w:rsidRPr="0072004E">
        <w:rPr>
          <w:rFonts w:asciiTheme="minorHAnsi" w:hAnsiTheme="minorHAnsi" w:cstheme="minorHAnsi"/>
        </w:rPr>
        <w:t>Name - DMO_</w:t>
      </w:r>
      <w:r>
        <w:rPr>
          <w:rFonts w:asciiTheme="minorHAnsi" w:hAnsiTheme="minorHAnsi" w:cstheme="minorHAnsi"/>
        </w:rPr>
        <w:t>&lt;</w:t>
      </w:r>
      <w:r>
        <w:rPr>
          <w:rFonts w:asciiTheme="minorHAnsi" w:hAnsiTheme="minorHAnsi" w:cstheme="minorHAnsi"/>
          <w:b/>
          <w:color w:val="FF0000"/>
        </w:rPr>
        <w:t>MD_VATID</w:t>
      </w:r>
      <w:r>
        <w:rPr>
          <w:rFonts w:asciiTheme="minorHAnsi" w:hAnsiTheme="minorHAnsi" w:cstheme="minorHAnsi"/>
        </w:rPr>
        <w:t>&gt;</w:t>
      </w:r>
      <w:r w:rsidRPr="00CA468C">
        <w:rPr>
          <w:rFonts w:asciiTheme="minorHAnsi" w:hAnsiTheme="minorHAnsi" w:cstheme="minorHAnsi"/>
        </w:rPr>
        <w:t>_&lt;</w:t>
      </w:r>
      <w:r w:rsidRPr="00CA468C">
        <w:rPr>
          <w:rFonts w:asciiTheme="minorHAnsi" w:hAnsiTheme="minorHAnsi" w:cstheme="minorHAnsi"/>
          <w:b/>
          <w:color w:val="FF0000"/>
        </w:rPr>
        <w:t>FILE_SEQ_NO</w:t>
      </w:r>
      <w:r w:rsidRPr="00CA468C">
        <w:rPr>
          <w:rFonts w:asciiTheme="minorHAnsi" w:hAnsiTheme="minorHAnsi" w:cstheme="minorHAnsi"/>
        </w:rPr>
        <w:t>&gt;</w:t>
      </w:r>
      <w:r w:rsidRPr="0072004E">
        <w:rPr>
          <w:rFonts w:asciiTheme="minorHAnsi" w:hAnsiTheme="minorHAnsi" w:cstheme="minorHAnsi"/>
        </w:rPr>
        <w:t>_Sell</w:t>
      </w:r>
      <w:r>
        <w:rPr>
          <w:rFonts w:asciiTheme="minorHAnsi" w:hAnsiTheme="minorHAnsi" w:cstheme="minorHAnsi"/>
        </w:rPr>
        <w:t>out</w:t>
      </w:r>
      <w:r w:rsidRPr="0072004E">
        <w:rPr>
          <w:rFonts w:asciiTheme="minorHAnsi" w:hAnsiTheme="minorHAnsi" w:cstheme="minorHAnsi"/>
        </w:rPr>
        <w:t>.csv</w:t>
      </w:r>
    </w:p>
    <w:p w14:paraId="4FF85C6E" w14:textId="77777777" w:rsidR="00E957B4" w:rsidRDefault="00E957B4" w:rsidP="00E957B4">
      <w:pPr>
        <w:ind w:firstLine="720"/>
        <w:rPr>
          <w:rFonts w:asciiTheme="minorHAnsi" w:hAnsiTheme="minorHAnsi" w:cstheme="minorHAnsi"/>
        </w:rPr>
      </w:pPr>
      <w:r>
        <w:rPr>
          <w:rFonts w:asciiTheme="minorHAnsi" w:hAnsiTheme="minorHAnsi" w:cstheme="minorHAnsi"/>
        </w:rPr>
        <w:t>Delimiter – comma</w:t>
      </w:r>
    </w:p>
    <w:p w14:paraId="05FEC999" w14:textId="77777777" w:rsidR="00E957B4" w:rsidRPr="00823D10" w:rsidRDefault="00E957B4" w:rsidP="00E957B4">
      <w:pPr>
        <w:ind w:firstLine="720"/>
        <w:rPr>
          <w:rFonts w:asciiTheme="minorHAnsi" w:hAnsiTheme="minorHAnsi" w:cstheme="minorHAnsi"/>
        </w:rPr>
      </w:pPr>
      <w:r>
        <w:rPr>
          <w:rFonts w:asciiTheme="minorHAnsi" w:hAnsiTheme="minorHAnsi" w:cstheme="minorHAnsi"/>
        </w:rPr>
        <w:t>File Type - MD</w:t>
      </w:r>
    </w:p>
    <w:p w14:paraId="1A8899B2" w14:textId="77777777" w:rsidR="00E957B4" w:rsidRDefault="00E957B4" w:rsidP="00E957B4">
      <w:pPr>
        <w:keepNext/>
        <w:widowControl/>
        <w:spacing w:line="240" w:lineRule="auto"/>
        <w:ind w:left="720" w:right="21"/>
        <w:jc w:val="both"/>
        <w:outlineLvl w:val="1"/>
        <w:rPr>
          <w:rFonts w:asciiTheme="minorHAnsi" w:hAnsiTheme="minorHAnsi" w:cstheme="minorHAnsi"/>
          <w:b/>
          <w:u w:val="single"/>
        </w:rPr>
      </w:pPr>
    </w:p>
    <w:p w14:paraId="057D1477" w14:textId="77777777" w:rsidR="00E957B4" w:rsidRDefault="00E957B4" w:rsidP="00E957B4">
      <w:pPr>
        <w:pStyle w:val="ListParagraph"/>
        <w:rPr>
          <w:rFonts w:asciiTheme="minorHAnsi" w:eastAsia="Times New Roman" w:hAnsiTheme="minorHAnsi" w:cstheme="minorHAnsi"/>
          <w:sz w:val="20"/>
          <w:szCs w:val="20"/>
        </w:rPr>
      </w:pPr>
      <w:r w:rsidRPr="009C1CD1">
        <w:rPr>
          <w:rFonts w:asciiTheme="minorHAnsi" w:eastAsia="Times New Roman" w:hAnsiTheme="minorHAnsi" w:cstheme="minorHAnsi"/>
          <w:sz w:val="20"/>
          <w:szCs w:val="20"/>
        </w:rPr>
        <w:t>MD_VATID</w:t>
      </w:r>
      <w:r>
        <w:rPr>
          <w:rFonts w:asciiTheme="minorHAnsi" w:eastAsia="Times New Roman" w:hAnsiTheme="minorHAnsi" w:cstheme="minorHAnsi"/>
          <w:sz w:val="20"/>
          <w:szCs w:val="20"/>
        </w:rPr>
        <w:t>: VAT Id of the Master Distributor</w:t>
      </w:r>
    </w:p>
    <w:p w14:paraId="2A86C1B2" w14:textId="77777777" w:rsidR="00E957B4" w:rsidRDefault="00E957B4" w:rsidP="00E957B4">
      <w:pPr>
        <w:pStyle w:val="ListParagraph"/>
        <w:rPr>
          <w:rFonts w:asciiTheme="minorHAnsi" w:eastAsia="Times New Roman" w:hAnsiTheme="minorHAnsi" w:cstheme="minorHAnsi"/>
          <w:sz w:val="20"/>
          <w:szCs w:val="20"/>
        </w:rPr>
      </w:pPr>
      <w:r w:rsidRPr="0025797C">
        <w:rPr>
          <w:rFonts w:asciiTheme="minorHAnsi" w:eastAsia="Times New Roman" w:hAnsiTheme="minorHAnsi" w:cstheme="minorHAnsi"/>
          <w:sz w:val="20"/>
          <w:szCs w:val="20"/>
        </w:rPr>
        <w:t>FILE_SEQ_NO</w:t>
      </w:r>
      <w:r>
        <w:rPr>
          <w:rFonts w:asciiTheme="minorHAnsi" w:eastAsia="Times New Roman" w:hAnsiTheme="minorHAnsi" w:cstheme="minorHAnsi"/>
          <w:sz w:val="20"/>
          <w:szCs w:val="20"/>
        </w:rPr>
        <w:t>: File Sequence Number maintained internally from feed owners, character length 6</w:t>
      </w:r>
    </w:p>
    <w:p w14:paraId="0EC18071" w14:textId="77777777" w:rsidR="00E957B4" w:rsidRDefault="00E957B4" w:rsidP="00E957B4">
      <w:pPr>
        <w:pStyle w:val="ListParagraph"/>
        <w:rPr>
          <w:rFonts w:asciiTheme="minorHAnsi" w:eastAsia="Times New Roman" w:hAnsiTheme="minorHAnsi" w:cstheme="minorHAnsi"/>
          <w:sz w:val="20"/>
          <w:szCs w:val="20"/>
        </w:rPr>
      </w:pPr>
    </w:p>
    <w:p w14:paraId="30691A10" w14:textId="77777777" w:rsidR="00E957B4" w:rsidRDefault="00E957B4" w:rsidP="00E957B4">
      <w:pPr>
        <w:pStyle w:val="ListParagraph"/>
        <w:rPr>
          <w:rFonts w:asciiTheme="minorHAnsi" w:eastAsia="Times New Roman" w:hAnsiTheme="minorHAnsi" w:cstheme="minorHAnsi"/>
          <w:sz w:val="20"/>
          <w:szCs w:val="20"/>
        </w:rPr>
      </w:pPr>
      <w:r>
        <w:rPr>
          <w:rFonts w:asciiTheme="minorHAnsi" w:eastAsia="Times New Roman" w:hAnsiTheme="minorHAnsi" w:cstheme="minorHAnsi"/>
          <w:sz w:val="20"/>
          <w:szCs w:val="20"/>
        </w:rPr>
        <w:t>Sample: File Sequence Number, could have values 000001, 000002</w:t>
      </w:r>
    </w:p>
    <w:p w14:paraId="4B199554" w14:textId="77777777" w:rsidR="00E957B4" w:rsidRPr="0062607C" w:rsidRDefault="00E957B4" w:rsidP="0062607C">
      <w:pPr>
        <w:rPr>
          <w:b/>
          <w:u w:val="single"/>
        </w:rPr>
      </w:pPr>
      <w:r w:rsidRPr="0062607C">
        <w:rPr>
          <w:b/>
          <w:u w:val="single"/>
        </w:rPr>
        <w:t>Sample</w:t>
      </w:r>
    </w:p>
    <w:p w14:paraId="2F82963A" w14:textId="77777777" w:rsidR="00E957B4" w:rsidRDefault="00E957B4" w:rsidP="0062607C">
      <w:r>
        <w:t xml:space="preserve">For Master Distributor with VAT ID as 83728: </w:t>
      </w:r>
      <w:r w:rsidRPr="00032C30">
        <w:sym w:font="Wingdings" w:char="F0E8"/>
      </w:r>
      <w:r w:rsidRPr="0072004E">
        <w:t>DMO_</w:t>
      </w:r>
      <w:r w:rsidRPr="007A1A8C">
        <w:rPr>
          <w:color w:val="FF0000"/>
        </w:rPr>
        <w:t>83728</w:t>
      </w:r>
      <w:r>
        <w:t>_</w:t>
      </w:r>
      <w:r>
        <w:rPr>
          <w:color w:val="FF0000"/>
        </w:rPr>
        <w:t>000001</w:t>
      </w:r>
      <w:r w:rsidRPr="00CA468C">
        <w:rPr>
          <w:color w:val="FF0000"/>
        </w:rPr>
        <w:t>_</w:t>
      </w:r>
      <w:r w:rsidRPr="0072004E">
        <w:t>Sell</w:t>
      </w:r>
      <w:r>
        <w:t>out</w:t>
      </w:r>
      <w:r w:rsidRPr="0072004E">
        <w:t>.csv</w:t>
      </w:r>
    </w:p>
    <w:p w14:paraId="3FC9F953" w14:textId="77777777" w:rsidR="00E957B4" w:rsidRDefault="00E957B4" w:rsidP="0062607C"/>
    <w:p w14:paraId="426EBF37" w14:textId="1BD1919C" w:rsidR="00E957B4" w:rsidRDefault="00E957B4" w:rsidP="0062607C">
      <w:pPr>
        <w:rPr>
          <w:ins w:id="2818" w:author="Rakesh Singhi" w:date="2015-03-25T16:12:00Z"/>
        </w:rPr>
      </w:pPr>
      <w:r>
        <w:t>First MD file f</w:t>
      </w:r>
      <w:r w:rsidRPr="00764F2A">
        <w:t xml:space="preserve">or </w:t>
      </w:r>
      <w:del w:id="2819" w:author="Rakesh Singhi" w:date="2015-02-07T10:56:00Z">
        <w:r w:rsidDel="00720FF2">
          <w:delText xml:space="preserve">for </w:delText>
        </w:r>
      </w:del>
      <w:r>
        <w:t>the Master Distributor</w:t>
      </w:r>
      <w:r w:rsidRPr="00764F2A">
        <w:t xml:space="preserve"> </w:t>
      </w:r>
      <w:r w:rsidRPr="00D73B74">
        <w:t>with VAT</w:t>
      </w:r>
      <w:ins w:id="2820" w:author="Rakesh Singhi" w:date="2015-02-07T10:56:00Z">
        <w:r w:rsidR="00720FF2">
          <w:t xml:space="preserve"> as</w:t>
        </w:r>
      </w:ins>
      <w:r w:rsidRPr="00D73B74">
        <w:t xml:space="preserve"> 83728</w:t>
      </w:r>
      <w:r>
        <w:t xml:space="preserve"> is named as </w:t>
      </w:r>
      <w:r w:rsidRPr="006938E1">
        <w:t xml:space="preserve">DMO_83728_000001_Sellout.csv </w:t>
      </w:r>
      <w:r>
        <w:t>and the subsequent file can be named incrementing the 000001 to 000002, 000003 like DMO_83728_000002</w:t>
      </w:r>
      <w:r w:rsidRPr="006938E1">
        <w:t>_Sellout.csv</w:t>
      </w:r>
    </w:p>
    <w:p w14:paraId="6C5E8511" w14:textId="77777777" w:rsidR="0062607C" w:rsidRPr="00CA468C" w:rsidRDefault="0062607C" w:rsidP="0062607C"/>
    <w:p w14:paraId="2DAA878F" w14:textId="7777777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821" w:name="_Toc415065510"/>
      <w:r w:rsidRPr="00D33CAD">
        <w:rPr>
          <w:rFonts w:asciiTheme="minorHAnsi" w:hAnsiTheme="minorHAnsi" w:cstheme="minorHAnsi"/>
          <w:b/>
          <w:sz w:val="24"/>
          <w:szCs w:val="24"/>
          <w:lang w:val="en-GB"/>
        </w:rPr>
        <w:t>FTP Details</w:t>
      </w:r>
      <w:bookmarkEnd w:id="2821"/>
      <w:r w:rsidRPr="00D33CAD">
        <w:rPr>
          <w:rFonts w:asciiTheme="minorHAnsi" w:hAnsiTheme="minorHAnsi" w:cstheme="minorHAnsi"/>
          <w:b/>
          <w:sz w:val="24"/>
          <w:szCs w:val="24"/>
          <w:lang w:val="en-GB"/>
        </w:rPr>
        <w:t xml:space="preserve"> </w:t>
      </w:r>
    </w:p>
    <w:p w14:paraId="021F45FB" w14:textId="77777777" w:rsidR="00E957B4" w:rsidRPr="00393514" w:rsidRDefault="00E957B4" w:rsidP="0062607C">
      <w:r w:rsidRPr="00393514">
        <w:t>User ID</w:t>
      </w:r>
      <w:r>
        <w:t xml:space="preserve"> – DMO_MD</w:t>
      </w:r>
    </w:p>
    <w:p w14:paraId="04CC572C" w14:textId="77777777" w:rsidR="00E957B4" w:rsidRDefault="00E957B4" w:rsidP="0062607C">
      <w:r w:rsidRPr="00393514">
        <w:lastRenderedPageBreak/>
        <w:t>PWD</w:t>
      </w:r>
      <w:r>
        <w:t xml:space="preserve"> – not share in this document.</w:t>
      </w:r>
    </w:p>
    <w:p w14:paraId="2E38F42D" w14:textId="77777777" w:rsidR="00E957B4" w:rsidRPr="00393514" w:rsidRDefault="00E957B4" w:rsidP="00E957B4">
      <w:pPr>
        <w:keepNext/>
        <w:widowControl/>
        <w:spacing w:line="240" w:lineRule="auto"/>
        <w:ind w:left="720" w:right="21"/>
        <w:jc w:val="both"/>
        <w:outlineLvl w:val="1"/>
        <w:rPr>
          <w:rFonts w:asciiTheme="minorHAnsi" w:hAnsiTheme="minorHAnsi" w:cstheme="minorHAnsi"/>
        </w:rPr>
      </w:pPr>
    </w:p>
    <w:p w14:paraId="59FC2DDD" w14:textId="7777777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822" w:name="_Toc415065511"/>
      <w:r w:rsidRPr="00D33CAD">
        <w:rPr>
          <w:rFonts w:asciiTheme="minorHAnsi" w:hAnsiTheme="minorHAnsi" w:cstheme="minorHAnsi"/>
          <w:b/>
          <w:sz w:val="24"/>
          <w:szCs w:val="24"/>
          <w:lang w:val="en-GB"/>
        </w:rPr>
        <w:t>UNIX Directory</w:t>
      </w:r>
      <w:bookmarkEnd w:id="2822"/>
    </w:p>
    <w:p w14:paraId="3A786BD6" w14:textId="2D94A029" w:rsidR="00E957B4" w:rsidRDefault="00E957B4" w:rsidP="0062607C">
      <w:pPr>
        <w:rPr>
          <w:b/>
        </w:rPr>
      </w:pPr>
      <w:r w:rsidRPr="00932E7B">
        <w:t xml:space="preserve">Mapped </w:t>
      </w:r>
      <w:r>
        <w:t>to the respective DB tables and the feed fil</w:t>
      </w:r>
      <w:r w:rsidRPr="00932E7B">
        <w:t>e owners will be provide</w:t>
      </w:r>
      <w:r>
        <w:t>d</w:t>
      </w:r>
      <w:r w:rsidRPr="00932E7B">
        <w:t xml:space="preserve"> an ftp account to place f</w:t>
      </w:r>
      <w:r>
        <w:t xml:space="preserve">iles directly to this directory </w:t>
      </w:r>
      <w:ins w:id="2823" w:author="Rakesh Singhi" w:date="2015-02-07T10:57:00Z">
        <w:r w:rsidR="00720FF2" w:rsidRPr="00936C27">
          <w:t>/u25/ftp/ISRVE_FEEDS_IN/DMO_PPM</w:t>
        </w:r>
        <w:r w:rsidR="00720FF2" w:rsidRPr="00A1010D">
          <w:rPr>
            <w:b/>
          </w:rPr>
          <w:t>/</w:t>
        </w:r>
        <w:r w:rsidR="00720FF2" w:rsidRPr="00A1010D">
          <w:rPr>
            <w:b/>
            <w:color w:val="FF0000"/>
          </w:rPr>
          <w:t>MEXICO</w:t>
        </w:r>
        <w:r w:rsidR="00720FF2" w:rsidRPr="00146D62">
          <w:rPr>
            <w:b/>
          </w:rPr>
          <w:t>/&lt;</w:t>
        </w:r>
        <w:r w:rsidR="00720FF2" w:rsidRPr="00936C27">
          <w:rPr>
            <w:b/>
            <w:color w:val="FF0000"/>
          </w:rPr>
          <w:t>MD_</w:t>
        </w:r>
        <w:r w:rsidR="00720FF2">
          <w:rPr>
            <w:b/>
            <w:color w:val="FF0000"/>
          </w:rPr>
          <w:t>NAME</w:t>
        </w:r>
        <w:r w:rsidR="00720FF2" w:rsidRPr="00936C27">
          <w:rPr>
            <w:b/>
          </w:rPr>
          <w:t>&gt;/</w:t>
        </w:r>
      </w:ins>
      <w:del w:id="2824" w:author="Rakesh Singhi" w:date="2015-02-07T10:57:00Z">
        <w:r w:rsidRPr="0085282A" w:rsidDel="00720FF2">
          <w:rPr>
            <w:b/>
          </w:rPr>
          <w:delText>/u25/ftp/ISRVE_FEEDS_IN/DMO_PPM/</w:delText>
        </w:r>
        <w:r w:rsidDel="00720FF2">
          <w:rPr>
            <w:b/>
          </w:rPr>
          <w:delText>&lt;</w:delText>
        </w:r>
        <w:r w:rsidDel="00720FF2">
          <w:rPr>
            <w:b/>
            <w:color w:val="FF0000"/>
          </w:rPr>
          <w:delText>MD_VATID</w:delText>
        </w:r>
        <w:r w:rsidDel="00720FF2">
          <w:rPr>
            <w:b/>
          </w:rPr>
          <w:delText>&gt;</w:delText>
        </w:r>
        <w:r w:rsidRPr="0085282A" w:rsidDel="00720FF2">
          <w:rPr>
            <w:b/>
          </w:rPr>
          <w:delText>/</w:delText>
        </w:r>
      </w:del>
    </w:p>
    <w:p w14:paraId="38CDCC28" w14:textId="77777777" w:rsidR="00E957B4" w:rsidRDefault="00E957B4" w:rsidP="00E957B4">
      <w:pPr>
        <w:keepNext/>
        <w:widowControl/>
        <w:spacing w:line="240" w:lineRule="auto"/>
        <w:ind w:left="720" w:right="21"/>
        <w:jc w:val="both"/>
        <w:outlineLvl w:val="1"/>
        <w:rPr>
          <w:rFonts w:asciiTheme="minorHAnsi" w:hAnsiTheme="minorHAnsi" w:cstheme="minorHAnsi"/>
          <w:b/>
        </w:rPr>
      </w:pPr>
    </w:p>
    <w:p w14:paraId="4A1DE516" w14:textId="77777777" w:rsidR="00E957B4" w:rsidRPr="0062607C" w:rsidRDefault="00E957B4" w:rsidP="0062607C">
      <w:pPr>
        <w:rPr>
          <w:b/>
          <w:u w:val="single"/>
        </w:rPr>
      </w:pPr>
      <w:r w:rsidRPr="0062607C">
        <w:rPr>
          <w:b/>
          <w:u w:val="single"/>
        </w:rPr>
        <w:t xml:space="preserve">Sample </w:t>
      </w:r>
    </w:p>
    <w:p w14:paraId="77EA4C90" w14:textId="53B9C6FB" w:rsidR="00E957B4" w:rsidRDefault="00E957B4" w:rsidP="0062607C">
      <w:r>
        <w:t xml:space="preserve">For Master Distributor </w:t>
      </w:r>
      <w:del w:id="2825" w:author="Rakesh Singhi" w:date="2015-02-07T10:58:00Z">
        <w:r w:rsidDel="00720FF2">
          <w:delText xml:space="preserve">with </w:delText>
        </w:r>
      </w:del>
      <w:del w:id="2826" w:author="Rakesh Singhi" w:date="2015-02-07T10:57:00Z">
        <w:r w:rsidDel="00720FF2">
          <w:delText xml:space="preserve">VAT ID </w:delText>
        </w:r>
      </w:del>
      <w:del w:id="2827" w:author="Rakesh Singhi" w:date="2015-02-07T10:58:00Z">
        <w:r w:rsidDel="00720FF2">
          <w:delText xml:space="preserve">as 83728 </w:delText>
        </w:r>
      </w:del>
      <w:ins w:id="2828" w:author="Rakesh Singhi" w:date="2015-02-07T10:58:00Z">
        <w:r w:rsidR="00720FF2">
          <w:t xml:space="preserve">IMMX </w:t>
        </w:r>
      </w:ins>
      <w:r>
        <w:t xml:space="preserve">the directory name is </w:t>
      </w:r>
    </w:p>
    <w:p w14:paraId="72882CC4" w14:textId="2DFC669F" w:rsidR="00E957B4" w:rsidRPr="00720FF2" w:rsidRDefault="00720FF2" w:rsidP="0062607C">
      <w:ins w:id="2829" w:author="Rakesh Singhi" w:date="2015-02-07T10:57:00Z">
        <w:r w:rsidRPr="00936C27">
          <w:t>/u25/ftp/ISRVE_FEEDS_IN/DMO_PPM/</w:t>
        </w:r>
        <w:r w:rsidRPr="00804F05">
          <w:rPr>
            <w:color w:val="FF0000"/>
          </w:rPr>
          <w:t>MEXICO</w:t>
        </w:r>
        <w:r>
          <w:t>/</w:t>
        </w:r>
        <w:r w:rsidRPr="00A1010D">
          <w:rPr>
            <w:color w:val="FF0000"/>
          </w:rPr>
          <w:t>IMMX</w:t>
        </w:r>
        <w:r>
          <w:t>/</w:t>
        </w:r>
      </w:ins>
      <w:del w:id="2830" w:author="Rakesh Singhi" w:date="2015-02-07T10:57:00Z">
        <w:r w:rsidR="00E957B4" w:rsidRPr="0085282A" w:rsidDel="00720FF2">
          <w:delText>/u25/ftp/ISRVE_FEEDS_IN/DMO_PPM/</w:delText>
        </w:r>
        <w:r w:rsidR="00E957B4" w:rsidDel="00720FF2">
          <w:delText>&lt;</w:delText>
        </w:r>
        <w:r w:rsidR="00E957B4" w:rsidDel="00720FF2">
          <w:rPr>
            <w:color w:val="FF0000"/>
          </w:rPr>
          <w:delText>83728</w:delText>
        </w:r>
        <w:r w:rsidR="00E957B4" w:rsidDel="00720FF2">
          <w:delText>&gt;</w:delText>
        </w:r>
        <w:r w:rsidR="00E957B4" w:rsidRPr="0085282A" w:rsidDel="00720FF2">
          <w:delText>/</w:delText>
        </w:r>
      </w:del>
    </w:p>
    <w:p w14:paraId="6D2A502A" w14:textId="77777777" w:rsidR="00E957B4" w:rsidRPr="007A1A8C" w:rsidRDefault="00E957B4" w:rsidP="00E957B4">
      <w:pPr>
        <w:keepNext/>
        <w:widowControl/>
        <w:spacing w:line="240" w:lineRule="auto"/>
        <w:ind w:left="720" w:right="21"/>
        <w:jc w:val="both"/>
        <w:outlineLvl w:val="1"/>
        <w:rPr>
          <w:rFonts w:asciiTheme="minorHAnsi" w:hAnsiTheme="minorHAnsi" w:cstheme="minorHAnsi"/>
          <w:u w:val="single"/>
        </w:rPr>
      </w:pPr>
    </w:p>
    <w:p w14:paraId="13245503" w14:textId="77777777" w:rsidR="004E4BD3" w:rsidRPr="00D33CAD" w:rsidRDefault="004E4BD3"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2831" w:name="_Toc415065512"/>
      <w:r w:rsidRPr="00D33CAD">
        <w:rPr>
          <w:rFonts w:asciiTheme="minorHAnsi" w:hAnsiTheme="minorHAnsi" w:cstheme="minorHAnsi"/>
          <w:b/>
          <w:sz w:val="24"/>
          <w:szCs w:val="24"/>
          <w:lang w:val="en-GB"/>
        </w:rPr>
        <w:t>File Format</w:t>
      </w:r>
      <w:bookmarkEnd w:id="2831"/>
    </w:p>
    <w:p w14:paraId="0B5249EE" w14:textId="77777777" w:rsidR="00E957B4" w:rsidRDefault="00E957B4" w:rsidP="00E957B4">
      <w:pPr>
        <w:rPr>
          <w:rFonts w:asciiTheme="minorHAnsi" w:hAnsiTheme="minorHAnsi" w:cstheme="minorHAnsi"/>
        </w:rPr>
      </w:pPr>
    </w:p>
    <w:tbl>
      <w:tblPr>
        <w:tblW w:w="100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0"/>
        <w:gridCol w:w="2160"/>
        <w:gridCol w:w="1710"/>
        <w:gridCol w:w="2610"/>
        <w:gridCol w:w="1170"/>
      </w:tblGrid>
      <w:tr w:rsidR="00E957B4" w:rsidRPr="00D30FA1" w:rsidDel="00720FF2" w14:paraId="04EA7589" w14:textId="136B9DA0" w:rsidTr="00E57BAB">
        <w:trPr>
          <w:tblHeader/>
          <w:del w:id="2832" w:author="Rakesh Singhi" w:date="2015-02-07T10:58:00Z"/>
        </w:trPr>
        <w:tc>
          <w:tcPr>
            <w:tcW w:w="2430" w:type="dxa"/>
            <w:tcBorders>
              <w:top w:val="single" w:sz="4" w:space="0" w:color="auto"/>
              <w:left w:val="single" w:sz="4" w:space="0" w:color="auto"/>
              <w:bottom w:val="single" w:sz="4" w:space="0" w:color="auto"/>
              <w:right w:val="single" w:sz="4" w:space="0" w:color="auto"/>
            </w:tcBorders>
            <w:shd w:val="clear" w:color="auto" w:fill="F4B8AE"/>
            <w:hideMark/>
          </w:tcPr>
          <w:p w14:paraId="6EEAEDE0" w14:textId="1DAD4EE0" w:rsidR="00E957B4" w:rsidRPr="00132E88" w:rsidDel="00720FF2" w:rsidRDefault="00E957B4" w:rsidP="00E957B4">
            <w:pPr>
              <w:rPr>
                <w:del w:id="2833" w:author="Rakesh Singhi" w:date="2015-02-07T10:58:00Z"/>
                <w:rFonts w:asciiTheme="minorHAnsi" w:hAnsiTheme="minorHAnsi" w:cstheme="minorHAnsi"/>
                <w:color w:val="000000"/>
                <w:szCs w:val="16"/>
              </w:rPr>
            </w:pPr>
            <w:del w:id="2834" w:author="Rakesh Singhi" w:date="2015-02-07T10:58:00Z">
              <w:r w:rsidRPr="00132E88" w:rsidDel="00720FF2">
                <w:rPr>
                  <w:rFonts w:asciiTheme="minorHAnsi" w:hAnsiTheme="minorHAnsi" w:cstheme="minorHAnsi"/>
                  <w:color w:val="000000"/>
                  <w:szCs w:val="16"/>
                </w:rPr>
                <w:delText xml:space="preserve">Field </w:delText>
              </w:r>
              <w:r w:rsidDel="00720FF2">
                <w:rPr>
                  <w:rFonts w:asciiTheme="minorHAnsi" w:hAnsiTheme="minorHAnsi" w:cstheme="minorHAnsi"/>
                  <w:color w:val="000000"/>
                  <w:szCs w:val="16"/>
                </w:rPr>
                <w:delText xml:space="preserve">Name </w:delText>
              </w:r>
              <w:r w:rsidRPr="00132E88" w:rsidDel="00720FF2">
                <w:rPr>
                  <w:rFonts w:asciiTheme="minorHAnsi" w:hAnsiTheme="minorHAnsi" w:cstheme="minorHAnsi"/>
                  <w:color w:val="000000"/>
                  <w:szCs w:val="16"/>
                </w:rPr>
                <w:delText>from Business</w:delText>
              </w:r>
            </w:del>
          </w:p>
        </w:tc>
        <w:tc>
          <w:tcPr>
            <w:tcW w:w="2160" w:type="dxa"/>
            <w:tcBorders>
              <w:top w:val="single" w:sz="4" w:space="0" w:color="auto"/>
              <w:left w:val="single" w:sz="4" w:space="0" w:color="auto"/>
              <w:bottom w:val="single" w:sz="4" w:space="0" w:color="auto"/>
              <w:right w:val="single" w:sz="4" w:space="0" w:color="auto"/>
            </w:tcBorders>
            <w:shd w:val="clear" w:color="auto" w:fill="F4B8AE"/>
            <w:hideMark/>
          </w:tcPr>
          <w:p w14:paraId="45B48FFA" w14:textId="1CB7A591" w:rsidR="00E957B4" w:rsidRPr="001C7876" w:rsidDel="00720FF2" w:rsidRDefault="00E957B4" w:rsidP="00E957B4">
            <w:pPr>
              <w:rPr>
                <w:del w:id="2835" w:author="Rakesh Singhi" w:date="2015-02-07T10:58:00Z"/>
                <w:rFonts w:asciiTheme="minorHAnsi" w:hAnsiTheme="minorHAnsi" w:cstheme="minorHAnsi"/>
                <w:color w:val="000000"/>
                <w:szCs w:val="16"/>
              </w:rPr>
            </w:pPr>
            <w:del w:id="2836" w:author="Rakesh Singhi" w:date="2015-02-07T10:58:00Z">
              <w:r w:rsidRPr="001C7876" w:rsidDel="00720FF2">
                <w:rPr>
                  <w:rFonts w:asciiTheme="minorHAnsi" w:hAnsiTheme="minorHAnsi" w:cstheme="minorHAnsi"/>
                  <w:color w:val="000000"/>
                  <w:szCs w:val="16"/>
                </w:rPr>
                <w:delText>Field Name in File</w:delText>
              </w:r>
            </w:del>
          </w:p>
        </w:tc>
        <w:tc>
          <w:tcPr>
            <w:tcW w:w="1710" w:type="dxa"/>
            <w:tcBorders>
              <w:top w:val="single" w:sz="4" w:space="0" w:color="auto"/>
              <w:left w:val="single" w:sz="4" w:space="0" w:color="auto"/>
              <w:bottom w:val="single" w:sz="4" w:space="0" w:color="auto"/>
              <w:right w:val="single" w:sz="4" w:space="0" w:color="auto"/>
            </w:tcBorders>
            <w:shd w:val="clear" w:color="auto" w:fill="F4B8AE"/>
          </w:tcPr>
          <w:p w14:paraId="3B044F59" w14:textId="4C577C60" w:rsidR="00E957B4" w:rsidRPr="001C7876" w:rsidDel="00720FF2" w:rsidRDefault="00E957B4" w:rsidP="00E957B4">
            <w:pPr>
              <w:rPr>
                <w:del w:id="2837" w:author="Rakesh Singhi" w:date="2015-02-07T10:58:00Z"/>
                <w:rFonts w:asciiTheme="minorHAnsi" w:hAnsiTheme="minorHAnsi" w:cstheme="minorHAnsi"/>
                <w:color w:val="000000"/>
                <w:szCs w:val="16"/>
              </w:rPr>
            </w:pPr>
            <w:del w:id="2838" w:author="Rakesh Singhi" w:date="2015-02-07T10:58:00Z">
              <w:r w:rsidRPr="001C7876" w:rsidDel="00720FF2">
                <w:rPr>
                  <w:rFonts w:asciiTheme="minorHAnsi" w:hAnsiTheme="minorHAnsi" w:cstheme="minorHAnsi"/>
                  <w:color w:val="000000"/>
                  <w:szCs w:val="16"/>
                </w:rPr>
                <w:delText>Field Format</w:delText>
              </w:r>
            </w:del>
          </w:p>
        </w:tc>
        <w:tc>
          <w:tcPr>
            <w:tcW w:w="2610" w:type="dxa"/>
            <w:tcBorders>
              <w:top w:val="single" w:sz="4" w:space="0" w:color="auto"/>
              <w:left w:val="single" w:sz="4" w:space="0" w:color="auto"/>
              <w:bottom w:val="single" w:sz="4" w:space="0" w:color="auto"/>
              <w:right w:val="single" w:sz="4" w:space="0" w:color="auto"/>
            </w:tcBorders>
            <w:shd w:val="clear" w:color="auto" w:fill="F4B8AE"/>
          </w:tcPr>
          <w:p w14:paraId="2F64E7E5" w14:textId="5D9FBE70" w:rsidR="00E957B4" w:rsidRPr="001C7876" w:rsidDel="00720FF2" w:rsidRDefault="00E957B4" w:rsidP="00E957B4">
            <w:pPr>
              <w:rPr>
                <w:del w:id="2839" w:author="Rakesh Singhi" w:date="2015-02-07T10:58:00Z"/>
                <w:rFonts w:asciiTheme="minorHAnsi" w:hAnsiTheme="minorHAnsi" w:cstheme="minorHAnsi"/>
                <w:color w:val="000000"/>
                <w:szCs w:val="16"/>
              </w:rPr>
            </w:pPr>
            <w:del w:id="2840" w:author="Rakesh Singhi" w:date="2015-02-07T10:58:00Z">
              <w:r w:rsidRPr="001C7876" w:rsidDel="00720FF2">
                <w:rPr>
                  <w:rFonts w:asciiTheme="minorHAnsi" w:hAnsiTheme="minorHAnsi" w:cstheme="minorHAnsi"/>
                  <w:color w:val="000000"/>
                  <w:szCs w:val="16"/>
                </w:rPr>
                <w:delText>Field Comment</w:delText>
              </w:r>
            </w:del>
          </w:p>
        </w:tc>
        <w:tc>
          <w:tcPr>
            <w:tcW w:w="1170" w:type="dxa"/>
            <w:tcBorders>
              <w:top w:val="single" w:sz="4" w:space="0" w:color="auto"/>
              <w:left w:val="single" w:sz="4" w:space="0" w:color="auto"/>
              <w:bottom w:val="single" w:sz="4" w:space="0" w:color="auto"/>
              <w:right w:val="single" w:sz="4" w:space="0" w:color="auto"/>
            </w:tcBorders>
            <w:shd w:val="clear" w:color="auto" w:fill="F4B8AE"/>
          </w:tcPr>
          <w:p w14:paraId="4D20F882" w14:textId="5459C872" w:rsidR="00E957B4" w:rsidRPr="001C7876" w:rsidDel="00720FF2" w:rsidRDefault="00E957B4" w:rsidP="00E957B4">
            <w:pPr>
              <w:rPr>
                <w:del w:id="2841" w:author="Rakesh Singhi" w:date="2015-02-07T10:58:00Z"/>
                <w:rFonts w:asciiTheme="minorHAnsi" w:hAnsiTheme="minorHAnsi" w:cstheme="minorHAnsi"/>
                <w:color w:val="000000"/>
                <w:szCs w:val="16"/>
              </w:rPr>
            </w:pPr>
            <w:del w:id="2842" w:author="Rakesh Singhi" w:date="2015-02-07T10:58:00Z">
              <w:r w:rsidRPr="001C7876" w:rsidDel="00720FF2">
                <w:rPr>
                  <w:rFonts w:asciiTheme="minorHAnsi" w:hAnsiTheme="minorHAnsi" w:cstheme="minorHAnsi"/>
                  <w:color w:val="000000"/>
                  <w:szCs w:val="16"/>
                </w:rPr>
                <w:delText>Mandatory</w:delText>
              </w:r>
            </w:del>
          </w:p>
        </w:tc>
      </w:tr>
      <w:tr w:rsidR="00E957B4" w:rsidRPr="00D30FA1" w:rsidDel="00720FF2" w14:paraId="2953505C" w14:textId="5CFBABD3" w:rsidTr="00E57BAB">
        <w:trPr>
          <w:del w:id="2843"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1ABC83C" w14:textId="228ABF4B" w:rsidR="00E957B4" w:rsidRPr="001C7876" w:rsidDel="00720FF2" w:rsidRDefault="00E957B4" w:rsidP="00E957B4">
            <w:pPr>
              <w:rPr>
                <w:del w:id="2844" w:author="Rakesh Singhi" w:date="2015-02-07T10:58:00Z"/>
                <w:rFonts w:asciiTheme="minorHAnsi" w:hAnsiTheme="minorHAnsi" w:cstheme="minorHAnsi"/>
                <w:color w:val="000000"/>
                <w:szCs w:val="16"/>
              </w:rPr>
            </w:pPr>
            <w:del w:id="2845" w:author="Rakesh Singhi" w:date="2015-02-07T10:58:00Z">
              <w:r w:rsidRPr="001C7876" w:rsidDel="00720FF2">
                <w:rPr>
                  <w:rFonts w:asciiTheme="minorHAnsi" w:hAnsiTheme="minorHAnsi" w:cstheme="minorHAnsi"/>
                  <w:color w:val="000000"/>
                  <w:szCs w:val="16"/>
                </w:rPr>
                <w:delText>Invoice Number</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262D79DE" w14:textId="3FD9749E" w:rsidR="00E957B4" w:rsidRPr="001C7876" w:rsidDel="00720FF2" w:rsidRDefault="00E957B4" w:rsidP="00E957B4">
            <w:pPr>
              <w:rPr>
                <w:del w:id="2846" w:author="Rakesh Singhi" w:date="2015-02-07T10:58:00Z"/>
                <w:rFonts w:asciiTheme="minorHAnsi" w:hAnsiTheme="minorHAnsi" w:cstheme="minorHAnsi"/>
                <w:color w:val="000000"/>
                <w:szCs w:val="16"/>
              </w:rPr>
            </w:pPr>
            <w:del w:id="2847" w:author="Rakesh Singhi" w:date="2015-02-07T10:58:00Z">
              <w:r w:rsidRPr="001C7876" w:rsidDel="00720FF2">
                <w:rPr>
                  <w:rFonts w:asciiTheme="minorHAnsi" w:hAnsiTheme="minorHAnsi" w:cstheme="minorHAnsi"/>
                  <w:color w:val="000000"/>
                  <w:szCs w:val="16"/>
                </w:rPr>
                <w:delText>InvoiceNumber</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39A90BD8" w14:textId="190D7422" w:rsidR="00E957B4" w:rsidRPr="001C7876" w:rsidDel="00720FF2" w:rsidRDefault="00446233" w:rsidP="00E957B4">
            <w:pPr>
              <w:rPr>
                <w:del w:id="2848" w:author="Rakesh Singhi" w:date="2015-02-07T10:58:00Z"/>
                <w:rFonts w:asciiTheme="minorHAnsi" w:hAnsiTheme="minorHAnsi" w:cstheme="minorHAnsi"/>
                <w:color w:val="000000"/>
                <w:szCs w:val="16"/>
              </w:rPr>
            </w:pPr>
            <w:del w:id="2849"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25384146" w14:textId="1B250F34" w:rsidR="00E957B4" w:rsidRPr="001C7876" w:rsidDel="00720FF2" w:rsidRDefault="00E957B4" w:rsidP="00E957B4">
            <w:pPr>
              <w:rPr>
                <w:del w:id="2850" w:author="Rakesh Singhi" w:date="2015-02-07T10:58:00Z"/>
                <w:rFonts w:asciiTheme="minorHAnsi" w:hAnsiTheme="minorHAnsi" w:cstheme="minorHAnsi"/>
                <w:color w:val="000000"/>
                <w:szCs w:val="16"/>
              </w:rPr>
            </w:pPr>
            <w:del w:id="2851" w:author="Rakesh Singhi" w:date="2015-02-07T10:58:00Z">
              <w:r w:rsidRPr="001C7876" w:rsidDel="00720FF2">
                <w:rPr>
                  <w:rFonts w:asciiTheme="minorHAnsi" w:hAnsiTheme="minorHAnsi" w:cstheme="minorHAnsi"/>
                  <w:color w:val="000000"/>
                  <w:szCs w:val="16"/>
                </w:rPr>
                <w:delText> </w:delText>
              </w:r>
              <w:r w:rsidDel="00720FF2">
                <w:rPr>
                  <w:rFonts w:asciiTheme="minorHAnsi" w:hAnsiTheme="minorHAnsi" w:cstheme="minorHAnsi"/>
                  <w:color w:val="000000"/>
                  <w:szCs w:val="16"/>
                </w:rPr>
                <w:delText>Invoice Number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A2CF22B" w14:textId="77C5091E" w:rsidR="00E957B4" w:rsidRPr="001C7876" w:rsidDel="00720FF2" w:rsidRDefault="00E957B4" w:rsidP="00E957B4">
            <w:pPr>
              <w:rPr>
                <w:del w:id="2852" w:author="Rakesh Singhi" w:date="2015-02-07T10:58:00Z"/>
                <w:rFonts w:asciiTheme="minorHAnsi" w:hAnsiTheme="minorHAnsi" w:cstheme="minorHAnsi"/>
                <w:color w:val="000000"/>
                <w:szCs w:val="16"/>
              </w:rPr>
            </w:pPr>
            <w:del w:id="2853"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502FBE70" w14:textId="169170AB" w:rsidTr="00E57BAB">
        <w:trPr>
          <w:del w:id="2854"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7C3EB342" w14:textId="3DFB9518" w:rsidR="00E957B4" w:rsidRPr="001C7876" w:rsidDel="00720FF2" w:rsidRDefault="00E957B4" w:rsidP="00E957B4">
            <w:pPr>
              <w:rPr>
                <w:del w:id="2855" w:author="Rakesh Singhi" w:date="2015-02-07T10:58:00Z"/>
                <w:rFonts w:asciiTheme="minorHAnsi" w:hAnsiTheme="minorHAnsi" w:cstheme="minorHAnsi"/>
                <w:color w:val="000000"/>
                <w:szCs w:val="16"/>
              </w:rPr>
            </w:pPr>
            <w:del w:id="2856" w:author="Rakesh Singhi" w:date="2015-02-07T10:58:00Z">
              <w:r w:rsidRPr="001C7876" w:rsidDel="00720FF2">
                <w:rPr>
                  <w:rFonts w:asciiTheme="minorHAnsi" w:hAnsiTheme="minorHAnsi" w:cstheme="minorHAnsi"/>
                  <w:color w:val="000000"/>
                  <w:szCs w:val="16"/>
                </w:rPr>
                <w:delText>Invoice Date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0C6FE304" w14:textId="77939295" w:rsidR="00E957B4" w:rsidRPr="001C7876" w:rsidDel="00720FF2" w:rsidRDefault="00E957B4" w:rsidP="00E957B4">
            <w:pPr>
              <w:rPr>
                <w:del w:id="2857" w:author="Rakesh Singhi" w:date="2015-02-07T10:58:00Z"/>
                <w:rFonts w:asciiTheme="minorHAnsi" w:hAnsiTheme="minorHAnsi" w:cstheme="minorHAnsi"/>
                <w:color w:val="000000"/>
                <w:szCs w:val="16"/>
              </w:rPr>
            </w:pPr>
            <w:del w:id="2858" w:author="Rakesh Singhi" w:date="2015-02-07T10:58:00Z">
              <w:r w:rsidRPr="001C7876" w:rsidDel="00720FF2">
                <w:rPr>
                  <w:rFonts w:asciiTheme="minorHAnsi" w:hAnsiTheme="minorHAnsi" w:cstheme="minorHAnsi"/>
                  <w:color w:val="000000"/>
                  <w:szCs w:val="16"/>
                </w:rPr>
                <w:delText>InvoiceDate</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3B64C3A1" w14:textId="736B484D" w:rsidR="00E957B4" w:rsidRPr="001C7876" w:rsidDel="00720FF2" w:rsidRDefault="00E957B4" w:rsidP="00E957B4">
            <w:pPr>
              <w:rPr>
                <w:del w:id="2859" w:author="Rakesh Singhi" w:date="2015-02-07T10:58:00Z"/>
                <w:rFonts w:asciiTheme="minorHAnsi" w:hAnsiTheme="minorHAnsi" w:cstheme="minorHAnsi"/>
                <w:color w:val="000000"/>
                <w:szCs w:val="16"/>
              </w:rPr>
            </w:pPr>
            <w:del w:id="2860" w:author="Rakesh Singhi" w:date="2015-02-07T10:58:00Z">
              <w:r w:rsidRPr="001C7876" w:rsidDel="00720FF2">
                <w:rPr>
                  <w:rFonts w:asciiTheme="minorHAnsi" w:hAnsiTheme="minorHAnsi" w:cstheme="minorHAnsi"/>
                  <w:color w:val="000000"/>
                  <w:szCs w:val="16"/>
                </w:rPr>
                <w:delText>Date</w:delText>
              </w:r>
              <w:r w:rsidRPr="001C7876" w:rsidDel="00720FF2">
                <w:rPr>
                  <w:rFonts w:asciiTheme="minorHAnsi" w:hAnsiTheme="minorHAnsi" w:cstheme="minorHAnsi"/>
                  <w:color w:val="000000"/>
                  <w:szCs w:val="16"/>
                </w:rPr>
                <w:br/>
                <w:delText>(DD/MM/YYYY)</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23B1D3A7" w14:textId="59ACA97B" w:rsidR="00E957B4" w:rsidRPr="001C7876" w:rsidDel="00720FF2" w:rsidRDefault="00E957B4" w:rsidP="00E957B4">
            <w:pPr>
              <w:rPr>
                <w:del w:id="2861" w:author="Rakesh Singhi" w:date="2015-02-07T10:58:00Z"/>
                <w:rFonts w:asciiTheme="minorHAnsi" w:hAnsiTheme="minorHAnsi" w:cstheme="minorHAnsi"/>
                <w:color w:val="000000"/>
                <w:szCs w:val="16"/>
              </w:rPr>
            </w:pPr>
            <w:del w:id="2862" w:author="Rakesh Singhi" w:date="2015-02-07T10:58:00Z">
              <w:r w:rsidRPr="001C7876" w:rsidDel="00720FF2">
                <w:rPr>
                  <w:rFonts w:asciiTheme="minorHAnsi" w:hAnsiTheme="minorHAnsi" w:cstheme="minorHAnsi"/>
                  <w:color w:val="000000"/>
                  <w:szCs w:val="16"/>
                </w:rPr>
                <w:delText>  </w:delText>
              </w:r>
              <w:r w:rsidDel="00720FF2">
                <w:rPr>
                  <w:rFonts w:asciiTheme="minorHAnsi" w:hAnsiTheme="minorHAnsi" w:cstheme="minorHAnsi"/>
                  <w:color w:val="000000"/>
                  <w:szCs w:val="16"/>
                </w:rPr>
                <w:delText>Invoice Date</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811712D" w14:textId="4FEEC892" w:rsidR="00E957B4" w:rsidRPr="001C7876" w:rsidDel="00720FF2" w:rsidRDefault="00E957B4" w:rsidP="00E957B4">
            <w:pPr>
              <w:rPr>
                <w:del w:id="2863" w:author="Rakesh Singhi" w:date="2015-02-07T10:58:00Z"/>
                <w:rFonts w:asciiTheme="minorHAnsi" w:hAnsiTheme="minorHAnsi" w:cstheme="minorHAnsi"/>
                <w:color w:val="000000"/>
                <w:szCs w:val="16"/>
              </w:rPr>
            </w:pPr>
            <w:del w:id="2864"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4EF21DFC" w14:textId="4D372C17" w:rsidTr="00E57BAB">
        <w:trPr>
          <w:del w:id="2865"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52A9A887" w14:textId="649C0B9D" w:rsidR="00E957B4" w:rsidRPr="007A1A8C" w:rsidDel="00720FF2" w:rsidRDefault="00E957B4" w:rsidP="00E957B4">
            <w:pPr>
              <w:rPr>
                <w:del w:id="2866" w:author="Rakesh Singhi" w:date="2015-02-07T10:58:00Z"/>
                <w:rFonts w:asciiTheme="minorHAnsi" w:hAnsiTheme="minorHAnsi" w:cstheme="minorHAnsi"/>
                <w:color w:val="000000"/>
                <w:szCs w:val="16"/>
                <w:lang w:val="es-ES"/>
              </w:rPr>
            </w:pPr>
            <w:del w:id="2867" w:author="Rakesh Singhi" w:date="2015-02-07T10:58:00Z">
              <w:r w:rsidRPr="007A1A8C" w:rsidDel="00720FF2">
                <w:rPr>
                  <w:rFonts w:asciiTheme="minorHAnsi" w:hAnsiTheme="minorHAnsi" w:cstheme="minorHAnsi"/>
                  <w:color w:val="000000"/>
                  <w:szCs w:val="16"/>
                  <w:lang w:val="es-ES"/>
                </w:rPr>
                <w:delText>Tier2_VAT ID/RFC Mexico</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51B314B7" w14:textId="5176686A" w:rsidR="00E957B4" w:rsidRPr="001C7876" w:rsidDel="00720FF2" w:rsidRDefault="00E957B4" w:rsidP="00E957B4">
            <w:pPr>
              <w:rPr>
                <w:del w:id="2868" w:author="Rakesh Singhi" w:date="2015-02-07T10:58:00Z"/>
                <w:rFonts w:asciiTheme="minorHAnsi" w:hAnsiTheme="minorHAnsi" w:cstheme="minorHAnsi"/>
                <w:color w:val="000000"/>
                <w:szCs w:val="16"/>
              </w:rPr>
            </w:pPr>
            <w:del w:id="2869" w:author="Rakesh Singhi" w:date="2015-02-07T10:58:00Z">
              <w:r w:rsidRPr="001C7876" w:rsidDel="00720FF2">
                <w:rPr>
                  <w:rFonts w:asciiTheme="minorHAnsi" w:hAnsiTheme="minorHAnsi" w:cstheme="minorHAnsi"/>
                  <w:color w:val="000000"/>
                  <w:szCs w:val="16"/>
                </w:rPr>
                <w:delText>VAT ID/RFC</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5E2E89DE" w14:textId="34095B49" w:rsidR="00E957B4" w:rsidRPr="001C7876" w:rsidDel="00720FF2" w:rsidRDefault="00446233" w:rsidP="00E957B4">
            <w:pPr>
              <w:rPr>
                <w:del w:id="2870" w:author="Rakesh Singhi" w:date="2015-02-07T10:58:00Z"/>
                <w:rFonts w:asciiTheme="minorHAnsi" w:hAnsiTheme="minorHAnsi" w:cstheme="minorHAnsi"/>
                <w:color w:val="000000"/>
                <w:szCs w:val="16"/>
              </w:rPr>
            </w:pPr>
            <w:del w:id="2871"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3A6BFE3D" w14:textId="7E2502B6" w:rsidR="00E957B4" w:rsidRPr="001C7876" w:rsidDel="00720FF2" w:rsidRDefault="00E957B4" w:rsidP="00E957B4">
            <w:pPr>
              <w:rPr>
                <w:del w:id="2872" w:author="Rakesh Singhi" w:date="2015-02-07T10:58:00Z"/>
                <w:rFonts w:asciiTheme="minorHAnsi" w:hAnsiTheme="minorHAnsi" w:cstheme="minorHAnsi"/>
                <w:color w:val="000000"/>
                <w:szCs w:val="16"/>
              </w:rPr>
            </w:pPr>
            <w:del w:id="2873" w:author="Rakesh Singhi" w:date="2015-02-07T10:58:00Z">
              <w:r w:rsidRPr="001C7876" w:rsidDel="00720FF2">
                <w:rPr>
                  <w:rFonts w:asciiTheme="minorHAnsi" w:hAnsiTheme="minorHAnsi" w:cstheme="minorHAnsi"/>
                  <w:color w:val="000000"/>
                  <w:szCs w:val="16"/>
                </w:rPr>
                <w:delText> </w:delText>
              </w:r>
              <w:r w:rsidDel="00720FF2">
                <w:rPr>
                  <w:rFonts w:asciiTheme="minorHAnsi" w:hAnsiTheme="minorHAnsi" w:cstheme="minorHAnsi"/>
                  <w:color w:val="000000"/>
                  <w:szCs w:val="16"/>
                </w:rPr>
                <w:delText>VAT ID of Reseller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5C0535E9" w14:textId="6CE5F6BA" w:rsidR="00E957B4" w:rsidRPr="001C7876" w:rsidDel="00720FF2" w:rsidRDefault="00E957B4" w:rsidP="00E957B4">
            <w:pPr>
              <w:rPr>
                <w:del w:id="2874" w:author="Rakesh Singhi" w:date="2015-02-07T10:58:00Z"/>
                <w:rFonts w:asciiTheme="minorHAnsi" w:hAnsiTheme="minorHAnsi" w:cstheme="minorHAnsi"/>
                <w:color w:val="000000"/>
                <w:szCs w:val="16"/>
              </w:rPr>
            </w:pPr>
            <w:del w:id="2875"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66D7CF79" w14:textId="3C162E0D" w:rsidTr="00E57BAB">
        <w:trPr>
          <w:del w:id="2876"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9752D6E" w14:textId="58A34532" w:rsidR="00E957B4" w:rsidRPr="001C7876" w:rsidDel="00720FF2" w:rsidRDefault="00E957B4" w:rsidP="00E957B4">
            <w:pPr>
              <w:rPr>
                <w:del w:id="2877" w:author="Rakesh Singhi" w:date="2015-02-07T10:58:00Z"/>
                <w:rFonts w:asciiTheme="minorHAnsi" w:hAnsiTheme="minorHAnsi" w:cstheme="minorHAnsi"/>
                <w:color w:val="000000"/>
                <w:szCs w:val="16"/>
              </w:rPr>
            </w:pPr>
            <w:del w:id="2878" w:author="Rakesh Singhi" w:date="2015-02-07T10:58:00Z">
              <w:r w:rsidRPr="001C7876" w:rsidDel="00720FF2">
                <w:rPr>
                  <w:rFonts w:asciiTheme="minorHAnsi" w:hAnsiTheme="minorHAnsi" w:cstheme="minorHAnsi"/>
                  <w:color w:val="000000"/>
                  <w:szCs w:val="16"/>
                </w:rPr>
                <w:delText>Tier2_Address1</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5F5CA97A" w14:textId="0AA27D03" w:rsidR="00E957B4" w:rsidRPr="001C7876" w:rsidDel="00720FF2" w:rsidRDefault="00E957B4" w:rsidP="00E957B4">
            <w:pPr>
              <w:rPr>
                <w:del w:id="2879" w:author="Rakesh Singhi" w:date="2015-02-07T10:58:00Z"/>
                <w:rFonts w:asciiTheme="minorHAnsi" w:hAnsiTheme="minorHAnsi" w:cstheme="minorHAnsi"/>
                <w:color w:val="000000"/>
                <w:szCs w:val="16"/>
              </w:rPr>
            </w:pPr>
            <w:del w:id="2880" w:author="Rakesh Singhi" w:date="2015-02-07T10:58:00Z">
              <w:r w:rsidRPr="001C7876" w:rsidDel="00720FF2">
                <w:rPr>
                  <w:rFonts w:asciiTheme="minorHAnsi" w:hAnsiTheme="minorHAnsi" w:cstheme="minorHAnsi"/>
                  <w:color w:val="000000"/>
                  <w:szCs w:val="16"/>
                </w:rPr>
                <w:delText>Address</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00DEA955" w14:textId="770E2C77" w:rsidR="00E957B4" w:rsidRPr="001C7876" w:rsidDel="00720FF2" w:rsidRDefault="00446233" w:rsidP="00E957B4">
            <w:pPr>
              <w:rPr>
                <w:del w:id="2881" w:author="Rakesh Singhi" w:date="2015-02-07T10:58:00Z"/>
                <w:rFonts w:asciiTheme="minorHAnsi" w:hAnsiTheme="minorHAnsi" w:cstheme="minorHAnsi"/>
                <w:color w:val="000000"/>
                <w:szCs w:val="16"/>
              </w:rPr>
            </w:pPr>
            <w:del w:id="2882"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7912C697" w14:textId="1D2C8EE6" w:rsidR="00E957B4" w:rsidRPr="001C7876" w:rsidDel="00720FF2" w:rsidRDefault="00E957B4" w:rsidP="00E957B4">
            <w:pPr>
              <w:rPr>
                <w:del w:id="2883" w:author="Rakesh Singhi" w:date="2015-02-07T10:58:00Z"/>
                <w:rFonts w:asciiTheme="minorHAnsi" w:hAnsiTheme="minorHAnsi" w:cstheme="minorHAnsi"/>
                <w:color w:val="000000"/>
                <w:szCs w:val="16"/>
              </w:rPr>
            </w:pPr>
            <w:del w:id="2884" w:author="Rakesh Singhi" w:date="2015-02-07T10:58:00Z">
              <w:r w:rsidDel="00720FF2">
                <w:rPr>
                  <w:rFonts w:asciiTheme="minorHAnsi" w:hAnsiTheme="minorHAnsi" w:cstheme="minorHAnsi"/>
                  <w:color w:val="000000"/>
                  <w:szCs w:val="16"/>
                </w:rPr>
                <w:delText>Address of Reseller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60598F35" w14:textId="5172CC58" w:rsidR="00E957B4" w:rsidRPr="001C7876" w:rsidDel="00720FF2" w:rsidRDefault="00E957B4" w:rsidP="00E957B4">
            <w:pPr>
              <w:rPr>
                <w:del w:id="2885" w:author="Rakesh Singhi" w:date="2015-02-07T10:58:00Z"/>
                <w:rFonts w:asciiTheme="minorHAnsi" w:hAnsiTheme="minorHAnsi" w:cstheme="minorHAnsi"/>
                <w:color w:val="000000"/>
                <w:szCs w:val="16"/>
              </w:rPr>
            </w:pPr>
            <w:del w:id="2886" w:author="Rakesh Singhi" w:date="2015-02-07T10:58:00Z">
              <w:r w:rsidRPr="001C7876" w:rsidDel="00720FF2">
                <w:rPr>
                  <w:rFonts w:asciiTheme="minorHAnsi" w:hAnsiTheme="minorHAnsi" w:cstheme="minorHAnsi"/>
                  <w:color w:val="000000"/>
                  <w:szCs w:val="16"/>
                </w:rPr>
                <w:delText>No</w:delText>
              </w:r>
            </w:del>
          </w:p>
        </w:tc>
      </w:tr>
      <w:tr w:rsidR="00E957B4" w:rsidRPr="00D30FA1" w:rsidDel="00720FF2" w14:paraId="07DCC501" w14:textId="7F8F73E3" w:rsidTr="00E57BAB">
        <w:trPr>
          <w:del w:id="2887"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003F5264" w14:textId="39F179A5" w:rsidR="00E957B4" w:rsidRPr="001C7876" w:rsidDel="00720FF2" w:rsidRDefault="00E957B4" w:rsidP="00E957B4">
            <w:pPr>
              <w:rPr>
                <w:del w:id="2888" w:author="Rakesh Singhi" w:date="2015-02-07T10:58:00Z"/>
                <w:rFonts w:asciiTheme="minorHAnsi" w:hAnsiTheme="minorHAnsi" w:cstheme="minorHAnsi"/>
                <w:color w:val="000000"/>
                <w:szCs w:val="16"/>
              </w:rPr>
            </w:pPr>
            <w:del w:id="2889" w:author="Rakesh Singhi" w:date="2015-02-07T10:58:00Z">
              <w:r w:rsidRPr="001C7876" w:rsidDel="00720FF2">
                <w:rPr>
                  <w:rFonts w:asciiTheme="minorHAnsi" w:hAnsiTheme="minorHAnsi" w:cstheme="minorHAnsi"/>
                  <w:color w:val="000000"/>
                  <w:szCs w:val="16"/>
                </w:rPr>
                <w:delText>Tier2_Country</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18487C5B" w14:textId="7FD48F5F" w:rsidR="00E957B4" w:rsidRPr="001C7876" w:rsidDel="00720FF2" w:rsidRDefault="00E957B4" w:rsidP="00E957B4">
            <w:pPr>
              <w:rPr>
                <w:del w:id="2890" w:author="Rakesh Singhi" w:date="2015-02-07T10:58:00Z"/>
                <w:rFonts w:asciiTheme="minorHAnsi" w:hAnsiTheme="minorHAnsi" w:cstheme="minorHAnsi"/>
                <w:color w:val="000000"/>
                <w:szCs w:val="16"/>
              </w:rPr>
            </w:pPr>
            <w:del w:id="2891" w:author="Rakesh Singhi" w:date="2015-02-07T10:58:00Z">
              <w:r w:rsidRPr="001C7876" w:rsidDel="00720FF2">
                <w:rPr>
                  <w:rFonts w:asciiTheme="minorHAnsi" w:hAnsiTheme="minorHAnsi" w:cstheme="minorHAnsi"/>
                  <w:color w:val="000000"/>
                  <w:szCs w:val="16"/>
                </w:rPr>
                <w:delText>Country</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2FD7611D" w14:textId="7A1C006E" w:rsidR="00E957B4" w:rsidRPr="001C7876" w:rsidDel="00720FF2" w:rsidRDefault="00446233" w:rsidP="00E957B4">
            <w:pPr>
              <w:rPr>
                <w:del w:id="2892" w:author="Rakesh Singhi" w:date="2015-02-07T10:58:00Z"/>
                <w:rFonts w:asciiTheme="minorHAnsi" w:hAnsiTheme="minorHAnsi" w:cstheme="minorHAnsi"/>
                <w:color w:val="000000"/>
                <w:szCs w:val="16"/>
              </w:rPr>
            </w:pPr>
            <w:del w:id="2893"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74B56443" w14:textId="60B74E61" w:rsidR="00E957B4" w:rsidRPr="001C7876" w:rsidDel="00720FF2" w:rsidRDefault="00E957B4" w:rsidP="00E957B4">
            <w:pPr>
              <w:rPr>
                <w:del w:id="2894" w:author="Rakesh Singhi" w:date="2015-02-07T10:58:00Z"/>
                <w:rFonts w:asciiTheme="minorHAnsi" w:hAnsiTheme="minorHAnsi" w:cstheme="minorHAnsi"/>
                <w:color w:val="000000"/>
                <w:szCs w:val="16"/>
              </w:rPr>
            </w:pPr>
            <w:del w:id="2895" w:author="Rakesh Singhi" w:date="2015-02-07T10:58:00Z">
              <w:r w:rsidDel="00720FF2">
                <w:rPr>
                  <w:rFonts w:asciiTheme="minorHAnsi" w:hAnsiTheme="minorHAnsi" w:cstheme="minorHAnsi"/>
                  <w:color w:val="000000"/>
                  <w:szCs w:val="16"/>
                </w:rPr>
                <w:delText>Country of Reseller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6DD462BC" w14:textId="7346D612" w:rsidR="00E957B4" w:rsidRPr="001C7876" w:rsidDel="00720FF2" w:rsidRDefault="00E957B4" w:rsidP="00E957B4">
            <w:pPr>
              <w:rPr>
                <w:del w:id="2896" w:author="Rakesh Singhi" w:date="2015-02-07T10:58:00Z"/>
                <w:rFonts w:asciiTheme="minorHAnsi" w:hAnsiTheme="minorHAnsi" w:cstheme="minorHAnsi"/>
                <w:color w:val="000000"/>
                <w:szCs w:val="16"/>
              </w:rPr>
            </w:pPr>
            <w:del w:id="2897"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0B381475" w14:textId="27D11C81" w:rsidTr="00E57BAB">
        <w:trPr>
          <w:del w:id="2898"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B7E70D5" w14:textId="3D5DB557" w:rsidR="00E957B4" w:rsidRPr="001C7876" w:rsidDel="00720FF2" w:rsidRDefault="00E957B4" w:rsidP="00E957B4">
            <w:pPr>
              <w:rPr>
                <w:del w:id="2899" w:author="Rakesh Singhi" w:date="2015-02-07T10:58:00Z"/>
                <w:rFonts w:asciiTheme="minorHAnsi" w:hAnsiTheme="minorHAnsi" w:cstheme="minorHAnsi"/>
                <w:color w:val="000000"/>
                <w:szCs w:val="16"/>
              </w:rPr>
            </w:pPr>
            <w:del w:id="2900" w:author="Rakesh Singhi" w:date="2015-02-07T10:58:00Z">
              <w:r w:rsidRPr="001C7876" w:rsidDel="00720FF2">
                <w:rPr>
                  <w:rFonts w:asciiTheme="minorHAnsi" w:hAnsiTheme="minorHAnsi" w:cstheme="minorHAnsi"/>
                  <w:color w:val="000000"/>
                  <w:szCs w:val="16"/>
                </w:rPr>
                <w:delText>Tier2_City</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7CBB816E" w14:textId="4F029768" w:rsidR="00E957B4" w:rsidRPr="001C7876" w:rsidDel="00720FF2" w:rsidRDefault="00E957B4" w:rsidP="00E957B4">
            <w:pPr>
              <w:rPr>
                <w:del w:id="2901" w:author="Rakesh Singhi" w:date="2015-02-07T10:58:00Z"/>
                <w:rFonts w:asciiTheme="minorHAnsi" w:hAnsiTheme="minorHAnsi" w:cstheme="minorHAnsi"/>
                <w:color w:val="000000"/>
                <w:szCs w:val="16"/>
              </w:rPr>
            </w:pPr>
            <w:del w:id="2902" w:author="Rakesh Singhi" w:date="2015-02-07T10:58:00Z">
              <w:r w:rsidRPr="001C7876" w:rsidDel="00720FF2">
                <w:rPr>
                  <w:rFonts w:asciiTheme="minorHAnsi" w:hAnsiTheme="minorHAnsi" w:cstheme="minorHAnsi"/>
                  <w:color w:val="000000"/>
                  <w:szCs w:val="16"/>
                </w:rPr>
                <w:delText>City</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406141F0" w14:textId="4981DB68" w:rsidR="00E957B4" w:rsidRPr="001C7876" w:rsidDel="00720FF2" w:rsidRDefault="00446233" w:rsidP="00E957B4">
            <w:pPr>
              <w:rPr>
                <w:del w:id="2903" w:author="Rakesh Singhi" w:date="2015-02-07T10:58:00Z"/>
                <w:rFonts w:asciiTheme="minorHAnsi" w:hAnsiTheme="minorHAnsi" w:cstheme="minorHAnsi"/>
                <w:color w:val="000000"/>
                <w:szCs w:val="16"/>
              </w:rPr>
            </w:pPr>
            <w:del w:id="2904"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6E2B5A18" w14:textId="27940B91" w:rsidR="00E957B4" w:rsidRPr="001C7876" w:rsidDel="00720FF2" w:rsidRDefault="00E957B4" w:rsidP="00E957B4">
            <w:pPr>
              <w:rPr>
                <w:del w:id="2905" w:author="Rakesh Singhi" w:date="2015-02-07T10:58:00Z"/>
                <w:rFonts w:asciiTheme="minorHAnsi" w:hAnsiTheme="minorHAnsi" w:cstheme="minorHAnsi"/>
                <w:color w:val="000000"/>
                <w:szCs w:val="16"/>
              </w:rPr>
            </w:pPr>
            <w:del w:id="2906" w:author="Rakesh Singhi" w:date="2015-02-07T10:58:00Z">
              <w:r w:rsidDel="00720FF2">
                <w:rPr>
                  <w:rFonts w:asciiTheme="minorHAnsi" w:hAnsiTheme="minorHAnsi" w:cstheme="minorHAnsi"/>
                  <w:color w:val="000000"/>
                  <w:szCs w:val="16"/>
                </w:rPr>
                <w:delText>City of Reseller</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102C369E" w14:textId="758C70D2" w:rsidR="00E957B4" w:rsidRPr="001C7876" w:rsidDel="00720FF2" w:rsidRDefault="00E957B4" w:rsidP="00E957B4">
            <w:pPr>
              <w:rPr>
                <w:del w:id="2907" w:author="Rakesh Singhi" w:date="2015-02-07T10:58:00Z"/>
                <w:rFonts w:asciiTheme="minorHAnsi" w:hAnsiTheme="minorHAnsi" w:cstheme="minorHAnsi"/>
                <w:color w:val="000000"/>
                <w:szCs w:val="16"/>
              </w:rPr>
            </w:pPr>
            <w:del w:id="2908"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0913D6E0" w14:textId="00B5FC95" w:rsidTr="00E57BAB">
        <w:trPr>
          <w:del w:id="2909"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017583CE" w14:textId="1C3F5037" w:rsidR="00E957B4" w:rsidRPr="001C7876" w:rsidDel="00720FF2" w:rsidRDefault="00E957B4" w:rsidP="00E957B4">
            <w:pPr>
              <w:rPr>
                <w:del w:id="2910" w:author="Rakesh Singhi" w:date="2015-02-07T10:58:00Z"/>
                <w:rFonts w:asciiTheme="minorHAnsi" w:hAnsiTheme="minorHAnsi" w:cstheme="minorHAnsi"/>
                <w:color w:val="000000"/>
                <w:szCs w:val="16"/>
              </w:rPr>
            </w:pPr>
            <w:del w:id="2911" w:author="Rakesh Singhi" w:date="2015-02-07T10:58:00Z">
              <w:r w:rsidRPr="001C7876" w:rsidDel="00720FF2">
                <w:rPr>
                  <w:rFonts w:asciiTheme="minorHAnsi" w:hAnsiTheme="minorHAnsi" w:cstheme="minorHAnsi"/>
                  <w:color w:val="000000"/>
                  <w:szCs w:val="16"/>
                </w:rPr>
                <w:delText>Tier2_State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144E2B43" w14:textId="43F50F2B" w:rsidR="00E957B4" w:rsidRPr="001C7876" w:rsidDel="00720FF2" w:rsidRDefault="00E957B4" w:rsidP="00E957B4">
            <w:pPr>
              <w:rPr>
                <w:del w:id="2912" w:author="Rakesh Singhi" w:date="2015-02-07T10:58:00Z"/>
                <w:rFonts w:asciiTheme="minorHAnsi" w:hAnsiTheme="minorHAnsi" w:cstheme="minorHAnsi"/>
                <w:color w:val="000000"/>
                <w:szCs w:val="16"/>
              </w:rPr>
            </w:pPr>
            <w:del w:id="2913" w:author="Rakesh Singhi" w:date="2015-02-07T10:58:00Z">
              <w:r w:rsidRPr="001C7876" w:rsidDel="00720FF2">
                <w:rPr>
                  <w:rFonts w:asciiTheme="minorHAnsi" w:hAnsiTheme="minorHAnsi" w:cstheme="minorHAnsi"/>
                  <w:color w:val="000000"/>
                  <w:szCs w:val="16"/>
                </w:rPr>
                <w:delText>State</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15DE7060" w14:textId="46E6C4BA" w:rsidR="00E957B4" w:rsidRPr="001C7876" w:rsidDel="00720FF2" w:rsidRDefault="00446233" w:rsidP="00E957B4">
            <w:pPr>
              <w:rPr>
                <w:del w:id="2914" w:author="Rakesh Singhi" w:date="2015-02-07T10:58:00Z"/>
                <w:rFonts w:asciiTheme="minorHAnsi" w:hAnsiTheme="minorHAnsi" w:cstheme="minorHAnsi"/>
                <w:color w:val="000000"/>
                <w:szCs w:val="16"/>
              </w:rPr>
            </w:pPr>
            <w:del w:id="2915"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1189D959" w14:textId="7B70AC01" w:rsidR="00E957B4" w:rsidDel="00720FF2" w:rsidRDefault="00E957B4" w:rsidP="00E957B4">
            <w:pPr>
              <w:rPr>
                <w:del w:id="2916" w:author="Rakesh Singhi" w:date="2015-02-07T10:58:00Z"/>
                <w:rFonts w:asciiTheme="minorHAnsi" w:hAnsiTheme="minorHAnsi" w:cstheme="minorHAnsi"/>
                <w:color w:val="000000"/>
                <w:szCs w:val="16"/>
              </w:rPr>
            </w:pPr>
            <w:del w:id="2917" w:author="Rakesh Singhi" w:date="2015-02-07T10:58:00Z">
              <w:r w:rsidDel="00720FF2">
                <w:rPr>
                  <w:rFonts w:asciiTheme="minorHAnsi" w:hAnsiTheme="minorHAnsi" w:cstheme="minorHAnsi"/>
                  <w:color w:val="000000"/>
                  <w:szCs w:val="16"/>
                </w:rPr>
                <w:delText>P</w:delText>
              </w:r>
              <w:r w:rsidRPr="001C7876" w:rsidDel="00720FF2">
                <w:rPr>
                  <w:rFonts w:asciiTheme="minorHAnsi" w:hAnsiTheme="minorHAnsi" w:cstheme="minorHAnsi"/>
                  <w:color w:val="000000"/>
                  <w:szCs w:val="16"/>
                </w:rPr>
                <w:delText xml:space="preserve">lease include full literals </w:delText>
              </w:r>
              <w:r w:rsidRPr="001C7876" w:rsidDel="00720FF2">
                <w:rPr>
                  <w:rFonts w:asciiTheme="minorHAnsi" w:hAnsiTheme="minorHAnsi" w:cstheme="minorHAnsi"/>
                  <w:color w:val="000000"/>
                  <w:szCs w:val="16"/>
                </w:rPr>
                <w:br/>
                <w:delText>example:</w:delText>
              </w:r>
              <w:r w:rsidRPr="001C7876" w:rsidDel="00720FF2">
                <w:rPr>
                  <w:rFonts w:asciiTheme="minorHAnsi" w:hAnsiTheme="minorHAnsi" w:cstheme="minorHAnsi"/>
                  <w:color w:val="000000"/>
                  <w:szCs w:val="16"/>
                </w:rPr>
                <w:br/>
                <w:delText>CHIHUAHUA or MEXICO or NUEV</w:delText>
              </w:r>
              <w:r w:rsidDel="00720FF2">
                <w:rPr>
                  <w:rFonts w:asciiTheme="minorHAnsi" w:hAnsiTheme="minorHAnsi" w:cstheme="minorHAnsi"/>
                  <w:color w:val="000000"/>
                  <w:szCs w:val="16"/>
                </w:rPr>
                <w:delText>O LEON or DISTRITO FEDERLA</w:delText>
              </w:r>
              <w:r w:rsidDel="00720FF2">
                <w:rPr>
                  <w:rFonts w:asciiTheme="minorHAnsi" w:hAnsiTheme="minorHAnsi" w:cstheme="minorHAnsi"/>
                  <w:color w:val="000000"/>
                  <w:szCs w:val="16"/>
                </w:rPr>
                <w:br/>
                <w:delText>and not like</w:delText>
              </w:r>
              <w:r w:rsidRPr="001C7876" w:rsidDel="00720FF2">
                <w:rPr>
                  <w:rFonts w:asciiTheme="minorHAnsi" w:hAnsiTheme="minorHAnsi" w:cstheme="minorHAnsi"/>
                  <w:color w:val="000000"/>
                  <w:szCs w:val="16"/>
                </w:rPr>
                <w:delText xml:space="preserve"> </w:delText>
              </w:r>
            </w:del>
          </w:p>
          <w:p w14:paraId="7063EB95" w14:textId="324118BD" w:rsidR="00E957B4" w:rsidRPr="001C7876" w:rsidDel="00720FF2" w:rsidRDefault="00E957B4" w:rsidP="00E957B4">
            <w:pPr>
              <w:rPr>
                <w:del w:id="2918" w:author="Rakesh Singhi" w:date="2015-02-07T10:58:00Z"/>
                <w:rFonts w:asciiTheme="minorHAnsi" w:hAnsiTheme="minorHAnsi" w:cstheme="minorHAnsi"/>
                <w:color w:val="000000"/>
                <w:szCs w:val="16"/>
              </w:rPr>
            </w:pPr>
            <w:del w:id="2919" w:author="Rakesh Singhi" w:date="2015-02-07T10:58:00Z">
              <w:r w:rsidDel="00720FF2">
                <w:rPr>
                  <w:rFonts w:asciiTheme="minorHAnsi" w:hAnsiTheme="minorHAnsi" w:cstheme="minorHAnsi"/>
                  <w:color w:val="000000"/>
                  <w:szCs w:val="16"/>
                </w:rPr>
                <w:delText>“</w:delText>
              </w:r>
              <w:r w:rsidRPr="001C7876" w:rsidDel="00720FF2">
                <w:rPr>
                  <w:rFonts w:asciiTheme="minorHAnsi" w:hAnsiTheme="minorHAnsi" w:cstheme="minorHAnsi"/>
                  <w:color w:val="000000"/>
                  <w:szCs w:val="16"/>
                </w:rPr>
                <w:delText>CHIH., N.L.; D.F.; DF..etc</w:delText>
              </w:r>
              <w:r w:rsidDel="00720FF2">
                <w:rPr>
                  <w:rFonts w:asciiTheme="minorHAnsi" w:hAnsiTheme="minorHAnsi" w:cstheme="minorHAnsi"/>
                  <w:color w:val="000000"/>
                  <w:szCs w:val="16"/>
                </w:rPr>
                <w:delText>”</w:delText>
              </w:r>
              <w:r w:rsidRPr="001C7876" w:rsidDel="00720FF2">
                <w:rPr>
                  <w:rFonts w:asciiTheme="minorHAnsi" w:hAnsiTheme="minorHAnsi" w:cstheme="minorHAnsi"/>
                  <w:color w:val="000000"/>
                  <w:szCs w:val="16"/>
                </w:rPr>
                <w:delText>.</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445196D2" w14:textId="065EDFA2" w:rsidR="00E957B4" w:rsidRPr="001C7876" w:rsidDel="00720FF2" w:rsidRDefault="00E957B4" w:rsidP="00E957B4">
            <w:pPr>
              <w:rPr>
                <w:del w:id="2920" w:author="Rakesh Singhi" w:date="2015-02-07T10:58:00Z"/>
                <w:rFonts w:asciiTheme="minorHAnsi" w:hAnsiTheme="minorHAnsi" w:cstheme="minorHAnsi"/>
                <w:color w:val="000000"/>
                <w:szCs w:val="16"/>
              </w:rPr>
            </w:pPr>
            <w:del w:id="2921"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5A4DB95E" w14:textId="7DEEF8F5" w:rsidTr="00E57BAB">
        <w:trPr>
          <w:del w:id="2922"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59270805" w14:textId="60A7927B" w:rsidR="00E957B4" w:rsidRPr="001C7876" w:rsidDel="00720FF2" w:rsidRDefault="00E957B4" w:rsidP="00E957B4">
            <w:pPr>
              <w:rPr>
                <w:del w:id="2923" w:author="Rakesh Singhi" w:date="2015-02-07T10:58:00Z"/>
                <w:rFonts w:asciiTheme="minorHAnsi" w:hAnsiTheme="minorHAnsi" w:cstheme="minorHAnsi"/>
                <w:color w:val="000000"/>
                <w:szCs w:val="16"/>
              </w:rPr>
            </w:pPr>
            <w:del w:id="2924" w:author="Rakesh Singhi" w:date="2015-02-07T10:58:00Z">
              <w:r w:rsidRPr="001C7876" w:rsidDel="00720FF2">
                <w:rPr>
                  <w:rFonts w:asciiTheme="minorHAnsi" w:hAnsiTheme="minorHAnsi" w:cstheme="minorHAnsi"/>
                  <w:color w:val="000000"/>
                  <w:szCs w:val="16"/>
                </w:rPr>
                <w:delText>Tier2_Zip code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496B8DF2" w14:textId="17AB54ED" w:rsidR="00E957B4" w:rsidRPr="001C7876" w:rsidDel="00720FF2" w:rsidRDefault="00E957B4" w:rsidP="00E957B4">
            <w:pPr>
              <w:rPr>
                <w:del w:id="2925" w:author="Rakesh Singhi" w:date="2015-02-07T10:58:00Z"/>
                <w:rFonts w:asciiTheme="minorHAnsi" w:hAnsiTheme="minorHAnsi" w:cstheme="minorHAnsi"/>
                <w:color w:val="000000"/>
                <w:szCs w:val="16"/>
              </w:rPr>
            </w:pPr>
            <w:del w:id="2926" w:author="Rakesh Singhi" w:date="2015-02-07T10:58:00Z">
              <w:r w:rsidRPr="001C7876" w:rsidDel="00720FF2">
                <w:rPr>
                  <w:rFonts w:asciiTheme="minorHAnsi" w:hAnsiTheme="minorHAnsi" w:cstheme="minorHAnsi"/>
                  <w:color w:val="000000"/>
                  <w:szCs w:val="16"/>
                </w:rPr>
                <w:delText>Zip code</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3E31467E" w14:textId="61C44ECC" w:rsidR="00E957B4" w:rsidRPr="001C7876" w:rsidDel="00720FF2" w:rsidRDefault="00446233" w:rsidP="00E957B4">
            <w:pPr>
              <w:rPr>
                <w:del w:id="2927" w:author="Rakesh Singhi" w:date="2015-02-07T10:58:00Z"/>
                <w:rFonts w:asciiTheme="minorHAnsi" w:hAnsiTheme="minorHAnsi" w:cstheme="minorHAnsi"/>
                <w:color w:val="000000"/>
                <w:szCs w:val="16"/>
              </w:rPr>
            </w:pPr>
            <w:del w:id="2928"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036A37DA" w14:textId="51DD72ED" w:rsidR="00E957B4" w:rsidRPr="001C7876" w:rsidDel="00720FF2" w:rsidRDefault="00E957B4" w:rsidP="00E957B4">
            <w:pPr>
              <w:rPr>
                <w:del w:id="2929" w:author="Rakesh Singhi" w:date="2015-02-07T10:58:00Z"/>
                <w:rFonts w:asciiTheme="minorHAnsi" w:hAnsiTheme="minorHAnsi" w:cstheme="minorHAnsi"/>
                <w:color w:val="000000"/>
                <w:szCs w:val="16"/>
              </w:rPr>
            </w:pPr>
            <w:del w:id="2930" w:author="Rakesh Singhi" w:date="2015-02-07T10:58:00Z">
              <w:r w:rsidDel="00720FF2">
                <w:rPr>
                  <w:rFonts w:asciiTheme="minorHAnsi" w:hAnsiTheme="minorHAnsi" w:cstheme="minorHAnsi"/>
                  <w:color w:val="000000"/>
                  <w:szCs w:val="16"/>
                </w:rPr>
                <w:delText>Zip Code</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1CED6523" w14:textId="378ED786" w:rsidR="00E957B4" w:rsidRPr="001C7876" w:rsidDel="00720FF2" w:rsidRDefault="00E957B4" w:rsidP="00E957B4">
            <w:pPr>
              <w:rPr>
                <w:del w:id="2931" w:author="Rakesh Singhi" w:date="2015-02-07T10:58:00Z"/>
                <w:rFonts w:asciiTheme="minorHAnsi" w:hAnsiTheme="minorHAnsi" w:cstheme="minorHAnsi"/>
                <w:color w:val="000000"/>
                <w:szCs w:val="16"/>
              </w:rPr>
            </w:pPr>
            <w:del w:id="2932"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39BF45F4" w14:textId="7DD9FB37" w:rsidTr="00E57BAB">
        <w:trPr>
          <w:del w:id="2933"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72CD3A30" w14:textId="53D1C192" w:rsidR="00E957B4" w:rsidRPr="001C7876" w:rsidDel="00720FF2" w:rsidRDefault="00E957B4" w:rsidP="00E957B4">
            <w:pPr>
              <w:rPr>
                <w:del w:id="2934" w:author="Rakesh Singhi" w:date="2015-02-07T10:58:00Z"/>
                <w:rFonts w:asciiTheme="minorHAnsi" w:hAnsiTheme="minorHAnsi" w:cstheme="minorHAnsi"/>
                <w:color w:val="000000"/>
                <w:szCs w:val="16"/>
              </w:rPr>
            </w:pPr>
            <w:del w:id="2935" w:author="Rakesh Singhi" w:date="2015-02-07T10:58:00Z">
              <w:r w:rsidRPr="001C7876" w:rsidDel="00720FF2">
                <w:rPr>
                  <w:rFonts w:asciiTheme="minorHAnsi" w:hAnsiTheme="minorHAnsi" w:cstheme="minorHAnsi"/>
                  <w:color w:val="000000"/>
                  <w:szCs w:val="16"/>
                </w:rPr>
                <w:delText>Tier2_Name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463E4AFC" w14:textId="30FBCD8A" w:rsidR="00E957B4" w:rsidRPr="001C7876" w:rsidDel="00720FF2" w:rsidRDefault="00E957B4" w:rsidP="00E957B4">
            <w:pPr>
              <w:rPr>
                <w:del w:id="2936" w:author="Rakesh Singhi" w:date="2015-02-07T10:58:00Z"/>
                <w:rFonts w:asciiTheme="minorHAnsi" w:hAnsiTheme="minorHAnsi" w:cstheme="minorHAnsi"/>
                <w:color w:val="000000"/>
                <w:szCs w:val="16"/>
              </w:rPr>
            </w:pPr>
            <w:del w:id="2937" w:author="Rakesh Singhi" w:date="2015-02-07T10:58:00Z">
              <w:r w:rsidRPr="001C7876" w:rsidDel="00720FF2">
                <w:rPr>
                  <w:rFonts w:asciiTheme="minorHAnsi" w:hAnsiTheme="minorHAnsi" w:cstheme="minorHAnsi"/>
                  <w:color w:val="000000"/>
                  <w:szCs w:val="16"/>
                </w:rPr>
                <w:delText>CustomerName</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5ECF6FA6" w14:textId="3DDC149F" w:rsidR="00E957B4" w:rsidRPr="001C7876" w:rsidDel="00720FF2" w:rsidRDefault="00446233" w:rsidP="00E957B4">
            <w:pPr>
              <w:rPr>
                <w:del w:id="2938" w:author="Rakesh Singhi" w:date="2015-02-07T10:58:00Z"/>
                <w:rFonts w:asciiTheme="minorHAnsi" w:hAnsiTheme="minorHAnsi" w:cstheme="minorHAnsi"/>
                <w:color w:val="000000"/>
                <w:szCs w:val="16"/>
              </w:rPr>
            </w:pPr>
            <w:del w:id="2939"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56FB25CB" w14:textId="3F0FFF03" w:rsidR="00E957B4" w:rsidRPr="001C7876" w:rsidDel="00720FF2" w:rsidRDefault="00E957B4" w:rsidP="00E957B4">
            <w:pPr>
              <w:rPr>
                <w:del w:id="2940" w:author="Rakesh Singhi" w:date="2015-02-07T10:58:00Z"/>
                <w:rFonts w:asciiTheme="minorHAnsi" w:hAnsiTheme="minorHAnsi" w:cstheme="minorHAnsi"/>
                <w:color w:val="000000"/>
                <w:szCs w:val="16"/>
              </w:rPr>
            </w:pPr>
            <w:del w:id="2941" w:author="Rakesh Singhi" w:date="2015-02-07T10:58:00Z">
              <w:r w:rsidRPr="001C7876" w:rsidDel="00720FF2">
                <w:rPr>
                  <w:rFonts w:asciiTheme="minorHAnsi" w:hAnsiTheme="minorHAnsi" w:cstheme="minorHAnsi"/>
                  <w:color w:val="000000"/>
                  <w:szCs w:val="16"/>
                </w:rPr>
                <w:delText>avoid spaces at the beginning</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BE5CB90" w14:textId="63B6FB77" w:rsidR="00E957B4" w:rsidRPr="001C7876" w:rsidDel="00720FF2" w:rsidRDefault="00E957B4" w:rsidP="00E957B4">
            <w:pPr>
              <w:rPr>
                <w:del w:id="2942" w:author="Rakesh Singhi" w:date="2015-02-07T10:58:00Z"/>
                <w:rFonts w:asciiTheme="minorHAnsi" w:hAnsiTheme="minorHAnsi" w:cstheme="minorHAnsi"/>
                <w:color w:val="000000"/>
                <w:szCs w:val="16"/>
              </w:rPr>
            </w:pPr>
            <w:del w:id="2943"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68B07A23" w14:textId="49EE8D41" w:rsidTr="00E57BAB">
        <w:trPr>
          <w:del w:id="2944"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79EB782E" w14:textId="2E8757E8" w:rsidR="00E957B4" w:rsidRPr="001C7876" w:rsidDel="00720FF2" w:rsidRDefault="00E957B4" w:rsidP="00E957B4">
            <w:pPr>
              <w:rPr>
                <w:del w:id="2945" w:author="Rakesh Singhi" w:date="2015-02-07T10:58:00Z"/>
                <w:rFonts w:asciiTheme="minorHAnsi" w:hAnsiTheme="minorHAnsi" w:cstheme="minorHAnsi"/>
                <w:color w:val="000000"/>
                <w:szCs w:val="16"/>
              </w:rPr>
            </w:pPr>
            <w:del w:id="2946" w:author="Rakesh Singhi" w:date="2015-02-07T10:58:00Z">
              <w:r w:rsidRPr="001C7876" w:rsidDel="00720FF2">
                <w:rPr>
                  <w:rFonts w:asciiTheme="minorHAnsi" w:hAnsiTheme="minorHAnsi" w:cstheme="minorHAnsi"/>
                  <w:color w:val="000000"/>
                  <w:szCs w:val="16"/>
                </w:rPr>
                <w:delText>Telephone Number</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596E750B" w14:textId="19441A8D" w:rsidR="00E957B4" w:rsidRPr="001C7876" w:rsidDel="00720FF2" w:rsidRDefault="00E957B4" w:rsidP="00E957B4">
            <w:pPr>
              <w:rPr>
                <w:del w:id="2947" w:author="Rakesh Singhi" w:date="2015-02-07T10:58:00Z"/>
                <w:rFonts w:asciiTheme="minorHAnsi" w:hAnsiTheme="minorHAnsi" w:cstheme="minorHAnsi"/>
                <w:color w:val="000000"/>
                <w:szCs w:val="16"/>
              </w:rPr>
            </w:pPr>
            <w:del w:id="2948" w:author="Rakesh Singhi" w:date="2015-02-07T10:58:00Z">
              <w:r w:rsidRPr="001C7876" w:rsidDel="00720FF2">
                <w:rPr>
                  <w:rFonts w:asciiTheme="minorHAnsi" w:hAnsiTheme="minorHAnsi" w:cstheme="minorHAnsi"/>
                  <w:color w:val="000000"/>
                  <w:szCs w:val="16"/>
                </w:rPr>
                <w:delText>TelephoneNumber</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7D8D1C68" w14:textId="037985D4" w:rsidR="00E957B4" w:rsidRPr="001C7876" w:rsidDel="00720FF2" w:rsidRDefault="00446233" w:rsidP="00E957B4">
            <w:pPr>
              <w:rPr>
                <w:del w:id="2949" w:author="Rakesh Singhi" w:date="2015-02-07T10:58:00Z"/>
                <w:rFonts w:asciiTheme="minorHAnsi" w:hAnsiTheme="minorHAnsi" w:cstheme="minorHAnsi"/>
                <w:color w:val="000000"/>
                <w:szCs w:val="16"/>
              </w:rPr>
            </w:pPr>
            <w:del w:id="2950"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2987B3D3" w14:textId="3F0B2B75" w:rsidR="00E957B4" w:rsidRPr="001C7876" w:rsidDel="00720FF2" w:rsidRDefault="00E957B4" w:rsidP="00E957B4">
            <w:pPr>
              <w:rPr>
                <w:del w:id="2951" w:author="Rakesh Singhi" w:date="2015-02-07T10:58:00Z"/>
                <w:rFonts w:asciiTheme="minorHAnsi" w:hAnsiTheme="minorHAnsi" w:cstheme="minorHAnsi"/>
                <w:color w:val="000000"/>
                <w:szCs w:val="16"/>
              </w:rPr>
            </w:pPr>
            <w:del w:id="2952" w:author="Rakesh Singhi" w:date="2015-02-07T10:58:00Z">
              <w:r w:rsidRPr="001C7876" w:rsidDel="00720FF2">
                <w:rPr>
                  <w:rFonts w:asciiTheme="minorHAnsi" w:hAnsiTheme="minorHAnsi" w:cstheme="minorHAnsi"/>
                  <w:color w:val="000000"/>
                  <w:szCs w:val="16"/>
                </w:rPr>
                <w:delText>Format : (99999)999-99-99</w:delText>
              </w:r>
              <w:r w:rsidRPr="001C7876" w:rsidDel="00720FF2">
                <w:rPr>
                  <w:rFonts w:asciiTheme="minorHAnsi" w:hAnsiTheme="minorHAnsi" w:cstheme="minorHAnsi"/>
                  <w:color w:val="000000"/>
                  <w:szCs w:val="16"/>
                </w:rPr>
                <w:br/>
                <w:delText>example: (01821)214-37-78</w:delText>
              </w:r>
              <w:r w:rsidRPr="001C7876" w:rsidDel="00720FF2">
                <w:rPr>
                  <w:rFonts w:asciiTheme="minorHAnsi" w:hAnsiTheme="minorHAnsi" w:cstheme="minorHAnsi"/>
                  <w:color w:val="000000"/>
                  <w:szCs w:val="16"/>
                </w:rPr>
                <w:br/>
                <w:delText>if is mor ethatn one phone numbers please use "/" as separator.</w:delText>
              </w:r>
              <w:r w:rsidRPr="001C7876" w:rsidDel="00720FF2">
                <w:rPr>
                  <w:rFonts w:asciiTheme="minorHAnsi" w:hAnsiTheme="minorHAnsi" w:cstheme="minorHAnsi"/>
                  <w:color w:val="000000"/>
                  <w:szCs w:val="16"/>
                </w:rPr>
                <w:br/>
                <w:delText>example:  (01821)214-37-78/(4455)5252-93-45</w:delText>
              </w:r>
              <w:r w:rsidRPr="001C7876" w:rsidDel="00720FF2">
                <w:rPr>
                  <w:rFonts w:asciiTheme="minorHAnsi" w:hAnsiTheme="minorHAnsi" w:cstheme="minorHAnsi"/>
                  <w:color w:val="000000"/>
                  <w:szCs w:val="16"/>
                </w:rPr>
                <w:br/>
                <w:delText>please add column in the output file even is empty</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560A6ACF" w14:textId="2A8EF8E1" w:rsidR="00E957B4" w:rsidRPr="001C7876" w:rsidDel="00720FF2" w:rsidRDefault="00E957B4" w:rsidP="00E957B4">
            <w:pPr>
              <w:rPr>
                <w:del w:id="2953" w:author="Rakesh Singhi" w:date="2015-02-07T10:58:00Z"/>
                <w:rFonts w:asciiTheme="minorHAnsi" w:hAnsiTheme="minorHAnsi" w:cstheme="minorHAnsi"/>
                <w:color w:val="000000"/>
                <w:szCs w:val="16"/>
              </w:rPr>
            </w:pPr>
            <w:del w:id="2954" w:author="Rakesh Singhi" w:date="2015-02-07T10:58:00Z">
              <w:r w:rsidRPr="001C7876" w:rsidDel="00720FF2">
                <w:rPr>
                  <w:rFonts w:asciiTheme="minorHAnsi" w:hAnsiTheme="minorHAnsi" w:cstheme="minorHAnsi"/>
                  <w:color w:val="000000"/>
                  <w:szCs w:val="16"/>
                </w:rPr>
                <w:delText>No</w:delText>
              </w:r>
            </w:del>
          </w:p>
        </w:tc>
      </w:tr>
      <w:tr w:rsidR="00E957B4" w:rsidRPr="00D30FA1" w:rsidDel="00720FF2" w14:paraId="2643D5B5" w14:textId="3CB57FE4" w:rsidTr="00E57BAB">
        <w:trPr>
          <w:del w:id="2955"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554A82FB" w14:textId="129FBED9" w:rsidR="00E957B4" w:rsidRPr="001C7876" w:rsidDel="00720FF2" w:rsidRDefault="00E957B4" w:rsidP="00E957B4">
            <w:pPr>
              <w:rPr>
                <w:del w:id="2956" w:author="Rakesh Singhi" w:date="2015-02-07T10:58:00Z"/>
                <w:rFonts w:asciiTheme="minorHAnsi" w:hAnsiTheme="minorHAnsi" w:cstheme="minorHAnsi"/>
                <w:color w:val="000000"/>
                <w:szCs w:val="16"/>
              </w:rPr>
            </w:pPr>
            <w:del w:id="2957" w:author="Rakesh Singhi" w:date="2015-02-07T10:58:00Z">
              <w:r w:rsidRPr="001C7876" w:rsidDel="00720FF2">
                <w:rPr>
                  <w:rFonts w:asciiTheme="minorHAnsi" w:hAnsiTheme="minorHAnsi" w:cstheme="minorHAnsi"/>
                  <w:color w:val="000000"/>
                  <w:szCs w:val="16"/>
                </w:rPr>
                <w:delText>Manufacturer</w:delText>
              </w:r>
              <w:r w:rsidDel="00720FF2">
                <w:rPr>
                  <w:rFonts w:asciiTheme="minorHAnsi" w:hAnsiTheme="minorHAnsi" w:cstheme="minorHAnsi"/>
                  <w:color w:val="000000"/>
                  <w:szCs w:val="16"/>
                </w:rPr>
                <w:delText>Part</w:delText>
              </w:r>
              <w:r w:rsidRPr="001C7876" w:rsidDel="00720FF2">
                <w:rPr>
                  <w:rFonts w:asciiTheme="minorHAnsi" w:hAnsiTheme="minorHAnsi" w:cstheme="minorHAnsi"/>
                  <w:color w:val="000000"/>
                  <w:szCs w:val="16"/>
                </w:rPr>
                <w:delText>Number</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268FB119" w14:textId="15694B0C" w:rsidR="00E957B4" w:rsidRPr="001C7876" w:rsidDel="00720FF2" w:rsidRDefault="00E957B4" w:rsidP="00E957B4">
            <w:pPr>
              <w:rPr>
                <w:del w:id="2958" w:author="Rakesh Singhi" w:date="2015-02-07T10:58:00Z"/>
                <w:rFonts w:asciiTheme="minorHAnsi" w:hAnsiTheme="minorHAnsi" w:cstheme="minorHAnsi"/>
                <w:color w:val="000000"/>
                <w:szCs w:val="16"/>
              </w:rPr>
            </w:pPr>
            <w:del w:id="2959" w:author="Rakesh Singhi" w:date="2015-02-07T10:58:00Z">
              <w:r w:rsidRPr="001C7876" w:rsidDel="00720FF2">
                <w:rPr>
                  <w:rFonts w:asciiTheme="minorHAnsi" w:hAnsiTheme="minorHAnsi" w:cstheme="minorHAnsi"/>
                  <w:color w:val="000000"/>
                  <w:szCs w:val="16"/>
                </w:rPr>
                <w:delText>ProductPartNumber</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7189E4B8" w14:textId="1B2A1D51" w:rsidR="00E957B4" w:rsidRPr="001C7876" w:rsidDel="00720FF2" w:rsidRDefault="00446233" w:rsidP="00E957B4">
            <w:pPr>
              <w:rPr>
                <w:del w:id="2960" w:author="Rakesh Singhi" w:date="2015-02-07T10:58:00Z"/>
                <w:rFonts w:asciiTheme="minorHAnsi" w:hAnsiTheme="minorHAnsi" w:cstheme="minorHAnsi"/>
                <w:color w:val="000000"/>
                <w:szCs w:val="16"/>
              </w:rPr>
            </w:pPr>
            <w:del w:id="2961"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5218627A" w14:textId="7627163C" w:rsidR="00E957B4" w:rsidRPr="001C7876" w:rsidDel="00720FF2" w:rsidRDefault="00E957B4" w:rsidP="00E957B4">
            <w:pPr>
              <w:rPr>
                <w:del w:id="2962" w:author="Rakesh Singhi" w:date="2015-02-07T10:58:00Z"/>
                <w:rFonts w:asciiTheme="minorHAnsi" w:hAnsiTheme="minorHAnsi" w:cstheme="minorHAnsi"/>
                <w:color w:val="000000"/>
                <w:szCs w:val="16"/>
              </w:rPr>
            </w:pPr>
            <w:del w:id="2963" w:author="Rakesh Singhi" w:date="2015-02-07T10:58:00Z">
              <w:r w:rsidRPr="00FD0F56" w:rsidDel="00720FF2">
                <w:rPr>
                  <w:rFonts w:asciiTheme="minorHAnsi" w:hAnsiTheme="minorHAnsi" w:cstheme="minorHAnsi"/>
                  <w:color w:val="000000"/>
                  <w:szCs w:val="16"/>
                </w:rPr>
                <w:delText>A Unique identifier of product</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0C86B113" w14:textId="548CE838" w:rsidR="00E957B4" w:rsidRPr="001C7876" w:rsidDel="00720FF2" w:rsidRDefault="00E957B4" w:rsidP="00E957B4">
            <w:pPr>
              <w:rPr>
                <w:del w:id="2964" w:author="Rakesh Singhi" w:date="2015-02-07T10:58:00Z"/>
                <w:rFonts w:asciiTheme="minorHAnsi" w:hAnsiTheme="minorHAnsi" w:cstheme="minorHAnsi"/>
                <w:color w:val="000000"/>
                <w:szCs w:val="16"/>
              </w:rPr>
            </w:pPr>
            <w:del w:id="2965"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23C4B50B" w14:textId="5697F2B8" w:rsidTr="00E57BAB">
        <w:trPr>
          <w:del w:id="2966"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136A5640" w14:textId="19F8159D" w:rsidR="00E957B4" w:rsidRPr="001C7876" w:rsidDel="00720FF2" w:rsidRDefault="00E957B4" w:rsidP="00E957B4">
            <w:pPr>
              <w:rPr>
                <w:del w:id="2967" w:author="Rakesh Singhi" w:date="2015-02-07T10:58:00Z"/>
                <w:rFonts w:asciiTheme="minorHAnsi" w:hAnsiTheme="minorHAnsi" w:cstheme="minorHAnsi"/>
                <w:color w:val="000000"/>
                <w:szCs w:val="16"/>
              </w:rPr>
            </w:pPr>
            <w:del w:id="2968" w:author="Rakesh Singhi" w:date="2015-02-07T10:58:00Z">
              <w:r w:rsidRPr="001C7876" w:rsidDel="00720FF2">
                <w:rPr>
                  <w:rFonts w:asciiTheme="minorHAnsi" w:hAnsiTheme="minorHAnsi" w:cstheme="minorHAnsi"/>
                  <w:color w:val="000000"/>
                  <w:szCs w:val="16"/>
                </w:rPr>
                <w:delText>PartDescription</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717B9264" w14:textId="5D61DBF6" w:rsidR="00E957B4" w:rsidRPr="001C7876" w:rsidDel="00720FF2" w:rsidRDefault="00E957B4" w:rsidP="00E957B4">
            <w:pPr>
              <w:rPr>
                <w:del w:id="2969" w:author="Rakesh Singhi" w:date="2015-02-07T10:58:00Z"/>
                <w:rFonts w:asciiTheme="minorHAnsi" w:hAnsiTheme="minorHAnsi" w:cstheme="minorHAnsi"/>
                <w:color w:val="000000"/>
                <w:szCs w:val="16"/>
              </w:rPr>
            </w:pPr>
            <w:del w:id="2970" w:author="Rakesh Singhi" w:date="2015-02-07T10:58:00Z">
              <w:r w:rsidRPr="001C7876" w:rsidDel="00720FF2">
                <w:rPr>
                  <w:rFonts w:asciiTheme="minorHAnsi" w:hAnsiTheme="minorHAnsi" w:cstheme="minorHAnsi"/>
                  <w:color w:val="000000"/>
                  <w:szCs w:val="16"/>
                </w:rPr>
                <w:delText>ProductPartDescription</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2CABE890" w14:textId="521D1913" w:rsidR="00E957B4" w:rsidRPr="001C7876" w:rsidDel="00720FF2" w:rsidRDefault="00446233" w:rsidP="00E957B4">
            <w:pPr>
              <w:rPr>
                <w:del w:id="2971" w:author="Rakesh Singhi" w:date="2015-02-07T10:58:00Z"/>
                <w:rFonts w:asciiTheme="minorHAnsi" w:hAnsiTheme="minorHAnsi" w:cstheme="minorHAnsi"/>
                <w:color w:val="000000"/>
                <w:szCs w:val="16"/>
              </w:rPr>
            </w:pPr>
            <w:del w:id="2972"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5A0594E2" w14:textId="4157BE60" w:rsidR="00E957B4" w:rsidRPr="001C7876" w:rsidDel="00720FF2" w:rsidRDefault="00E957B4" w:rsidP="00E957B4">
            <w:pPr>
              <w:rPr>
                <w:del w:id="2973" w:author="Rakesh Singhi" w:date="2015-02-07T10:58:00Z"/>
                <w:rFonts w:asciiTheme="minorHAnsi" w:hAnsiTheme="minorHAnsi" w:cstheme="minorHAnsi"/>
                <w:color w:val="000000"/>
                <w:szCs w:val="16"/>
              </w:rPr>
            </w:pPr>
            <w:del w:id="2974" w:author="Rakesh Singhi" w:date="2015-02-07T10:58:00Z">
              <w:r w:rsidRPr="001C7876" w:rsidDel="00720FF2">
                <w:rPr>
                  <w:rFonts w:asciiTheme="minorHAnsi" w:hAnsiTheme="minorHAnsi" w:cstheme="minorHAnsi"/>
                  <w:color w:val="000000"/>
                  <w:szCs w:val="16"/>
                </w:rPr>
                <w:delText>please add column in the output file even is empty</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232D8143" w14:textId="5E2F45DC" w:rsidR="00E957B4" w:rsidRPr="001C7876" w:rsidDel="00720FF2" w:rsidRDefault="00E957B4" w:rsidP="00E957B4">
            <w:pPr>
              <w:rPr>
                <w:del w:id="2975" w:author="Rakesh Singhi" w:date="2015-02-07T10:58:00Z"/>
                <w:rFonts w:asciiTheme="minorHAnsi" w:hAnsiTheme="minorHAnsi" w:cstheme="minorHAnsi"/>
                <w:color w:val="000000"/>
                <w:szCs w:val="16"/>
              </w:rPr>
            </w:pPr>
            <w:del w:id="2976" w:author="Rakesh Singhi" w:date="2015-02-07T10:58:00Z">
              <w:r w:rsidRPr="001C7876" w:rsidDel="00720FF2">
                <w:rPr>
                  <w:rFonts w:asciiTheme="minorHAnsi" w:hAnsiTheme="minorHAnsi" w:cstheme="minorHAnsi"/>
                  <w:color w:val="000000"/>
                  <w:szCs w:val="16"/>
                </w:rPr>
                <w:delText>No</w:delText>
              </w:r>
            </w:del>
          </w:p>
        </w:tc>
      </w:tr>
      <w:tr w:rsidR="00E957B4" w:rsidRPr="00D30FA1" w:rsidDel="00720FF2" w14:paraId="05508080" w14:textId="63EDB4F7" w:rsidTr="00E57BAB">
        <w:trPr>
          <w:del w:id="2977"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4C622855" w14:textId="1E4768F8" w:rsidR="00E957B4" w:rsidRPr="001C7876" w:rsidDel="00720FF2" w:rsidRDefault="00E957B4" w:rsidP="00E957B4">
            <w:pPr>
              <w:rPr>
                <w:del w:id="2978" w:author="Rakesh Singhi" w:date="2015-02-07T10:58:00Z"/>
                <w:rFonts w:asciiTheme="minorHAnsi" w:hAnsiTheme="minorHAnsi" w:cstheme="minorHAnsi"/>
                <w:color w:val="000000"/>
                <w:szCs w:val="16"/>
              </w:rPr>
            </w:pPr>
            <w:del w:id="2979" w:author="Rakesh Singhi" w:date="2015-02-07T10:58:00Z">
              <w:r w:rsidRPr="001C7876" w:rsidDel="00720FF2">
                <w:rPr>
                  <w:rFonts w:asciiTheme="minorHAnsi" w:hAnsiTheme="minorHAnsi" w:cstheme="minorHAnsi"/>
                  <w:color w:val="000000"/>
                  <w:szCs w:val="16"/>
                </w:rPr>
                <w:delText>Quantity Shipped</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6CB22DB4" w14:textId="3492A9B1" w:rsidR="00E957B4" w:rsidRPr="001C7876" w:rsidDel="00720FF2" w:rsidRDefault="00E957B4" w:rsidP="00E957B4">
            <w:pPr>
              <w:rPr>
                <w:del w:id="2980" w:author="Rakesh Singhi" w:date="2015-02-07T10:58:00Z"/>
                <w:rFonts w:asciiTheme="minorHAnsi" w:hAnsiTheme="minorHAnsi" w:cstheme="minorHAnsi"/>
                <w:color w:val="000000"/>
                <w:szCs w:val="16"/>
              </w:rPr>
            </w:pPr>
            <w:del w:id="2981" w:author="Rakesh Singhi" w:date="2015-02-07T10:58:00Z">
              <w:r w:rsidRPr="001C7876" w:rsidDel="00720FF2">
                <w:rPr>
                  <w:rFonts w:asciiTheme="minorHAnsi" w:hAnsiTheme="minorHAnsi" w:cstheme="minorHAnsi"/>
                  <w:color w:val="000000"/>
                  <w:szCs w:val="16"/>
                </w:rPr>
                <w:delText>QuantityShipped</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0A9030A7" w14:textId="7984BC98" w:rsidR="00E957B4" w:rsidRPr="001C7876" w:rsidDel="00720FF2" w:rsidRDefault="00E957B4" w:rsidP="00E957B4">
            <w:pPr>
              <w:rPr>
                <w:del w:id="2982" w:author="Rakesh Singhi" w:date="2015-02-07T10:58:00Z"/>
                <w:rFonts w:asciiTheme="minorHAnsi" w:hAnsiTheme="minorHAnsi" w:cstheme="minorHAnsi"/>
                <w:color w:val="000000"/>
                <w:szCs w:val="16"/>
              </w:rPr>
            </w:pPr>
            <w:del w:id="2983" w:author="Rakesh Singhi" w:date="2015-02-07T10:58:00Z">
              <w:r w:rsidRPr="001C7876" w:rsidDel="00720FF2">
                <w:rPr>
                  <w:rFonts w:asciiTheme="minorHAnsi" w:hAnsiTheme="minorHAnsi" w:cstheme="minorHAnsi"/>
                  <w:color w:val="000000"/>
                  <w:szCs w:val="16"/>
                </w:rPr>
                <w:delText>Number (No decimal)</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58A73DA0" w14:textId="731FC29A" w:rsidR="00E957B4" w:rsidRPr="001C7876" w:rsidDel="00720FF2" w:rsidRDefault="00E957B4" w:rsidP="00E957B4">
            <w:pPr>
              <w:rPr>
                <w:del w:id="2984" w:author="Rakesh Singhi" w:date="2015-02-07T10:58:00Z"/>
                <w:rFonts w:asciiTheme="minorHAnsi" w:hAnsiTheme="minorHAnsi" w:cstheme="minorHAnsi"/>
                <w:color w:val="000000"/>
                <w:szCs w:val="16"/>
              </w:rPr>
            </w:pPr>
            <w:del w:id="2985" w:author="Rakesh Singhi" w:date="2015-02-07T10:58:00Z">
              <w:r w:rsidRPr="001C7876" w:rsidDel="00720FF2">
                <w:rPr>
                  <w:rFonts w:asciiTheme="minorHAnsi" w:hAnsiTheme="minorHAnsi" w:cstheme="minorHAnsi"/>
                  <w:color w:val="000000"/>
                  <w:szCs w:val="16"/>
                </w:rPr>
                <w:delText>No negative numbers since the transaction type is used to identify if is a RMA or cancelation</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22F3FD7E" w14:textId="24797E44" w:rsidR="00E957B4" w:rsidRPr="001C7876" w:rsidDel="00720FF2" w:rsidRDefault="00E957B4" w:rsidP="00E957B4">
            <w:pPr>
              <w:rPr>
                <w:del w:id="2986" w:author="Rakesh Singhi" w:date="2015-02-07T10:58:00Z"/>
                <w:rFonts w:asciiTheme="minorHAnsi" w:hAnsiTheme="minorHAnsi" w:cstheme="minorHAnsi"/>
                <w:color w:val="000000"/>
                <w:szCs w:val="16"/>
              </w:rPr>
            </w:pPr>
            <w:del w:id="2987"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1E3E3156" w14:textId="3E5BBE1D" w:rsidTr="00E57BAB">
        <w:trPr>
          <w:del w:id="2988"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7C5E6B0A" w14:textId="314465C3" w:rsidR="00E957B4" w:rsidRPr="001C7876" w:rsidDel="00720FF2" w:rsidRDefault="00E957B4" w:rsidP="00E957B4">
            <w:pPr>
              <w:rPr>
                <w:del w:id="2989" w:author="Rakesh Singhi" w:date="2015-02-07T10:58:00Z"/>
                <w:rFonts w:asciiTheme="minorHAnsi" w:hAnsiTheme="minorHAnsi" w:cstheme="minorHAnsi"/>
                <w:color w:val="000000"/>
                <w:szCs w:val="16"/>
              </w:rPr>
            </w:pPr>
            <w:del w:id="2990" w:author="Rakesh Singhi" w:date="2015-02-07T10:58:00Z">
              <w:r w:rsidRPr="001C7876" w:rsidDel="00720FF2">
                <w:rPr>
                  <w:rFonts w:asciiTheme="minorHAnsi" w:hAnsiTheme="minorHAnsi" w:cstheme="minorHAnsi"/>
                  <w:color w:val="000000"/>
                  <w:szCs w:val="16"/>
                </w:rPr>
                <w:delText>Unit Price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4D3D55D8" w14:textId="2800B140" w:rsidR="00E957B4" w:rsidRPr="001C7876" w:rsidDel="00720FF2" w:rsidRDefault="00E957B4" w:rsidP="00E957B4">
            <w:pPr>
              <w:rPr>
                <w:del w:id="2991" w:author="Rakesh Singhi" w:date="2015-02-07T10:58:00Z"/>
                <w:rFonts w:asciiTheme="minorHAnsi" w:hAnsiTheme="minorHAnsi" w:cstheme="minorHAnsi"/>
                <w:color w:val="000000"/>
                <w:szCs w:val="16"/>
              </w:rPr>
            </w:pPr>
            <w:del w:id="2992" w:author="Rakesh Singhi" w:date="2015-02-07T10:58:00Z">
              <w:r w:rsidRPr="001C7876" w:rsidDel="00720FF2">
                <w:rPr>
                  <w:rFonts w:asciiTheme="minorHAnsi" w:hAnsiTheme="minorHAnsi" w:cstheme="minorHAnsi"/>
                  <w:color w:val="000000"/>
                  <w:szCs w:val="16"/>
                </w:rPr>
                <w:delText>UnitPrice</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45131902" w14:textId="7C25EC1D" w:rsidR="00E957B4" w:rsidRPr="001C7876" w:rsidDel="00720FF2" w:rsidRDefault="00E957B4" w:rsidP="00E957B4">
            <w:pPr>
              <w:rPr>
                <w:del w:id="2993" w:author="Rakesh Singhi" w:date="2015-02-07T10:58:00Z"/>
                <w:rFonts w:asciiTheme="minorHAnsi" w:hAnsiTheme="minorHAnsi" w:cstheme="minorHAnsi"/>
                <w:color w:val="000000"/>
                <w:szCs w:val="16"/>
              </w:rPr>
            </w:pPr>
            <w:del w:id="2994" w:author="Rakesh Singhi" w:date="2015-02-07T10:58:00Z">
              <w:r w:rsidRPr="001C7876" w:rsidDel="00720FF2">
                <w:rPr>
                  <w:rFonts w:asciiTheme="minorHAnsi" w:hAnsiTheme="minorHAnsi" w:cstheme="minorHAnsi"/>
                  <w:color w:val="000000"/>
                  <w:szCs w:val="16"/>
                </w:rPr>
                <w:delText xml:space="preserve">Number( </w:delText>
              </w:r>
              <w:r w:rsidDel="00720FF2">
                <w:rPr>
                  <w:rFonts w:asciiTheme="minorHAnsi" w:hAnsiTheme="minorHAnsi" w:cstheme="minorHAnsi"/>
                  <w:color w:val="000000"/>
                  <w:szCs w:val="16"/>
                </w:rPr>
                <w:delText>6</w:delText>
              </w:r>
              <w:r w:rsidRPr="001C7876" w:rsidDel="00720FF2">
                <w:rPr>
                  <w:rFonts w:asciiTheme="minorHAnsi" w:hAnsiTheme="minorHAnsi" w:cstheme="minorHAnsi"/>
                  <w:color w:val="000000"/>
                  <w:szCs w:val="16"/>
                </w:rPr>
                <w:delText xml:space="preserve"> decimals)</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08B33DE4" w14:textId="55E01CFB" w:rsidR="00E957B4" w:rsidRPr="001C7876" w:rsidDel="00720FF2" w:rsidRDefault="00E957B4" w:rsidP="00E957B4">
            <w:pPr>
              <w:rPr>
                <w:del w:id="2995" w:author="Rakesh Singhi" w:date="2015-02-07T10:58:00Z"/>
                <w:rFonts w:asciiTheme="minorHAnsi" w:hAnsiTheme="minorHAnsi" w:cstheme="minorHAnsi"/>
                <w:color w:val="000000"/>
                <w:szCs w:val="16"/>
              </w:rPr>
            </w:pPr>
            <w:del w:id="2996" w:author="Rakesh Singhi" w:date="2015-02-07T10:58:00Z">
              <w:r w:rsidRPr="001C7876" w:rsidDel="00720FF2">
                <w:rPr>
                  <w:rFonts w:asciiTheme="minorHAnsi" w:hAnsiTheme="minorHAnsi" w:cstheme="minorHAnsi"/>
                  <w:color w:val="000000"/>
                  <w:szCs w:val="16"/>
                </w:rPr>
                <w:delText> </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5F5A1756" w14:textId="11C49A2F" w:rsidR="00E957B4" w:rsidRPr="001C7876" w:rsidDel="00720FF2" w:rsidRDefault="00E957B4" w:rsidP="00E957B4">
            <w:pPr>
              <w:rPr>
                <w:del w:id="2997" w:author="Rakesh Singhi" w:date="2015-02-07T10:58:00Z"/>
                <w:rFonts w:asciiTheme="minorHAnsi" w:hAnsiTheme="minorHAnsi" w:cstheme="minorHAnsi"/>
                <w:color w:val="000000"/>
                <w:szCs w:val="16"/>
              </w:rPr>
            </w:pPr>
            <w:del w:id="2998"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46F4D03D" w14:textId="33D2BF55" w:rsidTr="00E57BAB">
        <w:trPr>
          <w:del w:id="2999"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52F763B8" w14:textId="60992B7C" w:rsidR="00E957B4" w:rsidRPr="001C7876" w:rsidDel="00720FF2" w:rsidRDefault="00E957B4" w:rsidP="00E957B4">
            <w:pPr>
              <w:rPr>
                <w:del w:id="3000" w:author="Rakesh Singhi" w:date="2015-02-07T10:58:00Z"/>
                <w:rFonts w:asciiTheme="minorHAnsi" w:hAnsiTheme="minorHAnsi" w:cstheme="minorHAnsi"/>
                <w:color w:val="000000"/>
                <w:szCs w:val="16"/>
              </w:rPr>
            </w:pPr>
            <w:del w:id="3001" w:author="Rakesh Singhi" w:date="2015-02-07T10:58:00Z">
              <w:r w:rsidRPr="001C7876" w:rsidDel="00720FF2">
                <w:rPr>
                  <w:rFonts w:asciiTheme="minorHAnsi" w:hAnsiTheme="minorHAnsi" w:cstheme="minorHAnsi"/>
                  <w:color w:val="000000"/>
                  <w:szCs w:val="16"/>
                </w:rPr>
                <w:delText>Currency code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77B95B83" w14:textId="6F2622CA" w:rsidR="00E957B4" w:rsidRPr="001C7876" w:rsidDel="00720FF2" w:rsidRDefault="00E957B4" w:rsidP="00E957B4">
            <w:pPr>
              <w:rPr>
                <w:del w:id="3002" w:author="Rakesh Singhi" w:date="2015-02-07T10:58:00Z"/>
                <w:rFonts w:asciiTheme="minorHAnsi" w:hAnsiTheme="minorHAnsi" w:cstheme="minorHAnsi"/>
                <w:color w:val="000000"/>
                <w:szCs w:val="16"/>
              </w:rPr>
            </w:pPr>
            <w:del w:id="3003" w:author="Rakesh Singhi" w:date="2015-02-07T10:58:00Z">
              <w:r w:rsidRPr="001C7876" w:rsidDel="00720FF2">
                <w:rPr>
                  <w:rFonts w:asciiTheme="minorHAnsi" w:hAnsiTheme="minorHAnsi" w:cstheme="minorHAnsi"/>
                  <w:color w:val="000000"/>
                  <w:szCs w:val="16"/>
                </w:rPr>
                <w:delText>CurrencyCode</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1CF8B058" w14:textId="2D1072AD" w:rsidR="00E957B4" w:rsidRPr="001C7876" w:rsidDel="00720FF2" w:rsidRDefault="00446233" w:rsidP="00E957B4">
            <w:pPr>
              <w:rPr>
                <w:del w:id="3004" w:author="Rakesh Singhi" w:date="2015-02-07T10:58:00Z"/>
                <w:rFonts w:asciiTheme="minorHAnsi" w:hAnsiTheme="minorHAnsi" w:cstheme="minorHAnsi"/>
                <w:color w:val="000000"/>
                <w:szCs w:val="16"/>
              </w:rPr>
            </w:pPr>
            <w:del w:id="3005"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(10)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0B91EE46" w14:textId="6B0C2179" w:rsidR="00E957B4" w:rsidRPr="001C7876" w:rsidDel="00720FF2" w:rsidRDefault="00E957B4" w:rsidP="00E957B4">
            <w:pPr>
              <w:rPr>
                <w:del w:id="3006" w:author="Rakesh Singhi" w:date="2015-02-07T10:58:00Z"/>
                <w:rFonts w:asciiTheme="minorHAnsi" w:hAnsiTheme="minorHAnsi" w:cstheme="minorHAnsi"/>
                <w:color w:val="000000"/>
                <w:szCs w:val="16"/>
              </w:rPr>
            </w:pPr>
            <w:del w:id="3007" w:author="Rakesh Singhi" w:date="2015-02-07T10:58:00Z">
              <w:r w:rsidRPr="001C7876" w:rsidDel="00720FF2">
                <w:rPr>
                  <w:rFonts w:asciiTheme="minorHAnsi" w:hAnsiTheme="minorHAnsi" w:cstheme="minorHAnsi"/>
                  <w:color w:val="000000"/>
                  <w:szCs w:val="16"/>
                </w:rPr>
                <w:delText>MXP = Pesos</w:delText>
              </w:r>
              <w:r w:rsidRPr="001C7876" w:rsidDel="00720FF2">
                <w:rPr>
                  <w:rFonts w:asciiTheme="minorHAnsi" w:hAnsiTheme="minorHAnsi" w:cstheme="minorHAnsi"/>
                  <w:color w:val="000000"/>
                  <w:szCs w:val="16"/>
                </w:rPr>
                <w:br/>
              </w:r>
              <w:r w:rsidRPr="001C7876" w:rsidDel="00720FF2">
                <w:rPr>
                  <w:rFonts w:asciiTheme="minorHAnsi" w:hAnsiTheme="minorHAnsi" w:cstheme="minorHAnsi"/>
                  <w:color w:val="000000"/>
                  <w:szCs w:val="16"/>
                </w:rPr>
                <w:lastRenderedPageBreak/>
                <w:delText>USD = US Dollars</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86E9FC9" w14:textId="4B6D1BDD" w:rsidR="00E957B4" w:rsidRPr="001C7876" w:rsidDel="00720FF2" w:rsidRDefault="00E957B4" w:rsidP="00E957B4">
            <w:pPr>
              <w:rPr>
                <w:del w:id="3008" w:author="Rakesh Singhi" w:date="2015-02-07T10:58:00Z"/>
                <w:rFonts w:asciiTheme="minorHAnsi" w:hAnsiTheme="minorHAnsi" w:cstheme="minorHAnsi"/>
                <w:color w:val="000000"/>
                <w:szCs w:val="16"/>
              </w:rPr>
            </w:pPr>
            <w:del w:id="3009" w:author="Rakesh Singhi" w:date="2015-02-07T10:58:00Z">
              <w:r w:rsidRPr="001C7876" w:rsidDel="00720FF2">
                <w:rPr>
                  <w:rFonts w:asciiTheme="minorHAnsi" w:hAnsiTheme="minorHAnsi" w:cstheme="minorHAnsi"/>
                  <w:color w:val="000000"/>
                  <w:szCs w:val="16"/>
                </w:rPr>
                <w:lastRenderedPageBreak/>
                <w:delText>Yes</w:delText>
              </w:r>
            </w:del>
          </w:p>
        </w:tc>
      </w:tr>
      <w:tr w:rsidR="00E957B4" w:rsidRPr="00D30FA1" w:rsidDel="00720FF2" w14:paraId="6A1A9926" w14:textId="14278BBF" w:rsidTr="00E57BAB">
        <w:trPr>
          <w:del w:id="3010"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8E5957E" w14:textId="3702F5BF" w:rsidR="00E957B4" w:rsidRPr="001C7876" w:rsidDel="00720FF2" w:rsidRDefault="00E957B4" w:rsidP="00E957B4">
            <w:pPr>
              <w:rPr>
                <w:del w:id="3011" w:author="Rakesh Singhi" w:date="2015-02-07T10:58:00Z"/>
                <w:rFonts w:asciiTheme="minorHAnsi" w:hAnsiTheme="minorHAnsi" w:cstheme="minorHAnsi"/>
                <w:color w:val="000000"/>
                <w:szCs w:val="16"/>
              </w:rPr>
            </w:pPr>
            <w:del w:id="3012" w:author="Rakesh Singhi" w:date="2015-02-07T10:58:00Z">
              <w:r w:rsidRPr="001C7876" w:rsidDel="00720FF2">
                <w:rPr>
                  <w:rFonts w:asciiTheme="minorHAnsi" w:hAnsiTheme="minorHAnsi" w:cstheme="minorHAnsi"/>
                  <w:color w:val="000000"/>
                  <w:szCs w:val="16"/>
                </w:rPr>
                <w:delText>Marketing configuration</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5AA4DABD" w14:textId="079A8060" w:rsidR="00E957B4" w:rsidRPr="001C7876" w:rsidDel="00720FF2" w:rsidRDefault="00E957B4" w:rsidP="00E957B4">
            <w:pPr>
              <w:rPr>
                <w:del w:id="3013" w:author="Rakesh Singhi" w:date="2015-02-07T10:58:00Z"/>
                <w:rFonts w:asciiTheme="minorHAnsi" w:hAnsiTheme="minorHAnsi" w:cstheme="minorHAnsi"/>
                <w:color w:val="000000"/>
                <w:szCs w:val="16"/>
              </w:rPr>
            </w:pPr>
            <w:del w:id="3014" w:author="Rakesh Singhi" w:date="2015-02-07T10:58:00Z">
              <w:r w:rsidRPr="001C7876" w:rsidDel="00720FF2">
                <w:rPr>
                  <w:rFonts w:asciiTheme="minorHAnsi" w:hAnsiTheme="minorHAnsi" w:cstheme="minorHAnsi"/>
                  <w:color w:val="000000"/>
                  <w:szCs w:val="16"/>
                </w:rPr>
                <w:delText>MarketingConfiguration</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016867F2" w14:textId="002F4174" w:rsidR="00E957B4" w:rsidRPr="001C7876" w:rsidDel="00720FF2" w:rsidRDefault="00446233" w:rsidP="00E957B4">
            <w:pPr>
              <w:rPr>
                <w:del w:id="3015" w:author="Rakesh Singhi" w:date="2015-02-07T10:58:00Z"/>
                <w:rFonts w:asciiTheme="minorHAnsi" w:hAnsiTheme="minorHAnsi" w:cstheme="minorHAnsi"/>
                <w:color w:val="000000"/>
                <w:szCs w:val="16"/>
              </w:rPr>
            </w:pPr>
            <w:del w:id="3016"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1D6855E1" w14:textId="70646A4E" w:rsidR="00E957B4" w:rsidRPr="001C7876" w:rsidDel="00720FF2" w:rsidRDefault="00E957B4" w:rsidP="00E957B4">
            <w:pPr>
              <w:rPr>
                <w:del w:id="3017" w:author="Rakesh Singhi" w:date="2015-02-07T10:58:00Z"/>
                <w:rFonts w:asciiTheme="minorHAnsi" w:hAnsiTheme="minorHAnsi" w:cstheme="minorHAnsi"/>
                <w:color w:val="000000"/>
                <w:szCs w:val="16"/>
              </w:rPr>
            </w:pPr>
            <w:del w:id="3018" w:author="Rakesh Singhi" w:date="2015-02-07T10:58:00Z">
              <w:r w:rsidRPr="001C7876" w:rsidDel="00720FF2">
                <w:rPr>
                  <w:rFonts w:asciiTheme="minorHAnsi" w:hAnsiTheme="minorHAnsi" w:cstheme="minorHAnsi"/>
                  <w:color w:val="000000"/>
                  <w:szCs w:val="16"/>
                </w:rPr>
                <w:delText>please add column in the output file even is empty</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46B35D99" w14:textId="574F316A" w:rsidR="00E957B4" w:rsidRPr="001C7876" w:rsidDel="00720FF2" w:rsidRDefault="00E957B4" w:rsidP="00E957B4">
            <w:pPr>
              <w:rPr>
                <w:del w:id="3019" w:author="Rakesh Singhi" w:date="2015-02-07T10:58:00Z"/>
                <w:rFonts w:asciiTheme="minorHAnsi" w:hAnsiTheme="minorHAnsi" w:cstheme="minorHAnsi"/>
                <w:color w:val="000000"/>
                <w:szCs w:val="16"/>
              </w:rPr>
            </w:pPr>
            <w:del w:id="3020" w:author="Rakesh Singhi" w:date="2015-02-07T10:58:00Z">
              <w:r w:rsidRPr="001C7876" w:rsidDel="00720FF2">
                <w:rPr>
                  <w:rFonts w:asciiTheme="minorHAnsi" w:hAnsiTheme="minorHAnsi" w:cstheme="minorHAnsi"/>
                  <w:color w:val="000000"/>
                  <w:szCs w:val="16"/>
                </w:rPr>
                <w:delText>No</w:delText>
              </w:r>
            </w:del>
          </w:p>
        </w:tc>
      </w:tr>
      <w:tr w:rsidR="00E957B4" w:rsidRPr="00D30FA1" w:rsidDel="00720FF2" w14:paraId="149D3356" w14:textId="040691C0" w:rsidTr="00E57BAB">
        <w:trPr>
          <w:del w:id="3021"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197231CE" w14:textId="4C28E8DD" w:rsidR="00E957B4" w:rsidRPr="001C7876" w:rsidDel="00720FF2" w:rsidRDefault="00E957B4" w:rsidP="00E957B4">
            <w:pPr>
              <w:rPr>
                <w:del w:id="3022" w:author="Rakesh Singhi" w:date="2015-02-07T10:58:00Z"/>
                <w:rFonts w:asciiTheme="minorHAnsi" w:hAnsiTheme="minorHAnsi" w:cstheme="minorHAnsi"/>
                <w:color w:val="000000"/>
                <w:szCs w:val="16"/>
              </w:rPr>
            </w:pPr>
            <w:del w:id="3023" w:author="Rakesh Singhi" w:date="2015-02-07T10:58:00Z">
              <w:r w:rsidRPr="001C7876" w:rsidDel="00720FF2">
                <w:rPr>
                  <w:rFonts w:asciiTheme="minorHAnsi" w:hAnsiTheme="minorHAnsi" w:cstheme="minorHAnsi"/>
                  <w:color w:val="000000"/>
                  <w:szCs w:val="16"/>
                </w:rPr>
                <w:delText>Serial Number</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4CED6DFF" w14:textId="587A5541" w:rsidR="00E957B4" w:rsidRPr="001C7876" w:rsidDel="00720FF2" w:rsidRDefault="00E957B4" w:rsidP="00E957B4">
            <w:pPr>
              <w:rPr>
                <w:del w:id="3024" w:author="Rakesh Singhi" w:date="2015-02-07T10:58:00Z"/>
                <w:rFonts w:asciiTheme="minorHAnsi" w:hAnsiTheme="minorHAnsi" w:cstheme="minorHAnsi"/>
                <w:color w:val="000000"/>
                <w:szCs w:val="16"/>
              </w:rPr>
            </w:pPr>
            <w:del w:id="3025" w:author="Rakesh Singhi" w:date="2015-02-07T10:58:00Z">
              <w:r w:rsidRPr="001C7876" w:rsidDel="00720FF2">
                <w:rPr>
                  <w:rFonts w:asciiTheme="minorHAnsi" w:hAnsiTheme="minorHAnsi" w:cstheme="minorHAnsi"/>
                  <w:color w:val="000000"/>
                  <w:szCs w:val="16"/>
                </w:rPr>
                <w:delText>SerialNumber</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4BA1B863" w14:textId="00992B2C" w:rsidR="00E957B4" w:rsidRPr="001C7876" w:rsidDel="00720FF2" w:rsidRDefault="00446233" w:rsidP="00E957B4">
            <w:pPr>
              <w:rPr>
                <w:del w:id="3026" w:author="Rakesh Singhi" w:date="2015-02-07T10:58:00Z"/>
                <w:rFonts w:asciiTheme="minorHAnsi" w:hAnsiTheme="minorHAnsi" w:cstheme="minorHAnsi"/>
                <w:color w:val="000000"/>
                <w:szCs w:val="16"/>
              </w:rPr>
            </w:pPr>
            <w:del w:id="3027"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162B8542" w14:textId="0F19D569" w:rsidR="00E957B4" w:rsidRPr="001C7876" w:rsidDel="00720FF2" w:rsidRDefault="00E957B4" w:rsidP="00E957B4">
            <w:pPr>
              <w:rPr>
                <w:del w:id="3028" w:author="Rakesh Singhi" w:date="2015-02-07T10:58:00Z"/>
                <w:rFonts w:asciiTheme="minorHAnsi" w:hAnsiTheme="minorHAnsi" w:cstheme="minorHAnsi"/>
                <w:color w:val="000000"/>
                <w:szCs w:val="16"/>
              </w:rPr>
            </w:pPr>
            <w:del w:id="3029" w:author="Rakesh Singhi" w:date="2015-02-07T10:58:00Z">
              <w:r w:rsidRPr="001C7876" w:rsidDel="00720FF2">
                <w:rPr>
                  <w:rFonts w:asciiTheme="minorHAnsi" w:hAnsiTheme="minorHAnsi" w:cstheme="minorHAnsi"/>
                  <w:color w:val="000000"/>
                  <w:szCs w:val="16"/>
                </w:rPr>
                <w:delText>if there is more than 1 serial number realted to the same invoice, part please separate with a point character : "."</w:delText>
              </w:r>
              <w:r w:rsidRPr="001C7876" w:rsidDel="00720FF2">
                <w:rPr>
                  <w:rFonts w:asciiTheme="minorHAnsi" w:hAnsiTheme="minorHAnsi" w:cstheme="minorHAnsi"/>
                  <w:color w:val="000000"/>
                  <w:szCs w:val="16"/>
                </w:rPr>
                <w:br/>
                <w:delText>please add column in the output file even is empty</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1EA3FFE8" w14:textId="6D1CC6E1" w:rsidR="00E957B4" w:rsidRPr="001C7876" w:rsidDel="00720FF2" w:rsidRDefault="00E957B4" w:rsidP="00E957B4">
            <w:pPr>
              <w:rPr>
                <w:del w:id="3030" w:author="Rakesh Singhi" w:date="2015-02-07T10:58:00Z"/>
                <w:rFonts w:asciiTheme="minorHAnsi" w:hAnsiTheme="minorHAnsi" w:cstheme="minorHAnsi"/>
                <w:color w:val="000000"/>
                <w:szCs w:val="16"/>
              </w:rPr>
            </w:pPr>
            <w:del w:id="3031" w:author="Rakesh Singhi" w:date="2015-02-07T10:58:00Z">
              <w:r w:rsidRPr="001C7876" w:rsidDel="00720FF2">
                <w:rPr>
                  <w:rFonts w:asciiTheme="minorHAnsi" w:hAnsiTheme="minorHAnsi" w:cstheme="minorHAnsi"/>
                  <w:color w:val="000000"/>
                  <w:szCs w:val="16"/>
                </w:rPr>
                <w:delText>No</w:delText>
              </w:r>
            </w:del>
          </w:p>
        </w:tc>
      </w:tr>
      <w:tr w:rsidR="00E957B4" w:rsidRPr="00D30FA1" w:rsidDel="00720FF2" w14:paraId="0994C80F" w14:textId="31C164F0" w:rsidTr="00E57BAB">
        <w:trPr>
          <w:del w:id="3032"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6DC72BBA" w14:textId="0B12331E" w:rsidR="00E957B4" w:rsidRPr="001C7876" w:rsidDel="00720FF2" w:rsidRDefault="00E957B4" w:rsidP="00E957B4">
            <w:pPr>
              <w:rPr>
                <w:del w:id="3033" w:author="Rakesh Singhi" w:date="2015-02-07T10:58:00Z"/>
                <w:rFonts w:asciiTheme="minorHAnsi" w:hAnsiTheme="minorHAnsi" w:cstheme="minorHAnsi"/>
                <w:color w:val="000000"/>
                <w:szCs w:val="16"/>
              </w:rPr>
            </w:pPr>
            <w:del w:id="3034" w:author="Rakesh Singhi" w:date="2015-02-07T10:58:00Z">
              <w:r w:rsidRPr="001C7876" w:rsidDel="00720FF2">
                <w:rPr>
                  <w:rFonts w:asciiTheme="minorHAnsi" w:hAnsiTheme="minorHAnsi" w:cstheme="minorHAnsi"/>
                  <w:color w:val="000000"/>
                  <w:szCs w:val="16"/>
                </w:rPr>
                <w:delText>Transaction Type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0CE57556" w14:textId="2BE2879C" w:rsidR="00E957B4" w:rsidRPr="001C7876" w:rsidDel="00720FF2" w:rsidRDefault="00E957B4" w:rsidP="00E957B4">
            <w:pPr>
              <w:rPr>
                <w:del w:id="3035" w:author="Rakesh Singhi" w:date="2015-02-07T10:58:00Z"/>
                <w:rFonts w:asciiTheme="minorHAnsi" w:hAnsiTheme="minorHAnsi" w:cstheme="minorHAnsi"/>
                <w:color w:val="000000"/>
                <w:szCs w:val="16"/>
              </w:rPr>
            </w:pPr>
            <w:del w:id="3036" w:author="Rakesh Singhi" w:date="2015-02-07T10:58:00Z">
              <w:r w:rsidRPr="001C7876" w:rsidDel="00720FF2">
                <w:rPr>
                  <w:rFonts w:asciiTheme="minorHAnsi" w:hAnsiTheme="minorHAnsi" w:cstheme="minorHAnsi"/>
                  <w:color w:val="000000"/>
                  <w:szCs w:val="16"/>
                </w:rPr>
                <w:delText>Transaction Type</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59D313F8" w14:textId="3FD78D84" w:rsidR="00E957B4" w:rsidRPr="001C7876" w:rsidDel="00720FF2" w:rsidRDefault="00446233" w:rsidP="00E957B4">
            <w:pPr>
              <w:rPr>
                <w:del w:id="3037" w:author="Rakesh Singhi" w:date="2015-02-07T10:58:00Z"/>
                <w:rFonts w:asciiTheme="minorHAnsi" w:hAnsiTheme="minorHAnsi" w:cstheme="minorHAnsi"/>
                <w:color w:val="000000"/>
                <w:szCs w:val="16"/>
              </w:rPr>
            </w:pPr>
            <w:del w:id="3038"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11B205FC" w14:textId="4B5CE49B" w:rsidR="00E957B4" w:rsidRPr="001C7876" w:rsidDel="00720FF2" w:rsidRDefault="00E957B4" w:rsidP="00E957B4">
            <w:pPr>
              <w:rPr>
                <w:del w:id="3039" w:author="Rakesh Singhi" w:date="2015-02-07T10:58:00Z"/>
                <w:rFonts w:asciiTheme="minorHAnsi" w:hAnsiTheme="minorHAnsi" w:cstheme="minorHAnsi"/>
                <w:color w:val="000000"/>
                <w:szCs w:val="16"/>
              </w:rPr>
            </w:pPr>
            <w:del w:id="3040" w:author="Rakesh Singhi" w:date="2015-02-07T10:58:00Z">
              <w:r w:rsidRPr="001C7876" w:rsidDel="00720FF2">
                <w:rPr>
                  <w:rFonts w:asciiTheme="minorHAnsi" w:hAnsiTheme="minorHAnsi" w:cstheme="minorHAnsi"/>
                  <w:color w:val="000000"/>
                  <w:szCs w:val="16"/>
                </w:rPr>
                <w:delText xml:space="preserve">values : </w:delText>
              </w:r>
              <w:r w:rsidRPr="001C7876" w:rsidDel="00720FF2">
                <w:rPr>
                  <w:rFonts w:asciiTheme="minorHAnsi" w:hAnsiTheme="minorHAnsi" w:cstheme="minorHAnsi"/>
                  <w:color w:val="000000"/>
                  <w:szCs w:val="16"/>
                </w:rPr>
                <w:br/>
                <w:delText>81: RMA, cancelations</w:delText>
              </w:r>
              <w:r w:rsidRPr="001C7876" w:rsidDel="00720FF2">
                <w:rPr>
                  <w:rFonts w:asciiTheme="minorHAnsi" w:hAnsiTheme="minorHAnsi" w:cstheme="minorHAnsi"/>
                  <w:color w:val="000000"/>
                  <w:szCs w:val="16"/>
                </w:rPr>
                <w:br/>
                <w:delText>380 : Invoice</w:delText>
              </w:r>
            </w:del>
          </w:p>
        </w:tc>
        <w:tc>
          <w:tcPr>
            <w:tcW w:w="1170" w:type="dxa"/>
            <w:tcBorders>
              <w:top w:val="single" w:sz="4" w:space="0" w:color="auto"/>
              <w:left w:val="single" w:sz="4" w:space="0" w:color="auto"/>
              <w:bottom w:val="single" w:sz="4" w:space="0" w:color="auto"/>
              <w:right w:val="single" w:sz="4" w:space="0" w:color="auto"/>
            </w:tcBorders>
            <w:vAlign w:val="center"/>
          </w:tcPr>
          <w:p w14:paraId="759C55CE" w14:textId="45BAFE7A" w:rsidR="00E957B4" w:rsidRPr="001C7876" w:rsidDel="00720FF2" w:rsidRDefault="00E957B4" w:rsidP="00E957B4">
            <w:pPr>
              <w:rPr>
                <w:del w:id="3041" w:author="Rakesh Singhi" w:date="2015-02-07T10:58:00Z"/>
                <w:rFonts w:asciiTheme="minorHAnsi" w:hAnsiTheme="minorHAnsi" w:cstheme="minorHAnsi"/>
                <w:color w:val="000000"/>
                <w:szCs w:val="16"/>
              </w:rPr>
            </w:pPr>
            <w:del w:id="3042" w:author="Rakesh Singhi" w:date="2015-02-07T10:58:00Z">
              <w:r w:rsidRPr="001C7876" w:rsidDel="00720FF2">
                <w:rPr>
                  <w:rFonts w:asciiTheme="minorHAnsi" w:hAnsiTheme="minorHAnsi" w:cstheme="minorHAnsi"/>
                  <w:color w:val="000000"/>
                  <w:szCs w:val="16"/>
                </w:rPr>
                <w:delText>Yes</w:delText>
              </w:r>
            </w:del>
          </w:p>
        </w:tc>
      </w:tr>
      <w:tr w:rsidR="00E957B4" w:rsidRPr="00D30FA1" w:rsidDel="00720FF2" w14:paraId="370CBF90" w14:textId="27D05414" w:rsidTr="00E57BAB">
        <w:trPr>
          <w:del w:id="3043"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2BCBA39E" w14:textId="634A2420" w:rsidR="00E957B4" w:rsidRPr="001C7876" w:rsidDel="00720FF2" w:rsidRDefault="00E957B4" w:rsidP="00E957B4">
            <w:pPr>
              <w:rPr>
                <w:del w:id="3044" w:author="Rakesh Singhi" w:date="2015-02-07T10:58:00Z"/>
                <w:rFonts w:asciiTheme="minorHAnsi" w:hAnsiTheme="minorHAnsi" w:cstheme="minorHAnsi"/>
                <w:color w:val="000000"/>
                <w:szCs w:val="16"/>
              </w:rPr>
            </w:pPr>
            <w:del w:id="3045" w:author="Rakesh Singhi" w:date="2015-02-07T10:58:00Z">
              <w:r w:rsidRPr="001C7876" w:rsidDel="00720FF2">
                <w:rPr>
                  <w:rFonts w:asciiTheme="minorHAnsi" w:hAnsiTheme="minorHAnsi" w:cstheme="minorHAnsi"/>
                  <w:color w:val="000000"/>
                  <w:szCs w:val="16"/>
                </w:rPr>
                <w:delText>Original Transaction ID</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3E50B8C5" w14:textId="2E58D0C5" w:rsidR="00E957B4" w:rsidRPr="001C7876" w:rsidDel="00720FF2" w:rsidRDefault="00E957B4" w:rsidP="00E957B4">
            <w:pPr>
              <w:rPr>
                <w:del w:id="3046" w:author="Rakesh Singhi" w:date="2015-02-07T10:58:00Z"/>
                <w:rFonts w:asciiTheme="minorHAnsi" w:hAnsiTheme="minorHAnsi" w:cstheme="minorHAnsi"/>
                <w:color w:val="000000"/>
                <w:szCs w:val="16"/>
              </w:rPr>
            </w:pPr>
            <w:del w:id="3047" w:author="Rakesh Singhi" w:date="2015-02-07T10:58:00Z">
              <w:r w:rsidRPr="001C7876" w:rsidDel="00720FF2">
                <w:rPr>
                  <w:rFonts w:asciiTheme="minorHAnsi" w:hAnsiTheme="minorHAnsi" w:cstheme="minorHAnsi"/>
                  <w:color w:val="000000"/>
                  <w:szCs w:val="16"/>
                </w:rPr>
                <w:delText>OriginalTransactionId</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39CD2546" w14:textId="64BEAA4D" w:rsidR="00E957B4" w:rsidRPr="001C7876" w:rsidDel="00720FF2" w:rsidRDefault="00446233" w:rsidP="00E957B4">
            <w:pPr>
              <w:rPr>
                <w:del w:id="3048" w:author="Rakesh Singhi" w:date="2015-02-07T10:58:00Z"/>
                <w:rFonts w:asciiTheme="minorHAnsi" w:hAnsiTheme="minorHAnsi" w:cstheme="minorHAnsi"/>
                <w:color w:val="000000"/>
                <w:szCs w:val="16"/>
              </w:rPr>
            </w:pPr>
            <w:del w:id="3049" w:author="Rakesh Singhi" w:date="2015-02-07T10:58:00Z">
              <w:r w:rsidDel="00720FF2">
                <w:rPr>
                  <w:rFonts w:asciiTheme="minorHAnsi" w:hAnsiTheme="minorHAnsi" w:cstheme="minorHAnsi"/>
                  <w:color w:val="000000"/>
                  <w:szCs w:val="16"/>
                </w:rPr>
                <w:delText>nVARCHAR2</w:delText>
              </w:r>
              <w:r w:rsidR="00E957B4" w:rsidRPr="001C7876" w:rsidDel="00720FF2">
                <w:rPr>
                  <w:rFonts w:asciiTheme="minorHAnsi" w:hAnsiTheme="minorHAnsi" w:cstheme="minorHAnsi"/>
                  <w:color w:val="000000"/>
                  <w:szCs w:val="16"/>
                </w:rPr>
                <w:delText>(500)</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0E1BC1C1" w14:textId="019841FD" w:rsidR="00E957B4" w:rsidRPr="001C7876" w:rsidDel="00720FF2" w:rsidRDefault="00E957B4" w:rsidP="00E957B4">
            <w:pPr>
              <w:rPr>
                <w:del w:id="3050" w:author="Rakesh Singhi" w:date="2015-02-07T10:58:00Z"/>
                <w:rFonts w:asciiTheme="minorHAnsi" w:hAnsiTheme="minorHAnsi" w:cstheme="minorHAnsi"/>
                <w:color w:val="000000"/>
                <w:szCs w:val="16"/>
              </w:rPr>
            </w:pPr>
          </w:p>
        </w:tc>
        <w:tc>
          <w:tcPr>
            <w:tcW w:w="1170" w:type="dxa"/>
            <w:tcBorders>
              <w:top w:val="single" w:sz="4" w:space="0" w:color="auto"/>
              <w:left w:val="single" w:sz="4" w:space="0" w:color="auto"/>
              <w:bottom w:val="single" w:sz="4" w:space="0" w:color="auto"/>
              <w:right w:val="single" w:sz="4" w:space="0" w:color="auto"/>
            </w:tcBorders>
            <w:vAlign w:val="center"/>
          </w:tcPr>
          <w:p w14:paraId="59E4BBFD" w14:textId="49283D9C" w:rsidR="00E957B4" w:rsidRPr="001C7876" w:rsidDel="00720FF2" w:rsidRDefault="00E957B4" w:rsidP="00E957B4">
            <w:pPr>
              <w:rPr>
                <w:del w:id="3051" w:author="Rakesh Singhi" w:date="2015-02-07T10:58:00Z"/>
                <w:rFonts w:asciiTheme="minorHAnsi" w:hAnsiTheme="minorHAnsi" w:cstheme="minorHAnsi"/>
                <w:color w:val="000000"/>
                <w:szCs w:val="16"/>
              </w:rPr>
            </w:pPr>
            <w:del w:id="3052" w:author="Rakesh Singhi" w:date="2015-02-07T10:58:00Z">
              <w:r w:rsidRPr="001C7876" w:rsidDel="00720FF2">
                <w:rPr>
                  <w:rFonts w:asciiTheme="minorHAnsi" w:hAnsiTheme="minorHAnsi" w:cstheme="minorHAnsi"/>
                  <w:color w:val="000000"/>
                  <w:szCs w:val="16"/>
                </w:rPr>
                <w:delText>No</w:delText>
              </w:r>
            </w:del>
          </w:p>
        </w:tc>
      </w:tr>
      <w:tr w:rsidR="00E957B4" w:rsidRPr="00D30FA1" w:rsidDel="00720FF2" w14:paraId="71E8D768" w14:textId="31818CE8" w:rsidTr="00E57BAB">
        <w:trPr>
          <w:del w:id="3053"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7F1DCB4E" w14:textId="7E36505D" w:rsidR="00E957B4" w:rsidRPr="001C7876" w:rsidDel="00720FF2" w:rsidRDefault="00E957B4" w:rsidP="00E957B4">
            <w:pPr>
              <w:rPr>
                <w:del w:id="3054" w:author="Rakesh Singhi" w:date="2015-02-07T10:58:00Z"/>
                <w:rFonts w:asciiTheme="minorHAnsi" w:hAnsiTheme="minorHAnsi" w:cstheme="minorHAnsi"/>
                <w:color w:val="000000"/>
                <w:szCs w:val="16"/>
              </w:rPr>
            </w:pPr>
            <w:del w:id="3055" w:author="Rakesh Singhi" w:date="2015-02-07T10:58:00Z">
              <w:r w:rsidRPr="001C7876" w:rsidDel="00720FF2">
                <w:rPr>
                  <w:rFonts w:asciiTheme="minorHAnsi" w:hAnsiTheme="minorHAnsi" w:cstheme="minorHAnsi"/>
                  <w:color w:val="000000"/>
                  <w:szCs w:val="16"/>
                </w:rPr>
                <w:delText>Original Transaction Date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350D60EE" w14:textId="04B5FC78" w:rsidR="00E957B4" w:rsidRPr="001C7876" w:rsidDel="00720FF2" w:rsidRDefault="00E957B4" w:rsidP="00E957B4">
            <w:pPr>
              <w:rPr>
                <w:del w:id="3056" w:author="Rakesh Singhi" w:date="2015-02-07T10:58:00Z"/>
                <w:rFonts w:asciiTheme="minorHAnsi" w:hAnsiTheme="minorHAnsi" w:cstheme="minorHAnsi"/>
                <w:color w:val="000000"/>
                <w:szCs w:val="16"/>
              </w:rPr>
            </w:pPr>
            <w:del w:id="3057" w:author="Rakesh Singhi" w:date="2015-02-07T10:58:00Z">
              <w:r w:rsidRPr="001C7876" w:rsidDel="00720FF2">
                <w:rPr>
                  <w:rFonts w:asciiTheme="minorHAnsi" w:hAnsiTheme="minorHAnsi" w:cstheme="minorHAnsi"/>
                  <w:color w:val="000000"/>
                  <w:szCs w:val="16"/>
                </w:rPr>
                <w:delText>OriginalTransactionDate</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5D4C4C06" w14:textId="54A344A9" w:rsidR="00E957B4" w:rsidRPr="001C7876" w:rsidDel="00720FF2" w:rsidRDefault="00E957B4" w:rsidP="00E957B4">
            <w:pPr>
              <w:rPr>
                <w:del w:id="3058" w:author="Rakesh Singhi" w:date="2015-02-07T10:58:00Z"/>
                <w:rFonts w:asciiTheme="minorHAnsi" w:hAnsiTheme="minorHAnsi" w:cstheme="minorHAnsi"/>
                <w:color w:val="000000"/>
                <w:szCs w:val="16"/>
              </w:rPr>
            </w:pPr>
            <w:del w:id="3059" w:author="Rakesh Singhi" w:date="2015-02-07T10:58:00Z">
              <w:r w:rsidRPr="001C7876" w:rsidDel="00720FF2">
                <w:rPr>
                  <w:rFonts w:asciiTheme="minorHAnsi" w:hAnsiTheme="minorHAnsi" w:cstheme="minorHAnsi"/>
                  <w:color w:val="000000"/>
                  <w:szCs w:val="16"/>
                </w:rPr>
                <w:delText>Date</w:delText>
              </w:r>
              <w:r w:rsidRPr="001C7876" w:rsidDel="00720FF2">
                <w:rPr>
                  <w:rFonts w:asciiTheme="minorHAnsi" w:hAnsiTheme="minorHAnsi" w:cstheme="minorHAnsi"/>
                  <w:color w:val="000000"/>
                  <w:szCs w:val="16"/>
                </w:rPr>
                <w:br/>
                <w:delText>(DD/MM/YYYY)</w:delText>
              </w:r>
            </w:del>
          </w:p>
        </w:tc>
        <w:tc>
          <w:tcPr>
            <w:tcW w:w="2610" w:type="dxa"/>
            <w:tcBorders>
              <w:top w:val="single" w:sz="4" w:space="0" w:color="auto"/>
              <w:left w:val="single" w:sz="4" w:space="0" w:color="auto"/>
              <w:bottom w:val="single" w:sz="4" w:space="0" w:color="auto"/>
              <w:right w:val="single" w:sz="4" w:space="0" w:color="auto"/>
            </w:tcBorders>
            <w:vAlign w:val="center"/>
          </w:tcPr>
          <w:p w14:paraId="530D598C" w14:textId="168DE2A9" w:rsidR="00E957B4" w:rsidRPr="001C7876" w:rsidDel="00720FF2" w:rsidRDefault="00E957B4" w:rsidP="00E957B4">
            <w:pPr>
              <w:rPr>
                <w:del w:id="3060" w:author="Rakesh Singhi" w:date="2015-02-07T10:58:00Z"/>
                <w:rFonts w:asciiTheme="minorHAnsi" w:hAnsiTheme="minorHAnsi" w:cstheme="minorHAnsi"/>
                <w:color w:val="000000"/>
                <w:szCs w:val="16"/>
              </w:rPr>
            </w:pPr>
          </w:p>
        </w:tc>
        <w:tc>
          <w:tcPr>
            <w:tcW w:w="1170" w:type="dxa"/>
            <w:tcBorders>
              <w:top w:val="single" w:sz="4" w:space="0" w:color="auto"/>
              <w:left w:val="single" w:sz="4" w:space="0" w:color="auto"/>
              <w:bottom w:val="single" w:sz="4" w:space="0" w:color="auto"/>
              <w:right w:val="single" w:sz="4" w:space="0" w:color="auto"/>
            </w:tcBorders>
            <w:vAlign w:val="center"/>
          </w:tcPr>
          <w:p w14:paraId="423121C2" w14:textId="5C3D2A03" w:rsidR="00E957B4" w:rsidRPr="001C7876" w:rsidDel="00720FF2" w:rsidRDefault="00E957B4" w:rsidP="00E957B4">
            <w:pPr>
              <w:rPr>
                <w:del w:id="3061" w:author="Rakesh Singhi" w:date="2015-02-07T10:58:00Z"/>
                <w:rFonts w:asciiTheme="minorHAnsi" w:hAnsiTheme="minorHAnsi" w:cstheme="minorHAnsi"/>
                <w:color w:val="000000"/>
                <w:szCs w:val="16"/>
              </w:rPr>
            </w:pPr>
            <w:del w:id="3062" w:author="Rakesh Singhi" w:date="2015-02-07T10:58:00Z">
              <w:r w:rsidRPr="001C7876" w:rsidDel="00720FF2">
                <w:rPr>
                  <w:rFonts w:asciiTheme="minorHAnsi" w:hAnsiTheme="minorHAnsi" w:cstheme="minorHAnsi"/>
                  <w:color w:val="000000"/>
                  <w:szCs w:val="16"/>
                </w:rPr>
                <w:delText>No</w:delText>
              </w:r>
            </w:del>
          </w:p>
        </w:tc>
      </w:tr>
      <w:tr w:rsidR="00720FF2" w:rsidRPr="00D30FA1" w14:paraId="53B1D15B" w14:textId="77777777" w:rsidTr="00720FF2">
        <w:trPr>
          <w:ins w:id="3063" w:author="Rakesh Singhi" w:date="2015-02-07T10:58:00Z"/>
        </w:trPr>
        <w:tc>
          <w:tcPr>
            <w:tcW w:w="2430" w:type="dxa"/>
            <w:tcBorders>
              <w:top w:val="single" w:sz="4" w:space="0" w:color="auto"/>
              <w:left w:val="single" w:sz="4" w:space="0" w:color="auto"/>
              <w:bottom w:val="single" w:sz="4" w:space="0" w:color="auto"/>
              <w:right w:val="single" w:sz="4" w:space="0" w:color="auto"/>
            </w:tcBorders>
            <w:shd w:val="clear" w:color="auto" w:fill="F4B8AE"/>
            <w:vAlign w:val="center"/>
          </w:tcPr>
          <w:p w14:paraId="18695387" w14:textId="77777777" w:rsidR="00720FF2" w:rsidRPr="00132E88" w:rsidRDefault="00720FF2" w:rsidP="000E4BBD">
            <w:pPr>
              <w:rPr>
                <w:ins w:id="3064" w:author="Rakesh Singhi" w:date="2015-02-07T10:58:00Z"/>
                <w:rFonts w:asciiTheme="minorHAnsi" w:hAnsiTheme="minorHAnsi" w:cstheme="minorHAnsi"/>
                <w:color w:val="000000"/>
                <w:szCs w:val="16"/>
              </w:rPr>
            </w:pPr>
            <w:ins w:id="3065" w:author="Rakesh Singhi" w:date="2015-02-07T10:58:00Z">
              <w:r w:rsidRPr="00132E88">
                <w:rPr>
                  <w:rFonts w:asciiTheme="minorHAnsi" w:hAnsiTheme="minorHAnsi" w:cstheme="minorHAnsi"/>
                  <w:color w:val="000000"/>
                  <w:szCs w:val="16"/>
                </w:rPr>
                <w:t xml:space="preserve">Field </w:t>
              </w:r>
              <w:r>
                <w:rPr>
                  <w:rFonts w:asciiTheme="minorHAnsi" w:hAnsiTheme="minorHAnsi" w:cstheme="minorHAnsi"/>
                  <w:color w:val="000000"/>
                  <w:szCs w:val="16"/>
                </w:rPr>
                <w:t xml:space="preserve">Name </w:t>
              </w:r>
              <w:r w:rsidRPr="00132E88">
                <w:rPr>
                  <w:rFonts w:asciiTheme="minorHAnsi" w:hAnsiTheme="minorHAnsi" w:cstheme="minorHAnsi"/>
                  <w:color w:val="000000"/>
                  <w:szCs w:val="16"/>
                </w:rPr>
                <w:t>from Business</w:t>
              </w:r>
            </w:ins>
          </w:p>
        </w:tc>
        <w:tc>
          <w:tcPr>
            <w:tcW w:w="2160" w:type="dxa"/>
            <w:tcBorders>
              <w:top w:val="single" w:sz="4" w:space="0" w:color="auto"/>
              <w:left w:val="single" w:sz="4" w:space="0" w:color="auto"/>
              <w:bottom w:val="single" w:sz="4" w:space="0" w:color="auto"/>
              <w:right w:val="single" w:sz="4" w:space="0" w:color="auto"/>
            </w:tcBorders>
            <w:shd w:val="clear" w:color="auto" w:fill="F4B8AE"/>
            <w:vAlign w:val="center"/>
          </w:tcPr>
          <w:p w14:paraId="1BB61991" w14:textId="77777777" w:rsidR="00720FF2" w:rsidRPr="001C7876" w:rsidRDefault="00720FF2" w:rsidP="000E4BBD">
            <w:pPr>
              <w:rPr>
                <w:ins w:id="3066" w:author="Rakesh Singhi" w:date="2015-02-07T10:58:00Z"/>
                <w:rFonts w:asciiTheme="minorHAnsi" w:hAnsiTheme="minorHAnsi" w:cstheme="minorHAnsi"/>
                <w:color w:val="000000"/>
                <w:szCs w:val="16"/>
              </w:rPr>
            </w:pPr>
            <w:ins w:id="3067" w:author="Rakesh Singhi" w:date="2015-02-07T10:58:00Z">
              <w:r w:rsidRPr="001C7876">
                <w:rPr>
                  <w:rFonts w:asciiTheme="minorHAnsi" w:hAnsiTheme="minorHAnsi" w:cstheme="minorHAnsi"/>
                  <w:color w:val="000000"/>
                  <w:szCs w:val="16"/>
                </w:rPr>
                <w:t>Field Name in File</w:t>
              </w:r>
            </w:ins>
          </w:p>
        </w:tc>
        <w:tc>
          <w:tcPr>
            <w:tcW w:w="1710" w:type="dxa"/>
            <w:tcBorders>
              <w:top w:val="single" w:sz="4" w:space="0" w:color="auto"/>
              <w:left w:val="single" w:sz="4" w:space="0" w:color="auto"/>
              <w:bottom w:val="single" w:sz="4" w:space="0" w:color="auto"/>
              <w:right w:val="single" w:sz="4" w:space="0" w:color="auto"/>
            </w:tcBorders>
            <w:shd w:val="clear" w:color="auto" w:fill="F4B8AE"/>
            <w:vAlign w:val="center"/>
          </w:tcPr>
          <w:p w14:paraId="33FF9A01" w14:textId="77777777" w:rsidR="00720FF2" w:rsidRPr="001C7876" w:rsidRDefault="00720FF2" w:rsidP="000E4BBD">
            <w:pPr>
              <w:rPr>
                <w:ins w:id="3068" w:author="Rakesh Singhi" w:date="2015-02-07T10:58:00Z"/>
                <w:rFonts w:asciiTheme="minorHAnsi" w:hAnsiTheme="minorHAnsi" w:cstheme="minorHAnsi"/>
                <w:color w:val="000000"/>
                <w:szCs w:val="16"/>
              </w:rPr>
            </w:pPr>
            <w:ins w:id="3069" w:author="Rakesh Singhi" w:date="2015-02-07T10:58:00Z">
              <w:r w:rsidRPr="001C7876">
                <w:rPr>
                  <w:rFonts w:asciiTheme="minorHAnsi" w:hAnsiTheme="minorHAnsi" w:cstheme="minorHAnsi"/>
                  <w:color w:val="000000"/>
                  <w:szCs w:val="16"/>
                </w:rPr>
                <w:t>Field Format</w:t>
              </w:r>
            </w:ins>
          </w:p>
        </w:tc>
        <w:tc>
          <w:tcPr>
            <w:tcW w:w="2610" w:type="dxa"/>
            <w:tcBorders>
              <w:top w:val="single" w:sz="4" w:space="0" w:color="auto"/>
              <w:left w:val="single" w:sz="4" w:space="0" w:color="auto"/>
              <w:bottom w:val="single" w:sz="4" w:space="0" w:color="auto"/>
              <w:right w:val="single" w:sz="4" w:space="0" w:color="auto"/>
            </w:tcBorders>
            <w:shd w:val="clear" w:color="auto" w:fill="F4B8AE"/>
            <w:vAlign w:val="center"/>
          </w:tcPr>
          <w:p w14:paraId="6FC3F965" w14:textId="77777777" w:rsidR="00720FF2" w:rsidRPr="001C7876" w:rsidRDefault="00720FF2" w:rsidP="000E4BBD">
            <w:pPr>
              <w:rPr>
                <w:ins w:id="3070" w:author="Rakesh Singhi" w:date="2015-02-07T10:58:00Z"/>
                <w:rFonts w:asciiTheme="minorHAnsi" w:hAnsiTheme="minorHAnsi" w:cstheme="minorHAnsi"/>
                <w:color w:val="000000"/>
                <w:szCs w:val="16"/>
              </w:rPr>
            </w:pPr>
            <w:ins w:id="3071" w:author="Rakesh Singhi" w:date="2015-02-07T10:58:00Z">
              <w:r w:rsidRPr="001C7876">
                <w:rPr>
                  <w:rFonts w:asciiTheme="minorHAnsi" w:hAnsiTheme="minorHAnsi" w:cstheme="minorHAnsi"/>
                  <w:color w:val="000000"/>
                  <w:szCs w:val="16"/>
                </w:rPr>
                <w:t>Field Comment</w:t>
              </w:r>
            </w:ins>
          </w:p>
        </w:tc>
        <w:tc>
          <w:tcPr>
            <w:tcW w:w="1170" w:type="dxa"/>
            <w:tcBorders>
              <w:top w:val="single" w:sz="4" w:space="0" w:color="auto"/>
              <w:left w:val="single" w:sz="4" w:space="0" w:color="auto"/>
              <w:bottom w:val="single" w:sz="4" w:space="0" w:color="auto"/>
              <w:right w:val="single" w:sz="4" w:space="0" w:color="auto"/>
            </w:tcBorders>
            <w:shd w:val="clear" w:color="auto" w:fill="F4B8AE"/>
            <w:vAlign w:val="center"/>
          </w:tcPr>
          <w:p w14:paraId="4C437A26" w14:textId="77777777" w:rsidR="00720FF2" w:rsidRPr="001C7876" w:rsidRDefault="00720FF2" w:rsidP="000E4BBD">
            <w:pPr>
              <w:rPr>
                <w:ins w:id="3072" w:author="Rakesh Singhi" w:date="2015-02-07T10:58:00Z"/>
                <w:rFonts w:asciiTheme="minorHAnsi" w:hAnsiTheme="minorHAnsi" w:cstheme="minorHAnsi"/>
                <w:color w:val="000000"/>
                <w:szCs w:val="16"/>
              </w:rPr>
            </w:pPr>
            <w:ins w:id="3073" w:author="Rakesh Singhi" w:date="2015-02-07T10:58:00Z">
              <w:r w:rsidRPr="001C7876">
                <w:rPr>
                  <w:rFonts w:asciiTheme="minorHAnsi" w:hAnsiTheme="minorHAnsi" w:cstheme="minorHAnsi"/>
                  <w:color w:val="000000"/>
                  <w:szCs w:val="16"/>
                </w:rPr>
                <w:t>Mandatory</w:t>
              </w:r>
            </w:ins>
          </w:p>
        </w:tc>
      </w:tr>
      <w:tr w:rsidR="00720FF2" w:rsidRPr="00D30FA1" w14:paraId="25B5A408" w14:textId="77777777" w:rsidTr="00720FF2">
        <w:trPr>
          <w:ins w:id="3074"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67B969D2" w14:textId="77777777" w:rsidR="00720FF2" w:rsidRPr="001C7876" w:rsidRDefault="00720FF2" w:rsidP="000E4BBD">
            <w:pPr>
              <w:rPr>
                <w:ins w:id="3075" w:author="Rakesh Singhi" w:date="2015-02-07T10:58:00Z"/>
                <w:rFonts w:asciiTheme="minorHAnsi" w:hAnsiTheme="minorHAnsi" w:cstheme="minorHAnsi"/>
                <w:color w:val="000000"/>
                <w:szCs w:val="16"/>
              </w:rPr>
            </w:pPr>
            <w:ins w:id="3076" w:author="Rakesh Singhi" w:date="2015-02-07T10:58:00Z">
              <w:r w:rsidRPr="001C7876">
                <w:rPr>
                  <w:rFonts w:asciiTheme="minorHAnsi" w:hAnsiTheme="minorHAnsi" w:cstheme="minorHAnsi"/>
                  <w:color w:val="000000"/>
                  <w:szCs w:val="16"/>
                </w:rPr>
                <w:t>Invoice Number</w:t>
              </w:r>
            </w:ins>
          </w:p>
        </w:tc>
        <w:tc>
          <w:tcPr>
            <w:tcW w:w="2160" w:type="dxa"/>
            <w:tcBorders>
              <w:top w:val="single" w:sz="4" w:space="0" w:color="auto"/>
              <w:left w:val="single" w:sz="4" w:space="0" w:color="auto"/>
              <w:bottom w:val="single" w:sz="4" w:space="0" w:color="auto"/>
              <w:right w:val="single" w:sz="4" w:space="0" w:color="auto"/>
            </w:tcBorders>
            <w:vAlign w:val="center"/>
          </w:tcPr>
          <w:p w14:paraId="4F1D8E5B" w14:textId="77777777" w:rsidR="00720FF2" w:rsidRPr="001C7876" w:rsidRDefault="00720FF2" w:rsidP="000E4BBD">
            <w:pPr>
              <w:rPr>
                <w:ins w:id="3077" w:author="Rakesh Singhi" w:date="2015-02-07T10:58:00Z"/>
                <w:rFonts w:asciiTheme="minorHAnsi" w:hAnsiTheme="minorHAnsi" w:cstheme="minorHAnsi"/>
                <w:color w:val="000000"/>
                <w:szCs w:val="16"/>
              </w:rPr>
            </w:pPr>
            <w:ins w:id="3078" w:author="Rakesh Singhi" w:date="2015-02-07T10:58:00Z">
              <w:r w:rsidRPr="001C7876">
                <w:rPr>
                  <w:rFonts w:asciiTheme="minorHAnsi" w:hAnsiTheme="minorHAnsi" w:cstheme="minorHAnsi"/>
                  <w:color w:val="000000"/>
                  <w:szCs w:val="16"/>
                </w:rPr>
                <w:t>InvoiceNumber</w:t>
              </w:r>
            </w:ins>
          </w:p>
        </w:tc>
        <w:tc>
          <w:tcPr>
            <w:tcW w:w="1710" w:type="dxa"/>
            <w:tcBorders>
              <w:top w:val="single" w:sz="4" w:space="0" w:color="auto"/>
              <w:left w:val="single" w:sz="4" w:space="0" w:color="auto"/>
              <w:bottom w:val="single" w:sz="4" w:space="0" w:color="auto"/>
              <w:right w:val="single" w:sz="4" w:space="0" w:color="auto"/>
            </w:tcBorders>
            <w:vAlign w:val="center"/>
          </w:tcPr>
          <w:p w14:paraId="3BEB1692" w14:textId="77777777" w:rsidR="00720FF2" w:rsidRPr="001C7876" w:rsidRDefault="00720FF2" w:rsidP="000E4BBD">
            <w:pPr>
              <w:rPr>
                <w:ins w:id="3079" w:author="Rakesh Singhi" w:date="2015-02-07T10:58:00Z"/>
                <w:rFonts w:asciiTheme="minorHAnsi" w:hAnsiTheme="minorHAnsi" w:cstheme="minorHAnsi"/>
                <w:color w:val="000000"/>
                <w:szCs w:val="16"/>
              </w:rPr>
            </w:pPr>
            <w:ins w:id="3080"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44CDACE4" w14:textId="77777777" w:rsidR="00720FF2" w:rsidRPr="001C7876" w:rsidRDefault="00720FF2" w:rsidP="000E4BBD">
            <w:pPr>
              <w:rPr>
                <w:ins w:id="3081" w:author="Rakesh Singhi" w:date="2015-02-07T10:58:00Z"/>
                <w:rFonts w:asciiTheme="minorHAnsi" w:hAnsiTheme="minorHAnsi" w:cstheme="minorHAnsi"/>
                <w:color w:val="000000"/>
                <w:szCs w:val="16"/>
              </w:rPr>
            </w:pPr>
            <w:ins w:id="3082" w:author="Rakesh Singhi" w:date="2015-02-07T10:58:00Z">
              <w:r w:rsidRPr="001C7876">
                <w:rPr>
                  <w:rFonts w:asciiTheme="minorHAnsi" w:hAnsiTheme="minorHAnsi" w:cstheme="minorHAnsi"/>
                  <w:color w:val="000000"/>
                  <w:szCs w:val="16"/>
                </w:rPr>
                <w:t> </w:t>
              </w:r>
              <w:r>
                <w:rPr>
                  <w:rFonts w:asciiTheme="minorHAnsi" w:hAnsiTheme="minorHAnsi" w:cstheme="minorHAnsi"/>
                  <w:color w:val="000000"/>
                  <w:szCs w:val="16"/>
                </w:rPr>
                <w:t>Invoice Number</w:t>
              </w:r>
            </w:ins>
          </w:p>
        </w:tc>
        <w:tc>
          <w:tcPr>
            <w:tcW w:w="1170" w:type="dxa"/>
            <w:tcBorders>
              <w:top w:val="single" w:sz="4" w:space="0" w:color="auto"/>
              <w:left w:val="single" w:sz="4" w:space="0" w:color="auto"/>
              <w:bottom w:val="single" w:sz="4" w:space="0" w:color="auto"/>
              <w:right w:val="single" w:sz="4" w:space="0" w:color="auto"/>
            </w:tcBorders>
            <w:vAlign w:val="center"/>
          </w:tcPr>
          <w:p w14:paraId="216E761B" w14:textId="77777777" w:rsidR="00720FF2" w:rsidRPr="001C7876" w:rsidRDefault="00720FF2" w:rsidP="000E4BBD">
            <w:pPr>
              <w:rPr>
                <w:ins w:id="3083" w:author="Rakesh Singhi" w:date="2015-02-07T10:58:00Z"/>
                <w:rFonts w:asciiTheme="minorHAnsi" w:hAnsiTheme="minorHAnsi" w:cstheme="minorHAnsi"/>
                <w:color w:val="000000"/>
                <w:szCs w:val="16"/>
              </w:rPr>
            </w:pPr>
            <w:ins w:id="3084" w:author="Rakesh Singhi" w:date="2015-02-07T10:58:00Z">
              <w:r w:rsidRPr="001C7876">
                <w:rPr>
                  <w:rFonts w:asciiTheme="minorHAnsi" w:hAnsiTheme="minorHAnsi" w:cstheme="minorHAnsi"/>
                  <w:color w:val="000000"/>
                  <w:szCs w:val="16"/>
                </w:rPr>
                <w:t>Yes</w:t>
              </w:r>
            </w:ins>
          </w:p>
        </w:tc>
      </w:tr>
      <w:tr w:rsidR="00720FF2" w:rsidRPr="00D30FA1" w14:paraId="12934247" w14:textId="77777777" w:rsidTr="00720FF2">
        <w:trPr>
          <w:ins w:id="3085"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44627F8D" w14:textId="77777777" w:rsidR="00720FF2" w:rsidRPr="001C7876" w:rsidRDefault="00720FF2" w:rsidP="000E4BBD">
            <w:pPr>
              <w:rPr>
                <w:ins w:id="3086" w:author="Rakesh Singhi" w:date="2015-02-07T10:58:00Z"/>
                <w:rFonts w:asciiTheme="minorHAnsi" w:hAnsiTheme="minorHAnsi" w:cstheme="minorHAnsi"/>
                <w:color w:val="000000"/>
                <w:szCs w:val="16"/>
              </w:rPr>
            </w:pPr>
            <w:ins w:id="3087" w:author="Rakesh Singhi" w:date="2015-02-07T10:58:00Z">
              <w:r w:rsidRPr="001C7876">
                <w:rPr>
                  <w:rFonts w:asciiTheme="minorHAnsi" w:hAnsiTheme="minorHAnsi" w:cstheme="minorHAnsi"/>
                  <w:color w:val="000000"/>
                  <w:szCs w:val="16"/>
                </w:rPr>
                <w:t>Invoice Date</w:t>
              </w:r>
            </w:ins>
          </w:p>
        </w:tc>
        <w:tc>
          <w:tcPr>
            <w:tcW w:w="2160" w:type="dxa"/>
            <w:tcBorders>
              <w:top w:val="single" w:sz="4" w:space="0" w:color="auto"/>
              <w:left w:val="single" w:sz="4" w:space="0" w:color="auto"/>
              <w:bottom w:val="single" w:sz="4" w:space="0" w:color="auto"/>
              <w:right w:val="single" w:sz="4" w:space="0" w:color="auto"/>
            </w:tcBorders>
            <w:vAlign w:val="center"/>
          </w:tcPr>
          <w:p w14:paraId="11C42A5A" w14:textId="77777777" w:rsidR="00720FF2" w:rsidRPr="001C7876" w:rsidRDefault="00720FF2" w:rsidP="000E4BBD">
            <w:pPr>
              <w:rPr>
                <w:ins w:id="3088" w:author="Rakesh Singhi" w:date="2015-02-07T10:58:00Z"/>
                <w:rFonts w:asciiTheme="minorHAnsi" w:hAnsiTheme="minorHAnsi" w:cstheme="minorHAnsi"/>
                <w:color w:val="000000"/>
                <w:szCs w:val="16"/>
              </w:rPr>
            </w:pPr>
            <w:ins w:id="3089" w:author="Rakesh Singhi" w:date="2015-02-07T10:58:00Z">
              <w:r w:rsidRPr="001C7876">
                <w:rPr>
                  <w:rFonts w:asciiTheme="minorHAnsi" w:hAnsiTheme="minorHAnsi" w:cstheme="minorHAnsi"/>
                  <w:color w:val="000000"/>
                  <w:szCs w:val="16"/>
                </w:rPr>
                <w:t>InvoiceDate</w:t>
              </w:r>
            </w:ins>
          </w:p>
        </w:tc>
        <w:tc>
          <w:tcPr>
            <w:tcW w:w="1710" w:type="dxa"/>
            <w:tcBorders>
              <w:top w:val="single" w:sz="4" w:space="0" w:color="auto"/>
              <w:left w:val="single" w:sz="4" w:space="0" w:color="auto"/>
              <w:bottom w:val="single" w:sz="4" w:space="0" w:color="auto"/>
              <w:right w:val="single" w:sz="4" w:space="0" w:color="auto"/>
            </w:tcBorders>
            <w:vAlign w:val="center"/>
          </w:tcPr>
          <w:p w14:paraId="2D998847" w14:textId="77777777" w:rsidR="00720FF2" w:rsidRPr="001C7876" w:rsidRDefault="00720FF2" w:rsidP="000E4BBD">
            <w:pPr>
              <w:rPr>
                <w:ins w:id="3090" w:author="Rakesh Singhi" w:date="2015-02-07T10:58:00Z"/>
                <w:rFonts w:asciiTheme="minorHAnsi" w:hAnsiTheme="minorHAnsi" w:cstheme="minorHAnsi"/>
                <w:color w:val="000000"/>
                <w:szCs w:val="16"/>
              </w:rPr>
            </w:pPr>
            <w:ins w:id="3091" w:author="Rakesh Singhi" w:date="2015-02-07T10:58:00Z">
              <w:r w:rsidRPr="001C7876">
                <w:rPr>
                  <w:rFonts w:asciiTheme="minorHAnsi" w:hAnsiTheme="minorHAnsi" w:cstheme="minorHAnsi"/>
                  <w:color w:val="000000"/>
                  <w:szCs w:val="16"/>
                </w:rPr>
                <w:t>Date</w:t>
              </w:r>
              <w:r w:rsidRPr="001C7876">
                <w:rPr>
                  <w:rFonts w:asciiTheme="minorHAnsi" w:hAnsiTheme="minorHAnsi" w:cstheme="minorHAnsi"/>
                  <w:color w:val="000000"/>
                  <w:szCs w:val="16"/>
                </w:rPr>
                <w:br/>
                <w:t>(DD/MM/YYYY)</w:t>
              </w:r>
            </w:ins>
          </w:p>
        </w:tc>
        <w:tc>
          <w:tcPr>
            <w:tcW w:w="2610" w:type="dxa"/>
            <w:tcBorders>
              <w:top w:val="single" w:sz="4" w:space="0" w:color="auto"/>
              <w:left w:val="single" w:sz="4" w:space="0" w:color="auto"/>
              <w:bottom w:val="single" w:sz="4" w:space="0" w:color="auto"/>
              <w:right w:val="single" w:sz="4" w:space="0" w:color="auto"/>
            </w:tcBorders>
            <w:vAlign w:val="center"/>
          </w:tcPr>
          <w:p w14:paraId="760DCD81" w14:textId="77777777" w:rsidR="00720FF2" w:rsidRPr="001C7876" w:rsidRDefault="00720FF2" w:rsidP="000E4BBD">
            <w:pPr>
              <w:rPr>
                <w:ins w:id="3092" w:author="Rakesh Singhi" w:date="2015-02-07T10:58:00Z"/>
                <w:rFonts w:asciiTheme="minorHAnsi" w:hAnsiTheme="minorHAnsi" w:cstheme="minorHAnsi"/>
                <w:color w:val="000000"/>
                <w:szCs w:val="16"/>
              </w:rPr>
            </w:pPr>
            <w:ins w:id="3093" w:author="Rakesh Singhi" w:date="2015-02-07T10:58:00Z">
              <w:r w:rsidRPr="001C7876">
                <w:rPr>
                  <w:rFonts w:asciiTheme="minorHAnsi" w:hAnsiTheme="minorHAnsi" w:cstheme="minorHAnsi"/>
                  <w:color w:val="000000"/>
                  <w:szCs w:val="16"/>
                </w:rPr>
                <w:t>  </w:t>
              </w:r>
              <w:r>
                <w:rPr>
                  <w:rFonts w:asciiTheme="minorHAnsi" w:hAnsiTheme="minorHAnsi" w:cstheme="minorHAnsi"/>
                  <w:color w:val="000000"/>
                  <w:szCs w:val="16"/>
                </w:rPr>
                <w:t>Invoice Date</w:t>
              </w:r>
            </w:ins>
          </w:p>
        </w:tc>
        <w:tc>
          <w:tcPr>
            <w:tcW w:w="1170" w:type="dxa"/>
            <w:tcBorders>
              <w:top w:val="single" w:sz="4" w:space="0" w:color="auto"/>
              <w:left w:val="single" w:sz="4" w:space="0" w:color="auto"/>
              <w:bottom w:val="single" w:sz="4" w:space="0" w:color="auto"/>
              <w:right w:val="single" w:sz="4" w:space="0" w:color="auto"/>
            </w:tcBorders>
            <w:vAlign w:val="center"/>
          </w:tcPr>
          <w:p w14:paraId="0A91B32B" w14:textId="77777777" w:rsidR="00720FF2" w:rsidRPr="001C7876" w:rsidRDefault="00720FF2" w:rsidP="000E4BBD">
            <w:pPr>
              <w:rPr>
                <w:ins w:id="3094" w:author="Rakesh Singhi" w:date="2015-02-07T10:58:00Z"/>
                <w:rFonts w:asciiTheme="minorHAnsi" w:hAnsiTheme="minorHAnsi" w:cstheme="minorHAnsi"/>
                <w:color w:val="000000"/>
                <w:szCs w:val="16"/>
              </w:rPr>
            </w:pPr>
            <w:ins w:id="3095" w:author="Rakesh Singhi" w:date="2015-02-07T10:58:00Z">
              <w:r w:rsidRPr="001C7876">
                <w:rPr>
                  <w:rFonts w:asciiTheme="minorHAnsi" w:hAnsiTheme="minorHAnsi" w:cstheme="minorHAnsi"/>
                  <w:color w:val="000000"/>
                  <w:szCs w:val="16"/>
                </w:rPr>
                <w:t>Yes</w:t>
              </w:r>
            </w:ins>
          </w:p>
        </w:tc>
      </w:tr>
      <w:tr w:rsidR="00720FF2" w:rsidRPr="00D30FA1" w14:paraId="3501EB69" w14:textId="77777777" w:rsidTr="00720FF2">
        <w:trPr>
          <w:ins w:id="3096"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6626679" w14:textId="77777777" w:rsidR="00720FF2" w:rsidRPr="00720FF2" w:rsidRDefault="00720FF2" w:rsidP="000E4BBD">
            <w:pPr>
              <w:rPr>
                <w:ins w:id="3097" w:author="Rakesh Singhi" w:date="2015-02-07T10:58:00Z"/>
                <w:rFonts w:asciiTheme="minorHAnsi" w:hAnsiTheme="minorHAnsi" w:cstheme="minorHAnsi"/>
                <w:color w:val="000000"/>
                <w:szCs w:val="16"/>
              </w:rPr>
            </w:pPr>
            <w:ins w:id="3098" w:author="Rakesh Singhi" w:date="2015-02-07T10:58:00Z">
              <w:r w:rsidRPr="00720FF2">
                <w:rPr>
                  <w:rFonts w:asciiTheme="minorHAnsi" w:hAnsiTheme="minorHAnsi" w:cstheme="minorHAnsi"/>
                  <w:color w:val="000000"/>
                  <w:szCs w:val="16"/>
                </w:rPr>
                <w:t>Tier2_VAT ID/RFC Mexico</w:t>
              </w:r>
            </w:ins>
          </w:p>
        </w:tc>
        <w:tc>
          <w:tcPr>
            <w:tcW w:w="2160" w:type="dxa"/>
            <w:tcBorders>
              <w:top w:val="single" w:sz="4" w:space="0" w:color="auto"/>
              <w:left w:val="single" w:sz="4" w:space="0" w:color="auto"/>
              <w:bottom w:val="single" w:sz="4" w:space="0" w:color="auto"/>
              <w:right w:val="single" w:sz="4" w:space="0" w:color="auto"/>
            </w:tcBorders>
            <w:vAlign w:val="center"/>
          </w:tcPr>
          <w:p w14:paraId="78021123" w14:textId="77777777" w:rsidR="00720FF2" w:rsidRPr="001C7876" w:rsidRDefault="00720FF2" w:rsidP="000E4BBD">
            <w:pPr>
              <w:rPr>
                <w:ins w:id="3099" w:author="Rakesh Singhi" w:date="2015-02-07T10:58:00Z"/>
                <w:rFonts w:asciiTheme="minorHAnsi" w:hAnsiTheme="minorHAnsi" w:cstheme="minorHAnsi"/>
                <w:color w:val="000000"/>
                <w:szCs w:val="16"/>
              </w:rPr>
            </w:pPr>
            <w:ins w:id="3100" w:author="Rakesh Singhi" w:date="2015-02-07T10:58:00Z">
              <w:r w:rsidRPr="001C7876">
                <w:rPr>
                  <w:rFonts w:asciiTheme="minorHAnsi" w:hAnsiTheme="minorHAnsi" w:cstheme="minorHAnsi"/>
                  <w:color w:val="000000"/>
                  <w:szCs w:val="16"/>
                </w:rPr>
                <w:t>VAT ID/RFC</w:t>
              </w:r>
            </w:ins>
          </w:p>
        </w:tc>
        <w:tc>
          <w:tcPr>
            <w:tcW w:w="1710" w:type="dxa"/>
            <w:tcBorders>
              <w:top w:val="single" w:sz="4" w:space="0" w:color="auto"/>
              <w:left w:val="single" w:sz="4" w:space="0" w:color="auto"/>
              <w:bottom w:val="single" w:sz="4" w:space="0" w:color="auto"/>
              <w:right w:val="single" w:sz="4" w:space="0" w:color="auto"/>
            </w:tcBorders>
            <w:vAlign w:val="center"/>
          </w:tcPr>
          <w:p w14:paraId="02585C1D" w14:textId="77777777" w:rsidR="00720FF2" w:rsidRPr="001C7876" w:rsidRDefault="00720FF2" w:rsidP="000E4BBD">
            <w:pPr>
              <w:rPr>
                <w:ins w:id="3101" w:author="Rakesh Singhi" w:date="2015-02-07T10:58:00Z"/>
                <w:rFonts w:asciiTheme="minorHAnsi" w:hAnsiTheme="minorHAnsi" w:cstheme="minorHAnsi"/>
                <w:color w:val="000000"/>
                <w:szCs w:val="16"/>
              </w:rPr>
            </w:pPr>
            <w:ins w:id="3102"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12D26355" w14:textId="77777777" w:rsidR="00720FF2" w:rsidRPr="001C7876" w:rsidRDefault="00720FF2" w:rsidP="000E4BBD">
            <w:pPr>
              <w:rPr>
                <w:ins w:id="3103" w:author="Rakesh Singhi" w:date="2015-02-07T10:58:00Z"/>
                <w:rFonts w:asciiTheme="minorHAnsi" w:hAnsiTheme="minorHAnsi" w:cstheme="minorHAnsi"/>
                <w:color w:val="000000"/>
                <w:szCs w:val="16"/>
              </w:rPr>
            </w:pPr>
            <w:ins w:id="3104" w:author="Rakesh Singhi" w:date="2015-02-07T10:58:00Z">
              <w:r w:rsidRPr="001C7876">
                <w:rPr>
                  <w:rFonts w:asciiTheme="minorHAnsi" w:hAnsiTheme="minorHAnsi" w:cstheme="minorHAnsi"/>
                  <w:color w:val="000000"/>
                  <w:szCs w:val="16"/>
                </w:rPr>
                <w:t> </w:t>
              </w:r>
              <w:r>
                <w:rPr>
                  <w:rFonts w:asciiTheme="minorHAnsi" w:hAnsiTheme="minorHAnsi" w:cstheme="minorHAnsi"/>
                  <w:color w:val="000000"/>
                  <w:szCs w:val="16"/>
                </w:rPr>
                <w:t>VAT ID of Reseller</w:t>
              </w:r>
            </w:ins>
          </w:p>
        </w:tc>
        <w:tc>
          <w:tcPr>
            <w:tcW w:w="1170" w:type="dxa"/>
            <w:tcBorders>
              <w:top w:val="single" w:sz="4" w:space="0" w:color="auto"/>
              <w:left w:val="single" w:sz="4" w:space="0" w:color="auto"/>
              <w:bottom w:val="single" w:sz="4" w:space="0" w:color="auto"/>
              <w:right w:val="single" w:sz="4" w:space="0" w:color="auto"/>
            </w:tcBorders>
            <w:vAlign w:val="center"/>
          </w:tcPr>
          <w:p w14:paraId="2C398076" w14:textId="77777777" w:rsidR="00720FF2" w:rsidRPr="001C7876" w:rsidRDefault="00720FF2" w:rsidP="000E4BBD">
            <w:pPr>
              <w:rPr>
                <w:ins w:id="3105" w:author="Rakesh Singhi" w:date="2015-02-07T10:58:00Z"/>
                <w:rFonts w:asciiTheme="minorHAnsi" w:hAnsiTheme="minorHAnsi" w:cstheme="minorHAnsi"/>
                <w:color w:val="000000"/>
                <w:szCs w:val="16"/>
              </w:rPr>
            </w:pPr>
            <w:ins w:id="3106" w:author="Rakesh Singhi" w:date="2015-02-07T10:58:00Z">
              <w:r w:rsidRPr="001C7876">
                <w:rPr>
                  <w:rFonts w:asciiTheme="minorHAnsi" w:hAnsiTheme="minorHAnsi" w:cstheme="minorHAnsi"/>
                  <w:color w:val="000000"/>
                  <w:szCs w:val="16"/>
                </w:rPr>
                <w:t>Yes</w:t>
              </w:r>
            </w:ins>
          </w:p>
        </w:tc>
      </w:tr>
      <w:tr w:rsidR="00720FF2" w:rsidRPr="00D30FA1" w14:paraId="45707588" w14:textId="77777777" w:rsidTr="00720FF2">
        <w:trPr>
          <w:ins w:id="3107"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25B0EBFE" w14:textId="77777777" w:rsidR="00720FF2" w:rsidRPr="001C7876" w:rsidRDefault="00720FF2" w:rsidP="000E4BBD">
            <w:pPr>
              <w:rPr>
                <w:ins w:id="3108" w:author="Rakesh Singhi" w:date="2015-02-07T10:58:00Z"/>
                <w:rFonts w:asciiTheme="minorHAnsi" w:hAnsiTheme="minorHAnsi" w:cstheme="minorHAnsi"/>
                <w:color w:val="000000"/>
                <w:szCs w:val="16"/>
              </w:rPr>
            </w:pPr>
            <w:ins w:id="3109" w:author="Rakesh Singhi" w:date="2015-02-07T10:58:00Z">
              <w:r w:rsidRPr="001C7876">
                <w:rPr>
                  <w:rFonts w:asciiTheme="minorHAnsi" w:hAnsiTheme="minorHAnsi" w:cstheme="minorHAnsi"/>
                  <w:color w:val="000000"/>
                  <w:szCs w:val="16"/>
                </w:rPr>
                <w:t>Tier2_Address1</w:t>
              </w:r>
            </w:ins>
          </w:p>
        </w:tc>
        <w:tc>
          <w:tcPr>
            <w:tcW w:w="2160" w:type="dxa"/>
            <w:tcBorders>
              <w:top w:val="single" w:sz="4" w:space="0" w:color="auto"/>
              <w:left w:val="single" w:sz="4" w:space="0" w:color="auto"/>
              <w:bottom w:val="single" w:sz="4" w:space="0" w:color="auto"/>
              <w:right w:val="single" w:sz="4" w:space="0" w:color="auto"/>
            </w:tcBorders>
            <w:vAlign w:val="center"/>
          </w:tcPr>
          <w:p w14:paraId="0F5A48BE" w14:textId="77777777" w:rsidR="00720FF2" w:rsidRPr="001C7876" w:rsidRDefault="00720FF2" w:rsidP="000E4BBD">
            <w:pPr>
              <w:rPr>
                <w:ins w:id="3110" w:author="Rakesh Singhi" w:date="2015-02-07T10:58:00Z"/>
                <w:rFonts w:asciiTheme="minorHAnsi" w:hAnsiTheme="minorHAnsi" w:cstheme="minorHAnsi"/>
                <w:color w:val="000000"/>
                <w:szCs w:val="16"/>
              </w:rPr>
            </w:pPr>
            <w:ins w:id="3111" w:author="Rakesh Singhi" w:date="2015-02-07T10:58:00Z">
              <w:r w:rsidRPr="001C7876">
                <w:rPr>
                  <w:rFonts w:asciiTheme="minorHAnsi" w:hAnsiTheme="minorHAnsi" w:cstheme="minorHAnsi"/>
                  <w:color w:val="000000"/>
                  <w:szCs w:val="16"/>
                </w:rPr>
                <w:t>Address</w:t>
              </w:r>
            </w:ins>
          </w:p>
        </w:tc>
        <w:tc>
          <w:tcPr>
            <w:tcW w:w="1710" w:type="dxa"/>
            <w:tcBorders>
              <w:top w:val="single" w:sz="4" w:space="0" w:color="auto"/>
              <w:left w:val="single" w:sz="4" w:space="0" w:color="auto"/>
              <w:bottom w:val="single" w:sz="4" w:space="0" w:color="auto"/>
              <w:right w:val="single" w:sz="4" w:space="0" w:color="auto"/>
            </w:tcBorders>
            <w:vAlign w:val="center"/>
          </w:tcPr>
          <w:p w14:paraId="15A54FDB" w14:textId="77777777" w:rsidR="00720FF2" w:rsidRPr="001C7876" w:rsidRDefault="00720FF2" w:rsidP="000E4BBD">
            <w:pPr>
              <w:rPr>
                <w:ins w:id="3112" w:author="Rakesh Singhi" w:date="2015-02-07T10:58:00Z"/>
                <w:rFonts w:asciiTheme="minorHAnsi" w:hAnsiTheme="minorHAnsi" w:cstheme="minorHAnsi"/>
                <w:color w:val="000000"/>
                <w:szCs w:val="16"/>
              </w:rPr>
            </w:pPr>
            <w:ins w:id="3113"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01F54C32" w14:textId="77777777" w:rsidR="00720FF2" w:rsidRPr="001C7876" w:rsidRDefault="00720FF2" w:rsidP="000E4BBD">
            <w:pPr>
              <w:rPr>
                <w:ins w:id="3114" w:author="Rakesh Singhi" w:date="2015-02-07T10:58:00Z"/>
                <w:rFonts w:asciiTheme="minorHAnsi" w:hAnsiTheme="minorHAnsi" w:cstheme="minorHAnsi"/>
                <w:color w:val="000000"/>
                <w:szCs w:val="16"/>
              </w:rPr>
            </w:pPr>
            <w:ins w:id="3115" w:author="Rakesh Singhi" w:date="2015-02-07T10:58:00Z">
              <w:r>
                <w:rPr>
                  <w:rFonts w:asciiTheme="minorHAnsi" w:hAnsiTheme="minorHAnsi" w:cstheme="minorHAnsi"/>
                  <w:color w:val="000000"/>
                  <w:szCs w:val="16"/>
                </w:rPr>
                <w:t>Address of Reseller</w:t>
              </w:r>
            </w:ins>
          </w:p>
        </w:tc>
        <w:tc>
          <w:tcPr>
            <w:tcW w:w="1170" w:type="dxa"/>
            <w:tcBorders>
              <w:top w:val="single" w:sz="4" w:space="0" w:color="auto"/>
              <w:left w:val="single" w:sz="4" w:space="0" w:color="auto"/>
              <w:bottom w:val="single" w:sz="4" w:space="0" w:color="auto"/>
              <w:right w:val="single" w:sz="4" w:space="0" w:color="auto"/>
            </w:tcBorders>
            <w:vAlign w:val="center"/>
          </w:tcPr>
          <w:p w14:paraId="3A78C027" w14:textId="77777777" w:rsidR="00720FF2" w:rsidRPr="001C7876" w:rsidRDefault="00720FF2" w:rsidP="000E4BBD">
            <w:pPr>
              <w:rPr>
                <w:ins w:id="3116" w:author="Rakesh Singhi" w:date="2015-02-07T10:58:00Z"/>
                <w:rFonts w:asciiTheme="minorHAnsi" w:hAnsiTheme="minorHAnsi" w:cstheme="minorHAnsi"/>
                <w:color w:val="000000"/>
                <w:szCs w:val="16"/>
              </w:rPr>
            </w:pPr>
            <w:ins w:id="3117" w:author="Rakesh Singhi" w:date="2015-02-07T10:58:00Z">
              <w:r w:rsidRPr="001C7876">
                <w:rPr>
                  <w:rFonts w:asciiTheme="minorHAnsi" w:hAnsiTheme="minorHAnsi" w:cstheme="minorHAnsi"/>
                  <w:color w:val="000000"/>
                  <w:szCs w:val="16"/>
                </w:rPr>
                <w:t>No</w:t>
              </w:r>
            </w:ins>
          </w:p>
        </w:tc>
      </w:tr>
      <w:tr w:rsidR="00720FF2" w:rsidRPr="00D30FA1" w14:paraId="0EEE2DDA" w14:textId="77777777" w:rsidTr="00720FF2">
        <w:trPr>
          <w:ins w:id="3118"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0659B954" w14:textId="77777777" w:rsidR="00720FF2" w:rsidRPr="001C7876" w:rsidRDefault="00720FF2" w:rsidP="000E4BBD">
            <w:pPr>
              <w:rPr>
                <w:ins w:id="3119" w:author="Rakesh Singhi" w:date="2015-02-07T10:58:00Z"/>
                <w:rFonts w:asciiTheme="minorHAnsi" w:hAnsiTheme="minorHAnsi" w:cstheme="minorHAnsi"/>
                <w:color w:val="000000"/>
                <w:szCs w:val="16"/>
              </w:rPr>
            </w:pPr>
            <w:ins w:id="3120" w:author="Rakesh Singhi" w:date="2015-02-07T10:58:00Z">
              <w:r w:rsidRPr="001C7876">
                <w:rPr>
                  <w:rFonts w:asciiTheme="minorHAnsi" w:hAnsiTheme="minorHAnsi" w:cstheme="minorHAnsi"/>
                  <w:color w:val="000000"/>
                  <w:szCs w:val="16"/>
                </w:rPr>
                <w:t>Tier2_Country</w:t>
              </w:r>
            </w:ins>
          </w:p>
        </w:tc>
        <w:tc>
          <w:tcPr>
            <w:tcW w:w="2160" w:type="dxa"/>
            <w:tcBorders>
              <w:top w:val="single" w:sz="4" w:space="0" w:color="auto"/>
              <w:left w:val="single" w:sz="4" w:space="0" w:color="auto"/>
              <w:bottom w:val="single" w:sz="4" w:space="0" w:color="auto"/>
              <w:right w:val="single" w:sz="4" w:space="0" w:color="auto"/>
            </w:tcBorders>
            <w:vAlign w:val="center"/>
          </w:tcPr>
          <w:p w14:paraId="3B27739A" w14:textId="77777777" w:rsidR="00720FF2" w:rsidRPr="001C7876" w:rsidRDefault="00720FF2" w:rsidP="000E4BBD">
            <w:pPr>
              <w:rPr>
                <w:ins w:id="3121" w:author="Rakesh Singhi" w:date="2015-02-07T10:58:00Z"/>
                <w:rFonts w:asciiTheme="minorHAnsi" w:hAnsiTheme="minorHAnsi" w:cstheme="minorHAnsi"/>
                <w:color w:val="000000"/>
                <w:szCs w:val="16"/>
              </w:rPr>
            </w:pPr>
            <w:ins w:id="3122" w:author="Rakesh Singhi" w:date="2015-02-07T10:58:00Z">
              <w:r w:rsidRPr="001C7876">
                <w:rPr>
                  <w:rFonts w:asciiTheme="minorHAnsi" w:hAnsiTheme="minorHAnsi" w:cstheme="minorHAnsi"/>
                  <w:color w:val="000000"/>
                  <w:szCs w:val="16"/>
                </w:rPr>
                <w:t>Country</w:t>
              </w:r>
            </w:ins>
          </w:p>
        </w:tc>
        <w:tc>
          <w:tcPr>
            <w:tcW w:w="1710" w:type="dxa"/>
            <w:tcBorders>
              <w:top w:val="single" w:sz="4" w:space="0" w:color="auto"/>
              <w:left w:val="single" w:sz="4" w:space="0" w:color="auto"/>
              <w:bottom w:val="single" w:sz="4" w:space="0" w:color="auto"/>
              <w:right w:val="single" w:sz="4" w:space="0" w:color="auto"/>
            </w:tcBorders>
            <w:vAlign w:val="center"/>
          </w:tcPr>
          <w:p w14:paraId="738ABB9A" w14:textId="77777777" w:rsidR="00720FF2" w:rsidRPr="001C7876" w:rsidRDefault="00720FF2" w:rsidP="000E4BBD">
            <w:pPr>
              <w:rPr>
                <w:ins w:id="3123" w:author="Rakesh Singhi" w:date="2015-02-07T10:58:00Z"/>
                <w:rFonts w:asciiTheme="minorHAnsi" w:hAnsiTheme="minorHAnsi" w:cstheme="minorHAnsi"/>
                <w:color w:val="000000"/>
                <w:szCs w:val="16"/>
              </w:rPr>
            </w:pPr>
            <w:ins w:id="3124"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2C4BE8ED" w14:textId="77777777" w:rsidR="00720FF2" w:rsidRPr="001C7876" w:rsidRDefault="00720FF2" w:rsidP="000E4BBD">
            <w:pPr>
              <w:rPr>
                <w:ins w:id="3125" w:author="Rakesh Singhi" w:date="2015-02-07T10:58:00Z"/>
                <w:rFonts w:asciiTheme="minorHAnsi" w:hAnsiTheme="minorHAnsi" w:cstheme="minorHAnsi"/>
                <w:color w:val="000000"/>
                <w:szCs w:val="16"/>
              </w:rPr>
            </w:pPr>
            <w:ins w:id="3126" w:author="Rakesh Singhi" w:date="2015-02-07T10:58:00Z">
              <w:r>
                <w:rPr>
                  <w:rFonts w:asciiTheme="minorHAnsi" w:hAnsiTheme="minorHAnsi" w:cstheme="minorHAnsi"/>
                  <w:color w:val="000000"/>
                  <w:szCs w:val="16"/>
                </w:rPr>
                <w:t>Country of Reseller</w:t>
              </w:r>
            </w:ins>
          </w:p>
        </w:tc>
        <w:tc>
          <w:tcPr>
            <w:tcW w:w="1170" w:type="dxa"/>
            <w:tcBorders>
              <w:top w:val="single" w:sz="4" w:space="0" w:color="auto"/>
              <w:left w:val="single" w:sz="4" w:space="0" w:color="auto"/>
              <w:bottom w:val="single" w:sz="4" w:space="0" w:color="auto"/>
              <w:right w:val="single" w:sz="4" w:space="0" w:color="auto"/>
            </w:tcBorders>
            <w:vAlign w:val="center"/>
          </w:tcPr>
          <w:p w14:paraId="773387D0" w14:textId="77777777" w:rsidR="00720FF2" w:rsidRPr="001C7876" w:rsidRDefault="00720FF2" w:rsidP="000E4BBD">
            <w:pPr>
              <w:rPr>
                <w:ins w:id="3127" w:author="Rakesh Singhi" w:date="2015-02-07T10:58:00Z"/>
                <w:rFonts w:asciiTheme="minorHAnsi" w:hAnsiTheme="minorHAnsi" w:cstheme="minorHAnsi"/>
                <w:color w:val="000000"/>
                <w:szCs w:val="16"/>
              </w:rPr>
            </w:pPr>
            <w:ins w:id="3128" w:author="Rakesh Singhi" w:date="2015-02-07T10:58:00Z">
              <w:r w:rsidRPr="001C7876">
                <w:rPr>
                  <w:rFonts w:asciiTheme="minorHAnsi" w:hAnsiTheme="minorHAnsi" w:cstheme="minorHAnsi"/>
                  <w:color w:val="000000"/>
                  <w:szCs w:val="16"/>
                </w:rPr>
                <w:t>Yes</w:t>
              </w:r>
            </w:ins>
          </w:p>
        </w:tc>
      </w:tr>
      <w:tr w:rsidR="00720FF2" w:rsidRPr="00D30FA1" w14:paraId="1AC44F02" w14:textId="77777777" w:rsidTr="00720FF2">
        <w:trPr>
          <w:ins w:id="3129"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6261BE43" w14:textId="77777777" w:rsidR="00720FF2" w:rsidRPr="001C7876" w:rsidRDefault="00720FF2" w:rsidP="000E4BBD">
            <w:pPr>
              <w:rPr>
                <w:ins w:id="3130" w:author="Rakesh Singhi" w:date="2015-02-07T10:58:00Z"/>
                <w:rFonts w:asciiTheme="minorHAnsi" w:hAnsiTheme="minorHAnsi" w:cstheme="minorHAnsi"/>
                <w:color w:val="000000"/>
                <w:szCs w:val="16"/>
              </w:rPr>
            </w:pPr>
            <w:ins w:id="3131" w:author="Rakesh Singhi" w:date="2015-02-07T10:58:00Z">
              <w:r w:rsidRPr="001C7876">
                <w:rPr>
                  <w:rFonts w:asciiTheme="minorHAnsi" w:hAnsiTheme="minorHAnsi" w:cstheme="minorHAnsi"/>
                  <w:color w:val="000000"/>
                  <w:szCs w:val="16"/>
                </w:rPr>
                <w:t>Tier2_City</w:t>
              </w:r>
            </w:ins>
          </w:p>
        </w:tc>
        <w:tc>
          <w:tcPr>
            <w:tcW w:w="2160" w:type="dxa"/>
            <w:tcBorders>
              <w:top w:val="single" w:sz="4" w:space="0" w:color="auto"/>
              <w:left w:val="single" w:sz="4" w:space="0" w:color="auto"/>
              <w:bottom w:val="single" w:sz="4" w:space="0" w:color="auto"/>
              <w:right w:val="single" w:sz="4" w:space="0" w:color="auto"/>
            </w:tcBorders>
            <w:vAlign w:val="center"/>
          </w:tcPr>
          <w:p w14:paraId="5ACD07C6" w14:textId="77777777" w:rsidR="00720FF2" w:rsidRPr="001C7876" w:rsidRDefault="00720FF2" w:rsidP="000E4BBD">
            <w:pPr>
              <w:rPr>
                <w:ins w:id="3132" w:author="Rakesh Singhi" w:date="2015-02-07T10:58:00Z"/>
                <w:rFonts w:asciiTheme="minorHAnsi" w:hAnsiTheme="minorHAnsi" w:cstheme="minorHAnsi"/>
                <w:color w:val="000000"/>
                <w:szCs w:val="16"/>
              </w:rPr>
            </w:pPr>
            <w:ins w:id="3133" w:author="Rakesh Singhi" w:date="2015-02-07T10:58:00Z">
              <w:r w:rsidRPr="001C7876">
                <w:rPr>
                  <w:rFonts w:asciiTheme="minorHAnsi" w:hAnsiTheme="minorHAnsi" w:cstheme="minorHAnsi"/>
                  <w:color w:val="000000"/>
                  <w:szCs w:val="16"/>
                </w:rPr>
                <w:t>City</w:t>
              </w:r>
            </w:ins>
          </w:p>
        </w:tc>
        <w:tc>
          <w:tcPr>
            <w:tcW w:w="1710" w:type="dxa"/>
            <w:tcBorders>
              <w:top w:val="single" w:sz="4" w:space="0" w:color="auto"/>
              <w:left w:val="single" w:sz="4" w:space="0" w:color="auto"/>
              <w:bottom w:val="single" w:sz="4" w:space="0" w:color="auto"/>
              <w:right w:val="single" w:sz="4" w:space="0" w:color="auto"/>
            </w:tcBorders>
            <w:vAlign w:val="center"/>
          </w:tcPr>
          <w:p w14:paraId="06B0254E" w14:textId="77777777" w:rsidR="00720FF2" w:rsidRPr="001C7876" w:rsidRDefault="00720FF2" w:rsidP="000E4BBD">
            <w:pPr>
              <w:rPr>
                <w:ins w:id="3134" w:author="Rakesh Singhi" w:date="2015-02-07T10:58:00Z"/>
                <w:rFonts w:asciiTheme="minorHAnsi" w:hAnsiTheme="minorHAnsi" w:cstheme="minorHAnsi"/>
                <w:color w:val="000000"/>
                <w:szCs w:val="16"/>
              </w:rPr>
            </w:pPr>
            <w:ins w:id="3135"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2E93C3CE" w14:textId="77777777" w:rsidR="00720FF2" w:rsidRPr="001C7876" w:rsidRDefault="00720FF2" w:rsidP="000E4BBD">
            <w:pPr>
              <w:rPr>
                <w:ins w:id="3136" w:author="Rakesh Singhi" w:date="2015-02-07T10:58:00Z"/>
                <w:rFonts w:asciiTheme="minorHAnsi" w:hAnsiTheme="minorHAnsi" w:cstheme="minorHAnsi"/>
                <w:color w:val="000000"/>
                <w:szCs w:val="16"/>
              </w:rPr>
            </w:pPr>
            <w:ins w:id="3137" w:author="Rakesh Singhi" w:date="2015-02-07T10:58:00Z">
              <w:r>
                <w:rPr>
                  <w:rFonts w:asciiTheme="minorHAnsi" w:hAnsiTheme="minorHAnsi" w:cstheme="minorHAnsi"/>
                  <w:color w:val="000000"/>
                  <w:szCs w:val="16"/>
                </w:rPr>
                <w:t>City of Reseller</w:t>
              </w:r>
            </w:ins>
          </w:p>
        </w:tc>
        <w:tc>
          <w:tcPr>
            <w:tcW w:w="1170" w:type="dxa"/>
            <w:tcBorders>
              <w:top w:val="single" w:sz="4" w:space="0" w:color="auto"/>
              <w:left w:val="single" w:sz="4" w:space="0" w:color="auto"/>
              <w:bottom w:val="single" w:sz="4" w:space="0" w:color="auto"/>
              <w:right w:val="single" w:sz="4" w:space="0" w:color="auto"/>
            </w:tcBorders>
            <w:vAlign w:val="center"/>
          </w:tcPr>
          <w:p w14:paraId="75CB7E97" w14:textId="77777777" w:rsidR="00720FF2" w:rsidRPr="001C7876" w:rsidRDefault="00720FF2" w:rsidP="000E4BBD">
            <w:pPr>
              <w:rPr>
                <w:ins w:id="3138" w:author="Rakesh Singhi" w:date="2015-02-07T10:58:00Z"/>
                <w:rFonts w:asciiTheme="minorHAnsi" w:hAnsiTheme="minorHAnsi" w:cstheme="minorHAnsi"/>
                <w:color w:val="000000"/>
                <w:szCs w:val="16"/>
              </w:rPr>
            </w:pPr>
            <w:ins w:id="3139" w:author="Rakesh Singhi" w:date="2015-02-07T10:58:00Z">
              <w:r w:rsidRPr="001C7876">
                <w:rPr>
                  <w:rFonts w:asciiTheme="minorHAnsi" w:hAnsiTheme="minorHAnsi" w:cstheme="minorHAnsi"/>
                  <w:color w:val="000000"/>
                  <w:szCs w:val="16"/>
                </w:rPr>
                <w:t>Yes</w:t>
              </w:r>
            </w:ins>
          </w:p>
        </w:tc>
      </w:tr>
      <w:tr w:rsidR="00720FF2" w:rsidRPr="00D30FA1" w14:paraId="7B1D9D5D" w14:textId="77777777" w:rsidTr="00720FF2">
        <w:trPr>
          <w:ins w:id="3140"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7817C5C8" w14:textId="77777777" w:rsidR="00720FF2" w:rsidRPr="001C7876" w:rsidRDefault="00720FF2" w:rsidP="000E4BBD">
            <w:pPr>
              <w:rPr>
                <w:ins w:id="3141" w:author="Rakesh Singhi" w:date="2015-02-07T10:58:00Z"/>
                <w:rFonts w:asciiTheme="minorHAnsi" w:hAnsiTheme="minorHAnsi" w:cstheme="minorHAnsi"/>
                <w:color w:val="000000"/>
                <w:szCs w:val="16"/>
              </w:rPr>
            </w:pPr>
            <w:ins w:id="3142" w:author="Rakesh Singhi" w:date="2015-02-07T10:58:00Z">
              <w:r w:rsidRPr="001C7876">
                <w:rPr>
                  <w:rFonts w:asciiTheme="minorHAnsi" w:hAnsiTheme="minorHAnsi" w:cstheme="minorHAnsi"/>
                  <w:color w:val="000000"/>
                  <w:szCs w:val="16"/>
                </w:rPr>
                <w:t>Tier2_State</w:t>
              </w:r>
            </w:ins>
          </w:p>
        </w:tc>
        <w:tc>
          <w:tcPr>
            <w:tcW w:w="2160" w:type="dxa"/>
            <w:tcBorders>
              <w:top w:val="single" w:sz="4" w:space="0" w:color="auto"/>
              <w:left w:val="single" w:sz="4" w:space="0" w:color="auto"/>
              <w:bottom w:val="single" w:sz="4" w:space="0" w:color="auto"/>
              <w:right w:val="single" w:sz="4" w:space="0" w:color="auto"/>
            </w:tcBorders>
            <w:vAlign w:val="center"/>
          </w:tcPr>
          <w:p w14:paraId="430B837D" w14:textId="77777777" w:rsidR="00720FF2" w:rsidRPr="001C7876" w:rsidRDefault="00720FF2" w:rsidP="000E4BBD">
            <w:pPr>
              <w:rPr>
                <w:ins w:id="3143" w:author="Rakesh Singhi" w:date="2015-02-07T10:58:00Z"/>
                <w:rFonts w:asciiTheme="minorHAnsi" w:hAnsiTheme="minorHAnsi" w:cstheme="minorHAnsi"/>
                <w:color w:val="000000"/>
                <w:szCs w:val="16"/>
              </w:rPr>
            </w:pPr>
            <w:ins w:id="3144" w:author="Rakesh Singhi" w:date="2015-02-07T10:58:00Z">
              <w:r w:rsidRPr="001C7876">
                <w:rPr>
                  <w:rFonts w:asciiTheme="minorHAnsi" w:hAnsiTheme="minorHAnsi" w:cstheme="minorHAnsi"/>
                  <w:color w:val="000000"/>
                  <w:szCs w:val="16"/>
                </w:rPr>
                <w:t>State</w:t>
              </w:r>
            </w:ins>
          </w:p>
        </w:tc>
        <w:tc>
          <w:tcPr>
            <w:tcW w:w="1710" w:type="dxa"/>
            <w:tcBorders>
              <w:top w:val="single" w:sz="4" w:space="0" w:color="auto"/>
              <w:left w:val="single" w:sz="4" w:space="0" w:color="auto"/>
              <w:bottom w:val="single" w:sz="4" w:space="0" w:color="auto"/>
              <w:right w:val="single" w:sz="4" w:space="0" w:color="auto"/>
            </w:tcBorders>
            <w:vAlign w:val="center"/>
          </w:tcPr>
          <w:p w14:paraId="2BC039BD" w14:textId="77777777" w:rsidR="00720FF2" w:rsidRPr="001C7876" w:rsidRDefault="00720FF2" w:rsidP="000E4BBD">
            <w:pPr>
              <w:rPr>
                <w:ins w:id="3145" w:author="Rakesh Singhi" w:date="2015-02-07T10:58:00Z"/>
                <w:rFonts w:asciiTheme="minorHAnsi" w:hAnsiTheme="minorHAnsi" w:cstheme="minorHAnsi"/>
                <w:color w:val="000000"/>
                <w:szCs w:val="16"/>
              </w:rPr>
            </w:pPr>
            <w:ins w:id="3146"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0873CDA6" w14:textId="77777777" w:rsidR="00720FF2" w:rsidRDefault="00720FF2" w:rsidP="000E4BBD">
            <w:pPr>
              <w:rPr>
                <w:ins w:id="3147" w:author="Rakesh Singhi" w:date="2015-02-07T10:58:00Z"/>
                <w:rFonts w:asciiTheme="minorHAnsi" w:hAnsiTheme="minorHAnsi" w:cstheme="minorHAnsi"/>
                <w:color w:val="000000"/>
                <w:szCs w:val="16"/>
              </w:rPr>
            </w:pPr>
            <w:ins w:id="3148" w:author="Rakesh Singhi" w:date="2015-02-07T10:58:00Z">
              <w:r>
                <w:rPr>
                  <w:rFonts w:asciiTheme="minorHAnsi" w:hAnsiTheme="minorHAnsi" w:cstheme="minorHAnsi"/>
                  <w:color w:val="000000"/>
                  <w:szCs w:val="16"/>
                </w:rPr>
                <w:t>P</w:t>
              </w:r>
              <w:r w:rsidRPr="001C7876">
                <w:rPr>
                  <w:rFonts w:asciiTheme="minorHAnsi" w:hAnsiTheme="minorHAnsi" w:cstheme="minorHAnsi"/>
                  <w:color w:val="000000"/>
                  <w:szCs w:val="16"/>
                </w:rPr>
                <w:t xml:space="preserve">lease include full literals </w:t>
              </w:r>
              <w:r w:rsidRPr="001C7876">
                <w:rPr>
                  <w:rFonts w:asciiTheme="minorHAnsi" w:hAnsiTheme="minorHAnsi" w:cstheme="minorHAnsi"/>
                  <w:color w:val="000000"/>
                  <w:szCs w:val="16"/>
                </w:rPr>
                <w:br/>
                <w:t>example:</w:t>
              </w:r>
              <w:r w:rsidRPr="001C7876">
                <w:rPr>
                  <w:rFonts w:asciiTheme="minorHAnsi" w:hAnsiTheme="minorHAnsi" w:cstheme="minorHAnsi"/>
                  <w:color w:val="000000"/>
                  <w:szCs w:val="16"/>
                </w:rPr>
                <w:br/>
                <w:t>CHIHUAHUA or MEXICO or NUEV</w:t>
              </w:r>
              <w:r>
                <w:rPr>
                  <w:rFonts w:asciiTheme="minorHAnsi" w:hAnsiTheme="minorHAnsi" w:cstheme="minorHAnsi"/>
                  <w:color w:val="000000"/>
                  <w:szCs w:val="16"/>
                </w:rPr>
                <w:t xml:space="preserve">O LEON or DISTRITO </w:t>
              </w:r>
              <w:r w:rsidRPr="00720FF2">
                <w:rPr>
                  <w:rFonts w:asciiTheme="minorHAnsi" w:hAnsiTheme="minorHAnsi" w:cstheme="minorHAnsi"/>
                  <w:color w:val="000000"/>
                  <w:szCs w:val="16"/>
                </w:rPr>
                <w:t xml:space="preserve"> </w:t>
              </w:r>
              <w:r w:rsidRPr="004E7F30">
                <w:rPr>
                  <w:rFonts w:asciiTheme="minorHAnsi" w:hAnsiTheme="minorHAnsi" w:cstheme="minorHAnsi"/>
                  <w:color w:val="000000"/>
                  <w:szCs w:val="16"/>
                </w:rPr>
                <w:t>FEDERAL</w:t>
              </w:r>
              <w:r>
                <w:rPr>
                  <w:rFonts w:asciiTheme="minorHAnsi" w:hAnsiTheme="minorHAnsi" w:cstheme="minorHAnsi"/>
                  <w:color w:val="000000"/>
                  <w:szCs w:val="16"/>
                </w:rPr>
                <w:br/>
                <w:t>and not like</w:t>
              </w:r>
              <w:r w:rsidRPr="001C7876">
                <w:rPr>
                  <w:rFonts w:asciiTheme="minorHAnsi" w:hAnsiTheme="minorHAnsi" w:cstheme="minorHAnsi"/>
                  <w:color w:val="000000"/>
                  <w:szCs w:val="16"/>
                </w:rPr>
                <w:t xml:space="preserve"> </w:t>
              </w:r>
            </w:ins>
          </w:p>
          <w:p w14:paraId="5DA4FF71" w14:textId="77777777" w:rsidR="00720FF2" w:rsidRPr="001C7876" w:rsidRDefault="00720FF2" w:rsidP="000E4BBD">
            <w:pPr>
              <w:rPr>
                <w:ins w:id="3149" w:author="Rakesh Singhi" w:date="2015-02-07T10:58:00Z"/>
                <w:rFonts w:asciiTheme="minorHAnsi" w:hAnsiTheme="minorHAnsi" w:cstheme="minorHAnsi"/>
                <w:color w:val="000000"/>
                <w:szCs w:val="16"/>
              </w:rPr>
            </w:pPr>
            <w:ins w:id="3150" w:author="Rakesh Singhi" w:date="2015-02-07T10:58:00Z">
              <w:r>
                <w:rPr>
                  <w:rFonts w:asciiTheme="minorHAnsi" w:hAnsiTheme="minorHAnsi" w:cstheme="minorHAnsi"/>
                  <w:color w:val="000000"/>
                  <w:szCs w:val="16"/>
                </w:rPr>
                <w:t>“</w:t>
              </w:r>
              <w:r w:rsidRPr="001C7876">
                <w:rPr>
                  <w:rFonts w:asciiTheme="minorHAnsi" w:hAnsiTheme="minorHAnsi" w:cstheme="minorHAnsi"/>
                  <w:color w:val="000000"/>
                  <w:szCs w:val="16"/>
                </w:rPr>
                <w:t>CHIH., N.L.; D.F.; DF..etc</w:t>
              </w:r>
              <w:r>
                <w:rPr>
                  <w:rFonts w:asciiTheme="minorHAnsi" w:hAnsiTheme="minorHAnsi" w:cstheme="minorHAnsi"/>
                  <w:color w:val="000000"/>
                  <w:szCs w:val="16"/>
                </w:rPr>
                <w:t>”</w:t>
              </w:r>
              <w:r w:rsidRPr="001C7876">
                <w:rPr>
                  <w:rFonts w:asciiTheme="minorHAnsi" w:hAnsiTheme="minorHAnsi" w:cstheme="minorHAnsi"/>
                  <w:color w:val="000000"/>
                  <w:szCs w:val="16"/>
                </w:rPr>
                <w:t>.</w:t>
              </w:r>
            </w:ins>
          </w:p>
        </w:tc>
        <w:tc>
          <w:tcPr>
            <w:tcW w:w="1170" w:type="dxa"/>
            <w:tcBorders>
              <w:top w:val="single" w:sz="4" w:space="0" w:color="auto"/>
              <w:left w:val="single" w:sz="4" w:space="0" w:color="auto"/>
              <w:bottom w:val="single" w:sz="4" w:space="0" w:color="auto"/>
              <w:right w:val="single" w:sz="4" w:space="0" w:color="auto"/>
            </w:tcBorders>
            <w:vAlign w:val="center"/>
          </w:tcPr>
          <w:p w14:paraId="1DE87D5A" w14:textId="77777777" w:rsidR="00720FF2" w:rsidRPr="001C7876" w:rsidRDefault="00720FF2" w:rsidP="000E4BBD">
            <w:pPr>
              <w:rPr>
                <w:ins w:id="3151" w:author="Rakesh Singhi" w:date="2015-02-07T10:58:00Z"/>
                <w:rFonts w:asciiTheme="minorHAnsi" w:hAnsiTheme="minorHAnsi" w:cstheme="minorHAnsi"/>
                <w:color w:val="000000"/>
                <w:szCs w:val="16"/>
              </w:rPr>
            </w:pPr>
            <w:ins w:id="3152" w:author="Rakesh Singhi" w:date="2015-02-07T10:58:00Z">
              <w:r w:rsidRPr="001C7876">
                <w:rPr>
                  <w:rFonts w:asciiTheme="minorHAnsi" w:hAnsiTheme="minorHAnsi" w:cstheme="minorHAnsi"/>
                  <w:color w:val="000000"/>
                  <w:szCs w:val="16"/>
                </w:rPr>
                <w:t>Yes</w:t>
              </w:r>
            </w:ins>
          </w:p>
        </w:tc>
      </w:tr>
      <w:tr w:rsidR="00720FF2" w:rsidRPr="00D30FA1" w14:paraId="5BD274EE" w14:textId="77777777" w:rsidTr="00720FF2">
        <w:trPr>
          <w:ins w:id="3153"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A2AF76A" w14:textId="77777777" w:rsidR="00720FF2" w:rsidRPr="001C7876" w:rsidRDefault="00720FF2" w:rsidP="000E4BBD">
            <w:pPr>
              <w:rPr>
                <w:ins w:id="3154" w:author="Rakesh Singhi" w:date="2015-02-07T10:58:00Z"/>
                <w:rFonts w:asciiTheme="minorHAnsi" w:hAnsiTheme="minorHAnsi" w:cstheme="minorHAnsi"/>
                <w:color w:val="000000"/>
                <w:szCs w:val="16"/>
              </w:rPr>
            </w:pPr>
            <w:ins w:id="3155" w:author="Rakesh Singhi" w:date="2015-02-07T10:58:00Z">
              <w:r w:rsidRPr="001C7876">
                <w:rPr>
                  <w:rFonts w:asciiTheme="minorHAnsi" w:hAnsiTheme="minorHAnsi" w:cstheme="minorHAnsi"/>
                  <w:color w:val="000000"/>
                  <w:szCs w:val="16"/>
                </w:rPr>
                <w:t>Tier2_Zip code</w:t>
              </w:r>
            </w:ins>
          </w:p>
        </w:tc>
        <w:tc>
          <w:tcPr>
            <w:tcW w:w="2160" w:type="dxa"/>
            <w:tcBorders>
              <w:top w:val="single" w:sz="4" w:space="0" w:color="auto"/>
              <w:left w:val="single" w:sz="4" w:space="0" w:color="auto"/>
              <w:bottom w:val="single" w:sz="4" w:space="0" w:color="auto"/>
              <w:right w:val="single" w:sz="4" w:space="0" w:color="auto"/>
            </w:tcBorders>
            <w:vAlign w:val="center"/>
          </w:tcPr>
          <w:p w14:paraId="1D627673" w14:textId="77777777" w:rsidR="00720FF2" w:rsidRPr="001C7876" w:rsidRDefault="00720FF2" w:rsidP="000E4BBD">
            <w:pPr>
              <w:rPr>
                <w:ins w:id="3156" w:author="Rakesh Singhi" w:date="2015-02-07T10:58:00Z"/>
                <w:rFonts w:asciiTheme="minorHAnsi" w:hAnsiTheme="minorHAnsi" w:cstheme="minorHAnsi"/>
                <w:color w:val="000000"/>
                <w:szCs w:val="16"/>
              </w:rPr>
            </w:pPr>
            <w:ins w:id="3157" w:author="Rakesh Singhi" w:date="2015-02-07T10:58:00Z">
              <w:r w:rsidRPr="001C7876">
                <w:rPr>
                  <w:rFonts w:asciiTheme="minorHAnsi" w:hAnsiTheme="minorHAnsi" w:cstheme="minorHAnsi"/>
                  <w:color w:val="000000"/>
                  <w:szCs w:val="16"/>
                </w:rPr>
                <w:t>Zip code</w:t>
              </w:r>
            </w:ins>
          </w:p>
        </w:tc>
        <w:tc>
          <w:tcPr>
            <w:tcW w:w="1710" w:type="dxa"/>
            <w:tcBorders>
              <w:top w:val="single" w:sz="4" w:space="0" w:color="auto"/>
              <w:left w:val="single" w:sz="4" w:space="0" w:color="auto"/>
              <w:bottom w:val="single" w:sz="4" w:space="0" w:color="auto"/>
              <w:right w:val="single" w:sz="4" w:space="0" w:color="auto"/>
            </w:tcBorders>
            <w:vAlign w:val="center"/>
          </w:tcPr>
          <w:p w14:paraId="6566E48E" w14:textId="32B14115" w:rsidR="00720FF2" w:rsidRPr="001C7876" w:rsidRDefault="0072453E" w:rsidP="000E4BBD">
            <w:pPr>
              <w:rPr>
                <w:ins w:id="3158" w:author="Rakesh Singhi" w:date="2015-02-07T10:58:00Z"/>
                <w:rFonts w:asciiTheme="minorHAnsi" w:hAnsiTheme="minorHAnsi" w:cstheme="minorHAnsi"/>
                <w:color w:val="000000"/>
                <w:szCs w:val="16"/>
              </w:rPr>
            </w:pPr>
            <w:ins w:id="3159" w:author="Rakesh Singhi" w:date="2015-03-25T12:17:00Z">
              <w:r w:rsidRPr="001C7876">
                <w:rPr>
                  <w:rFonts w:asciiTheme="minorHAnsi" w:hAnsiTheme="minorHAnsi" w:cstheme="minorHAnsi"/>
                  <w:color w:val="000000"/>
                  <w:szCs w:val="16"/>
                </w:rPr>
                <w:t>Number (No decimal)</w:t>
              </w:r>
            </w:ins>
          </w:p>
        </w:tc>
        <w:tc>
          <w:tcPr>
            <w:tcW w:w="2610" w:type="dxa"/>
            <w:tcBorders>
              <w:top w:val="single" w:sz="4" w:space="0" w:color="auto"/>
              <w:left w:val="single" w:sz="4" w:space="0" w:color="auto"/>
              <w:bottom w:val="single" w:sz="4" w:space="0" w:color="auto"/>
              <w:right w:val="single" w:sz="4" w:space="0" w:color="auto"/>
            </w:tcBorders>
            <w:vAlign w:val="center"/>
          </w:tcPr>
          <w:p w14:paraId="375B0011" w14:textId="77777777" w:rsidR="00720FF2" w:rsidRPr="001C7876" w:rsidRDefault="00720FF2" w:rsidP="000E4BBD">
            <w:pPr>
              <w:rPr>
                <w:ins w:id="3160" w:author="Rakesh Singhi" w:date="2015-02-07T10:58:00Z"/>
                <w:rFonts w:asciiTheme="minorHAnsi" w:hAnsiTheme="minorHAnsi" w:cstheme="minorHAnsi"/>
                <w:color w:val="000000"/>
                <w:szCs w:val="16"/>
              </w:rPr>
            </w:pPr>
            <w:ins w:id="3161" w:author="Rakesh Singhi" w:date="2015-02-07T10:58:00Z">
              <w:r>
                <w:rPr>
                  <w:rFonts w:asciiTheme="minorHAnsi" w:hAnsiTheme="minorHAnsi" w:cstheme="minorHAnsi"/>
                  <w:color w:val="000000"/>
                  <w:szCs w:val="16"/>
                </w:rPr>
                <w:t>Zip Code</w:t>
              </w:r>
            </w:ins>
          </w:p>
        </w:tc>
        <w:tc>
          <w:tcPr>
            <w:tcW w:w="1170" w:type="dxa"/>
            <w:tcBorders>
              <w:top w:val="single" w:sz="4" w:space="0" w:color="auto"/>
              <w:left w:val="single" w:sz="4" w:space="0" w:color="auto"/>
              <w:bottom w:val="single" w:sz="4" w:space="0" w:color="auto"/>
              <w:right w:val="single" w:sz="4" w:space="0" w:color="auto"/>
            </w:tcBorders>
            <w:vAlign w:val="center"/>
          </w:tcPr>
          <w:p w14:paraId="391E55E8" w14:textId="77777777" w:rsidR="00720FF2" w:rsidRPr="001C7876" w:rsidRDefault="00720FF2" w:rsidP="000E4BBD">
            <w:pPr>
              <w:rPr>
                <w:ins w:id="3162" w:author="Rakesh Singhi" w:date="2015-02-07T10:58:00Z"/>
                <w:rFonts w:asciiTheme="minorHAnsi" w:hAnsiTheme="minorHAnsi" w:cstheme="minorHAnsi"/>
                <w:color w:val="000000"/>
                <w:szCs w:val="16"/>
              </w:rPr>
            </w:pPr>
            <w:ins w:id="3163" w:author="Rakesh Singhi" w:date="2015-02-07T10:58:00Z">
              <w:r w:rsidRPr="001C7876">
                <w:rPr>
                  <w:rFonts w:asciiTheme="minorHAnsi" w:hAnsiTheme="minorHAnsi" w:cstheme="minorHAnsi"/>
                  <w:color w:val="000000"/>
                  <w:szCs w:val="16"/>
                </w:rPr>
                <w:t>Yes</w:t>
              </w:r>
            </w:ins>
          </w:p>
        </w:tc>
      </w:tr>
      <w:tr w:rsidR="00720FF2" w:rsidRPr="00D30FA1" w14:paraId="7D9B4E67" w14:textId="77777777" w:rsidTr="00720FF2">
        <w:trPr>
          <w:ins w:id="3164"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3DCAB86" w14:textId="77777777" w:rsidR="00720FF2" w:rsidRPr="001C7876" w:rsidRDefault="00720FF2" w:rsidP="000E4BBD">
            <w:pPr>
              <w:rPr>
                <w:ins w:id="3165" w:author="Rakesh Singhi" w:date="2015-02-07T10:58:00Z"/>
                <w:rFonts w:asciiTheme="minorHAnsi" w:hAnsiTheme="minorHAnsi" w:cstheme="minorHAnsi"/>
                <w:color w:val="000000"/>
                <w:szCs w:val="16"/>
              </w:rPr>
            </w:pPr>
            <w:ins w:id="3166" w:author="Rakesh Singhi" w:date="2015-02-07T10:58:00Z">
              <w:r w:rsidRPr="001C7876">
                <w:rPr>
                  <w:rFonts w:asciiTheme="minorHAnsi" w:hAnsiTheme="minorHAnsi" w:cstheme="minorHAnsi"/>
                  <w:color w:val="000000"/>
                  <w:szCs w:val="16"/>
                </w:rPr>
                <w:t>Tier2_Name</w:t>
              </w:r>
            </w:ins>
          </w:p>
        </w:tc>
        <w:tc>
          <w:tcPr>
            <w:tcW w:w="2160" w:type="dxa"/>
            <w:tcBorders>
              <w:top w:val="single" w:sz="4" w:space="0" w:color="auto"/>
              <w:left w:val="single" w:sz="4" w:space="0" w:color="auto"/>
              <w:bottom w:val="single" w:sz="4" w:space="0" w:color="auto"/>
              <w:right w:val="single" w:sz="4" w:space="0" w:color="auto"/>
            </w:tcBorders>
            <w:vAlign w:val="center"/>
          </w:tcPr>
          <w:p w14:paraId="33ACFE16" w14:textId="77777777" w:rsidR="00720FF2" w:rsidRPr="001C7876" w:rsidRDefault="00720FF2" w:rsidP="000E4BBD">
            <w:pPr>
              <w:rPr>
                <w:ins w:id="3167" w:author="Rakesh Singhi" w:date="2015-02-07T10:58:00Z"/>
                <w:rFonts w:asciiTheme="minorHAnsi" w:hAnsiTheme="minorHAnsi" w:cstheme="minorHAnsi"/>
                <w:color w:val="000000"/>
                <w:szCs w:val="16"/>
              </w:rPr>
            </w:pPr>
            <w:ins w:id="3168" w:author="Rakesh Singhi" w:date="2015-02-07T10:58:00Z">
              <w:r w:rsidRPr="001C7876">
                <w:rPr>
                  <w:rFonts w:asciiTheme="minorHAnsi" w:hAnsiTheme="minorHAnsi" w:cstheme="minorHAnsi"/>
                  <w:color w:val="000000"/>
                  <w:szCs w:val="16"/>
                </w:rPr>
                <w:t>CustomerName</w:t>
              </w:r>
            </w:ins>
          </w:p>
        </w:tc>
        <w:tc>
          <w:tcPr>
            <w:tcW w:w="1710" w:type="dxa"/>
            <w:tcBorders>
              <w:top w:val="single" w:sz="4" w:space="0" w:color="auto"/>
              <w:left w:val="single" w:sz="4" w:space="0" w:color="auto"/>
              <w:bottom w:val="single" w:sz="4" w:space="0" w:color="auto"/>
              <w:right w:val="single" w:sz="4" w:space="0" w:color="auto"/>
            </w:tcBorders>
            <w:vAlign w:val="center"/>
          </w:tcPr>
          <w:p w14:paraId="0E9C53A2" w14:textId="77777777" w:rsidR="00720FF2" w:rsidRPr="001C7876" w:rsidRDefault="00720FF2" w:rsidP="000E4BBD">
            <w:pPr>
              <w:rPr>
                <w:ins w:id="3169" w:author="Rakesh Singhi" w:date="2015-02-07T10:58:00Z"/>
                <w:rFonts w:asciiTheme="minorHAnsi" w:hAnsiTheme="minorHAnsi" w:cstheme="minorHAnsi"/>
                <w:color w:val="000000"/>
                <w:szCs w:val="16"/>
              </w:rPr>
            </w:pPr>
            <w:ins w:id="3170"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1E4125D3" w14:textId="77777777" w:rsidR="00720FF2" w:rsidRDefault="00720FF2" w:rsidP="000E4BBD">
            <w:pPr>
              <w:rPr>
                <w:ins w:id="3171" w:author="Rakesh Singhi" w:date="2015-02-07T10:58:00Z"/>
                <w:rFonts w:asciiTheme="minorHAnsi" w:hAnsiTheme="minorHAnsi" w:cstheme="minorHAnsi"/>
                <w:color w:val="000000"/>
                <w:szCs w:val="16"/>
              </w:rPr>
            </w:pPr>
            <w:ins w:id="3172" w:author="Rakesh Singhi" w:date="2015-02-07T10:58:00Z">
              <w:r w:rsidRPr="001C7876">
                <w:rPr>
                  <w:rFonts w:asciiTheme="minorHAnsi" w:hAnsiTheme="minorHAnsi" w:cstheme="minorHAnsi"/>
                  <w:color w:val="000000"/>
                  <w:szCs w:val="16"/>
                </w:rPr>
                <w:t>avoid spaces at the beginning</w:t>
              </w:r>
            </w:ins>
          </w:p>
          <w:p w14:paraId="4454DD6E" w14:textId="77777777" w:rsidR="00720FF2" w:rsidRPr="001C7876" w:rsidRDefault="00720FF2" w:rsidP="000E4BBD">
            <w:pPr>
              <w:rPr>
                <w:ins w:id="3173" w:author="Rakesh Singhi" w:date="2015-02-07T10:58:00Z"/>
                <w:rFonts w:asciiTheme="minorHAnsi" w:hAnsiTheme="minorHAnsi" w:cstheme="minorHAnsi"/>
                <w:color w:val="000000"/>
                <w:szCs w:val="16"/>
              </w:rPr>
            </w:pPr>
            <w:ins w:id="3174" w:author="Rakesh Singhi" w:date="2015-02-07T10:58:00Z">
              <w:r w:rsidRPr="004E7F30">
                <w:rPr>
                  <w:rFonts w:asciiTheme="minorHAnsi" w:hAnsiTheme="minorHAnsi" w:cstheme="minorHAnsi"/>
                  <w:color w:val="000000"/>
                  <w:szCs w:val="16"/>
                </w:rPr>
                <w:t>and if include commas put double quotes in the field</w:t>
              </w:r>
            </w:ins>
          </w:p>
        </w:tc>
        <w:tc>
          <w:tcPr>
            <w:tcW w:w="1170" w:type="dxa"/>
            <w:tcBorders>
              <w:top w:val="single" w:sz="4" w:space="0" w:color="auto"/>
              <w:left w:val="single" w:sz="4" w:space="0" w:color="auto"/>
              <w:bottom w:val="single" w:sz="4" w:space="0" w:color="auto"/>
              <w:right w:val="single" w:sz="4" w:space="0" w:color="auto"/>
            </w:tcBorders>
            <w:vAlign w:val="center"/>
          </w:tcPr>
          <w:p w14:paraId="06BF8D45" w14:textId="77777777" w:rsidR="00720FF2" w:rsidRPr="001C7876" w:rsidRDefault="00720FF2" w:rsidP="000E4BBD">
            <w:pPr>
              <w:rPr>
                <w:ins w:id="3175" w:author="Rakesh Singhi" w:date="2015-02-07T10:58:00Z"/>
                <w:rFonts w:asciiTheme="minorHAnsi" w:hAnsiTheme="minorHAnsi" w:cstheme="minorHAnsi"/>
                <w:color w:val="000000"/>
                <w:szCs w:val="16"/>
              </w:rPr>
            </w:pPr>
            <w:ins w:id="3176" w:author="Rakesh Singhi" w:date="2015-02-07T10:58:00Z">
              <w:r w:rsidRPr="001C7876">
                <w:rPr>
                  <w:rFonts w:asciiTheme="minorHAnsi" w:hAnsiTheme="minorHAnsi" w:cstheme="minorHAnsi"/>
                  <w:color w:val="000000"/>
                  <w:szCs w:val="16"/>
                </w:rPr>
                <w:t>Yes</w:t>
              </w:r>
            </w:ins>
          </w:p>
        </w:tc>
      </w:tr>
      <w:tr w:rsidR="00720FF2" w:rsidRPr="00D30FA1" w14:paraId="2F763E96" w14:textId="77777777" w:rsidTr="00720FF2">
        <w:trPr>
          <w:ins w:id="3177"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4A1BCA6A" w14:textId="77777777" w:rsidR="00720FF2" w:rsidRPr="001C7876" w:rsidRDefault="00720FF2" w:rsidP="000E4BBD">
            <w:pPr>
              <w:rPr>
                <w:ins w:id="3178" w:author="Rakesh Singhi" w:date="2015-02-07T10:58:00Z"/>
                <w:rFonts w:asciiTheme="minorHAnsi" w:hAnsiTheme="minorHAnsi" w:cstheme="minorHAnsi"/>
                <w:color w:val="000000"/>
                <w:szCs w:val="16"/>
              </w:rPr>
            </w:pPr>
            <w:ins w:id="3179" w:author="Rakesh Singhi" w:date="2015-02-07T10:58:00Z">
              <w:r w:rsidRPr="001C7876">
                <w:rPr>
                  <w:rFonts w:asciiTheme="minorHAnsi" w:hAnsiTheme="minorHAnsi" w:cstheme="minorHAnsi"/>
                  <w:color w:val="000000"/>
                  <w:szCs w:val="16"/>
                </w:rPr>
                <w:t>Telephone Number</w:t>
              </w:r>
            </w:ins>
          </w:p>
        </w:tc>
        <w:tc>
          <w:tcPr>
            <w:tcW w:w="2160" w:type="dxa"/>
            <w:tcBorders>
              <w:top w:val="single" w:sz="4" w:space="0" w:color="auto"/>
              <w:left w:val="single" w:sz="4" w:space="0" w:color="auto"/>
              <w:bottom w:val="single" w:sz="4" w:space="0" w:color="auto"/>
              <w:right w:val="single" w:sz="4" w:space="0" w:color="auto"/>
            </w:tcBorders>
            <w:vAlign w:val="center"/>
          </w:tcPr>
          <w:p w14:paraId="27312E3C" w14:textId="77777777" w:rsidR="00720FF2" w:rsidRPr="001C7876" w:rsidRDefault="00720FF2" w:rsidP="000E4BBD">
            <w:pPr>
              <w:rPr>
                <w:ins w:id="3180" w:author="Rakesh Singhi" w:date="2015-02-07T10:58:00Z"/>
                <w:rFonts w:asciiTheme="minorHAnsi" w:hAnsiTheme="minorHAnsi" w:cstheme="minorHAnsi"/>
                <w:color w:val="000000"/>
                <w:szCs w:val="16"/>
              </w:rPr>
            </w:pPr>
            <w:ins w:id="3181" w:author="Rakesh Singhi" w:date="2015-02-07T10:58:00Z">
              <w:r w:rsidRPr="001C7876">
                <w:rPr>
                  <w:rFonts w:asciiTheme="minorHAnsi" w:hAnsiTheme="minorHAnsi" w:cstheme="minorHAnsi"/>
                  <w:color w:val="000000"/>
                  <w:szCs w:val="16"/>
                </w:rPr>
                <w:t>TelephoneNumber</w:t>
              </w:r>
            </w:ins>
          </w:p>
        </w:tc>
        <w:tc>
          <w:tcPr>
            <w:tcW w:w="1710" w:type="dxa"/>
            <w:tcBorders>
              <w:top w:val="single" w:sz="4" w:space="0" w:color="auto"/>
              <w:left w:val="single" w:sz="4" w:space="0" w:color="auto"/>
              <w:bottom w:val="single" w:sz="4" w:space="0" w:color="auto"/>
              <w:right w:val="single" w:sz="4" w:space="0" w:color="auto"/>
            </w:tcBorders>
            <w:vAlign w:val="center"/>
          </w:tcPr>
          <w:p w14:paraId="24C77297" w14:textId="77777777" w:rsidR="00720FF2" w:rsidRPr="001C7876" w:rsidRDefault="00720FF2" w:rsidP="000E4BBD">
            <w:pPr>
              <w:rPr>
                <w:ins w:id="3182" w:author="Rakesh Singhi" w:date="2015-02-07T10:58:00Z"/>
                <w:rFonts w:asciiTheme="minorHAnsi" w:hAnsiTheme="minorHAnsi" w:cstheme="minorHAnsi"/>
                <w:color w:val="000000"/>
                <w:szCs w:val="16"/>
              </w:rPr>
            </w:pPr>
            <w:ins w:id="3183"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1283C694" w14:textId="77777777" w:rsidR="00720FF2" w:rsidRPr="001C7876" w:rsidRDefault="00720FF2" w:rsidP="000E4BBD">
            <w:pPr>
              <w:rPr>
                <w:ins w:id="3184" w:author="Rakesh Singhi" w:date="2015-02-07T10:58:00Z"/>
                <w:rFonts w:asciiTheme="minorHAnsi" w:hAnsiTheme="minorHAnsi" w:cstheme="minorHAnsi"/>
                <w:color w:val="000000"/>
                <w:szCs w:val="16"/>
              </w:rPr>
            </w:pPr>
            <w:ins w:id="3185" w:author="Rakesh Singhi" w:date="2015-02-07T10:58:00Z">
              <w:r w:rsidRPr="001C7876">
                <w:rPr>
                  <w:rFonts w:asciiTheme="minorHAnsi" w:hAnsiTheme="minorHAnsi" w:cstheme="minorHAnsi"/>
                  <w:color w:val="000000"/>
                  <w:szCs w:val="16"/>
                </w:rPr>
                <w:t>Format : (99999)999-99-99</w:t>
              </w:r>
              <w:r w:rsidRPr="001C7876">
                <w:rPr>
                  <w:rFonts w:asciiTheme="minorHAnsi" w:hAnsiTheme="minorHAnsi" w:cstheme="minorHAnsi"/>
                  <w:color w:val="000000"/>
                  <w:szCs w:val="16"/>
                </w:rPr>
                <w:br/>
                <w:t>example: (01821)214-37-78</w:t>
              </w:r>
              <w:r w:rsidRPr="001C7876">
                <w:rPr>
                  <w:rFonts w:asciiTheme="minorHAnsi" w:hAnsiTheme="minorHAnsi" w:cstheme="minorHAnsi"/>
                  <w:color w:val="000000"/>
                  <w:szCs w:val="16"/>
                </w:rPr>
                <w:br/>
                <w:t xml:space="preserve">if is </w:t>
              </w:r>
              <w:r w:rsidRPr="004E7F30">
                <w:rPr>
                  <w:rFonts w:asciiTheme="minorHAnsi" w:hAnsiTheme="minorHAnsi" w:cstheme="minorHAnsi"/>
                  <w:color w:val="000000"/>
                  <w:szCs w:val="16"/>
                </w:rPr>
                <w:t xml:space="preserve">more than </w:t>
              </w:r>
              <w:r w:rsidRPr="001C7876">
                <w:rPr>
                  <w:rFonts w:asciiTheme="minorHAnsi" w:hAnsiTheme="minorHAnsi" w:cstheme="minorHAnsi"/>
                  <w:color w:val="000000"/>
                  <w:szCs w:val="16"/>
                </w:rPr>
                <w:t>one phone numbers please use "/" as separator.</w:t>
              </w:r>
              <w:r w:rsidRPr="001C7876">
                <w:rPr>
                  <w:rFonts w:asciiTheme="minorHAnsi" w:hAnsiTheme="minorHAnsi" w:cstheme="minorHAnsi"/>
                  <w:color w:val="000000"/>
                  <w:szCs w:val="16"/>
                </w:rPr>
                <w:br/>
                <w:t>example:  (01821)214-37-78/(4455)5252-93-45</w:t>
              </w:r>
              <w:r w:rsidRPr="001C7876">
                <w:rPr>
                  <w:rFonts w:asciiTheme="minorHAnsi" w:hAnsiTheme="minorHAnsi" w:cstheme="minorHAnsi"/>
                  <w:color w:val="000000"/>
                  <w:szCs w:val="16"/>
                </w:rPr>
                <w:br/>
                <w:t>please add column in the output file even is empty</w:t>
              </w:r>
            </w:ins>
          </w:p>
        </w:tc>
        <w:tc>
          <w:tcPr>
            <w:tcW w:w="1170" w:type="dxa"/>
            <w:tcBorders>
              <w:top w:val="single" w:sz="4" w:space="0" w:color="auto"/>
              <w:left w:val="single" w:sz="4" w:space="0" w:color="auto"/>
              <w:bottom w:val="single" w:sz="4" w:space="0" w:color="auto"/>
              <w:right w:val="single" w:sz="4" w:space="0" w:color="auto"/>
            </w:tcBorders>
            <w:vAlign w:val="center"/>
          </w:tcPr>
          <w:p w14:paraId="6465C653" w14:textId="77777777" w:rsidR="00720FF2" w:rsidRPr="001C7876" w:rsidRDefault="00720FF2" w:rsidP="000E4BBD">
            <w:pPr>
              <w:rPr>
                <w:ins w:id="3186" w:author="Rakesh Singhi" w:date="2015-02-07T10:58:00Z"/>
                <w:rFonts w:asciiTheme="minorHAnsi" w:hAnsiTheme="minorHAnsi" w:cstheme="minorHAnsi"/>
                <w:color w:val="000000"/>
                <w:szCs w:val="16"/>
              </w:rPr>
            </w:pPr>
            <w:ins w:id="3187" w:author="Rakesh Singhi" w:date="2015-02-07T10:58:00Z">
              <w:r w:rsidRPr="001C7876">
                <w:rPr>
                  <w:rFonts w:asciiTheme="minorHAnsi" w:hAnsiTheme="minorHAnsi" w:cstheme="minorHAnsi"/>
                  <w:color w:val="000000"/>
                  <w:szCs w:val="16"/>
                </w:rPr>
                <w:t>No</w:t>
              </w:r>
            </w:ins>
          </w:p>
        </w:tc>
      </w:tr>
      <w:tr w:rsidR="00720FF2" w:rsidRPr="00D30FA1" w14:paraId="29F4EDA5" w14:textId="77777777" w:rsidTr="00720FF2">
        <w:trPr>
          <w:ins w:id="3188"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664BD190" w14:textId="77777777" w:rsidR="00720FF2" w:rsidRPr="001C7876" w:rsidRDefault="00720FF2" w:rsidP="000E4BBD">
            <w:pPr>
              <w:rPr>
                <w:ins w:id="3189" w:author="Rakesh Singhi" w:date="2015-02-07T10:58:00Z"/>
                <w:rFonts w:asciiTheme="minorHAnsi" w:hAnsiTheme="minorHAnsi" w:cstheme="minorHAnsi"/>
                <w:color w:val="000000"/>
                <w:szCs w:val="16"/>
              </w:rPr>
            </w:pPr>
            <w:ins w:id="3190" w:author="Rakesh Singhi" w:date="2015-02-07T10:58:00Z">
              <w:r w:rsidRPr="001C7876">
                <w:rPr>
                  <w:rFonts w:asciiTheme="minorHAnsi" w:hAnsiTheme="minorHAnsi" w:cstheme="minorHAnsi"/>
                  <w:color w:val="000000"/>
                  <w:szCs w:val="16"/>
                </w:rPr>
                <w:t>Manufacturer</w:t>
              </w:r>
              <w:r>
                <w:rPr>
                  <w:rFonts w:asciiTheme="minorHAnsi" w:hAnsiTheme="minorHAnsi" w:cstheme="minorHAnsi"/>
                  <w:color w:val="000000"/>
                  <w:szCs w:val="16"/>
                </w:rPr>
                <w:t>Part</w:t>
              </w:r>
              <w:r w:rsidRPr="001C7876">
                <w:rPr>
                  <w:rFonts w:asciiTheme="minorHAnsi" w:hAnsiTheme="minorHAnsi" w:cstheme="minorHAnsi"/>
                  <w:color w:val="000000"/>
                  <w:szCs w:val="16"/>
                </w:rPr>
                <w:t>Number</w:t>
              </w:r>
            </w:ins>
          </w:p>
        </w:tc>
        <w:tc>
          <w:tcPr>
            <w:tcW w:w="2160" w:type="dxa"/>
            <w:tcBorders>
              <w:top w:val="single" w:sz="4" w:space="0" w:color="auto"/>
              <w:left w:val="single" w:sz="4" w:space="0" w:color="auto"/>
              <w:bottom w:val="single" w:sz="4" w:space="0" w:color="auto"/>
              <w:right w:val="single" w:sz="4" w:space="0" w:color="auto"/>
            </w:tcBorders>
            <w:vAlign w:val="center"/>
          </w:tcPr>
          <w:p w14:paraId="05B36FB0" w14:textId="77777777" w:rsidR="00720FF2" w:rsidRPr="001C7876" w:rsidRDefault="00720FF2" w:rsidP="000E4BBD">
            <w:pPr>
              <w:rPr>
                <w:ins w:id="3191" w:author="Rakesh Singhi" w:date="2015-02-07T10:58:00Z"/>
                <w:rFonts w:asciiTheme="minorHAnsi" w:hAnsiTheme="minorHAnsi" w:cstheme="minorHAnsi"/>
                <w:color w:val="000000"/>
                <w:szCs w:val="16"/>
              </w:rPr>
            </w:pPr>
            <w:ins w:id="3192" w:author="Rakesh Singhi" w:date="2015-02-07T10:58:00Z">
              <w:r w:rsidRPr="001C7876">
                <w:rPr>
                  <w:rFonts w:asciiTheme="minorHAnsi" w:hAnsiTheme="minorHAnsi" w:cstheme="minorHAnsi"/>
                  <w:color w:val="000000"/>
                  <w:szCs w:val="16"/>
                </w:rPr>
                <w:t>ProductPartNumber</w:t>
              </w:r>
            </w:ins>
          </w:p>
        </w:tc>
        <w:tc>
          <w:tcPr>
            <w:tcW w:w="1710" w:type="dxa"/>
            <w:tcBorders>
              <w:top w:val="single" w:sz="4" w:space="0" w:color="auto"/>
              <w:left w:val="single" w:sz="4" w:space="0" w:color="auto"/>
              <w:bottom w:val="single" w:sz="4" w:space="0" w:color="auto"/>
              <w:right w:val="single" w:sz="4" w:space="0" w:color="auto"/>
            </w:tcBorders>
            <w:vAlign w:val="center"/>
          </w:tcPr>
          <w:p w14:paraId="4FD05567" w14:textId="77777777" w:rsidR="00720FF2" w:rsidRPr="001C7876" w:rsidRDefault="00720FF2" w:rsidP="000E4BBD">
            <w:pPr>
              <w:rPr>
                <w:ins w:id="3193" w:author="Rakesh Singhi" w:date="2015-02-07T10:58:00Z"/>
                <w:rFonts w:asciiTheme="minorHAnsi" w:hAnsiTheme="minorHAnsi" w:cstheme="minorHAnsi"/>
                <w:color w:val="000000"/>
                <w:szCs w:val="16"/>
              </w:rPr>
            </w:pPr>
            <w:ins w:id="3194"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06693F8A" w14:textId="77777777" w:rsidR="00720FF2" w:rsidRPr="001C7876" w:rsidRDefault="00720FF2" w:rsidP="000E4BBD">
            <w:pPr>
              <w:rPr>
                <w:ins w:id="3195" w:author="Rakesh Singhi" w:date="2015-02-07T10:58:00Z"/>
                <w:rFonts w:asciiTheme="minorHAnsi" w:hAnsiTheme="minorHAnsi" w:cstheme="minorHAnsi"/>
                <w:color w:val="000000"/>
                <w:szCs w:val="16"/>
              </w:rPr>
            </w:pPr>
            <w:ins w:id="3196" w:author="Rakesh Singhi" w:date="2015-02-07T10:58:00Z">
              <w:r w:rsidRPr="00FD0F56">
                <w:rPr>
                  <w:rFonts w:asciiTheme="minorHAnsi" w:hAnsiTheme="minorHAnsi" w:cstheme="minorHAnsi"/>
                  <w:color w:val="000000"/>
                  <w:szCs w:val="16"/>
                </w:rPr>
                <w:t>A Unique identifier of product</w:t>
              </w:r>
            </w:ins>
          </w:p>
        </w:tc>
        <w:tc>
          <w:tcPr>
            <w:tcW w:w="1170" w:type="dxa"/>
            <w:tcBorders>
              <w:top w:val="single" w:sz="4" w:space="0" w:color="auto"/>
              <w:left w:val="single" w:sz="4" w:space="0" w:color="auto"/>
              <w:bottom w:val="single" w:sz="4" w:space="0" w:color="auto"/>
              <w:right w:val="single" w:sz="4" w:space="0" w:color="auto"/>
            </w:tcBorders>
            <w:vAlign w:val="center"/>
          </w:tcPr>
          <w:p w14:paraId="0EB752EC" w14:textId="77777777" w:rsidR="00720FF2" w:rsidRPr="001C7876" w:rsidRDefault="00720FF2" w:rsidP="000E4BBD">
            <w:pPr>
              <w:rPr>
                <w:ins w:id="3197" w:author="Rakesh Singhi" w:date="2015-02-07T10:58:00Z"/>
                <w:rFonts w:asciiTheme="minorHAnsi" w:hAnsiTheme="minorHAnsi" w:cstheme="minorHAnsi"/>
                <w:color w:val="000000"/>
                <w:szCs w:val="16"/>
              </w:rPr>
            </w:pPr>
            <w:ins w:id="3198" w:author="Rakesh Singhi" w:date="2015-02-07T10:58:00Z">
              <w:r w:rsidRPr="001C7876">
                <w:rPr>
                  <w:rFonts w:asciiTheme="minorHAnsi" w:hAnsiTheme="minorHAnsi" w:cstheme="minorHAnsi"/>
                  <w:color w:val="000000"/>
                  <w:szCs w:val="16"/>
                </w:rPr>
                <w:t>Yes</w:t>
              </w:r>
            </w:ins>
          </w:p>
        </w:tc>
      </w:tr>
      <w:tr w:rsidR="00720FF2" w:rsidRPr="00D30FA1" w14:paraId="67D6F683" w14:textId="77777777" w:rsidTr="00720FF2">
        <w:trPr>
          <w:ins w:id="3199"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44D987A" w14:textId="77777777" w:rsidR="00720FF2" w:rsidRPr="001C7876" w:rsidRDefault="00720FF2" w:rsidP="000E4BBD">
            <w:pPr>
              <w:rPr>
                <w:ins w:id="3200" w:author="Rakesh Singhi" w:date="2015-02-07T10:58:00Z"/>
                <w:rFonts w:asciiTheme="minorHAnsi" w:hAnsiTheme="minorHAnsi" w:cstheme="minorHAnsi"/>
                <w:color w:val="000000"/>
                <w:szCs w:val="16"/>
              </w:rPr>
            </w:pPr>
            <w:ins w:id="3201" w:author="Rakesh Singhi" w:date="2015-02-07T10:58:00Z">
              <w:r w:rsidRPr="001C7876">
                <w:rPr>
                  <w:rFonts w:asciiTheme="minorHAnsi" w:hAnsiTheme="minorHAnsi" w:cstheme="minorHAnsi"/>
                  <w:color w:val="000000"/>
                  <w:szCs w:val="16"/>
                </w:rPr>
                <w:t>PartDescription</w:t>
              </w:r>
            </w:ins>
          </w:p>
        </w:tc>
        <w:tc>
          <w:tcPr>
            <w:tcW w:w="2160" w:type="dxa"/>
            <w:tcBorders>
              <w:top w:val="single" w:sz="4" w:space="0" w:color="auto"/>
              <w:left w:val="single" w:sz="4" w:space="0" w:color="auto"/>
              <w:bottom w:val="single" w:sz="4" w:space="0" w:color="auto"/>
              <w:right w:val="single" w:sz="4" w:space="0" w:color="auto"/>
            </w:tcBorders>
            <w:vAlign w:val="center"/>
          </w:tcPr>
          <w:p w14:paraId="1FDF4961" w14:textId="77777777" w:rsidR="00720FF2" w:rsidRPr="001C7876" w:rsidRDefault="00720FF2" w:rsidP="000E4BBD">
            <w:pPr>
              <w:rPr>
                <w:ins w:id="3202" w:author="Rakesh Singhi" w:date="2015-02-07T10:58:00Z"/>
                <w:rFonts w:asciiTheme="minorHAnsi" w:hAnsiTheme="minorHAnsi" w:cstheme="minorHAnsi"/>
                <w:color w:val="000000"/>
                <w:szCs w:val="16"/>
              </w:rPr>
            </w:pPr>
            <w:ins w:id="3203" w:author="Rakesh Singhi" w:date="2015-02-07T10:58:00Z">
              <w:r w:rsidRPr="001C7876">
                <w:rPr>
                  <w:rFonts w:asciiTheme="minorHAnsi" w:hAnsiTheme="minorHAnsi" w:cstheme="minorHAnsi"/>
                  <w:color w:val="000000"/>
                  <w:szCs w:val="16"/>
                </w:rPr>
                <w:t>ProductPartDescription</w:t>
              </w:r>
            </w:ins>
          </w:p>
        </w:tc>
        <w:tc>
          <w:tcPr>
            <w:tcW w:w="1710" w:type="dxa"/>
            <w:tcBorders>
              <w:top w:val="single" w:sz="4" w:space="0" w:color="auto"/>
              <w:left w:val="single" w:sz="4" w:space="0" w:color="auto"/>
              <w:bottom w:val="single" w:sz="4" w:space="0" w:color="auto"/>
              <w:right w:val="single" w:sz="4" w:space="0" w:color="auto"/>
            </w:tcBorders>
            <w:vAlign w:val="center"/>
          </w:tcPr>
          <w:p w14:paraId="540EC589" w14:textId="77777777" w:rsidR="00720FF2" w:rsidRPr="001C7876" w:rsidRDefault="00720FF2" w:rsidP="000E4BBD">
            <w:pPr>
              <w:rPr>
                <w:ins w:id="3204" w:author="Rakesh Singhi" w:date="2015-02-07T10:58:00Z"/>
                <w:rFonts w:asciiTheme="minorHAnsi" w:hAnsiTheme="minorHAnsi" w:cstheme="minorHAnsi"/>
                <w:color w:val="000000"/>
                <w:szCs w:val="16"/>
              </w:rPr>
            </w:pPr>
            <w:ins w:id="3205"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55BCF48E" w14:textId="77777777" w:rsidR="00720FF2" w:rsidRPr="001C7876" w:rsidRDefault="00720FF2" w:rsidP="000E4BBD">
            <w:pPr>
              <w:rPr>
                <w:ins w:id="3206" w:author="Rakesh Singhi" w:date="2015-02-07T10:58:00Z"/>
                <w:rFonts w:asciiTheme="minorHAnsi" w:hAnsiTheme="minorHAnsi" w:cstheme="minorHAnsi"/>
                <w:color w:val="000000"/>
                <w:szCs w:val="16"/>
              </w:rPr>
            </w:pPr>
            <w:ins w:id="3207" w:author="Rakesh Singhi" w:date="2015-02-07T10:58:00Z">
              <w:r w:rsidRPr="001C7876">
                <w:rPr>
                  <w:rFonts w:asciiTheme="minorHAnsi" w:hAnsiTheme="minorHAnsi" w:cstheme="minorHAnsi"/>
                  <w:color w:val="000000"/>
                  <w:szCs w:val="16"/>
                </w:rPr>
                <w:t>please add column in the output file even is empty</w:t>
              </w:r>
            </w:ins>
          </w:p>
        </w:tc>
        <w:tc>
          <w:tcPr>
            <w:tcW w:w="1170" w:type="dxa"/>
            <w:tcBorders>
              <w:top w:val="single" w:sz="4" w:space="0" w:color="auto"/>
              <w:left w:val="single" w:sz="4" w:space="0" w:color="auto"/>
              <w:bottom w:val="single" w:sz="4" w:space="0" w:color="auto"/>
              <w:right w:val="single" w:sz="4" w:space="0" w:color="auto"/>
            </w:tcBorders>
            <w:vAlign w:val="center"/>
          </w:tcPr>
          <w:p w14:paraId="4CFED8FB" w14:textId="77777777" w:rsidR="00720FF2" w:rsidRPr="001C7876" w:rsidRDefault="00720FF2" w:rsidP="000E4BBD">
            <w:pPr>
              <w:rPr>
                <w:ins w:id="3208" w:author="Rakesh Singhi" w:date="2015-02-07T10:58:00Z"/>
                <w:rFonts w:asciiTheme="minorHAnsi" w:hAnsiTheme="minorHAnsi" w:cstheme="minorHAnsi"/>
                <w:color w:val="000000"/>
                <w:szCs w:val="16"/>
              </w:rPr>
            </w:pPr>
            <w:ins w:id="3209" w:author="Rakesh Singhi" w:date="2015-02-07T10:58:00Z">
              <w:r w:rsidRPr="001C7876">
                <w:rPr>
                  <w:rFonts w:asciiTheme="minorHAnsi" w:hAnsiTheme="minorHAnsi" w:cstheme="minorHAnsi"/>
                  <w:color w:val="000000"/>
                  <w:szCs w:val="16"/>
                </w:rPr>
                <w:t>No</w:t>
              </w:r>
            </w:ins>
          </w:p>
        </w:tc>
      </w:tr>
      <w:tr w:rsidR="00720FF2" w:rsidRPr="00D30FA1" w14:paraId="7C3E4F6C" w14:textId="77777777" w:rsidTr="00720FF2">
        <w:trPr>
          <w:ins w:id="3210"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CBBFDEB" w14:textId="77777777" w:rsidR="00720FF2" w:rsidRPr="001C7876" w:rsidRDefault="00720FF2" w:rsidP="000E4BBD">
            <w:pPr>
              <w:rPr>
                <w:ins w:id="3211" w:author="Rakesh Singhi" w:date="2015-02-07T10:58:00Z"/>
                <w:rFonts w:asciiTheme="minorHAnsi" w:hAnsiTheme="minorHAnsi" w:cstheme="minorHAnsi"/>
                <w:color w:val="000000"/>
                <w:szCs w:val="16"/>
              </w:rPr>
            </w:pPr>
            <w:ins w:id="3212" w:author="Rakesh Singhi" w:date="2015-02-07T10:58:00Z">
              <w:r w:rsidRPr="001C7876">
                <w:rPr>
                  <w:rFonts w:asciiTheme="minorHAnsi" w:hAnsiTheme="minorHAnsi" w:cstheme="minorHAnsi"/>
                  <w:color w:val="000000"/>
                  <w:szCs w:val="16"/>
                </w:rPr>
                <w:t>Quantity Shipped</w:t>
              </w:r>
            </w:ins>
          </w:p>
        </w:tc>
        <w:tc>
          <w:tcPr>
            <w:tcW w:w="2160" w:type="dxa"/>
            <w:tcBorders>
              <w:top w:val="single" w:sz="4" w:space="0" w:color="auto"/>
              <w:left w:val="single" w:sz="4" w:space="0" w:color="auto"/>
              <w:bottom w:val="single" w:sz="4" w:space="0" w:color="auto"/>
              <w:right w:val="single" w:sz="4" w:space="0" w:color="auto"/>
            </w:tcBorders>
            <w:vAlign w:val="center"/>
          </w:tcPr>
          <w:p w14:paraId="130903A7" w14:textId="77777777" w:rsidR="00720FF2" w:rsidRPr="001C7876" w:rsidRDefault="00720FF2" w:rsidP="000E4BBD">
            <w:pPr>
              <w:rPr>
                <w:ins w:id="3213" w:author="Rakesh Singhi" w:date="2015-02-07T10:58:00Z"/>
                <w:rFonts w:asciiTheme="minorHAnsi" w:hAnsiTheme="minorHAnsi" w:cstheme="minorHAnsi"/>
                <w:color w:val="000000"/>
                <w:szCs w:val="16"/>
              </w:rPr>
            </w:pPr>
            <w:ins w:id="3214" w:author="Rakesh Singhi" w:date="2015-02-07T10:58:00Z">
              <w:r w:rsidRPr="001C7876">
                <w:rPr>
                  <w:rFonts w:asciiTheme="minorHAnsi" w:hAnsiTheme="minorHAnsi" w:cstheme="minorHAnsi"/>
                  <w:color w:val="000000"/>
                  <w:szCs w:val="16"/>
                </w:rPr>
                <w:t>QuantityShipped</w:t>
              </w:r>
            </w:ins>
          </w:p>
        </w:tc>
        <w:tc>
          <w:tcPr>
            <w:tcW w:w="1710" w:type="dxa"/>
            <w:tcBorders>
              <w:top w:val="single" w:sz="4" w:space="0" w:color="auto"/>
              <w:left w:val="single" w:sz="4" w:space="0" w:color="auto"/>
              <w:bottom w:val="single" w:sz="4" w:space="0" w:color="auto"/>
              <w:right w:val="single" w:sz="4" w:space="0" w:color="auto"/>
            </w:tcBorders>
            <w:vAlign w:val="center"/>
          </w:tcPr>
          <w:p w14:paraId="5BDDEAFE" w14:textId="77777777" w:rsidR="00720FF2" w:rsidRPr="001C7876" w:rsidRDefault="00720FF2" w:rsidP="000E4BBD">
            <w:pPr>
              <w:rPr>
                <w:ins w:id="3215" w:author="Rakesh Singhi" w:date="2015-02-07T10:58:00Z"/>
                <w:rFonts w:asciiTheme="minorHAnsi" w:hAnsiTheme="minorHAnsi" w:cstheme="minorHAnsi"/>
                <w:color w:val="000000"/>
                <w:szCs w:val="16"/>
              </w:rPr>
            </w:pPr>
            <w:ins w:id="3216" w:author="Rakesh Singhi" w:date="2015-02-07T10:58:00Z">
              <w:r w:rsidRPr="001C7876">
                <w:rPr>
                  <w:rFonts w:asciiTheme="minorHAnsi" w:hAnsiTheme="minorHAnsi" w:cstheme="minorHAnsi"/>
                  <w:color w:val="000000"/>
                  <w:szCs w:val="16"/>
                </w:rPr>
                <w:t>Number (No decimal)</w:t>
              </w:r>
            </w:ins>
          </w:p>
        </w:tc>
        <w:tc>
          <w:tcPr>
            <w:tcW w:w="2610" w:type="dxa"/>
            <w:tcBorders>
              <w:top w:val="single" w:sz="4" w:space="0" w:color="auto"/>
              <w:left w:val="single" w:sz="4" w:space="0" w:color="auto"/>
              <w:bottom w:val="single" w:sz="4" w:space="0" w:color="auto"/>
              <w:right w:val="single" w:sz="4" w:space="0" w:color="auto"/>
            </w:tcBorders>
            <w:vAlign w:val="center"/>
          </w:tcPr>
          <w:p w14:paraId="6B8CFD7E" w14:textId="77777777" w:rsidR="00720FF2" w:rsidRPr="001C7876" w:rsidRDefault="00720FF2" w:rsidP="000E4BBD">
            <w:pPr>
              <w:rPr>
                <w:ins w:id="3217" w:author="Rakesh Singhi" w:date="2015-02-07T10:58:00Z"/>
                <w:rFonts w:asciiTheme="minorHAnsi" w:hAnsiTheme="minorHAnsi" w:cstheme="minorHAnsi"/>
                <w:color w:val="000000"/>
                <w:szCs w:val="16"/>
              </w:rPr>
            </w:pPr>
            <w:ins w:id="3218" w:author="Rakesh Singhi" w:date="2015-02-07T10:58:00Z">
              <w:r w:rsidRPr="001C7876">
                <w:rPr>
                  <w:rFonts w:asciiTheme="minorHAnsi" w:hAnsiTheme="minorHAnsi" w:cstheme="minorHAnsi"/>
                  <w:color w:val="000000"/>
                  <w:szCs w:val="16"/>
                </w:rPr>
                <w:t xml:space="preserve">No negative numbers since the transaction type is used </w:t>
              </w:r>
              <w:r w:rsidRPr="001C7876">
                <w:rPr>
                  <w:rFonts w:asciiTheme="minorHAnsi" w:hAnsiTheme="minorHAnsi" w:cstheme="minorHAnsi"/>
                  <w:color w:val="000000"/>
                  <w:szCs w:val="16"/>
                </w:rPr>
                <w:lastRenderedPageBreak/>
                <w:t>to identify if is a RMA or cancelation</w:t>
              </w:r>
            </w:ins>
          </w:p>
        </w:tc>
        <w:tc>
          <w:tcPr>
            <w:tcW w:w="1170" w:type="dxa"/>
            <w:tcBorders>
              <w:top w:val="single" w:sz="4" w:space="0" w:color="auto"/>
              <w:left w:val="single" w:sz="4" w:space="0" w:color="auto"/>
              <w:bottom w:val="single" w:sz="4" w:space="0" w:color="auto"/>
              <w:right w:val="single" w:sz="4" w:space="0" w:color="auto"/>
            </w:tcBorders>
            <w:vAlign w:val="center"/>
          </w:tcPr>
          <w:p w14:paraId="1AE5C835" w14:textId="77777777" w:rsidR="00720FF2" w:rsidRPr="001C7876" w:rsidRDefault="00720FF2" w:rsidP="000E4BBD">
            <w:pPr>
              <w:rPr>
                <w:ins w:id="3219" w:author="Rakesh Singhi" w:date="2015-02-07T10:58:00Z"/>
                <w:rFonts w:asciiTheme="minorHAnsi" w:hAnsiTheme="minorHAnsi" w:cstheme="minorHAnsi"/>
                <w:color w:val="000000"/>
                <w:szCs w:val="16"/>
              </w:rPr>
            </w:pPr>
            <w:ins w:id="3220" w:author="Rakesh Singhi" w:date="2015-02-07T10:58:00Z">
              <w:r w:rsidRPr="001C7876">
                <w:rPr>
                  <w:rFonts w:asciiTheme="minorHAnsi" w:hAnsiTheme="minorHAnsi" w:cstheme="minorHAnsi"/>
                  <w:color w:val="000000"/>
                  <w:szCs w:val="16"/>
                </w:rPr>
                <w:lastRenderedPageBreak/>
                <w:t>Yes</w:t>
              </w:r>
            </w:ins>
          </w:p>
        </w:tc>
      </w:tr>
      <w:tr w:rsidR="00720FF2" w:rsidRPr="00D30FA1" w14:paraId="2CE07B03" w14:textId="77777777" w:rsidTr="00720FF2">
        <w:trPr>
          <w:ins w:id="3221"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7D79EEF2" w14:textId="77777777" w:rsidR="00720FF2" w:rsidRPr="001C7876" w:rsidRDefault="00720FF2" w:rsidP="000E4BBD">
            <w:pPr>
              <w:rPr>
                <w:ins w:id="3222" w:author="Rakesh Singhi" w:date="2015-02-07T10:58:00Z"/>
                <w:rFonts w:asciiTheme="minorHAnsi" w:hAnsiTheme="minorHAnsi" w:cstheme="minorHAnsi"/>
                <w:color w:val="000000"/>
                <w:szCs w:val="16"/>
              </w:rPr>
            </w:pPr>
            <w:ins w:id="3223" w:author="Rakesh Singhi" w:date="2015-02-07T10:58:00Z">
              <w:r w:rsidRPr="001C7876">
                <w:rPr>
                  <w:rFonts w:asciiTheme="minorHAnsi" w:hAnsiTheme="minorHAnsi" w:cstheme="minorHAnsi"/>
                  <w:color w:val="000000"/>
                  <w:szCs w:val="16"/>
                </w:rPr>
                <w:t>Unit Price</w:t>
              </w:r>
            </w:ins>
          </w:p>
        </w:tc>
        <w:tc>
          <w:tcPr>
            <w:tcW w:w="2160" w:type="dxa"/>
            <w:tcBorders>
              <w:top w:val="single" w:sz="4" w:space="0" w:color="auto"/>
              <w:left w:val="single" w:sz="4" w:space="0" w:color="auto"/>
              <w:bottom w:val="single" w:sz="4" w:space="0" w:color="auto"/>
              <w:right w:val="single" w:sz="4" w:space="0" w:color="auto"/>
            </w:tcBorders>
            <w:vAlign w:val="center"/>
          </w:tcPr>
          <w:p w14:paraId="49D0BEE9" w14:textId="77777777" w:rsidR="00720FF2" w:rsidRPr="001C7876" w:rsidRDefault="00720FF2" w:rsidP="000E4BBD">
            <w:pPr>
              <w:rPr>
                <w:ins w:id="3224" w:author="Rakesh Singhi" w:date="2015-02-07T10:58:00Z"/>
                <w:rFonts w:asciiTheme="minorHAnsi" w:hAnsiTheme="minorHAnsi" w:cstheme="minorHAnsi"/>
                <w:color w:val="000000"/>
                <w:szCs w:val="16"/>
              </w:rPr>
            </w:pPr>
            <w:ins w:id="3225" w:author="Rakesh Singhi" w:date="2015-02-07T10:58:00Z">
              <w:r w:rsidRPr="001C7876">
                <w:rPr>
                  <w:rFonts w:asciiTheme="minorHAnsi" w:hAnsiTheme="minorHAnsi" w:cstheme="minorHAnsi"/>
                  <w:color w:val="000000"/>
                  <w:szCs w:val="16"/>
                </w:rPr>
                <w:t>UnitPrice</w:t>
              </w:r>
            </w:ins>
          </w:p>
        </w:tc>
        <w:tc>
          <w:tcPr>
            <w:tcW w:w="1710" w:type="dxa"/>
            <w:tcBorders>
              <w:top w:val="single" w:sz="4" w:space="0" w:color="auto"/>
              <w:left w:val="single" w:sz="4" w:space="0" w:color="auto"/>
              <w:bottom w:val="single" w:sz="4" w:space="0" w:color="auto"/>
              <w:right w:val="single" w:sz="4" w:space="0" w:color="auto"/>
            </w:tcBorders>
            <w:vAlign w:val="center"/>
          </w:tcPr>
          <w:p w14:paraId="6838DA5E" w14:textId="77777777" w:rsidR="00720FF2" w:rsidRPr="001C7876" w:rsidRDefault="00720FF2" w:rsidP="000E4BBD">
            <w:pPr>
              <w:rPr>
                <w:ins w:id="3226" w:author="Rakesh Singhi" w:date="2015-02-07T10:58:00Z"/>
                <w:rFonts w:asciiTheme="minorHAnsi" w:hAnsiTheme="minorHAnsi" w:cstheme="minorHAnsi"/>
                <w:color w:val="000000"/>
                <w:szCs w:val="16"/>
              </w:rPr>
            </w:pPr>
            <w:ins w:id="3227" w:author="Rakesh Singhi" w:date="2015-02-07T10:58:00Z">
              <w:r w:rsidRPr="001C7876">
                <w:rPr>
                  <w:rFonts w:asciiTheme="minorHAnsi" w:hAnsiTheme="minorHAnsi" w:cstheme="minorHAnsi"/>
                  <w:color w:val="000000"/>
                  <w:szCs w:val="16"/>
                </w:rPr>
                <w:t xml:space="preserve">Number( </w:t>
              </w:r>
              <w:r>
                <w:rPr>
                  <w:rFonts w:asciiTheme="minorHAnsi" w:hAnsiTheme="minorHAnsi" w:cstheme="minorHAnsi"/>
                  <w:color w:val="000000"/>
                  <w:szCs w:val="16"/>
                </w:rPr>
                <w:t>6</w:t>
              </w:r>
              <w:r w:rsidRPr="001C7876">
                <w:rPr>
                  <w:rFonts w:asciiTheme="minorHAnsi" w:hAnsiTheme="minorHAnsi" w:cstheme="minorHAnsi"/>
                  <w:color w:val="000000"/>
                  <w:szCs w:val="16"/>
                </w:rPr>
                <w:t xml:space="preserve"> decimals)</w:t>
              </w:r>
            </w:ins>
          </w:p>
        </w:tc>
        <w:tc>
          <w:tcPr>
            <w:tcW w:w="2610" w:type="dxa"/>
            <w:tcBorders>
              <w:top w:val="single" w:sz="4" w:space="0" w:color="auto"/>
              <w:left w:val="single" w:sz="4" w:space="0" w:color="auto"/>
              <w:bottom w:val="single" w:sz="4" w:space="0" w:color="auto"/>
              <w:right w:val="single" w:sz="4" w:space="0" w:color="auto"/>
            </w:tcBorders>
            <w:vAlign w:val="center"/>
          </w:tcPr>
          <w:p w14:paraId="681E2D4D" w14:textId="77777777" w:rsidR="00720FF2" w:rsidRPr="001C7876" w:rsidRDefault="00720FF2" w:rsidP="000E4BBD">
            <w:pPr>
              <w:rPr>
                <w:ins w:id="3228" w:author="Rakesh Singhi" w:date="2015-02-07T10:58:00Z"/>
                <w:rFonts w:asciiTheme="minorHAnsi" w:hAnsiTheme="minorHAnsi" w:cstheme="minorHAnsi"/>
                <w:color w:val="000000"/>
                <w:szCs w:val="16"/>
              </w:rPr>
            </w:pPr>
            <w:ins w:id="3229" w:author="Rakesh Singhi" w:date="2015-02-07T10:58:00Z">
              <w:r w:rsidRPr="001C7876">
                <w:rPr>
                  <w:rFonts w:asciiTheme="minorHAnsi" w:hAnsiTheme="minorHAnsi" w:cstheme="minorHAnsi"/>
                  <w:color w:val="000000"/>
                  <w:szCs w:val="16"/>
                </w:rPr>
                <w:t> </w:t>
              </w:r>
            </w:ins>
          </w:p>
        </w:tc>
        <w:tc>
          <w:tcPr>
            <w:tcW w:w="1170" w:type="dxa"/>
            <w:tcBorders>
              <w:top w:val="single" w:sz="4" w:space="0" w:color="auto"/>
              <w:left w:val="single" w:sz="4" w:space="0" w:color="auto"/>
              <w:bottom w:val="single" w:sz="4" w:space="0" w:color="auto"/>
              <w:right w:val="single" w:sz="4" w:space="0" w:color="auto"/>
            </w:tcBorders>
            <w:vAlign w:val="center"/>
          </w:tcPr>
          <w:p w14:paraId="68BCC50D" w14:textId="77777777" w:rsidR="00720FF2" w:rsidRPr="001C7876" w:rsidRDefault="00720FF2" w:rsidP="000E4BBD">
            <w:pPr>
              <w:rPr>
                <w:ins w:id="3230" w:author="Rakesh Singhi" w:date="2015-02-07T10:58:00Z"/>
                <w:rFonts w:asciiTheme="minorHAnsi" w:hAnsiTheme="minorHAnsi" w:cstheme="minorHAnsi"/>
                <w:color w:val="000000"/>
                <w:szCs w:val="16"/>
              </w:rPr>
            </w:pPr>
            <w:ins w:id="3231" w:author="Rakesh Singhi" w:date="2015-02-07T10:58:00Z">
              <w:r w:rsidRPr="001C7876">
                <w:rPr>
                  <w:rFonts w:asciiTheme="minorHAnsi" w:hAnsiTheme="minorHAnsi" w:cstheme="minorHAnsi"/>
                  <w:color w:val="000000"/>
                  <w:szCs w:val="16"/>
                </w:rPr>
                <w:t>Yes</w:t>
              </w:r>
            </w:ins>
          </w:p>
        </w:tc>
      </w:tr>
      <w:tr w:rsidR="00720FF2" w:rsidRPr="00D30FA1" w14:paraId="286C2803" w14:textId="77777777" w:rsidTr="00720FF2">
        <w:trPr>
          <w:ins w:id="3232"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3ADBDC29" w14:textId="77777777" w:rsidR="00720FF2" w:rsidRPr="001C7876" w:rsidRDefault="00720FF2" w:rsidP="000E4BBD">
            <w:pPr>
              <w:rPr>
                <w:ins w:id="3233" w:author="Rakesh Singhi" w:date="2015-02-07T10:58:00Z"/>
                <w:rFonts w:asciiTheme="minorHAnsi" w:hAnsiTheme="minorHAnsi" w:cstheme="minorHAnsi"/>
                <w:color w:val="000000"/>
                <w:szCs w:val="16"/>
              </w:rPr>
            </w:pPr>
            <w:ins w:id="3234" w:author="Rakesh Singhi" w:date="2015-02-07T10:58:00Z">
              <w:r w:rsidRPr="001C7876">
                <w:rPr>
                  <w:rFonts w:asciiTheme="minorHAnsi" w:hAnsiTheme="minorHAnsi" w:cstheme="minorHAnsi"/>
                  <w:color w:val="000000"/>
                  <w:szCs w:val="16"/>
                </w:rPr>
                <w:t>Currency code</w:t>
              </w:r>
            </w:ins>
          </w:p>
        </w:tc>
        <w:tc>
          <w:tcPr>
            <w:tcW w:w="2160" w:type="dxa"/>
            <w:tcBorders>
              <w:top w:val="single" w:sz="4" w:space="0" w:color="auto"/>
              <w:left w:val="single" w:sz="4" w:space="0" w:color="auto"/>
              <w:bottom w:val="single" w:sz="4" w:space="0" w:color="auto"/>
              <w:right w:val="single" w:sz="4" w:space="0" w:color="auto"/>
            </w:tcBorders>
            <w:vAlign w:val="center"/>
          </w:tcPr>
          <w:p w14:paraId="1F99E1F8" w14:textId="77777777" w:rsidR="00720FF2" w:rsidRPr="001C7876" w:rsidRDefault="00720FF2" w:rsidP="000E4BBD">
            <w:pPr>
              <w:rPr>
                <w:ins w:id="3235" w:author="Rakesh Singhi" w:date="2015-02-07T10:58:00Z"/>
                <w:rFonts w:asciiTheme="minorHAnsi" w:hAnsiTheme="minorHAnsi" w:cstheme="minorHAnsi"/>
                <w:color w:val="000000"/>
                <w:szCs w:val="16"/>
              </w:rPr>
            </w:pPr>
            <w:ins w:id="3236" w:author="Rakesh Singhi" w:date="2015-02-07T10:58:00Z">
              <w:r w:rsidRPr="001C7876">
                <w:rPr>
                  <w:rFonts w:asciiTheme="minorHAnsi" w:hAnsiTheme="minorHAnsi" w:cstheme="minorHAnsi"/>
                  <w:color w:val="000000"/>
                  <w:szCs w:val="16"/>
                </w:rPr>
                <w:t>CurrencyCode</w:t>
              </w:r>
            </w:ins>
          </w:p>
        </w:tc>
        <w:tc>
          <w:tcPr>
            <w:tcW w:w="1710" w:type="dxa"/>
            <w:tcBorders>
              <w:top w:val="single" w:sz="4" w:space="0" w:color="auto"/>
              <w:left w:val="single" w:sz="4" w:space="0" w:color="auto"/>
              <w:bottom w:val="single" w:sz="4" w:space="0" w:color="auto"/>
              <w:right w:val="single" w:sz="4" w:space="0" w:color="auto"/>
            </w:tcBorders>
            <w:vAlign w:val="center"/>
          </w:tcPr>
          <w:p w14:paraId="6D7EAF19" w14:textId="77777777" w:rsidR="00720FF2" w:rsidRPr="001C7876" w:rsidRDefault="00720FF2" w:rsidP="000E4BBD">
            <w:pPr>
              <w:rPr>
                <w:ins w:id="3237" w:author="Rakesh Singhi" w:date="2015-02-07T10:58:00Z"/>
                <w:rFonts w:asciiTheme="minorHAnsi" w:hAnsiTheme="minorHAnsi" w:cstheme="minorHAnsi"/>
                <w:color w:val="000000"/>
                <w:szCs w:val="16"/>
              </w:rPr>
            </w:pPr>
            <w:ins w:id="3238" w:author="Rakesh Singhi" w:date="2015-02-07T10:58:00Z">
              <w:r w:rsidRPr="001C7876">
                <w:rPr>
                  <w:rFonts w:asciiTheme="minorHAnsi" w:hAnsiTheme="minorHAnsi" w:cstheme="minorHAnsi"/>
                  <w:color w:val="000000"/>
                  <w:szCs w:val="16"/>
                </w:rPr>
                <w:t>varchar2(10)</w:t>
              </w:r>
            </w:ins>
          </w:p>
        </w:tc>
        <w:tc>
          <w:tcPr>
            <w:tcW w:w="2610" w:type="dxa"/>
            <w:tcBorders>
              <w:top w:val="single" w:sz="4" w:space="0" w:color="auto"/>
              <w:left w:val="single" w:sz="4" w:space="0" w:color="auto"/>
              <w:bottom w:val="single" w:sz="4" w:space="0" w:color="auto"/>
              <w:right w:val="single" w:sz="4" w:space="0" w:color="auto"/>
            </w:tcBorders>
            <w:vAlign w:val="center"/>
          </w:tcPr>
          <w:p w14:paraId="30104147" w14:textId="77777777" w:rsidR="00720FF2" w:rsidRPr="001C7876" w:rsidRDefault="00720FF2" w:rsidP="000E4BBD">
            <w:pPr>
              <w:rPr>
                <w:ins w:id="3239" w:author="Rakesh Singhi" w:date="2015-02-07T10:58:00Z"/>
                <w:rFonts w:asciiTheme="minorHAnsi" w:hAnsiTheme="minorHAnsi" w:cstheme="minorHAnsi"/>
                <w:color w:val="000000"/>
                <w:szCs w:val="16"/>
              </w:rPr>
            </w:pPr>
            <w:ins w:id="3240" w:author="Rakesh Singhi" w:date="2015-02-07T10:58:00Z">
              <w:r w:rsidRPr="001C7876">
                <w:rPr>
                  <w:rFonts w:asciiTheme="minorHAnsi" w:hAnsiTheme="minorHAnsi" w:cstheme="minorHAnsi"/>
                  <w:color w:val="000000"/>
                  <w:szCs w:val="16"/>
                </w:rPr>
                <w:t>MXP = Pesos</w:t>
              </w:r>
              <w:r w:rsidRPr="001C7876">
                <w:rPr>
                  <w:rFonts w:asciiTheme="minorHAnsi" w:hAnsiTheme="minorHAnsi" w:cstheme="minorHAnsi"/>
                  <w:color w:val="000000"/>
                  <w:szCs w:val="16"/>
                </w:rPr>
                <w:br/>
                <w:t>USD = US Dollars</w:t>
              </w:r>
            </w:ins>
          </w:p>
        </w:tc>
        <w:tc>
          <w:tcPr>
            <w:tcW w:w="1170" w:type="dxa"/>
            <w:tcBorders>
              <w:top w:val="single" w:sz="4" w:space="0" w:color="auto"/>
              <w:left w:val="single" w:sz="4" w:space="0" w:color="auto"/>
              <w:bottom w:val="single" w:sz="4" w:space="0" w:color="auto"/>
              <w:right w:val="single" w:sz="4" w:space="0" w:color="auto"/>
            </w:tcBorders>
            <w:vAlign w:val="center"/>
          </w:tcPr>
          <w:p w14:paraId="7AA5098C" w14:textId="77777777" w:rsidR="00720FF2" w:rsidRPr="001C7876" w:rsidRDefault="00720FF2" w:rsidP="000E4BBD">
            <w:pPr>
              <w:rPr>
                <w:ins w:id="3241" w:author="Rakesh Singhi" w:date="2015-02-07T10:58:00Z"/>
                <w:rFonts w:asciiTheme="minorHAnsi" w:hAnsiTheme="minorHAnsi" w:cstheme="minorHAnsi"/>
                <w:color w:val="000000"/>
                <w:szCs w:val="16"/>
              </w:rPr>
            </w:pPr>
            <w:ins w:id="3242" w:author="Rakesh Singhi" w:date="2015-02-07T10:58:00Z">
              <w:r w:rsidRPr="001C7876">
                <w:rPr>
                  <w:rFonts w:asciiTheme="minorHAnsi" w:hAnsiTheme="minorHAnsi" w:cstheme="minorHAnsi"/>
                  <w:color w:val="000000"/>
                  <w:szCs w:val="16"/>
                </w:rPr>
                <w:t>Yes</w:t>
              </w:r>
            </w:ins>
          </w:p>
        </w:tc>
      </w:tr>
      <w:tr w:rsidR="00720FF2" w:rsidRPr="00D30FA1" w14:paraId="5689DE1D" w14:textId="77777777" w:rsidTr="00720FF2">
        <w:trPr>
          <w:ins w:id="3243"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5847C126" w14:textId="77777777" w:rsidR="00720FF2" w:rsidRPr="001C7876" w:rsidRDefault="00720FF2" w:rsidP="000E4BBD">
            <w:pPr>
              <w:rPr>
                <w:ins w:id="3244" w:author="Rakesh Singhi" w:date="2015-02-07T10:58:00Z"/>
                <w:rFonts w:asciiTheme="minorHAnsi" w:hAnsiTheme="minorHAnsi" w:cstheme="minorHAnsi"/>
                <w:color w:val="000000"/>
                <w:szCs w:val="16"/>
              </w:rPr>
            </w:pPr>
            <w:ins w:id="3245" w:author="Rakesh Singhi" w:date="2015-02-07T10:58:00Z">
              <w:r w:rsidRPr="001C7876">
                <w:rPr>
                  <w:rFonts w:asciiTheme="minorHAnsi" w:hAnsiTheme="minorHAnsi" w:cstheme="minorHAnsi"/>
                  <w:color w:val="000000"/>
                  <w:szCs w:val="16"/>
                </w:rPr>
                <w:t>Marketing configuration</w:t>
              </w:r>
            </w:ins>
          </w:p>
        </w:tc>
        <w:tc>
          <w:tcPr>
            <w:tcW w:w="2160" w:type="dxa"/>
            <w:tcBorders>
              <w:top w:val="single" w:sz="4" w:space="0" w:color="auto"/>
              <w:left w:val="single" w:sz="4" w:space="0" w:color="auto"/>
              <w:bottom w:val="single" w:sz="4" w:space="0" w:color="auto"/>
              <w:right w:val="single" w:sz="4" w:space="0" w:color="auto"/>
            </w:tcBorders>
            <w:vAlign w:val="center"/>
          </w:tcPr>
          <w:p w14:paraId="53C9A246" w14:textId="77777777" w:rsidR="00720FF2" w:rsidRPr="001C7876" w:rsidRDefault="00720FF2" w:rsidP="000E4BBD">
            <w:pPr>
              <w:rPr>
                <w:ins w:id="3246" w:author="Rakesh Singhi" w:date="2015-02-07T10:58:00Z"/>
                <w:rFonts w:asciiTheme="minorHAnsi" w:hAnsiTheme="minorHAnsi" w:cstheme="minorHAnsi"/>
                <w:color w:val="000000"/>
                <w:szCs w:val="16"/>
              </w:rPr>
            </w:pPr>
            <w:ins w:id="3247" w:author="Rakesh Singhi" w:date="2015-02-07T10:58:00Z">
              <w:r w:rsidRPr="001C7876">
                <w:rPr>
                  <w:rFonts w:asciiTheme="minorHAnsi" w:hAnsiTheme="minorHAnsi" w:cstheme="minorHAnsi"/>
                  <w:color w:val="000000"/>
                  <w:szCs w:val="16"/>
                </w:rPr>
                <w:t>MarketingConfiguration</w:t>
              </w:r>
            </w:ins>
          </w:p>
        </w:tc>
        <w:tc>
          <w:tcPr>
            <w:tcW w:w="1710" w:type="dxa"/>
            <w:tcBorders>
              <w:top w:val="single" w:sz="4" w:space="0" w:color="auto"/>
              <w:left w:val="single" w:sz="4" w:space="0" w:color="auto"/>
              <w:bottom w:val="single" w:sz="4" w:space="0" w:color="auto"/>
              <w:right w:val="single" w:sz="4" w:space="0" w:color="auto"/>
            </w:tcBorders>
            <w:vAlign w:val="center"/>
          </w:tcPr>
          <w:p w14:paraId="79633E9A" w14:textId="77777777" w:rsidR="00720FF2" w:rsidRPr="001C7876" w:rsidRDefault="00720FF2" w:rsidP="000E4BBD">
            <w:pPr>
              <w:rPr>
                <w:ins w:id="3248" w:author="Rakesh Singhi" w:date="2015-02-07T10:58:00Z"/>
                <w:rFonts w:asciiTheme="minorHAnsi" w:hAnsiTheme="minorHAnsi" w:cstheme="minorHAnsi"/>
                <w:color w:val="000000"/>
                <w:szCs w:val="16"/>
              </w:rPr>
            </w:pPr>
            <w:ins w:id="3249"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6F659EB7" w14:textId="77777777" w:rsidR="00720FF2" w:rsidRPr="001C7876" w:rsidRDefault="00720FF2" w:rsidP="000E4BBD">
            <w:pPr>
              <w:rPr>
                <w:ins w:id="3250" w:author="Rakesh Singhi" w:date="2015-02-07T10:58:00Z"/>
                <w:rFonts w:asciiTheme="minorHAnsi" w:hAnsiTheme="minorHAnsi" w:cstheme="minorHAnsi"/>
                <w:color w:val="000000"/>
                <w:szCs w:val="16"/>
              </w:rPr>
            </w:pPr>
            <w:ins w:id="3251" w:author="Rakesh Singhi" w:date="2015-02-07T10:58:00Z">
              <w:r w:rsidRPr="001C7876">
                <w:rPr>
                  <w:rFonts w:asciiTheme="minorHAnsi" w:hAnsiTheme="minorHAnsi" w:cstheme="minorHAnsi"/>
                  <w:color w:val="000000"/>
                  <w:szCs w:val="16"/>
                </w:rPr>
                <w:t>please add column in the output file even is empty</w:t>
              </w:r>
            </w:ins>
          </w:p>
        </w:tc>
        <w:tc>
          <w:tcPr>
            <w:tcW w:w="1170" w:type="dxa"/>
            <w:tcBorders>
              <w:top w:val="single" w:sz="4" w:space="0" w:color="auto"/>
              <w:left w:val="single" w:sz="4" w:space="0" w:color="auto"/>
              <w:bottom w:val="single" w:sz="4" w:space="0" w:color="auto"/>
              <w:right w:val="single" w:sz="4" w:space="0" w:color="auto"/>
            </w:tcBorders>
            <w:vAlign w:val="center"/>
          </w:tcPr>
          <w:p w14:paraId="2886CD97" w14:textId="77777777" w:rsidR="00720FF2" w:rsidRPr="001C7876" w:rsidRDefault="00720FF2" w:rsidP="000E4BBD">
            <w:pPr>
              <w:rPr>
                <w:ins w:id="3252" w:author="Rakesh Singhi" w:date="2015-02-07T10:58:00Z"/>
                <w:rFonts w:asciiTheme="minorHAnsi" w:hAnsiTheme="minorHAnsi" w:cstheme="minorHAnsi"/>
                <w:color w:val="000000"/>
                <w:szCs w:val="16"/>
              </w:rPr>
            </w:pPr>
            <w:ins w:id="3253" w:author="Rakesh Singhi" w:date="2015-02-07T10:58:00Z">
              <w:r w:rsidRPr="001C7876">
                <w:rPr>
                  <w:rFonts w:asciiTheme="minorHAnsi" w:hAnsiTheme="minorHAnsi" w:cstheme="minorHAnsi"/>
                  <w:color w:val="000000"/>
                  <w:szCs w:val="16"/>
                </w:rPr>
                <w:t>No</w:t>
              </w:r>
            </w:ins>
          </w:p>
        </w:tc>
      </w:tr>
      <w:tr w:rsidR="00720FF2" w:rsidRPr="00D30FA1" w14:paraId="6FDF4493" w14:textId="77777777" w:rsidTr="00720FF2">
        <w:trPr>
          <w:ins w:id="3254"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021AEA96" w14:textId="77777777" w:rsidR="00720FF2" w:rsidRPr="001C7876" w:rsidRDefault="00720FF2" w:rsidP="000E4BBD">
            <w:pPr>
              <w:rPr>
                <w:ins w:id="3255" w:author="Rakesh Singhi" w:date="2015-02-07T10:58:00Z"/>
                <w:rFonts w:asciiTheme="minorHAnsi" w:hAnsiTheme="minorHAnsi" w:cstheme="minorHAnsi"/>
                <w:color w:val="000000"/>
                <w:szCs w:val="16"/>
              </w:rPr>
            </w:pPr>
            <w:ins w:id="3256" w:author="Rakesh Singhi" w:date="2015-02-07T10:58:00Z">
              <w:r w:rsidRPr="001C7876">
                <w:rPr>
                  <w:rFonts w:asciiTheme="minorHAnsi" w:hAnsiTheme="minorHAnsi" w:cstheme="minorHAnsi"/>
                  <w:color w:val="000000"/>
                  <w:szCs w:val="16"/>
                </w:rPr>
                <w:t>Serial Number</w:t>
              </w:r>
            </w:ins>
          </w:p>
        </w:tc>
        <w:tc>
          <w:tcPr>
            <w:tcW w:w="2160" w:type="dxa"/>
            <w:tcBorders>
              <w:top w:val="single" w:sz="4" w:space="0" w:color="auto"/>
              <w:left w:val="single" w:sz="4" w:space="0" w:color="auto"/>
              <w:bottom w:val="single" w:sz="4" w:space="0" w:color="auto"/>
              <w:right w:val="single" w:sz="4" w:space="0" w:color="auto"/>
            </w:tcBorders>
            <w:vAlign w:val="center"/>
          </w:tcPr>
          <w:p w14:paraId="5DA62D1F" w14:textId="77777777" w:rsidR="00720FF2" w:rsidRPr="001C7876" w:rsidRDefault="00720FF2" w:rsidP="000E4BBD">
            <w:pPr>
              <w:rPr>
                <w:ins w:id="3257" w:author="Rakesh Singhi" w:date="2015-02-07T10:58:00Z"/>
                <w:rFonts w:asciiTheme="minorHAnsi" w:hAnsiTheme="minorHAnsi" w:cstheme="minorHAnsi"/>
                <w:color w:val="000000"/>
                <w:szCs w:val="16"/>
              </w:rPr>
            </w:pPr>
            <w:ins w:id="3258" w:author="Rakesh Singhi" w:date="2015-02-07T10:58:00Z">
              <w:r w:rsidRPr="001C7876">
                <w:rPr>
                  <w:rFonts w:asciiTheme="minorHAnsi" w:hAnsiTheme="minorHAnsi" w:cstheme="minorHAnsi"/>
                  <w:color w:val="000000"/>
                  <w:szCs w:val="16"/>
                </w:rPr>
                <w:t>SerialNumber</w:t>
              </w:r>
            </w:ins>
          </w:p>
        </w:tc>
        <w:tc>
          <w:tcPr>
            <w:tcW w:w="1710" w:type="dxa"/>
            <w:tcBorders>
              <w:top w:val="single" w:sz="4" w:space="0" w:color="auto"/>
              <w:left w:val="single" w:sz="4" w:space="0" w:color="auto"/>
              <w:bottom w:val="single" w:sz="4" w:space="0" w:color="auto"/>
              <w:right w:val="single" w:sz="4" w:space="0" w:color="auto"/>
            </w:tcBorders>
            <w:vAlign w:val="center"/>
          </w:tcPr>
          <w:p w14:paraId="4B1DD3AF" w14:textId="77777777" w:rsidR="00720FF2" w:rsidRPr="001C7876" w:rsidRDefault="00720FF2" w:rsidP="000E4BBD">
            <w:pPr>
              <w:rPr>
                <w:ins w:id="3259" w:author="Rakesh Singhi" w:date="2015-02-07T10:58:00Z"/>
                <w:rFonts w:asciiTheme="minorHAnsi" w:hAnsiTheme="minorHAnsi" w:cstheme="minorHAnsi"/>
                <w:color w:val="000000"/>
                <w:szCs w:val="16"/>
              </w:rPr>
            </w:pPr>
            <w:ins w:id="3260"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524EADC0" w14:textId="77777777" w:rsidR="00720FF2" w:rsidRPr="001C7876" w:rsidRDefault="00720FF2" w:rsidP="000E4BBD">
            <w:pPr>
              <w:rPr>
                <w:ins w:id="3261" w:author="Rakesh Singhi" w:date="2015-02-07T10:58:00Z"/>
                <w:rFonts w:asciiTheme="minorHAnsi" w:hAnsiTheme="minorHAnsi" w:cstheme="minorHAnsi"/>
                <w:color w:val="000000"/>
                <w:szCs w:val="16"/>
              </w:rPr>
            </w:pPr>
            <w:ins w:id="3262" w:author="Rakesh Singhi" w:date="2015-02-07T10:58:00Z">
              <w:r w:rsidRPr="001C7876">
                <w:rPr>
                  <w:rFonts w:asciiTheme="minorHAnsi" w:hAnsiTheme="minorHAnsi" w:cstheme="minorHAnsi"/>
                  <w:color w:val="000000"/>
                  <w:szCs w:val="16"/>
                </w:rPr>
                <w:t xml:space="preserve">if there is more than 1 serial number </w:t>
              </w:r>
              <w:r>
                <w:rPr>
                  <w:rFonts w:asciiTheme="minorHAnsi" w:hAnsiTheme="minorHAnsi" w:cstheme="minorHAnsi"/>
                  <w:color w:val="000000"/>
                  <w:szCs w:val="16"/>
                </w:rPr>
                <w:t xml:space="preserve"> related </w:t>
              </w:r>
              <w:r w:rsidRPr="001C7876">
                <w:rPr>
                  <w:rFonts w:asciiTheme="minorHAnsi" w:hAnsiTheme="minorHAnsi" w:cstheme="minorHAnsi"/>
                  <w:color w:val="000000"/>
                  <w:szCs w:val="16"/>
                </w:rPr>
                <w:t>to the same invoice, part please separate with a point character : "."</w:t>
              </w:r>
              <w:r w:rsidRPr="001C7876">
                <w:rPr>
                  <w:rFonts w:asciiTheme="minorHAnsi" w:hAnsiTheme="minorHAnsi" w:cstheme="minorHAnsi"/>
                  <w:color w:val="000000"/>
                  <w:szCs w:val="16"/>
                </w:rPr>
                <w:br/>
                <w:t>please add column in the output file even is empty</w:t>
              </w:r>
            </w:ins>
          </w:p>
        </w:tc>
        <w:tc>
          <w:tcPr>
            <w:tcW w:w="1170" w:type="dxa"/>
            <w:tcBorders>
              <w:top w:val="single" w:sz="4" w:space="0" w:color="auto"/>
              <w:left w:val="single" w:sz="4" w:space="0" w:color="auto"/>
              <w:bottom w:val="single" w:sz="4" w:space="0" w:color="auto"/>
              <w:right w:val="single" w:sz="4" w:space="0" w:color="auto"/>
            </w:tcBorders>
            <w:vAlign w:val="center"/>
          </w:tcPr>
          <w:p w14:paraId="2F6C7C09" w14:textId="77777777" w:rsidR="00720FF2" w:rsidRPr="001C7876" w:rsidRDefault="00720FF2" w:rsidP="000E4BBD">
            <w:pPr>
              <w:rPr>
                <w:ins w:id="3263" w:author="Rakesh Singhi" w:date="2015-02-07T10:58:00Z"/>
                <w:rFonts w:asciiTheme="minorHAnsi" w:hAnsiTheme="minorHAnsi" w:cstheme="minorHAnsi"/>
                <w:color w:val="000000"/>
                <w:szCs w:val="16"/>
              </w:rPr>
            </w:pPr>
            <w:ins w:id="3264" w:author="Rakesh Singhi" w:date="2015-02-07T10:58:00Z">
              <w:r w:rsidRPr="001C7876">
                <w:rPr>
                  <w:rFonts w:asciiTheme="minorHAnsi" w:hAnsiTheme="minorHAnsi" w:cstheme="minorHAnsi"/>
                  <w:color w:val="000000"/>
                  <w:szCs w:val="16"/>
                </w:rPr>
                <w:t>No</w:t>
              </w:r>
            </w:ins>
          </w:p>
        </w:tc>
      </w:tr>
      <w:tr w:rsidR="00720FF2" w:rsidRPr="00D30FA1" w14:paraId="34FE94A0" w14:textId="77777777" w:rsidTr="00720FF2">
        <w:trPr>
          <w:ins w:id="3265"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6356BD67" w14:textId="77777777" w:rsidR="00720FF2" w:rsidRPr="001C7876" w:rsidRDefault="00720FF2" w:rsidP="000E4BBD">
            <w:pPr>
              <w:rPr>
                <w:ins w:id="3266" w:author="Rakesh Singhi" w:date="2015-02-07T10:58:00Z"/>
                <w:rFonts w:asciiTheme="minorHAnsi" w:hAnsiTheme="minorHAnsi" w:cstheme="minorHAnsi"/>
                <w:color w:val="000000"/>
                <w:szCs w:val="16"/>
              </w:rPr>
            </w:pPr>
            <w:ins w:id="3267" w:author="Rakesh Singhi" w:date="2015-02-07T10:58:00Z">
              <w:r w:rsidRPr="001C7876">
                <w:rPr>
                  <w:rFonts w:asciiTheme="minorHAnsi" w:hAnsiTheme="minorHAnsi" w:cstheme="minorHAnsi"/>
                  <w:color w:val="000000"/>
                  <w:szCs w:val="16"/>
                </w:rPr>
                <w:t>Transaction Type</w:t>
              </w:r>
            </w:ins>
          </w:p>
        </w:tc>
        <w:tc>
          <w:tcPr>
            <w:tcW w:w="2160" w:type="dxa"/>
            <w:tcBorders>
              <w:top w:val="single" w:sz="4" w:space="0" w:color="auto"/>
              <w:left w:val="single" w:sz="4" w:space="0" w:color="auto"/>
              <w:bottom w:val="single" w:sz="4" w:space="0" w:color="auto"/>
              <w:right w:val="single" w:sz="4" w:space="0" w:color="auto"/>
            </w:tcBorders>
            <w:vAlign w:val="center"/>
          </w:tcPr>
          <w:p w14:paraId="11ACF7F4" w14:textId="77777777" w:rsidR="00720FF2" w:rsidRPr="001C7876" w:rsidRDefault="00720FF2" w:rsidP="000E4BBD">
            <w:pPr>
              <w:rPr>
                <w:ins w:id="3268" w:author="Rakesh Singhi" w:date="2015-02-07T10:58:00Z"/>
                <w:rFonts w:asciiTheme="minorHAnsi" w:hAnsiTheme="minorHAnsi" w:cstheme="minorHAnsi"/>
                <w:color w:val="000000"/>
                <w:szCs w:val="16"/>
              </w:rPr>
            </w:pPr>
            <w:ins w:id="3269" w:author="Rakesh Singhi" w:date="2015-02-07T10:58:00Z">
              <w:r w:rsidRPr="001C7876">
                <w:rPr>
                  <w:rFonts w:asciiTheme="minorHAnsi" w:hAnsiTheme="minorHAnsi" w:cstheme="minorHAnsi"/>
                  <w:color w:val="000000"/>
                  <w:szCs w:val="16"/>
                </w:rPr>
                <w:t>Transaction Type</w:t>
              </w:r>
            </w:ins>
          </w:p>
        </w:tc>
        <w:tc>
          <w:tcPr>
            <w:tcW w:w="1710" w:type="dxa"/>
            <w:tcBorders>
              <w:top w:val="single" w:sz="4" w:space="0" w:color="auto"/>
              <w:left w:val="single" w:sz="4" w:space="0" w:color="auto"/>
              <w:bottom w:val="single" w:sz="4" w:space="0" w:color="auto"/>
              <w:right w:val="single" w:sz="4" w:space="0" w:color="auto"/>
            </w:tcBorders>
            <w:vAlign w:val="center"/>
          </w:tcPr>
          <w:p w14:paraId="33B115D2" w14:textId="77777777" w:rsidR="00720FF2" w:rsidRPr="001C7876" w:rsidRDefault="00720FF2" w:rsidP="000E4BBD">
            <w:pPr>
              <w:rPr>
                <w:ins w:id="3270" w:author="Rakesh Singhi" w:date="2015-02-07T10:58:00Z"/>
                <w:rFonts w:asciiTheme="minorHAnsi" w:hAnsiTheme="minorHAnsi" w:cstheme="minorHAnsi"/>
                <w:color w:val="000000"/>
                <w:szCs w:val="16"/>
              </w:rPr>
            </w:pPr>
            <w:ins w:id="3271"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2B9EEC63" w14:textId="77777777" w:rsidR="00720FF2" w:rsidRPr="001C7876" w:rsidRDefault="00720FF2" w:rsidP="000E4BBD">
            <w:pPr>
              <w:rPr>
                <w:ins w:id="3272" w:author="Rakesh Singhi" w:date="2015-02-07T10:58:00Z"/>
                <w:rFonts w:asciiTheme="minorHAnsi" w:hAnsiTheme="minorHAnsi" w:cstheme="minorHAnsi"/>
                <w:color w:val="000000"/>
                <w:szCs w:val="16"/>
              </w:rPr>
            </w:pPr>
            <w:ins w:id="3273" w:author="Rakesh Singhi" w:date="2015-02-07T10:58:00Z">
              <w:r w:rsidRPr="001C7876">
                <w:rPr>
                  <w:rFonts w:asciiTheme="minorHAnsi" w:hAnsiTheme="minorHAnsi" w:cstheme="minorHAnsi"/>
                  <w:color w:val="000000"/>
                  <w:szCs w:val="16"/>
                </w:rPr>
                <w:t xml:space="preserve">values : </w:t>
              </w:r>
              <w:r w:rsidRPr="001C7876">
                <w:rPr>
                  <w:rFonts w:asciiTheme="minorHAnsi" w:hAnsiTheme="minorHAnsi" w:cstheme="minorHAnsi"/>
                  <w:color w:val="000000"/>
                  <w:szCs w:val="16"/>
                </w:rPr>
                <w:br/>
                <w:t>81: RMA, cancelations</w:t>
              </w:r>
              <w:r w:rsidRPr="001C7876">
                <w:rPr>
                  <w:rFonts w:asciiTheme="minorHAnsi" w:hAnsiTheme="minorHAnsi" w:cstheme="minorHAnsi"/>
                  <w:color w:val="000000"/>
                  <w:szCs w:val="16"/>
                </w:rPr>
                <w:br/>
                <w:t>380 : Invoice</w:t>
              </w:r>
            </w:ins>
          </w:p>
        </w:tc>
        <w:tc>
          <w:tcPr>
            <w:tcW w:w="1170" w:type="dxa"/>
            <w:tcBorders>
              <w:top w:val="single" w:sz="4" w:space="0" w:color="auto"/>
              <w:left w:val="single" w:sz="4" w:space="0" w:color="auto"/>
              <w:bottom w:val="single" w:sz="4" w:space="0" w:color="auto"/>
              <w:right w:val="single" w:sz="4" w:space="0" w:color="auto"/>
            </w:tcBorders>
            <w:vAlign w:val="center"/>
          </w:tcPr>
          <w:p w14:paraId="0ADF564E" w14:textId="77777777" w:rsidR="00720FF2" w:rsidRPr="001C7876" w:rsidRDefault="00720FF2" w:rsidP="000E4BBD">
            <w:pPr>
              <w:rPr>
                <w:ins w:id="3274" w:author="Rakesh Singhi" w:date="2015-02-07T10:58:00Z"/>
                <w:rFonts w:asciiTheme="minorHAnsi" w:hAnsiTheme="minorHAnsi" w:cstheme="minorHAnsi"/>
                <w:color w:val="000000"/>
                <w:szCs w:val="16"/>
              </w:rPr>
            </w:pPr>
            <w:ins w:id="3275" w:author="Rakesh Singhi" w:date="2015-02-07T10:58:00Z">
              <w:r w:rsidRPr="001C7876">
                <w:rPr>
                  <w:rFonts w:asciiTheme="minorHAnsi" w:hAnsiTheme="minorHAnsi" w:cstheme="minorHAnsi"/>
                  <w:color w:val="000000"/>
                  <w:szCs w:val="16"/>
                </w:rPr>
                <w:t>Yes</w:t>
              </w:r>
            </w:ins>
          </w:p>
        </w:tc>
      </w:tr>
      <w:tr w:rsidR="00720FF2" w:rsidRPr="00D30FA1" w14:paraId="6EF5BA5F" w14:textId="77777777" w:rsidTr="00720FF2">
        <w:trPr>
          <w:ins w:id="3276"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259890FF" w14:textId="77777777" w:rsidR="00720FF2" w:rsidRPr="001C7876" w:rsidRDefault="00720FF2" w:rsidP="000E4BBD">
            <w:pPr>
              <w:rPr>
                <w:ins w:id="3277" w:author="Rakesh Singhi" w:date="2015-02-07T10:58:00Z"/>
                <w:rFonts w:asciiTheme="minorHAnsi" w:hAnsiTheme="minorHAnsi" w:cstheme="minorHAnsi"/>
                <w:color w:val="000000"/>
                <w:szCs w:val="16"/>
              </w:rPr>
            </w:pPr>
            <w:ins w:id="3278" w:author="Rakesh Singhi" w:date="2015-02-07T10:58:00Z">
              <w:r w:rsidRPr="001C7876">
                <w:rPr>
                  <w:rFonts w:asciiTheme="minorHAnsi" w:hAnsiTheme="minorHAnsi" w:cstheme="minorHAnsi"/>
                  <w:color w:val="000000"/>
                  <w:szCs w:val="16"/>
                </w:rPr>
                <w:t>Original Transaction ID</w:t>
              </w:r>
            </w:ins>
          </w:p>
        </w:tc>
        <w:tc>
          <w:tcPr>
            <w:tcW w:w="2160" w:type="dxa"/>
            <w:tcBorders>
              <w:top w:val="single" w:sz="4" w:space="0" w:color="auto"/>
              <w:left w:val="single" w:sz="4" w:space="0" w:color="auto"/>
              <w:bottom w:val="single" w:sz="4" w:space="0" w:color="auto"/>
              <w:right w:val="single" w:sz="4" w:space="0" w:color="auto"/>
            </w:tcBorders>
            <w:vAlign w:val="center"/>
          </w:tcPr>
          <w:p w14:paraId="68FF5C6D" w14:textId="77777777" w:rsidR="00720FF2" w:rsidRPr="001C7876" w:rsidRDefault="00720FF2" w:rsidP="000E4BBD">
            <w:pPr>
              <w:rPr>
                <w:ins w:id="3279" w:author="Rakesh Singhi" w:date="2015-02-07T10:58:00Z"/>
                <w:rFonts w:asciiTheme="minorHAnsi" w:hAnsiTheme="minorHAnsi" w:cstheme="minorHAnsi"/>
                <w:color w:val="000000"/>
                <w:szCs w:val="16"/>
              </w:rPr>
            </w:pPr>
            <w:ins w:id="3280" w:author="Rakesh Singhi" w:date="2015-02-07T10:58:00Z">
              <w:r w:rsidRPr="001C7876">
                <w:rPr>
                  <w:rFonts w:asciiTheme="minorHAnsi" w:hAnsiTheme="minorHAnsi" w:cstheme="minorHAnsi"/>
                  <w:color w:val="000000"/>
                  <w:szCs w:val="16"/>
                </w:rPr>
                <w:t>OriginalTransactionId</w:t>
              </w:r>
            </w:ins>
          </w:p>
        </w:tc>
        <w:tc>
          <w:tcPr>
            <w:tcW w:w="1710" w:type="dxa"/>
            <w:tcBorders>
              <w:top w:val="single" w:sz="4" w:space="0" w:color="auto"/>
              <w:left w:val="single" w:sz="4" w:space="0" w:color="auto"/>
              <w:bottom w:val="single" w:sz="4" w:space="0" w:color="auto"/>
              <w:right w:val="single" w:sz="4" w:space="0" w:color="auto"/>
            </w:tcBorders>
            <w:vAlign w:val="center"/>
          </w:tcPr>
          <w:p w14:paraId="2789C0FA" w14:textId="77777777" w:rsidR="00720FF2" w:rsidRPr="001C7876" w:rsidRDefault="00720FF2" w:rsidP="000E4BBD">
            <w:pPr>
              <w:rPr>
                <w:ins w:id="3281" w:author="Rakesh Singhi" w:date="2015-02-07T10:58:00Z"/>
                <w:rFonts w:asciiTheme="minorHAnsi" w:hAnsiTheme="minorHAnsi" w:cstheme="minorHAnsi"/>
                <w:color w:val="000000"/>
                <w:szCs w:val="16"/>
              </w:rPr>
            </w:pPr>
            <w:ins w:id="3282" w:author="Rakesh Singhi" w:date="2015-02-07T10:58:00Z">
              <w:r w:rsidRPr="001C7876">
                <w:rPr>
                  <w:rFonts w:asciiTheme="minorHAnsi" w:hAnsiTheme="minorHAnsi" w:cstheme="minorHAnsi"/>
                  <w:color w:val="000000"/>
                  <w:szCs w:val="16"/>
                </w:rPr>
                <w:t>varchar2(500)</w:t>
              </w:r>
            </w:ins>
          </w:p>
        </w:tc>
        <w:tc>
          <w:tcPr>
            <w:tcW w:w="2610" w:type="dxa"/>
            <w:tcBorders>
              <w:top w:val="single" w:sz="4" w:space="0" w:color="auto"/>
              <w:left w:val="single" w:sz="4" w:space="0" w:color="auto"/>
              <w:bottom w:val="single" w:sz="4" w:space="0" w:color="auto"/>
              <w:right w:val="single" w:sz="4" w:space="0" w:color="auto"/>
            </w:tcBorders>
            <w:vAlign w:val="center"/>
          </w:tcPr>
          <w:p w14:paraId="6ABD0891" w14:textId="77777777" w:rsidR="00720FF2" w:rsidRPr="001C7876" w:rsidRDefault="00720FF2" w:rsidP="000E4BBD">
            <w:pPr>
              <w:rPr>
                <w:ins w:id="3283" w:author="Rakesh Singhi" w:date="2015-02-07T10:58:00Z"/>
                <w:rFonts w:asciiTheme="minorHAnsi" w:hAnsiTheme="minorHAnsi" w:cstheme="minorHAnsi"/>
                <w:color w:val="000000"/>
                <w:szCs w:val="16"/>
              </w:rPr>
            </w:pPr>
          </w:p>
        </w:tc>
        <w:tc>
          <w:tcPr>
            <w:tcW w:w="1170" w:type="dxa"/>
            <w:tcBorders>
              <w:top w:val="single" w:sz="4" w:space="0" w:color="auto"/>
              <w:left w:val="single" w:sz="4" w:space="0" w:color="auto"/>
              <w:bottom w:val="single" w:sz="4" w:space="0" w:color="auto"/>
              <w:right w:val="single" w:sz="4" w:space="0" w:color="auto"/>
            </w:tcBorders>
            <w:vAlign w:val="center"/>
          </w:tcPr>
          <w:p w14:paraId="70FE8308" w14:textId="77777777" w:rsidR="00720FF2" w:rsidRPr="001C7876" w:rsidRDefault="00720FF2" w:rsidP="000E4BBD">
            <w:pPr>
              <w:rPr>
                <w:ins w:id="3284" w:author="Rakesh Singhi" w:date="2015-02-07T10:58:00Z"/>
                <w:rFonts w:asciiTheme="minorHAnsi" w:hAnsiTheme="minorHAnsi" w:cstheme="minorHAnsi"/>
                <w:color w:val="000000"/>
                <w:szCs w:val="16"/>
              </w:rPr>
            </w:pPr>
            <w:ins w:id="3285" w:author="Rakesh Singhi" w:date="2015-02-07T10:58:00Z">
              <w:r w:rsidRPr="001C7876">
                <w:rPr>
                  <w:rFonts w:asciiTheme="minorHAnsi" w:hAnsiTheme="minorHAnsi" w:cstheme="minorHAnsi"/>
                  <w:color w:val="000000"/>
                  <w:szCs w:val="16"/>
                </w:rPr>
                <w:t>No</w:t>
              </w:r>
            </w:ins>
          </w:p>
        </w:tc>
      </w:tr>
      <w:tr w:rsidR="00720FF2" w:rsidRPr="00D30FA1" w14:paraId="5E97FED1" w14:textId="77777777" w:rsidTr="00720FF2">
        <w:trPr>
          <w:ins w:id="3286" w:author="Rakesh Singhi" w:date="2015-02-07T10:58:00Z"/>
        </w:trPr>
        <w:tc>
          <w:tcPr>
            <w:tcW w:w="2430" w:type="dxa"/>
            <w:tcBorders>
              <w:top w:val="single" w:sz="4" w:space="0" w:color="auto"/>
              <w:left w:val="single" w:sz="4" w:space="0" w:color="auto"/>
              <w:bottom w:val="single" w:sz="4" w:space="0" w:color="auto"/>
              <w:right w:val="single" w:sz="4" w:space="0" w:color="auto"/>
            </w:tcBorders>
            <w:vAlign w:val="center"/>
          </w:tcPr>
          <w:p w14:paraId="63FBC113" w14:textId="77777777" w:rsidR="00720FF2" w:rsidRPr="001C7876" w:rsidRDefault="00720FF2" w:rsidP="000E4BBD">
            <w:pPr>
              <w:rPr>
                <w:ins w:id="3287" w:author="Rakesh Singhi" w:date="2015-02-07T10:58:00Z"/>
                <w:rFonts w:asciiTheme="minorHAnsi" w:hAnsiTheme="minorHAnsi" w:cstheme="minorHAnsi"/>
                <w:color w:val="000000"/>
                <w:szCs w:val="16"/>
              </w:rPr>
            </w:pPr>
            <w:ins w:id="3288" w:author="Rakesh Singhi" w:date="2015-02-07T10:58:00Z">
              <w:r w:rsidRPr="001C7876">
                <w:rPr>
                  <w:rFonts w:asciiTheme="minorHAnsi" w:hAnsiTheme="minorHAnsi" w:cstheme="minorHAnsi"/>
                  <w:color w:val="000000"/>
                  <w:szCs w:val="16"/>
                </w:rPr>
                <w:t>Original Transaction Date</w:t>
              </w:r>
            </w:ins>
          </w:p>
        </w:tc>
        <w:tc>
          <w:tcPr>
            <w:tcW w:w="2160" w:type="dxa"/>
            <w:tcBorders>
              <w:top w:val="single" w:sz="4" w:space="0" w:color="auto"/>
              <w:left w:val="single" w:sz="4" w:space="0" w:color="auto"/>
              <w:bottom w:val="single" w:sz="4" w:space="0" w:color="auto"/>
              <w:right w:val="single" w:sz="4" w:space="0" w:color="auto"/>
            </w:tcBorders>
            <w:vAlign w:val="center"/>
          </w:tcPr>
          <w:p w14:paraId="4C2AEBC4" w14:textId="77777777" w:rsidR="00720FF2" w:rsidRPr="001C7876" w:rsidRDefault="00720FF2" w:rsidP="000E4BBD">
            <w:pPr>
              <w:rPr>
                <w:ins w:id="3289" w:author="Rakesh Singhi" w:date="2015-02-07T10:58:00Z"/>
                <w:rFonts w:asciiTheme="minorHAnsi" w:hAnsiTheme="minorHAnsi" w:cstheme="minorHAnsi"/>
                <w:color w:val="000000"/>
                <w:szCs w:val="16"/>
              </w:rPr>
            </w:pPr>
            <w:ins w:id="3290" w:author="Rakesh Singhi" w:date="2015-02-07T10:58:00Z">
              <w:r w:rsidRPr="001C7876">
                <w:rPr>
                  <w:rFonts w:asciiTheme="minorHAnsi" w:hAnsiTheme="minorHAnsi" w:cstheme="minorHAnsi"/>
                  <w:color w:val="000000"/>
                  <w:szCs w:val="16"/>
                </w:rPr>
                <w:t>OriginalTransactionDate</w:t>
              </w:r>
            </w:ins>
          </w:p>
        </w:tc>
        <w:tc>
          <w:tcPr>
            <w:tcW w:w="1710" w:type="dxa"/>
            <w:tcBorders>
              <w:top w:val="single" w:sz="4" w:space="0" w:color="auto"/>
              <w:left w:val="single" w:sz="4" w:space="0" w:color="auto"/>
              <w:bottom w:val="single" w:sz="4" w:space="0" w:color="auto"/>
              <w:right w:val="single" w:sz="4" w:space="0" w:color="auto"/>
            </w:tcBorders>
            <w:vAlign w:val="center"/>
          </w:tcPr>
          <w:p w14:paraId="25A38D54" w14:textId="77777777" w:rsidR="00720FF2" w:rsidRPr="001C7876" w:rsidRDefault="00720FF2" w:rsidP="000E4BBD">
            <w:pPr>
              <w:rPr>
                <w:ins w:id="3291" w:author="Rakesh Singhi" w:date="2015-02-07T10:58:00Z"/>
                <w:rFonts w:asciiTheme="minorHAnsi" w:hAnsiTheme="minorHAnsi" w:cstheme="minorHAnsi"/>
                <w:color w:val="000000"/>
                <w:szCs w:val="16"/>
              </w:rPr>
            </w:pPr>
            <w:ins w:id="3292" w:author="Rakesh Singhi" w:date="2015-02-07T10:58:00Z">
              <w:r w:rsidRPr="001C7876">
                <w:rPr>
                  <w:rFonts w:asciiTheme="minorHAnsi" w:hAnsiTheme="minorHAnsi" w:cstheme="minorHAnsi"/>
                  <w:color w:val="000000"/>
                  <w:szCs w:val="16"/>
                </w:rPr>
                <w:t>Date</w:t>
              </w:r>
              <w:r w:rsidRPr="001C7876">
                <w:rPr>
                  <w:rFonts w:asciiTheme="minorHAnsi" w:hAnsiTheme="minorHAnsi" w:cstheme="minorHAnsi"/>
                  <w:color w:val="000000"/>
                  <w:szCs w:val="16"/>
                </w:rPr>
                <w:br/>
                <w:t>(DD/MM/YYYY)</w:t>
              </w:r>
            </w:ins>
          </w:p>
        </w:tc>
        <w:tc>
          <w:tcPr>
            <w:tcW w:w="2610" w:type="dxa"/>
            <w:tcBorders>
              <w:top w:val="single" w:sz="4" w:space="0" w:color="auto"/>
              <w:left w:val="single" w:sz="4" w:space="0" w:color="auto"/>
              <w:bottom w:val="single" w:sz="4" w:space="0" w:color="auto"/>
              <w:right w:val="single" w:sz="4" w:space="0" w:color="auto"/>
            </w:tcBorders>
            <w:vAlign w:val="center"/>
          </w:tcPr>
          <w:p w14:paraId="0E71A22A" w14:textId="77777777" w:rsidR="00720FF2" w:rsidRPr="001C7876" w:rsidRDefault="00720FF2" w:rsidP="000E4BBD">
            <w:pPr>
              <w:rPr>
                <w:ins w:id="3293" w:author="Rakesh Singhi" w:date="2015-02-07T10:58:00Z"/>
                <w:rFonts w:asciiTheme="minorHAnsi" w:hAnsiTheme="minorHAnsi" w:cstheme="minorHAnsi"/>
                <w:color w:val="000000"/>
                <w:szCs w:val="16"/>
              </w:rPr>
            </w:pPr>
          </w:p>
        </w:tc>
        <w:tc>
          <w:tcPr>
            <w:tcW w:w="1170" w:type="dxa"/>
            <w:tcBorders>
              <w:top w:val="single" w:sz="4" w:space="0" w:color="auto"/>
              <w:left w:val="single" w:sz="4" w:space="0" w:color="auto"/>
              <w:bottom w:val="single" w:sz="4" w:space="0" w:color="auto"/>
              <w:right w:val="single" w:sz="4" w:space="0" w:color="auto"/>
            </w:tcBorders>
            <w:vAlign w:val="center"/>
          </w:tcPr>
          <w:p w14:paraId="3866E626" w14:textId="77777777" w:rsidR="00720FF2" w:rsidRPr="001C7876" w:rsidRDefault="00720FF2" w:rsidP="000E4BBD">
            <w:pPr>
              <w:rPr>
                <w:ins w:id="3294" w:author="Rakesh Singhi" w:date="2015-02-07T10:58:00Z"/>
                <w:rFonts w:asciiTheme="minorHAnsi" w:hAnsiTheme="minorHAnsi" w:cstheme="minorHAnsi"/>
                <w:color w:val="000000"/>
                <w:szCs w:val="16"/>
              </w:rPr>
            </w:pPr>
            <w:ins w:id="3295" w:author="Rakesh Singhi" w:date="2015-02-07T10:58:00Z">
              <w:r w:rsidRPr="001C7876">
                <w:rPr>
                  <w:rFonts w:asciiTheme="minorHAnsi" w:hAnsiTheme="minorHAnsi" w:cstheme="minorHAnsi"/>
                  <w:color w:val="000000"/>
                  <w:szCs w:val="16"/>
                </w:rPr>
                <w:t>No</w:t>
              </w:r>
            </w:ins>
          </w:p>
        </w:tc>
      </w:tr>
    </w:tbl>
    <w:p w14:paraId="0C9C9903" w14:textId="77777777" w:rsidR="00E957B4" w:rsidRDefault="00E957B4" w:rsidP="00E957B4"/>
    <w:p w14:paraId="6EA6AEAD" w14:textId="7F46AA30" w:rsidR="00E957B4" w:rsidDel="00D33CAD" w:rsidRDefault="00E957B4" w:rsidP="00E957B4">
      <w:pPr>
        <w:rPr>
          <w:del w:id="3296" w:author="gu832116" w:date="2015-02-09T18:47:00Z"/>
        </w:rPr>
      </w:pPr>
    </w:p>
    <w:p w14:paraId="0B881198" w14:textId="77777777" w:rsidR="00E957B4" w:rsidRDefault="00E957B4" w:rsidP="00E957B4"/>
    <w:p w14:paraId="7E17B9AC" w14:textId="77777777" w:rsidR="00E957B4" w:rsidRPr="00D33CAD" w:rsidRDefault="00E957B4" w:rsidP="00D33CAD">
      <w:pPr>
        <w:keepNext/>
        <w:widowControl/>
        <w:numPr>
          <w:ilvl w:val="2"/>
          <w:numId w:val="10"/>
        </w:numPr>
        <w:spacing w:line="240" w:lineRule="auto"/>
        <w:ind w:right="21"/>
        <w:jc w:val="both"/>
        <w:outlineLvl w:val="1"/>
        <w:rPr>
          <w:rFonts w:asciiTheme="minorHAnsi" w:hAnsiTheme="minorHAnsi" w:cstheme="minorHAnsi"/>
          <w:b/>
          <w:sz w:val="24"/>
          <w:szCs w:val="24"/>
          <w:lang w:val="en-GB"/>
        </w:rPr>
      </w:pPr>
      <w:bookmarkStart w:id="3297" w:name="_Toc415065513"/>
      <w:r w:rsidRPr="00D33CAD">
        <w:rPr>
          <w:rFonts w:asciiTheme="minorHAnsi" w:hAnsiTheme="minorHAnsi" w:cstheme="minorHAnsi"/>
          <w:b/>
          <w:sz w:val="24"/>
          <w:szCs w:val="24"/>
          <w:lang w:val="en-GB"/>
        </w:rPr>
        <w:t>Control /Feed Balance File</w:t>
      </w:r>
      <w:bookmarkEnd w:id="3297"/>
    </w:p>
    <w:p w14:paraId="6F3B0A4C" w14:textId="77777777" w:rsidR="00E957B4" w:rsidRDefault="00E957B4" w:rsidP="00E957B4">
      <w:pPr>
        <w:rPr>
          <w:rFonts w:asciiTheme="minorHAnsi" w:hAnsiTheme="minorHAnsi" w:cstheme="minorHAnsi"/>
        </w:rPr>
      </w:pPr>
    </w:p>
    <w:p w14:paraId="4706E78A" w14:textId="77777777" w:rsidR="00E957B4" w:rsidRDefault="00E957B4" w:rsidP="00E957B4">
      <w:pPr>
        <w:rPr>
          <w:rFonts w:asciiTheme="minorHAnsi" w:hAnsiTheme="minorHAnsi" w:cstheme="minorHAnsi"/>
        </w:rPr>
      </w:pPr>
      <w:r w:rsidRPr="003E179C">
        <w:rPr>
          <w:rFonts w:asciiTheme="minorHAnsi" w:hAnsiTheme="minorHAnsi" w:cstheme="minorHAnsi"/>
        </w:rPr>
        <w:t xml:space="preserve">A feed balancing file will be placed along with the respective </w:t>
      </w:r>
      <w:r>
        <w:rPr>
          <w:rFonts w:asciiTheme="minorHAnsi" w:hAnsiTheme="minorHAnsi" w:cstheme="minorHAnsi"/>
        </w:rPr>
        <w:t xml:space="preserve">MD </w:t>
      </w:r>
      <w:r w:rsidRPr="003E179C">
        <w:rPr>
          <w:rFonts w:asciiTheme="minorHAnsi" w:hAnsiTheme="minorHAnsi" w:cstheme="minorHAnsi"/>
        </w:rPr>
        <w:t xml:space="preserve">input file </w:t>
      </w:r>
      <w:r>
        <w:rPr>
          <w:rFonts w:asciiTheme="minorHAnsi" w:hAnsiTheme="minorHAnsi" w:cstheme="minorHAnsi"/>
        </w:rPr>
        <w:t>which the details as follows</w:t>
      </w:r>
    </w:p>
    <w:p w14:paraId="6EED828E" w14:textId="77777777" w:rsidR="00E957B4" w:rsidRDefault="00E957B4" w:rsidP="00E957B4">
      <w:pPr>
        <w:rPr>
          <w:rFonts w:asciiTheme="minorHAnsi" w:hAnsiTheme="minorHAnsi" w:cstheme="minorHAnsi"/>
        </w:rPr>
      </w:pPr>
    </w:p>
    <w:p w14:paraId="28B6713B" w14:textId="77777777" w:rsidR="00E957B4" w:rsidRPr="00F733F7" w:rsidRDefault="00E957B4" w:rsidP="00E957B4">
      <w:pPr>
        <w:rPr>
          <w:u w:val="single"/>
        </w:rPr>
      </w:pPr>
      <w:r w:rsidRPr="00F733F7">
        <w:rPr>
          <w:u w:val="single"/>
        </w:rPr>
        <w:t>File Details</w:t>
      </w:r>
    </w:p>
    <w:p w14:paraId="7A22B0C8" w14:textId="77777777" w:rsidR="00E957B4" w:rsidRDefault="00E957B4" w:rsidP="00E957B4">
      <w:pPr>
        <w:ind w:firstLine="720"/>
      </w:pPr>
    </w:p>
    <w:p w14:paraId="1FE4EC62" w14:textId="77777777" w:rsidR="00E957B4" w:rsidRPr="0072004E" w:rsidRDefault="00E957B4" w:rsidP="00E957B4">
      <w:pPr>
        <w:rPr>
          <w:rFonts w:asciiTheme="minorHAnsi" w:hAnsiTheme="minorHAnsi" w:cstheme="minorHAnsi"/>
        </w:rPr>
      </w:pPr>
      <w:r w:rsidRPr="0072004E">
        <w:rPr>
          <w:rFonts w:asciiTheme="minorHAnsi" w:hAnsiTheme="minorHAnsi" w:cstheme="minorHAnsi"/>
        </w:rPr>
        <w:t>Name - DMO_</w:t>
      </w:r>
      <w:r>
        <w:rPr>
          <w:rFonts w:asciiTheme="minorHAnsi" w:hAnsiTheme="minorHAnsi" w:cstheme="minorHAnsi"/>
        </w:rPr>
        <w:t>&lt;</w:t>
      </w:r>
      <w:r>
        <w:rPr>
          <w:rFonts w:asciiTheme="minorHAnsi" w:hAnsiTheme="minorHAnsi" w:cstheme="minorHAnsi"/>
          <w:b/>
          <w:color w:val="FF0000"/>
        </w:rPr>
        <w:t>MD_VATID</w:t>
      </w:r>
      <w:r>
        <w:rPr>
          <w:rFonts w:asciiTheme="minorHAnsi" w:hAnsiTheme="minorHAnsi" w:cstheme="minorHAnsi"/>
        </w:rPr>
        <w:t>&gt;</w:t>
      </w:r>
      <w:r w:rsidRPr="00CA468C">
        <w:rPr>
          <w:rFonts w:asciiTheme="minorHAnsi" w:hAnsiTheme="minorHAnsi" w:cstheme="minorHAnsi"/>
        </w:rPr>
        <w:t>_&lt;</w:t>
      </w:r>
      <w:r w:rsidRPr="00CA468C">
        <w:rPr>
          <w:rFonts w:asciiTheme="minorHAnsi" w:hAnsiTheme="minorHAnsi" w:cstheme="minorHAnsi"/>
          <w:b/>
          <w:color w:val="FF0000"/>
        </w:rPr>
        <w:t>FILE_SEQ_NO</w:t>
      </w:r>
      <w:r w:rsidRPr="00CA468C">
        <w:rPr>
          <w:rFonts w:asciiTheme="minorHAnsi" w:hAnsiTheme="minorHAnsi" w:cstheme="minorHAnsi"/>
        </w:rPr>
        <w:t>&gt;</w:t>
      </w:r>
      <w:r w:rsidRPr="0072004E">
        <w:rPr>
          <w:rFonts w:asciiTheme="minorHAnsi" w:hAnsiTheme="minorHAnsi" w:cstheme="minorHAnsi"/>
        </w:rPr>
        <w:t>_Sell</w:t>
      </w:r>
      <w:r>
        <w:rPr>
          <w:rFonts w:asciiTheme="minorHAnsi" w:hAnsiTheme="minorHAnsi" w:cstheme="minorHAnsi"/>
        </w:rPr>
        <w:t>out_feedbal</w:t>
      </w:r>
      <w:r w:rsidRPr="0072004E">
        <w:rPr>
          <w:rFonts w:asciiTheme="minorHAnsi" w:hAnsiTheme="minorHAnsi" w:cstheme="minorHAnsi"/>
        </w:rPr>
        <w:t xml:space="preserve">.csv </w:t>
      </w:r>
    </w:p>
    <w:p w14:paraId="2C4D2BAB" w14:textId="77777777" w:rsidR="00E957B4" w:rsidRDefault="00E957B4" w:rsidP="00E957B4">
      <w:pPr>
        <w:rPr>
          <w:rFonts w:asciiTheme="minorHAnsi" w:hAnsiTheme="minorHAnsi" w:cstheme="minorHAnsi"/>
        </w:rPr>
      </w:pPr>
      <w:r>
        <w:rPr>
          <w:rFonts w:asciiTheme="minorHAnsi" w:hAnsiTheme="minorHAnsi" w:cstheme="minorHAnsi"/>
        </w:rPr>
        <w:t>Delimiter – comma</w:t>
      </w:r>
    </w:p>
    <w:p w14:paraId="2790FE36" w14:textId="77777777" w:rsidR="00E957B4" w:rsidRPr="00823D10" w:rsidRDefault="00E957B4" w:rsidP="00E957B4">
      <w:pPr>
        <w:rPr>
          <w:rFonts w:asciiTheme="minorHAnsi" w:hAnsiTheme="minorHAnsi" w:cstheme="minorHAnsi"/>
        </w:rPr>
      </w:pPr>
      <w:r>
        <w:rPr>
          <w:rFonts w:asciiTheme="minorHAnsi" w:hAnsiTheme="minorHAnsi" w:cstheme="minorHAnsi"/>
        </w:rPr>
        <w:t>File Type – MD Feed Bal</w:t>
      </w:r>
    </w:p>
    <w:p w14:paraId="00753536" w14:textId="77777777" w:rsidR="00E957B4" w:rsidRDefault="00E957B4" w:rsidP="00E957B4"/>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90"/>
        <w:gridCol w:w="3765"/>
        <w:gridCol w:w="2535"/>
      </w:tblGrid>
      <w:tr w:rsidR="00E957B4" w:rsidRPr="001C7876" w14:paraId="0556A756" w14:textId="77777777" w:rsidTr="00E957B4">
        <w:tc>
          <w:tcPr>
            <w:tcW w:w="3690" w:type="dxa"/>
            <w:tcBorders>
              <w:top w:val="single" w:sz="4" w:space="0" w:color="auto"/>
              <w:left w:val="single" w:sz="4" w:space="0" w:color="auto"/>
              <w:bottom w:val="single" w:sz="4" w:space="0" w:color="auto"/>
              <w:right w:val="single" w:sz="4" w:space="0" w:color="auto"/>
            </w:tcBorders>
            <w:shd w:val="clear" w:color="auto" w:fill="F4B8AE"/>
            <w:hideMark/>
          </w:tcPr>
          <w:p w14:paraId="2B87190F" w14:textId="77777777" w:rsidR="00E957B4" w:rsidRPr="00132E88" w:rsidRDefault="00E957B4" w:rsidP="00E957B4">
            <w:pPr>
              <w:rPr>
                <w:rFonts w:asciiTheme="minorHAnsi" w:hAnsiTheme="minorHAnsi" w:cstheme="minorHAnsi"/>
                <w:color w:val="000000"/>
                <w:szCs w:val="16"/>
              </w:rPr>
            </w:pPr>
            <w:r>
              <w:rPr>
                <w:rFonts w:asciiTheme="minorHAnsi" w:hAnsiTheme="minorHAnsi" w:cstheme="minorHAnsi"/>
                <w:color w:val="000000"/>
                <w:szCs w:val="16"/>
              </w:rPr>
              <w:t xml:space="preserve">File Name </w:t>
            </w:r>
          </w:p>
        </w:tc>
        <w:tc>
          <w:tcPr>
            <w:tcW w:w="3765" w:type="dxa"/>
            <w:tcBorders>
              <w:top w:val="single" w:sz="4" w:space="0" w:color="auto"/>
              <w:left w:val="single" w:sz="4" w:space="0" w:color="auto"/>
              <w:bottom w:val="single" w:sz="4" w:space="0" w:color="auto"/>
              <w:right w:val="single" w:sz="4" w:space="0" w:color="auto"/>
            </w:tcBorders>
            <w:shd w:val="clear" w:color="auto" w:fill="F4B8AE"/>
            <w:hideMark/>
          </w:tcPr>
          <w:p w14:paraId="78D91004" w14:textId="77777777" w:rsidR="00E957B4" w:rsidRPr="001C7876" w:rsidRDefault="00E957B4" w:rsidP="00E957B4">
            <w:pPr>
              <w:rPr>
                <w:rFonts w:asciiTheme="minorHAnsi" w:hAnsiTheme="minorHAnsi" w:cstheme="minorHAnsi"/>
                <w:color w:val="000000"/>
                <w:szCs w:val="16"/>
              </w:rPr>
            </w:pPr>
            <w:r>
              <w:rPr>
                <w:rFonts w:asciiTheme="minorHAnsi" w:hAnsiTheme="minorHAnsi" w:cstheme="minorHAnsi"/>
                <w:color w:val="000000"/>
                <w:szCs w:val="16"/>
              </w:rPr>
              <w:t>Record Count</w:t>
            </w:r>
          </w:p>
        </w:tc>
        <w:tc>
          <w:tcPr>
            <w:tcW w:w="2535" w:type="dxa"/>
            <w:tcBorders>
              <w:top w:val="single" w:sz="4" w:space="0" w:color="auto"/>
              <w:left w:val="single" w:sz="4" w:space="0" w:color="auto"/>
              <w:bottom w:val="single" w:sz="4" w:space="0" w:color="auto"/>
              <w:right w:val="single" w:sz="4" w:space="0" w:color="auto"/>
            </w:tcBorders>
            <w:shd w:val="clear" w:color="auto" w:fill="F4B8AE"/>
          </w:tcPr>
          <w:p w14:paraId="3A485E4E" w14:textId="77777777" w:rsidR="00E957B4" w:rsidRPr="001C7876" w:rsidRDefault="00E957B4" w:rsidP="00E957B4">
            <w:pPr>
              <w:rPr>
                <w:rFonts w:asciiTheme="minorHAnsi" w:hAnsiTheme="minorHAnsi" w:cstheme="minorHAnsi"/>
                <w:color w:val="000000"/>
                <w:szCs w:val="16"/>
              </w:rPr>
            </w:pPr>
            <w:r>
              <w:rPr>
                <w:rFonts w:asciiTheme="minorHAnsi" w:hAnsiTheme="minorHAnsi" w:cstheme="minorHAnsi"/>
                <w:color w:val="000000"/>
                <w:szCs w:val="16"/>
              </w:rPr>
              <w:t>Load Date</w:t>
            </w:r>
          </w:p>
        </w:tc>
      </w:tr>
      <w:tr w:rsidR="00E957B4" w:rsidRPr="001C7876" w14:paraId="6954ECC8" w14:textId="77777777" w:rsidTr="00E957B4">
        <w:tc>
          <w:tcPr>
            <w:tcW w:w="3690" w:type="dxa"/>
            <w:tcBorders>
              <w:top w:val="single" w:sz="4" w:space="0" w:color="auto"/>
              <w:left w:val="single" w:sz="4" w:space="0" w:color="auto"/>
              <w:bottom w:val="single" w:sz="4" w:space="0" w:color="auto"/>
              <w:right w:val="single" w:sz="4" w:space="0" w:color="auto"/>
            </w:tcBorders>
            <w:vAlign w:val="center"/>
          </w:tcPr>
          <w:p w14:paraId="685E4F47" w14:textId="77777777" w:rsidR="00E957B4" w:rsidRDefault="00E957B4" w:rsidP="00E957B4">
            <w:pPr>
              <w:rPr>
                <w:rFonts w:asciiTheme="minorHAnsi" w:hAnsiTheme="minorHAnsi" w:cstheme="minorHAnsi"/>
                <w:color w:val="000000"/>
                <w:szCs w:val="16"/>
              </w:rPr>
            </w:pPr>
            <w:r>
              <w:rPr>
                <w:rFonts w:asciiTheme="minorHAnsi" w:hAnsiTheme="minorHAnsi" w:cstheme="minorHAnsi"/>
                <w:color w:val="000000"/>
                <w:szCs w:val="16"/>
              </w:rPr>
              <w:t xml:space="preserve">Actual Name of the Feed File </w:t>
            </w:r>
          </w:p>
          <w:p w14:paraId="05144A1D" w14:textId="77777777" w:rsidR="00E957B4" w:rsidRDefault="00E957B4" w:rsidP="00E957B4">
            <w:pPr>
              <w:rPr>
                <w:rFonts w:asciiTheme="minorHAnsi" w:hAnsiTheme="minorHAnsi" w:cstheme="minorHAnsi"/>
              </w:rPr>
            </w:pPr>
            <w:r>
              <w:rPr>
                <w:rFonts w:asciiTheme="minorHAnsi" w:hAnsiTheme="minorHAnsi" w:cstheme="minorHAnsi"/>
              </w:rPr>
              <w:t xml:space="preserve">e.g </w:t>
            </w:r>
            <w:r w:rsidRPr="0072004E">
              <w:rPr>
                <w:rFonts w:asciiTheme="minorHAnsi" w:hAnsiTheme="minorHAnsi" w:cstheme="minorHAnsi"/>
              </w:rPr>
              <w:t>DMO_</w:t>
            </w:r>
            <w:r w:rsidRPr="00CA468C">
              <w:rPr>
                <w:rFonts w:asciiTheme="minorHAnsi" w:hAnsiTheme="minorHAnsi" w:cstheme="minorHAnsi"/>
                <w:b/>
                <w:color w:val="FF0000"/>
              </w:rPr>
              <w:t>83728</w:t>
            </w:r>
            <w:r>
              <w:rPr>
                <w:rFonts w:asciiTheme="minorHAnsi" w:hAnsiTheme="minorHAnsi" w:cstheme="minorHAnsi"/>
              </w:rPr>
              <w:t>_</w:t>
            </w:r>
            <w:r>
              <w:rPr>
                <w:rFonts w:asciiTheme="minorHAnsi" w:hAnsiTheme="minorHAnsi" w:cstheme="minorHAnsi"/>
                <w:b/>
                <w:color w:val="FF0000"/>
              </w:rPr>
              <w:t>000001</w:t>
            </w:r>
            <w:r w:rsidRPr="00CA468C">
              <w:rPr>
                <w:rFonts w:asciiTheme="minorHAnsi" w:hAnsiTheme="minorHAnsi" w:cstheme="minorHAnsi"/>
                <w:b/>
                <w:color w:val="FF0000"/>
              </w:rPr>
              <w:t>_</w:t>
            </w:r>
            <w:r w:rsidRPr="0072004E">
              <w:rPr>
                <w:rFonts w:asciiTheme="minorHAnsi" w:hAnsiTheme="minorHAnsi" w:cstheme="minorHAnsi"/>
              </w:rPr>
              <w:t>Sell</w:t>
            </w:r>
            <w:r>
              <w:rPr>
                <w:rFonts w:asciiTheme="minorHAnsi" w:hAnsiTheme="minorHAnsi" w:cstheme="minorHAnsi"/>
              </w:rPr>
              <w:t>out</w:t>
            </w:r>
            <w:r w:rsidRPr="0072004E">
              <w:rPr>
                <w:rFonts w:asciiTheme="minorHAnsi" w:hAnsiTheme="minorHAnsi" w:cstheme="minorHAnsi"/>
              </w:rPr>
              <w:t>.csv</w:t>
            </w:r>
          </w:p>
          <w:p w14:paraId="766BDC8D" w14:textId="77777777" w:rsidR="00E957B4" w:rsidRPr="001C7876" w:rsidRDefault="00E957B4" w:rsidP="00E957B4">
            <w:pPr>
              <w:rPr>
                <w:rFonts w:asciiTheme="minorHAnsi" w:hAnsiTheme="minorHAnsi" w:cstheme="minorHAnsi"/>
                <w:color w:val="000000"/>
                <w:szCs w:val="16"/>
              </w:rPr>
            </w:pPr>
          </w:p>
        </w:tc>
        <w:tc>
          <w:tcPr>
            <w:tcW w:w="3765" w:type="dxa"/>
            <w:tcBorders>
              <w:top w:val="single" w:sz="4" w:space="0" w:color="auto"/>
              <w:left w:val="single" w:sz="4" w:space="0" w:color="auto"/>
              <w:bottom w:val="single" w:sz="4" w:space="0" w:color="auto"/>
              <w:right w:val="single" w:sz="4" w:space="0" w:color="auto"/>
            </w:tcBorders>
            <w:vAlign w:val="center"/>
          </w:tcPr>
          <w:p w14:paraId="22F8F8E6" w14:textId="77777777" w:rsidR="00E957B4" w:rsidRDefault="00E957B4" w:rsidP="00E957B4">
            <w:pPr>
              <w:rPr>
                <w:rFonts w:asciiTheme="minorHAnsi" w:hAnsiTheme="minorHAnsi" w:cstheme="minorHAnsi"/>
                <w:color w:val="000000"/>
                <w:szCs w:val="16"/>
              </w:rPr>
            </w:pPr>
            <w:r>
              <w:rPr>
                <w:rFonts w:asciiTheme="minorHAnsi" w:hAnsiTheme="minorHAnsi" w:cstheme="minorHAnsi"/>
                <w:color w:val="000000"/>
                <w:szCs w:val="16"/>
              </w:rPr>
              <w:t>No of records in Feed File excluding header</w:t>
            </w:r>
          </w:p>
          <w:p w14:paraId="447143C8" w14:textId="77777777" w:rsidR="00E957B4" w:rsidRPr="00317334" w:rsidRDefault="00E957B4" w:rsidP="00E957B4">
            <w:pPr>
              <w:rPr>
                <w:rFonts w:asciiTheme="minorHAnsi" w:hAnsiTheme="minorHAnsi" w:cstheme="minorHAnsi"/>
                <w:color w:val="000000"/>
                <w:szCs w:val="16"/>
              </w:rPr>
            </w:pPr>
            <w:r>
              <w:rPr>
                <w:rFonts w:asciiTheme="minorHAnsi" w:hAnsiTheme="minorHAnsi" w:cstheme="minorHAnsi"/>
                <w:color w:val="000000"/>
                <w:szCs w:val="16"/>
              </w:rPr>
              <w:t>e.g 48</w:t>
            </w:r>
          </w:p>
        </w:tc>
        <w:tc>
          <w:tcPr>
            <w:tcW w:w="2535" w:type="dxa"/>
            <w:tcBorders>
              <w:top w:val="single" w:sz="4" w:space="0" w:color="auto"/>
              <w:left w:val="single" w:sz="4" w:space="0" w:color="auto"/>
              <w:bottom w:val="single" w:sz="4" w:space="0" w:color="auto"/>
              <w:right w:val="single" w:sz="4" w:space="0" w:color="auto"/>
            </w:tcBorders>
            <w:vAlign w:val="center"/>
          </w:tcPr>
          <w:p w14:paraId="48421A49" w14:textId="77777777" w:rsidR="00E957B4" w:rsidRDefault="00E957B4" w:rsidP="00E957B4">
            <w:pPr>
              <w:rPr>
                <w:rFonts w:asciiTheme="minorHAnsi" w:hAnsiTheme="minorHAnsi" w:cstheme="minorHAnsi"/>
                <w:color w:val="000000"/>
                <w:szCs w:val="16"/>
              </w:rPr>
            </w:pPr>
            <w:r w:rsidRPr="001C7876">
              <w:rPr>
                <w:rFonts w:asciiTheme="minorHAnsi" w:hAnsiTheme="minorHAnsi" w:cstheme="minorHAnsi"/>
                <w:color w:val="000000"/>
                <w:szCs w:val="16"/>
              </w:rPr>
              <w:t>Date</w:t>
            </w:r>
            <w:r>
              <w:rPr>
                <w:rFonts w:asciiTheme="minorHAnsi" w:hAnsiTheme="minorHAnsi" w:cstheme="minorHAnsi"/>
                <w:color w:val="000000"/>
                <w:szCs w:val="16"/>
              </w:rPr>
              <w:t xml:space="preserve"> </w:t>
            </w:r>
            <w:r w:rsidRPr="001C7876">
              <w:rPr>
                <w:rFonts w:asciiTheme="minorHAnsi" w:hAnsiTheme="minorHAnsi" w:cstheme="minorHAnsi"/>
                <w:color w:val="000000"/>
                <w:szCs w:val="16"/>
              </w:rPr>
              <w:t>(DD/MM/YYYY)</w:t>
            </w:r>
          </w:p>
          <w:p w14:paraId="2AF73910" w14:textId="77777777" w:rsidR="00E957B4" w:rsidRPr="001C7876" w:rsidRDefault="00E957B4" w:rsidP="00E957B4">
            <w:pPr>
              <w:rPr>
                <w:rFonts w:asciiTheme="minorHAnsi" w:hAnsiTheme="minorHAnsi" w:cstheme="minorHAnsi"/>
                <w:color w:val="000000"/>
                <w:szCs w:val="16"/>
              </w:rPr>
            </w:pPr>
            <w:r>
              <w:rPr>
                <w:rFonts w:asciiTheme="minorHAnsi" w:hAnsiTheme="minorHAnsi" w:cstheme="minorHAnsi"/>
                <w:color w:val="000000"/>
                <w:szCs w:val="16"/>
              </w:rPr>
              <w:t>e.g 23/01/</w:t>
            </w:r>
            <w:r w:rsidRPr="00317334">
              <w:rPr>
                <w:rFonts w:asciiTheme="minorHAnsi" w:hAnsiTheme="minorHAnsi" w:cstheme="minorHAnsi"/>
                <w:color w:val="000000"/>
                <w:szCs w:val="16"/>
              </w:rPr>
              <w:t>2014</w:t>
            </w:r>
            <w:del w:id="3298" w:author="Rakesh Singhi" w:date="2015-02-07T10:59:00Z">
              <w:r w:rsidRPr="00317334" w:rsidDel="00720FF2">
                <w:rPr>
                  <w:rFonts w:asciiTheme="minorHAnsi" w:hAnsiTheme="minorHAnsi" w:cstheme="minorHAnsi"/>
                  <w:color w:val="000000"/>
                  <w:szCs w:val="16"/>
                </w:rPr>
                <w:delText>;</w:delText>
              </w:r>
            </w:del>
          </w:p>
        </w:tc>
      </w:tr>
    </w:tbl>
    <w:p w14:paraId="7A0CA9EA" w14:textId="77777777" w:rsidR="00E957B4" w:rsidRDefault="00E957B4" w:rsidP="00D33CAD">
      <w:pPr>
        <w:rPr>
          <w:ins w:id="3299" w:author="gu832116" w:date="2015-03-24T15:59:00Z"/>
        </w:rPr>
      </w:pPr>
    </w:p>
    <w:p w14:paraId="5141A9E3" w14:textId="77777777" w:rsidR="004E4691" w:rsidRDefault="004E4691" w:rsidP="00D33CAD">
      <w:pPr>
        <w:rPr>
          <w:ins w:id="3300" w:author="gu832116" w:date="2015-02-09T18:51:00Z"/>
        </w:rPr>
      </w:pPr>
    </w:p>
    <w:p w14:paraId="2EE8355B" w14:textId="77777777" w:rsidR="00E0390C" w:rsidRPr="00D33CAD" w:rsidRDefault="00E0390C" w:rsidP="00D33CAD"/>
    <w:p w14:paraId="52DF8079" w14:textId="58B64F94" w:rsidR="00E957B4" w:rsidRPr="00D33CAD" w:rsidRDefault="000E4BBD" w:rsidP="00D33CAD">
      <w:pPr>
        <w:keepNext/>
        <w:widowControl/>
        <w:numPr>
          <w:ilvl w:val="1"/>
          <w:numId w:val="10"/>
        </w:numPr>
        <w:spacing w:line="240" w:lineRule="auto"/>
        <w:ind w:right="21"/>
        <w:jc w:val="both"/>
        <w:outlineLvl w:val="1"/>
        <w:rPr>
          <w:ins w:id="3301" w:author="Rakesh Singhi" w:date="2015-02-07T11:05:00Z"/>
          <w:rFonts w:asciiTheme="minorHAnsi" w:hAnsiTheme="minorHAnsi" w:cstheme="minorHAnsi"/>
          <w:b/>
          <w:sz w:val="28"/>
          <w:szCs w:val="24"/>
          <w:lang w:val="en-GB"/>
        </w:rPr>
      </w:pPr>
      <w:bookmarkStart w:id="3302" w:name="_Toc415065514"/>
      <w:ins w:id="3303" w:author="Rakesh Singhi" w:date="2015-02-07T11:05:00Z">
        <w:r w:rsidRPr="00D33CAD">
          <w:rPr>
            <w:rFonts w:asciiTheme="minorHAnsi" w:hAnsiTheme="minorHAnsi" w:cstheme="minorHAnsi"/>
            <w:b/>
            <w:sz w:val="28"/>
            <w:szCs w:val="24"/>
            <w:lang w:val="en-GB"/>
          </w:rPr>
          <w:t>User List Summary</w:t>
        </w:r>
        <w:bookmarkEnd w:id="3302"/>
      </w:ins>
    </w:p>
    <w:p w14:paraId="642762C1" w14:textId="6FFF124C" w:rsidR="000E4BBD" w:rsidDel="004E4691" w:rsidRDefault="000E4BBD" w:rsidP="00E957B4">
      <w:pPr>
        <w:rPr>
          <w:ins w:id="3304" w:author="Rakesh Singhi" w:date="2015-02-07T11:05:00Z"/>
          <w:del w:id="3305" w:author="gu832116" w:date="2015-03-24T15:59:00Z"/>
        </w:rPr>
      </w:pPr>
    </w:p>
    <w:p w14:paraId="56046545" w14:textId="276DECC4" w:rsidR="000E4BBD" w:rsidDel="004E4691" w:rsidRDefault="000E4BBD" w:rsidP="00E957B4">
      <w:pPr>
        <w:rPr>
          <w:ins w:id="3306" w:author="Rakesh Singhi" w:date="2015-02-07T11:04:00Z"/>
          <w:del w:id="3307" w:author="gu832116" w:date="2015-03-24T15:59:00Z"/>
        </w:rPr>
      </w:pPr>
    </w:p>
    <w:tbl>
      <w:tblPr>
        <w:tblW w:w="8655" w:type="dxa"/>
        <w:tblInd w:w="719" w:type="dxa"/>
        <w:tblLook w:val="04A0" w:firstRow="1" w:lastRow="0" w:firstColumn="1" w:lastColumn="0" w:noHBand="0" w:noVBand="1"/>
      </w:tblPr>
      <w:tblGrid>
        <w:gridCol w:w="1360"/>
        <w:gridCol w:w="5360"/>
        <w:gridCol w:w="1935"/>
      </w:tblGrid>
      <w:tr w:rsidR="00720FF2" w:rsidRPr="007E4115" w:rsidDel="004E4691" w14:paraId="0E24E52E" w14:textId="771DFE7A" w:rsidTr="00720FF2">
        <w:trPr>
          <w:trHeight w:val="257"/>
          <w:ins w:id="3308" w:author="Rakesh Singhi" w:date="2015-02-07T11:04:00Z"/>
          <w:del w:id="3309" w:author="gu832116" w:date="2015-03-24T15:59:00Z"/>
        </w:trPr>
        <w:tc>
          <w:tcPr>
            <w:tcW w:w="1360"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38157718" w14:textId="6A0FEA96" w:rsidR="00720FF2" w:rsidRPr="007E4115" w:rsidDel="004E4691" w:rsidRDefault="00720FF2" w:rsidP="000E4BBD">
            <w:pPr>
              <w:widowControl/>
              <w:spacing w:line="240" w:lineRule="auto"/>
              <w:rPr>
                <w:ins w:id="3310" w:author="Rakesh Singhi" w:date="2015-02-07T11:04:00Z"/>
                <w:del w:id="3311" w:author="gu832116" w:date="2015-03-24T15:59:00Z"/>
                <w:rFonts w:ascii="Calibri" w:hAnsi="Calibri"/>
                <w:color w:val="000000"/>
                <w:sz w:val="22"/>
                <w:szCs w:val="22"/>
              </w:rPr>
            </w:pPr>
            <w:ins w:id="3312" w:author="Rakesh Singhi" w:date="2015-02-07T11:04:00Z">
              <w:del w:id="3313" w:author="gu832116" w:date="2015-03-24T15:59:00Z">
                <w:r w:rsidRPr="007E4115" w:rsidDel="004E4691">
                  <w:rPr>
                    <w:rFonts w:ascii="Calibri" w:hAnsi="Calibri"/>
                    <w:color w:val="000000"/>
                    <w:sz w:val="22"/>
                    <w:szCs w:val="22"/>
                  </w:rPr>
                  <w:delText>User Name</w:delText>
                </w:r>
              </w:del>
            </w:ins>
          </w:p>
        </w:tc>
        <w:tc>
          <w:tcPr>
            <w:tcW w:w="5360" w:type="dxa"/>
            <w:tcBorders>
              <w:top w:val="single" w:sz="4" w:space="0" w:color="auto"/>
              <w:left w:val="nil"/>
              <w:bottom w:val="single" w:sz="4" w:space="0" w:color="auto"/>
              <w:right w:val="single" w:sz="4" w:space="0" w:color="auto"/>
            </w:tcBorders>
            <w:shd w:val="clear" w:color="000000" w:fill="FCD5B4"/>
            <w:noWrap/>
            <w:vAlign w:val="center"/>
            <w:hideMark/>
          </w:tcPr>
          <w:p w14:paraId="2A86A551" w14:textId="5442AE8C" w:rsidR="00720FF2" w:rsidRPr="007E4115" w:rsidDel="004E4691" w:rsidRDefault="00720FF2" w:rsidP="000E4BBD">
            <w:pPr>
              <w:widowControl/>
              <w:spacing w:line="240" w:lineRule="auto"/>
              <w:rPr>
                <w:ins w:id="3314" w:author="Rakesh Singhi" w:date="2015-02-07T11:04:00Z"/>
                <w:del w:id="3315" w:author="gu832116" w:date="2015-03-24T15:59:00Z"/>
                <w:rFonts w:ascii="Calibri" w:hAnsi="Calibri"/>
                <w:color w:val="000000"/>
                <w:sz w:val="22"/>
                <w:szCs w:val="22"/>
              </w:rPr>
            </w:pPr>
            <w:ins w:id="3316" w:author="Rakesh Singhi" w:date="2015-02-07T11:04:00Z">
              <w:del w:id="3317" w:author="gu832116" w:date="2015-03-24T15:59:00Z">
                <w:r w:rsidRPr="007E4115" w:rsidDel="004E4691">
                  <w:rPr>
                    <w:rFonts w:ascii="Calibri" w:hAnsi="Calibri"/>
                    <w:color w:val="000000"/>
                    <w:sz w:val="22"/>
                    <w:szCs w:val="22"/>
                  </w:rPr>
                  <w:delText>Home Directory</w:delText>
                </w:r>
              </w:del>
            </w:ins>
          </w:p>
        </w:tc>
        <w:tc>
          <w:tcPr>
            <w:tcW w:w="1935" w:type="dxa"/>
            <w:tcBorders>
              <w:top w:val="single" w:sz="4" w:space="0" w:color="auto"/>
              <w:left w:val="nil"/>
              <w:bottom w:val="single" w:sz="4" w:space="0" w:color="auto"/>
              <w:right w:val="single" w:sz="4" w:space="0" w:color="auto"/>
            </w:tcBorders>
            <w:shd w:val="clear" w:color="000000" w:fill="FCD5B4"/>
          </w:tcPr>
          <w:p w14:paraId="0A80E6DA" w14:textId="3121C20B" w:rsidR="00720FF2" w:rsidRPr="007E4115" w:rsidDel="004E4691" w:rsidRDefault="00720FF2" w:rsidP="000E4BBD">
            <w:pPr>
              <w:widowControl/>
              <w:spacing w:line="240" w:lineRule="auto"/>
              <w:rPr>
                <w:ins w:id="3318" w:author="Rakesh Singhi" w:date="2015-02-07T11:04:00Z"/>
                <w:del w:id="3319" w:author="gu832116" w:date="2015-03-24T15:59:00Z"/>
                <w:rFonts w:ascii="Calibri" w:hAnsi="Calibri"/>
                <w:color w:val="000000"/>
                <w:sz w:val="22"/>
                <w:szCs w:val="22"/>
              </w:rPr>
            </w:pPr>
            <w:ins w:id="3320" w:author="Rakesh Singhi" w:date="2015-02-07T11:04:00Z">
              <w:del w:id="3321" w:author="gu832116" w:date="2015-03-24T15:59:00Z">
                <w:r w:rsidDel="004E4691">
                  <w:rPr>
                    <w:rFonts w:ascii="Calibri" w:hAnsi="Calibri"/>
                    <w:color w:val="000000"/>
                    <w:sz w:val="22"/>
                    <w:szCs w:val="22"/>
                  </w:rPr>
                  <w:delText>User Type</w:delText>
                </w:r>
              </w:del>
            </w:ins>
          </w:p>
        </w:tc>
      </w:tr>
      <w:tr w:rsidR="00720FF2" w:rsidRPr="007E4115" w:rsidDel="004E4691" w14:paraId="7C5E9A37" w14:textId="3E4A9731" w:rsidTr="00720FF2">
        <w:trPr>
          <w:trHeight w:val="300"/>
          <w:ins w:id="3322" w:author="Rakesh Singhi" w:date="2015-02-07T11:04:00Z"/>
          <w:del w:id="3323"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878E117" w14:textId="4788591E" w:rsidR="00720FF2" w:rsidRPr="00720FF2" w:rsidDel="004E4691" w:rsidRDefault="00720FF2" w:rsidP="000E4BBD">
            <w:pPr>
              <w:widowControl/>
              <w:spacing w:line="240" w:lineRule="auto"/>
              <w:rPr>
                <w:ins w:id="3324" w:author="Rakesh Singhi" w:date="2015-02-07T11:04:00Z"/>
                <w:del w:id="3325" w:author="gu832116" w:date="2015-03-24T15:59:00Z"/>
                <w:rFonts w:asciiTheme="minorHAnsi" w:hAnsiTheme="minorHAnsi" w:cstheme="minorHAnsi"/>
                <w:color w:val="000000"/>
                <w:szCs w:val="16"/>
              </w:rPr>
            </w:pPr>
            <w:ins w:id="3326" w:author="Rakesh Singhi" w:date="2015-02-07T11:04:00Z">
              <w:del w:id="3327" w:author="gu832116" w:date="2015-03-24T15:59:00Z">
                <w:r w:rsidRPr="00720FF2" w:rsidDel="004E4691">
                  <w:rPr>
                    <w:rFonts w:asciiTheme="minorHAnsi" w:hAnsiTheme="minorHAnsi" w:cstheme="minorHAnsi"/>
                    <w:color w:val="000000"/>
                    <w:szCs w:val="16"/>
                  </w:rPr>
                  <w:delText>DMO_ISCW</w:delText>
                </w:r>
              </w:del>
            </w:ins>
          </w:p>
        </w:tc>
        <w:tc>
          <w:tcPr>
            <w:tcW w:w="5360" w:type="dxa"/>
            <w:tcBorders>
              <w:top w:val="nil"/>
              <w:left w:val="nil"/>
              <w:bottom w:val="single" w:sz="4" w:space="0" w:color="auto"/>
              <w:right w:val="single" w:sz="4" w:space="0" w:color="auto"/>
            </w:tcBorders>
            <w:shd w:val="clear" w:color="auto" w:fill="auto"/>
            <w:noWrap/>
            <w:vAlign w:val="center"/>
            <w:hideMark/>
          </w:tcPr>
          <w:p w14:paraId="105FFEDC" w14:textId="40068949" w:rsidR="00720FF2" w:rsidRPr="00720FF2" w:rsidDel="004E4691" w:rsidRDefault="00720FF2" w:rsidP="000E4BBD">
            <w:pPr>
              <w:widowControl/>
              <w:spacing w:line="240" w:lineRule="auto"/>
              <w:rPr>
                <w:ins w:id="3328" w:author="Rakesh Singhi" w:date="2015-02-07T11:04:00Z"/>
                <w:del w:id="3329" w:author="gu832116" w:date="2015-03-24T15:59:00Z"/>
                <w:rFonts w:asciiTheme="minorHAnsi" w:hAnsiTheme="minorHAnsi" w:cstheme="minorHAnsi"/>
                <w:color w:val="000000"/>
                <w:szCs w:val="16"/>
              </w:rPr>
            </w:pPr>
            <w:ins w:id="3330" w:author="Rakesh Singhi" w:date="2015-02-07T11:04:00Z">
              <w:del w:id="3331" w:author="gu832116" w:date="2015-03-24T15:59:00Z">
                <w:r w:rsidRPr="00720FF2" w:rsidDel="004E4691">
                  <w:rPr>
                    <w:rFonts w:asciiTheme="minorHAnsi" w:hAnsiTheme="minorHAnsi" w:cstheme="minorHAnsi"/>
                    <w:color w:val="000000"/>
                    <w:szCs w:val="16"/>
                  </w:rPr>
                  <w:delText>/u25/ftp/ISRVE_FEEDS_IN/DMO_PPM/ISCW/</w:delText>
                </w:r>
              </w:del>
            </w:ins>
          </w:p>
        </w:tc>
        <w:tc>
          <w:tcPr>
            <w:tcW w:w="1935" w:type="dxa"/>
            <w:vMerge w:val="restart"/>
            <w:tcBorders>
              <w:top w:val="nil"/>
              <w:left w:val="nil"/>
              <w:right w:val="single" w:sz="4" w:space="0" w:color="auto"/>
            </w:tcBorders>
            <w:vAlign w:val="center"/>
          </w:tcPr>
          <w:p w14:paraId="4DC0E6AF" w14:textId="4BF2D7B8" w:rsidR="00720FF2" w:rsidRPr="00720FF2" w:rsidDel="004E4691" w:rsidRDefault="00720FF2" w:rsidP="000E4BBD">
            <w:pPr>
              <w:widowControl/>
              <w:spacing w:line="240" w:lineRule="auto"/>
              <w:jc w:val="center"/>
              <w:rPr>
                <w:ins w:id="3332" w:author="Rakesh Singhi" w:date="2015-02-07T11:04:00Z"/>
                <w:del w:id="3333" w:author="gu832116" w:date="2015-03-24T15:59:00Z"/>
                <w:rFonts w:asciiTheme="minorHAnsi" w:hAnsiTheme="minorHAnsi" w:cstheme="minorHAnsi"/>
                <w:color w:val="000000"/>
                <w:szCs w:val="16"/>
              </w:rPr>
            </w:pPr>
            <w:ins w:id="3334" w:author="Rakesh Singhi" w:date="2015-02-07T11:04:00Z">
              <w:del w:id="3335" w:author="gu832116" w:date="2015-03-24T15:59:00Z">
                <w:r w:rsidRPr="00720FF2" w:rsidDel="004E4691">
                  <w:rPr>
                    <w:rFonts w:asciiTheme="minorHAnsi" w:hAnsiTheme="minorHAnsi" w:cstheme="minorHAnsi"/>
                    <w:color w:val="000000"/>
                    <w:szCs w:val="16"/>
                  </w:rPr>
                  <w:delText>ISC</w:delText>
                </w:r>
              </w:del>
            </w:ins>
          </w:p>
        </w:tc>
      </w:tr>
      <w:tr w:rsidR="00720FF2" w:rsidRPr="007E4115" w:rsidDel="004E4691" w14:paraId="6F03CCBE" w14:textId="4710980D" w:rsidTr="00720FF2">
        <w:trPr>
          <w:trHeight w:val="300"/>
          <w:ins w:id="3336" w:author="Rakesh Singhi" w:date="2015-02-07T11:04:00Z"/>
          <w:del w:id="3337"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44F3D98" w14:textId="1605E7A5" w:rsidR="00720FF2" w:rsidRPr="00720FF2" w:rsidDel="004E4691" w:rsidRDefault="00720FF2" w:rsidP="000E4BBD">
            <w:pPr>
              <w:widowControl/>
              <w:spacing w:line="240" w:lineRule="auto"/>
              <w:rPr>
                <w:ins w:id="3338" w:author="Rakesh Singhi" w:date="2015-02-07T11:04:00Z"/>
                <w:del w:id="3339" w:author="gu832116" w:date="2015-03-24T15:59:00Z"/>
                <w:rFonts w:asciiTheme="minorHAnsi" w:hAnsiTheme="minorHAnsi" w:cstheme="minorHAnsi"/>
                <w:color w:val="000000"/>
                <w:szCs w:val="16"/>
              </w:rPr>
            </w:pPr>
            <w:ins w:id="3340" w:author="Rakesh Singhi" w:date="2015-02-07T11:04:00Z">
              <w:del w:id="3341" w:author="gu832116" w:date="2015-03-24T15:59:00Z">
                <w:r w:rsidRPr="00720FF2" w:rsidDel="004E4691">
                  <w:rPr>
                    <w:rFonts w:asciiTheme="minorHAnsi" w:hAnsiTheme="minorHAnsi" w:cstheme="minorHAnsi"/>
                    <w:color w:val="000000"/>
                    <w:szCs w:val="16"/>
                  </w:rPr>
                  <w:delText>DMO_ISCE</w:delText>
                </w:r>
              </w:del>
            </w:ins>
          </w:p>
        </w:tc>
        <w:tc>
          <w:tcPr>
            <w:tcW w:w="5360" w:type="dxa"/>
            <w:tcBorders>
              <w:top w:val="nil"/>
              <w:left w:val="nil"/>
              <w:bottom w:val="single" w:sz="4" w:space="0" w:color="auto"/>
              <w:right w:val="single" w:sz="4" w:space="0" w:color="auto"/>
            </w:tcBorders>
            <w:shd w:val="clear" w:color="auto" w:fill="auto"/>
            <w:noWrap/>
            <w:vAlign w:val="center"/>
            <w:hideMark/>
          </w:tcPr>
          <w:p w14:paraId="7EFAD5BE" w14:textId="0932A2F4" w:rsidR="00720FF2" w:rsidRPr="00720FF2" w:rsidDel="004E4691" w:rsidRDefault="00720FF2" w:rsidP="000E4BBD">
            <w:pPr>
              <w:widowControl/>
              <w:spacing w:line="240" w:lineRule="auto"/>
              <w:rPr>
                <w:ins w:id="3342" w:author="Rakesh Singhi" w:date="2015-02-07T11:04:00Z"/>
                <w:del w:id="3343" w:author="gu832116" w:date="2015-03-24T15:59:00Z"/>
                <w:rFonts w:asciiTheme="minorHAnsi" w:hAnsiTheme="minorHAnsi" w:cstheme="minorHAnsi"/>
                <w:color w:val="000000"/>
                <w:szCs w:val="16"/>
              </w:rPr>
            </w:pPr>
            <w:ins w:id="3344" w:author="Rakesh Singhi" w:date="2015-02-07T11:04:00Z">
              <w:del w:id="3345" w:author="gu832116" w:date="2015-03-24T15:59:00Z">
                <w:r w:rsidRPr="00720FF2" w:rsidDel="004E4691">
                  <w:rPr>
                    <w:rFonts w:asciiTheme="minorHAnsi" w:hAnsiTheme="minorHAnsi" w:cstheme="minorHAnsi"/>
                    <w:color w:val="000000"/>
                    <w:szCs w:val="16"/>
                  </w:rPr>
                  <w:delText>/u25/ftp/ISRVE_FEEDS_IN/DMO_PPM/ISCE/</w:delText>
                </w:r>
              </w:del>
            </w:ins>
          </w:p>
        </w:tc>
        <w:tc>
          <w:tcPr>
            <w:tcW w:w="1935" w:type="dxa"/>
            <w:vMerge/>
            <w:tcBorders>
              <w:left w:val="nil"/>
              <w:bottom w:val="single" w:sz="4" w:space="0" w:color="auto"/>
              <w:right w:val="single" w:sz="4" w:space="0" w:color="auto"/>
            </w:tcBorders>
            <w:vAlign w:val="center"/>
          </w:tcPr>
          <w:p w14:paraId="77E6DEF1" w14:textId="76A22FCC" w:rsidR="00720FF2" w:rsidRPr="00720FF2" w:rsidDel="004E4691" w:rsidRDefault="00720FF2" w:rsidP="000E4BBD">
            <w:pPr>
              <w:widowControl/>
              <w:spacing w:line="240" w:lineRule="auto"/>
              <w:jc w:val="center"/>
              <w:rPr>
                <w:ins w:id="3346" w:author="Rakesh Singhi" w:date="2015-02-07T11:04:00Z"/>
                <w:del w:id="3347" w:author="gu832116" w:date="2015-03-24T15:59:00Z"/>
                <w:rFonts w:asciiTheme="minorHAnsi" w:hAnsiTheme="minorHAnsi" w:cstheme="minorHAnsi"/>
                <w:color w:val="000000"/>
                <w:szCs w:val="16"/>
              </w:rPr>
            </w:pPr>
          </w:p>
        </w:tc>
      </w:tr>
      <w:tr w:rsidR="00720FF2" w:rsidRPr="007E4115" w:rsidDel="004E4691" w14:paraId="43C45482" w14:textId="59A45DE3" w:rsidTr="00720FF2">
        <w:trPr>
          <w:trHeight w:val="300"/>
          <w:ins w:id="3348" w:author="Rakesh Singhi" w:date="2015-02-07T11:04:00Z"/>
          <w:del w:id="3349"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tcPr>
          <w:p w14:paraId="7FD28556" w14:textId="13F8F1C9" w:rsidR="00720FF2" w:rsidRPr="00720FF2" w:rsidDel="004E4691" w:rsidRDefault="00720FF2" w:rsidP="000E4BBD">
            <w:pPr>
              <w:widowControl/>
              <w:spacing w:line="240" w:lineRule="auto"/>
              <w:rPr>
                <w:ins w:id="3350" w:author="Rakesh Singhi" w:date="2015-02-07T11:04:00Z"/>
                <w:del w:id="3351" w:author="gu832116" w:date="2015-03-24T15:59:00Z"/>
                <w:rFonts w:asciiTheme="minorHAnsi" w:hAnsiTheme="minorHAnsi" w:cstheme="minorHAnsi"/>
                <w:color w:val="000000"/>
                <w:szCs w:val="16"/>
              </w:rPr>
            </w:pPr>
            <w:ins w:id="3352" w:author="Rakesh Singhi" w:date="2015-02-07T11:04:00Z">
              <w:del w:id="3353" w:author="gu832116" w:date="2015-03-24T15:59:00Z">
                <w:r w:rsidRPr="00720FF2" w:rsidDel="004E4691">
                  <w:rPr>
                    <w:rFonts w:asciiTheme="minorHAnsi" w:hAnsiTheme="minorHAnsi" w:cstheme="minorHAnsi"/>
                    <w:color w:val="000000"/>
                    <w:szCs w:val="16"/>
                  </w:rPr>
                  <w:delText>DMO_ERP</w:delText>
                </w:r>
              </w:del>
            </w:ins>
          </w:p>
        </w:tc>
        <w:tc>
          <w:tcPr>
            <w:tcW w:w="5360" w:type="dxa"/>
            <w:tcBorders>
              <w:top w:val="nil"/>
              <w:left w:val="nil"/>
              <w:bottom w:val="single" w:sz="4" w:space="0" w:color="auto"/>
              <w:right w:val="single" w:sz="4" w:space="0" w:color="auto"/>
            </w:tcBorders>
            <w:shd w:val="clear" w:color="auto" w:fill="auto"/>
            <w:noWrap/>
            <w:vAlign w:val="center"/>
          </w:tcPr>
          <w:p w14:paraId="4A523F3C" w14:textId="1AD22D1B" w:rsidR="00720FF2" w:rsidRPr="00720FF2" w:rsidDel="004E4691" w:rsidRDefault="00720FF2" w:rsidP="000E4BBD">
            <w:pPr>
              <w:widowControl/>
              <w:spacing w:line="240" w:lineRule="auto"/>
              <w:rPr>
                <w:ins w:id="3354" w:author="Rakesh Singhi" w:date="2015-02-07T11:04:00Z"/>
                <w:del w:id="3355" w:author="gu832116" w:date="2015-03-24T15:59:00Z"/>
                <w:rFonts w:asciiTheme="minorHAnsi" w:hAnsiTheme="minorHAnsi" w:cstheme="minorHAnsi"/>
                <w:color w:val="000000"/>
                <w:szCs w:val="16"/>
              </w:rPr>
            </w:pPr>
            <w:ins w:id="3356" w:author="Rakesh Singhi" w:date="2015-02-07T11:04:00Z">
              <w:del w:id="3357" w:author="gu832116" w:date="2015-03-24T15:59:00Z">
                <w:r w:rsidRPr="00720FF2" w:rsidDel="004E4691">
                  <w:rPr>
                    <w:rFonts w:asciiTheme="minorHAnsi" w:hAnsiTheme="minorHAnsi" w:cstheme="minorHAnsi"/>
                    <w:color w:val="000000"/>
                    <w:szCs w:val="16"/>
                  </w:rPr>
                  <w:delText>/u25/ftp/ISRVE_FEEDS_IN/DMO_PPM/MEXICO/ERP/ </w:delText>
                </w:r>
              </w:del>
            </w:ins>
          </w:p>
        </w:tc>
        <w:tc>
          <w:tcPr>
            <w:tcW w:w="1935" w:type="dxa"/>
            <w:tcBorders>
              <w:top w:val="nil"/>
              <w:left w:val="nil"/>
              <w:bottom w:val="single" w:sz="4" w:space="0" w:color="auto"/>
              <w:right w:val="single" w:sz="4" w:space="0" w:color="auto"/>
            </w:tcBorders>
            <w:vAlign w:val="center"/>
          </w:tcPr>
          <w:p w14:paraId="5050B88A" w14:textId="3CC7D788" w:rsidR="00720FF2" w:rsidRPr="00720FF2" w:rsidDel="004E4691" w:rsidRDefault="00720FF2" w:rsidP="000E4BBD">
            <w:pPr>
              <w:widowControl/>
              <w:spacing w:line="240" w:lineRule="auto"/>
              <w:jc w:val="center"/>
              <w:rPr>
                <w:ins w:id="3358" w:author="Rakesh Singhi" w:date="2015-02-07T11:04:00Z"/>
                <w:del w:id="3359" w:author="gu832116" w:date="2015-03-24T15:59:00Z"/>
                <w:rFonts w:asciiTheme="minorHAnsi" w:hAnsiTheme="minorHAnsi" w:cstheme="minorHAnsi"/>
                <w:color w:val="000000"/>
                <w:szCs w:val="16"/>
              </w:rPr>
            </w:pPr>
            <w:ins w:id="3360" w:author="Rakesh Singhi" w:date="2015-02-07T11:04:00Z">
              <w:del w:id="3361" w:author="gu832116" w:date="2015-03-24T15:59:00Z">
                <w:r w:rsidRPr="00720FF2" w:rsidDel="004E4691">
                  <w:rPr>
                    <w:rFonts w:asciiTheme="minorHAnsi" w:hAnsiTheme="minorHAnsi" w:cstheme="minorHAnsi"/>
                    <w:color w:val="000000"/>
                    <w:szCs w:val="16"/>
                  </w:rPr>
                  <w:delText>ERP</w:delText>
                </w:r>
              </w:del>
            </w:ins>
          </w:p>
        </w:tc>
      </w:tr>
      <w:tr w:rsidR="00720FF2" w:rsidRPr="007E4115" w:rsidDel="004E4691" w14:paraId="53C32087" w14:textId="09C797BC" w:rsidTr="00720FF2">
        <w:trPr>
          <w:trHeight w:val="300"/>
          <w:ins w:id="3362" w:author="Rakesh Singhi" w:date="2015-02-07T11:04:00Z"/>
          <w:del w:id="3363"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DEAD8EA" w14:textId="0F97F831" w:rsidR="00720FF2" w:rsidRPr="00720FF2" w:rsidDel="004E4691" w:rsidRDefault="00720FF2" w:rsidP="000E4BBD">
            <w:pPr>
              <w:widowControl/>
              <w:spacing w:line="240" w:lineRule="auto"/>
              <w:rPr>
                <w:ins w:id="3364" w:author="Rakesh Singhi" w:date="2015-02-07T11:04:00Z"/>
                <w:del w:id="3365" w:author="gu832116" w:date="2015-03-24T15:59:00Z"/>
                <w:rFonts w:asciiTheme="minorHAnsi" w:hAnsiTheme="minorHAnsi" w:cstheme="minorHAnsi"/>
                <w:color w:val="000000"/>
                <w:szCs w:val="16"/>
              </w:rPr>
            </w:pPr>
            <w:ins w:id="3366" w:author="Rakesh Singhi" w:date="2015-02-07T11:04:00Z">
              <w:del w:id="3367" w:author="gu832116" w:date="2015-03-24T15:59:00Z">
                <w:r w:rsidRPr="00720FF2" w:rsidDel="004E4691">
                  <w:rPr>
                    <w:rFonts w:asciiTheme="minorHAnsi" w:hAnsiTheme="minorHAnsi" w:cstheme="minorHAnsi"/>
                    <w:color w:val="000000"/>
                    <w:szCs w:val="16"/>
                  </w:rPr>
                  <w:delText>DMO_ADMS</w:delText>
                </w:r>
              </w:del>
            </w:ins>
          </w:p>
        </w:tc>
        <w:tc>
          <w:tcPr>
            <w:tcW w:w="5360" w:type="dxa"/>
            <w:tcBorders>
              <w:top w:val="nil"/>
              <w:left w:val="nil"/>
              <w:bottom w:val="single" w:sz="4" w:space="0" w:color="auto"/>
              <w:right w:val="single" w:sz="4" w:space="0" w:color="auto"/>
            </w:tcBorders>
            <w:shd w:val="clear" w:color="auto" w:fill="auto"/>
            <w:noWrap/>
            <w:vAlign w:val="center"/>
            <w:hideMark/>
          </w:tcPr>
          <w:p w14:paraId="1590731C" w14:textId="61A7E0C4" w:rsidR="00720FF2" w:rsidRPr="00720FF2" w:rsidDel="004E4691" w:rsidRDefault="00720FF2" w:rsidP="000E4BBD">
            <w:pPr>
              <w:widowControl/>
              <w:spacing w:line="240" w:lineRule="auto"/>
              <w:rPr>
                <w:ins w:id="3368" w:author="Rakesh Singhi" w:date="2015-02-07T11:04:00Z"/>
                <w:del w:id="3369" w:author="gu832116" w:date="2015-03-24T15:59:00Z"/>
                <w:rFonts w:asciiTheme="minorHAnsi" w:hAnsiTheme="minorHAnsi" w:cstheme="minorHAnsi"/>
                <w:color w:val="000000"/>
                <w:szCs w:val="16"/>
              </w:rPr>
            </w:pPr>
            <w:ins w:id="3370" w:author="Rakesh Singhi" w:date="2015-02-07T11:04:00Z">
              <w:del w:id="3371" w:author="gu832116" w:date="2015-03-24T15:59:00Z">
                <w:r w:rsidRPr="00720FF2" w:rsidDel="004E4691">
                  <w:rPr>
                    <w:rFonts w:asciiTheme="minorHAnsi" w:hAnsiTheme="minorHAnsi" w:cstheme="minorHAnsi"/>
                    <w:color w:val="000000"/>
                    <w:szCs w:val="16"/>
                  </w:rPr>
                  <w:delText xml:space="preserve">/u25/ftp/ISRVE_FEEDS_IN/DMO_PPM/MEXICO/ADMS/  </w:delText>
                </w:r>
              </w:del>
            </w:ins>
          </w:p>
        </w:tc>
        <w:tc>
          <w:tcPr>
            <w:tcW w:w="1935" w:type="dxa"/>
            <w:vMerge w:val="restart"/>
            <w:tcBorders>
              <w:top w:val="nil"/>
              <w:left w:val="nil"/>
              <w:right w:val="single" w:sz="4" w:space="0" w:color="auto"/>
            </w:tcBorders>
            <w:vAlign w:val="center"/>
          </w:tcPr>
          <w:p w14:paraId="619CB470" w14:textId="7FF23426" w:rsidR="00720FF2" w:rsidRPr="00720FF2" w:rsidDel="004E4691" w:rsidRDefault="00720FF2" w:rsidP="000E4BBD">
            <w:pPr>
              <w:widowControl/>
              <w:spacing w:line="240" w:lineRule="auto"/>
              <w:jc w:val="center"/>
              <w:rPr>
                <w:ins w:id="3372" w:author="Rakesh Singhi" w:date="2015-02-07T11:04:00Z"/>
                <w:del w:id="3373" w:author="gu832116" w:date="2015-03-24T15:59:00Z"/>
                <w:rFonts w:asciiTheme="minorHAnsi" w:hAnsiTheme="minorHAnsi" w:cstheme="minorHAnsi"/>
                <w:color w:val="000000"/>
                <w:szCs w:val="16"/>
              </w:rPr>
            </w:pPr>
            <w:ins w:id="3374" w:author="Rakesh Singhi" w:date="2015-02-07T11:04:00Z">
              <w:del w:id="3375" w:author="gu832116" w:date="2015-03-24T15:59:00Z">
                <w:r w:rsidRPr="00720FF2" w:rsidDel="004E4691">
                  <w:rPr>
                    <w:rFonts w:asciiTheme="minorHAnsi" w:hAnsiTheme="minorHAnsi" w:cstheme="minorHAnsi"/>
                    <w:color w:val="000000"/>
                    <w:szCs w:val="16"/>
                  </w:rPr>
                  <w:delText>MD</w:delText>
                </w:r>
              </w:del>
            </w:ins>
          </w:p>
        </w:tc>
      </w:tr>
      <w:tr w:rsidR="00720FF2" w:rsidRPr="007E4115" w:rsidDel="004E4691" w14:paraId="3290E0F5" w14:textId="2CCBC01B" w:rsidTr="00720FF2">
        <w:trPr>
          <w:trHeight w:val="300"/>
          <w:ins w:id="3376" w:author="Rakesh Singhi" w:date="2015-02-07T11:04:00Z"/>
          <w:del w:id="3377"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FC3ADD6" w14:textId="3D423919" w:rsidR="00720FF2" w:rsidRPr="00720FF2" w:rsidDel="004E4691" w:rsidRDefault="00720FF2" w:rsidP="000E4BBD">
            <w:pPr>
              <w:widowControl/>
              <w:spacing w:line="240" w:lineRule="auto"/>
              <w:rPr>
                <w:ins w:id="3378" w:author="Rakesh Singhi" w:date="2015-02-07T11:04:00Z"/>
                <w:del w:id="3379" w:author="gu832116" w:date="2015-03-24T15:59:00Z"/>
                <w:rFonts w:asciiTheme="minorHAnsi" w:hAnsiTheme="minorHAnsi" w:cstheme="minorHAnsi"/>
                <w:color w:val="000000"/>
                <w:szCs w:val="16"/>
              </w:rPr>
            </w:pPr>
            <w:ins w:id="3380" w:author="Rakesh Singhi" w:date="2015-02-07T11:04:00Z">
              <w:del w:id="3381" w:author="gu832116" w:date="2015-03-24T15:59:00Z">
                <w:r w:rsidRPr="00720FF2" w:rsidDel="004E4691">
                  <w:rPr>
                    <w:rFonts w:asciiTheme="minorHAnsi" w:hAnsiTheme="minorHAnsi" w:cstheme="minorHAnsi"/>
                    <w:color w:val="000000"/>
                    <w:szCs w:val="16"/>
                  </w:rPr>
                  <w:delText>DMO_CTIN</w:delText>
                </w:r>
              </w:del>
            </w:ins>
          </w:p>
        </w:tc>
        <w:tc>
          <w:tcPr>
            <w:tcW w:w="5360" w:type="dxa"/>
            <w:tcBorders>
              <w:top w:val="nil"/>
              <w:left w:val="nil"/>
              <w:bottom w:val="single" w:sz="4" w:space="0" w:color="auto"/>
              <w:right w:val="single" w:sz="4" w:space="0" w:color="auto"/>
            </w:tcBorders>
            <w:shd w:val="clear" w:color="auto" w:fill="auto"/>
            <w:noWrap/>
            <w:vAlign w:val="center"/>
            <w:hideMark/>
          </w:tcPr>
          <w:p w14:paraId="10F0DFEF" w14:textId="6C9014BF" w:rsidR="00720FF2" w:rsidRPr="00720FF2" w:rsidDel="004E4691" w:rsidRDefault="00720FF2" w:rsidP="000E4BBD">
            <w:pPr>
              <w:widowControl/>
              <w:spacing w:line="240" w:lineRule="auto"/>
              <w:rPr>
                <w:ins w:id="3382" w:author="Rakesh Singhi" w:date="2015-02-07T11:04:00Z"/>
                <w:del w:id="3383" w:author="gu832116" w:date="2015-03-24T15:59:00Z"/>
                <w:rFonts w:asciiTheme="minorHAnsi" w:hAnsiTheme="minorHAnsi" w:cstheme="minorHAnsi"/>
                <w:color w:val="000000"/>
                <w:szCs w:val="16"/>
              </w:rPr>
            </w:pPr>
            <w:ins w:id="3384" w:author="Rakesh Singhi" w:date="2015-02-07T11:04:00Z">
              <w:del w:id="3385" w:author="gu832116" w:date="2015-03-24T15:59:00Z">
                <w:r w:rsidRPr="00720FF2" w:rsidDel="004E4691">
                  <w:rPr>
                    <w:rFonts w:asciiTheme="minorHAnsi" w:hAnsiTheme="minorHAnsi" w:cstheme="minorHAnsi"/>
                    <w:color w:val="000000"/>
                    <w:szCs w:val="16"/>
                  </w:rPr>
                  <w:delText xml:space="preserve">/u25/ftp/ISRVE_FEEDS_IN/DMO_PPM/MEXICO/CTIN/  </w:delText>
                </w:r>
              </w:del>
            </w:ins>
          </w:p>
        </w:tc>
        <w:tc>
          <w:tcPr>
            <w:tcW w:w="1935" w:type="dxa"/>
            <w:vMerge/>
            <w:tcBorders>
              <w:left w:val="nil"/>
              <w:right w:val="single" w:sz="4" w:space="0" w:color="auto"/>
            </w:tcBorders>
          </w:tcPr>
          <w:p w14:paraId="03CB8A9A" w14:textId="6E78D68D" w:rsidR="00720FF2" w:rsidRPr="007E4115" w:rsidDel="004E4691" w:rsidRDefault="00720FF2" w:rsidP="000E4BBD">
            <w:pPr>
              <w:widowControl/>
              <w:spacing w:line="240" w:lineRule="auto"/>
              <w:rPr>
                <w:ins w:id="3386" w:author="Rakesh Singhi" w:date="2015-02-07T11:04:00Z"/>
                <w:del w:id="3387" w:author="gu832116" w:date="2015-03-24T15:59:00Z"/>
                <w:rFonts w:ascii="Calibri" w:hAnsi="Calibri"/>
                <w:color w:val="000000"/>
                <w:sz w:val="22"/>
                <w:szCs w:val="22"/>
              </w:rPr>
            </w:pPr>
          </w:p>
        </w:tc>
      </w:tr>
      <w:tr w:rsidR="00720FF2" w:rsidRPr="007E4115" w:rsidDel="004E4691" w14:paraId="4D0E432C" w14:textId="7169EC3B" w:rsidTr="00720FF2">
        <w:trPr>
          <w:trHeight w:val="300"/>
          <w:ins w:id="3388" w:author="Rakesh Singhi" w:date="2015-02-07T11:04:00Z"/>
          <w:del w:id="3389"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B12D484" w14:textId="4A376C07" w:rsidR="00720FF2" w:rsidRPr="00720FF2" w:rsidDel="004E4691" w:rsidRDefault="00720FF2" w:rsidP="000E4BBD">
            <w:pPr>
              <w:widowControl/>
              <w:spacing w:line="240" w:lineRule="auto"/>
              <w:rPr>
                <w:ins w:id="3390" w:author="Rakesh Singhi" w:date="2015-02-07T11:04:00Z"/>
                <w:del w:id="3391" w:author="gu832116" w:date="2015-03-24T15:59:00Z"/>
                <w:rFonts w:asciiTheme="minorHAnsi" w:hAnsiTheme="minorHAnsi" w:cstheme="minorHAnsi"/>
                <w:color w:val="000000"/>
                <w:szCs w:val="16"/>
              </w:rPr>
            </w:pPr>
            <w:ins w:id="3392" w:author="Rakesh Singhi" w:date="2015-02-07T11:04:00Z">
              <w:del w:id="3393" w:author="gu832116" w:date="2015-03-24T15:59:00Z">
                <w:r w:rsidRPr="00720FF2" w:rsidDel="004E4691">
                  <w:rPr>
                    <w:rFonts w:asciiTheme="minorHAnsi" w:hAnsiTheme="minorHAnsi" w:cstheme="minorHAnsi"/>
                    <w:color w:val="000000"/>
                    <w:szCs w:val="16"/>
                  </w:rPr>
                  <w:lastRenderedPageBreak/>
                  <w:delText>DMO_DTEK</w:delText>
                </w:r>
              </w:del>
            </w:ins>
          </w:p>
        </w:tc>
        <w:tc>
          <w:tcPr>
            <w:tcW w:w="5360" w:type="dxa"/>
            <w:tcBorders>
              <w:top w:val="nil"/>
              <w:left w:val="nil"/>
              <w:bottom w:val="single" w:sz="4" w:space="0" w:color="auto"/>
              <w:right w:val="single" w:sz="4" w:space="0" w:color="auto"/>
            </w:tcBorders>
            <w:shd w:val="clear" w:color="auto" w:fill="auto"/>
            <w:noWrap/>
            <w:vAlign w:val="center"/>
            <w:hideMark/>
          </w:tcPr>
          <w:p w14:paraId="1C6FD107" w14:textId="467739A6" w:rsidR="00720FF2" w:rsidRPr="00720FF2" w:rsidDel="004E4691" w:rsidRDefault="00720FF2" w:rsidP="000E4BBD">
            <w:pPr>
              <w:widowControl/>
              <w:spacing w:line="240" w:lineRule="auto"/>
              <w:rPr>
                <w:ins w:id="3394" w:author="Rakesh Singhi" w:date="2015-02-07T11:04:00Z"/>
                <w:del w:id="3395" w:author="gu832116" w:date="2015-03-24T15:59:00Z"/>
                <w:rFonts w:asciiTheme="minorHAnsi" w:hAnsiTheme="minorHAnsi" w:cstheme="minorHAnsi"/>
                <w:color w:val="000000"/>
                <w:szCs w:val="16"/>
              </w:rPr>
            </w:pPr>
            <w:ins w:id="3396" w:author="Rakesh Singhi" w:date="2015-02-07T11:04:00Z">
              <w:del w:id="3397" w:author="gu832116" w:date="2015-03-24T15:59:00Z">
                <w:r w:rsidRPr="00720FF2" w:rsidDel="004E4691">
                  <w:rPr>
                    <w:rFonts w:asciiTheme="minorHAnsi" w:hAnsiTheme="minorHAnsi" w:cstheme="minorHAnsi"/>
                    <w:color w:val="000000"/>
                    <w:szCs w:val="16"/>
                  </w:rPr>
                  <w:delText xml:space="preserve">/u25/ftp/ISRVE_FEEDS_IN/DMO_PPM/MEXICO/DTEK/  </w:delText>
                </w:r>
              </w:del>
            </w:ins>
          </w:p>
        </w:tc>
        <w:tc>
          <w:tcPr>
            <w:tcW w:w="1935" w:type="dxa"/>
            <w:vMerge/>
            <w:tcBorders>
              <w:left w:val="nil"/>
              <w:right w:val="single" w:sz="4" w:space="0" w:color="auto"/>
            </w:tcBorders>
          </w:tcPr>
          <w:p w14:paraId="08B2C3CD" w14:textId="66EB7164" w:rsidR="00720FF2" w:rsidRPr="007E4115" w:rsidDel="004E4691" w:rsidRDefault="00720FF2" w:rsidP="000E4BBD">
            <w:pPr>
              <w:widowControl/>
              <w:spacing w:line="240" w:lineRule="auto"/>
              <w:rPr>
                <w:ins w:id="3398" w:author="Rakesh Singhi" w:date="2015-02-07T11:04:00Z"/>
                <w:del w:id="3399" w:author="gu832116" w:date="2015-03-24T15:59:00Z"/>
                <w:rFonts w:ascii="Calibri" w:hAnsi="Calibri"/>
                <w:color w:val="000000"/>
                <w:sz w:val="22"/>
                <w:szCs w:val="22"/>
              </w:rPr>
            </w:pPr>
          </w:p>
        </w:tc>
      </w:tr>
      <w:tr w:rsidR="00720FF2" w:rsidRPr="007E4115" w:rsidDel="004E4691" w14:paraId="79AB4230" w14:textId="47F649CD" w:rsidTr="00720FF2">
        <w:trPr>
          <w:trHeight w:val="300"/>
          <w:ins w:id="3400" w:author="Rakesh Singhi" w:date="2015-02-07T11:04:00Z"/>
          <w:del w:id="3401"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733D590" w14:textId="020BB57C" w:rsidR="00720FF2" w:rsidRPr="00720FF2" w:rsidDel="004E4691" w:rsidRDefault="00720FF2" w:rsidP="000E4BBD">
            <w:pPr>
              <w:widowControl/>
              <w:spacing w:line="240" w:lineRule="auto"/>
              <w:rPr>
                <w:ins w:id="3402" w:author="Rakesh Singhi" w:date="2015-02-07T11:04:00Z"/>
                <w:del w:id="3403" w:author="gu832116" w:date="2015-03-24T15:59:00Z"/>
                <w:rFonts w:asciiTheme="minorHAnsi" w:hAnsiTheme="minorHAnsi" w:cstheme="minorHAnsi"/>
                <w:color w:val="000000"/>
                <w:szCs w:val="16"/>
              </w:rPr>
            </w:pPr>
            <w:ins w:id="3404" w:author="Rakesh Singhi" w:date="2015-02-07T11:04:00Z">
              <w:del w:id="3405" w:author="gu832116" w:date="2015-03-24T15:59:00Z">
                <w:r w:rsidRPr="00720FF2" w:rsidDel="004E4691">
                  <w:rPr>
                    <w:rFonts w:asciiTheme="minorHAnsi" w:hAnsiTheme="minorHAnsi" w:cstheme="minorHAnsi"/>
                    <w:color w:val="000000"/>
                    <w:szCs w:val="16"/>
                  </w:rPr>
                  <w:delText>DMO_DCMY</w:delText>
                </w:r>
              </w:del>
            </w:ins>
          </w:p>
        </w:tc>
        <w:tc>
          <w:tcPr>
            <w:tcW w:w="5360" w:type="dxa"/>
            <w:tcBorders>
              <w:top w:val="nil"/>
              <w:left w:val="nil"/>
              <w:bottom w:val="single" w:sz="4" w:space="0" w:color="auto"/>
              <w:right w:val="single" w:sz="4" w:space="0" w:color="auto"/>
            </w:tcBorders>
            <w:shd w:val="clear" w:color="auto" w:fill="auto"/>
            <w:noWrap/>
            <w:vAlign w:val="center"/>
            <w:hideMark/>
          </w:tcPr>
          <w:p w14:paraId="5A94C256" w14:textId="65594758" w:rsidR="00720FF2" w:rsidRPr="00720FF2" w:rsidDel="004E4691" w:rsidRDefault="00720FF2" w:rsidP="000E4BBD">
            <w:pPr>
              <w:widowControl/>
              <w:spacing w:line="240" w:lineRule="auto"/>
              <w:rPr>
                <w:ins w:id="3406" w:author="Rakesh Singhi" w:date="2015-02-07T11:04:00Z"/>
                <w:del w:id="3407" w:author="gu832116" w:date="2015-03-24T15:59:00Z"/>
                <w:rFonts w:asciiTheme="minorHAnsi" w:hAnsiTheme="minorHAnsi" w:cstheme="minorHAnsi"/>
                <w:color w:val="000000"/>
                <w:szCs w:val="16"/>
              </w:rPr>
            </w:pPr>
            <w:ins w:id="3408" w:author="Rakesh Singhi" w:date="2015-02-07T11:04:00Z">
              <w:del w:id="3409" w:author="gu832116" w:date="2015-03-24T15:59:00Z">
                <w:r w:rsidRPr="00720FF2" w:rsidDel="004E4691">
                  <w:rPr>
                    <w:rFonts w:asciiTheme="minorHAnsi" w:hAnsiTheme="minorHAnsi" w:cstheme="minorHAnsi"/>
                    <w:color w:val="000000"/>
                    <w:szCs w:val="16"/>
                  </w:rPr>
                  <w:delText xml:space="preserve">/u25/ftp/ISRVE_FEEDS_IN/DMO_PPM/MEXICO/DCMY/  </w:delText>
                </w:r>
              </w:del>
            </w:ins>
          </w:p>
        </w:tc>
        <w:tc>
          <w:tcPr>
            <w:tcW w:w="1935" w:type="dxa"/>
            <w:vMerge/>
            <w:tcBorders>
              <w:left w:val="nil"/>
              <w:right w:val="single" w:sz="4" w:space="0" w:color="auto"/>
            </w:tcBorders>
          </w:tcPr>
          <w:p w14:paraId="17F052F5" w14:textId="2D12DEB3" w:rsidR="00720FF2" w:rsidRPr="007E4115" w:rsidDel="004E4691" w:rsidRDefault="00720FF2" w:rsidP="000E4BBD">
            <w:pPr>
              <w:widowControl/>
              <w:spacing w:line="240" w:lineRule="auto"/>
              <w:rPr>
                <w:ins w:id="3410" w:author="Rakesh Singhi" w:date="2015-02-07T11:04:00Z"/>
                <w:del w:id="3411" w:author="gu832116" w:date="2015-03-24T15:59:00Z"/>
                <w:rFonts w:ascii="Calibri" w:hAnsi="Calibri"/>
                <w:color w:val="000000"/>
                <w:sz w:val="22"/>
                <w:szCs w:val="22"/>
              </w:rPr>
            </w:pPr>
          </w:p>
        </w:tc>
      </w:tr>
      <w:tr w:rsidR="00720FF2" w:rsidRPr="007E4115" w:rsidDel="004E4691" w14:paraId="57580288" w14:textId="1EBCAD50" w:rsidTr="00720FF2">
        <w:trPr>
          <w:trHeight w:val="300"/>
          <w:ins w:id="3412" w:author="Rakesh Singhi" w:date="2015-02-07T11:04:00Z"/>
          <w:del w:id="3413"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A172CB1" w14:textId="3BC37669" w:rsidR="00720FF2" w:rsidRPr="00720FF2" w:rsidDel="004E4691" w:rsidRDefault="00720FF2" w:rsidP="000E4BBD">
            <w:pPr>
              <w:widowControl/>
              <w:spacing w:line="240" w:lineRule="auto"/>
              <w:rPr>
                <w:ins w:id="3414" w:author="Rakesh Singhi" w:date="2015-02-07T11:04:00Z"/>
                <w:del w:id="3415" w:author="gu832116" w:date="2015-03-24T15:59:00Z"/>
                <w:rFonts w:asciiTheme="minorHAnsi" w:hAnsiTheme="minorHAnsi" w:cstheme="minorHAnsi"/>
                <w:color w:val="000000"/>
                <w:szCs w:val="16"/>
              </w:rPr>
            </w:pPr>
            <w:ins w:id="3416" w:author="Rakesh Singhi" w:date="2015-02-07T11:04:00Z">
              <w:del w:id="3417" w:author="gu832116" w:date="2015-03-24T15:59:00Z">
                <w:r w:rsidRPr="00720FF2" w:rsidDel="004E4691">
                  <w:rPr>
                    <w:rFonts w:asciiTheme="minorHAnsi" w:hAnsiTheme="minorHAnsi" w:cstheme="minorHAnsi"/>
                    <w:color w:val="000000"/>
                    <w:szCs w:val="16"/>
                  </w:rPr>
                  <w:delText>DMO_EDNS</w:delText>
                </w:r>
              </w:del>
            </w:ins>
          </w:p>
        </w:tc>
        <w:tc>
          <w:tcPr>
            <w:tcW w:w="5360" w:type="dxa"/>
            <w:tcBorders>
              <w:top w:val="nil"/>
              <w:left w:val="nil"/>
              <w:bottom w:val="single" w:sz="4" w:space="0" w:color="auto"/>
              <w:right w:val="single" w:sz="4" w:space="0" w:color="auto"/>
            </w:tcBorders>
            <w:shd w:val="clear" w:color="auto" w:fill="auto"/>
            <w:noWrap/>
            <w:vAlign w:val="center"/>
            <w:hideMark/>
          </w:tcPr>
          <w:p w14:paraId="261A4284" w14:textId="747F7C4A" w:rsidR="00720FF2" w:rsidRPr="00720FF2" w:rsidDel="004E4691" w:rsidRDefault="00720FF2" w:rsidP="000E4BBD">
            <w:pPr>
              <w:widowControl/>
              <w:spacing w:line="240" w:lineRule="auto"/>
              <w:rPr>
                <w:ins w:id="3418" w:author="Rakesh Singhi" w:date="2015-02-07T11:04:00Z"/>
                <w:del w:id="3419" w:author="gu832116" w:date="2015-03-24T15:59:00Z"/>
                <w:rFonts w:asciiTheme="minorHAnsi" w:hAnsiTheme="minorHAnsi" w:cstheme="minorHAnsi"/>
                <w:color w:val="000000"/>
                <w:szCs w:val="16"/>
              </w:rPr>
            </w:pPr>
            <w:ins w:id="3420" w:author="Rakesh Singhi" w:date="2015-02-07T11:04:00Z">
              <w:del w:id="3421" w:author="gu832116" w:date="2015-03-24T15:59:00Z">
                <w:r w:rsidRPr="00720FF2" w:rsidDel="004E4691">
                  <w:rPr>
                    <w:rFonts w:asciiTheme="minorHAnsi" w:hAnsiTheme="minorHAnsi" w:cstheme="minorHAnsi"/>
                    <w:color w:val="000000"/>
                    <w:szCs w:val="16"/>
                  </w:rPr>
                  <w:delText xml:space="preserve">/u25/ftp/ISRVE_FEEDS_IN/DMO_PPM/MEXICO/EDNS/  </w:delText>
                </w:r>
              </w:del>
            </w:ins>
          </w:p>
        </w:tc>
        <w:tc>
          <w:tcPr>
            <w:tcW w:w="1935" w:type="dxa"/>
            <w:vMerge/>
            <w:tcBorders>
              <w:left w:val="nil"/>
              <w:right w:val="single" w:sz="4" w:space="0" w:color="auto"/>
            </w:tcBorders>
          </w:tcPr>
          <w:p w14:paraId="58768EFA" w14:textId="59D014D9" w:rsidR="00720FF2" w:rsidRPr="007E4115" w:rsidDel="004E4691" w:rsidRDefault="00720FF2" w:rsidP="000E4BBD">
            <w:pPr>
              <w:widowControl/>
              <w:spacing w:line="240" w:lineRule="auto"/>
              <w:rPr>
                <w:ins w:id="3422" w:author="Rakesh Singhi" w:date="2015-02-07T11:04:00Z"/>
                <w:del w:id="3423" w:author="gu832116" w:date="2015-03-24T15:59:00Z"/>
                <w:rFonts w:ascii="Calibri" w:hAnsi="Calibri"/>
                <w:color w:val="000000"/>
                <w:sz w:val="22"/>
                <w:szCs w:val="22"/>
              </w:rPr>
            </w:pPr>
          </w:p>
        </w:tc>
      </w:tr>
      <w:tr w:rsidR="00720FF2" w:rsidRPr="007E4115" w:rsidDel="004E4691" w14:paraId="703E92EF" w14:textId="494940FA" w:rsidTr="00720FF2">
        <w:trPr>
          <w:trHeight w:val="300"/>
          <w:ins w:id="3424" w:author="Rakesh Singhi" w:date="2015-02-07T11:04:00Z"/>
          <w:del w:id="3425"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666602F5" w14:textId="216BFE66" w:rsidR="00720FF2" w:rsidRPr="00720FF2" w:rsidDel="004E4691" w:rsidRDefault="00720FF2" w:rsidP="000E4BBD">
            <w:pPr>
              <w:widowControl/>
              <w:spacing w:line="240" w:lineRule="auto"/>
              <w:rPr>
                <w:ins w:id="3426" w:author="Rakesh Singhi" w:date="2015-02-07T11:04:00Z"/>
                <w:del w:id="3427" w:author="gu832116" w:date="2015-03-24T15:59:00Z"/>
                <w:rFonts w:asciiTheme="minorHAnsi" w:hAnsiTheme="minorHAnsi" w:cstheme="minorHAnsi"/>
                <w:color w:val="000000"/>
                <w:szCs w:val="16"/>
              </w:rPr>
            </w:pPr>
            <w:ins w:id="3428" w:author="Rakesh Singhi" w:date="2015-02-07T11:04:00Z">
              <w:del w:id="3429" w:author="gu832116" w:date="2015-03-24T15:59:00Z">
                <w:r w:rsidRPr="00720FF2" w:rsidDel="004E4691">
                  <w:rPr>
                    <w:rFonts w:asciiTheme="minorHAnsi" w:hAnsiTheme="minorHAnsi" w:cstheme="minorHAnsi"/>
                    <w:color w:val="000000"/>
                    <w:szCs w:val="16"/>
                  </w:rPr>
                  <w:delText>DMO_IMMX</w:delText>
                </w:r>
              </w:del>
            </w:ins>
          </w:p>
        </w:tc>
        <w:tc>
          <w:tcPr>
            <w:tcW w:w="5360" w:type="dxa"/>
            <w:tcBorders>
              <w:top w:val="nil"/>
              <w:left w:val="nil"/>
              <w:bottom w:val="single" w:sz="4" w:space="0" w:color="auto"/>
              <w:right w:val="single" w:sz="4" w:space="0" w:color="auto"/>
            </w:tcBorders>
            <w:shd w:val="clear" w:color="auto" w:fill="auto"/>
            <w:noWrap/>
            <w:vAlign w:val="center"/>
            <w:hideMark/>
          </w:tcPr>
          <w:p w14:paraId="728C4BE4" w14:textId="167FC785" w:rsidR="00720FF2" w:rsidRPr="00720FF2" w:rsidDel="004E4691" w:rsidRDefault="00720FF2" w:rsidP="000E4BBD">
            <w:pPr>
              <w:widowControl/>
              <w:spacing w:line="240" w:lineRule="auto"/>
              <w:rPr>
                <w:ins w:id="3430" w:author="Rakesh Singhi" w:date="2015-02-07T11:04:00Z"/>
                <w:del w:id="3431" w:author="gu832116" w:date="2015-03-24T15:59:00Z"/>
                <w:rFonts w:asciiTheme="minorHAnsi" w:hAnsiTheme="minorHAnsi" w:cstheme="minorHAnsi"/>
                <w:color w:val="000000"/>
                <w:szCs w:val="16"/>
              </w:rPr>
            </w:pPr>
            <w:ins w:id="3432" w:author="Rakesh Singhi" w:date="2015-02-07T11:04:00Z">
              <w:del w:id="3433" w:author="gu832116" w:date="2015-03-24T15:59:00Z">
                <w:r w:rsidRPr="00720FF2" w:rsidDel="004E4691">
                  <w:rPr>
                    <w:rFonts w:asciiTheme="minorHAnsi" w:hAnsiTheme="minorHAnsi" w:cstheme="minorHAnsi"/>
                    <w:color w:val="000000"/>
                    <w:szCs w:val="16"/>
                  </w:rPr>
                  <w:delText xml:space="preserve">/u25/ftp/ISRVE_FEEDS_IN/DMO_PPM/MEXICO/IMMX/  </w:delText>
                </w:r>
              </w:del>
            </w:ins>
          </w:p>
        </w:tc>
        <w:tc>
          <w:tcPr>
            <w:tcW w:w="1935" w:type="dxa"/>
            <w:vMerge/>
            <w:tcBorders>
              <w:left w:val="nil"/>
              <w:bottom w:val="single" w:sz="4" w:space="0" w:color="auto"/>
              <w:right w:val="single" w:sz="4" w:space="0" w:color="auto"/>
            </w:tcBorders>
          </w:tcPr>
          <w:p w14:paraId="0B485055" w14:textId="3F15FAF4" w:rsidR="00720FF2" w:rsidRPr="007E4115" w:rsidDel="004E4691" w:rsidRDefault="00720FF2" w:rsidP="000E4BBD">
            <w:pPr>
              <w:widowControl/>
              <w:spacing w:line="240" w:lineRule="auto"/>
              <w:rPr>
                <w:ins w:id="3434" w:author="Rakesh Singhi" w:date="2015-02-07T11:04:00Z"/>
                <w:del w:id="3435" w:author="gu832116" w:date="2015-03-24T15:59:00Z"/>
                <w:rFonts w:ascii="Calibri" w:hAnsi="Calibri"/>
                <w:color w:val="000000"/>
                <w:sz w:val="22"/>
                <w:szCs w:val="22"/>
              </w:rPr>
            </w:pPr>
          </w:p>
        </w:tc>
      </w:tr>
    </w:tbl>
    <w:p w14:paraId="5EF6AB46" w14:textId="1A4E8499" w:rsidR="00720FF2" w:rsidDel="004E4691" w:rsidRDefault="00720FF2" w:rsidP="004E4691">
      <w:pPr>
        <w:rPr>
          <w:del w:id="3436" w:author="gu832116" w:date="2015-03-24T15:59:00Z"/>
        </w:rPr>
      </w:pPr>
    </w:p>
    <w:p w14:paraId="69309695" w14:textId="77777777" w:rsidR="004E4691" w:rsidRDefault="004E4691" w:rsidP="00E957B4">
      <w:pPr>
        <w:rPr>
          <w:ins w:id="3437" w:author="gu832116" w:date="2015-03-24T15:59:00Z"/>
        </w:rPr>
      </w:pPr>
    </w:p>
    <w:p w14:paraId="7EC89FE1" w14:textId="77777777" w:rsidR="004E4691" w:rsidRPr="00675541" w:rsidRDefault="004E4691" w:rsidP="004E4691">
      <w:pPr>
        <w:rPr>
          <w:ins w:id="3438" w:author="gu832116" w:date="2015-03-24T15:59:00Z"/>
          <w:rFonts w:asciiTheme="minorHAnsi" w:hAnsiTheme="minorHAnsi" w:cstheme="minorHAnsi"/>
          <w:u w:val="single"/>
        </w:rPr>
      </w:pPr>
      <w:ins w:id="3439" w:author="gu832116" w:date="2015-03-24T15:59:00Z">
        <w:r w:rsidRPr="00675541">
          <w:rPr>
            <w:rFonts w:asciiTheme="minorHAnsi" w:hAnsiTheme="minorHAnsi" w:cstheme="minorHAnsi"/>
            <w:u w:val="single"/>
          </w:rPr>
          <w:t>Internal to Xerox Network</w:t>
        </w:r>
      </w:ins>
    </w:p>
    <w:p w14:paraId="71AA71A6" w14:textId="77777777" w:rsidR="004E4691" w:rsidRPr="00675541" w:rsidRDefault="004E4691" w:rsidP="004E4691">
      <w:pPr>
        <w:rPr>
          <w:ins w:id="3440" w:author="gu832116" w:date="2015-03-24T15:59:00Z"/>
        </w:rPr>
      </w:pPr>
    </w:p>
    <w:tbl>
      <w:tblPr>
        <w:tblW w:w="8655" w:type="dxa"/>
        <w:tblInd w:w="93" w:type="dxa"/>
        <w:tblLook w:val="04A0" w:firstRow="1" w:lastRow="0" w:firstColumn="1" w:lastColumn="0" w:noHBand="0" w:noVBand="1"/>
      </w:tblPr>
      <w:tblGrid>
        <w:gridCol w:w="1360"/>
        <w:gridCol w:w="5360"/>
        <w:gridCol w:w="1935"/>
      </w:tblGrid>
      <w:tr w:rsidR="004E4691" w:rsidRPr="007E4115" w14:paraId="2E440CF1" w14:textId="77777777" w:rsidTr="0072453E">
        <w:trPr>
          <w:trHeight w:val="600"/>
          <w:ins w:id="3441" w:author="gu832116" w:date="2015-03-24T15:59:00Z"/>
        </w:trPr>
        <w:tc>
          <w:tcPr>
            <w:tcW w:w="1360"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32D6D156" w14:textId="77777777" w:rsidR="004E4691" w:rsidRPr="007E4115" w:rsidRDefault="004E4691" w:rsidP="0072453E">
            <w:pPr>
              <w:widowControl/>
              <w:spacing w:line="240" w:lineRule="auto"/>
              <w:rPr>
                <w:ins w:id="3442" w:author="gu832116" w:date="2015-03-24T15:59:00Z"/>
                <w:rFonts w:ascii="Calibri" w:hAnsi="Calibri"/>
                <w:color w:val="000000"/>
                <w:sz w:val="22"/>
                <w:szCs w:val="22"/>
              </w:rPr>
            </w:pPr>
            <w:ins w:id="3443" w:author="gu832116" w:date="2015-03-24T15:59:00Z">
              <w:r w:rsidRPr="007E4115">
                <w:rPr>
                  <w:rFonts w:ascii="Calibri" w:hAnsi="Calibri"/>
                  <w:color w:val="000000"/>
                  <w:sz w:val="22"/>
                  <w:szCs w:val="22"/>
                </w:rPr>
                <w:t>User Name</w:t>
              </w:r>
            </w:ins>
          </w:p>
        </w:tc>
        <w:tc>
          <w:tcPr>
            <w:tcW w:w="5360" w:type="dxa"/>
            <w:tcBorders>
              <w:top w:val="single" w:sz="4" w:space="0" w:color="auto"/>
              <w:left w:val="nil"/>
              <w:bottom w:val="single" w:sz="4" w:space="0" w:color="auto"/>
              <w:right w:val="single" w:sz="4" w:space="0" w:color="auto"/>
            </w:tcBorders>
            <w:shd w:val="clear" w:color="000000" w:fill="FCD5B4"/>
            <w:noWrap/>
            <w:vAlign w:val="center"/>
            <w:hideMark/>
          </w:tcPr>
          <w:p w14:paraId="76299699" w14:textId="77777777" w:rsidR="004E4691" w:rsidRPr="007E4115" w:rsidRDefault="004E4691" w:rsidP="0072453E">
            <w:pPr>
              <w:widowControl/>
              <w:spacing w:line="240" w:lineRule="auto"/>
              <w:rPr>
                <w:ins w:id="3444" w:author="gu832116" w:date="2015-03-24T15:59:00Z"/>
                <w:rFonts w:ascii="Calibri" w:hAnsi="Calibri"/>
                <w:color w:val="000000"/>
                <w:sz w:val="22"/>
                <w:szCs w:val="22"/>
              </w:rPr>
            </w:pPr>
            <w:ins w:id="3445" w:author="gu832116" w:date="2015-03-24T15:59:00Z">
              <w:r w:rsidRPr="007E4115">
                <w:rPr>
                  <w:rFonts w:ascii="Calibri" w:hAnsi="Calibri"/>
                  <w:color w:val="000000"/>
                  <w:sz w:val="22"/>
                  <w:szCs w:val="22"/>
                </w:rPr>
                <w:t>Home Directory</w:t>
              </w:r>
            </w:ins>
          </w:p>
        </w:tc>
        <w:tc>
          <w:tcPr>
            <w:tcW w:w="1935" w:type="dxa"/>
            <w:tcBorders>
              <w:top w:val="single" w:sz="4" w:space="0" w:color="auto"/>
              <w:left w:val="nil"/>
              <w:bottom w:val="single" w:sz="4" w:space="0" w:color="auto"/>
              <w:right w:val="single" w:sz="4" w:space="0" w:color="auto"/>
            </w:tcBorders>
            <w:shd w:val="clear" w:color="000000" w:fill="FCD5B4"/>
          </w:tcPr>
          <w:p w14:paraId="34835AED" w14:textId="77777777" w:rsidR="004E4691" w:rsidRPr="007E4115" w:rsidRDefault="004E4691" w:rsidP="0072453E">
            <w:pPr>
              <w:widowControl/>
              <w:spacing w:line="240" w:lineRule="auto"/>
              <w:rPr>
                <w:ins w:id="3446" w:author="gu832116" w:date="2015-03-24T15:59:00Z"/>
                <w:rFonts w:ascii="Calibri" w:hAnsi="Calibri"/>
                <w:color w:val="000000"/>
                <w:sz w:val="22"/>
                <w:szCs w:val="22"/>
              </w:rPr>
            </w:pPr>
            <w:ins w:id="3447" w:author="gu832116" w:date="2015-03-24T15:59:00Z">
              <w:r>
                <w:rPr>
                  <w:rFonts w:ascii="Calibri" w:hAnsi="Calibri"/>
                  <w:color w:val="000000"/>
                  <w:sz w:val="22"/>
                  <w:szCs w:val="22"/>
                </w:rPr>
                <w:t>User Type</w:t>
              </w:r>
            </w:ins>
          </w:p>
        </w:tc>
      </w:tr>
      <w:tr w:rsidR="004E4691" w:rsidRPr="007E4115" w14:paraId="352D3AE0" w14:textId="77777777" w:rsidTr="0072453E">
        <w:trPr>
          <w:trHeight w:val="300"/>
          <w:ins w:id="3448"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03B14109" w14:textId="77777777" w:rsidR="004E4691" w:rsidRPr="007E4115" w:rsidRDefault="004E4691" w:rsidP="0072453E">
            <w:pPr>
              <w:widowControl/>
              <w:spacing w:line="240" w:lineRule="auto"/>
              <w:rPr>
                <w:ins w:id="3449" w:author="gu832116" w:date="2015-03-24T15:59:00Z"/>
                <w:rFonts w:ascii="Calibri" w:hAnsi="Calibri"/>
                <w:color w:val="000000"/>
                <w:sz w:val="22"/>
                <w:szCs w:val="22"/>
              </w:rPr>
            </w:pPr>
            <w:ins w:id="3450" w:author="gu832116" w:date="2015-03-24T15:59:00Z">
              <w:r w:rsidRPr="007E4115">
                <w:rPr>
                  <w:rFonts w:ascii="Calibri" w:hAnsi="Calibri"/>
                  <w:color w:val="000000"/>
                  <w:sz w:val="22"/>
                  <w:szCs w:val="22"/>
                </w:rPr>
                <w:t>DMO_ISCW</w:t>
              </w:r>
            </w:ins>
          </w:p>
        </w:tc>
        <w:tc>
          <w:tcPr>
            <w:tcW w:w="5360" w:type="dxa"/>
            <w:tcBorders>
              <w:top w:val="nil"/>
              <w:left w:val="nil"/>
              <w:bottom w:val="single" w:sz="4" w:space="0" w:color="auto"/>
              <w:right w:val="single" w:sz="4" w:space="0" w:color="auto"/>
            </w:tcBorders>
            <w:shd w:val="clear" w:color="auto" w:fill="auto"/>
            <w:noWrap/>
            <w:vAlign w:val="center"/>
            <w:hideMark/>
          </w:tcPr>
          <w:p w14:paraId="4218B4AF" w14:textId="77777777" w:rsidR="004E4691" w:rsidRPr="007E4115" w:rsidRDefault="004E4691" w:rsidP="0072453E">
            <w:pPr>
              <w:widowControl/>
              <w:spacing w:line="240" w:lineRule="auto"/>
              <w:rPr>
                <w:ins w:id="3451" w:author="gu832116" w:date="2015-03-24T15:59:00Z"/>
                <w:rFonts w:ascii="Calibri" w:hAnsi="Calibri"/>
                <w:color w:val="000000"/>
                <w:sz w:val="22"/>
                <w:szCs w:val="22"/>
              </w:rPr>
            </w:pPr>
            <w:ins w:id="3452" w:author="gu832116" w:date="2015-03-24T15:59:00Z">
              <w:r w:rsidRPr="007E4115">
                <w:rPr>
                  <w:rFonts w:ascii="Calibri" w:hAnsi="Calibri"/>
                  <w:color w:val="000000"/>
                  <w:sz w:val="22"/>
                  <w:szCs w:val="22"/>
                </w:rPr>
                <w:t>/u25/ftp/ISRVE_FEEDS_IN/DMO_PPM/ISCW/</w:t>
              </w:r>
            </w:ins>
          </w:p>
        </w:tc>
        <w:tc>
          <w:tcPr>
            <w:tcW w:w="1935" w:type="dxa"/>
            <w:vMerge w:val="restart"/>
            <w:tcBorders>
              <w:top w:val="nil"/>
              <w:left w:val="nil"/>
              <w:right w:val="single" w:sz="4" w:space="0" w:color="auto"/>
            </w:tcBorders>
            <w:vAlign w:val="center"/>
          </w:tcPr>
          <w:p w14:paraId="48D8832D" w14:textId="77777777" w:rsidR="004E4691" w:rsidRPr="007E4115" w:rsidRDefault="004E4691" w:rsidP="0072453E">
            <w:pPr>
              <w:widowControl/>
              <w:spacing w:line="240" w:lineRule="auto"/>
              <w:jc w:val="center"/>
              <w:rPr>
                <w:ins w:id="3453" w:author="gu832116" w:date="2015-03-24T15:59:00Z"/>
                <w:rFonts w:ascii="Calibri" w:hAnsi="Calibri"/>
                <w:color w:val="000000"/>
                <w:sz w:val="22"/>
                <w:szCs w:val="22"/>
              </w:rPr>
            </w:pPr>
            <w:ins w:id="3454" w:author="gu832116" w:date="2015-03-24T15:59:00Z">
              <w:r>
                <w:rPr>
                  <w:rFonts w:ascii="Calibri" w:hAnsi="Calibri"/>
                  <w:color w:val="000000"/>
                  <w:sz w:val="22"/>
                  <w:szCs w:val="22"/>
                </w:rPr>
                <w:t>ISC</w:t>
              </w:r>
            </w:ins>
          </w:p>
        </w:tc>
      </w:tr>
      <w:tr w:rsidR="004E4691" w:rsidRPr="007E4115" w14:paraId="40376273" w14:textId="77777777" w:rsidTr="0072453E">
        <w:trPr>
          <w:trHeight w:val="300"/>
          <w:ins w:id="3455"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233881F0" w14:textId="77777777" w:rsidR="004E4691" w:rsidRPr="007E4115" w:rsidRDefault="004E4691" w:rsidP="0072453E">
            <w:pPr>
              <w:widowControl/>
              <w:spacing w:line="240" w:lineRule="auto"/>
              <w:rPr>
                <w:ins w:id="3456" w:author="gu832116" w:date="2015-03-24T15:59:00Z"/>
                <w:rFonts w:ascii="Calibri" w:hAnsi="Calibri"/>
                <w:color w:val="000000"/>
                <w:sz w:val="22"/>
                <w:szCs w:val="22"/>
              </w:rPr>
            </w:pPr>
            <w:ins w:id="3457" w:author="gu832116" w:date="2015-03-24T15:59:00Z">
              <w:r w:rsidRPr="007E4115">
                <w:rPr>
                  <w:rFonts w:ascii="Calibri" w:hAnsi="Calibri"/>
                  <w:color w:val="000000"/>
                  <w:sz w:val="22"/>
                  <w:szCs w:val="22"/>
                </w:rPr>
                <w:t>DMO_ISCE</w:t>
              </w:r>
            </w:ins>
          </w:p>
        </w:tc>
        <w:tc>
          <w:tcPr>
            <w:tcW w:w="5360" w:type="dxa"/>
            <w:tcBorders>
              <w:top w:val="nil"/>
              <w:left w:val="nil"/>
              <w:bottom w:val="single" w:sz="4" w:space="0" w:color="auto"/>
              <w:right w:val="single" w:sz="4" w:space="0" w:color="auto"/>
            </w:tcBorders>
            <w:shd w:val="clear" w:color="auto" w:fill="auto"/>
            <w:noWrap/>
            <w:vAlign w:val="center"/>
            <w:hideMark/>
          </w:tcPr>
          <w:p w14:paraId="49DD9081" w14:textId="77777777" w:rsidR="004E4691" w:rsidRPr="007E4115" w:rsidRDefault="004E4691" w:rsidP="0072453E">
            <w:pPr>
              <w:widowControl/>
              <w:spacing w:line="240" w:lineRule="auto"/>
              <w:rPr>
                <w:ins w:id="3458" w:author="gu832116" w:date="2015-03-24T15:59:00Z"/>
                <w:rFonts w:ascii="Calibri" w:hAnsi="Calibri"/>
                <w:color w:val="000000"/>
                <w:sz w:val="22"/>
                <w:szCs w:val="22"/>
              </w:rPr>
            </w:pPr>
            <w:ins w:id="3459" w:author="gu832116" w:date="2015-03-24T15:59:00Z">
              <w:r w:rsidRPr="007E4115">
                <w:rPr>
                  <w:rFonts w:ascii="Calibri" w:hAnsi="Calibri"/>
                  <w:color w:val="000000"/>
                  <w:sz w:val="22"/>
                  <w:szCs w:val="22"/>
                </w:rPr>
                <w:t>/u25/ftp/ISRVE_FEEDS_IN/DMO_PPM/ISCE/</w:t>
              </w:r>
            </w:ins>
          </w:p>
        </w:tc>
        <w:tc>
          <w:tcPr>
            <w:tcW w:w="1935" w:type="dxa"/>
            <w:vMerge/>
            <w:tcBorders>
              <w:left w:val="nil"/>
              <w:bottom w:val="single" w:sz="4" w:space="0" w:color="auto"/>
              <w:right w:val="single" w:sz="4" w:space="0" w:color="auto"/>
            </w:tcBorders>
            <w:vAlign w:val="center"/>
          </w:tcPr>
          <w:p w14:paraId="53FD872B" w14:textId="77777777" w:rsidR="004E4691" w:rsidRPr="007E4115" w:rsidRDefault="004E4691" w:rsidP="0072453E">
            <w:pPr>
              <w:widowControl/>
              <w:spacing w:line="240" w:lineRule="auto"/>
              <w:jc w:val="center"/>
              <w:rPr>
                <w:ins w:id="3460" w:author="gu832116" w:date="2015-03-24T15:59:00Z"/>
                <w:rFonts w:ascii="Calibri" w:hAnsi="Calibri"/>
                <w:color w:val="000000"/>
                <w:sz w:val="22"/>
                <w:szCs w:val="22"/>
              </w:rPr>
            </w:pPr>
          </w:p>
        </w:tc>
      </w:tr>
      <w:tr w:rsidR="004E4691" w:rsidRPr="007E4115" w14:paraId="0F91FA14" w14:textId="77777777" w:rsidTr="0072453E">
        <w:trPr>
          <w:trHeight w:val="300"/>
          <w:ins w:id="3461" w:author="gu832116" w:date="2015-03-24T15:59:00Z"/>
        </w:trPr>
        <w:tc>
          <w:tcPr>
            <w:tcW w:w="1360" w:type="dxa"/>
            <w:tcBorders>
              <w:top w:val="nil"/>
              <w:left w:val="single" w:sz="4" w:space="0" w:color="auto"/>
              <w:bottom w:val="single" w:sz="4" w:space="0" w:color="auto"/>
              <w:right w:val="single" w:sz="4" w:space="0" w:color="auto"/>
            </w:tcBorders>
            <w:shd w:val="clear" w:color="auto" w:fill="auto"/>
            <w:noWrap/>
            <w:vAlign w:val="center"/>
          </w:tcPr>
          <w:p w14:paraId="27C8A9D9" w14:textId="77777777" w:rsidR="004E4691" w:rsidRPr="007E4115" w:rsidRDefault="004E4691" w:rsidP="0072453E">
            <w:pPr>
              <w:widowControl/>
              <w:spacing w:line="240" w:lineRule="auto"/>
              <w:rPr>
                <w:ins w:id="3462" w:author="gu832116" w:date="2015-03-24T15:59:00Z"/>
                <w:rFonts w:ascii="Calibri" w:hAnsi="Calibri"/>
                <w:color w:val="000000"/>
                <w:sz w:val="22"/>
                <w:szCs w:val="22"/>
              </w:rPr>
            </w:pPr>
            <w:ins w:id="3463" w:author="gu832116" w:date="2015-03-24T15:59:00Z">
              <w:r w:rsidRPr="007E4115">
                <w:rPr>
                  <w:rFonts w:ascii="Calibri" w:hAnsi="Calibri"/>
                  <w:color w:val="000000"/>
                  <w:sz w:val="22"/>
                  <w:szCs w:val="22"/>
                </w:rPr>
                <w:t>DMO_ERP</w:t>
              </w:r>
            </w:ins>
          </w:p>
        </w:tc>
        <w:tc>
          <w:tcPr>
            <w:tcW w:w="5360" w:type="dxa"/>
            <w:tcBorders>
              <w:top w:val="nil"/>
              <w:left w:val="nil"/>
              <w:bottom w:val="single" w:sz="4" w:space="0" w:color="auto"/>
              <w:right w:val="single" w:sz="4" w:space="0" w:color="auto"/>
            </w:tcBorders>
            <w:shd w:val="clear" w:color="auto" w:fill="auto"/>
            <w:noWrap/>
            <w:vAlign w:val="center"/>
          </w:tcPr>
          <w:p w14:paraId="5828BC07" w14:textId="77777777" w:rsidR="004E4691" w:rsidRPr="007E4115" w:rsidRDefault="004E4691" w:rsidP="0072453E">
            <w:pPr>
              <w:widowControl/>
              <w:spacing w:line="240" w:lineRule="auto"/>
              <w:rPr>
                <w:ins w:id="3464" w:author="gu832116" w:date="2015-03-24T15:59:00Z"/>
                <w:rFonts w:ascii="Calibri" w:hAnsi="Calibri"/>
                <w:color w:val="000000"/>
                <w:sz w:val="22"/>
                <w:szCs w:val="22"/>
              </w:rPr>
            </w:pPr>
            <w:ins w:id="3465" w:author="gu832116" w:date="2015-03-24T15:59:00Z">
              <w:r w:rsidRPr="007E4115">
                <w:rPr>
                  <w:rFonts w:ascii="Calibri" w:hAnsi="Calibri"/>
                  <w:color w:val="000000"/>
                  <w:sz w:val="22"/>
                  <w:szCs w:val="22"/>
                </w:rPr>
                <w:t>/u25/ftp/ISRVE_FEEDS_IN/DMO_PPM/MEXICO/ERP/ </w:t>
              </w:r>
            </w:ins>
          </w:p>
        </w:tc>
        <w:tc>
          <w:tcPr>
            <w:tcW w:w="1935" w:type="dxa"/>
            <w:tcBorders>
              <w:top w:val="nil"/>
              <w:left w:val="nil"/>
              <w:bottom w:val="single" w:sz="4" w:space="0" w:color="auto"/>
              <w:right w:val="single" w:sz="4" w:space="0" w:color="auto"/>
            </w:tcBorders>
            <w:vAlign w:val="center"/>
          </w:tcPr>
          <w:p w14:paraId="2DC23C59" w14:textId="77777777" w:rsidR="004E4691" w:rsidRPr="007E4115" w:rsidRDefault="004E4691" w:rsidP="0072453E">
            <w:pPr>
              <w:widowControl/>
              <w:spacing w:line="240" w:lineRule="auto"/>
              <w:jc w:val="center"/>
              <w:rPr>
                <w:ins w:id="3466" w:author="gu832116" w:date="2015-03-24T15:59:00Z"/>
                <w:rFonts w:ascii="Calibri" w:hAnsi="Calibri"/>
                <w:color w:val="000000"/>
                <w:sz w:val="22"/>
                <w:szCs w:val="22"/>
              </w:rPr>
            </w:pPr>
            <w:ins w:id="3467" w:author="gu832116" w:date="2015-03-24T15:59:00Z">
              <w:r>
                <w:rPr>
                  <w:rFonts w:ascii="Calibri" w:hAnsi="Calibri"/>
                  <w:color w:val="000000"/>
                  <w:sz w:val="22"/>
                  <w:szCs w:val="22"/>
                </w:rPr>
                <w:t>ERP</w:t>
              </w:r>
            </w:ins>
          </w:p>
        </w:tc>
      </w:tr>
    </w:tbl>
    <w:p w14:paraId="6E337946" w14:textId="77777777" w:rsidR="004E4691" w:rsidRDefault="004E4691" w:rsidP="004E4691">
      <w:pPr>
        <w:rPr>
          <w:ins w:id="3468" w:author="gu832116" w:date="2015-03-24T15:59:00Z"/>
        </w:rPr>
      </w:pPr>
    </w:p>
    <w:p w14:paraId="47C0727B" w14:textId="77777777" w:rsidR="004E4691" w:rsidRPr="00920DF6" w:rsidRDefault="004E4691" w:rsidP="004E4691">
      <w:pPr>
        <w:rPr>
          <w:ins w:id="3469" w:author="gu832116" w:date="2015-03-24T15:59:00Z"/>
          <w:rFonts w:asciiTheme="minorHAnsi" w:hAnsiTheme="minorHAnsi" w:cstheme="minorHAnsi"/>
          <w:u w:val="single"/>
        </w:rPr>
      </w:pPr>
      <w:ins w:id="3470" w:author="gu832116" w:date="2015-03-24T15:59:00Z">
        <w:r>
          <w:rPr>
            <w:rFonts w:asciiTheme="minorHAnsi" w:hAnsiTheme="minorHAnsi" w:cstheme="minorHAnsi"/>
            <w:u w:val="single"/>
          </w:rPr>
          <w:t xml:space="preserve">External </w:t>
        </w:r>
        <w:r w:rsidRPr="00920DF6">
          <w:rPr>
            <w:rFonts w:asciiTheme="minorHAnsi" w:hAnsiTheme="minorHAnsi" w:cstheme="minorHAnsi"/>
            <w:u w:val="single"/>
          </w:rPr>
          <w:t>to Xerox Network</w:t>
        </w:r>
      </w:ins>
    </w:p>
    <w:p w14:paraId="3CF4C2DC" w14:textId="77777777" w:rsidR="004E4691" w:rsidRDefault="004E4691" w:rsidP="004E4691">
      <w:pPr>
        <w:rPr>
          <w:ins w:id="3471" w:author="gu832116" w:date="2015-03-24T15:59:00Z"/>
        </w:rPr>
      </w:pPr>
    </w:p>
    <w:p w14:paraId="14E43429" w14:textId="77777777" w:rsidR="004E4691" w:rsidRPr="007023F3" w:rsidRDefault="004E4691" w:rsidP="004E4691">
      <w:pPr>
        <w:pStyle w:val="ListParagraph"/>
        <w:rPr>
          <w:ins w:id="3472" w:author="gu832116" w:date="2015-03-24T15:59:00Z"/>
          <w:color w:val="1F497D"/>
        </w:rPr>
      </w:pPr>
      <w:ins w:id="3473" w:author="gu832116" w:date="2015-03-24T15:59:00Z">
        <w:r w:rsidRPr="007023F3">
          <w:rPr>
            <w:color w:val="1F497D"/>
          </w:rPr>
          <w:t>SFT Server: sftna.xerox.com</w:t>
        </w:r>
      </w:ins>
    </w:p>
    <w:p w14:paraId="11B1D241" w14:textId="77777777" w:rsidR="004E4691" w:rsidRDefault="004E4691" w:rsidP="004E4691">
      <w:pPr>
        <w:pStyle w:val="ListParagraph"/>
        <w:rPr>
          <w:ins w:id="3474" w:author="gu832116" w:date="2015-03-24T15:59:00Z"/>
          <w:color w:val="1F497D"/>
        </w:rPr>
      </w:pPr>
      <w:ins w:id="3475" w:author="gu832116" w:date="2015-03-24T15:59:00Z">
        <w:r>
          <w:rPr>
            <w:color w:val="1F497D"/>
          </w:rPr>
          <w:t>External IP: 13.13.56.100</w:t>
        </w:r>
      </w:ins>
    </w:p>
    <w:p w14:paraId="6DDBB46B" w14:textId="77777777" w:rsidR="004E4691" w:rsidRDefault="004E4691" w:rsidP="004E4691">
      <w:pPr>
        <w:pStyle w:val="ListParagraph"/>
        <w:rPr>
          <w:ins w:id="3476" w:author="gu832116" w:date="2015-03-24T15:59:00Z"/>
          <w:color w:val="1F497D"/>
        </w:rPr>
      </w:pPr>
      <w:ins w:id="3477" w:author="gu832116" w:date="2015-03-24T15:59:00Z">
        <w:r w:rsidRPr="007023F3">
          <w:rPr>
            <w:color w:val="1F497D"/>
          </w:rPr>
          <w:t>Port: 22</w:t>
        </w:r>
      </w:ins>
    </w:p>
    <w:p w14:paraId="20A55E8A" w14:textId="77777777" w:rsidR="004E4691" w:rsidRDefault="004E4691" w:rsidP="004E4691">
      <w:pPr>
        <w:pStyle w:val="ListParagraph"/>
        <w:rPr>
          <w:ins w:id="3478" w:author="gu832116" w:date="2015-03-24T15:59:00Z"/>
          <w:color w:val="1F497D"/>
        </w:rPr>
      </w:pPr>
    </w:p>
    <w:p w14:paraId="03289CBE" w14:textId="77777777" w:rsidR="004E4691" w:rsidRDefault="004E4691" w:rsidP="004E4691">
      <w:pPr>
        <w:pStyle w:val="ListParagraph"/>
        <w:rPr>
          <w:ins w:id="3479" w:author="gu832116" w:date="2015-03-24T15:59:00Z"/>
          <w:color w:val="1F497D"/>
        </w:rPr>
      </w:pPr>
      <w:ins w:id="3480" w:author="gu832116" w:date="2015-03-24T15:59:00Z">
        <w:r>
          <w:rPr>
            <w:color w:val="1F497D"/>
          </w:rPr>
          <w:object w:dxaOrig="1551" w:dyaOrig="1004" w14:anchorId="1DE1E987">
            <v:shape id="_x0000_i1035" type="#_x0000_t75" style="width:77.25pt;height:50.25pt" o:ole="">
              <v:imagedata r:id="rId31" o:title=""/>
            </v:shape>
            <o:OLEObject Type="Embed" ProgID="Excel.Sheet.12" ShapeID="_x0000_i1035" DrawAspect="Icon" ObjectID="_1551012688" r:id="rId32"/>
          </w:object>
        </w:r>
      </w:ins>
    </w:p>
    <w:p w14:paraId="4811D8E0" w14:textId="77777777" w:rsidR="004E4691" w:rsidRPr="00920DF6" w:rsidRDefault="004E4691" w:rsidP="004E4691">
      <w:pPr>
        <w:pStyle w:val="ListParagraph"/>
        <w:rPr>
          <w:ins w:id="3481" w:author="gu832116" w:date="2015-03-24T15:59:00Z"/>
          <w:color w:val="1F497D"/>
        </w:rPr>
      </w:pPr>
    </w:p>
    <w:tbl>
      <w:tblPr>
        <w:tblW w:w="7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60"/>
        <w:gridCol w:w="1120"/>
        <w:gridCol w:w="960"/>
        <w:gridCol w:w="3410"/>
        <w:gridCol w:w="1097"/>
      </w:tblGrid>
      <w:tr w:rsidR="004E4691" w14:paraId="0D8F8401" w14:textId="77777777" w:rsidTr="0072453E">
        <w:trPr>
          <w:trHeight w:val="495"/>
          <w:ins w:id="3482" w:author="gu832116" w:date="2015-03-24T15:59:00Z"/>
        </w:trPr>
        <w:tc>
          <w:tcPr>
            <w:tcW w:w="1260" w:type="dxa"/>
            <w:shd w:val="clear" w:color="auto" w:fill="D9D9D9"/>
            <w:tcMar>
              <w:top w:w="0" w:type="dxa"/>
              <w:left w:w="108" w:type="dxa"/>
              <w:bottom w:w="0" w:type="dxa"/>
              <w:right w:w="108" w:type="dxa"/>
            </w:tcMar>
            <w:vAlign w:val="bottom"/>
            <w:hideMark/>
          </w:tcPr>
          <w:p w14:paraId="6FB9D786" w14:textId="77777777" w:rsidR="004E4691" w:rsidRDefault="004E4691" w:rsidP="0072453E">
            <w:pPr>
              <w:jc w:val="center"/>
              <w:rPr>
                <w:ins w:id="3483" w:author="gu832116" w:date="2015-03-24T15:59:00Z"/>
                <w:rFonts w:ascii="Arial" w:eastAsiaTheme="minorHAnsi" w:hAnsi="Arial" w:cs="Arial"/>
                <w:b/>
                <w:bCs/>
                <w:sz w:val="18"/>
                <w:szCs w:val="18"/>
              </w:rPr>
            </w:pPr>
            <w:ins w:id="3484" w:author="gu832116" w:date="2015-03-24T15:59:00Z">
              <w:r>
                <w:rPr>
                  <w:rFonts w:ascii="Arial" w:hAnsi="Arial" w:cs="Arial"/>
                  <w:b/>
                  <w:bCs/>
                  <w:sz w:val="18"/>
                  <w:szCs w:val="18"/>
                </w:rPr>
                <w:t>PMG #</w:t>
              </w:r>
            </w:ins>
          </w:p>
        </w:tc>
        <w:tc>
          <w:tcPr>
            <w:tcW w:w="1120" w:type="dxa"/>
            <w:shd w:val="clear" w:color="auto" w:fill="D9D9D9"/>
            <w:tcMar>
              <w:top w:w="0" w:type="dxa"/>
              <w:left w:w="108" w:type="dxa"/>
              <w:bottom w:w="0" w:type="dxa"/>
              <w:right w:w="108" w:type="dxa"/>
            </w:tcMar>
            <w:vAlign w:val="bottom"/>
            <w:hideMark/>
          </w:tcPr>
          <w:p w14:paraId="478E31D4" w14:textId="77777777" w:rsidR="004E4691" w:rsidRDefault="004E4691" w:rsidP="0072453E">
            <w:pPr>
              <w:rPr>
                <w:ins w:id="3485" w:author="gu832116" w:date="2015-03-24T15:59:00Z"/>
                <w:rFonts w:ascii="Arial" w:eastAsiaTheme="minorHAnsi" w:hAnsi="Arial" w:cs="Arial"/>
                <w:b/>
                <w:bCs/>
                <w:sz w:val="18"/>
                <w:szCs w:val="18"/>
              </w:rPr>
            </w:pPr>
            <w:ins w:id="3486" w:author="gu832116" w:date="2015-03-24T15:59:00Z">
              <w:r>
                <w:rPr>
                  <w:rFonts w:ascii="Arial" w:hAnsi="Arial" w:cs="Arial"/>
                  <w:b/>
                  <w:bCs/>
                  <w:sz w:val="18"/>
                  <w:szCs w:val="18"/>
                </w:rPr>
                <w:t>First Name</w:t>
              </w:r>
            </w:ins>
          </w:p>
        </w:tc>
        <w:tc>
          <w:tcPr>
            <w:tcW w:w="960" w:type="dxa"/>
            <w:shd w:val="clear" w:color="auto" w:fill="D9D9D9"/>
            <w:tcMar>
              <w:top w:w="0" w:type="dxa"/>
              <w:left w:w="108" w:type="dxa"/>
              <w:bottom w:w="0" w:type="dxa"/>
              <w:right w:w="108" w:type="dxa"/>
            </w:tcMar>
            <w:vAlign w:val="bottom"/>
            <w:hideMark/>
          </w:tcPr>
          <w:p w14:paraId="351A7F7D" w14:textId="77777777" w:rsidR="004E4691" w:rsidRDefault="004E4691" w:rsidP="0072453E">
            <w:pPr>
              <w:rPr>
                <w:ins w:id="3487" w:author="gu832116" w:date="2015-03-24T15:59:00Z"/>
                <w:rFonts w:ascii="Arial" w:eastAsiaTheme="minorHAnsi" w:hAnsi="Arial" w:cs="Arial"/>
                <w:b/>
                <w:bCs/>
                <w:sz w:val="18"/>
                <w:szCs w:val="18"/>
              </w:rPr>
            </w:pPr>
            <w:ins w:id="3488" w:author="gu832116" w:date="2015-03-24T15:59:00Z">
              <w:r>
                <w:rPr>
                  <w:rFonts w:ascii="Arial" w:hAnsi="Arial" w:cs="Arial"/>
                  <w:b/>
                  <w:bCs/>
                  <w:sz w:val="18"/>
                  <w:szCs w:val="18"/>
                </w:rPr>
                <w:t>Last Name</w:t>
              </w:r>
            </w:ins>
          </w:p>
        </w:tc>
        <w:tc>
          <w:tcPr>
            <w:tcW w:w="3410" w:type="dxa"/>
            <w:shd w:val="clear" w:color="auto" w:fill="D9D9D9"/>
            <w:tcMar>
              <w:top w:w="0" w:type="dxa"/>
              <w:left w:w="108" w:type="dxa"/>
              <w:bottom w:w="0" w:type="dxa"/>
              <w:right w:w="108" w:type="dxa"/>
            </w:tcMar>
            <w:vAlign w:val="bottom"/>
            <w:hideMark/>
          </w:tcPr>
          <w:p w14:paraId="5499A059" w14:textId="77777777" w:rsidR="004E4691" w:rsidRDefault="004E4691" w:rsidP="0072453E">
            <w:pPr>
              <w:rPr>
                <w:ins w:id="3489" w:author="gu832116" w:date="2015-03-24T15:59:00Z"/>
                <w:rFonts w:ascii="Arial" w:eastAsiaTheme="minorHAnsi" w:hAnsi="Arial" w:cs="Arial"/>
                <w:b/>
                <w:bCs/>
                <w:sz w:val="18"/>
                <w:szCs w:val="18"/>
              </w:rPr>
            </w:pPr>
            <w:ins w:id="3490" w:author="gu832116" w:date="2015-03-24T15:59:00Z">
              <w:r>
                <w:rPr>
                  <w:rFonts w:ascii="Arial" w:hAnsi="Arial" w:cs="Arial"/>
                  <w:b/>
                  <w:bCs/>
                  <w:sz w:val="18"/>
                  <w:szCs w:val="18"/>
                </w:rPr>
                <w:t>Company (Optional)</w:t>
              </w:r>
            </w:ins>
          </w:p>
        </w:tc>
        <w:tc>
          <w:tcPr>
            <w:tcW w:w="1050" w:type="dxa"/>
            <w:shd w:val="clear" w:color="auto" w:fill="D9D9D9"/>
            <w:noWrap/>
            <w:tcMar>
              <w:top w:w="0" w:type="dxa"/>
              <w:left w:w="108" w:type="dxa"/>
              <w:bottom w:w="0" w:type="dxa"/>
              <w:right w:w="108" w:type="dxa"/>
            </w:tcMar>
            <w:vAlign w:val="bottom"/>
            <w:hideMark/>
          </w:tcPr>
          <w:p w14:paraId="24A94A2E" w14:textId="77777777" w:rsidR="004E4691" w:rsidRDefault="004E4691" w:rsidP="0072453E">
            <w:pPr>
              <w:rPr>
                <w:ins w:id="3491" w:author="gu832116" w:date="2015-03-24T15:59:00Z"/>
                <w:rFonts w:ascii="Calibri" w:eastAsiaTheme="minorHAnsi" w:hAnsi="Calibri"/>
                <w:b/>
                <w:bCs/>
                <w:color w:val="000000"/>
                <w:sz w:val="22"/>
                <w:szCs w:val="22"/>
              </w:rPr>
            </w:pPr>
            <w:ins w:id="3492" w:author="gu832116" w:date="2015-03-24T15:59:00Z">
              <w:r>
                <w:rPr>
                  <w:rFonts w:ascii="Calibri" w:hAnsi="Calibri"/>
                  <w:b/>
                  <w:bCs/>
                  <w:color w:val="000000"/>
                  <w:sz w:val="22"/>
                  <w:szCs w:val="22"/>
                </w:rPr>
                <w:t>Supplier ID</w:t>
              </w:r>
            </w:ins>
          </w:p>
        </w:tc>
      </w:tr>
      <w:tr w:rsidR="004E4691" w14:paraId="36F1B50F" w14:textId="77777777" w:rsidTr="0072453E">
        <w:trPr>
          <w:trHeight w:val="300"/>
          <w:ins w:id="3493" w:author="gu832116" w:date="2015-03-24T15:59:00Z"/>
        </w:trPr>
        <w:tc>
          <w:tcPr>
            <w:tcW w:w="1260" w:type="dxa"/>
            <w:noWrap/>
            <w:tcMar>
              <w:top w:w="0" w:type="dxa"/>
              <w:left w:w="108" w:type="dxa"/>
              <w:bottom w:w="0" w:type="dxa"/>
              <w:right w:w="108" w:type="dxa"/>
            </w:tcMar>
            <w:vAlign w:val="bottom"/>
            <w:hideMark/>
          </w:tcPr>
          <w:p w14:paraId="55C7E42B" w14:textId="77777777" w:rsidR="004E4691" w:rsidRDefault="004E4691" w:rsidP="0072453E">
            <w:pPr>
              <w:jc w:val="center"/>
              <w:rPr>
                <w:ins w:id="3494" w:author="gu832116" w:date="2015-03-24T15:59:00Z"/>
                <w:rFonts w:ascii="Arial" w:eastAsiaTheme="minorHAnsi" w:hAnsi="Arial" w:cs="Arial"/>
                <w:sz w:val="18"/>
                <w:szCs w:val="18"/>
              </w:rPr>
            </w:pPr>
            <w:ins w:id="3495" w:author="gu832116" w:date="2015-03-24T15:59:00Z">
              <w:r>
                <w:rPr>
                  <w:rFonts w:ascii="Arial" w:hAnsi="Arial" w:cs="Arial"/>
                  <w:sz w:val="18"/>
                  <w:szCs w:val="18"/>
                </w:rPr>
                <w:t>207716</w:t>
              </w:r>
            </w:ins>
          </w:p>
        </w:tc>
        <w:tc>
          <w:tcPr>
            <w:tcW w:w="1120" w:type="dxa"/>
            <w:noWrap/>
            <w:tcMar>
              <w:top w:w="0" w:type="dxa"/>
              <w:left w:w="108" w:type="dxa"/>
              <w:bottom w:w="0" w:type="dxa"/>
              <w:right w:w="108" w:type="dxa"/>
            </w:tcMar>
            <w:vAlign w:val="bottom"/>
            <w:hideMark/>
          </w:tcPr>
          <w:p w14:paraId="70891C3C" w14:textId="77777777" w:rsidR="004E4691" w:rsidRDefault="004E4691" w:rsidP="0072453E">
            <w:pPr>
              <w:rPr>
                <w:ins w:id="3496" w:author="gu832116" w:date="2015-03-24T15:59:00Z"/>
                <w:rFonts w:ascii="Arial" w:eastAsiaTheme="minorHAnsi" w:hAnsi="Arial" w:cs="Arial"/>
                <w:sz w:val="18"/>
                <w:szCs w:val="18"/>
              </w:rPr>
            </w:pPr>
            <w:ins w:id="3497" w:author="gu832116" w:date="2015-03-24T15:59:00Z">
              <w:r>
                <w:rPr>
                  <w:rFonts w:ascii="Arial" w:hAnsi="Arial" w:cs="Arial"/>
                  <w:sz w:val="18"/>
                  <w:szCs w:val="18"/>
                </w:rPr>
                <w:t>DMO</w:t>
              </w:r>
            </w:ins>
          </w:p>
        </w:tc>
        <w:tc>
          <w:tcPr>
            <w:tcW w:w="960" w:type="dxa"/>
            <w:noWrap/>
            <w:tcMar>
              <w:top w:w="0" w:type="dxa"/>
              <w:left w:w="108" w:type="dxa"/>
              <w:bottom w:w="0" w:type="dxa"/>
              <w:right w:w="108" w:type="dxa"/>
            </w:tcMar>
            <w:vAlign w:val="bottom"/>
            <w:hideMark/>
          </w:tcPr>
          <w:p w14:paraId="570D2919" w14:textId="77777777" w:rsidR="004E4691" w:rsidRDefault="004E4691" w:rsidP="0072453E">
            <w:pPr>
              <w:rPr>
                <w:ins w:id="3498" w:author="gu832116" w:date="2015-03-24T15:59:00Z"/>
                <w:rFonts w:ascii="Arial" w:eastAsiaTheme="minorHAnsi" w:hAnsi="Arial" w:cs="Arial"/>
                <w:sz w:val="18"/>
                <w:szCs w:val="18"/>
              </w:rPr>
            </w:pPr>
            <w:ins w:id="3499" w:author="gu832116" w:date="2015-03-24T15:59:00Z">
              <w:r>
                <w:rPr>
                  <w:rFonts w:ascii="Arial" w:hAnsi="Arial" w:cs="Arial"/>
                  <w:sz w:val="18"/>
                  <w:szCs w:val="18"/>
                </w:rPr>
                <w:t>IMMX</w:t>
              </w:r>
            </w:ins>
          </w:p>
        </w:tc>
        <w:tc>
          <w:tcPr>
            <w:tcW w:w="3410" w:type="dxa"/>
            <w:noWrap/>
            <w:tcMar>
              <w:top w:w="0" w:type="dxa"/>
              <w:left w:w="108" w:type="dxa"/>
              <w:bottom w:w="0" w:type="dxa"/>
              <w:right w:w="108" w:type="dxa"/>
            </w:tcMar>
            <w:vAlign w:val="bottom"/>
            <w:hideMark/>
          </w:tcPr>
          <w:p w14:paraId="2EEE954D" w14:textId="77777777" w:rsidR="004E4691" w:rsidRDefault="004E4691" w:rsidP="0072453E">
            <w:pPr>
              <w:rPr>
                <w:ins w:id="3500" w:author="gu832116" w:date="2015-03-24T15:59:00Z"/>
                <w:rFonts w:ascii="Arial" w:eastAsiaTheme="minorHAnsi" w:hAnsi="Arial" w:cs="Arial"/>
                <w:sz w:val="16"/>
                <w:szCs w:val="16"/>
              </w:rPr>
            </w:pPr>
            <w:ins w:id="3501" w:author="gu832116" w:date="2015-03-24T15:59:00Z">
              <w:r>
                <w:rPr>
                  <w:rFonts w:ascii="Arial" w:hAnsi="Arial" w:cs="Arial"/>
                  <w:sz w:val="16"/>
                  <w:szCs w:val="16"/>
                </w:rPr>
                <w:t>Ingram MIcro Mexico SA DE CV</w:t>
              </w:r>
            </w:ins>
          </w:p>
        </w:tc>
        <w:tc>
          <w:tcPr>
            <w:tcW w:w="1050" w:type="dxa"/>
            <w:noWrap/>
            <w:tcMar>
              <w:top w:w="0" w:type="dxa"/>
              <w:left w:w="108" w:type="dxa"/>
              <w:bottom w:w="0" w:type="dxa"/>
              <w:right w:w="108" w:type="dxa"/>
            </w:tcMar>
            <w:vAlign w:val="bottom"/>
            <w:hideMark/>
          </w:tcPr>
          <w:p w14:paraId="11E2700F" w14:textId="77777777" w:rsidR="004E4691" w:rsidRDefault="004E4691" w:rsidP="0072453E">
            <w:pPr>
              <w:jc w:val="right"/>
              <w:rPr>
                <w:ins w:id="3502" w:author="gu832116" w:date="2015-03-24T15:59:00Z"/>
                <w:rFonts w:ascii="Arial" w:eastAsiaTheme="minorHAnsi" w:hAnsi="Arial" w:cs="Arial"/>
                <w:sz w:val="18"/>
                <w:szCs w:val="18"/>
              </w:rPr>
            </w:pPr>
            <w:ins w:id="3503" w:author="gu832116" w:date="2015-03-24T15:59:00Z">
              <w:r>
                <w:rPr>
                  <w:rFonts w:ascii="Arial" w:hAnsi="Arial" w:cs="Arial"/>
                  <w:sz w:val="18"/>
                  <w:szCs w:val="18"/>
                </w:rPr>
                <w:t xml:space="preserve"> q4L7CCP4 </w:t>
              </w:r>
            </w:ins>
          </w:p>
        </w:tc>
      </w:tr>
      <w:tr w:rsidR="004E4691" w14:paraId="3BD776F9" w14:textId="77777777" w:rsidTr="0072453E">
        <w:trPr>
          <w:trHeight w:val="300"/>
          <w:ins w:id="3504" w:author="gu832116" w:date="2015-03-24T15:59:00Z"/>
        </w:trPr>
        <w:tc>
          <w:tcPr>
            <w:tcW w:w="1260" w:type="dxa"/>
            <w:noWrap/>
            <w:tcMar>
              <w:top w:w="0" w:type="dxa"/>
              <w:left w:w="108" w:type="dxa"/>
              <w:bottom w:w="0" w:type="dxa"/>
              <w:right w:w="108" w:type="dxa"/>
            </w:tcMar>
            <w:vAlign w:val="bottom"/>
            <w:hideMark/>
          </w:tcPr>
          <w:p w14:paraId="71BBD078" w14:textId="77777777" w:rsidR="004E4691" w:rsidRDefault="004E4691" w:rsidP="0072453E">
            <w:pPr>
              <w:jc w:val="center"/>
              <w:rPr>
                <w:ins w:id="3505" w:author="gu832116" w:date="2015-03-24T15:59:00Z"/>
                <w:rFonts w:ascii="Arial" w:eastAsiaTheme="minorHAnsi" w:hAnsi="Arial" w:cs="Arial"/>
                <w:sz w:val="18"/>
                <w:szCs w:val="18"/>
              </w:rPr>
            </w:pPr>
            <w:ins w:id="3506" w:author="gu832116" w:date="2015-03-24T15:59:00Z">
              <w:r>
                <w:rPr>
                  <w:rFonts w:ascii="Arial" w:hAnsi="Arial" w:cs="Arial"/>
                  <w:sz w:val="18"/>
                  <w:szCs w:val="18"/>
                </w:rPr>
                <w:t>207716</w:t>
              </w:r>
            </w:ins>
          </w:p>
        </w:tc>
        <w:tc>
          <w:tcPr>
            <w:tcW w:w="1120" w:type="dxa"/>
            <w:noWrap/>
            <w:tcMar>
              <w:top w:w="0" w:type="dxa"/>
              <w:left w:w="108" w:type="dxa"/>
              <w:bottom w:w="0" w:type="dxa"/>
              <w:right w:w="108" w:type="dxa"/>
            </w:tcMar>
            <w:vAlign w:val="bottom"/>
            <w:hideMark/>
          </w:tcPr>
          <w:p w14:paraId="4D398B7F" w14:textId="77777777" w:rsidR="004E4691" w:rsidRDefault="004E4691" w:rsidP="0072453E">
            <w:pPr>
              <w:rPr>
                <w:ins w:id="3507" w:author="gu832116" w:date="2015-03-24T15:59:00Z"/>
                <w:rFonts w:ascii="Arial" w:eastAsiaTheme="minorHAnsi" w:hAnsi="Arial" w:cs="Arial"/>
                <w:sz w:val="18"/>
                <w:szCs w:val="18"/>
              </w:rPr>
            </w:pPr>
            <w:ins w:id="3508" w:author="gu832116" w:date="2015-03-24T15:59:00Z">
              <w:r>
                <w:rPr>
                  <w:rFonts w:ascii="Arial" w:hAnsi="Arial" w:cs="Arial"/>
                  <w:sz w:val="18"/>
                  <w:szCs w:val="18"/>
                </w:rPr>
                <w:t>DMO</w:t>
              </w:r>
            </w:ins>
          </w:p>
        </w:tc>
        <w:tc>
          <w:tcPr>
            <w:tcW w:w="960" w:type="dxa"/>
            <w:noWrap/>
            <w:tcMar>
              <w:top w:w="0" w:type="dxa"/>
              <w:left w:w="108" w:type="dxa"/>
              <w:bottom w:w="0" w:type="dxa"/>
              <w:right w:w="108" w:type="dxa"/>
            </w:tcMar>
            <w:vAlign w:val="bottom"/>
            <w:hideMark/>
          </w:tcPr>
          <w:p w14:paraId="33A96360" w14:textId="77777777" w:rsidR="004E4691" w:rsidRDefault="004E4691" w:rsidP="0072453E">
            <w:pPr>
              <w:rPr>
                <w:ins w:id="3509" w:author="gu832116" w:date="2015-03-24T15:59:00Z"/>
                <w:rFonts w:ascii="Arial" w:eastAsiaTheme="minorHAnsi" w:hAnsi="Arial" w:cs="Arial"/>
                <w:sz w:val="18"/>
                <w:szCs w:val="18"/>
              </w:rPr>
            </w:pPr>
            <w:ins w:id="3510" w:author="gu832116" w:date="2015-03-24T15:59:00Z">
              <w:r>
                <w:rPr>
                  <w:rFonts w:ascii="Arial" w:hAnsi="Arial" w:cs="Arial"/>
                  <w:sz w:val="18"/>
                  <w:szCs w:val="18"/>
                </w:rPr>
                <w:t>ADMS</w:t>
              </w:r>
            </w:ins>
          </w:p>
        </w:tc>
        <w:tc>
          <w:tcPr>
            <w:tcW w:w="3410" w:type="dxa"/>
            <w:noWrap/>
            <w:tcMar>
              <w:top w:w="0" w:type="dxa"/>
              <w:left w:w="108" w:type="dxa"/>
              <w:bottom w:w="0" w:type="dxa"/>
              <w:right w:w="108" w:type="dxa"/>
            </w:tcMar>
            <w:vAlign w:val="bottom"/>
            <w:hideMark/>
          </w:tcPr>
          <w:p w14:paraId="0456245C" w14:textId="77777777" w:rsidR="004E4691" w:rsidRDefault="004E4691" w:rsidP="0072453E">
            <w:pPr>
              <w:rPr>
                <w:ins w:id="3511" w:author="gu832116" w:date="2015-03-24T15:59:00Z"/>
                <w:rFonts w:ascii="Arial" w:eastAsiaTheme="minorHAnsi" w:hAnsi="Arial" w:cs="Arial"/>
                <w:sz w:val="16"/>
                <w:szCs w:val="16"/>
              </w:rPr>
            </w:pPr>
            <w:ins w:id="3512" w:author="gu832116" w:date="2015-03-24T15:59:00Z">
              <w:r>
                <w:rPr>
                  <w:rFonts w:ascii="Arial" w:hAnsi="Arial" w:cs="Arial"/>
                  <w:sz w:val="16"/>
                  <w:szCs w:val="16"/>
                </w:rPr>
                <w:t>AZERTY DE MEXICO SA DE CV</w:t>
              </w:r>
            </w:ins>
          </w:p>
        </w:tc>
        <w:tc>
          <w:tcPr>
            <w:tcW w:w="1050" w:type="dxa"/>
            <w:noWrap/>
            <w:tcMar>
              <w:top w:w="0" w:type="dxa"/>
              <w:left w:w="108" w:type="dxa"/>
              <w:bottom w:w="0" w:type="dxa"/>
              <w:right w:w="108" w:type="dxa"/>
            </w:tcMar>
            <w:vAlign w:val="bottom"/>
            <w:hideMark/>
          </w:tcPr>
          <w:p w14:paraId="77BD7FA9" w14:textId="77777777" w:rsidR="004E4691" w:rsidRDefault="004E4691" w:rsidP="0072453E">
            <w:pPr>
              <w:jc w:val="right"/>
              <w:rPr>
                <w:ins w:id="3513" w:author="gu832116" w:date="2015-03-24T15:59:00Z"/>
                <w:rFonts w:ascii="Arial" w:eastAsiaTheme="minorHAnsi" w:hAnsi="Arial" w:cs="Arial"/>
                <w:sz w:val="18"/>
                <w:szCs w:val="18"/>
              </w:rPr>
            </w:pPr>
            <w:ins w:id="3514" w:author="gu832116" w:date="2015-03-24T15:59:00Z">
              <w:r>
                <w:rPr>
                  <w:rFonts w:ascii="Arial" w:hAnsi="Arial" w:cs="Arial"/>
                  <w:sz w:val="18"/>
                  <w:szCs w:val="18"/>
                </w:rPr>
                <w:t>q4L7CJ8V</w:t>
              </w:r>
            </w:ins>
          </w:p>
        </w:tc>
      </w:tr>
      <w:tr w:rsidR="004E4691" w14:paraId="051EADF7" w14:textId="77777777" w:rsidTr="0072453E">
        <w:trPr>
          <w:trHeight w:val="300"/>
          <w:ins w:id="3515" w:author="gu832116" w:date="2015-03-24T15:59:00Z"/>
        </w:trPr>
        <w:tc>
          <w:tcPr>
            <w:tcW w:w="1260" w:type="dxa"/>
            <w:noWrap/>
            <w:tcMar>
              <w:top w:w="0" w:type="dxa"/>
              <w:left w:w="108" w:type="dxa"/>
              <w:bottom w:w="0" w:type="dxa"/>
              <w:right w:w="108" w:type="dxa"/>
            </w:tcMar>
            <w:vAlign w:val="bottom"/>
            <w:hideMark/>
          </w:tcPr>
          <w:p w14:paraId="53FBFC9B" w14:textId="77777777" w:rsidR="004E4691" w:rsidRDefault="004E4691" w:rsidP="0072453E">
            <w:pPr>
              <w:jc w:val="center"/>
              <w:rPr>
                <w:ins w:id="3516" w:author="gu832116" w:date="2015-03-24T15:59:00Z"/>
                <w:rFonts w:ascii="Arial" w:eastAsiaTheme="minorHAnsi" w:hAnsi="Arial" w:cs="Arial"/>
                <w:sz w:val="18"/>
                <w:szCs w:val="18"/>
              </w:rPr>
            </w:pPr>
            <w:ins w:id="3517" w:author="gu832116" w:date="2015-03-24T15:59:00Z">
              <w:r>
                <w:rPr>
                  <w:rFonts w:ascii="Arial" w:hAnsi="Arial" w:cs="Arial"/>
                  <w:sz w:val="18"/>
                  <w:szCs w:val="18"/>
                </w:rPr>
                <w:t>207716</w:t>
              </w:r>
            </w:ins>
          </w:p>
        </w:tc>
        <w:tc>
          <w:tcPr>
            <w:tcW w:w="1120" w:type="dxa"/>
            <w:noWrap/>
            <w:tcMar>
              <w:top w:w="0" w:type="dxa"/>
              <w:left w:w="108" w:type="dxa"/>
              <w:bottom w:w="0" w:type="dxa"/>
              <w:right w:w="108" w:type="dxa"/>
            </w:tcMar>
            <w:vAlign w:val="bottom"/>
            <w:hideMark/>
          </w:tcPr>
          <w:p w14:paraId="0516B176" w14:textId="77777777" w:rsidR="004E4691" w:rsidRDefault="004E4691" w:rsidP="0072453E">
            <w:pPr>
              <w:rPr>
                <w:ins w:id="3518" w:author="gu832116" w:date="2015-03-24T15:59:00Z"/>
                <w:rFonts w:ascii="Arial" w:eastAsiaTheme="minorHAnsi" w:hAnsi="Arial" w:cs="Arial"/>
                <w:sz w:val="18"/>
                <w:szCs w:val="18"/>
              </w:rPr>
            </w:pPr>
            <w:ins w:id="3519" w:author="gu832116" w:date="2015-03-24T15:59:00Z">
              <w:r>
                <w:rPr>
                  <w:rFonts w:ascii="Arial" w:hAnsi="Arial" w:cs="Arial"/>
                  <w:sz w:val="18"/>
                  <w:szCs w:val="18"/>
                </w:rPr>
                <w:t>DMO</w:t>
              </w:r>
            </w:ins>
          </w:p>
        </w:tc>
        <w:tc>
          <w:tcPr>
            <w:tcW w:w="960" w:type="dxa"/>
            <w:noWrap/>
            <w:tcMar>
              <w:top w:w="0" w:type="dxa"/>
              <w:left w:w="108" w:type="dxa"/>
              <w:bottom w:w="0" w:type="dxa"/>
              <w:right w:w="108" w:type="dxa"/>
            </w:tcMar>
            <w:vAlign w:val="bottom"/>
            <w:hideMark/>
          </w:tcPr>
          <w:p w14:paraId="52A2A59A" w14:textId="77777777" w:rsidR="004E4691" w:rsidRDefault="004E4691" w:rsidP="0072453E">
            <w:pPr>
              <w:rPr>
                <w:ins w:id="3520" w:author="gu832116" w:date="2015-03-24T15:59:00Z"/>
                <w:rFonts w:ascii="Arial" w:eastAsiaTheme="minorHAnsi" w:hAnsi="Arial" w:cs="Arial"/>
                <w:sz w:val="18"/>
                <w:szCs w:val="18"/>
              </w:rPr>
            </w:pPr>
            <w:ins w:id="3521" w:author="gu832116" w:date="2015-03-24T15:59:00Z">
              <w:r>
                <w:rPr>
                  <w:rFonts w:ascii="Arial" w:hAnsi="Arial" w:cs="Arial"/>
                  <w:sz w:val="18"/>
                  <w:szCs w:val="18"/>
                </w:rPr>
                <w:t>CTIN</w:t>
              </w:r>
            </w:ins>
          </w:p>
        </w:tc>
        <w:tc>
          <w:tcPr>
            <w:tcW w:w="3410" w:type="dxa"/>
            <w:noWrap/>
            <w:tcMar>
              <w:top w:w="0" w:type="dxa"/>
              <w:left w:w="108" w:type="dxa"/>
              <w:bottom w:w="0" w:type="dxa"/>
              <w:right w:w="108" w:type="dxa"/>
            </w:tcMar>
            <w:vAlign w:val="bottom"/>
            <w:hideMark/>
          </w:tcPr>
          <w:p w14:paraId="44B7E574" w14:textId="77777777" w:rsidR="004E4691" w:rsidRDefault="004E4691" w:rsidP="0072453E">
            <w:pPr>
              <w:rPr>
                <w:ins w:id="3522" w:author="gu832116" w:date="2015-03-24T15:59:00Z"/>
                <w:rFonts w:ascii="Arial" w:eastAsiaTheme="minorHAnsi" w:hAnsi="Arial" w:cs="Arial"/>
                <w:sz w:val="16"/>
                <w:szCs w:val="16"/>
              </w:rPr>
            </w:pPr>
            <w:ins w:id="3523" w:author="gu832116" w:date="2015-03-24T15:59:00Z">
              <w:r>
                <w:rPr>
                  <w:rFonts w:ascii="Arial" w:hAnsi="Arial" w:cs="Arial"/>
                  <w:sz w:val="16"/>
                  <w:szCs w:val="16"/>
                </w:rPr>
                <w:t>CT Internacional Del Noroeste S DE CV</w:t>
              </w:r>
            </w:ins>
          </w:p>
        </w:tc>
        <w:tc>
          <w:tcPr>
            <w:tcW w:w="1050" w:type="dxa"/>
            <w:noWrap/>
            <w:tcMar>
              <w:top w:w="0" w:type="dxa"/>
              <w:left w:w="108" w:type="dxa"/>
              <w:bottom w:w="0" w:type="dxa"/>
              <w:right w:w="108" w:type="dxa"/>
            </w:tcMar>
            <w:vAlign w:val="bottom"/>
            <w:hideMark/>
          </w:tcPr>
          <w:p w14:paraId="5DEA6B2E" w14:textId="77777777" w:rsidR="004E4691" w:rsidRDefault="004E4691" w:rsidP="0072453E">
            <w:pPr>
              <w:jc w:val="right"/>
              <w:rPr>
                <w:ins w:id="3524" w:author="gu832116" w:date="2015-03-24T15:59:00Z"/>
                <w:rFonts w:ascii="Arial" w:eastAsiaTheme="minorHAnsi" w:hAnsi="Arial" w:cs="Arial"/>
                <w:sz w:val="18"/>
                <w:szCs w:val="18"/>
              </w:rPr>
            </w:pPr>
            <w:ins w:id="3525" w:author="gu832116" w:date="2015-03-24T15:59:00Z">
              <w:r>
                <w:rPr>
                  <w:rFonts w:ascii="Arial" w:hAnsi="Arial" w:cs="Arial"/>
                  <w:sz w:val="18"/>
                  <w:szCs w:val="18"/>
                </w:rPr>
                <w:t xml:space="preserve">q4L7CP1T </w:t>
              </w:r>
            </w:ins>
          </w:p>
        </w:tc>
      </w:tr>
      <w:tr w:rsidR="004E4691" w14:paraId="0CD45CEB" w14:textId="77777777" w:rsidTr="0072453E">
        <w:trPr>
          <w:trHeight w:val="300"/>
          <w:ins w:id="3526" w:author="gu832116" w:date="2015-03-24T15:59:00Z"/>
        </w:trPr>
        <w:tc>
          <w:tcPr>
            <w:tcW w:w="1260" w:type="dxa"/>
            <w:noWrap/>
            <w:tcMar>
              <w:top w:w="0" w:type="dxa"/>
              <w:left w:w="108" w:type="dxa"/>
              <w:bottom w:w="0" w:type="dxa"/>
              <w:right w:w="108" w:type="dxa"/>
            </w:tcMar>
            <w:vAlign w:val="bottom"/>
            <w:hideMark/>
          </w:tcPr>
          <w:p w14:paraId="05047F93" w14:textId="77777777" w:rsidR="004E4691" w:rsidRDefault="004E4691" w:rsidP="0072453E">
            <w:pPr>
              <w:jc w:val="center"/>
              <w:rPr>
                <w:ins w:id="3527" w:author="gu832116" w:date="2015-03-24T15:59:00Z"/>
                <w:rFonts w:ascii="Arial" w:eastAsiaTheme="minorHAnsi" w:hAnsi="Arial" w:cs="Arial"/>
                <w:sz w:val="18"/>
                <w:szCs w:val="18"/>
              </w:rPr>
            </w:pPr>
            <w:ins w:id="3528" w:author="gu832116" w:date="2015-03-24T15:59:00Z">
              <w:r>
                <w:rPr>
                  <w:rFonts w:ascii="Arial" w:hAnsi="Arial" w:cs="Arial"/>
                  <w:sz w:val="18"/>
                  <w:szCs w:val="18"/>
                </w:rPr>
                <w:t>207716</w:t>
              </w:r>
            </w:ins>
          </w:p>
        </w:tc>
        <w:tc>
          <w:tcPr>
            <w:tcW w:w="1120" w:type="dxa"/>
            <w:noWrap/>
            <w:tcMar>
              <w:top w:w="0" w:type="dxa"/>
              <w:left w:w="108" w:type="dxa"/>
              <w:bottom w:w="0" w:type="dxa"/>
              <w:right w:w="108" w:type="dxa"/>
            </w:tcMar>
            <w:vAlign w:val="bottom"/>
            <w:hideMark/>
          </w:tcPr>
          <w:p w14:paraId="189EEFA4" w14:textId="77777777" w:rsidR="004E4691" w:rsidRDefault="004E4691" w:rsidP="0072453E">
            <w:pPr>
              <w:rPr>
                <w:ins w:id="3529" w:author="gu832116" w:date="2015-03-24T15:59:00Z"/>
                <w:rFonts w:ascii="Arial" w:eastAsiaTheme="minorHAnsi" w:hAnsi="Arial" w:cs="Arial"/>
                <w:sz w:val="18"/>
                <w:szCs w:val="18"/>
              </w:rPr>
            </w:pPr>
            <w:ins w:id="3530" w:author="gu832116" w:date="2015-03-24T15:59:00Z">
              <w:r>
                <w:rPr>
                  <w:rFonts w:ascii="Arial" w:hAnsi="Arial" w:cs="Arial"/>
                  <w:sz w:val="18"/>
                  <w:szCs w:val="18"/>
                </w:rPr>
                <w:t>DMO</w:t>
              </w:r>
            </w:ins>
          </w:p>
        </w:tc>
        <w:tc>
          <w:tcPr>
            <w:tcW w:w="960" w:type="dxa"/>
            <w:noWrap/>
            <w:tcMar>
              <w:top w:w="0" w:type="dxa"/>
              <w:left w:w="108" w:type="dxa"/>
              <w:bottom w:w="0" w:type="dxa"/>
              <w:right w:w="108" w:type="dxa"/>
            </w:tcMar>
            <w:vAlign w:val="bottom"/>
            <w:hideMark/>
          </w:tcPr>
          <w:p w14:paraId="245C13C3" w14:textId="77777777" w:rsidR="004E4691" w:rsidRDefault="004E4691" w:rsidP="0072453E">
            <w:pPr>
              <w:rPr>
                <w:ins w:id="3531" w:author="gu832116" w:date="2015-03-24T15:59:00Z"/>
                <w:rFonts w:ascii="Arial" w:eastAsiaTheme="minorHAnsi" w:hAnsi="Arial" w:cs="Arial"/>
                <w:sz w:val="18"/>
                <w:szCs w:val="18"/>
              </w:rPr>
            </w:pPr>
            <w:ins w:id="3532" w:author="gu832116" w:date="2015-03-24T15:59:00Z">
              <w:r>
                <w:rPr>
                  <w:rFonts w:ascii="Arial" w:hAnsi="Arial" w:cs="Arial"/>
                  <w:sz w:val="18"/>
                  <w:szCs w:val="18"/>
                </w:rPr>
                <w:t>DTEK</w:t>
              </w:r>
            </w:ins>
          </w:p>
        </w:tc>
        <w:tc>
          <w:tcPr>
            <w:tcW w:w="3410" w:type="dxa"/>
            <w:noWrap/>
            <w:tcMar>
              <w:top w:w="0" w:type="dxa"/>
              <w:left w:w="108" w:type="dxa"/>
              <w:bottom w:w="0" w:type="dxa"/>
              <w:right w:w="108" w:type="dxa"/>
            </w:tcMar>
            <w:vAlign w:val="bottom"/>
            <w:hideMark/>
          </w:tcPr>
          <w:p w14:paraId="7B6EE79E" w14:textId="77777777" w:rsidR="004E4691" w:rsidRDefault="004E4691" w:rsidP="0072453E">
            <w:pPr>
              <w:rPr>
                <w:ins w:id="3533" w:author="gu832116" w:date="2015-03-24T15:59:00Z"/>
                <w:rFonts w:ascii="Arial" w:eastAsiaTheme="minorHAnsi" w:hAnsi="Arial" w:cs="Arial"/>
                <w:sz w:val="16"/>
                <w:szCs w:val="16"/>
              </w:rPr>
            </w:pPr>
            <w:ins w:id="3534" w:author="gu832116" w:date="2015-03-24T15:59:00Z">
              <w:r>
                <w:rPr>
                  <w:rFonts w:ascii="Arial" w:hAnsi="Arial" w:cs="Arial"/>
                  <w:sz w:val="16"/>
                  <w:szCs w:val="16"/>
                </w:rPr>
                <w:t>Grupo Daisytek S.A. De C.V</w:t>
              </w:r>
            </w:ins>
          </w:p>
        </w:tc>
        <w:tc>
          <w:tcPr>
            <w:tcW w:w="1050" w:type="dxa"/>
            <w:noWrap/>
            <w:tcMar>
              <w:top w:w="0" w:type="dxa"/>
              <w:left w:w="108" w:type="dxa"/>
              <w:bottom w:w="0" w:type="dxa"/>
              <w:right w:w="108" w:type="dxa"/>
            </w:tcMar>
            <w:vAlign w:val="bottom"/>
            <w:hideMark/>
          </w:tcPr>
          <w:p w14:paraId="68B8990C" w14:textId="77777777" w:rsidR="004E4691" w:rsidRDefault="004E4691" w:rsidP="0072453E">
            <w:pPr>
              <w:jc w:val="right"/>
              <w:rPr>
                <w:ins w:id="3535" w:author="gu832116" w:date="2015-03-24T15:59:00Z"/>
                <w:rFonts w:ascii="Arial" w:eastAsiaTheme="minorHAnsi" w:hAnsi="Arial" w:cs="Arial"/>
                <w:sz w:val="18"/>
                <w:szCs w:val="18"/>
              </w:rPr>
            </w:pPr>
            <w:ins w:id="3536" w:author="gu832116" w:date="2015-03-24T15:59:00Z">
              <w:r>
                <w:rPr>
                  <w:rFonts w:ascii="Arial" w:hAnsi="Arial" w:cs="Arial"/>
                  <w:sz w:val="18"/>
                  <w:szCs w:val="18"/>
                </w:rPr>
                <w:t xml:space="preserve">q4L7CSR5 </w:t>
              </w:r>
            </w:ins>
          </w:p>
        </w:tc>
      </w:tr>
      <w:tr w:rsidR="004E4691" w14:paraId="1C9F05BC" w14:textId="77777777" w:rsidTr="0072453E">
        <w:trPr>
          <w:trHeight w:val="300"/>
          <w:ins w:id="3537" w:author="gu832116" w:date="2015-03-24T15:59:00Z"/>
        </w:trPr>
        <w:tc>
          <w:tcPr>
            <w:tcW w:w="1260" w:type="dxa"/>
            <w:noWrap/>
            <w:tcMar>
              <w:top w:w="0" w:type="dxa"/>
              <w:left w:w="108" w:type="dxa"/>
              <w:bottom w:w="0" w:type="dxa"/>
              <w:right w:w="108" w:type="dxa"/>
            </w:tcMar>
            <w:vAlign w:val="bottom"/>
            <w:hideMark/>
          </w:tcPr>
          <w:p w14:paraId="49FD6B01" w14:textId="77777777" w:rsidR="004E4691" w:rsidRDefault="004E4691" w:rsidP="0072453E">
            <w:pPr>
              <w:jc w:val="center"/>
              <w:rPr>
                <w:ins w:id="3538" w:author="gu832116" w:date="2015-03-24T15:59:00Z"/>
                <w:rFonts w:ascii="Arial" w:eastAsiaTheme="minorHAnsi" w:hAnsi="Arial" w:cs="Arial"/>
                <w:sz w:val="18"/>
                <w:szCs w:val="18"/>
              </w:rPr>
            </w:pPr>
            <w:ins w:id="3539" w:author="gu832116" w:date="2015-03-24T15:59:00Z">
              <w:r>
                <w:rPr>
                  <w:rFonts w:ascii="Arial" w:hAnsi="Arial" w:cs="Arial"/>
                  <w:sz w:val="18"/>
                  <w:szCs w:val="18"/>
                </w:rPr>
                <w:t>207716</w:t>
              </w:r>
            </w:ins>
          </w:p>
        </w:tc>
        <w:tc>
          <w:tcPr>
            <w:tcW w:w="1120" w:type="dxa"/>
            <w:noWrap/>
            <w:tcMar>
              <w:top w:w="0" w:type="dxa"/>
              <w:left w:w="108" w:type="dxa"/>
              <w:bottom w:w="0" w:type="dxa"/>
              <w:right w:w="108" w:type="dxa"/>
            </w:tcMar>
            <w:vAlign w:val="bottom"/>
            <w:hideMark/>
          </w:tcPr>
          <w:p w14:paraId="19FED1B8" w14:textId="77777777" w:rsidR="004E4691" w:rsidRDefault="004E4691" w:rsidP="0072453E">
            <w:pPr>
              <w:rPr>
                <w:ins w:id="3540" w:author="gu832116" w:date="2015-03-24T15:59:00Z"/>
                <w:rFonts w:ascii="Arial" w:eastAsiaTheme="minorHAnsi" w:hAnsi="Arial" w:cs="Arial"/>
                <w:sz w:val="18"/>
                <w:szCs w:val="18"/>
              </w:rPr>
            </w:pPr>
            <w:ins w:id="3541" w:author="gu832116" w:date="2015-03-24T15:59:00Z">
              <w:r>
                <w:rPr>
                  <w:rFonts w:ascii="Arial" w:hAnsi="Arial" w:cs="Arial"/>
                  <w:sz w:val="18"/>
                  <w:szCs w:val="18"/>
                </w:rPr>
                <w:t>DMO</w:t>
              </w:r>
            </w:ins>
          </w:p>
        </w:tc>
        <w:tc>
          <w:tcPr>
            <w:tcW w:w="960" w:type="dxa"/>
            <w:noWrap/>
            <w:tcMar>
              <w:top w:w="0" w:type="dxa"/>
              <w:left w:w="108" w:type="dxa"/>
              <w:bottom w:w="0" w:type="dxa"/>
              <w:right w:w="108" w:type="dxa"/>
            </w:tcMar>
            <w:vAlign w:val="bottom"/>
            <w:hideMark/>
          </w:tcPr>
          <w:p w14:paraId="5FC036D7" w14:textId="77777777" w:rsidR="004E4691" w:rsidRDefault="004E4691" w:rsidP="0072453E">
            <w:pPr>
              <w:rPr>
                <w:ins w:id="3542" w:author="gu832116" w:date="2015-03-24T15:59:00Z"/>
                <w:rFonts w:ascii="Arial" w:eastAsiaTheme="minorHAnsi" w:hAnsi="Arial" w:cs="Arial"/>
                <w:sz w:val="18"/>
                <w:szCs w:val="18"/>
              </w:rPr>
            </w:pPr>
            <w:ins w:id="3543" w:author="gu832116" w:date="2015-03-24T15:59:00Z">
              <w:r>
                <w:rPr>
                  <w:rFonts w:ascii="Arial" w:hAnsi="Arial" w:cs="Arial"/>
                  <w:sz w:val="18"/>
                  <w:szCs w:val="18"/>
                </w:rPr>
                <w:t>DCMY</w:t>
              </w:r>
            </w:ins>
          </w:p>
        </w:tc>
        <w:tc>
          <w:tcPr>
            <w:tcW w:w="3410" w:type="dxa"/>
            <w:noWrap/>
            <w:tcMar>
              <w:top w:w="0" w:type="dxa"/>
              <w:left w:w="108" w:type="dxa"/>
              <w:bottom w:w="0" w:type="dxa"/>
              <w:right w:w="108" w:type="dxa"/>
            </w:tcMar>
            <w:vAlign w:val="bottom"/>
            <w:hideMark/>
          </w:tcPr>
          <w:p w14:paraId="6C04BC61" w14:textId="77777777" w:rsidR="004E4691" w:rsidRDefault="004E4691" w:rsidP="0072453E">
            <w:pPr>
              <w:rPr>
                <w:ins w:id="3544" w:author="gu832116" w:date="2015-03-24T15:59:00Z"/>
                <w:rFonts w:ascii="Arial" w:eastAsiaTheme="minorHAnsi" w:hAnsi="Arial" w:cs="Arial"/>
                <w:sz w:val="16"/>
                <w:szCs w:val="16"/>
              </w:rPr>
            </w:pPr>
            <w:ins w:id="3545" w:author="gu832116" w:date="2015-03-24T15:59:00Z">
              <w:r>
                <w:rPr>
                  <w:rFonts w:ascii="Arial" w:hAnsi="Arial" w:cs="Arial"/>
                  <w:sz w:val="16"/>
                  <w:szCs w:val="16"/>
                </w:rPr>
                <w:t>DC Mayorista SA de CV</w:t>
              </w:r>
            </w:ins>
          </w:p>
        </w:tc>
        <w:tc>
          <w:tcPr>
            <w:tcW w:w="1050" w:type="dxa"/>
            <w:noWrap/>
            <w:tcMar>
              <w:top w:w="0" w:type="dxa"/>
              <w:left w:w="108" w:type="dxa"/>
              <w:bottom w:w="0" w:type="dxa"/>
              <w:right w:w="108" w:type="dxa"/>
            </w:tcMar>
            <w:vAlign w:val="bottom"/>
            <w:hideMark/>
          </w:tcPr>
          <w:p w14:paraId="0CBBD31F" w14:textId="77777777" w:rsidR="004E4691" w:rsidRDefault="004E4691" w:rsidP="0072453E">
            <w:pPr>
              <w:jc w:val="right"/>
              <w:rPr>
                <w:ins w:id="3546" w:author="gu832116" w:date="2015-03-24T15:59:00Z"/>
                <w:rFonts w:ascii="Arial" w:eastAsiaTheme="minorHAnsi" w:hAnsi="Arial" w:cs="Arial"/>
                <w:sz w:val="18"/>
                <w:szCs w:val="18"/>
              </w:rPr>
            </w:pPr>
            <w:ins w:id="3547" w:author="gu832116" w:date="2015-03-24T15:59:00Z">
              <w:r>
                <w:rPr>
                  <w:rFonts w:ascii="Arial" w:hAnsi="Arial" w:cs="Arial"/>
                  <w:sz w:val="18"/>
                  <w:szCs w:val="18"/>
                </w:rPr>
                <w:t>q4L7D3H8</w:t>
              </w:r>
            </w:ins>
          </w:p>
        </w:tc>
      </w:tr>
      <w:tr w:rsidR="004E4691" w14:paraId="16D09E10" w14:textId="77777777" w:rsidTr="0072453E">
        <w:trPr>
          <w:trHeight w:val="300"/>
          <w:ins w:id="3548" w:author="gu832116" w:date="2015-03-24T15:59:00Z"/>
        </w:trPr>
        <w:tc>
          <w:tcPr>
            <w:tcW w:w="1260" w:type="dxa"/>
            <w:noWrap/>
            <w:tcMar>
              <w:top w:w="0" w:type="dxa"/>
              <w:left w:w="108" w:type="dxa"/>
              <w:bottom w:w="0" w:type="dxa"/>
              <w:right w:w="108" w:type="dxa"/>
            </w:tcMar>
            <w:vAlign w:val="bottom"/>
            <w:hideMark/>
          </w:tcPr>
          <w:p w14:paraId="1BABBCFD" w14:textId="77777777" w:rsidR="004E4691" w:rsidRDefault="004E4691" w:rsidP="0072453E">
            <w:pPr>
              <w:jc w:val="center"/>
              <w:rPr>
                <w:ins w:id="3549" w:author="gu832116" w:date="2015-03-24T15:59:00Z"/>
                <w:rFonts w:ascii="Arial" w:eastAsiaTheme="minorHAnsi" w:hAnsi="Arial" w:cs="Arial"/>
                <w:sz w:val="18"/>
                <w:szCs w:val="18"/>
              </w:rPr>
            </w:pPr>
            <w:ins w:id="3550" w:author="gu832116" w:date="2015-03-24T15:59:00Z">
              <w:r>
                <w:rPr>
                  <w:rFonts w:ascii="Arial" w:hAnsi="Arial" w:cs="Arial"/>
                  <w:sz w:val="18"/>
                  <w:szCs w:val="18"/>
                </w:rPr>
                <w:t>207716</w:t>
              </w:r>
            </w:ins>
          </w:p>
        </w:tc>
        <w:tc>
          <w:tcPr>
            <w:tcW w:w="1120" w:type="dxa"/>
            <w:noWrap/>
            <w:tcMar>
              <w:top w:w="0" w:type="dxa"/>
              <w:left w:w="108" w:type="dxa"/>
              <w:bottom w:w="0" w:type="dxa"/>
              <w:right w:w="108" w:type="dxa"/>
            </w:tcMar>
            <w:vAlign w:val="bottom"/>
            <w:hideMark/>
          </w:tcPr>
          <w:p w14:paraId="267DF886" w14:textId="77777777" w:rsidR="004E4691" w:rsidRDefault="004E4691" w:rsidP="0072453E">
            <w:pPr>
              <w:rPr>
                <w:ins w:id="3551" w:author="gu832116" w:date="2015-03-24T15:59:00Z"/>
                <w:rFonts w:ascii="Arial" w:eastAsiaTheme="minorHAnsi" w:hAnsi="Arial" w:cs="Arial"/>
                <w:sz w:val="18"/>
                <w:szCs w:val="18"/>
              </w:rPr>
            </w:pPr>
            <w:ins w:id="3552" w:author="gu832116" w:date="2015-03-24T15:59:00Z">
              <w:r>
                <w:rPr>
                  <w:rFonts w:ascii="Arial" w:hAnsi="Arial" w:cs="Arial"/>
                  <w:sz w:val="18"/>
                  <w:szCs w:val="18"/>
                </w:rPr>
                <w:t>DMO</w:t>
              </w:r>
            </w:ins>
          </w:p>
        </w:tc>
        <w:tc>
          <w:tcPr>
            <w:tcW w:w="960" w:type="dxa"/>
            <w:noWrap/>
            <w:tcMar>
              <w:top w:w="0" w:type="dxa"/>
              <w:left w:w="108" w:type="dxa"/>
              <w:bottom w:w="0" w:type="dxa"/>
              <w:right w:w="108" w:type="dxa"/>
            </w:tcMar>
            <w:vAlign w:val="bottom"/>
            <w:hideMark/>
          </w:tcPr>
          <w:p w14:paraId="49B3F283" w14:textId="77777777" w:rsidR="004E4691" w:rsidRDefault="004E4691" w:rsidP="0072453E">
            <w:pPr>
              <w:rPr>
                <w:ins w:id="3553" w:author="gu832116" w:date="2015-03-24T15:59:00Z"/>
                <w:rFonts w:ascii="Arial" w:eastAsiaTheme="minorHAnsi" w:hAnsi="Arial" w:cs="Arial"/>
                <w:sz w:val="18"/>
                <w:szCs w:val="18"/>
              </w:rPr>
            </w:pPr>
            <w:ins w:id="3554" w:author="gu832116" w:date="2015-03-24T15:59:00Z">
              <w:r>
                <w:rPr>
                  <w:rFonts w:ascii="Arial" w:hAnsi="Arial" w:cs="Arial"/>
                  <w:sz w:val="18"/>
                  <w:szCs w:val="18"/>
                </w:rPr>
                <w:t>EDNS</w:t>
              </w:r>
            </w:ins>
          </w:p>
        </w:tc>
        <w:tc>
          <w:tcPr>
            <w:tcW w:w="3410" w:type="dxa"/>
            <w:noWrap/>
            <w:tcMar>
              <w:top w:w="0" w:type="dxa"/>
              <w:left w:w="108" w:type="dxa"/>
              <w:bottom w:w="0" w:type="dxa"/>
              <w:right w:w="108" w:type="dxa"/>
            </w:tcMar>
            <w:vAlign w:val="bottom"/>
            <w:hideMark/>
          </w:tcPr>
          <w:p w14:paraId="176B7085" w14:textId="77777777" w:rsidR="004E4691" w:rsidRDefault="004E4691" w:rsidP="0072453E">
            <w:pPr>
              <w:rPr>
                <w:ins w:id="3555" w:author="gu832116" w:date="2015-03-24T15:59:00Z"/>
                <w:rFonts w:ascii="Arial" w:eastAsiaTheme="minorHAnsi" w:hAnsi="Arial" w:cs="Arial"/>
                <w:sz w:val="16"/>
                <w:szCs w:val="16"/>
              </w:rPr>
            </w:pPr>
            <w:ins w:id="3556" w:author="gu832116" w:date="2015-03-24T15:59:00Z">
              <w:r>
                <w:rPr>
                  <w:rFonts w:ascii="Arial" w:hAnsi="Arial" w:cs="Arial"/>
                  <w:sz w:val="16"/>
                  <w:szCs w:val="16"/>
                </w:rPr>
                <w:t>Exel Del Norte Sa PI DE CV</w:t>
              </w:r>
            </w:ins>
          </w:p>
        </w:tc>
        <w:tc>
          <w:tcPr>
            <w:tcW w:w="1050" w:type="dxa"/>
            <w:noWrap/>
            <w:tcMar>
              <w:top w:w="0" w:type="dxa"/>
              <w:left w:w="108" w:type="dxa"/>
              <w:bottom w:w="0" w:type="dxa"/>
              <w:right w:w="108" w:type="dxa"/>
            </w:tcMar>
            <w:vAlign w:val="bottom"/>
            <w:hideMark/>
          </w:tcPr>
          <w:p w14:paraId="0FC86B7F" w14:textId="77777777" w:rsidR="004E4691" w:rsidRDefault="004E4691" w:rsidP="0072453E">
            <w:pPr>
              <w:jc w:val="right"/>
              <w:rPr>
                <w:ins w:id="3557" w:author="gu832116" w:date="2015-03-24T15:59:00Z"/>
                <w:rFonts w:ascii="Arial" w:eastAsiaTheme="minorHAnsi" w:hAnsi="Arial" w:cs="Arial"/>
                <w:sz w:val="18"/>
                <w:szCs w:val="18"/>
              </w:rPr>
            </w:pPr>
            <w:ins w:id="3558" w:author="gu832116" w:date="2015-03-24T15:59:00Z">
              <w:r>
                <w:rPr>
                  <w:rFonts w:ascii="Arial" w:hAnsi="Arial" w:cs="Arial"/>
                  <w:sz w:val="18"/>
                  <w:szCs w:val="18"/>
                </w:rPr>
                <w:t>q4L7D8SV</w:t>
              </w:r>
            </w:ins>
          </w:p>
        </w:tc>
      </w:tr>
    </w:tbl>
    <w:p w14:paraId="5C4C84C2" w14:textId="77777777" w:rsidR="004E4691" w:rsidRDefault="004E4691" w:rsidP="004E4691">
      <w:pPr>
        <w:rPr>
          <w:ins w:id="3559" w:author="gu832116" w:date="2015-03-24T15:59:00Z"/>
        </w:rPr>
      </w:pPr>
    </w:p>
    <w:p w14:paraId="7E8DE21C" w14:textId="77777777" w:rsidR="004E4691" w:rsidRPr="00270AB7" w:rsidRDefault="004E4691" w:rsidP="004E4691">
      <w:pPr>
        <w:pStyle w:val="ListParagraph"/>
        <w:numPr>
          <w:ilvl w:val="0"/>
          <w:numId w:val="34"/>
        </w:numPr>
        <w:rPr>
          <w:ins w:id="3560" w:author="gu832116" w:date="2015-03-24T15:59:00Z"/>
          <w:i/>
        </w:rPr>
      </w:pPr>
      <w:ins w:id="3561" w:author="gu832116" w:date="2015-03-24T15:59:00Z">
        <w:r w:rsidRPr="000A1C51">
          <w:t>Root Directory - DMO_PPM</w:t>
        </w:r>
        <w:r>
          <w:t xml:space="preserve"> </w:t>
        </w:r>
      </w:ins>
    </w:p>
    <w:p w14:paraId="242851FF" w14:textId="77777777" w:rsidR="004E4691" w:rsidRPr="00675541" w:rsidRDefault="004E4691" w:rsidP="004E4691">
      <w:pPr>
        <w:pStyle w:val="ListParagraph"/>
        <w:rPr>
          <w:ins w:id="3562" w:author="gu832116" w:date="2015-03-24T15:59:00Z"/>
          <w:i/>
        </w:rPr>
      </w:pPr>
      <w:ins w:id="3563" w:author="gu832116" w:date="2015-03-24T15:59:00Z">
        <w:r w:rsidRPr="0024447A">
          <w:rPr>
            <w:i/>
          </w:rPr>
          <w:t>(Not Visible Externally)</w:t>
        </w:r>
      </w:ins>
    </w:p>
    <w:p w14:paraId="39DE66FF" w14:textId="77777777" w:rsidR="004E4691" w:rsidRDefault="004E4691" w:rsidP="004E4691">
      <w:pPr>
        <w:pStyle w:val="ListParagraph"/>
        <w:rPr>
          <w:ins w:id="3564" w:author="gu832116" w:date="2015-03-24T15:59:00Z"/>
        </w:rPr>
      </w:pPr>
    </w:p>
    <w:p w14:paraId="242229CB" w14:textId="77777777" w:rsidR="004E4691" w:rsidRDefault="004E4691" w:rsidP="004E4691">
      <w:pPr>
        <w:pStyle w:val="ListParagraph"/>
        <w:numPr>
          <w:ilvl w:val="0"/>
          <w:numId w:val="34"/>
        </w:numPr>
        <w:rPr>
          <w:ins w:id="3565" w:author="gu832116" w:date="2015-03-24T15:59:00Z"/>
        </w:rPr>
      </w:pPr>
      <w:ins w:id="3566" w:author="gu832116" w:date="2015-03-24T15:59:00Z">
        <w:r w:rsidRPr="00675541">
          <w:t>Sub Directory - DMO_PPM/MEXICO</w:t>
        </w:r>
        <w:r>
          <w:t xml:space="preserve"> </w:t>
        </w:r>
      </w:ins>
    </w:p>
    <w:p w14:paraId="4DAA0C77" w14:textId="77777777" w:rsidR="004E4691" w:rsidRPr="00675541" w:rsidRDefault="004E4691" w:rsidP="004E4691">
      <w:pPr>
        <w:pStyle w:val="ListParagraph"/>
        <w:rPr>
          <w:ins w:id="3567" w:author="gu832116" w:date="2015-03-24T15:59:00Z"/>
        </w:rPr>
      </w:pPr>
      <w:ins w:id="3568" w:author="gu832116" w:date="2015-03-24T15:59:00Z">
        <w:r w:rsidRPr="0024447A">
          <w:rPr>
            <w:i/>
          </w:rPr>
          <w:t>(Not Visible Externally)</w:t>
        </w:r>
      </w:ins>
    </w:p>
    <w:p w14:paraId="0FAD0228" w14:textId="77777777" w:rsidR="004E4691" w:rsidRDefault="004E4691" w:rsidP="004E4691">
      <w:pPr>
        <w:pStyle w:val="ListParagraph"/>
        <w:rPr>
          <w:ins w:id="3569" w:author="gu832116" w:date="2015-03-24T15:59:00Z"/>
        </w:rPr>
      </w:pPr>
    </w:p>
    <w:p w14:paraId="7B387299" w14:textId="77777777" w:rsidR="004E4691" w:rsidRPr="00675541" w:rsidRDefault="004E4691" w:rsidP="004E4691">
      <w:pPr>
        <w:pStyle w:val="ListParagraph"/>
        <w:numPr>
          <w:ilvl w:val="0"/>
          <w:numId w:val="34"/>
        </w:numPr>
        <w:rPr>
          <w:ins w:id="3570" w:author="gu832116" w:date="2015-03-24T15:59:00Z"/>
        </w:rPr>
      </w:pPr>
      <w:ins w:id="3571" w:author="gu832116" w:date="2015-03-24T15:59:00Z">
        <w:r w:rsidRPr="00675541">
          <w:t xml:space="preserve">under MEXICO sub directories exist </w:t>
        </w:r>
      </w:ins>
    </w:p>
    <w:p w14:paraId="3F914F05" w14:textId="77777777" w:rsidR="004E4691" w:rsidRPr="001B2052" w:rsidRDefault="004E4691" w:rsidP="004E4691">
      <w:pPr>
        <w:pStyle w:val="ListParagraph"/>
        <w:rPr>
          <w:ins w:id="3572" w:author="gu832116" w:date="2015-03-24T15:59:00Z"/>
          <w:i/>
        </w:rPr>
      </w:pPr>
      <w:ins w:id="3573" w:author="gu832116" w:date="2015-03-24T15:59:00Z">
        <w:r w:rsidRPr="0024447A">
          <w:rPr>
            <w:i/>
          </w:rPr>
          <w:t>(Not Visible Externally)</w:t>
        </w:r>
      </w:ins>
    </w:p>
    <w:p w14:paraId="44913AF9" w14:textId="77777777" w:rsidR="004E4691" w:rsidRPr="007550D9" w:rsidRDefault="004E4691" w:rsidP="004E4691">
      <w:pPr>
        <w:pStyle w:val="ListParagraph"/>
        <w:numPr>
          <w:ilvl w:val="0"/>
          <w:numId w:val="36"/>
        </w:numPr>
        <w:rPr>
          <w:ins w:id="3574" w:author="gu832116" w:date="2015-03-24T15:59:00Z"/>
        </w:rPr>
      </w:pPr>
      <w:ins w:id="3575" w:author="gu832116" w:date="2015-03-24T15:59:00Z">
        <w:r w:rsidRPr="000A1C51">
          <w:t>DMO_ADMS</w:t>
        </w:r>
      </w:ins>
    </w:p>
    <w:p w14:paraId="1290393A" w14:textId="77777777" w:rsidR="004E4691" w:rsidRPr="005C2EA0" w:rsidRDefault="004E4691" w:rsidP="004E4691">
      <w:pPr>
        <w:pStyle w:val="ListParagraph"/>
        <w:numPr>
          <w:ilvl w:val="0"/>
          <w:numId w:val="36"/>
        </w:numPr>
        <w:rPr>
          <w:ins w:id="3576" w:author="gu832116" w:date="2015-03-24T15:59:00Z"/>
        </w:rPr>
      </w:pPr>
      <w:ins w:id="3577" w:author="gu832116" w:date="2015-03-24T15:59:00Z">
        <w:r w:rsidRPr="005C2EA0">
          <w:lastRenderedPageBreak/>
          <w:t>DMO_CTIN</w:t>
        </w:r>
      </w:ins>
    </w:p>
    <w:p w14:paraId="41F02695" w14:textId="77777777" w:rsidR="004E4691" w:rsidRPr="00675541" w:rsidRDefault="004E4691" w:rsidP="004E4691">
      <w:pPr>
        <w:pStyle w:val="ListParagraph"/>
        <w:numPr>
          <w:ilvl w:val="0"/>
          <w:numId w:val="36"/>
        </w:numPr>
        <w:rPr>
          <w:ins w:id="3578" w:author="gu832116" w:date="2015-03-24T15:59:00Z"/>
        </w:rPr>
      </w:pPr>
      <w:ins w:id="3579" w:author="gu832116" w:date="2015-03-24T15:59:00Z">
        <w:r w:rsidRPr="00675541">
          <w:t>DMO_DTEK</w:t>
        </w:r>
      </w:ins>
    </w:p>
    <w:p w14:paraId="35050B08" w14:textId="77777777" w:rsidR="004E4691" w:rsidRPr="00675541" w:rsidRDefault="004E4691" w:rsidP="004E4691">
      <w:pPr>
        <w:pStyle w:val="ListParagraph"/>
        <w:numPr>
          <w:ilvl w:val="0"/>
          <w:numId w:val="36"/>
        </w:numPr>
        <w:rPr>
          <w:ins w:id="3580" w:author="gu832116" w:date="2015-03-24T15:59:00Z"/>
        </w:rPr>
      </w:pPr>
      <w:ins w:id="3581" w:author="gu832116" w:date="2015-03-24T15:59:00Z">
        <w:r w:rsidRPr="00675541">
          <w:t>DMO_DCMY</w:t>
        </w:r>
      </w:ins>
    </w:p>
    <w:p w14:paraId="1D84F0C6" w14:textId="77777777" w:rsidR="004E4691" w:rsidRPr="00675541" w:rsidRDefault="004E4691" w:rsidP="004E4691">
      <w:pPr>
        <w:pStyle w:val="ListParagraph"/>
        <w:numPr>
          <w:ilvl w:val="0"/>
          <w:numId w:val="36"/>
        </w:numPr>
        <w:rPr>
          <w:ins w:id="3582" w:author="gu832116" w:date="2015-03-24T15:59:00Z"/>
        </w:rPr>
      </w:pPr>
      <w:ins w:id="3583" w:author="gu832116" w:date="2015-03-24T15:59:00Z">
        <w:r w:rsidRPr="00675541">
          <w:t>DMO_EDNS</w:t>
        </w:r>
      </w:ins>
    </w:p>
    <w:p w14:paraId="10159E9E" w14:textId="77777777" w:rsidR="004E4691" w:rsidRPr="00675541" w:rsidRDefault="004E4691" w:rsidP="004E4691">
      <w:pPr>
        <w:pStyle w:val="ListParagraph"/>
        <w:numPr>
          <w:ilvl w:val="0"/>
          <w:numId w:val="36"/>
        </w:numPr>
        <w:rPr>
          <w:ins w:id="3584" w:author="gu832116" w:date="2015-03-24T15:59:00Z"/>
        </w:rPr>
      </w:pPr>
      <w:ins w:id="3585" w:author="gu832116" w:date="2015-03-24T15:59:00Z">
        <w:r w:rsidRPr="00675541">
          <w:t>DMO_IMMX</w:t>
        </w:r>
      </w:ins>
    </w:p>
    <w:p w14:paraId="2872E034" w14:textId="77777777" w:rsidR="004E4691" w:rsidRPr="00675541" w:rsidRDefault="004E4691" w:rsidP="004E4691">
      <w:pPr>
        <w:rPr>
          <w:ins w:id="3586" w:author="gu832116" w:date="2015-03-24T15:59:00Z"/>
        </w:rPr>
      </w:pPr>
    </w:p>
    <w:p w14:paraId="5A0FE555" w14:textId="77777777" w:rsidR="004E4691" w:rsidRDefault="004E4691" w:rsidP="004E4691">
      <w:pPr>
        <w:pStyle w:val="ListParagraph"/>
        <w:numPr>
          <w:ilvl w:val="0"/>
          <w:numId w:val="34"/>
        </w:numPr>
        <w:rPr>
          <w:ins w:id="3587" w:author="gu832116" w:date="2015-03-24T15:59:00Z"/>
        </w:rPr>
      </w:pPr>
      <w:ins w:id="3588" w:author="gu832116" w:date="2015-03-24T15:59:00Z">
        <w:r w:rsidRPr="00675541">
          <w:t xml:space="preserve">Under each of the 6 sub directory </w:t>
        </w:r>
        <w:r>
          <w:t xml:space="preserve">under point 3, </w:t>
        </w:r>
        <w:r w:rsidRPr="00675541">
          <w:t>the following structure is created.</w:t>
        </w:r>
      </w:ins>
    </w:p>
    <w:p w14:paraId="2EDDE1CB" w14:textId="77777777" w:rsidR="004E4691" w:rsidRDefault="004E4691" w:rsidP="004E4691">
      <w:pPr>
        <w:pStyle w:val="ListParagraph"/>
        <w:ind w:firstLine="360"/>
        <w:rPr>
          <w:ins w:id="3589" w:author="gu832116" w:date="2015-03-24T15:59:00Z"/>
        </w:rPr>
      </w:pPr>
      <w:ins w:id="3590" w:author="gu832116" w:date="2015-03-24T15:59:00Z">
        <w:r w:rsidRPr="00B76365">
          <w:rPr>
            <w:i/>
          </w:rPr>
          <w:t>(Visible)</w:t>
        </w:r>
      </w:ins>
    </w:p>
    <w:p w14:paraId="112C0283" w14:textId="77777777" w:rsidR="004E4691" w:rsidRPr="001B2052" w:rsidRDefault="004E4691" w:rsidP="004E4691">
      <w:pPr>
        <w:pStyle w:val="ListParagraph"/>
        <w:numPr>
          <w:ilvl w:val="0"/>
          <w:numId w:val="36"/>
        </w:numPr>
        <w:rPr>
          <w:ins w:id="3591" w:author="gu832116" w:date="2015-03-24T15:59:00Z"/>
        </w:rPr>
      </w:pPr>
      <w:ins w:id="3592" w:author="gu832116" w:date="2015-03-24T15:59:00Z">
        <w:r>
          <w:t xml:space="preserve">PROD </w:t>
        </w:r>
      </w:ins>
    </w:p>
    <w:p w14:paraId="6069264B" w14:textId="77777777" w:rsidR="004E4691" w:rsidRPr="001B2052" w:rsidRDefault="004E4691" w:rsidP="004E4691">
      <w:pPr>
        <w:pStyle w:val="ListParagraph"/>
        <w:numPr>
          <w:ilvl w:val="0"/>
          <w:numId w:val="36"/>
        </w:numPr>
        <w:rPr>
          <w:ins w:id="3593" w:author="gu832116" w:date="2015-03-24T15:59:00Z"/>
        </w:rPr>
      </w:pPr>
      <w:ins w:id="3594" w:author="gu832116" w:date="2015-03-24T15:59:00Z">
        <w:r>
          <w:t>TEST</w:t>
        </w:r>
      </w:ins>
    </w:p>
    <w:p w14:paraId="3CEEE8C2" w14:textId="77777777" w:rsidR="004E4691" w:rsidRDefault="004E4691" w:rsidP="004E4691">
      <w:pPr>
        <w:pStyle w:val="ListParagraph"/>
        <w:rPr>
          <w:ins w:id="3595" w:author="gu832116" w:date="2015-03-24T15:59:00Z"/>
        </w:rPr>
      </w:pPr>
    </w:p>
    <w:p w14:paraId="34642854" w14:textId="77777777" w:rsidR="004E4691" w:rsidRDefault="004E4691" w:rsidP="004E4691">
      <w:pPr>
        <w:pStyle w:val="ListParagraph"/>
        <w:numPr>
          <w:ilvl w:val="0"/>
          <w:numId w:val="34"/>
        </w:numPr>
        <w:rPr>
          <w:ins w:id="3596" w:author="gu832116" w:date="2015-03-24T15:59:00Z"/>
        </w:rPr>
      </w:pPr>
      <w:ins w:id="3597" w:author="gu832116" w:date="2015-03-24T15:59:00Z">
        <w:r w:rsidRPr="001B2052">
          <w:t xml:space="preserve">Under each of the </w:t>
        </w:r>
        <w:r>
          <w:t>2</w:t>
        </w:r>
        <w:r w:rsidRPr="001B2052">
          <w:t xml:space="preserve"> sub directory</w:t>
        </w:r>
        <w:r>
          <w:t xml:space="preserve"> under point 4,</w:t>
        </w:r>
        <w:r w:rsidRPr="001B2052">
          <w:t xml:space="preserve"> the following structure is created.</w:t>
        </w:r>
      </w:ins>
    </w:p>
    <w:p w14:paraId="016BEDCB" w14:textId="77777777" w:rsidR="004E4691" w:rsidRDefault="004E4691" w:rsidP="004E4691">
      <w:pPr>
        <w:pStyle w:val="ListParagraph"/>
        <w:ind w:firstLine="360"/>
        <w:rPr>
          <w:ins w:id="3598" w:author="gu832116" w:date="2015-03-24T15:59:00Z"/>
        </w:rPr>
      </w:pPr>
      <w:ins w:id="3599" w:author="gu832116" w:date="2015-03-24T15:59:00Z">
        <w:r>
          <w:rPr>
            <w:i/>
          </w:rPr>
          <w:t>(</w:t>
        </w:r>
        <w:r w:rsidRPr="0024447A">
          <w:rPr>
            <w:i/>
          </w:rPr>
          <w:t>Visible</w:t>
        </w:r>
        <w:r>
          <w:rPr>
            <w:i/>
          </w:rPr>
          <w:t>)</w:t>
        </w:r>
      </w:ins>
    </w:p>
    <w:p w14:paraId="248E3EF8" w14:textId="77777777" w:rsidR="004E4691" w:rsidRPr="007550D9" w:rsidRDefault="004E4691" w:rsidP="004E4691">
      <w:pPr>
        <w:pStyle w:val="ListParagraph"/>
        <w:numPr>
          <w:ilvl w:val="0"/>
          <w:numId w:val="35"/>
        </w:numPr>
        <w:rPr>
          <w:ins w:id="3600" w:author="gu832116" w:date="2015-03-24T15:59:00Z"/>
        </w:rPr>
      </w:pPr>
      <w:ins w:id="3601" w:author="gu832116" w:date="2015-03-24T15:59:00Z">
        <w:r w:rsidRPr="000A1C51">
          <w:t>INBOUND</w:t>
        </w:r>
      </w:ins>
    </w:p>
    <w:p w14:paraId="001268BF" w14:textId="77777777" w:rsidR="004E4691" w:rsidRPr="005C2EA0" w:rsidRDefault="004E4691" w:rsidP="004E4691">
      <w:pPr>
        <w:pStyle w:val="ListParagraph"/>
        <w:numPr>
          <w:ilvl w:val="0"/>
          <w:numId w:val="35"/>
        </w:numPr>
        <w:rPr>
          <w:ins w:id="3602" w:author="gu832116" w:date="2015-03-24T15:59:00Z"/>
        </w:rPr>
      </w:pPr>
      <w:ins w:id="3603" w:author="gu832116" w:date="2015-03-24T15:59:00Z">
        <w:r w:rsidRPr="005C2EA0">
          <w:t>OUTBOUND</w:t>
        </w:r>
      </w:ins>
    </w:p>
    <w:p w14:paraId="5D490C4A" w14:textId="77777777" w:rsidR="004E4691" w:rsidRDefault="004E4691" w:rsidP="004E4691">
      <w:pPr>
        <w:pStyle w:val="ListParagraph"/>
        <w:numPr>
          <w:ilvl w:val="0"/>
          <w:numId w:val="35"/>
        </w:numPr>
        <w:rPr>
          <w:ins w:id="3604" w:author="gu832116" w:date="2015-03-24T15:59:00Z"/>
        </w:rPr>
      </w:pPr>
      <w:ins w:id="3605" w:author="gu832116" w:date="2015-03-24T15:59:00Z">
        <w:r w:rsidRPr="00675541">
          <w:t>ARCHIVE</w:t>
        </w:r>
      </w:ins>
    </w:p>
    <w:p w14:paraId="56694B1C" w14:textId="77777777" w:rsidR="004E4691" w:rsidRPr="00675541" w:rsidRDefault="004E4691" w:rsidP="004E4691">
      <w:pPr>
        <w:ind w:left="1080"/>
        <w:rPr>
          <w:ins w:id="3606" w:author="gu832116" w:date="2015-03-24T15:59:00Z"/>
        </w:rPr>
      </w:pPr>
    </w:p>
    <w:p w14:paraId="20736756" w14:textId="77777777" w:rsidR="004E4691" w:rsidRPr="00675541" w:rsidRDefault="004E4691" w:rsidP="004E4691">
      <w:pPr>
        <w:pStyle w:val="ListParagraph"/>
        <w:numPr>
          <w:ilvl w:val="0"/>
          <w:numId w:val="34"/>
        </w:numPr>
        <w:rPr>
          <w:ins w:id="3607" w:author="gu832116" w:date="2015-03-24T15:59:00Z"/>
        </w:rPr>
      </w:pPr>
      <w:ins w:id="3608" w:author="gu832116" w:date="2015-03-24T15:59:00Z">
        <w:r w:rsidRPr="00675541">
          <w:t>Read, write,</w:t>
        </w:r>
        <w:r>
          <w:t xml:space="preserve"> </w:t>
        </w:r>
        <w:r w:rsidRPr="00675541">
          <w:t>delete access to respective user account and to their directory and sub directory only</w:t>
        </w:r>
      </w:ins>
    </w:p>
    <w:p w14:paraId="065012E1" w14:textId="77777777" w:rsidR="004E4691" w:rsidRPr="007550D9" w:rsidRDefault="004E4691" w:rsidP="004E4691">
      <w:pPr>
        <w:pStyle w:val="ListParagraph"/>
        <w:numPr>
          <w:ilvl w:val="0"/>
          <w:numId w:val="37"/>
        </w:numPr>
        <w:rPr>
          <w:ins w:id="3609" w:author="gu832116" w:date="2015-03-24T15:59:00Z"/>
        </w:rPr>
      </w:pPr>
      <w:ins w:id="3610" w:author="gu832116" w:date="2015-03-24T15:59:00Z">
        <w:r w:rsidRPr="000A1C51">
          <w:t>For user DMO_ADMS - DMO_PPM/MEXICO/DMO_ADMS</w:t>
        </w:r>
      </w:ins>
    </w:p>
    <w:p w14:paraId="48F103E6" w14:textId="77777777" w:rsidR="004E4691" w:rsidRPr="005C2EA0" w:rsidRDefault="004E4691" w:rsidP="004E4691">
      <w:pPr>
        <w:pStyle w:val="ListParagraph"/>
        <w:numPr>
          <w:ilvl w:val="0"/>
          <w:numId w:val="37"/>
        </w:numPr>
        <w:rPr>
          <w:ins w:id="3611" w:author="gu832116" w:date="2015-03-24T15:59:00Z"/>
        </w:rPr>
      </w:pPr>
      <w:ins w:id="3612" w:author="gu832116" w:date="2015-03-24T15:59:00Z">
        <w:r w:rsidRPr="005C2EA0">
          <w:t>For user DMO_CTIN - DMO_PPM/MEXICO/DMO_CTIN</w:t>
        </w:r>
      </w:ins>
    </w:p>
    <w:p w14:paraId="612F774E" w14:textId="77777777" w:rsidR="004E4691" w:rsidRPr="00675541" w:rsidRDefault="004E4691" w:rsidP="004E4691">
      <w:pPr>
        <w:pStyle w:val="ListParagraph"/>
        <w:numPr>
          <w:ilvl w:val="0"/>
          <w:numId w:val="37"/>
        </w:numPr>
        <w:rPr>
          <w:ins w:id="3613" w:author="gu832116" w:date="2015-03-24T15:59:00Z"/>
        </w:rPr>
      </w:pPr>
      <w:ins w:id="3614" w:author="gu832116" w:date="2015-03-24T15:59:00Z">
        <w:r w:rsidRPr="00675541">
          <w:t>For user DMO_DTEK - DMO_PPM/MEXICO/DMO_DTEK</w:t>
        </w:r>
      </w:ins>
    </w:p>
    <w:p w14:paraId="7500C2A0" w14:textId="77777777" w:rsidR="004E4691" w:rsidRPr="00675541" w:rsidRDefault="004E4691" w:rsidP="004E4691">
      <w:pPr>
        <w:pStyle w:val="ListParagraph"/>
        <w:numPr>
          <w:ilvl w:val="0"/>
          <w:numId w:val="37"/>
        </w:numPr>
        <w:rPr>
          <w:ins w:id="3615" w:author="gu832116" w:date="2015-03-24T15:59:00Z"/>
        </w:rPr>
      </w:pPr>
      <w:ins w:id="3616" w:author="gu832116" w:date="2015-03-24T15:59:00Z">
        <w:r w:rsidRPr="00675541">
          <w:t>For user DMO_DCMY - DMO_PPM/MEXICO/DMO_DCMY</w:t>
        </w:r>
      </w:ins>
    </w:p>
    <w:p w14:paraId="3937656B" w14:textId="77777777" w:rsidR="004E4691" w:rsidRPr="00675541" w:rsidRDefault="004E4691" w:rsidP="004E4691">
      <w:pPr>
        <w:pStyle w:val="ListParagraph"/>
        <w:numPr>
          <w:ilvl w:val="0"/>
          <w:numId w:val="37"/>
        </w:numPr>
        <w:rPr>
          <w:ins w:id="3617" w:author="gu832116" w:date="2015-03-24T15:59:00Z"/>
        </w:rPr>
      </w:pPr>
      <w:ins w:id="3618" w:author="gu832116" w:date="2015-03-24T15:59:00Z">
        <w:r w:rsidRPr="00675541">
          <w:t>For user DMO_EDNS - DMO_PPM/MEXICO/DMO_EDNS</w:t>
        </w:r>
      </w:ins>
    </w:p>
    <w:p w14:paraId="1D3A85ED" w14:textId="77777777" w:rsidR="004E4691" w:rsidRPr="00675541" w:rsidRDefault="004E4691" w:rsidP="004E4691">
      <w:pPr>
        <w:pStyle w:val="ListParagraph"/>
        <w:numPr>
          <w:ilvl w:val="0"/>
          <w:numId w:val="37"/>
        </w:numPr>
        <w:rPr>
          <w:ins w:id="3619" w:author="gu832116" w:date="2015-03-24T15:59:00Z"/>
        </w:rPr>
      </w:pPr>
      <w:ins w:id="3620" w:author="gu832116" w:date="2015-03-24T15:59:00Z">
        <w:r w:rsidRPr="00675541">
          <w:t>For user DMO_IMMX - DMO_PPM/MEXICO/DMO_IMMX</w:t>
        </w:r>
      </w:ins>
    </w:p>
    <w:p w14:paraId="4F06A641" w14:textId="77777777" w:rsidR="004E4691" w:rsidRPr="004E41BC" w:rsidRDefault="004E4691" w:rsidP="00E957B4">
      <w:pPr>
        <w:rPr>
          <w:ins w:id="3621" w:author="gu832116" w:date="2015-03-24T15:59:00Z"/>
        </w:rPr>
      </w:pPr>
    </w:p>
    <w:p w14:paraId="63509592" w14:textId="27FBBE6E" w:rsidR="00E957B4" w:rsidRPr="00D33CAD" w:rsidDel="009755DA" w:rsidRDefault="00E957B4" w:rsidP="00D33CAD">
      <w:pPr>
        <w:keepNext/>
        <w:widowControl/>
        <w:numPr>
          <w:ilvl w:val="1"/>
          <w:numId w:val="10"/>
        </w:numPr>
        <w:spacing w:line="240" w:lineRule="auto"/>
        <w:ind w:right="21"/>
        <w:jc w:val="both"/>
        <w:outlineLvl w:val="1"/>
        <w:rPr>
          <w:del w:id="3622" w:author="gu832116" w:date="2015-02-09T18:51:00Z"/>
          <w:rFonts w:asciiTheme="minorHAnsi" w:hAnsiTheme="minorHAnsi" w:cstheme="minorHAnsi"/>
          <w:b/>
          <w:sz w:val="28"/>
          <w:szCs w:val="24"/>
          <w:lang w:val="en-GB"/>
        </w:rPr>
      </w:pPr>
      <w:del w:id="3623" w:author="gu832116" w:date="2015-02-09T18:51:00Z">
        <w:r w:rsidRPr="00D33CAD" w:rsidDel="009755DA">
          <w:rPr>
            <w:rFonts w:asciiTheme="minorHAnsi" w:hAnsiTheme="minorHAnsi" w:cstheme="minorHAnsi"/>
            <w:b/>
            <w:sz w:val="28"/>
            <w:szCs w:val="24"/>
            <w:lang w:val="en-GB"/>
          </w:rPr>
          <w:delText>Suggestion: &lt;Applied with Consent&gt;</w:delText>
        </w:r>
      </w:del>
    </w:p>
    <w:p w14:paraId="2586E64C" w14:textId="77777777" w:rsidR="00E957B4" w:rsidRPr="009755DA" w:rsidRDefault="00E957B4" w:rsidP="009755DA"/>
    <w:p w14:paraId="2E7A4469" w14:textId="77777777" w:rsidR="005078DC" w:rsidRDefault="005078DC" w:rsidP="009755DA">
      <w:pPr>
        <w:keepNext/>
        <w:widowControl/>
        <w:numPr>
          <w:ilvl w:val="1"/>
          <w:numId w:val="10"/>
        </w:numPr>
        <w:spacing w:line="240" w:lineRule="auto"/>
        <w:ind w:right="21"/>
        <w:jc w:val="both"/>
        <w:outlineLvl w:val="1"/>
        <w:rPr>
          <w:ins w:id="3624" w:author="gu832116" w:date="2015-03-24T15:58:00Z"/>
          <w:rFonts w:asciiTheme="minorHAnsi" w:hAnsiTheme="minorHAnsi" w:cstheme="minorHAnsi"/>
          <w:b/>
          <w:sz w:val="28"/>
          <w:szCs w:val="24"/>
          <w:lang w:val="en-GB"/>
        </w:rPr>
      </w:pPr>
      <w:bookmarkStart w:id="3625" w:name="_Toc238616143"/>
      <w:bookmarkStart w:id="3626" w:name="_Toc263795140"/>
      <w:bookmarkStart w:id="3627" w:name="_Toc290279531"/>
      <w:bookmarkStart w:id="3628" w:name="_Toc415065515"/>
      <w:ins w:id="3629" w:author="gu832116" w:date="2015-02-09T18:49:00Z">
        <w:r w:rsidRPr="009755DA">
          <w:rPr>
            <w:rFonts w:asciiTheme="minorHAnsi" w:hAnsiTheme="minorHAnsi" w:cstheme="minorHAnsi"/>
            <w:b/>
            <w:sz w:val="28"/>
            <w:szCs w:val="24"/>
            <w:lang w:val="en-GB"/>
          </w:rPr>
          <w:t>File Level Validations</w:t>
        </w:r>
      </w:ins>
      <w:bookmarkEnd w:id="3625"/>
      <w:bookmarkEnd w:id="3626"/>
      <w:bookmarkEnd w:id="3627"/>
      <w:bookmarkEnd w:id="3628"/>
    </w:p>
    <w:p w14:paraId="5B251A1C" w14:textId="77777777" w:rsidR="004E4691" w:rsidRPr="004E4691" w:rsidRDefault="004E4691" w:rsidP="004E4691">
      <w:pPr>
        <w:rPr>
          <w:ins w:id="3630" w:author="gu832116" w:date="2015-02-09T18:49:00Z"/>
        </w:rPr>
      </w:pPr>
    </w:p>
    <w:p w14:paraId="239F34B5" w14:textId="77777777" w:rsidR="005078DC" w:rsidRDefault="005078DC" w:rsidP="005078DC">
      <w:pPr>
        <w:jc w:val="both"/>
        <w:rPr>
          <w:ins w:id="3631" w:author="gu832116" w:date="2015-02-09T18:49:00Z"/>
          <w:rFonts w:asciiTheme="minorHAnsi" w:hAnsiTheme="minorHAnsi" w:cstheme="minorHAnsi"/>
          <w:sz w:val="22"/>
        </w:rPr>
      </w:pPr>
      <w:ins w:id="3632" w:author="gu832116" w:date="2015-02-09T18:49:00Z">
        <w:r w:rsidRPr="00147786">
          <w:rPr>
            <w:rFonts w:asciiTheme="minorHAnsi" w:hAnsiTheme="minorHAnsi" w:cstheme="minorHAnsi"/>
            <w:sz w:val="22"/>
          </w:rPr>
          <w:t>For each and every file that exists in the INPUT directory/ies</w:t>
        </w:r>
        <w:r>
          <w:rPr>
            <w:rFonts w:asciiTheme="minorHAnsi" w:hAnsiTheme="minorHAnsi" w:cstheme="minorHAnsi"/>
            <w:sz w:val="22"/>
          </w:rPr>
          <w:t xml:space="preserve"> above</w:t>
        </w:r>
        <w:r w:rsidRPr="00147786">
          <w:rPr>
            <w:rFonts w:asciiTheme="minorHAnsi" w:hAnsiTheme="minorHAnsi" w:cstheme="minorHAnsi"/>
            <w:sz w:val="22"/>
          </w:rPr>
          <w:t xml:space="preserve"> </w:t>
        </w:r>
        <w:r>
          <w:rPr>
            <w:rFonts w:asciiTheme="minorHAnsi" w:hAnsiTheme="minorHAnsi" w:cstheme="minorHAnsi"/>
            <w:sz w:val="22"/>
          </w:rPr>
          <w:t>from</w:t>
        </w:r>
        <w:r w:rsidRPr="00147786">
          <w:rPr>
            <w:rFonts w:asciiTheme="minorHAnsi" w:hAnsiTheme="minorHAnsi" w:cstheme="minorHAnsi"/>
            <w:sz w:val="22"/>
          </w:rPr>
          <w:t xml:space="preserve"> </w:t>
        </w:r>
        <w:r>
          <w:rPr>
            <w:rFonts w:asciiTheme="minorHAnsi" w:hAnsiTheme="minorHAnsi" w:cstheme="minorHAnsi"/>
            <w:sz w:val="22"/>
          </w:rPr>
          <w:t>DMO feed owners</w:t>
        </w:r>
        <w:r w:rsidRPr="00147786">
          <w:rPr>
            <w:rFonts w:asciiTheme="minorHAnsi" w:hAnsiTheme="minorHAnsi" w:cstheme="minorHAnsi"/>
            <w:sz w:val="22"/>
          </w:rPr>
          <w:t xml:space="preserve"> being processed the following checks will be made.</w:t>
        </w:r>
      </w:ins>
    </w:p>
    <w:p w14:paraId="2DB5BEF3" w14:textId="77777777" w:rsidR="005078DC" w:rsidRPr="00147786" w:rsidRDefault="005078DC" w:rsidP="005078DC">
      <w:pPr>
        <w:jc w:val="both"/>
        <w:rPr>
          <w:ins w:id="3633" w:author="gu832116" w:date="2015-02-09T18:49:00Z"/>
          <w:rFonts w:asciiTheme="minorHAnsi" w:hAnsiTheme="minorHAnsi" w:cstheme="minorHAnsi"/>
          <w:sz w:val="22"/>
        </w:rPr>
      </w:pPr>
    </w:p>
    <w:p w14:paraId="306B36C9" w14:textId="77777777" w:rsidR="005078DC" w:rsidRPr="00147786" w:rsidRDefault="005078DC" w:rsidP="005078DC">
      <w:pPr>
        <w:spacing w:line="360" w:lineRule="auto"/>
        <w:jc w:val="both"/>
        <w:rPr>
          <w:ins w:id="3634" w:author="gu832116" w:date="2015-02-09T18:49:00Z"/>
          <w:rFonts w:asciiTheme="minorHAnsi" w:hAnsiTheme="minorHAnsi" w:cstheme="minorHAnsi"/>
          <w:sz w:val="22"/>
        </w:rPr>
      </w:pPr>
      <w:ins w:id="3635" w:author="gu832116" w:date="2015-02-09T18:49:00Z">
        <w:r w:rsidRPr="00147786">
          <w:rPr>
            <w:rFonts w:asciiTheme="minorHAnsi" w:hAnsiTheme="minorHAnsi" w:cstheme="minorHAnsi"/>
            <w:sz w:val="22"/>
          </w:rPr>
          <w:t xml:space="preserve">The sequence number in the file name will be checked against the FILE_TRACK table </w:t>
        </w:r>
        <w:r>
          <w:rPr>
            <w:rFonts w:asciiTheme="minorHAnsi" w:hAnsiTheme="minorHAnsi" w:cstheme="minorHAnsi"/>
            <w:sz w:val="22"/>
          </w:rPr>
          <w:t xml:space="preserve">in DMODM schema </w:t>
        </w:r>
        <w:r w:rsidRPr="00147786">
          <w:rPr>
            <w:rFonts w:asciiTheme="minorHAnsi" w:hAnsiTheme="minorHAnsi" w:cstheme="minorHAnsi"/>
            <w:sz w:val="22"/>
          </w:rPr>
          <w:t>to ensure:</w:t>
        </w:r>
      </w:ins>
    </w:p>
    <w:p w14:paraId="1C2193F0" w14:textId="77777777" w:rsidR="005078DC" w:rsidRPr="005078DC" w:rsidRDefault="005078DC" w:rsidP="005078DC">
      <w:pPr>
        <w:widowControl/>
        <w:numPr>
          <w:ilvl w:val="0"/>
          <w:numId w:val="28"/>
        </w:numPr>
        <w:tabs>
          <w:tab w:val="left" w:pos="720"/>
        </w:tabs>
        <w:suppressAutoHyphens/>
        <w:spacing w:after="120" w:line="360" w:lineRule="auto"/>
        <w:jc w:val="both"/>
        <w:rPr>
          <w:ins w:id="3636" w:author="gu832116" w:date="2015-02-09T18:49:00Z"/>
          <w:rFonts w:asciiTheme="minorHAnsi" w:hAnsiTheme="minorHAnsi" w:cstheme="minorHAnsi"/>
        </w:rPr>
      </w:pPr>
      <w:ins w:id="3637" w:author="gu832116" w:date="2015-02-09T18:49:00Z">
        <w:r w:rsidRPr="005078DC">
          <w:rPr>
            <w:rFonts w:asciiTheme="minorHAnsi" w:hAnsiTheme="minorHAnsi" w:cstheme="minorHAnsi"/>
          </w:rPr>
          <w:t>That this file has not been successfully processed before.</w:t>
        </w:r>
      </w:ins>
    </w:p>
    <w:p w14:paraId="4F352CA3" w14:textId="77777777" w:rsidR="005078DC" w:rsidRPr="005078DC" w:rsidRDefault="005078DC" w:rsidP="005078DC">
      <w:pPr>
        <w:widowControl/>
        <w:numPr>
          <w:ilvl w:val="0"/>
          <w:numId w:val="28"/>
        </w:numPr>
        <w:tabs>
          <w:tab w:val="left" w:pos="720"/>
        </w:tabs>
        <w:suppressAutoHyphens/>
        <w:spacing w:after="120" w:line="240" w:lineRule="auto"/>
        <w:jc w:val="both"/>
        <w:rPr>
          <w:ins w:id="3638" w:author="gu832116" w:date="2015-02-09T18:49:00Z"/>
          <w:rFonts w:asciiTheme="minorHAnsi" w:hAnsiTheme="minorHAnsi" w:cstheme="minorHAnsi"/>
        </w:rPr>
      </w:pPr>
      <w:ins w:id="3639" w:author="gu832116" w:date="2015-02-09T18:49:00Z">
        <w:r w:rsidRPr="005078DC">
          <w:rPr>
            <w:rFonts w:asciiTheme="minorHAnsi" w:hAnsiTheme="minorHAnsi" w:cstheme="minorHAnsi"/>
          </w:rPr>
          <w:t>That the feed owners have sent all files and that none have been lost.</w:t>
        </w:r>
      </w:ins>
    </w:p>
    <w:p w14:paraId="45FE49DF" w14:textId="77777777" w:rsidR="005078DC" w:rsidRPr="005078DC" w:rsidRDefault="005078DC" w:rsidP="005078DC">
      <w:pPr>
        <w:widowControl/>
        <w:numPr>
          <w:ilvl w:val="0"/>
          <w:numId w:val="28"/>
        </w:numPr>
        <w:tabs>
          <w:tab w:val="left" w:pos="720"/>
        </w:tabs>
        <w:suppressAutoHyphens/>
        <w:spacing w:after="120" w:line="360" w:lineRule="auto"/>
        <w:jc w:val="both"/>
        <w:rPr>
          <w:ins w:id="3640" w:author="gu832116" w:date="2015-02-09T18:49:00Z"/>
          <w:rFonts w:asciiTheme="minorHAnsi" w:hAnsiTheme="minorHAnsi" w:cstheme="minorHAnsi"/>
        </w:rPr>
      </w:pPr>
      <w:ins w:id="3641" w:author="gu832116" w:date="2015-02-09T18:49:00Z">
        <w:r w:rsidRPr="005078DC">
          <w:rPr>
            <w:rFonts w:asciiTheme="minorHAnsi" w:hAnsiTheme="minorHAnsi" w:cstheme="minorHAnsi"/>
          </w:rPr>
          <w:t xml:space="preserve">That the input sequence number should not be 5 more than the last sequence number in file_track table for that particular format of file </w:t>
        </w:r>
      </w:ins>
    </w:p>
    <w:p w14:paraId="4764D5FD" w14:textId="77777777" w:rsidR="005078DC" w:rsidRPr="005078DC" w:rsidRDefault="005078DC" w:rsidP="005078DC">
      <w:pPr>
        <w:widowControl/>
        <w:numPr>
          <w:ilvl w:val="0"/>
          <w:numId w:val="28"/>
        </w:numPr>
        <w:tabs>
          <w:tab w:val="left" w:pos="720"/>
        </w:tabs>
        <w:suppressAutoHyphens/>
        <w:spacing w:after="120" w:line="360" w:lineRule="auto"/>
        <w:jc w:val="both"/>
        <w:rPr>
          <w:ins w:id="3642" w:author="gu832116" w:date="2015-02-09T18:49:00Z"/>
          <w:rFonts w:asciiTheme="minorHAnsi" w:hAnsiTheme="minorHAnsi" w:cstheme="minorHAnsi"/>
        </w:rPr>
      </w:pPr>
      <w:ins w:id="3643" w:author="gu832116" w:date="2015-02-09T18:49:00Z">
        <w:r w:rsidRPr="005078DC">
          <w:rPr>
            <w:rFonts w:asciiTheme="minorHAnsi" w:hAnsiTheme="minorHAnsi" w:cstheme="minorHAnsi"/>
          </w:rPr>
          <w:lastRenderedPageBreak/>
          <w:t xml:space="preserve">If a file with the same name has been successfully processed before it is considered a DUPLICATE and will not be processed – it will be rejected and moved to the ERROR directory. </w:t>
        </w:r>
      </w:ins>
    </w:p>
    <w:p w14:paraId="02722CEC" w14:textId="77777777" w:rsidR="005078DC" w:rsidRPr="005078DC" w:rsidRDefault="005078DC" w:rsidP="005078DC">
      <w:pPr>
        <w:widowControl/>
        <w:numPr>
          <w:ilvl w:val="0"/>
          <w:numId w:val="28"/>
        </w:numPr>
        <w:tabs>
          <w:tab w:val="left" w:pos="720"/>
        </w:tabs>
        <w:suppressAutoHyphens/>
        <w:spacing w:after="120" w:line="360" w:lineRule="auto"/>
        <w:jc w:val="both"/>
        <w:rPr>
          <w:ins w:id="3644" w:author="gu832116" w:date="2015-02-09T18:49:00Z"/>
          <w:rFonts w:asciiTheme="minorHAnsi" w:hAnsiTheme="minorHAnsi" w:cstheme="minorHAnsi"/>
        </w:rPr>
      </w:pPr>
      <w:ins w:id="3645" w:author="gu832116" w:date="2015-02-09T18:49:00Z">
        <w:r w:rsidRPr="005078DC">
          <w:rPr>
            <w:rFonts w:asciiTheme="minorHAnsi" w:hAnsiTheme="minorHAnsi" w:cstheme="minorHAnsi"/>
          </w:rPr>
          <w:t xml:space="preserve">No insert will be made in the FILE_TRACK table for duplicate files.  </w:t>
        </w:r>
      </w:ins>
    </w:p>
    <w:p w14:paraId="7131FD53" w14:textId="77777777" w:rsidR="005078DC" w:rsidRPr="005078DC" w:rsidRDefault="005078DC" w:rsidP="005078DC">
      <w:pPr>
        <w:widowControl/>
        <w:numPr>
          <w:ilvl w:val="0"/>
          <w:numId w:val="28"/>
        </w:numPr>
        <w:tabs>
          <w:tab w:val="left" w:pos="720"/>
        </w:tabs>
        <w:suppressAutoHyphens/>
        <w:spacing w:after="120" w:line="360" w:lineRule="auto"/>
        <w:jc w:val="both"/>
        <w:rPr>
          <w:ins w:id="3646" w:author="gu832116" w:date="2015-02-09T18:49:00Z"/>
          <w:rFonts w:asciiTheme="minorHAnsi" w:hAnsiTheme="minorHAnsi" w:cstheme="minorHAnsi"/>
        </w:rPr>
      </w:pPr>
      <w:ins w:id="3647" w:author="gu832116" w:date="2015-02-09T18:49:00Z">
        <w:r w:rsidRPr="005078DC">
          <w:rPr>
            <w:rFonts w:asciiTheme="minorHAnsi" w:hAnsiTheme="minorHAnsi" w:cstheme="minorHAnsi"/>
          </w:rPr>
          <w:t xml:space="preserve">Duplicate files are rejected with error code. </w:t>
        </w:r>
      </w:ins>
    </w:p>
    <w:p w14:paraId="25D03DB6" w14:textId="77777777" w:rsidR="005078DC" w:rsidRPr="005078DC" w:rsidRDefault="005078DC" w:rsidP="005078DC">
      <w:pPr>
        <w:widowControl/>
        <w:numPr>
          <w:ilvl w:val="0"/>
          <w:numId w:val="28"/>
        </w:numPr>
        <w:tabs>
          <w:tab w:val="left" w:pos="720"/>
        </w:tabs>
        <w:suppressAutoHyphens/>
        <w:spacing w:after="120" w:line="360" w:lineRule="auto"/>
        <w:jc w:val="both"/>
        <w:rPr>
          <w:ins w:id="3648" w:author="gu832116" w:date="2015-02-09T18:49:00Z"/>
          <w:rFonts w:asciiTheme="minorHAnsi" w:hAnsiTheme="minorHAnsi" w:cstheme="minorHAnsi"/>
        </w:rPr>
      </w:pPr>
      <w:ins w:id="3649" w:author="gu832116" w:date="2015-02-09T18:49:00Z">
        <w:r w:rsidRPr="005078DC">
          <w:rPr>
            <w:rFonts w:asciiTheme="minorHAnsi" w:hAnsiTheme="minorHAnsi" w:cstheme="minorHAnsi"/>
          </w:rPr>
          <w:t xml:space="preserve">An error file will be created which will contain the error code.  </w:t>
        </w:r>
      </w:ins>
    </w:p>
    <w:p w14:paraId="40DC3088" w14:textId="77777777" w:rsidR="005078DC" w:rsidRPr="005078DC" w:rsidRDefault="005078DC" w:rsidP="005078DC">
      <w:pPr>
        <w:widowControl/>
        <w:numPr>
          <w:ilvl w:val="0"/>
          <w:numId w:val="28"/>
        </w:numPr>
        <w:tabs>
          <w:tab w:val="left" w:pos="720"/>
        </w:tabs>
        <w:suppressAutoHyphens/>
        <w:spacing w:after="120" w:line="360" w:lineRule="auto"/>
        <w:jc w:val="both"/>
        <w:rPr>
          <w:ins w:id="3650" w:author="gu832116" w:date="2015-02-09T18:49:00Z"/>
          <w:rFonts w:asciiTheme="minorHAnsi" w:hAnsiTheme="minorHAnsi" w:cstheme="minorHAnsi"/>
        </w:rPr>
      </w:pPr>
      <w:ins w:id="3651" w:author="gu832116" w:date="2015-02-09T18:49:00Z">
        <w:r w:rsidRPr="005078DC">
          <w:rPr>
            <w:rFonts w:asciiTheme="minorHAnsi" w:hAnsiTheme="minorHAnsi" w:cstheme="minorHAnsi"/>
          </w:rPr>
          <w:t xml:space="preserve">The original input file will also be moved to the ERROR folder. </w:t>
        </w:r>
      </w:ins>
    </w:p>
    <w:p w14:paraId="5A3E9AD6" w14:textId="77777777" w:rsidR="005078DC" w:rsidRPr="005078DC" w:rsidRDefault="005078DC" w:rsidP="005078DC">
      <w:pPr>
        <w:widowControl/>
        <w:numPr>
          <w:ilvl w:val="0"/>
          <w:numId w:val="28"/>
        </w:numPr>
        <w:tabs>
          <w:tab w:val="left" w:pos="720"/>
        </w:tabs>
        <w:suppressAutoHyphens/>
        <w:spacing w:after="120" w:line="360" w:lineRule="auto"/>
        <w:jc w:val="both"/>
        <w:rPr>
          <w:ins w:id="3652" w:author="gu832116" w:date="2015-02-09T18:49:00Z"/>
          <w:rFonts w:asciiTheme="minorHAnsi" w:hAnsiTheme="minorHAnsi" w:cstheme="minorHAnsi"/>
        </w:rPr>
      </w:pPr>
      <w:ins w:id="3653" w:author="gu832116" w:date="2015-02-09T18:49:00Z">
        <w:r w:rsidRPr="005078DC">
          <w:rPr>
            <w:rFonts w:asciiTheme="minorHAnsi" w:hAnsiTheme="minorHAnsi" w:cstheme="minorHAnsi"/>
          </w:rPr>
          <w:t xml:space="preserve">If file is rejected as a duplicate, nothing is written to the FILE_TRACK table but an email is sent to the batch user group to advise that the file has not run. </w:t>
        </w:r>
      </w:ins>
    </w:p>
    <w:p w14:paraId="2EC6DDE2" w14:textId="77777777" w:rsidR="005078DC" w:rsidRPr="005078DC" w:rsidRDefault="005078DC" w:rsidP="005078DC">
      <w:pPr>
        <w:widowControl/>
        <w:numPr>
          <w:ilvl w:val="0"/>
          <w:numId w:val="28"/>
        </w:numPr>
        <w:tabs>
          <w:tab w:val="left" w:pos="720"/>
        </w:tabs>
        <w:suppressAutoHyphens/>
        <w:spacing w:after="120" w:line="360" w:lineRule="auto"/>
        <w:jc w:val="both"/>
        <w:rPr>
          <w:ins w:id="3654" w:author="gu832116" w:date="2015-02-09T18:49:00Z"/>
          <w:rFonts w:asciiTheme="minorHAnsi" w:hAnsiTheme="minorHAnsi" w:cstheme="minorHAnsi"/>
        </w:rPr>
      </w:pPr>
      <w:ins w:id="3655" w:author="gu832116" w:date="2015-02-09T18:49:00Z">
        <w:r w:rsidRPr="005078DC">
          <w:rPr>
            <w:rFonts w:asciiTheme="minorHAnsi" w:hAnsiTheme="minorHAnsi" w:cstheme="minorHAnsi"/>
          </w:rPr>
          <w:t xml:space="preserve">The log file will display the error message “This is a duplicate file that has been processed previously.” in this case. </w:t>
        </w:r>
      </w:ins>
    </w:p>
    <w:p w14:paraId="1E3AEE49" w14:textId="77777777" w:rsidR="005078DC" w:rsidRPr="005078DC" w:rsidRDefault="005078DC" w:rsidP="005078DC">
      <w:pPr>
        <w:widowControl/>
        <w:numPr>
          <w:ilvl w:val="0"/>
          <w:numId w:val="28"/>
        </w:numPr>
        <w:tabs>
          <w:tab w:val="left" w:pos="720"/>
        </w:tabs>
        <w:suppressAutoHyphens/>
        <w:spacing w:after="120" w:line="360" w:lineRule="auto"/>
        <w:jc w:val="both"/>
        <w:rPr>
          <w:ins w:id="3656" w:author="gu832116" w:date="2015-02-09T18:49:00Z"/>
          <w:rFonts w:asciiTheme="minorHAnsi" w:hAnsiTheme="minorHAnsi" w:cstheme="minorHAnsi"/>
        </w:rPr>
      </w:pPr>
      <w:ins w:id="3657" w:author="gu832116" w:date="2015-02-09T18:49:00Z">
        <w:r w:rsidRPr="005078DC">
          <w:rPr>
            <w:rFonts w:asciiTheme="minorHAnsi" w:hAnsiTheme="minorHAnsi" w:cstheme="minorHAnsi"/>
          </w:rPr>
          <w:t xml:space="preserve">If the file with the same name has been received before but was not processed successfully - it is assumed that the file has been sent for re-processing - it will be processed normally. </w:t>
        </w:r>
      </w:ins>
    </w:p>
    <w:p w14:paraId="55D42F6C" w14:textId="77777777" w:rsidR="005078DC" w:rsidRDefault="005078DC" w:rsidP="005078DC">
      <w:pPr>
        <w:widowControl/>
        <w:numPr>
          <w:ilvl w:val="0"/>
          <w:numId w:val="28"/>
        </w:numPr>
        <w:tabs>
          <w:tab w:val="left" w:pos="720"/>
        </w:tabs>
        <w:suppressAutoHyphens/>
        <w:spacing w:after="120" w:line="360" w:lineRule="auto"/>
        <w:jc w:val="both"/>
        <w:rPr>
          <w:ins w:id="3658" w:author="gu832116" w:date="2015-02-09T18:50:00Z"/>
          <w:rFonts w:asciiTheme="minorHAnsi" w:hAnsiTheme="minorHAnsi" w:cstheme="minorHAnsi"/>
        </w:rPr>
      </w:pPr>
      <w:ins w:id="3659" w:author="gu832116" w:date="2015-02-09T18:49:00Z">
        <w:r w:rsidRPr="005078DC">
          <w:rPr>
            <w:rFonts w:asciiTheme="minorHAnsi" w:hAnsiTheme="minorHAnsi" w:cstheme="minorHAnsi"/>
          </w:rPr>
          <w:t xml:space="preserve">The file_track entry is updated at the start of processing and on successful completion. </w:t>
        </w:r>
      </w:ins>
    </w:p>
    <w:p w14:paraId="28533AEE" w14:textId="4FDE05EB" w:rsidR="005078DC" w:rsidRDefault="005078DC" w:rsidP="00F92ED1">
      <w:pPr>
        <w:rPr>
          <w:ins w:id="3660" w:author="Raghavi K (Semiconductor, Computing &amp; Storage (SCS))" w:date="2017-03-14T15:43:00Z"/>
        </w:rPr>
      </w:pPr>
      <w:ins w:id="3661" w:author="gu832116" w:date="2015-02-09T18:50:00Z">
        <w:r w:rsidRPr="005078DC">
          <w:rPr>
            <w:rFonts w:asciiTheme="minorHAnsi" w:hAnsiTheme="minorHAnsi" w:cstheme="minorHAnsi"/>
          </w:rPr>
          <w:t xml:space="preserve">After successful processing, the file will be moved to the $ARCHIVE_DIR directory. Although it should </w:t>
        </w:r>
        <w:r w:rsidRPr="00F92ED1">
          <w:t>never happen that a file with the same name already exists in $ARCHIVE_DIR</w:t>
        </w:r>
      </w:ins>
    </w:p>
    <w:p w14:paraId="15B637D4" w14:textId="77777777" w:rsidR="00F92ED1" w:rsidRDefault="00F92ED1" w:rsidP="00F92ED1">
      <w:pPr>
        <w:rPr>
          <w:ins w:id="3662" w:author="Raghavi K (Semiconductor, Computing &amp; Storage (SCS))" w:date="2017-03-14T15:43:00Z"/>
        </w:rPr>
      </w:pPr>
    </w:p>
    <w:p w14:paraId="0A888B9F" w14:textId="77777777" w:rsidR="00F92ED1" w:rsidRPr="00F92ED1" w:rsidRDefault="00F92ED1" w:rsidP="00F92ED1">
      <w:pPr>
        <w:rPr>
          <w:ins w:id="3663" w:author="Raghavi K (Semiconductor, Computing &amp; Storage (SCS))" w:date="2017-03-14T15:38:00Z"/>
        </w:rPr>
      </w:pPr>
    </w:p>
    <w:p w14:paraId="56FB298E" w14:textId="77777777" w:rsidR="00F92ED1" w:rsidRPr="00F92ED1" w:rsidRDefault="00F92ED1" w:rsidP="00F92ED1">
      <w:pPr>
        <w:keepNext/>
        <w:widowControl/>
        <w:numPr>
          <w:ilvl w:val="1"/>
          <w:numId w:val="10"/>
        </w:numPr>
        <w:spacing w:line="240" w:lineRule="auto"/>
        <w:ind w:right="21"/>
        <w:jc w:val="both"/>
        <w:outlineLvl w:val="1"/>
        <w:rPr>
          <w:ins w:id="3664" w:author="Raghavi K (Semiconductor, Computing &amp; Storage (SCS))" w:date="2017-03-14T15:38:00Z"/>
          <w:rFonts w:asciiTheme="minorHAnsi" w:hAnsiTheme="minorHAnsi" w:cstheme="minorHAnsi"/>
          <w:b/>
          <w:sz w:val="28"/>
          <w:szCs w:val="24"/>
          <w:lang w:val="en-GB"/>
        </w:rPr>
      </w:pPr>
      <w:bookmarkStart w:id="3665" w:name="_Toc473819282"/>
      <w:ins w:id="3666" w:author="Raghavi K (Semiconductor, Computing &amp; Storage (SCS))" w:date="2017-03-14T15:38:00Z">
        <w:r w:rsidRPr="00F92ED1">
          <w:rPr>
            <w:rFonts w:asciiTheme="minorHAnsi" w:hAnsiTheme="minorHAnsi" w:cstheme="minorHAnsi"/>
            <w:b/>
            <w:sz w:val="28"/>
            <w:szCs w:val="24"/>
            <w:lang w:val="en-GB"/>
          </w:rPr>
          <w:t>File Level Validations: No data from the rejected file will be present in reporting</w:t>
        </w:r>
        <w:bookmarkEnd w:id="3665"/>
      </w:ins>
    </w:p>
    <w:p w14:paraId="7C760AD8" w14:textId="77777777" w:rsidR="00F92ED1" w:rsidRPr="00F92ED1" w:rsidRDefault="00F92ED1" w:rsidP="00F92ED1">
      <w:pPr>
        <w:keepNext/>
        <w:widowControl/>
        <w:spacing w:line="240" w:lineRule="auto"/>
        <w:ind w:right="21"/>
        <w:jc w:val="both"/>
        <w:outlineLvl w:val="1"/>
        <w:rPr>
          <w:ins w:id="3667" w:author="Raghavi K (Semiconductor, Computing &amp; Storage (SCS))" w:date="2017-03-14T15:38:00Z"/>
          <w:rFonts w:asciiTheme="minorHAnsi" w:hAnsiTheme="minorHAnsi" w:cstheme="minorHAnsi"/>
          <w:b/>
          <w:sz w:val="28"/>
          <w:szCs w:val="24"/>
          <w:lang w:val="en-GB"/>
        </w:rPr>
      </w:pPr>
    </w:p>
    <w:tbl>
      <w:tblPr>
        <w:tblW w:w="10066" w:type="dxa"/>
        <w:tblInd w:w="-5" w:type="dxa"/>
        <w:tblLook w:val="04A0" w:firstRow="1" w:lastRow="0" w:firstColumn="1" w:lastColumn="0" w:noHBand="0" w:noVBand="1"/>
      </w:tblPr>
      <w:tblGrid>
        <w:gridCol w:w="1172"/>
        <w:gridCol w:w="3734"/>
        <w:gridCol w:w="5160"/>
      </w:tblGrid>
      <w:tr w:rsidR="00F92ED1" w:rsidRPr="0086453F" w14:paraId="6ABD7558" w14:textId="77777777" w:rsidTr="00B23B55">
        <w:trPr>
          <w:trHeight w:val="278"/>
          <w:ins w:id="3668" w:author="Raghavi K (Semiconductor, Computing &amp; Storage (SCS))" w:date="2017-03-14T15:38:00Z"/>
        </w:trPr>
        <w:tc>
          <w:tcPr>
            <w:tcW w:w="1169" w:type="dxa"/>
            <w:tcBorders>
              <w:top w:val="single" w:sz="4" w:space="0" w:color="AEAAAA"/>
              <w:left w:val="single" w:sz="4" w:space="0" w:color="AEAAAA"/>
              <w:bottom w:val="single" w:sz="4" w:space="0" w:color="AEAAAA"/>
              <w:right w:val="single" w:sz="4" w:space="0" w:color="AEAAAA"/>
            </w:tcBorders>
            <w:shd w:val="clear" w:color="000000" w:fill="5B9BD5"/>
            <w:noWrap/>
            <w:vAlign w:val="bottom"/>
            <w:hideMark/>
          </w:tcPr>
          <w:p w14:paraId="578AEDA3" w14:textId="77777777" w:rsidR="00F92ED1" w:rsidRPr="00F92ED1" w:rsidRDefault="00F92ED1" w:rsidP="00F92ED1">
            <w:pPr>
              <w:rPr>
                <w:ins w:id="3669" w:author="Raghavi K (Semiconductor, Computing &amp; Storage (SCS))" w:date="2017-03-14T15:38:00Z"/>
              </w:rPr>
            </w:pPr>
            <w:ins w:id="3670" w:author="Raghavi K (Semiconductor, Computing &amp; Storage (SCS))" w:date="2017-03-14T15:38:00Z">
              <w:r w:rsidRPr="00F92ED1">
                <w:t>ERROR NO</w:t>
              </w:r>
            </w:ins>
          </w:p>
        </w:tc>
        <w:tc>
          <w:tcPr>
            <w:tcW w:w="3735" w:type="dxa"/>
            <w:tcBorders>
              <w:top w:val="single" w:sz="4" w:space="0" w:color="AEAAAA"/>
              <w:left w:val="nil"/>
              <w:bottom w:val="single" w:sz="4" w:space="0" w:color="AEAAAA"/>
              <w:right w:val="single" w:sz="4" w:space="0" w:color="AEAAAA"/>
            </w:tcBorders>
            <w:shd w:val="clear" w:color="000000" w:fill="5B9BD5"/>
            <w:vAlign w:val="bottom"/>
            <w:hideMark/>
          </w:tcPr>
          <w:p w14:paraId="07CB7915" w14:textId="77777777" w:rsidR="00F92ED1" w:rsidRPr="00F92ED1" w:rsidRDefault="00F92ED1" w:rsidP="00F92ED1">
            <w:pPr>
              <w:rPr>
                <w:ins w:id="3671" w:author="Raghavi K (Semiconductor, Computing &amp; Storage (SCS))" w:date="2017-03-14T15:38:00Z"/>
              </w:rPr>
            </w:pPr>
            <w:ins w:id="3672" w:author="Raghavi K (Semiconductor, Computing &amp; Storage (SCS))" w:date="2017-03-14T15:38:00Z">
              <w:r w:rsidRPr="00F92ED1">
                <w:t>VALIDATION</w:t>
              </w:r>
            </w:ins>
          </w:p>
        </w:tc>
        <w:tc>
          <w:tcPr>
            <w:tcW w:w="5162" w:type="dxa"/>
            <w:tcBorders>
              <w:top w:val="single" w:sz="4" w:space="0" w:color="AEAAAA"/>
              <w:left w:val="nil"/>
              <w:bottom w:val="single" w:sz="4" w:space="0" w:color="AEAAAA"/>
              <w:right w:val="single" w:sz="4" w:space="0" w:color="AEAAAA"/>
            </w:tcBorders>
            <w:shd w:val="clear" w:color="000000" w:fill="5B9BD5"/>
            <w:vAlign w:val="bottom"/>
            <w:hideMark/>
          </w:tcPr>
          <w:p w14:paraId="23F0DF91" w14:textId="77777777" w:rsidR="00F92ED1" w:rsidRPr="00F92ED1" w:rsidRDefault="00F92ED1" w:rsidP="00F92ED1">
            <w:pPr>
              <w:rPr>
                <w:ins w:id="3673" w:author="Raghavi K (Semiconductor, Computing &amp; Storage (SCS))" w:date="2017-03-14T15:38:00Z"/>
              </w:rPr>
            </w:pPr>
            <w:ins w:id="3674" w:author="Raghavi K (Semiconductor, Computing &amp; Storage (SCS))" w:date="2017-03-14T15:38:00Z">
              <w:r w:rsidRPr="00F92ED1">
                <w:t>COMMENTS</w:t>
              </w:r>
            </w:ins>
          </w:p>
        </w:tc>
      </w:tr>
      <w:tr w:rsidR="00F92ED1" w:rsidRPr="0086453F" w14:paraId="511388AA" w14:textId="77777777" w:rsidTr="00B23B55">
        <w:trPr>
          <w:trHeight w:val="691"/>
          <w:ins w:id="3675" w:author="Raghavi K (Semiconductor, Computing &amp; Storage (SCS))" w:date="2017-03-14T15:38:00Z"/>
        </w:trPr>
        <w:tc>
          <w:tcPr>
            <w:tcW w:w="1169" w:type="dxa"/>
            <w:tcBorders>
              <w:top w:val="nil"/>
              <w:left w:val="single" w:sz="4" w:space="0" w:color="AEAAAA"/>
              <w:bottom w:val="single" w:sz="4" w:space="0" w:color="AEAAAA"/>
              <w:right w:val="single" w:sz="4" w:space="0" w:color="AEAAAA"/>
            </w:tcBorders>
            <w:shd w:val="clear" w:color="auto" w:fill="auto"/>
            <w:noWrap/>
            <w:vAlign w:val="bottom"/>
            <w:hideMark/>
          </w:tcPr>
          <w:p w14:paraId="014BAF9A" w14:textId="77777777" w:rsidR="00F92ED1" w:rsidRPr="00F92ED1" w:rsidRDefault="00F92ED1" w:rsidP="00F92ED1">
            <w:pPr>
              <w:rPr>
                <w:ins w:id="3676" w:author="Raghavi K (Semiconductor, Computing &amp; Storage (SCS))" w:date="2017-03-14T15:38:00Z"/>
              </w:rPr>
            </w:pPr>
            <w:ins w:id="3677" w:author="Raghavi K (Semiconductor, Computing &amp; Storage (SCS))" w:date="2017-03-14T15:38:00Z">
              <w:r w:rsidRPr="00F92ED1">
                <w:t>FERR:1010</w:t>
              </w:r>
            </w:ins>
          </w:p>
        </w:tc>
        <w:tc>
          <w:tcPr>
            <w:tcW w:w="3735" w:type="dxa"/>
            <w:tcBorders>
              <w:top w:val="nil"/>
              <w:left w:val="nil"/>
              <w:bottom w:val="single" w:sz="4" w:space="0" w:color="AEAAAA"/>
              <w:right w:val="single" w:sz="4" w:space="0" w:color="AEAAAA"/>
            </w:tcBorders>
            <w:shd w:val="clear" w:color="auto" w:fill="auto"/>
            <w:vAlign w:val="bottom"/>
            <w:hideMark/>
          </w:tcPr>
          <w:p w14:paraId="4F9C595F" w14:textId="77777777" w:rsidR="00F92ED1" w:rsidRPr="00F92ED1" w:rsidRDefault="00F92ED1" w:rsidP="00F92ED1">
            <w:pPr>
              <w:rPr>
                <w:ins w:id="3678" w:author="Raghavi K (Semiconductor, Computing &amp; Storage (SCS))" w:date="2017-03-14T15:38:00Z"/>
              </w:rPr>
            </w:pPr>
            <w:ins w:id="3679" w:author="Raghavi K (Semiconductor, Computing &amp; Storage (SCS))" w:date="2017-03-14T15:38:00Z">
              <w:r w:rsidRPr="00F92ED1">
                <w:t>File is empty</w:t>
              </w:r>
            </w:ins>
          </w:p>
        </w:tc>
        <w:tc>
          <w:tcPr>
            <w:tcW w:w="5162" w:type="dxa"/>
            <w:tcBorders>
              <w:top w:val="nil"/>
              <w:left w:val="nil"/>
              <w:bottom w:val="single" w:sz="4" w:space="0" w:color="AEAAAA"/>
              <w:right w:val="single" w:sz="4" w:space="0" w:color="AEAAAA"/>
            </w:tcBorders>
            <w:shd w:val="clear" w:color="auto" w:fill="auto"/>
            <w:vAlign w:val="bottom"/>
            <w:hideMark/>
          </w:tcPr>
          <w:p w14:paraId="3C1D74B8" w14:textId="77777777" w:rsidR="00F92ED1" w:rsidRPr="00F92ED1" w:rsidRDefault="00F92ED1" w:rsidP="00F92ED1">
            <w:pPr>
              <w:rPr>
                <w:ins w:id="3680" w:author="Raghavi K (Semiconductor, Computing &amp; Storage (SCS))" w:date="2017-03-14T15:38:00Z"/>
              </w:rPr>
            </w:pPr>
            <w:ins w:id="3681" w:author="Raghavi K (Semiconductor, Computing &amp; Storage (SCS))" w:date="2017-03-14T15:38:00Z">
              <w:r w:rsidRPr="00F92ED1">
                <w:t>File is rejected when it does not contain any records. File would only have header information.</w:t>
              </w:r>
            </w:ins>
          </w:p>
        </w:tc>
      </w:tr>
      <w:tr w:rsidR="00F92ED1" w:rsidRPr="0086453F" w14:paraId="40AF91D4" w14:textId="77777777" w:rsidTr="00B23B55">
        <w:trPr>
          <w:trHeight w:val="345"/>
          <w:ins w:id="3682" w:author="Raghavi K (Semiconductor, Computing &amp; Storage (SCS))" w:date="2017-03-14T15:38:00Z"/>
        </w:trPr>
        <w:tc>
          <w:tcPr>
            <w:tcW w:w="1169" w:type="dxa"/>
            <w:tcBorders>
              <w:top w:val="nil"/>
              <w:left w:val="single" w:sz="4" w:space="0" w:color="AEAAAA"/>
              <w:bottom w:val="single" w:sz="4" w:space="0" w:color="AEAAAA"/>
              <w:right w:val="single" w:sz="4" w:space="0" w:color="AEAAAA"/>
            </w:tcBorders>
            <w:shd w:val="clear" w:color="auto" w:fill="auto"/>
            <w:noWrap/>
            <w:vAlign w:val="bottom"/>
            <w:hideMark/>
          </w:tcPr>
          <w:p w14:paraId="756EC915" w14:textId="77777777" w:rsidR="00F92ED1" w:rsidRPr="00F92ED1" w:rsidRDefault="00F92ED1" w:rsidP="00F92ED1">
            <w:pPr>
              <w:rPr>
                <w:ins w:id="3683" w:author="Raghavi K (Semiconductor, Computing &amp; Storage (SCS))" w:date="2017-03-14T15:38:00Z"/>
              </w:rPr>
            </w:pPr>
            <w:ins w:id="3684" w:author="Raghavi K (Semiconductor, Computing &amp; Storage (SCS))" w:date="2017-03-14T15:38:00Z">
              <w:r w:rsidRPr="00F92ED1">
                <w:t>FERR:2020</w:t>
              </w:r>
            </w:ins>
          </w:p>
        </w:tc>
        <w:tc>
          <w:tcPr>
            <w:tcW w:w="3735" w:type="dxa"/>
            <w:tcBorders>
              <w:top w:val="nil"/>
              <w:left w:val="nil"/>
              <w:bottom w:val="single" w:sz="4" w:space="0" w:color="AEAAAA"/>
              <w:right w:val="single" w:sz="4" w:space="0" w:color="AEAAAA"/>
            </w:tcBorders>
            <w:shd w:val="clear" w:color="auto" w:fill="auto"/>
            <w:vAlign w:val="bottom"/>
            <w:hideMark/>
          </w:tcPr>
          <w:p w14:paraId="362516FA" w14:textId="77777777" w:rsidR="00F92ED1" w:rsidRPr="00F92ED1" w:rsidRDefault="00F92ED1" w:rsidP="00F92ED1">
            <w:pPr>
              <w:rPr>
                <w:ins w:id="3685" w:author="Raghavi K (Semiconductor, Computing &amp; Storage (SCS))" w:date="2017-03-14T15:38:00Z"/>
              </w:rPr>
            </w:pPr>
            <w:ins w:id="3686" w:author="Raghavi K (Semiconductor, Computing &amp; Storage (SCS))" w:date="2017-03-14T15:38:00Z">
              <w:r w:rsidRPr="00F92ED1">
                <w:t>Sequence number in the file name is not numeric</w:t>
              </w:r>
            </w:ins>
          </w:p>
        </w:tc>
        <w:tc>
          <w:tcPr>
            <w:tcW w:w="5162" w:type="dxa"/>
            <w:tcBorders>
              <w:top w:val="nil"/>
              <w:left w:val="nil"/>
              <w:bottom w:val="single" w:sz="4" w:space="0" w:color="AEAAAA"/>
              <w:right w:val="single" w:sz="4" w:space="0" w:color="AEAAAA"/>
            </w:tcBorders>
            <w:shd w:val="clear" w:color="auto" w:fill="auto"/>
            <w:vAlign w:val="bottom"/>
            <w:hideMark/>
          </w:tcPr>
          <w:p w14:paraId="47EF4179" w14:textId="77777777" w:rsidR="00F92ED1" w:rsidRPr="00F92ED1" w:rsidRDefault="00F92ED1" w:rsidP="00F92ED1">
            <w:pPr>
              <w:rPr>
                <w:ins w:id="3687" w:author="Raghavi K (Semiconductor, Computing &amp; Storage (SCS))" w:date="2017-03-14T15:38:00Z"/>
              </w:rPr>
            </w:pPr>
            <w:ins w:id="3688" w:author="Raghavi K (Semiconductor, Computing &amp; Storage (SCS))" w:date="2017-03-14T15:38:00Z">
              <w:r w:rsidRPr="00F92ED1">
                <w:t>All file should contain 6 digit sequence, which would uniquely identify the file.</w:t>
              </w:r>
            </w:ins>
          </w:p>
        </w:tc>
      </w:tr>
      <w:tr w:rsidR="00F92ED1" w:rsidRPr="0086453F" w14:paraId="4D3BE3ED" w14:textId="77777777" w:rsidTr="00B23B55">
        <w:trPr>
          <w:trHeight w:val="691"/>
          <w:ins w:id="3689" w:author="Raghavi K (Semiconductor, Computing &amp; Storage (SCS))" w:date="2017-03-14T15:38:00Z"/>
        </w:trPr>
        <w:tc>
          <w:tcPr>
            <w:tcW w:w="1169" w:type="dxa"/>
            <w:tcBorders>
              <w:top w:val="nil"/>
              <w:left w:val="single" w:sz="4" w:space="0" w:color="AEAAAA"/>
              <w:bottom w:val="single" w:sz="4" w:space="0" w:color="AEAAAA"/>
              <w:right w:val="single" w:sz="4" w:space="0" w:color="AEAAAA"/>
            </w:tcBorders>
            <w:shd w:val="clear" w:color="auto" w:fill="auto"/>
            <w:noWrap/>
            <w:vAlign w:val="bottom"/>
            <w:hideMark/>
          </w:tcPr>
          <w:p w14:paraId="2A7A47CF" w14:textId="77777777" w:rsidR="00F92ED1" w:rsidRPr="00F92ED1" w:rsidRDefault="00F92ED1" w:rsidP="00F92ED1">
            <w:pPr>
              <w:rPr>
                <w:ins w:id="3690" w:author="Raghavi K (Semiconductor, Computing &amp; Storage (SCS))" w:date="2017-03-14T15:38:00Z"/>
              </w:rPr>
            </w:pPr>
            <w:ins w:id="3691" w:author="Raghavi K (Semiconductor, Computing &amp; Storage (SCS))" w:date="2017-03-14T15:38:00Z">
              <w:r w:rsidRPr="00F92ED1">
                <w:t>FERR:4040</w:t>
              </w:r>
            </w:ins>
          </w:p>
        </w:tc>
        <w:tc>
          <w:tcPr>
            <w:tcW w:w="3735" w:type="dxa"/>
            <w:tcBorders>
              <w:top w:val="nil"/>
              <w:left w:val="nil"/>
              <w:bottom w:val="single" w:sz="4" w:space="0" w:color="AEAAAA"/>
              <w:right w:val="single" w:sz="4" w:space="0" w:color="AEAAAA"/>
            </w:tcBorders>
            <w:shd w:val="clear" w:color="auto" w:fill="auto"/>
            <w:vAlign w:val="bottom"/>
            <w:hideMark/>
          </w:tcPr>
          <w:p w14:paraId="3021A937" w14:textId="77777777" w:rsidR="00F92ED1" w:rsidRPr="00F92ED1" w:rsidRDefault="00F92ED1" w:rsidP="00F92ED1">
            <w:pPr>
              <w:rPr>
                <w:ins w:id="3692" w:author="Raghavi K (Semiconductor, Computing &amp; Storage (SCS))" w:date="2017-03-14T15:38:00Z"/>
              </w:rPr>
            </w:pPr>
            <w:ins w:id="3693" w:author="Raghavi K (Semiconductor, Computing &amp; Storage (SCS))" w:date="2017-03-14T15:38:00Z">
              <w:r w:rsidRPr="00F92ED1">
                <w:t>Feedbal is not readable please correct permissions and re-process this file</w:t>
              </w:r>
            </w:ins>
          </w:p>
        </w:tc>
        <w:tc>
          <w:tcPr>
            <w:tcW w:w="5162" w:type="dxa"/>
            <w:tcBorders>
              <w:top w:val="nil"/>
              <w:left w:val="nil"/>
              <w:bottom w:val="single" w:sz="4" w:space="0" w:color="AEAAAA"/>
              <w:right w:val="single" w:sz="4" w:space="0" w:color="AEAAAA"/>
            </w:tcBorders>
            <w:shd w:val="clear" w:color="auto" w:fill="auto"/>
            <w:vAlign w:val="bottom"/>
            <w:hideMark/>
          </w:tcPr>
          <w:p w14:paraId="166574BB" w14:textId="77777777" w:rsidR="00F92ED1" w:rsidRPr="00F92ED1" w:rsidRDefault="00F92ED1" w:rsidP="00F92ED1">
            <w:pPr>
              <w:rPr>
                <w:ins w:id="3694" w:author="Raghavi K (Semiconductor, Computing &amp; Storage (SCS))" w:date="2017-03-14T15:38:00Z"/>
              </w:rPr>
            </w:pPr>
            <w:ins w:id="3695" w:author="Raghavi K (Semiconductor, Computing &amp; Storage (SCS))" w:date="2017-03-14T15:38:00Z">
              <w:r w:rsidRPr="00F92ED1">
                <w:t>Access issue due to incorrect placement of feed file to EBIP servers.</w:t>
              </w:r>
            </w:ins>
          </w:p>
        </w:tc>
      </w:tr>
      <w:tr w:rsidR="00F92ED1" w:rsidRPr="0086453F" w14:paraId="3E928186" w14:textId="77777777" w:rsidTr="00B23B55">
        <w:trPr>
          <w:trHeight w:val="345"/>
          <w:ins w:id="3696" w:author="Raghavi K (Semiconductor, Computing &amp; Storage (SCS))" w:date="2017-03-14T15:38:00Z"/>
        </w:trPr>
        <w:tc>
          <w:tcPr>
            <w:tcW w:w="1169" w:type="dxa"/>
            <w:tcBorders>
              <w:top w:val="nil"/>
              <w:left w:val="single" w:sz="4" w:space="0" w:color="AEAAAA"/>
              <w:bottom w:val="single" w:sz="4" w:space="0" w:color="AEAAAA"/>
              <w:right w:val="single" w:sz="4" w:space="0" w:color="AEAAAA"/>
            </w:tcBorders>
            <w:shd w:val="clear" w:color="auto" w:fill="auto"/>
            <w:noWrap/>
            <w:vAlign w:val="bottom"/>
            <w:hideMark/>
          </w:tcPr>
          <w:p w14:paraId="0DA3EB92" w14:textId="77777777" w:rsidR="00F92ED1" w:rsidRPr="00F92ED1" w:rsidRDefault="00F92ED1" w:rsidP="00F92ED1">
            <w:pPr>
              <w:rPr>
                <w:ins w:id="3697" w:author="Raghavi K (Semiconductor, Computing &amp; Storage (SCS))" w:date="2017-03-14T15:38:00Z"/>
              </w:rPr>
            </w:pPr>
            <w:ins w:id="3698" w:author="Raghavi K (Semiconductor, Computing &amp; Storage (SCS))" w:date="2017-03-14T15:38:00Z">
              <w:r w:rsidRPr="00F92ED1">
                <w:t>FERR:4041</w:t>
              </w:r>
            </w:ins>
          </w:p>
        </w:tc>
        <w:tc>
          <w:tcPr>
            <w:tcW w:w="3735" w:type="dxa"/>
            <w:tcBorders>
              <w:top w:val="nil"/>
              <w:left w:val="nil"/>
              <w:bottom w:val="single" w:sz="4" w:space="0" w:color="AEAAAA"/>
              <w:right w:val="single" w:sz="4" w:space="0" w:color="AEAAAA"/>
            </w:tcBorders>
            <w:shd w:val="clear" w:color="auto" w:fill="auto"/>
            <w:vAlign w:val="bottom"/>
            <w:hideMark/>
          </w:tcPr>
          <w:p w14:paraId="6490E5CD" w14:textId="77777777" w:rsidR="00F92ED1" w:rsidRPr="00F92ED1" w:rsidRDefault="00F92ED1" w:rsidP="00F92ED1">
            <w:pPr>
              <w:rPr>
                <w:ins w:id="3699" w:author="Raghavi K (Semiconductor, Computing &amp; Storage (SCS))" w:date="2017-03-14T15:38:00Z"/>
              </w:rPr>
            </w:pPr>
            <w:ins w:id="3700" w:author="Raghavi K (Semiconductor, Computing &amp; Storage (SCS))" w:date="2017-03-14T15:38:00Z">
              <w:r w:rsidRPr="00F92ED1">
                <w:t>Feed Balance Entry Missing</w:t>
              </w:r>
            </w:ins>
          </w:p>
        </w:tc>
        <w:tc>
          <w:tcPr>
            <w:tcW w:w="5162" w:type="dxa"/>
            <w:tcBorders>
              <w:top w:val="nil"/>
              <w:left w:val="nil"/>
              <w:bottom w:val="single" w:sz="4" w:space="0" w:color="AEAAAA"/>
              <w:right w:val="single" w:sz="4" w:space="0" w:color="AEAAAA"/>
            </w:tcBorders>
            <w:shd w:val="clear" w:color="auto" w:fill="auto"/>
            <w:vAlign w:val="bottom"/>
            <w:hideMark/>
          </w:tcPr>
          <w:p w14:paraId="25CCD84B" w14:textId="77777777" w:rsidR="00F92ED1" w:rsidRPr="00F92ED1" w:rsidRDefault="00F92ED1" w:rsidP="00F92ED1">
            <w:pPr>
              <w:rPr>
                <w:ins w:id="3701" w:author="Raghavi K (Semiconductor, Computing &amp; Storage (SCS))" w:date="2017-03-14T15:38:00Z"/>
              </w:rPr>
            </w:pPr>
            <w:ins w:id="3702" w:author="Raghavi K (Semiconductor, Computing &amp; Storage (SCS))" w:date="2017-03-14T15:38:00Z">
              <w:r w:rsidRPr="00F92ED1">
                <w:t>Feed balance file missing.</w:t>
              </w:r>
            </w:ins>
          </w:p>
        </w:tc>
      </w:tr>
      <w:tr w:rsidR="00F92ED1" w:rsidRPr="0086453F" w14:paraId="7B94B3DE" w14:textId="77777777" w:rsidTr="00B23B55">
        <w:trPr>
          <w:trHeight w:val="345"/>
          <w:ins w:id="3703" w:author="Raghavi K (Semiconductor, Computing &amp; Storage (SCS))" w:date="2017-03-14T15:38:00Z"/>
        </w:trPr>
        <w:tc>
          <w:tcPr>
            <w:tcW w:w="1169" w:type="dxa"/>
            <w:tcBorders>
              <w:top w:val="nil"/>
              <w:left w:val="single" w:sz="4" w:space="0" w:color="AEAAAA"/>
              <w:bottom w:val="single" w:sz="4" w:space="0" w:color="AEAAAA"/>
              <w:right w:val="single" w:sz="4" w:space="0" w:color="AEAAAA"/>
            </w:tcBorders>
            <w:shd w:val="clear" w:color="auto" w:fill="auto"/>
            <w:noWrap/>
            <w:vAlign w:val="bottom"/>
            <w:hideMark/>
          </w:tcPr>
          <w:p w14:paraId="157FC813" w14:textId="77777777" w:rsidR="00F92ED1" w:rsidRPr="00F92ED1" w:rsidRDefault="00F92ED1" w:rsidP="00F92ED1">
            <w:pPr>
              <w:rPr>
                <w:ins w:id="3704" w:author="Raghavi K (Semiconductor, Computing &amp; Storage (SCS))" w:date="2017-03-14T15:38:00Z"/>
              </w:rPr>
            </w:pPr>
            <w:ins w:id="3705" w:author="Raghavi K (Semiconductor, Computing &amp; Storage (SCS))" w:date="2017-03-14T15:38:00Z">
              <w:r w:rsidRPr="00F92ED1">
                <w:t>FERR:4042</w:t>
              </w:r>
            </w:ins>
          </w:p>
        </w:tc>
        <w:tc>
          <w:tcPr>
            <w:tcW w:w="3735" w:type="dxa"/>
            <w:tcBorders>
              <w:top w:val="nil"/>
              <w:left w:val="nil"/>
              <w:bottom w:val="single" w:sz="4" w:space="0" w:color="AEAAAA"/>
              <w:right w:val="single" w:sz="4" w:space="0" w:color="AEAAAA"/>
            </w:tcBorders>
            <w:shd w:val="clear" w:color="auto" w:fill="auto"/>
            <w:vAlign w:val="bottom"/>
            <w:hideMark/>
          </w:tcPr>
          <w:p w14:paraId="622B44EF" w14:textId="77777777" w:rsidR="00F92ED1" w:rsidRPr="00F92ED1" w:rsidRDefault="00F92ED1" w:rsidP="00F92ED1">
            <w:pPr>
              <w:rPr>
                <w:ins w:id="3706" w:author="Raghavi K (Semiconductor, Computing &amp; Storage (SCS))" w:date="2017-03-14T15:38:00Z"/>
              </w:rPr>
            </w:pPr>
            <w:ins w:id="3707" w:author="Raghavi K (Semiconductor, Computing &amp; Storage (SCS))" w:date="2017-03-14T15:38:00Z">
              <w:r w:rsidRPr="00F92ED1">
                <w:t>Feed Balance Record Count Mismatch</w:t>
              </w:r>
            </w:ins>
          </w:p>
        </w:tc>
        <w:tc>
          <w:tcPr>
            <w:tcW w:w="5162" w:type="dxa"/>
            <w:tcBorders>
              <w:top w:val="nil"/>
              <w:left w:val="nil"/>
              <w:bottom w:val="single" w:sz="4" w:space="0" w:color="AEAAAA"/>
              <w:right w:val="single" w:sz="4" w:space="0" w:color="AEAAAA"/>
            </w:tcBorders>
            <w:shd w:val="clear" w:color="auto" w:fill="auto"/>
            <w:vAlign w:val="bottom"/>
            <w:hideMark/>
          </w:tcPr>
          <w:p w14:paraId="31008255" w14:textId="77777777" w:rsidR="00F92ED1" w:rsidRPr="00F92ED1" w:rsidRDefault="00F92ED1" w:rsidP="00F92ED1">
            <w:pPr>
              <w:rPr>
                <w:ins w:id="3708" w:author="Raghavi K (Semiconductor, Computing &amp; Storage (SCS))" w:date="2017-03-14T15:38:00Z"/>
              </w:rPr>
            </w:pPr>
            <w:ins w:id="3709" w:author="Raghavi K (Semiconductor, Computing &amp; Storage (SCS))" w:date="2017-03-14T15:38:00Z">
              <w:r w:rsidRPr="00F92ED1">
                <w:t>Feed balance count not matching the number of records in the file.</w:t>
              </w:r>
            </w:ins>
          </w:p>
        </w:tc>
      </w:tr>
    </w:tbl>
    <w:p w14:paraId="12C5464F" w14:textId="77777777" w:rsidR="00F92ED1" w:rsidRPr="00F92ED1" w:rsidRDefault="00F92ED1" w:rsidP="00F92ED1">
      <w:pPr>
        <w:rPr>
          <w:ins w:id="3710" w:author="Raghavi K (Semiconductor, Computing &amp; Storage (SCS))" w:date="2017-03-14T15:38:00Z"/>
        </w:rPr>
      </w:pPr>
    </w:p>
    <w:p w14:paraId="35270583" w14:textId="534C88BC" w:rsidR="00F92ED1" w:rsidRPr="00F92ED1" w:rsidRDefault="00F92ED1" w:rsidP="00F92ED1">
      <w:pPr>
        <w:keepNext/>
        <w:widowControl/>
        <w:numPr>
          <w:ilvl w:val="1"/>
          <w:numId w:val="10"/>
        </w:numPr>
        <w:spacing w:line="240" w:lineRule="auto"/>
        <w:ind w:right="21"/>
        <w:jc w:val="both"/>
        <w:outlineLvl w:val="1"/>
        <w:rPr>
          <w:ins w:id="3711" w:author="Raghavi K (Semiconductor, Computing &amp; Storage (SCS))" w:date="2017-03-14T15:38:00Z"/>
          <w:rFonts w:asciiTheme="minorHAnsi" w:hAnsiTheme="minorHAnsi" w:cstheme="minorHAnsi"/>
          <w:b/>
          <w:sz w:val="28"/>
          <w:szCs w:val="24"/>
          <w:lang w:val="en-GB"/>
        </w:rPr>
      </w:pPr>
      <w:bookmarkStart w:id="3712" w:name="_Toc473819283"/>
      <w:ins w:id="3713" w:author="Raghavi K (Semiconductor, Computing &amp; Storage (SCS))" w:date="2017-03-14T15:38:00Z">
        <w:r w:rsidRPr="00F92ED1">
          <w:rPr>
            <w:rFonts w:asciiTheme="minorHAnsi" w:hAnsiTheme="minorHAnsi" w:cstheme="minorHAnsi"/>
            <w:b/>
            <w:sz w:val="28"/>
            <w:szCs w:val="24"/>
            <w:lang w:val="en-GB"/>
          </w:rPr>
          <w:t>Column Level Validations</w:t>
        </w:r>
        <w:bookmarkEnd w:id="3712"/>
        <w:r w:rsidRPr="00F92ED1">
          <w:rPr>
            <w:rFonts w:asciiTheme="minorHAnsi" w:hAnsiTheme="minorHAnsi" w:cstheme="minorHAnsi"/>
            <w:b/>
            <w:sz w:val="28"/>
            <w:szCs w:val="24"/>
            <w:lang w:val="en-GB"/>
          </w:rPr>
          <w:t xml:space="preserve">  </w:t>
        </w:r>
      </w:ins>
    </w:p>
    <w:p w14:paraId="350B5100" w14:textId="1C8ADD4B" w:rsidR="00F92ED1" w:rsidRPr="00F92ED1" w:rsidRDefault="00F92ED1" w:rsidP="00F92ED1">
      <w:pPr>
        <w:rPr>
          <w:ins w:id="3714" w:author="Raghavi K (Semiconductor, Computing &amp; Storage (SCS))" w:date="2017-03-14T15:38:00Z"/>
          <w:b/>
          <w:sz w:val="22"/>
          <w:szCs w:val="22"/>
        </w:rPr>
      </w:pPr>
      <w:bookmarkStart w:id="3715" w:name="_Toc473819284"/>
      <w:ins w:id="3716" w:author="Raghavi K (Semiconductor, Computing &amp; Storage (SCS))" w:date="2017-03-14T15:38:00Z">
        <w:r w:rsidRPr="00F92ED1">
          <w:rPr>
            <w:b/>
            <w:sz w:val="22"/>
            <w:szCs w:val="22"/>
          </w:rPr>
          <w:t xml:space="preserve">Sell-In Rejections </w:t>
        </w:r>
        <w:r w:rsidRPr="00F92ED1">
          <w:rPr>
            <w:b/>
            <w:sz w:val="22"/>
            <w:szCs w:val="22"/>
          </w:rPr>
          <w:sym w:font="Wingdings" w:char="F0E8"/>
        </w:r>
        <w:r w:rsidRPr="00F92ED1">
          <w:rPr>
            <w:b/>
            <w:sz w:val="22"/>
            <w:szCs w:val="22"/>
          </w:rPr>
          <w:t xml:space="preserve"> ERP:</w:t>
        </w:r>
        <w:bookmarkEnd w:id="3715"/>
        <w:r w:rsidRPr="00F92ED1">
          <w:rPr>
            <w:b/>
            <w:sz w:val="22"/>
            <w:szCs w:val="22"/>
          </w:rPr>
          <w:t xml:space="preserve"> </w:t>
        </w:r>
      </w:ins>
    </w:p>
    <w:p w14:paraId="0E2F41BF" w14:textId="798783DC" w:rsidR="00F92ED1" w:rsidRPr="00F92ED1" w:rsidRDefault="00F92ED1" w:rsidP="00F92ED1">
      <w:pPr>
        <w:rPr>
          <w:ins w:id="3717" w:author="Raghavi K (Semiconductor, Computing &amp; Storage (SCS))" w:date="2017-03-14T15:38:00Z"/>
          <w:b/>
          <w:sz w:val="22"/>
          <w:szCs w:val="22"/>
        </w:rPr>
      </w:pPr>
      <w:bookmarkStart w:id="3718" w:name="_Toc473819285"/>
      <w:ins w:id="3719" w:author="Raghavi K (Semiconductor, Computing &amp; Storage (SCS))" w:date="2017-03-14T15:38:00Z">
        <w:r w:rsidRPr="00F92ED1">
          <w:rPr>
            <w:b/>
            <w:sz w:val="22"/>
            <w:szCs w:val="22"/>
          </w:rPr>
          <w:t>Rejected records will not be available in reports.  They must be corrected and re- loaded per the defined process (See Feed File Format Document Section 1.7.1-1.7.4)</w:t>
        </w:r>
        <w:bookmarkEnd w:id="3718"/>
      </w:ins>
    </w:p>
    <w:tbl>
      <w:tblPr>
        <w:tblW w:w="10080" w:type="dxa"/>
        <w:tblInd w:w="-5" w:type="dxa"/>
        <w:tblLook w:val="04A0" w:firstRow="1" w:lastRow="0" w:firstColumn="1" w:lastColumn="0" w:noHBand="0" w:noVBand="1"/>
      </w:tblPr>
      <w:tblGrid>
        <w:gridCol w:w="1930"/>
        <w:gridCol w:w="2617"/>
        <w:gridCol w:w="5533"/>
      </w:tblGrid>
      <w:tr w:rsidR="00F92ED1" w:rsidRPr="001535CC" w14:paraId="66147022" w14:textId="77777777" w:rsidTr="00B23B55">
        <w:trPr>
          <w:trHeight w:val="289"/>
          <w:ins w:id="3720" w:author="Raghavi K (Semiconductor, Computing &amp; Storage (SCS))" w:date="2017-03-14T15:38:00Z"/>
        </w:trPr>
        <w:tc>
          <w:tcPr>
            <w:tcW w:w="1930" w:type="dxa"/>
            <w:tcBorders>
              <w:top w:val="single" w:sz="4" w:space="0" w:color="AEAAAA"/>
              <w:left w:val="single" w:sz="4" w:space="0" w:color="AEAAAA"/>
              <w:bottom w:val="single" w:sz="4" w:space="0" w:color="C4BC96" w:themeColor="background2" w:themeShade="BF"/>
              <w:right w:val="single" w:sz="4" w:space="0" w:color="AEAAAA"/>
            </w:tcBorders>
            <w:shd w:val="clear" w:color="000000" w:fill="5B9BD5"/>
            <w:noWrap/>
            <w:vAlign w:val="bottom"/>
            <w:hideMark/>
          </w:tcPr>
          <w:p w14:paraId="45FA0092" w14:textId="77777777" w:rsidR="00F92ED1" w:rsidRPr="00F92ED1" w:rsidRDefault="00F92ED1" w:rsidP="00F92ED1">
            <w:pPr>
              <w:rPr>
                <w:ins w:id="3721" w:author="Raghavi K (Semiconductor, Computing &amp; Storage (SCS))" w:date="2017-03-14T15:38:00Z"/>
              </w:rPr>
            </w:pPr>
            <w:ins w:id="3722" w:author="Raghavi K (Semiconductor, Computing &amp; Storage (SCS))" w:date="2017-03-14T15:38:00Z">
              <w:r w:rsidRPr="00F92ED1">
                <w:t>COLUMN NAME</w:t>
              </w:r>
            </w:ins>
          </w:p>
        </w:tc>
        <w:tc>
          <w:tcPr>
            <w:tcW w:w="2617" w:type="dxa"/>
            <w:tcBorders>
              <w:top w:val="single" w:sz="4" w:space="0" w:color="AEAAAA"/>
              <w:left w:val="nil"/>
              <w:bottom w:val="single" w:sz="4" w:space="0" w:color="C4BC96" w:themeColor="background2" w:themeShade="BF"/>
              <w:right w:val="single" w:sz="4" w:space="0" w:color="AEAAAA"/>
            </w:tcBorders>
            <w:shd w:val="clear" w:color="000000" w:fill="5B9BD5"/>
            <w:noWrap/>
            <w:vAlign w:val="bottom"/>
            <w:hideMark/>
          </w:tcPr>
          <w:p w14:paraId="22F4C61F" w14:textId="77777777" w:rsidR="00F92ED1" w:rsidRPr="00F92ED1" w:rsidRDefault="00F92ED1" w:rsidP="00F92ED1">
            <w:pPr>
              <w:rPr>
                <w:ins w:id="3723" w:author="Raghavi K (Semiconductor, Computing &amp; Storage (SCS))" w:date="2017-03-14T15:38:00Z"/>
              </w:rPr>
            </w:pPr>
            <w:ins w:id="3724" w:author="Raghavi K (Semiconductor, Computing &amp; Storage (SCS))" w:date="2017-03-14T15:38:00Z">
              <w:r w:rsidRPr="00F92ED1">
                <w:t>VALIDATION</w:t>
              </w:r>
            </w:ins>
          </w:p>
        </w:tc>
        <w:tc>
          <w:tcPr>
            <w:tcW w:w="5533" w:type="dxa"/>
            <w:tcBorders>
              <w:top w:val="single" w:sz="4" w:space="0" w:color="AEAAAA"/>
              <w:left w:val="nil"/>
              <w:bottom w:val="single" w:sz="4" w:space="0" w:color="C4BC96" w:themeColor="background2" w:themeShade="BF"/>
              <w:right w:val="single" w:sz="4" w:space="0" w:color="AEAAAA"/>
            </w:tcBorders>
            <w:shd w:val="clear" w:color="000000" w:fill="5B9BD5"/>
            <w:noWrap/>
            <w:vAlign w:val="bottom"/>
            <w:hideMark/>
          </w:tcPr>
          <w:p w14:paraId="23614803" w14:textId="77777777" w:rsidR="00F92ED1" w:rsidRPr="00F92ED1" w:rsidRDefault="00F92ED1" w:rsidP="00F92ED1">
            <w:pPr>
              <w:rPr>
                <w:ins w:id="3725" w:author="Raghavi K (Semiconductor, Computing &amp; Storage (SCS))" w:date="2017-03-14T15:38:00Z"/>
              </w:rPr>
            </w:pPr>
            <w:ins w:id="3726" w:author="Raghavi K (Semiconductor, Computing &amp; Storage (SCS))" w:date="2017-03-14T15:38:00Z">
              <w:r w:rsidRPr="00F92ED1">
                <w:t>RECORDS REJECTED</w:t>
              </w:r>
            </w:ins>
          </w:p>
        </w:tc>
      </w:tr>
      <w:tr w:rsidR="00F92ED1" w:rsidRPr="001535CC" w14:paraId="6E9DAF62" w14:textId="77777777" w:rsidTr="00B23B55">
        <w:trPr>
          <w:trHeight w:val="289"/>
          <w:ins w:id="3727" w:author="Raghavi K (Semiconductor, Computing &amp; Storage (SCS))" w:date="2017-03-14T15:38:00Z"/>
        </w:trPr>
        <w:tc>
          <w:tcPr>
            <w:tcW w:w="1930" w:type="dxa"/>
            <w:vMerge w:val="restart"/>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center"/>
            <w:hideMark/>
          </w:tcPr>
          <w:p w14:paraId="391EA869" w14:textId="77777777" w:rsidR="00F92ED1" w:rsidRPr="00F92ED1" w:rsidRDefault="00F92ED1" w:rsidP="00F92ED1">
            <w:pPr>
              <w:rPr>
                <w:ins w:id="3728" w:author="Raghavi K (Semiconductor, Computing &amp; Storage (SCS))" w:date="2017-03-14T15:38:00Z"/>
              </w:rPr>
            </w:pPr>
            <w:ins w:id="3729" w:author="Raghavi K (Semiconductor, Computing &amp; Storage (SCS))" w:date="2017-03-14T15:38:00Z">
              <w:r w:rsidRPr="00F92ED1">
                <w:lastRenderedPageBreak/>
                <w:t>VATID</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682F98BD" w14:textId="77777777" w:rsidR="00F92ED1" w:rsidRPr="00F92ED1" w:rsidRDefault="00F92ED1" w:rsidP="00F92ED1">
            <w:pPr>
              <w:rPr>
                <w:ins w:id="3730" w:author="Raghavi K (Semiconductor, Computing &amp; Storage (SCS))" w:date="2017-03-14T15:38:00Z"/>
              </w:rPr>
            </w:pPr>
            <w:ins w:id="3731" w:author="Raghavi K (Semiconductor, Computing &amp; Storage (SCS))" w:date="2017-03-14T15:38:00Z">
              <w:r w:rsidRPr="00F92ED1">
                <w:t>is VATID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5036747" w14:textId="77777777" w:rsidR="00F92ED1" w:rsidRPr="00F92ED1" w:rsidRDefault="00F92ED1" w:rsidP="00F92ED1">
            <w:pPr>
              <w:rPr>
                <w:ins w:id="3732" w:author="Raghavi K (Semiconductor, Computing &amp; Storage (SCS))" w:date="2017-03-14T15:38:00Z"/>
              </w:rPr>
            </w:pPr>
            <w:ins w:id="3733" w:author="Raghavi K (Semiconductor, Computing &amp; Storage (SCS))" w:date="2017-03-14T15:38:00Z">
              <w:r w:rsidRPr="00F92ED1">
                <w:t>When VATID is not available.</w:t>
              </w:r>
            </w:ins>
          </w:p>
        </w:tc>
      </w:tr>
      <w:tr w:rsidR="00F92ED1" w:rsidRPr="001535CC" w14:paraId="21A27ED4" w14:textId="77777777" w:rsidTr="00B23B55">
        <w:trPr>
          <w:trHeight w:val="289"/>
          <w:ins w:id="3734" w:author="Raghavi K (Semiconductor, Computing &amp; Storage (SCS))" w:date="2017-03-14T15:38:00Z"/>
        </w:trPr>
        <w:tc>
          <w:tcPr>
            <w:tcW w:w="1930" w:type="dxa"/>
            <w:vMerge/>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vAlign w:val="center"/>
            <w:hideMark/>
          </w:tcPr>
          <w:p w14:paraId="325E4354" w14:textId="77777777" w:rsidR="00F92ED1" w:rsidRPr="00F92ED1" w:rsidRDefault="00F92ED1" w:rsidP="00F92ED1">
            <w:pPr>
              <w:rPr>
                <w:ins w:id="3735" w:author="Raghavi K (Semiconductor, Computing &amp; Storage (SCS))" w:date="2017-03-14T15:38:00Z"/>
              </w:rPr>
            </w:pPr>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6549C9C0" w14:textId="77777777" w:rsidR="00F92ED1" w:rsidRPr="00F92ED1" w:rsidRDefault="00F92ED1" w:rsidP="00F92ED1">
            <w:pPr>
              <w:rPr>
                <w:ins w:id="3736" w:author="Raghavi K (Semiconductor, Computing &amp; Storage (SCS))" w:date="2017-03-14T15:38:00Z"/>
              </w:rPr>
            </w:pPr>
            <w:ins w:id="3737" w:author="Raghavi K (Semiconductor, Computing &amp; Storage (SCS))" w:date="2017-03-14T15:38:00Z">
              <w:r w:rsidRPr="00F92ED1">
                <w:t>Invalid Vat Id</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5ACDBB97" w14:textId="77777777" w:rsidR="00F92ED1" w:rsidRPr="00F92ED1" w:rsidRDefault="00F92ED1" w:rsidP="00F92ED1">
            <w:pPr>
              <w:rPr>
                <w:ins w:id="3738" w:author="Raghavi K (Semiconductor, Computing &amp; Storage (SCS))" w:date="2017-03-14T15:38:00Z"/>
              </w:rPr>
            </w:pPr>
            <w:ins w:id="3739" w:author="Raghavi K (Semiconductor, Computing &amp; Storage (SCS))" w:date="2017-03-14T15:38:00Z">
              <w:r w:rsidRPr="00F92ED1">
                <w:t>When the partner is not available in PNP.</w:t>
              </w:r>
            </w:ins>
          </w:p>
        </w:tc>
      </w:tr>
      <w:tr w:rsidR="00F92ED1" w:rsidRPr="001535CC" w14:paraId="7AE35504" w14:textId="77777777" w:rsidTr="00B23B55">
        <w:trPr>
          <w:trHeight w:val="289"/>
          <w:ins w:id="3740" w:author="Raghavi K (Semiconductor, Computing &amp; Storage (SCS))" w:date="2017-03-14T15:38:00Z"/>
        </w:trPr>
        <w:tc>
          <w:tcPr>
            <w:tcW w:w="1930" w:type="dxa"/>
            <w:vMerge/>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vAlign w:val="center"/>
            <w:hideMark/>
          </w:tcPr>
          <w:p w14:paraId="71E83EDD" w14:textId="77777777" w:rsidR="00F92ED1" w:rsidRPr="00F92ED1" w:rsidRDefault="00F92ED1" w:rsidP="00F92ED1">
            <w:pPr>
              <w:rPr>
                <w:ins w:id="3741" w:author="Raghavi K (Semiconductor, Computing &amp; Storage (SCS))" w:date="2017-03-14T15:38:00Z"/>
              </w:rPr>
            </w:pPr>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75C098CC" w14:textId="77777777" w:rsidR="00F92ED1" w:rsidRPr="00F92ED1" w:rsidRDefault="00F92ED1" w:rsidP="00F92ED1">
            <w:pPr>
              <w:rPr>
                <w:ins w:id="3742" w:author="Raghavi K (Semiconductor, Computing &amp; Storage (SCS))" w:date="2017-03-14T15:38:00Z"/>
              </w:rPr>
            </w:pPr>
            <w:ins w:id="3743" w:author="Raghavi K (Semiconductor, Computing &amp; Storage (SCS))" w:date="2017-03-14T15:38:00Z">
              <w:r w:rsidRPr="00F92ED1">
                <w:t>More than one Partner in PNP</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78B2B554" w14:textId="77777777" w:rsidR="00F92ED1" w:rsidRPr="00F92ED1" w:rsidRDefault="00F92ED1" w:rsidP="00F92ED1">
            <w:pPr>
              <w:rPr>
                <w:ins w:id="3744" w:author="Raghavi K (Semiconductor, Computing &amp; Storage (SCS))" w:date="2017-03-14T15:38:00Z"/>
              </w:rPr>
            </w:pPr>
            <w:ins w:id="3745" w:author="Raghavi K (Semiconductor, Computing &amp; Storage (SCS))" w:date="2017-03-14T15:38:00Z">
              <w:r w:rsidRPr="00F92ED1">
                <w:t>When there are more than one Partner exists in PNP for same VATID.</w:t>
              </w:r>
            </w:ins>
          </w:p>
        </w:tc>
      </w:tr>
      <w:tr w:rsidR="00F92ED1" w:rsidRPr="001535CC" w14:paraId="0231449A" w14:textId="77777777" w:rsidTr="00B23B55">
        <w:trPr>
          <w:trHeight w:val="289"/>
          <w:ins w:id="3746"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7E41843E" w14:textId="77777777" w:rsidR="00F92ED1" w:rsidRPr="00F92ED1" w:rsidRDefault="00F92ED1" w:rsidP="00F92ED1">
            <w:pPr>
              <w:rPr>
                <w:ins w:id="3747" w:author="Raghavi K (Semiconductor, Computing &amp; Storage (SCS))" w:date="2017-03-14T15:38:00Z"/>
              </w:rPr>
            </w:pPr>
            <w:ins w:id="3748" w:author="Raghavi K (Semiconductor, Computing &amp; Storage (SCS))" w:date="2017-03-14T15:38:00Z">
              <w:r w:rsidRPr="00F92ED1">
                <w:t>CUSTOMER NAME</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327B403A" w14:textId="77777777" w:rsidR="00F92ED1" w:rsidRPr="00F92ED1" w:rsidRDefault="00F92ED1" w:rsidP="00F92ED1">
            <w:pPr>
              <w:rPr>
                <w:ins w:id="3749" w:author="Raghavi K (Semiconductor, Computing &amp; Storage (SCS))" w:date="2017-03-14T15:38:00Z"/>
              </w:rPr>
            </w:pPr>
            <w:ins w:id="3750" w:author="Raghavi K (Semiconductor, Computing &amp; Storage (SCS))" w:date="2017-03-14T15:38:00Z">
              <w:r w:rsidRPr="00F92ED1">
                <w:t>is Customer Name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3D5BB4BB" w14:textId="77777777" w:rsidR="00F92ED1" w:rsidRPr="00F92ED1" w:rsidRDefault="00F92ED1" w:rsidP="00F92ED1">
            <w:pPr>
              <w:rPr>
                <w:ins w:id="3751" w:author="Raghavi K (Semiconductor, Computing &amp; Storage (SCS))" w:date="2017-03-14T15:38:00Z"/>
              </w:rPr>
            </w:pPr>
            <w:ins w:id="3752" w:author="Raghavi K (Semiconductor, Computing &amp; Storage (SCS))" w:date="2017-03-14T15:38:00Z">
              <w:r w:rsidRPr="00F92ED1">
                <w:t>When Customer Name is not available.</w:t>
              </w:r>
            </w:ins>
          </w:p>
        </w:tc>
      </w:tr>
      <w:tr w:rsidR="00F92ED1" w:rsidRPr="001535CC" w14:paraId="74ED06B3" w14:textId="77777777" w:rsidTr="00B23B55">
        <w:trPr>
          <w:trHeight w:val="289"/>
          <w:ins w:id="3753" w:author="Raghavi K (Semiconductor, Computing &amp; Storage (SCS))" w:date="2017-03-14T15:38:00Z"/>
        </w:trPr>
        <w:tc>
          <w:tcPr>
            <w:tcW w:w="1930" w:type="dxa"/>
            <w:vMerge w:val="restart"/>
            <w:tcBorders>
              <w:top w:val="single" w:sz="4" w:space="0" w:color="C4BC96" w:themeColor="background2" w:themeShade="BF"/>
              <w:left w:val="single" w:sz="4" w:space="0" w:color="C4BC96" w:themeColor="background2" w:themeShade="BF"/>
              <w:right w:val="single" w:sz="4" w:space="0" w:color="C4BC96" w:themeColor="background2" w:themeShade="BF"/>
            </w:tcBorders>
            <w:shd w:val="clear" w:color="auto" w:fill="auto"/>
            <w:vAlign w:val="center"/>
            <w:hideMark/>
          </w:tcPr>
          <w:p w14:paraId="3721732E" w14:textId="77777777" w:rsidR="00F92ED1" w:rsidRPr="00F92ED1" w:rsidRDefault="00F92ED1" w:rsidP="00F92ED1">
            <w:pPr>
              <w:rPr>
                <w:ins w:id="3754" w:author="Raghavi K (Semiconductor, Computing &amp; Storage (SCS))" w:date="2017-03-14T15:38:00Z"/>
              </w:rPr>
            </w:pPr>
            <w:ins w:id="3755" w:author="Raghavi K (Semiconductor, Computing &amp; Storage (SCS))" w:date="2017-03-14T15:38:00Z">
              <w:r w:rsidRPr="00F92ED1">
                <w:t>ORDER TYPE</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194C7E23" w14:textId="77777777" w:rsidR="00F92ED1" w:rsidRPr="00F92ED1" w:rsidRDefault="00F92ED1" w:rsidP="00F92ED1">
            <w:pPr>
              <w:rPr>
                <w:ins w:id="3756" w:author="Raghavi K (Semiconductor, Computing &amp; Storage (SCS))" w:date="2017-03-14T15:38:00Z"/>
              </w:rPr>
            </w:pPr>
            <w:ins w:id="3757" w:author="Raghavi K (Semiconductor, Computing &amp; Storage (SCS))" w:date="2017-03-14T15:38:00Z">
              <w:r w:rsidRPr="00F92ED1">
                <w:t>is Order Type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268FC7B4" w14:textId="77777777" w:rsidR="00F92ED1" w:rsidRPr="00F92ED1" w:rsidRDefault="00F92ED1" w:rsidP="00F92ED1">
            <w:pPr>
              <w:rPr>
                <w:ins w:id="3758" w:author="Raghavi K (Semiconductor, Computing &amp; Storage (SCS))" w:date="2017-03-14T15:38:00Z"/>
              </w:rPr>
            </w:pPr>
            <w:ins w:id="3759" w:author="Raghavi K (Semiconductor, Computing &amp; Storage (SCS))" w:date="2017-03-14T15:38:00Z">
              <w:r w:rsidRPr="00F92ED1">
                <w:t>When Order Type is not available.</w:t>
              </w:r>
            </w:ins>
          </w:p>
        </w:tc>
      </w:tr>
      <w:tr w:rsidR="00F92ED1" w:rsidRPr="001535CC" w14:paraId="48AB9000" w14:textId="77777777" w:rsidTr="00B23B55">
        <w:trPr>
          <w:trHeight w:val="289"/>
          <w:ins w:id="3760" w:author="Raghavi K (Semiconductor, Computing &amp; Storage (SCS))" w:date="2017-03-14T15:38:00Z"/>
        </w:trPr>
        <w:tc>
          <w:tcPr>
            <w:tcW w:w="1930" w:type="dxa"/>
            <w:vMerge/>
            <w:tcBorders>
              <w:left w:val="single" w:sz="4" w:space="0" w:color="C4BC96" w:themeColor="background2" w:themeShade="BF"/>
              <w:bottom w:val="single" w:sz="4" w:space="0" w:color="C4BC96" w:themeColor="background2" w:themeShade="BF"/>
              <w:right w:val="single" w:sz="4" w:space="0" w:color="C4BC96" w:themeColor="background2" w:themeShade="BF"/>
            </w:tcBorders>
            <w:vAlign w:val="center"/>
          </w:tcPr>
          <w:p w14:paraId="4426F7B7" w14:textId="77777777" w:rsidR="00F92ED1" w:rsidRPr="00F92ED1" w:rsidRDefault="00F92ED1" w:rsidP="00F92ED1">
            <w:pPr>
              <w:rPr>
                <w:ins w:id="3761" w:author="Raghavi K (Semiconductor, Computing &amp; Storage (SCS))" w:date="2017-03-14T15:38:00Z"/>
              </w:rPr>
            </w:pPr>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tcPr>
          <w:p w14:paraId="25F9F688" w14:textId="77777777" w:rsidR="00F92ED1" w:rsidRPr="00F92ED1" w:rsidRDefault="00F92ED1" w:rsidP="00F92ED1">
            <w:pPr>
              <w:rPr>
                <w:ins w:id="3762" w:author="Raghavi K (Semiconductor, Computing &amp; Storage (SCS))" w:date="2017-03-14T15:38:00Z"/>
              </w:rPr>
            </w:pPr>
            <w:ins w:id="3763" w:author="Raghavi K (Semiconductor, Computing &amp; Storage (SCS))" w:date="2017-03-14T15:38:00Z">
              <w:r w:rsidRPr="00F92ED1">
                <w:t>Invalid Order Type for ERP</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tcPr>
          <w:p w14:paraId="01738B17" w14:textId="77777777" w:rsidR="00F92ED1" w:rsidRPr="00F92ED1" w:rsidRDefault="00F92ED1" w:rsidP="00F92ED1">
            <w:pPr>
              <w:rPr>
                <w:ins w:id="3764" w:author="Raghavi K (Semiconductor, Computing &amp; Storage (SCS))" w:date="2017-03-14T15:38:00Z"/>
              </w:rPr>
            </w:pPr>
            <w:ins w:id="3765" w:author="Raghavi K (Semiconductor, Computing &amp; Storage (SCS))" w:date="2017-03-14T15:38:00Z">
              <w:r w:rsidRPr="00F92ED1">
                <w:t>There will not be any validations for Order Types coming in from ERP Files and DMO process would only check for NULL Order Types for ERP files. This is for RFC-1395553.</w:t>
              </w:r>
            </w:ins>
          </w:p>
        </w:tc>
      </w:tr>
      <w:tr w:rsidR="00F92ED1" w:rsidRPr="001535CC" w14:paraId="3652FC49" w14:textId="77777777" w:rsidTr="00B23B55">
        <w:trPr>
          <w:trHeight w:val="289"/>
          <w:ins w:id="3766" w:author="Raghavi K (Semiconductor, Computing &amp; Storage (SCS))" w:date="2017-03-14T15:38:00Z"/>
        </w:trPr>
        <w:tc>
          <w:tcPr>
            <w:tcW w:w="1930" w:type="dxa"/>
            <w:vMerge w:val="restart"/>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center"/>
            <w:hideMark/>
          </w:tcPr>
          <w:p w14:paraId="78C03500" w14:textId="77777777" w:rsidR="00F92ED1" w:rsidRPr="00F92ED1" w:rsidRDefault="00F92ED1" w:rsidP="00F92ED1">
            <w:pPr>
              <w:rPr>
                <w:ins w:id="3767" w:author="Raghavi K (Semiconductor, Computing &amp; Storage (SCS))" w:date="2017-03-14T15:38:00Z"/>
              </w:rPr>
            </w:pPr>
            <w:ins w:id="3768" w:author="Raghavi K (Semiconductor, Computing &amp; Storage (SCS))" w:date="2017-03-14T15:38:00Z">
              <w:r w:rsidRPr="00F92ED1">
                <w:t>SALES ORDER</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0BE46FA" w14:textId="77777777" w:rsidR="00F92ED1" w:rsidRPr="00F92ED1" w:rsidRDefault="00F92ED1" w:rsidP="00F92ED1">
            <w:pPr>
              <w:rPr>
                <w:ins w:id="3769" w:author="Raghavi K (Semiconductor, Computing &amp; Storage (SCS))" w:date="2017-03-14T15:38:00Z"/>
              </w:rPr>
            </w:pPr>
            <w:ins w:id="3770" w:author="Raghavi K (Semiconductor, Computing &amp; Storage (SCS))" w:date="2017-03-14T15:38:00Z">
              <w:r w:rsidRPr="00F92ED1">
                <w:t>is Sales Order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1EB58F9B" w14:textId="77777777" w:rsidR="00F92ED1" w:rsidRPr="00F92ED1" w:rsidRDefault="00F92ED1" w:rsidP="00F92ED1">
            <w:pPr>
              <w:rPr>
                <w:ins w:id="3771" w:author="Raghavi K (Semiconductor, Computing &amp; Storage (SCS))" w:date="2017-03-14T15:38:00Z"/>
              </w:rPr>
            </w:pPr>
            <w:ins w:id="3772" w:author="Raghavi K (Semiconductor, Computing &amp; Storage (SCS))" w:date="2017-03-14T15:38:00Z">
              <w:r w:rsidRPr="00F92ED1">
                <w:t>When Sales Order number is not available.</w:t>
              </w:r>
            </w:ins>
          </w:p>
        </w:tc>
      </w:tr>
      <w:tr w:rsidR="00F92ED1" w:rsidRPr="001535CC" w14:paraId="1A08BE4A" w14:textId="77777777" w:rsidTr="00B23B55">
        <w:trPr>
          <w:trHeight w:val="289"/>
          <w:ins w:id="3773" w:author="Raghavi K (Semiconductor, Computing &amp; Storage (SCS))" w:date="2017-03-14T15:38:00Z"/>
        </w:trPr>
        <w:tc>
          <w:tcPr>
            <w:tcW w:w="1930" w:type="dxa"/>
            <w:vMerge/>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vAlign w:val="center"/>
            <w:hideMark/>
          </w:tcPr>
          <w:p w14:paraId="28A54CBB" w14:textId="77777777" w:rsidR="00F92ED1" w:rsidRPr="00F92ED1" w:rsidRDefault="00F92ED1" w:rsidP="00F92ED1">
            <w:pPr>
              <w:rPr>
                <w:ins w:id="3774" w:author="Raghavi K (Semiconductor, Computing &amp; Storage (SCS))" w:date="2017-03-14T15:38:00Z"/>
              </w:rPr>
            </w:pPr>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687D79BF" w14:textId="77777777" w:rsidR="00F92ED1" w:rsidRPr="00F92ED1" w:rsidRDefault="00F92ED1" w:rsidP="00F92ED1">
            <w:pPr>
              <w:rPr>
                <w:ins w:id="3775" w:author="Raghavi K (Semiconductor, Computing &amp; Storage (SCS))" w:date="2017-03-14T15:38:00Z"/>
              </w:rPr>
            </w:pPr>
            <w:ins w:id="3776" w:author="Raghavi K (Semiconductor, Computing &amp; Storage (SCS))" w:date="2017-03-14T15:38:00Z">
              <w:r w:rsidRPr="00F92ED1">
                <w:t>is Sales Order non-numeric</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30B49018" w14:textId="77777777" w:rsidR="00F92ED1" w:rsidRPr="00F92ED1" w:rsidRDefault="00F92ED1" w:rsidP="00F92ED1">
            <w:pPr>
              <w:rPr>
                <w:ins w:id="3777" w:author="Raghavi K (Semiconductor, Computing &amp; Storage (SCS))" w:date="2017-03-14T15:38:00Z"/>
              </w:rPr>
            </w:pPr>
            <w:ins w:id="3778" w:author="Raghavi K (Semiconductor, Computing &amp; Storage (SCS))" w:date="2017-03-14T15:38:00Z">
              <w:r w:rsidRPr="00F92ED1">
                <w:t>When Sales Order number has non-numeric values.</w:t>
              </w:r>
            </w:ins>
          </w:p>
        </w:tc>
      </w:tr>
      <w:tr w:rsidR="00F92ED1" w:rsidRPr="001535CC" w14:paraId="6F52BA69" w14:textId="77777777" w:rsidTr="00B23B55">
        <w:trPr>
          <w:trHeight w:val="289"/>
          <w:ins w:id="3779" w:author="Raghavi K (Semiconductor, Computing &amp; Storage (SCS))" w:date="2017-03-14T15:38:00Z"/>
        </w:trPr>
        <w:tc>
          <w:tcPr>
            <w:tcW w:w="1930" w:type="dxa"/>
            <w:vMerge w:val="restart"/>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center"/>
            <w:hideMark/>
          </w:tcPr>
          <w:p w14:paraId="5C78E0FE" w14:textId="77777777" w:rsidR="00F92ED1" w:rsidRPr="00F92ED1" w:rsidRDefault="00F92ED1" w:rsidP="00F92ED1">
            <w:pPr>
              <w:rPr>
                <w:ins w:id="3780" w:author="Raghavi K (Semiconductor, Computing &amp; Storage (SCS))" w:date="2017-03-14T15:38:00Z"/>
              </w:rPr>
            </w:pPr>
            <w:ins w:id="3781" w:author="Raghavi K (Semiconductor, Computing &amp; Storage (SCS))" w:date="2017-03-14T15:38:00Z">
              <w:r w:rsidRPr="00F92ED1">
                <w:t>ORDER CREATION DATE</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245C4E63" w14:textId="77777777" w:rsidR="00F92ED1" w:rsidRPr="00F92ED1" w:rsidRDefault="00F92ED1" w:rsidP="00F92ED1">
            <w:pPr>
              <w:rPr>
                <w:ins w:id="3782" w:author="Raghavi K (Semiconductor, Computing &amp; Storage (SCS))" w:date="2017-03-14T15:38:00Z"/>
              </w:rPr>
            </w:pPr>
            <w:ins w:id="3783" w:author="Raghavi K (Semiconductor, Computing &amp; Storage (SCS))" w:date="2017-03-14T15:38:00Z">
              <w:r w:rsidRPr="00F92ED1">
                <w:t>is Order creation date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437E4D7" w14:textId="77777777" w:rsidR="00F92ED1" w:rsidRPr="00F92ED1" w:rsidRDefault="00F92ED1" w:rsidP="00F92ED1">
            <w:pPr>
              <w:rPr>
                <w:ins w:id="3784" w:author="Raghavi K (Semiconductor, Computing &amp; Storage (SCS))" w:date="2017-03-14T15:38:00Z"/>
              </w:rPr>
            </w:pPr>
            <w:ins w:id="3785" w:author="Raghavi K (Semiconductor, Computing &amp; Storage (SCS))" w:date="2017-03-14T15:38:00Z">
              <w:r w:rsidRPr="00F92ED1">
                <w:t>When Order creation date is not available.</w:t>
              </w:r>
            </w:ins>
          </w:p>
        </w:tc>
      </w:tr>
      <w:tr w:rsidR="00F92ED1" w:rsidRPr="001535CC" w14:paraId="280407C6" w14:textId="77777777" w:rsidTr="00B23B55">
        <w:trPr>
          <w:trHeight w:val="289"/>
          <w:ins w:id="3786" w:author="Raghavi K (Semiconductor, Computing &amp; Storage (SCS))" w:date="2017-03-14T15:38:00Z"/>
        </w:trPr>
        <w:tc>
          <w:tcPr>
            <w:tcW w:w="1930" w:type="dxa"/>
            <w:vMerge/>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vAlign w:val="center"/>
            <w:hideMark/>
          </w:tcPr>
          <w:p w14:paraId="53C631B9" w14:textId="77777777" w:rsidR="00F92ED1" w:rsidRPr="00F92ED1" w:rsidRDefault="00F92ED1" w:rsidP="00F92ED1">
            <w:pPr>
              <w:rPr>
                <w:ins w:id="3787" w:author="Raghavi K (Semiconductor, Computing &amp; Storage (SCS))" w:date="2017-03-14T15:38:00Z"/>
              </w:rPr>
            </w:pPr>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756E6F7A" w14:textId="77777777" w:rsidR="00F92ED1" w:rsidRPr="00F92ED1" w:rsidRDefault="00F92ED1" w:rsidP="00F92ED1">
            <w:pPr>
              <w:rPr>
                <w:ins w:id="3788" w:author="Raghavi K (Semiconductor, Computing &amp; Storage (SCS))" w:date="2017-03-14T15:38:00Z"/>
              </w:rPr>
            </w:pPr>
            <w:ins w:id="3789" w:author="Raghavi K (Semiconductor, Computing &amp; Storage (SCS))" w:date="2017-03-14T15:38:00Z">
              <w:r w:rsidRPr="00F92ED1">
                <w:t>is Order creation date not a date</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28B7A364" w14:textId="77777777" w:rsidR="00F92ED1" w:rsidRPr="00F92ED1" w:rsidRDefault="00F92ED1" w:rsidP="00F92ED1">
            <w:pPr>
              <w:rPr>
                <w:ins w:id="3790" w:author="Raghavi K (Semiconductor, Computing &amp; Storage (SCS))" w:date="2017-03-14T15:38:00Z"/>
              </w:rPr>
            </w:pPr>
            <w:ins w:id="3791" w:author="Raghavi K (Semiconductor, Computing &amp; Storage (SCS))" w:date="2017-03-14T15:38:00Z">
              <w:r w:rsidRPr="00F92ED1">
                <w:t>When Order creation date does not contain proper date.</w:t>
              </w:r>
            </w:ins>
          </w:p>
        </w:tc>
      </w:tr>
      <w:tr w:rsidR="00F92ED1" w:rsidRPr="001535CC" w14:paraId="5292C93C" w14:textId="77777777" w:rsidTr="00B23B55">
        <w:trPr>
          <w:trHeight w:val="289"/>
          <w:ins w:id="3792"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3DAB059B" w14:textId="77777777" w:rsidR="00F92ED1" w:rsidRPr="00F92ED1" w:rsidRDefault="00F92ED1" w:rsidP="00F92ED1">
            <w:pPr>
              <w:rPr>
                <w:ins w:id="3793" w:author="Raghavi K (Semiconductor, Computing &amp; Storage (SCS))" w:date="2017-03-14T15:38:00Z"/>
              </w:rPr>
            </w:pPr>
            <w:ins w:id="3794" w:author="Raghavi K (Semiconductor, Computing &amp; Storage (SCS))" w:date="2017-03-14T15:38:00Z">
              <w:r w:rsidRPr="00F92ED1">
                <w:t>ORDER STATUS</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6502DA82" w14:textId="77777777" w:rsidR="00F92ED1" w:rsidRPr="00F92ED1" w:rsidRDefault="00F92ED1" w:rsidP="00F92ED1">
            <w:pPr>
              <w:rPr>
                <w:ins w:id="3795" w:author="Raghavi K (Semiconductor, Computing &amp; Storage (SCS))" w:date="2017-03-14T15:38:00Z"/>
              </w:rPr>
            </w:pPr>
            <w:ins w:id="3796" w:author="Raghavi K (Semiconductor, Computing &amp; Storage (SCS))" w:date="2017-03-14T15:38:00Z">
              <w:r w:rsidRPr="00F92ED1">
                <w:t>is Order Status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398586D7" w14:textId="77777777" w:rsidR="00F92ED1" w:rsidRPr="00F92ED1" w:rsidRDefault="00F92ED1" w:rsidP="00F92ED1">
            <w:pPr>
              <w:rPr>
                <w:ins w:id="3797" w:author="Raghavi K (Semiconductor, Computing &amp; Storage (SCS))" w:date="2017-03-14T15:38:00Z"/>
              </w:rPr>
            </w:pPr>
            <w:ins w:id="3798" w:author="Raghavi K (Semiconductor, Computing &amp; Storage (SCS))" w:date="2017-03-14T15:38:00Z">
              <w:r w:rsidRPr="00F92ED1">
                <w:t>When Order Status is not available.</w:t>
              </w:r>
            </w:ins>
          </w:p>
        </w:tc>
      </w:tr>
      <w:tr w:rsidR="00F92ED1" w:rsidRPr="001535CC" w14:paraId="7285B305" w14:textId="77777777" w:rsidTr="00B23B55">
        <w:trPr>
          <w:trHeight w:val="289"/>
          <w:ins w:id="3799"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643EE88C" w14:textId="77777777" w:rsidR="00F92ED1" w:rsidRPr="00F92ED1" w:rsidRDefault="00F92ED1" w:rsidP="00F92ED1">
            <w:pPr>
              <w:rPr>
                <w:ins w:id="3800" w:author="Raghavi K (Semiconductor, Computing &amp; Storage (SCS))" w:date="2017-03-14T15:38:00Z"/>
              </w:rPr>
            </w:pPr>
            <w:ins w:id="3801" w:author="Raghavi K (Semiconductor, Computing &amp; Storage (SCS))" w:date="2017-03-14T15:38:00Z">
              <w:r w:rsidRPr="00F92ED1">
                <w:t>SALES ORDER LINE</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5C6C3653" w14:textId="77777777" w:rsidR="00F92ED1" w:rsidRPr="00F92ED1" w:rsidRDefault="00F92ED1" w:rsidP="00F92ED1">
            <w:pPr>
              <w:rPr>
                <w:ins w:id="3802" w:author="Raghavi K (Semiconductor, Computing &amp; Storage (SCS))" w:date="2017-03-14T15:38:00Z"/>
              </w:rPr>
            </w:pPr>
            <w:ins w:id="3803" w:author="Raghavi K (Semiconductor, Computing &amp; Storage (SCS))" w:date="2017-03-14T15:38:00Z">
              <w:r w:rsidRPr="00F92ED1">
                <w:t>is Sales Order Line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3E6CE478" w14:textId="77777777" w:rsidR="00F92ED1" w:rsidRPr="00F92ED1" w:rsidRDefault="00F92ED1" w:rsidP="00F92ED1">
            <w:pPr>
              <w:rPr>
                <w:ins w:id="3804" w:author="Raghavi K (Semiconductor, Computing &amp; Storage (SCS))" w:date="2017-03-14T15:38:00Z"/>
              </w:rPr>
            </w:pPr>
            <w:ins w:id="3805" w:author="Raghavi K (Semiconductor, Computing &amp; Storage (SCS))" w:date="2017-03-14T15:38:00Z">
              <w:r w:rsidRPr="00F92ED1">
                <w:t>When Sales Order Line is not available.</w:t>
              </w:r>
            </w:ins>
          </w:p>
        </w:tc>
      </w:tr>
      <w:tr w:rsidR="00F92ED1" w:rsidRPr="001535CC" w14:paraId="60F7CE54" w14:textId="77777777" w:rsidTr="00B23B55">
        <w:trPr>
          <w:trHeight w:val="289"/>
          <w:ins w:id="3806"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E31C872" w14:textId="77777777" w:rsidR="00F92ED1" w:rsidRPr="00F92ED1" w:rsidRDefault="00F92ED1" w:rsidP="00F92ED1">
            <w:pPr>
              <w:rPr>
                <w:ins w:id="3807" w:author="Raghavi K (Semiconductor, Computing &amp; Storage (SCS))" w:date="2017-03-14T15:38:00Z"/>
              </w:rPr>
            </w:pPr>
            <w:ins w:id="3808" w:author="Raghavi K (Semiconductor, Computing &amp; Storage (SCS))" w:date="2017-03-14T15:38:00Z">
              <w:r w:rsidRPr="00F92ED1">
                <w:t>LINE STATUS</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26E37A2F" w14:textId="77777777" w:rsidR="00F92ED1" w:rsidRPr="00F92ED1" w:rsidRDefault="00F92ED1" w:rsidP="00F92ED1">
            <w:pPr>
              <w:rPr>
                <w:ins w:id="3809" w:author="Raghavi K (Semiconductor, Computing &amp; Storage (SCS))" w:date="2017-03-14T15:38:00Z"/>
              </w:rPr>
            </w:pPr>
            <w:ins w:id="3810" w:author="Raghavi K (Semiconductor, Computing &amp; Storage (SCS))" w:date="2017-03-14T15:38:00Z">
              <w:r w:rsidRPr="00F92ED1">
                <w:t>is Line Status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7FD31C76" w14:textId="77777777" w:rsidR="00F92ED1" w:rsidRPr="00F92ED1" w:rsidRDefault="00F92ED1" w:rsidP="00F92ED1">
            <w:pPr>
              <w:rPr>
                <w:ins w:id="3811" w:author="Raghavi K (Semiconductor, Computing &amp; Storage (SCS))" w:date="2017-03-14T15:38:00Z"/>
              </w:rPr>
            </w:pPr>
            <w:ins w:id="3812" w:author="Raghavi K (Semiconductor, Computing &amp; Storage (SCS))" w:date="2017-03-14T15:38:00Z">
              <w:r w:rsidRPr="00F92ED1">
                <w:t>When Line Status is not available.</w:t>
              </w:r>
            </w:ins>
          </w:p>
        </w:tc>
      </w:tr>
      <w:tr w:rsidR="00F92ED1" w:rsidRPr="001535CC" w14:paraId="3B8FB1DE" w14:textId="77777777" w:rsidTr="00B23B55">
        <w:trPr>
          <w:trHeight w:val="289"/>
          <w:ins w:id="3813"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1DB36946" w14:textId="77777777" w:rsidR="00F92ED1" w:rsidRPr="00F92ED1" w:rsidRDefault="00F92ED1" w:rsidP="00F92ED1">
            <w:pPr>
              <w:rPr>
                <w:ins w:id="3814" w:author="Raghavi K (Semiconductor, Computing &amp; Storage (SCS))" w:date="2017-03-14T15:38:00Z"/>
              </w:rPr>
            </w:pPr>
            <w:ins w:id="3815" w:author="Raghavi K (Semiconductor, Computing &amp; Storage (SCS))" w:date="2017-03-14T15:38:00Z">
              <w:r w:rsidRPr="00F92ED1">
                <w:t>PART NUMBER</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6DA6678" w14:textId="77777777" w:rsidR="00F92ED1" w:rsidRPr="00F92ED1" w:rsidRDefault="00F92ED1" w:rsidP="00F92ED1">
            <w:pPr>
              <w:rPr>
                <w:ins w:id="3816" w:author="Raghavi K (Semiconductor, Computing &amp; Storage (SCS))" w:date="2017-03-14T15:38:00Z"/>
              </w:rPr>
            </w:pPr>
            <w:ins w:id="3817" w:author="Raghavi K (Semiconductor, Computing &amp; Storage (SCS))" w:date="2017-03-14T15:38:00Z">
              <w:r w:rsidRPr="00F92ED1">
                <w:t>is Part Number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399BA60" w14:textId="77777777" w:rsidR="00F92ED1" w:rsidRPr="00F92ED1" w:rsidRDefault="00F92ED1" w:rsidP="00F92ED1">
            <w:pPr>
              <w:rPr>
                <w:ins w:id="3818" w:author="Raghavi K (Semiconductor, Computing &amp; Storage (SCS))" w:date="2017-03-14T15:38:00Z"/>
              </w:rPr>
            </w:pPr>
            <w:ins w:id="3819" w:author="Raghavi K (Semiconductor, Computing &amp; Storage (SCS))" w:date="2017-03-14T15:38:00Z">
              <w:r w:rsidRPr="00F92ED1">
                <w:t>When Part Number is not available.</w:t>
              </w:r>
            </w:ins>
          </w:p>
        </w:tc>
      </w:tr>
      <w:tr w:rsidR="00F92ED1" w:rsidRPr="001535CC" w14:paraId="7F63CE09" w14:textId="77777777" w:rsidTr="00B23B55">
        <w:trPr>
          <w:trHeight w:val="289"/>
          <w:ins w:id="3820" w:author="Raghavi K (Semiconductor, Computing &amp; Storage (SCS))" w:date="2017-03-14T15:38:00Z"/>
        </w:trPr>
        <w:tc>
          <w:tcPr>
            <w:tcW w:w="1930" w:type="dxa"/>
            <w:vMerge w:val="restart"/>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center"/>
            <w:hideMark/>
          </w:tcPr>
          <w:p w14:paraId="12A765F2" w14:textId="77777777" w:rsidR="00F92ED1" w:rsidRPr="00F92ED1" w:rsidRDefault="00F92ED1" w:rsidP="00F92ED1">
            <w:pPr>
              <w:rPr>
                <w:ins w:id="3821" w:author="Raghavi K (Semiconductor, Computing &amp; Storage (SCS))" w:date="2017-03-14T15:38:00Z"/>
              </w:rPr>
            </w:pPr>
            <w:ins w:id="3822" w:author="Raghavi K (Semiconductor, Computing &amp; Storage (SCS))" w:date="2017-03-14T15:38:00Z">
              <w:r w:rsidRPr="00F92ED1">
                <w:t>QUANTITY</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3AFEB5A7" w14:textId="77777777" w:rsidR="00F92ED1" w:rsidRPr="00F92ED1" w:rsidRDefault="00F92ED1" w:rsidP="00F92ED1">
            <w:pPr>
              <w:rPr>
                <w:ins w:id="3823" w:author="Raghavi K (Semiconductor, Computing &amp; Storage (SCS))" w:date="2017-03-14T15:38:00Z"/>
              </w:rPr>
            </w:pPr>
            <w:ins w:id="3824" w:author="Raghavi K (Semiconductor, Computing &amp; Storage (SCS))" w:date="2017-03-14T15:38:00Z">
              <w:r w:rsidRPr="00F92ED1">
                <w:t>is Quantity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588B9F1C" w14:textId="77777777" w:rsidR="00F92ED1" w:rsidRPr="00F92ED1" w:rsidRDefault="00F92ED1" w:rsidP="00F92ED1">
            <w:pPr>
              <w:rPr>
                <w:ins w:id="3825" w:author="Raghavi K (Semiconductor, Computing &amp; Storage (SCS))" w:date="2017-03-14T15:38:00Z"/>
              </w:rPr>
            </w:pPr>
            <w:ins w:id="3826" w:author="Raghavi K (Semiconductor, Computing &amp; Storage (SCS))" w:date="2017-03-14T15:38:00Z">
              <w:r w:rsidRPr="00F92ED1">
                <w:t>When Quantity is not available.</w:t>
              </w:r>
            </w:ins>
          </w:p>
        </w:tc>
      </w:tr>
      <w:tr w:rsidR="00F92ED1" w:rsidRPr="001535CC" w14:paraId="0B15FF3F" w14:textId="77777777" w:rsidTr="00B23B55">
        <w:trPr>
          <w:trHeight w:val="289"/>
          <w:ins w:id="3827" w:author="Raghavi K (Semiconductor, Computing &amp; Storage (SCS))" w:date="2017-03-14T15:38:00Z"/>
        </w:trPr>
        <w:tc>
          <w:tcPr>
            <w:tcW w:w="1930" w:type="dxa"/>
            <w:vMerge/>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vAlign w:val="center"/>
            <w:hideMark/>
          </w:tcPr>
          <w:p w14:paraId="32E41972" w14:textId="77777777" w:rsidR="00F92ED1" w:rsidRPr="00F92ED1" w:rsidRDefault="00F92ED1" w:rsidP="00F92ED1">
            <w:pPr>
              <w:rPr>
                <w:ins w:id="3828" w:author="Raghavi K (Semiconductor, Computing &amp; Storage (SCS))" w:date="2017-03-14T15:38:00Z"/>
              </w:rPr>
            </w:pPr>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73B0ECB9" w14:textId="77777777" w:rsidR="00F92ED1" w:rsidRPr="00F92ED1" w:rsidRDefault="00F92ED1" w:rsidP="00F92ED1">
            <w:pPr>
              <w:rPr>
                <w:ins w:id="3829" w:author="Raghavi K (Semiconductor, Computing &amp; Storage (SCS))" w:date="2017-03-14T15:38:00Z"/>
              </w:rPr>
            </w:pPr>
            <w:ins w:id="3830" w:author="Raghavi K (Semiconductor, Computing &amp; Storage (SCS))" w:date="2017-03-14T15:38:00Z">
              <w:r w:rsidRPr="00F92ED1">
                <w:t>is Quantity non-numeric</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65766BE4" w14:textId="77777777" w:rsidR="00F92ED1" w:rsidRPr="00F92ED1" w:rsidRDefault="00F92ED1" w:rsidP="00F92ED1">
            <w:pPr>
              <w:rPr>
                <w:ins w:id="3831" w:author="Raghavi K (Semiconductor, Computing &amp; Storage (SCS))" w:date="2017-03-14T15:38:00Z"/>
              </w:rPr>
            </w:pPr>
            <w:ins w:id="3832" w:author="Raghavi K (Semiconductor, Computing &amp; Storage (SCS))" w:date="2017-03-14T15:38:00Z">
              <w:r w:rsidRPr="00F92ED1">
                <w:t>When Quantity has non-numeric values.</w:t>
              </w:r>
            </w:ins>
          </w:p>
        </w:tc>
      </w:tr>
      <w:tr w:rsidR="00F92ED1" w:rsidRPr="001535CC" w14:paraId="55E29218" w14:textId="77777777" w:rsidTr="00B23B55">
        <w:trPr>
          <w:trHeight w:val="289"/>
          <w:ins w:id="3833" w:author="Raghavi K (Semiconductor, Computing &amp; Storage (SCS))" w:date="2017-03-14T15:38:00Z"/>
        </w:trPr>
        <w:tc>
          <w:tcPr>
            <w:tcW w:w="1930" w:type="dxa"/>
            <w:vMerge w:val="restart"/>
            <w:tcBorders>
              <w:top w:val="single" w:sz="4" w:space="0" w:color="C4BC96" w:themeColor="background2" w:themeShade="BF"/>
              <w:left w:val="single" w:sz="4" w:space="0" w:color="C4BC96" w:themeColor="background2" w:themeShade="BF"/>
              <w:right w:val="single" w:sz="4" w:space="0" w:color="C4BC96" w:themeColor="background2" w:themeShade="BF"/>
            </w:tcBorders>
            <w:shd w:val="clear" w:color="auto" w:fill="auto"/>
            <w:vAlign w:val="center"/>
            <w:hideMark/>
          </w:tcPr>
          <w:p w14:paraId="65EDB933" w14:textId="77777777" w:rsidR="00F92ED1" w:rsidRPr="00F92ED1" w:rsidRDefault="00F92ED1" w:rsidP="00F92ED1">
            <w:pPr>
              <w:rPr>
                <w:ins w:id="3834" w:author="Raghavi K (Semiconductor, Computing &amp; Storage (SCS))" w:date="2017-03-14T15:38:00Z"/>
              </w:rPr>
            </w:pPr>
            <w:ins w:id="3835" w:author="Raghavi K (Semiconductor, Computing &amp; Storage (SCS))" w:date="2017-03-14T15:38:00Z">
              <w:r w:rsidRPr="00F92ED1">
                <w:t>SALES PRICE</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6BE6C4E6" w14:textId="77777777" w:rsidR="00F92ED1" w:rsidRPr="00F92ED1" w:rsidRDefault="00F92ED1" w:rsidP="00F92ED1">
            <w:pPr>
              <w:rPr>
                <w:ins w:id="3836" w:author="Raghavi K (Semiconductor, Computing &amp; Storage (SCS))" w:date="2017-03-14T15:38:00Z"/>
              </w:rPr>
            </w:pPr>
            <w:ins w:id="3837" w:author="Raghavi K (Semiconductor, Computing &amp; Storage (SCS))" w:date="2017-03-14T15:38:00Z">
              <w:r w:rsidRPr="00F92ED1">
                <w:t>is Sales Price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F1C9090" w14:textId="77777777" w:rsidR="00F92ED1" w:rsidRPr="00F92ED1" w:rsidRDefault="00F92ED1" w:rsidP="00F92ED1">
            <w:pPr>
              <w:rPr>
                <w:ins w:id="3838" w:author="Raghavi K (Semiconductor, Computing &amp; Storage (SCS))" w:date="2017-03-14T15:38:00Z"/>
              </w:rPr>
            </w:pPr>
            <w:ins w:id="3839" w:author="Raghavi K (Semiconductor, Computing &amp; Storage (SCS))" w:date="2017-03-14T15:38:00Z">
              <w:r w:rsidRPr="00F92ED1">
                <w:t>When Sales Price is not available.</w:t>
              </w:r>
            </w:ins>
          </w:p>
        </w:tc>
      </w:tr>
      <w:tr w:rsidR="00F92ED1" w:rsidRPr="001535CC" w14:paraId="3FE77070" w14:textId="77777777" w:rsidTr="00B23B55">
        <w:trPr>
          <w:trHeight w:val="289"/>
          <w:ins w:id="3840" w:author="Raghavi K (Semiconductor, Computing &amp; Storage (SCS))" w:date="2017-03-14T15:38:00Z"/>
        </w:trPr>
        <w:tc>
          <w:tcPr>
            <w:tcW w:w="1930" w:type="dxa"/>
            <w:vMerge/>
            <w:tcBorders>
              <w:left w:val="single" w:sz="4" w:space="0" w:color="C4BC96" w:themeColor="background2" w:themeShade="BF"/>
              <w:right w:val="single" w:sz="4" w:space="0" w:color="C4BC96" w:themeColor="background2" w:themeShade="BF"/>
            </w:tcBorders>
            <w:vAlign w:val="center"/>
            <w:hideMark/>
          </w:tcPr>
          <w:p w14:paraId="700B7BE1" w14:textId="77777777" w:rsidR="00F92ED1" w:rsidRPr="00F92ED1" w:rsidRDefault="00F92ED1" w:rsidP="00F92ED1">
            <w:pPr>
              <w:rPr>
                <w:ins w:id="3841" w:author="Raghavi K (Semiconductor, Computing &amp; Storage (SCS))" w:date="2017-03-14T15:38:00Z"/>
              </w:rPr>
            </w:pPr>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39C6CCA" w14:textId="77777777" w:rsidR="00F92ED1" w:rsidRPr="00F92ED1" w:rsidRDefault="00F92ED1" w:rsidP="00F92ED1">
            <w:pPr>
              <w:rPr>
                <w:ins w:id="3842" w:author="Raghavi K (Semiconductor, Computing &amp; Storage (SCS))" w:date="2017-03-14T15:38:00Z"/>
              </w:rPr>
            </w:pPr>
            <w:ins w:id="3843" w:author="Raghavi K (Semiconductor, Computing &amp; Storage (SCS))" w:date="2017-03-14T15:38:00Z">
              <w:r w:rsidRPr="00F92ED1">
                <w:t>Distinct Sales Price for same line item</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23063336" w14:textId="77777777" w:rsidR="00F92ED1" w:rsidRPr="00F92ED1" w:rsidRDefault="00F92ED1" w:rsidP="00F92ED1">
            <w:pPr>
              <w:rPr>
                <w:ins w:id="3844" w:author="Raghavi K (Semiconductor, Computing &amp; Storage (SCS))" w:date="2017-03-14T15:38:00Z"/>
              </w:rPr>
            </w:pPr>
            <w:ins w:id="3845" w:author="Raghavi K (Semiconductor, Computing &amp; Storage (SCS))" w:date="2017-03-14T15:38:00Z">
              <w:r w:rsidRPr="00F92ED1">
                <w:t>When there are Distinct Sales Prices for same line item.</w:t>
              </w:r>
            </w:ins>
          </w:p>
        </w:tc>
      </w:tr>
      <w:tr w:rsidR="00F92ED1" w:rsidRPr="001535CC" w14:paraId="69AAB4CF" w14:textId="77777777" w:rsidTr="00B23B55">
        <w:trPr>
          <w:trHeight w:val="289"/>
          <w:ins w:id="3846" w:author="Raghavi K (Semiconductor, Computing &amp; Storage (SCS))" w:date="2017-03-14T15:38:00Z"/>
        </w:trPr>
        <w:tc>
          <w:tcPr>
            <w:tcW w:w="1930" w:type="dxa"/>
            <w:vMerge/>
            <w:tcBorders>
              <w:left w:val="single" w:sz="4" w:space="0" w:color="C4BC96" w:themeColor="background2" w:themeShade="BF"/>
              <w:right w:val="single" w:sz="4" w:space="0" w:color="C4BC96" w:themeColor="background2" w:themeShade="BF"/>
            </w:tcBorders>
            <w:vAlign w:val="center"/>
            <w:hideMark/>
          </w:tcPr>
          <w:p w14:paraId="2CD16004" w14:textId="77777777" w:rsidR="00F92ED1" w:rsidRPr="00F92ED1" w:rsidRDefault="00F92ED1" w:rsidP="00F92ED1">
            <w:pPr>
              <w:rPr>
                <w:ins w:id="3847" w:author="Raghavi K (Semiconductor, Computing &amp; Storage (SCS))" w:date="2017-03-14T15:38:00Z"/>
              </w:rPr>
            </w:pPr>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775D3F6F" w14:textId="77777777" w:rsidR="00F92ED1" w:rsidRPr="00F92ED1" w:rsidRDefault="00F92ED1" w:rsidP="00F92ED1">
            <w:pPr>
              <w:rPr>
                <w:ins w:id="3848" w:author="Raghavi K (Semiconductor, Computing &amp; Storage (SCS))" w:date="2017-03-14T15:38:00Z"/>
              </w:rPr>
            </w:pPr>
            <w:ins w:id="3849" w:author="Raghavi K (Semiconductor, Computing &amp; Storage (SCS))" w:date="2017-03-14T15:38:00Z">
              <w:r w:rsidRPr="00F92ED1">
                <w:t>is Sales Price non-numeric</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4F577830" w14:textId="77777777" w:rsidR="00F92ED1" w:rsidRPr="00F92ED1" w:rsidRDefault="00F92ED1" w:rsidP="00F92ED1">
            <w:pPr>
              <w:rPr>
                <w:ins w:id="3850" w:author="Raghavi K (Semiconductor, Computing &amp; Storage (SCS))" w:date="2017-03-14T15:38:00Z"/>
              </w:rPr>
            </w:pPr>
            <w:ins w:id="3851" w:author="Raghavi K (Semiconductor, Computing &amp; Storage (SCS))" w:date="2017-03-14T15:38:00Z">
              <w:r w:rsidRPr="00F92ED1">
                <w:t>When Sales Price has non-numeric values.</w:t>
              </w:r>
            </w:ins>
          </w:p>
        </w:tc>
      </w:tr>
      <w:tr w:rsidR="00F92ED1" w:rsidRPr="001535CC" w14:paraId="4FBA0902" w14:textId="77777777" w:rsidTr="00B23B55">
        <w:trPr>
          <w:trHeight w:val="289"/>
          <w:ins w:id="3852" w:author="Raghavi K (Semiconductor, Computing &amp; Storage (SCS))" w:date="2017-03-14T15:38:00Z"/>
        </w:trPr>
        <w:tc>
          <w:tcPr>
            <w:tcW w:w="1930" w:type="dxa"/>
            <w:vMerge/>
            <w:tcBorders>
              <w:left w:val="single" w:sz="4" w:space="0" w:color="C4BC96" w:themeColor="background2" w:themeShade="BF"/>
              <w:bottom w:val="single" w:sz="4" w:space="0" w:color="C4BC96" w:themeColor="background2" w:themeShade="BF"/>
              <w:right w:val="single" w:sz="4" w:space="0" w:color="C4BC96" w:themeColor="background2" w:themeShade="BF"/>
            </w:tcBorders>
            <w:vAlign w:val="center"/>
          </w:tcPr>
          <w:p w14:paraId="54E74E34" w14:textId="77777777" w:rsidR="00F92ED1" w:rsidRPr="00F92ED1" w:rsidRDefault="00F92ED1" w:rsidP="00F92ED1">
            <w:pPr>
              <w:rPr>
                <w:ins w:id="3853" w:author="Raghavi K (Semiconductor, Computing &amp; Storage (SCS))" w:date="2017-03-14T15:38:00Z"/>
              </w:rPr>
            </w:pPr>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tcPr>
          <w:p w14:paraId="48AFF509" w14:textId="77777777" w:rsidR="00F92ED1" w:rsidRPr="00F92ED1" w:rsidRDefault="00F92ED1" w:rsidP="00F92ED1">
            <w:pPr>
              <w:rPr>
                <w:ins w:id="3854" w:author="Raghavi K (Semiconductor, Computing &amp; Storage (SCS))" w:date="2017-03-14T15:38:00Z"/>
              </w:rPr>
            </w:pPr>
            <w:ins w:id="3855" w:author="Raghavi K (Semiconductor, Computing &amp; Storage (SCS))" w:date="2017-03-14T15:38:00Z">
              <w:r w:rsidRPr="00F92ED1">
                <w:t>is Sales Price Negative</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tcPr>
          <w:p w14:paraId="21583370" w14:textId="77777777" w:rsidR="00F92ED1" w:rsidRPr="00F92ED1" w:rsidRDefault="00F92ED1" w:rsidP="00F92ED1">
            <w:pPr>
              <w:rPr>
                <w:ins w:id="3856" w:author="Raghavi K (Semiconductor, Computing &amp; Storage (SCS))" w:date="2017-03-14T15:38:00Z"/>
              </w:rPr>
            </w:pPr>
            <w:ins w:id="3857" w:author="Raghavi K (Semiconductor, Computing &amp; Storage (SCS))" w:date="2017-03-14T15:38:00Z">
              <w:r w:rsidRPr="00F92ED1">
                <w:t>When Sales Price has negative values.</w:t>
              </w:r>
            </w:ins>
          </w:p>
        </w:tc>
      </w:tr>
      <w:tr w:rsidR="00F92ED1" w:rsidRPr="001535CC" w14:paraId="7DB868C4" w14:textId="77777777" w:rsidTr="00B23B55">
        <w:trPr>
          <w:trHeight w:val="289"/>
          <w:ins w:id="3858"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2EF869D8" w14:textId="77777777" w:rsidR="00F92ED1" w:rsidRPr="00F92ED1" w:rsidRDefault="00F92ED1" w:rsidP="00F92ED1">
            <w:pPr>
              <w:rPr>
                <w:ins w:id="3859" w:author="Raghavi K (Semiconductor, Computing &amp; Storage (SCS))" w:date="2017-03-14T15:38:00Z"/>
              </w:rPr>
            </w:pPr>
            <w:ins w:id="3860" w:author="Raghavi K (Semiconductor, Computing &amp; Storage (SCS))" w:date="2017-03-14T15:38:00Z">
              <w:r w:rsidRPr="00F92ED1">
                <w:t>TRANSFER PRICE</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B014E53" w14:textId="77777777" w:rsidR="00F92ED1" w:rsidRPr="00F92ED1" w:rsidRDefault="00F92ED1" w:rsidP="00F92ED1">
            <w:pPr>
              <w:rPr>
                <w:ins w:id="3861" w:author="Raghavi K (Semiconductor, Computing &amp; Storage (SCS))" w:date="2017-03-14T15:38:00Z"/>
              </w:rPr>
            </w:pPr>
            <w:ins w:id="3862" w:author="Raghavi K (Semiconductor, Computing &amp; Storage (SCS))" w:date="2017-03-14T15:38:00Z">
              <w:r w:rsidRPr="00F92ED1">
                <w:t>is Transfer Price non-numeric</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4C268B3C" w14:textId="77777777" w:rsidR="00F92ED1" w:rsidRPr="00F92ED1" w:rsidRDefault="00F92ED1" w:rsidP="00F92ED1">
            <w:pPr>
              <w:rPr>
                <w:ins w:id="3863" w:author="Raghavi K (Semiconductor, Computing &amp; Storage (SCS))" w:date="2017-03-14T15:38:00Z"/>
              </w:rPr>
            </w:pPr>
            <w:ins w:id="3864" w:author="Raghavi K (Semiconductor, Computing &amp; Storage (SCS))" w:date="2017-03-14T15:38:00Z">
              <w:r w:rsidRPr="00F92ED1">
                <w:t>When Transfer Price has non-numeric values.</w:t>
              </w:r>
            </w:ins>
          </w:p>
        </w:tc>
      </w:tr>
      <w:tr w:rsidR="00F92ED1" w:rsidRPr="00F052F9" w14:paraId="209A3612" w14:textId="77777777" w:rsidTr="00B23B55">
        <w:trPr>
          <w:trHeight w:val="289"/>
          <w:ins w:id="3865"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26981D97" w14:textId="77777777" w:rsidR="00F92ED1" w:rsidRPr="00F92ED1" w:rsidRDefault="00F92ED1" w:rsidP="00F92ED1">
            <w:pPr>
              <w:rPr>
                <w:ins w:id="3866" w:author="Raghavi K (Semiconductor, Computing &amp; Storage (SCS))" w:date="2017-03-14T15:38:00Z"/>
              </w:rPr>
            </w:pPr>
            <w:ins w:id="3867" w:author="Raghavi K (Semiconductor, Computing &amp; Storage (SCS))" w:date="2017-03-14T15:38:00Z">
              <w:r w:rsidRPr="00F92ED1">
                <w:t>DMO ISC INVOICE DATE</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34B40365" w14:textId="77777777" w:rsidR="00F92ED1" w:rsidRPr="00F92ED1" w:rsidRDefault="00F92ED1" w:rsidP="00F92ED1">
            <w:pPr>
              <w:rPr>
                <w:ins w:id="3868" w:author="Raghavi K (Semiconductor, Computing &amp; Storage (SCS))" w:date="2017-03-14T15:38:00Z"/>
              </w:rPr>
            </w:pPr>
            <w:ins w:id="3869" w:author="Raghavi K (Semiconductor, Computing &amp; Storage (SCS))" w:date="2017-03-14T15:38:00Z">
              <w:r w:rsidRPr="00F92ED1">
                <w:t>is Dmo Isc Invoice not a date</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78F315DA" w14:textId="77777777" w:rsidR="00F92ED1" w:rsidRPr="00F92ED1" w:rsidRDefault="00F92ED1" w:rsidP="00F92ED1">
            <w:pPr>
              <w:rPr>
                <w:ins w:id="3870" w:author="Raghavi K (Semiconductor, Computing &amp; Storage (SCS))" w:date="2017-03-14T15:38:00Z"/>
              </w:rPr>
            </w:pPr>
            <w:ins w:id="3871" w:author="Raghavi K (Semiconductor, Computing &amp; Storage (SCS))" w:date="2017-03-14T15:38:00Z">
              <w:r w:rsidRPr="00F92ED1">
                <w:t>When Dmo Isc Invoice date does not contain proper date.</w:t>
              </w:r>
            </w:ins>
          </w:p>
        </w:tc>
      </w:tr>
      <w:tr w:rsidR="00F92ED1" w:rsidRPr="001535CC" w14:paraId="6EDB5449" w14:textId="77777777" w:rsidTr="00B23B55">
        <w:trPr>
          <w:trHeight w:val="289"/>
          <w:ins w:id="3872"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57191D57" w14:textId="77777777" w:rsidR="00F92ED1" w:rsidRPr="00F92ED1" w:rsidRDefault="00F92ED1" w:rsidP="00F92ED1">
            <w:pPr>
              <w:rPr>
                <w:ins w:id="3873" w:author="Raghavi K (Semiconductor, Computing &amp; Storage (SCS))" w:date="2017-03-14T15:38:00Z"/>
              </w:rPr>
            </w:pPr>
            <w:ins w:id="3874" w:author="Raghavi K (Semiconductor, Computing &amp; Storage (SCS))" w:date="2017-03-14T15:38:00Z">
              <w:r w:rsidRPr="00F92ED1">
                <w:t>CURRENCY</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79877369" w14:textId="77777777" w:rsidR="00F92ED1" w:rsidRPr="00F92ED1" w:rsidRDefault="00F92ED1" w:rsidP="00F92ED1">
            <w:pPr>
              <w:rPr>
                <w:ins w:id="3875" w:author="Raghavi K (Semiconductor, Computing &amp; Storage (SCS))" w:date="2017-03-14T15:38:00Z"/>
              </w:rPr>
            </w:pPr>
            <w:ins w:id="3876" w:author="Raghavi K (Semiconductor, Computing &amp; Storage (SCS))" w:date="2017-03-14T15:38:00Z">
              <w:r w:rsidRPr="00F92ED1">
                <w:t>is Currency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5C63770F" w14:textId="77777777" w:rsidR="00F92ED1" w:rsidRPr="00F92ED1" w:rsidRDefault="00F92ED1" w:rsidP="00F92ED1">
            <w:pPr>
              <w:rPr>
                <w:ins w:id="3877" w:author="Raghavi K (Semiconductor, Computing &amp; Storage (SCS))" w:date="2017-03-14T15:38:00Z"/>
              </w:rPr>
            </w:pPr>
            <w:ins w:id="3878" w:author="Raghavi K (Semiconductor, Computing &amp; Storage (SCS))" w:date="2017-03-14T15:38:00Z">
              <w:r w:rsidRPr="00F92ED1">
                <w:t>When Currency is not available.</w:t>
              </w:r>
            </w:ins>
          </w:p>
        </w:tc>
      </w:tr>
      <w:tr w:rsidR="00F92ED1" w:rsidRPr="001535CC" w14:paraId="5B1D98C3" w14:textId="77777777" w:rsidTr="00B23B55">
        <w:trPr>
          <w:trHeight w:val="578"/>
          <w:ins w:id="3879"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6F3D6C8D" w14:textId="77777777" w:rsidR="00F92ED1" w:rsidRPr="00F92ED1" w:rsidRDefault="00F92ED1" w:rsidP="00F92ED1">
            <w:pPr>
              <w:rPr>
                <w:ins w:id="3880" w:author="Raghavi K (Semiconductor, Computing &amp; Storage (SCS))" w:date="2017-03-14T15:38:00Z"/>
              </w:rPr>
            </w:pPr>
            <w:ins w:id="3881" w:author="Raghavi K (Semiconductor, Computing &amp; Storage (SCS))" w:date="2017-03-14T15:38:00Z">
              <w:r w:rsidRPr="00F92ED1">
                <w:t>CUSTOMER INVOICE DATE</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bottom"/>
            <w:hideMark/>
          </w:tcPr>
          <w:p w14:paraId="227A5D21" w14:textId="77777777" w:rsidR="00F92ED1" w:rsidRPr="00F92ED1" w:rsidRDefault="00F92ED1" w:rsidP="00F92ED1">
            <w:pPr>
              <w:rPr>
                <w:ins w:id="3882" w:author="Raghavi K (Semiconductor, Computing &amp; Storage (SCS))" w:date="2017-03-14T15:38:00Z"/>
              </w:rPr>
            </w:pPr>
            <w:ins w:id="3883" w:author="Raghavi K (Semiconductor, Computing &amp; Storage (SCS))" w:date="2017-03-14T15:38:00Z">
              <w:r w:rsidRPr="00F92ED1">
                <w:t>is Customer invoice date not a date</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bottom"/>
            <w:hideMark/>
          </w:tcPr>
          <w:p w14:paraId="4B5370DD" w14:textId="77777777" w:rsidR="00F92ED1" w:rsidRPr="00F92ED1" w:rsidRDefault="00F92ED1" w:rsidP="00F92ED1">
            <w:pPr>
              <w:rPr>
                <w:ins w:id="3884" w:author="Raghavi K (Semiconductor, Computing &amp; Storage (SCS))" w:date="2017-03-14T15:38:00Z"/>
              </w:rPr>
            </w:pPr>
            <w:ins w:id="3885" w:author="Raghavi K (Semiconductor, Computing &amp; Storage (SCS))" w:date="2017-03-14T15:38:00Z">
              <w:r w:rsidRPr="00F92ED1">
                <w:t>When Customer invoice date does not contain proper date.</w:t>
              </w:r>
            </w:ins>
          </w:p>
        </w:tc>
      </w:tr>
      <w:tr w:rsidR="00F92ED1" w:rsidRPr="001535CC" w14:paraId="3762FA2E" w14:textId="77777777" w:rsidTr="00B23B55">
        <w:trPr>
          <w:trHeight w:val="289"/>
          <w:ins w:id="3886" w:author="Raghavi K (Semiconductor, Computing &amp; Storage (SCS))" w:date="2017-03-14T15:38:00Z"/>
        </w:trPr>
        <w:tc>
          <w:tcPr>
            <w:tcW w:w="1930"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197A5FD0" w14:textId="77777777" w:rsidR="00F92ED1" w:rsidRPr="00F92ED1" w:rsidRDefault="00F92ED1" w:rsidP="00F92ED1">
            <w:pPr>
              <w:rPr>
                <w:ins w:id="3887" w:author="Raghavi K (Semiconductor, Computing &amp; Storage (SCS))" w:date="2017-03-14T15:38:00Z"/>
              </w:rPr>
            </w:pPr>
            <w:ins w:id="3888" w:author="Raghavi K (Semiconductor, Computing &amp; Storage (SCS))" w:date="2017-03-14T15:38:00Z">
              <w:r w:rsidRPr="00F92ED1">
                <w:t>CUSTOMER INVOICE FIELDS</w:t>
              </w:r>
            </w:ins>
          </w:p>
        </w:tc>
        <w:tc>
          <w:tcPr>
            <w:tcW w:w="2617"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06BA626B" w14:textId="77777777" w:rsidR="00F92ED1" w:rsidRPr="00F92ED1" w:rsidRDefault="00F92ED1" w:rsidP="00F92ED1">
            <w:pPr>
              <w:rPr>
                <w:ins w:id="3889" w:author="Raghavi K (Semiconductor, Computing &amp; Storage (SCS))" w:date="2017-03-14T15:38:00Z"/>
              </w:rPr>
            </w:pPr>
            <w:ins w:id="3890" w:author="Raghavi K (Semiconductor, Computing &amp; Storage (SCS))" w:date="2017-03-14T15:38:00Z">
              <w:r w:rsidRPr="00F92ED1">
                <w:t>are CUSTOMER INVOICE FIELDS blank</w:t>
              </w:r>
            </w:ins>
          </w:p>
        </w:tc>
        <w:tc>
          <w:tcPr>
            <w:tcW w:w="5533" w:type="dxa"/>
            <w:tc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noWrap/>
            <w:vAlign w:val="bottom"/>
            <w:hideMark/>
          </w:tcPr>
          <w:p w14:paraId="375E4AA9" w14:textId="77777777" w:rsidR="00F92ED1" w:rsidRPr="00F92ED1" w:rsidRDefault="00F92ED1" w:rsidP="00F92ED1">
            <w:pPr>
              <w:rPr>
                <w:ins w:id="3891" w:author="Raghavi K (Semiconductor, Computing &amp; Storage (SCS))" w:date="2017-03-14T15:38:00Z"/>
              </w:rPr>
            </w:pPr>
            <w:ins w:id="3892" w:author="Raghavi K (Semiconductor, Computing &amp; Storage (SCS))" w:date="2017-03-14T15:38:00Z">
              <w:r w:rsidRPr="00F92ED1">
                <w:t>When CUSTOMER INVOICE FIELDS are blank for CLOSED ORDERLINE</w:t>
              </w:r>
            </w:ins>
          </w:p>
        </w:tc>
      </w:tr>
    </w:tbl>
    <w:p w14:paraId="6B2486CF" w14:textId="77777777" w:rsidR="00F92ED1" w:rsidRPr="00F92ED1" w:rsidRDefault="00F92ED1" w:rsidP="00F92ED1">
      <w:pPr>
        <w:rPr>
          <w:ins w:id="3893" w:author="Raghavi K (Semiconductor, Computing &amp; Storage (SCS))" w:date="2017-03-14T15:38:00Z"/>
          <w:b/>
          <w:sz w:val="22"/>
          <w:szCs w:val="22"/>
        </w:rPr>
      </w:pPr>
    </w:p>
    <w:p w14:paraId="735493B4" w14:textId="77777777" w:rsidR="00F92ED1" w:rsidRPr="00F92ED1" w:rsidRDefault="00F92ED1" w:rsidP="00F92ED1">
      <w:pPr>
        <w:rPr>
          <w:ins w:id="3894" w:author="Raghavi K (Semiconductor, Computing &amp; Storage (SCS))" w:date="2017-03-14T15:38:00Z"/>
          <w:b/>
          <w:sz w:val="22"/>
          <w:szCs w:val="22"/>
        </w:rPr>
      </w:pPr>
      <w:bookmarkStart w:id="3895" w:name="_Toc473819286"/>
      <w:ins w:id="3896" w:author="Raghavi K (Semiconductor, Computing &amp; Storage (SCS))" w:date="2017-03-14T15:38:00Z">
        <w:r w:rsidRPr="00F92ED1">
          <w:rPr>
            <w:b/>
            <w:sz w:val="22"/>
            <w:szCs w:val="22"/>
          </w:rPr>
          <w:t xml:space="preserve">Sell-In Rejections </w:t>
        </w:r>
        <w:r w:rsidRPr="00F92ED1">
          <w:rPr>
            <w:b/>
            <w:sz w:val="22"/>
            <w:szCs w:val="22"/>
          </w:rPr>
          <w:sym w:font="Wingdings" w:char="F0E8"/>
        </w:r>
        <w:r w:rsidRPr="00F92ED1">
          <w:rPr>
            <w:b/>
            <w:sz w:val="22"/>
            <w:szCs w:val="22"/>
          </w:rPr>
          <w:t xml:space="preserve"> ISC: Rejected records will not be available in reports.  They must be corrected and re- loaded per the defined process (See Feed File Format Document Section 1.7.1-1.7.4)</w:t>
        </w:r>
        <w:bookmarkEnd w:id="3895"/>
      </w:ins>
    </w:p>
    <w:tbl>
      <w:tblPr>
        <w:tblW w:w="10081" w:type="dxa"/>
        <w:tblInd w:w="-5" w:type="dxa"/>
        <w:tblLook w:val="04A0" w:firstRow="1" w:lastRow="0" w:firstColumn="1" w:lastColumn="0" w:noHBand="0" w:noVBand="1"/>
      </w:tblPr>
      <w:tblGrid>
        <w:gridCol w:w="2025"/>
        <w:gridCol w:w="2823"/>
        <w:gridCol w:w="5233"/>
      </w:tblGrid>
      <w:tr w:rsidR="00F92ED1" w:rsidRPr="00825AE3" w14:paraId="1F8BC398" w14:textId="77777777" w:rsidTr="00B23B55">
        <w:trPr>
          <w:trHeight w:val="293"/>
          <w:ins w:id="3897" w:author="Raghavi K (Semiconductor, Computing &amp; Storage (SCS))" w:date="2017-03-14T15:38:00Z"/>
        </w:trPr>
        <w:tc>
          <w:tcPr>
            <w:tcW w:w="2025" w:type="dxa"/>
            <w:tcBorders>
              <w:top w:val="single" w:sz="4" w:space="0" w:color="AEAAAA"/>
              <w:left w:val="single" w:sz="4" w:space="0" w:color="AEAAAA"/>
              <w:bottom w:val="single" w:sz="4" w:space="0" w:color="AEAAAA"/>
              <w:right w:val="single" w:sz="4" w:space="0" w:color="AEAAAA"/>
            </w:tcBorders>
            <w:shd w:val="clear" w:color="000000" w:fill="5B9BD5"/>
            <w:vAlign w:val="bottom"/>
            <w:hideMark/>
          </w:tcPr>
          <w:p w14:paraId="0EB35ECC" w14:textId="77777777" w:rsidR="00F92ED1" w:rsidRPr="00F92ED1" w:rsidRDefault="00F92ED1" w:rsidP="00F92ED1">
            <w:pPr>
              <w:rPr>
                <w:ins w:id="3898" w:author="Raghavi K (Semiconductor, Computing &amp; Storage (SCS))" w:date="2017-03-14T15:38:00Z"/>
              </w:rPr>
            </w:pPr>
            <w:ins w:id="3899" w:author="Raghavi K (Semiconductor, Computing &amp; Storage (SCS))" w:date="2017-03-14T15:38:00Z">
              <w:r w:rsidRPr="00F92ED1">
                <w:t>COLUMN NAME</w:t>
              </w:r>
            </w:ins>
          </w:p>
        </w:tc>
        <w:tc>
          <w:tcPr>
            <w:tcW w:w="2823" w:type="dxa"/>
            <w:tcBorders>
              <w:top w:val="single" w:sz="4" w:space="0" w:color="AEAAAA"/>
              <w:left w:val="nil"/>
              <w:bottom w:val="single" w:sz="4" w:space="0" w:color="AEAAAA"/>
              <w:right w:val="single" w:sz="4" w:space="0" w:color="AEAAAA"/>
            </w:tcBorders>
            <w:shd w:val="clear" w:color="000000" w:fill="5B9BD5"/>
            <w:vAlign w:val="bottom"/>
            <w:hideMark/>
          </w:tcPr>
          <w:p w14:paraId="12487C13" w14:textId="77777777" w:rsidR="00F92ED1" w:rsidRPr="00F92ED1" w:rsidRDefault="00F92ED1" w:rsidP="00F92ED1">
            <w:pPr>
              <w:rPr>
                <w:ins w:id="3900" w:author="Raghavi K (Semiconductor, Computing &amp; Storage (SCS))" w:date="2017-03-14T15:38:00Z"/>
              </w:rPr>
            </w:pPr>
            <w:ins w:id="3901" w:author="Raghavi K (Semiconductor, Computing &amp; Storage (SCS))" w:date="2017-03-14T15:38:00Z">
              <w:r w:rsidRPr="00F92ED1">
                <w:t>VALIDATION</w:t>
              </w:r>
            </w:ins>
          </w:p>
        </w:tc>
        <w:tc>
          <w:tcPr>
            <w:tcW w:w="5233" w:type="dxa"/>
            <w:tcBorders>
              <w:top w:val="single" w:sz="4" w:space="0" w:color="AEAAAA"/>
              <w:left w:val="nil"/>
              <w:bottom w:val="single" w:sz="4" w:space="0" w:color="AEAAAA"/>
              <w:right w:val="single" w:sz="4" w:space="0" w:color="AEAAAA"/>
            </w:tcBorders>
            <w:shd w:val="clear" w:color="000000" w:fill="5B9BD5"/>
            <w:vAlign w:val="bottom"/>
            <w:hideMark/>
          </w:tcPr>
          <w:p w14:paraId="01CC8EB7" w14:textId="77777777" w:rsidR="00F92ED1" w:rsidRPr="00F92ED1" w:rsidRDefault="00F92ED1" w:rsidP="00F92ED1">
            <w:pPr>
              <w:rPr>
                <w:ins w:id="3902" w:author="Raghavi K (Semiconductor, Computing &amp; Storage (SCS))" w:date="2017-03-14T15:38:00Z"/>
              </w:rPr>
            </w:pPr>
            <w:ins w:id="3903" w:author="Raghavi K (Semiconductor, Computing &amp; Storage (SCS))" w:date="2017-03-14T15:38:00Z">
              <w:r w:rsidRPr="00F92ED1">
                <w:t>RECORDS REJECTED</w:t>
              </w:r>
            </w:ins>
          </w:p>
        </w:tc>
      </w:tr>
      <w:tr w:rsidR="00F92ED1" w:rsidRPr="00825AE3" w14:paraId="3D83884F" w14:textId="77777777" w:rsidTr="00B23B55">
        <w:trPr>
          <w:trHeight w:val="293"/>
          <w:ins w:id="3904" w:author="Raghavi K (Semiconductor, Computing &amp; Storage (SCS))" w:date="2017-03-14T15:38:00Z"/>
        </w:trPr>
        <w:tc>
          <w:tcPr>
            <w:tcW w:w="2025" w:type="dxa"/>
            <w:vMerge w:val="restart"/>
            <w:tcBorders>
              <w:top w:val="nil"/>
              <w:left w:val="single" w:sz="4" w:space="0" w:color="AEAAAA"/>
              <w:bottom w:val="single" w:sz="4" w:space="0" w:color="AEAAAA"/>
              <w:right w:val="single" w:sz="4" w:space="0" w:color="AEAAAA"/>
            </w:tcBorders>
            <w:shd w:val="clear" w:color="auto" w:fill="auto"/>
            <w:vAlign w:val="center"/>
            <w:hideMark/>
          </w:tcPr>
          <w:p w14:paraId="4FDB7224" w14:textId="77777777" w:rsidR="00F92ED1" w:rsidRPr="00F92ED1" w:rsidRDefault="00F92ED1" w:rsidP="00F92ED1">
            <w:pPr>
              <w:rPr>
                <w:ins w:id="3905" w:author="Raghavi K (Semiconductor, Computing &amp; Storage (SCS))" w:date="2017-03-14T15:38:00Z"/>
              </w:rPr>
            </w:pPr>
            <w:ins w:id="3906" w:author="Raghavi K (Semiconductor, Computing &amp; Storage (SCS))" w:date="2017-03-14T15:38:00Z">
              <w:r w:rsidRPr="00F92ED1">
                <w:t>MD NAME</w:t>
              </w:r>
            </w:ins>
          </w:p>
        </w:tc>
        <w:tc>
          <w:tcPr>
            <w:tcW w:w="2823" w:type="dxa"/>
            <w:tcBorders>
              <w:top w:val="nil"/>
              <w:left w:val="nil"/>
              <w:bottom w:val="single" w:sz="4" w:space="0" w:color="AEAAAA"/>
              <w:right w:val="single" w:sz="4" w:space="0" w:color="AEAAAA"/>
            </w:tcBorders>
            <w:shd w:val="clear" w:color="auto" w:fill="auto"/>
            <w:vAlign w:val="bottom"/>
            <w:hideMark/>
          </w:tcPr>
          <w:p w14:paraId="30B6AA58" w14:textId="77777777" w:rsidR="00F92ED1" w:rsidRPr="00F92ED1" w:rsidRDefault="00F92ED1" w:rsidP="00F92ED1">
            <w:pPr>
              <w:rPr>
                <w:ins w:id="3907" w:author="Raghavi K (Semiconductor, Computing &amp; Storage (SCS))" w:date="2017-03-14T15:38:00Z"/>
              </w:rPr>
            </w:pPr>
            <w:ins w:id="3908" w:author="Raghavi K (Semiconductor, Computing &amp; Storage (SCS))" w:date="2017-03-14T15:38:00Z">
              <w:r w:rsidRPr="00F92ED1">
                <w:t>is MD Name blank</w:t>
              </w:r>
            </w:ins>
          </w:p>
        </w:tc>
        <w:tc>
          <w:tcPr>
            <w:tcW w:w="5233" w:type="dxa"/>
            <w:tcBorders>
              <w:top w:val="nil"/>
              <w:left w:val="nil"/>
              <w:bottom w:val="single" w:sz="4" w:space="0" w:color="AEAAAA"/>
              <w:right w:val="single" w:sz="4" w:space="0" w:color="AEAAAA"/>
            </w:tcBorders>
            <w:shd w:val="clear" w:color="auto" w:fill="auto"/>
            <w:vAlign w:val="bottom"/>
            <w:hideMark/>
          </w:tcPr>
          <w:p w14:paraId="6AB1AE95" w14:textId="77777777" w:rsidR="00F92ED1" w:rsidRPr="00F92ED1" w:rsidRDefault="00F92ED1" w:rsidP="00F92ED1">
            <w:pPr>
              <w:rPr>
                <w:ins w:id="3909" w:author="Raghavi K (Semiconductor, Computing &amp; Storage (SCS))" w:date="2017-03-14T15:38:00Z"/>
              </w:rPr>
            </w:pPr>
            <w:ins w:id="3910" w:author="Raghavi K (Semiconductor, Computing &amp; Storage (SCS))" w:date="2017-03-14T15:38:00Z">
              <w:r w:rsidRPr="00F92ED1">
                <w:t>When MD Name is not available.</w:t>
              </w:r>
            </w:ins>
          </w:p>
        </w:tc>
      </w:tr>
      <w:tr w:rsidR="00F92ED1" w:rsidRPr="00825AE3" w14:paraId="7F8F79F1" w14:textId="77777777" w:rsidTr="00B23B55">
        <w:trPr>
          <w:trHeight w:val="293"/>
          <w:ins w:id="3911" w:author="Raghavi K (Semiconductor, Computing &amp; Storage (SCS))" w:date="2017-03-14T15:38:00Z"/>
        </w:trPr>
        <w:tc>
          <w:tcPr>
            <w:tcW w:w="2025" w:type="dxa"/>
            <w:vMerge/>
            <w:tcBorders>
              <w:top w:val="nil"/>
              <w:left w:val="single" w:sz="4" w:space="0" w:color="AEAAAA"/>
              <w:bottom w:val="single" w:sz="4" w:space="0" w:color="AEAAAA"/>
              <w:right w:val="single" w:sz="4" w:space="0" w:color="AEAAAA"/>
            </w:tcBorders>
            <w:vAlign w:val="center"/>
            <w:hideMark/>
          </w:tcPr>
          <w:p w14:paraId="7A11140A" w14:textId="77777777" w:rsidR="00F92ED1" w:rsidRPr="00F92ED1" w:rsidRDefault="00F92ED1" w:rsidP="00F92ED1">
            <w:pPr>
              <w:rPr>
                <w:ins w:id="3912" w:author="Raghavi K (Semiconductor, Computing &amp; Storage (SCS))" w:date="2017-03-14T15:38:00Z"/>
              </w:rPr>
            </w:pPr>
          </w:p>
        </w:tc>
        <w:tc>
          <w:tcPr>
            <w:tcW w:w="2823" w:type="dxa"/>
            <w:tcBorders>
              <w:top w:val="nil"/>
              <w:left w:val="nil"/>
              <w:bottom w:val="single" w:sz="4" w:space="0" w:color="AEAAAA"/>
              <w:right w:val="single" w:sz="4" w:space="0" w:color="AEAAAA"/>
            </w:tcBorders>
            <w:shd w:val="clear" w:color="auto" w:fill="auto"/>
            <w:vAlign w:val="bottom"/>
            <w:hideMark/>
          </w:tcPr>
          <w:p w14:paraId="7C3ABF90" w14:textId="77777777" w:rsidR="00F92ED1" w:rsidRPr="00F92ED1" w:rsidRDefault="00F92ED1" w:rsidP="00F92ED1">
            <w:pPr>
              <w:rPr>
                <w:ins w:id="3913" w:author="Raghavi K (Semiconductor, Computing &amp; Storage (SCS))" w:date="2017-03-14T15:38:00Z"/>
              </w:rPr>
            </w:pPr>
            <w:ins w:id="3914" w:author="Raghavi K (Semiconductor, Computing &amp; Storage (SCS))" w:date="2017-03-14T15:38:00Z">
              <w:r w:rsidRPr="00F92ED1">
                <w:t>Invalid MD Name</w:t>
              </w:r>
            </w:ins>
          </w:p>
        </w:tc>
        <w:tc>
          <w:tcPr>
            <w:tcW w:w="5233" w:type="dxa"/>
            <w:tcBorders>
              <w:top w:val="nil"/>
              <w:left w:val="nil"/>
              <w:bottom w:val="single" w:sz="4" w:space="0" w:color="AEAAAA"/>
              <w:right w:val="single" w:sz="4" w:space="0" w:color="AEAAAA"/>
            </w:tcBorders>
            <w:shd w:val="clear" w:color="auto" w:fill="auto"/>
            <w:vAlign w:val="bottom"/>
            <w:hideMark/>
          </w:tcPr>
          <w:p w14:paraId="74D3E1EF" w14:textId="77777777" w:rsidR="00F92ED1" w:rsidRPr="00F92ED1" w:rsidRDefault="00F92ED1" w:rsidP="00F92ED1">
            <w:pPr>
              <w:rPr>
                <w:ins w:id="3915" w:author="Raghavi K (Semiconductor, Computing &amp; Storage (SCS))" w:date="2017-03-14T15:38:00Z"/>
              </w:rPr>
            </w:pPr>
            <w:ins w:id="3916" w:author="Raghavi K (Semiconductor, Computing &amp; Storage (SCS))" w:date="2017-03-14T15:38:00Z">
              <w:r w:rsidRPr="00F92ED1">
                <w:t>When the partner is not available in PNP.</w:t>
              </w:r>
            </w:ins>
          </w:p>
        </w:tc>
      </w:tr>
      <w:tr w:rsidR="00F92ED1" w:rsidRPr="00825AE3" w14:paraId="743D569D" w14:textId="77777777" w:rsidTr="00B23B55">
        <w:trPr>
          <w:trHeight w:val="293"/>
          <w:ins w:id="3917" w:author="Raghavi K (Semiconductor, Computing &amp; Storage (SCS))" w:date="2017-03-14T15:38:00Z"/>
        </w:trPr>
        <w:tc>
          <w:tcPr>
            <w:tcW w:w="2025" w:type="dxa"/>
            <w:vMerge/>
            <w:tcBorders>
              <w:top w:val="nil"/>
              <w:left w:val="single" w:sz="4" w:space="0" w:color="AEAAAA"/>
              <w:bottom w:val="single" w:sz="4" w:space="0" w:color="AEAAAA"/>
              <w:right w:val="single" w:sz="4" w:space="0" w:color="AEAAAA"/>
            </w:tcBorders>
            <w:vAlign w:val="center"/>
            <w:hideMark/>
          </w:tcPr>
          <w:p w14:paraId="3E4616F3" w14:textId="77777777" w:rsidR="00F92ED1" w:rsidRPr="00F92ED1" w:rsidRDefault="00F92ED1" w:rsidP="00F92ED1">
            <w:pPr>
              <w:rPr>
                <w:ins w:id="3918" w:author="Raghavi K (Semiconductor, Computing &amp; Storage (SCS))" w:date="2017-03-14T15:38:00Z"/>
              </w:rPr>
            </w:pPr>
          </w:p>
        </w:tc>
        <w:tc>
          <w:tcPr>
            <w:tcW w:w="2823" w:type="dxa"/>
            <w:tcBorders>
              <w:top w:val="nil"/>
              <w:left w:val="nil"/>
              <w:bottom w:val="single" w:sz="4" w:space="0" w:color="AEAAAA"/>
              <w:right w:val="single" w:sz="4" w:space="0" w:color="AEAAAA"/>
            </w:tcBorders>
            <w:shd w:val="clear" w:color="auto" w:fill="auto"/>
            <w:vAlign w:val="bottom"/>
            <w:hideMark/>
          </w:tcPr>
          <w:p w14:paraId="21EB409F" w14:textId="77777777" w:rsidR="00F92ED1" w:rsidRPr="00F92ED1" w:rsidRDefault="00F92ED1" w:rsidP="00F92ED1">
            <w:pPr>
              <w:rPr>
                <w:ins w:id="3919" w:author="Raghavi K (Semiconductor, Computing &amp; Storage (SCS))" w:date="2017-03-14T15:38:00Z"/>
              </w:rPr>
            </w:pPr>
            <w:ins w:id="3920" w:author="Raghavi K (Semiconductor, Computing &amp; Storage (SCS))" w:date="2017-03-14T15:38:00Z">
              <w:r w:rsidRPr="00F92ED1">
                <w:t>More than one Partner in PNP</w:t>
              </w:r>
            </w:ins>
          </w:p>
        </w:tc>
        <w:tc>
          <w:tcPr>
            <w:tcW w:w="5233" w:type="dxa"/>
            <w:tcBorders>
              <w:top w:val="nil"/>
              <w:left w:val="nil"/>
              <w:bottom w:val="single" w:sz="4" w:space="0" w:color="AEAAAA"/>
              <w:right w:val="single" w:sz="4" w:space="0" w:color="AEAAAA"/>
            </w:tcBorders>
            <w:shd w:val="clear" w:color="auto" w:fill="auto"/>
            <w:vAlign w:val="bottom"/>
            <w:hideMark/>
          </w:tcPr>
          <w:p w14:paraId="591ACD28" w14:textId="77777777" w:rsidR="00F92ED1" w:rsidRPr="00F92ED1" w:rsidRDefault="00F92ED1" w:rsidP="00F92ED1">
            <w:pPr>
              <w:rPr>
                <w:ins w:id="3921" w:author="Raghavi K (Semiconductor, Computing &amp; Storage (SCS))" w:date="2017-03-14T15:38:00Z"/>
              </w:rPr>
            </w:pPr>
            <w:ins w:id="3922" w:author="Raghavi K (Semiconductor, Computing &amp; Storage (SCS))" w:date="2017-03-14T15:38:00Z">
              <w:r w:rsidRPr="00F92ED1">
                <w:t>When there are more than one Partner exists in PNP for same VATID.</w:t>
              </w:r>
            </w:ins>
          </w:p>
        </w:tc>
      </w:tr>
      <w:tr w:rsidR="00F92ED1" w:rsidRPr="00825AE3" w14:paraId="457EB9F5" w14:textId="77777777" w:rsidTr="00B23B55">
        <w:trPr>
          <w:trHeight w:val="293"/>
          <w:ins w:id="3923"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7030B221" w14:textId="77777777" w:rsidR="00F92ED1" w:rsidRPr="00F92ED1" w:rsidRDefault="00F92ED1" w:rsidP="00F92ED1">
            <w:pPr>
              <w:rPr>
                <w:ins w:id="3924" w:author="Raghavi K (Semiconductor, Computing &amp; Storage (SCS))" w:date="2017-03-14T15:38:00Z"/>
              </w:rPr>
            </w:pPr>
            <w:ins w:id="3925" w:author="Raghavi K (Semiconductor, Computing &amp; Storage (SCS))" w:date="2017-03-14T15:38:00Z">
              <w:r w:rsidRPr="00F92ED1">
                <w:t>COUNTRY CODE</w:t>
              </w:r>
            </w:ins>
          </w:p>
        </w:tc>
        <w:tc>
          <w:tcPr>
            <w:tcW w:w="2823" w:type="dxa"/>
            <w:tcBorders>
              <w:top w:val="nil"/>
              <w:left w:val="nil"/>
              <w:bottom w:val="single" w:sz="4" w:space="0" w:color="AEAAAA"/>
              <w:right w:val="single" w:sz="4" w:space="0" w:color="AEAAAA"/>
            </w:tcBorders>
            <w:shd w:val="clear" w:color="auto" w:fill="auto"/>
            <w:vAlign w:val="bottom"/>
            <w:hideMark/>
          </w:tcPr>
          <w:p w14:paraId="172E87D0" w14:textId="77777777" w:rsidR="00F92ED1" w:rsidRPr="00F92ED1" w:rsidRDefault="00F92ED1" w:rsidP="00F92ED1">
            <w:pPr>
              <w:rPr>
                <w:ins w:id="3926" w:author="Raghavi K (Semiconductor, Computing &amp; Storage (SCS))" w:date="2017-03-14T15:38:00Z"/>
              </w:rPr>
            </w:pPr>
            <w:ins w:id="3927" w:author="Raghavi K (Semiconductor, Computing &amp; Storage (SCS))" w:date="2017-03-14T15:38:00Z">
              <w:r w:rsidRPr="00F92ED1">
                <w:t>is Country Code blank</w:t>
              </w:r>
            </w:ins>
          </w:p>
        </w:tc>
        <w:tc>
          <w:tcPr>
            <w:tcW w:w="5233" w:type="dxa"/>
            <w:tcBorders>
              <w:top w:val="nil"/>
              <w:left w:val="nil"/>
              <w:bottom w:val="single" w:sz="4" w:space="0" w:color="AEAAAA"/>
              <w:right w:val="single" w:sz="4" w:space="0" w:color="AEAAAA"/>
            </w:tcBorders>
            <w:shd w:val="clear" w:color="auto" w:fill="auto"/>
            <w:vAlign w:val="bottom"/>
            <w:hideMark/>
          </w:tcPr>
          <w:p w14:paraId="6F1CF8B9" w14:textId="77777777" w:rsidR="00F92ED1" w:rsidRPr="00F92ED1" w:rsidRDefault="00F92ED1" w:rsidP="00F92ED1">
            <w:pPr>
              <w:rPr>
                <w:ins w:id="3928" w:author="Raghavi K (Semiconductor, Computing &amp; Storage (SCS))" w:date="2017-03-14T15:38:00Z"/>
              </w:rPr>
            </w:pPr>
            <w:ins w:id="3929" w:author="Raghavi K (Semiconductor, Computing &amp; Storage (SCS))" w:date="2017-03-14T15:38:00Z">
              <w:r w:rsidRPr="00F92ED1">
                <w:t>When Country Code is not available.</w:t>
              </w:r>
            </w:ins>
          </w:p>
        </w:tc>
      </w:tr>
      <w:tr w:rsidR="00F92ED1" w:rsidRPr="00825AE3" w14:paraId="08AFD269" w14:textId="77777777" w:rsidTr="00B23B55">
        <w:trPr>
          <w:trHeight w:val="293"/>
          <w:ins w:id="3930" w:author="Raghavi K (Semiconductor, Computing &amp; Storage (SCS))" w:date="2017-03-14T15:38:00Z"/>
        </w:trPr>
        <w:tc>
          <w:tcPr>
            <w:tcW w:w="2025" w:type="dxa"/>
            <w:vMerge w:val="restart"/>
            <w:tcBorders>
              <w:top w:val="nil"/>
              <w:left w:val="single" w:sz="4" w:space="0" w:color="AEAAAA"/>
              <w:bottom w:val="single" w:sz="4" w:space="0" w:color="AEAAAA"/>
              <w:right w:val="single" w:sz="4" w:space="0" w:color="AEAAAA"/>
            </w:tcBorders>
            <w:shd w:val="clear" w:color="auto" w:fill="auto"/>
            <w:vAlign w:val="center"/>
            <w:hideMark/>
          </w:tcPr>
          <w:p w14:paraId="29B0C372" w14:textId="77777777" w:rsidR="00F92ED1" w:rsidRPr="00F92ED1" w:rsidRDefault="00F92ED1" w:rsidP="00F92ED1">
            <w:pPr>
              <w:rPr>
                <w:ins w:id="3931" w:author="Raghavi K (Semiconductor, Computing &amp; Storage (SCS))" w:date="2017-03-14T15:38:00Z"/>
              </w:rPr>
            </w:pPr>
            <w:ins w:id="3932" w:author="Raghavi K (Semiconductor, Computing &amp; Storage (SCS))" w:date="2017-03-14T15:38:00Z">
              <w:r w:rsidRPr="00F92ED1">
                <w:t>ORDER TYPE</w:t>
              </w:r>
            </w:ins>
          </w:p>
        </w:tc>
        <w:tc>
          <w:tcPr>
            <w:tcW w:w="2823" w:type="dxa"/>
            <w:tcBorders>
              <w:top w:val="nil"/>
              <w:left w:val="nil"/>
              <w:bottom w:val="single" w:sz="4" w:space="0" w:color="AEAAAA"/>
              <w:right w:val="single" w:sz="4" w:space="0" w:color="AEAAAA"/>
            </w:tcBorders>
            <w:shd w:val="clear" w:color="auto" w:fill="auto"/>
            <w:vAlign w:val="bottom"/>
            <w:hideMark/>
          </w:tcPr>
          <w:p w14:paraId="7D46C547" w14:textId="77777777" w:rsidR="00F92ED1" w:rsidRPr="00F92ED1" w:rsidRDefault="00F92ED1" w:rsidP="00F92ED1">
            <w:pPr>
              <w:rPr>
                <w:ins w:id="3933" w:author="Raghavi K (Semiconductor, Computing &amp; Storage (SCS))" w:date="2017-03-14T15:38:00Z"/>
              </w:rPr>
            </w:pPr>
            <w:ins w:id="3934" w:author="Raghavi K (Semiconductor, Computing &amp; Storage (SCS))" w:date="2017-03-14T15:38:00Z">
              <w:r w:rsidRPr="00F92ED1">
                <w:t>is Order Type blank</w:t>
              </w:r>
            </w:ins>
          </w:p>
        </w:tc>
        <w:tc>
          <w:tcPr>
            <w:tcW w:w="5233" w:type="dxa"/>
            <w:tcBorders>
              <w:top w:val="nil"/>
              <w:left w:val="nil"/>
              <w:bottom w:val="single" w:sz="4" w:space="0" w:color="AEAAAA"/>
              <w:right w:val="single" w:sz="4" w:space="0" w:color="AEAAAA"/>
            </w:tcBorders>
            <w:shd w:val="clear" w:color="auto" w:fill="auto"/>
            <w:vAlign w:val="bottom"/>
            <w:hideMark/>
          </w:tcPr>
          <w:p w14:paraId="1F0B1EF8" w14:textId="77777777" w:rsidR="00F92ED1" w:rsidRPr="00F92ED1" w:rsidRDefault="00F92ED1" w:rsidP="00F92ED1">
            <w:pPr>
              <w:rPr>
                <w:ins w:id="3935" w:author="Raghavi K (Semiconductor, Computing &amp; Storage (SCS))" w:date="2017-03-14T15:38:00Z"/>
              </w:rPr>
            </w:pPr>
            <w:ins w:id="3936" w:author="Raghavi K (Semiconductor, Computing &amp; Storage (SCS))" w:date="2017-03-14T15:38:00Z">
              <w:r w:rsidRPr="00F92ED1">
                <w:t>When Order Type is not available.</w:t>
              </w:r>
            </w:ins>
          </w:p>
        </w:tc>
      </w:tr>
      <w:tr w:rsidR="00F92ED1" w:rsidRPr="00825AE3" w14:paraId="7B294A1A" w14:textId="77777777" w:rsidTr="00B23B55">
        <w:trPr>
          <w:trHeight w:val="293"/>
          <w:ins w:id="3937" w:author="Raghavi K (Semiconductor, Computing &amp; Storage (SCS))" w:date="2017-03-14T15:38:00Z"/>
        </w:trPr>
        <w:tc>
          <w:tcPr>
            <w:tcW w:w="2025" w:type="dxa"/>
            <w:vMerge/>
            <w:tcBorders>
              <w:top w:val="nil"/>
              <w:left w:val="single" w:sz="4" w:space="0" w:color="AEAAAA"/>
              <w:bottom w:val="single" w:sz="4" w:space="0" w:color="AEAAAA"/>
              <w:right w:val="single" w:sz="4" w:space="0" w:color="AEAAAA"/>
            </w:tcBorders>
            <w:vAlign w:val="center"/>
            <w:hideMark/>
          </w:tcPr>
          <w:p w14:paraId="5C27B01A" w14:textId="77777777" w:rsidR="00F92ED1" w:rsidRPr="00F92ED1" w:rsidRDefault="00F92ED1" w:rsidP="00F92ED1">
            <w:pPr>
              <w:rPr>
                <w:ins w:id="3938" w:author="Raghavi K (Semiconductor, Computing &amp; Storage (SCS))" w:date="2017-03-14T15:38:00Z"/>
              </w:rPr>
            </w:pPr>
          </w:p>
        </w:tc>
        <w:tc>
          <w:tcPr>
            <w:tcW w:w="2823" w:type="dxa"/>
            <w:tcBorders>
              <w:top w:val="nil"/>
              <w:left w:val="nil"/>
              <w:bottom w:val="single" w:sz="4" w:space="0" w:color="AEAAAA"/>
              <w:right w:val="single" w:sz="4" w:space="0" w:color="AEAAAA"/>
            </w:tcBorders>
            <w:shd w:val="clear" w:color="auto" w:fill="auto"/>
            <w:vAlign w:val="bottom"/>
            <w:hideMark/>
          </w:tcPr>
          <w:p w14:paraId="799BCADB" w14:textId="77777777" w:rsidR="00F92ED1" w:rsidRPr="00F92ED1" w:rsidRDefault="00F92ED1" w:rsidP="00F92ED1">
            <w:pPr>
              <w:rPr>
                <w:ins w:id="3939" w:author="Raghavi K (Semiconductor, Computing &amp; Storage (SCS))" w:date="2017-03-14T15:38:00Z"/>
              </w:rPr>
            </w:pPr>
            <w:ins w:id="3940" w:author="Raghavi K (Semiconductor, Computing &amp; Storage (SCS))" w:date="2017-03-14T15:38:00Z">
              <w:r w:rsidRPr="00F92ED1">
                <w:t>Invalid Order Type</w:t>
              </w:r>
            </w:ins>
          </w:p>
        </w:tc>
        <w:tc>
          <w:tcPr>
            <w:tcW w:w="5233" w:type="dxa"/>
            <w:tcBorders>
              <w:top w:val="nil"/>
              <w:left w:val="nil"/>
              <w:bottom w:val="single" w:sz="4" w:space="0" w:color="AEAAAA"/>
              <w:right w:val="single" w:sz="4" w:space="0" w:color="AEAAAA"/>
            </w:tcBorders>
            <w:shd w:val="clear" w:color="auto" w:fill="auto"/>
            <w:vAlign w:val="bottom"/>
            <w:hideMark/>
          </w:tcPr>
          <w:p w14:paraId="68C22599" w14:textId="77777777" w:rsidR="00F92ED1" w:rsidRPr="00F92ED1" w:rsidRDefault="00F92ED1" w:rsidP="00F92ED1">
            <w:pPr>
              <w:rPr>
                <w:ins w:id="3941" w:author="Raghavi K (Semiconductor, Computing &amp; Storage (SCS))" w:date="2017-03-14T15:38:00Z"/>
              </w:rPr>
            </w:pPr>
            <w:ins w:id="3942" w:author="Raghavi K (Semiconductor, Computing &amp; Storage (SCS))" w:date="2017-03-14T15:38:00Z">
              <w:r w:rsidRPr="00F92ED1">
                <w:t xml:space="preserve">When the Order Type does not match the available list of </w:t>
              </w:r>
              <w:r w:rsidRPr="00F92ED1">
                <w:lastRenderedPageBreak/>
                <w:t>Order Types.</w:t>
              </w:r>
            </w:ins>
          </w:p>
        </w:tc>
      </w:tr>
      <w:tr w:rsidR="00F92ED1" w:rsidRPr="00825AE3" w14:paraId="1F05119B" w14:textId="77777777" w:rsidTr="00B23B55">
        <w:trPr>
          <w:trHeight w:val="293"/>
          <w:ins w:id="3943"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center"/>
            <w:hideMark/>
          </w:tcPr>
          <w:p w14:paraId="7A0CBA62" w14:textId="77777777" w:rsidR="00F92ED1" w:rsidRPr="00F92ED1" w:rsidRDefault="00F92ED1" w:rsidP="00F92ED1">
            <w:pPr>
              <w:rPr>
                <w:ins w:id="3944" w:author="Raghavi K (Semiconductor, Computing &amp; Storage (SCS))" w:date="2017-03-14T15:38:00Z"/>
              </w:rPr>
            </w:pPr>
            <w:ins w:id="3945" w:author="Raghavi K (Semiconductor, Computing &amp; Storage (SCS))" w:date="2017-03-14T15:38:00Z">
              <w:r w:rsidRPr="00F92ED1">
                <w:lastRenderedPageBreak/>
                <w:t>SALES ORDER</w:t>
              </w:r>
            </w:ins>
          </w:p>
        </w:tc>
        <w:tc>
          <w:tcPr>
            <w:tcW w:w="2823" w:type="dxa"/>
            <w:tcBorders>
              <w:top w:val="nil"/>
              <w:left w:val="nil"/>
              <w:bottom w:val="single" w:sz="4" w:space="0" w:color="AEAAAA"/>
              <w:right w:val="single" w:sz="4" w:space="0" w:color="AEAAAA"/>
            </w:tcBorders>
            <w:shd w:val="clear" w:color="auto" w:fill="auto"/>
            <w:vAlign w:val="bottom"/>
            <w:hideMark/>
          </w:tcPr>
          <w:p w14:paraId="55573404" w14:textId="77777777" w:rsidR="00F92ED1" w:rsidRPr="00F92ED1" w:rsidRDefault="00F92ED1" w:rsidP="00F92ED1">
            <w:pPr>
              <w:rPr>
                <w:ins w:id="3946" w:author="Raghavi K (Semiconductor, Computing &amp; Storage (SCS))" w:date="2017-03-14T15:38:00Z"/>
              </w:rPr>
            </w:pPr>
            <w:ins w:id="3947" w:author="Raghavi K (Semiconductor, Computing &amp; Storage (SCS))" w:date="2017-03-14T15:38:00Z">
              <w:r w:rsidRPr="00F92ED1">
                <w:t>is Sales Order blank</w:t>
              </w:r>
            </w:ins>
          </w:p>
        </w:tc>
        <w:tc>
          <w:tcPr>
            <w:tcW w:w="5233" w:type="dxa"/>
            <w:tcBorders>
              <w:top w:val="nil"/>
              <w:left w:val="nil"/>
              <w:bottom w:val="single" w:sz="4" w:space="0" w:color="AEAAAA"/>
              <w:right w:val="single" w:sz="4" w:space="0" w:color="AEAAAA"/>
            </w:tcBorders>
            <w:shd w:val="clear" w:color="auto" w:fill="auto"/>
            <w:vAlign w:val="bottom"/>
            <w:hideMark/>
          </w:tcPr>
          <w:p w14:paraId="0D736562" w14:textId="77777777" w:rsidR="00F92ED1" w:rsidRPr="00F92ED1" w:rsidRDefault="00F92ED1" w:rsidP="00F92ED1">
            <w:pPr>
              <w:rPr>
                <w:ins w:id="3948" w:author="Raghavi K (Semiconductor, Computing &amp; Storage (SCS))" w:date="2017-03-14T15:38:00Z"/>
              </w:rPr>
            </w:pPr>
            <w:ins w:id="3949" w:author="Raghavi K (Semiconductor, Computing &amp; Storage (SCS))" w:date="2017-03-14T15:38:00Z">
              <w:r w:rsidRPr="00F92ED1">
                <w:t>When Sales Order number is not available.</w:t>
              </w:r>
            </w:ins>
          </w:p>
        </w:tc>
      </w:tr>
      <w:tr w:rsidR="00F92ED1" w:rsidRPr="00825AE3" w14:paraId="1051FBDA" w14:textId="77777777" w:rsidTr="00B23B55">
        <w:trPr>
          <w:trHeight w:val="293"/>
          <w:ins w:id="3950"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20813935" w14:textId="77777777" w:rsidR="00F92ED1" w:rsidRPr="00F92ED1" w:rsidRDefault="00F92ED1" w:rsidP="00F92ED1">
            <w:pPr>
              <w:rPr>
                <w:ins w:id="3951" w:author="Raghavi K (Semiconductor, Computing &amp; Storage (SCS))" w:date="2017-03-14T15:38:00Z"/>
              </w:rPr>
            </w:pPr>
            <w:ins w:id="3952" w:author="Raghavi K (Semiconductor, Computing &amp; Storage (SCS))" w:date="2017-03-14T15:38:00Z">
              <w:r w:rsidRPr="00F92ED1">
                <w:t>DMO ISC ORDER</w:t>
              </w:r>
            </w:ins>
          </w:p>
        </w:tc>
        <w:tc>
          <w:tcPr>
            <w:tcW w:w="2823" w:type="dxa"/>
            <w:tcBorders>
              <w:top w:val="nil"/>
              <w:left w:val="nil"/>
              <w:bottom w:val="single" w:sz="4" w:space="0" w:color="AEAAAA"/>
              <w:right w:val="single" w:sz="4" w:space="0" w:color="AEAAAA"/>
            </w:tcBorders>
            <w:shd w:val="clear" w:color="auto" w:fill="auto"/>
            <w:vAlign w:val="bottom"/>
            <w:hideMark/>
          </w:tcPr>
          <w:p w14:paraId="187C6E30" w14:textId="77777777" w:rsidR="00F92ED1" w:rsidRPr="00F92ED1" w:rsidRDefault="00F92ED1" w:rsidP="00F92ED1">
            <w:pPr>
              <w:rPr>
                <w:ins w:id="3953" w:author="Raghavi K (Semiconductor, Computing &amp; Storage (SCS))" w:date="2017-03-14T15:38:00Z"/>
              </w:rPr>
            </w:pPr>
            <w:ins w:id="3954" w:author="Raghavi K (Semiconductor, Computing &amp; Storage (SCS))" w:date="2017-03-14T15:38:00Z">
              <w:r w:rsidRPr="00F92ED1">
                <w:t>is DMO ISC Order blank</w:t>
              </w:r>
            </w:ins>
          </w:p>
        </w:tc>
        <w:tc>
          <w:tcPr>
            <w:tcW w:w="5233" w:type="dxa"/>
            <w:tcBorders>
              <w:top w:val="nil"/>
              <w:left w:val="nil"/>
              <w:bottom w:val="single" w:sz="4" w:space="0" w:color="AEAAAA"/>
              <w:right w:val="single" w:sz="4" w:space="0" w:color="AEAAAA"/>
            </w:tcBorders>
            <w:shd w:val="clear" w:color="auto" w:fill="auto"/>
            <w:vAlign w:val="bottom"/>
            <w:hideMark/>
          </w:tcPr>
          <w:p w14:paraId="789BE94C" w14:textId="77777777" w:rsidR="00F92ED1" w:rsidRPr="00F92ED1" w:rsidRDefault="00F92ED1" w:rsidP="00F92ED1">
            <w:pPr>
              <w:rPr>
                <w:ins w:id="3955" w:author="Raghavi K (Semiconductor, Computing &amp; Storage (SCS))" w:date="2017-03-14T15:38:00Z"/>
              </w:rPr>
            </w:pPr>
            <w:ins w:id="3956" w:author="Raghavi K (Semiconductor, Computing &amp; Storage (SCS))" w:date="2017-03-14T15:38:00Z">
              <w:r w:rsidRPr="00F92ED1">
                <w:t>When DMO ISC Order is not available.</w:t>
              </w:r>
            </w:ins>
          </w:p>
        </w:tc>
      </w:tr>
      <w:tr w:rsidR="00F92ED1" w:rsidRPr="00825AE3" w14:paraId="02C04615" w14:textId="77777777" w:rsidTr="00B23B55">
        <w:trPr>
          <w:trHeight w:val="293"/>
          <w:ins w:id="3957"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34379BC2" w14:textId="77777777" w:rsidR="00F92ED1" w:rsidRPr="00F92ED1" w:rsidRDefault="00F92ED1" w:rsidP="00F92ED1">
            <w:pPr>
              <w:rPr>
                <w:ins w:id="3958" w:author="Raghavi K (Semiconductor, Computing &amp; Storage (SCS))" w:date="2017-03-14T15:38:00Z"/>
              </w:rPr>
            </w:pPr>
            <w:ins w:id="3959" w:author="Raghavi K (Semiconductor, Computing &amp; Storage (SCS))" w:date="2017-03-14T15:38:00Z">
              <w:r w:rsidRPr="00F92ED1">
                <w:t>SALES ORDER LINE</w:t>
              </w:r>
            </w:ins>
          </w:p>
        </w:tc>
        <w:tc>
          <w:tcPr>
            <w:tcW w:w="2823" w:type="dxa"/>
            <w:tcBorders>
              <w:top w:val="nil"/>
              <w:left w:val="nil"/>
              <w:bottom w:val="single" w:sz="4" w:space="0" w:color="AEAAAA"/>
              <w:right w:val="single" w:sz="4" w:space="0" w:color="AEAAAA"/>
            </w:tcBorders>
            <w:shd w:val="clear" w:color="auto" w:fill="auto"/>
            <w:vAlign w:val="bottom"/>
            <w:hideMark/>
          </w:tcPr>
          <w:p w14:paraId="545F38D8" w14:textId="77777777" w:rsidR="00F92ED1" w:rsidRPr="00F92ED1" w:rsidRDefault="00F92ED1" w:rsidP="00F92ED1">
            <w:pPr>
              <w:rPr>
                <w:ins w:id="3960" w:author="Raghavi K (Semiconductor, Computing &amp; Storage (SCS))" w:date="2017-03-14T15:38:00Z"/>
              </w:rPr>
            </w:pPr>
            <w:ins w:id="3961" w:author="Raghavi K (Semiconductor, Computing &amp; Storage (SCS))" w:date="2017-03-14T15:38:00Z">
              <w:r w:rsidRPr="00F92ED1">
                <w:t>is Sales Order Line blank</w:t>
              </w:r>
            </w:ins>
          </w:p>
        </w:tc>
        <w:tc>
          <w:tcPr>
            <w:tcW w:w="5233" w:type="dxa"/>
            <w:tcBorders>
              <w:top w:val="nil"/>
              <w:left w:val="nil"/>
              <w:bottom w:val="single" w:sz="4" w:space="0" w:color="AEAAAA"/>
              <w:right w:val="single" w:sz="4" w:space="0" w:color="AEAAAA"/>
            </w:tcBorders>
            <w:shd w:val="clear" w:color="auto" w:fill="auto"/>
            <w:vAlign w:val="bottom"/>
            <w:hideMark/>
          </w:tcPr>
          <w:p w14:paraId="6414885D" w14:textId="77777777" w:rsidR="00F92ED1" w:rsidRPr="00F92ED1" w:rsidRDefault="00F92ED1" w:rsidP="00F92ED1">
            <w:pPr>
              <w:rPr>
                <w:ins w:id="3962" w:author="Raghavi K (Semiconductor, Computing &amp; Storage (SCS))" w:date="2017-03-14T15:38:00Z"/>
              </w:rPr>
            </w:pPr>
            <w:ins w:id="3963" w:author="Raghavi K (Semiconductor, Computing &amp; Storage (SCS))" w:date="2017-03-14T15:38:00Z">
              <w:r w:rsidRPr="00F92ED1">
                <w:t>When Sales Order Line is not available.</w:t>
              </w:r>
            </w:ins>
          </w:p>
        </w:tc>
      </w:tr>
      <w:tr w:rsidR="00F92ED1" w:rsidRPr="00825AE3" w14:paraId="4C2C565B" w14:textId="77777777" w:rsidTr="00B23B55">
        <w:trPr>
          <w:trHeight w:val="293"/>
          <w:ins w:id="3964"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254D557E" w14:textId="77777777" w:rsidR="00F92ED1" w:rsidRPr="00F92ED1" w:rsidRDefault="00F92ED1" w:rsidP="00F92ED1">
            <w:pPr>
              <w:rPr>
                <w:ins w:id="3965" w:author="Raghavi K (Semiconductor, Computing &amp; Storage (SCS))" w:date="2017-03-14T15:38:00Z"/>
              </w:rPr>
            </w:pPr>
            <w:ins w:id="3966" w:author="Raghavi K (Semiconductor, Computing &amp; Storage (SCS))" w:date="2017-03-14T15:38:00Z">
              <w:r w:rsidRPr="00F92ED1">
                <w:t>LINE STATUS</w:t>
              </w:r>
            </w:ins>
          </w:p>
        </w:tc>
        <w:tc>
          <w:tcPr>
            <w:tcW w:w="2823" w:type="dxa"/>
            <w:tcBorders>
              <w:top w:val="nil"/>
              <w:left w:val="nil"/>
              <w:bottom w:val="single" w:sz="4" w:space="0" w:color="AEAAAA"/>
              <w:right w:val="single" w:sz="4" w:space="0" w:color="AEAAAA"/>
            </w:tcBorders>
            <w:shd w:val="clear" w:color="auto" w:fill="auto"/>
            <w:vAlign w:val="bottom"/>
            <w:hideMark/>
          </w:tcPr>
          <w:p w14:paraId="22D58FA8" w14:textId="77777777" w:rsidR="00F92ED1" w:rsidRPr="00F92ED1" w:rsidRDefault="00F92ED1" w:rsidP="00F92ED1">
            <w:pPr>
              <w:rPr>
                <w:ins w:id="3967" w:author="Raghavi K (Semiconductor, Computing &amp; Storage (SCS))" w:date="2017-03-14T15:38:00Z"/>
              </w:rPr>
            </w:pPr>
            <w:ins w:id="3968" w:author="Raghavi K (Semiconductor, Computing &amp; Storage (SCS))" w:date="2017-03-14T15:38:00Z">
              <w:r w:rsidRPr="00F92ED1">
                <w:t>is Line Status blank</w:t>
              </w:r>
            </w:ins>
          </w:p>
        </w:tc>
        <w:tc>
          <w:tcPr>
            <w:tcW w:w="5233" w:type="dxa"/>
            <w:tcBorders>
              <w:top w:val="nil"/>
              <w:left w:val="nil"/>
              <w:bottom w:val="single" w:sz="4" w:space="0" w:color="AEAAAA"/>
              <w:right w:val="single" w:sz="4" w:space="0" w:color="AEAAAA"/>
            </w:tcBorders>
            <w:shd w:val="clear" w:color="auto" w:fill="auto"/>
            <w:vAlign w:val="bottom"/>
            <w:hideMark/>
          </w:tcPr>
          <w:p w14:paraId="75F4D215" w14:textId="77777777" w:rsidR="00F92ED1" w:rsidRPr="00F92ED1" w:rsidRDefault="00F92ED1" w:rsidP="00F92ED1">
            <w:pPr>
              <w:rPr>
                <w:ins w:id="3969" w:author="Raghavi K (Semiconductor, Computing &amp; Storage (SCS))" w:date="2017-03-14T15:38:00Z"/>
              </w:rPr>
            </w:pPr>
            <w:ins w:id="3970" w:author="Raghavi K (Semiconductor, Computing &amp; Storage (SCS))" w:date="2017-03-14T15:38:00Z">
              <w:r w:rsidRPr="00F92ED1">
                <w:t>When Line Status is not available.</w:t>
              </w:r>
            </w:ins>
          </w:p>
        </w:tc>
      </w:tr>
      <w:tr w:rsidR="00F92ED1" w:rsidRPr="00825AE3" w14:paraId="44689556" w14:textId="77777777" w:rsidTr="00B23B55">
        <w:trPr>
          <w:trHeight w:val="293"/>
          <w:ins w:id="3971" w:author="Raghavi K (Semiconductor, Computing &amp; Storage (SCS))" w:date="2017-03-14T15:38:00Z"/>
        </w:trPr>
        <w:tc>
          <w:tcPr>
            <w:tcW w:w="2025" w:type="dxa"/>
            <w:vMerge w:val="restart"/>
            <w:tcBorders>
              <w:top w:val="nil"/>
              <w:left w:val="single" w:sz="4" w:space="0" w:color="AEAAAA"/>
              <w:bottom w:val="single" w:sz="4" w:space="0" w:color="AEAAAA"/>
              <w:right w:val="single" w:sz="4" w:space="0" w:color="AEAAAA"/>
            </w:tcBorders>
            <w:shd w:val="clear" w:color="auto" w:fill="auto"/>
            <w:vAlign w:val="center"/>
            <w:hideMark/>
          </w:tcPr>
          <w:p w14:paraId="5BF9BC18" w14:textId="77777777" w:rsidR="00F92ED1" w:rsidRPr="00F92ED1" w:rsidRDefault="00F92ED1" w:rsidP="00F92ED1">
            <w:pPr>
              <w:rPr>
                <w:ins w:id="3972" w:author="Raghavi K (Semiconductor, Computing &amp; Storage (SCS))" w:date="2017-03-14T15:38:00Z"/>
              </w:rPr>
            </w:pPr>
            <w:ins w:id="3973" w:author="Raghavi K (Semiconductor, Computing &amp; Storage (SCS))" w:date="2017-03-14T15:38:00Z">
              <w:r w:rsidRPr="00F92ED1">
                <w:t>ORDER CREATION DATE</w:t>
              </w:r>
            </w:ins>
          </w:p>
        </w:tc>
        <w:tc>
          <w:tcPr>
            <w:tcW w:w="2823" w:type="dxa"/>
            <w:tcBorders>
              <w:top w:val="nil"/>
              <w:left w:val="nil"/>
              <w:bottom w:val="single" w:sz="4" w:space="0" w:color="AEAAAA"/>
              <w:right w:val="single" w:sz="4" w:space="0" w:color="AEAAAA"/>
            </w:tcBorders>
            <w:shd w:val="clear" w:color="auto" w:fill="auto"/>
            <w:vAlign w:val="bottom"/>
            <w:hideMark/>
          </w:tcPr>
          <w:p w14:paraId="16B1D929" w14:textId="77777777" w:rsidR="00F92ED1" w:rsidRPr="00F92ED1" w:rsidRDefault="00F92ED1" w:rsidP="00F92ED1">
            <w:pPr>
              <w:rPr>
                <w:ins w:id="3974" w:author="Raghavi K (Semiconductor, Computing &amp; Storage (SCS))" w:date="2017-03-14T15:38:00Z"/>
              </w:rPr>
            </w:pPr>
            <w:ins w:id="3975" w:author="Raghavi K (Semiconductor, Computing &amp; Storage (SCS))" w:date="2017-03-14T15:38:00Z">
              <w:r w:rsidRPr="00F92ED1">
                <w:t>is Order creation date blank</w:t>
              </w:r>
            </w:ins>
          </w:p>
        </w:tc>
        <w:tc>
          <w:tcPr>
            <w:tcW w:w="5233" w:type="dxa"/>
            <w:tcBorders>
              <w:top w:val="nil"/>
              <w:left w:val="nil"/>
              <w:bottom w:val="single" w:sz="4" w:space="0" w:color="AEAAAA"/>
              <w:right w:val="single" w:sz="4" w:space="0" w:color="AEAAAA"/>
            </w:tcBorders>
            <w:shd w:val="clear" w:color="auto" w:fill="auto"/>
            <w:vAlign w:val="bottom"/>
            <w:hideMark/>
          </w:tcPr>
          <w:p w14:paraId="3FE4B7B6" w14:textId="77777777" w:rsidR="00F92ED1" w:rsidRPr="00F92ED1" w:rsidRDefault="00F92ED1" w:rsidP="00F92ED1">
            <w:pPr>
              <w:rPr>
                <w:ins w:id="3976" w:author="Raghavi K (Semiconductor, Computing &amp; Storage (SCS))" w:date="2017-03-14T15:38:00Z"/>
              </w:rPr>
            </w:pPr>
            <w:ins w:id="3977" w:author="Raghavi K (Semiconductor, Computing &amp; Storage (SCS))" w:date="2017-03-14T15:38:00Z">
              <w:r w:rsidRPr="00F92ED1">
                <w:t>When Order creation date is not available.</w:t>
              </w:r>
            </w:ins>
          </w:p>
        </w:tc>
      </w:tr>
      <w:tr w:rsidR="00F92ED1" w:rsidRPr="00825AE3" w14:paraId="701A0AC8" w14:textId="77777777" w:rsidTr="00B23B55">
        <w:trPr>
          <w:trHeight w:val="293"/>
          <w:ins w:id="3978" w:author="Raghavi K (Semiconductor, Computing &amp; Storage (SCS))" w:date="2017-03-14T15:38:00Z"/>
        </w:trPr>
        <w:tc>
          <w:tcPr>
            <w:tcW w:w="2025" w:type="dxa"/>
            <w:vMerge/>
            <w:tcBorders>
              <w:top w:val="nil"/>
              <w:left w:val="single" w:sz="4" w:space="0" w:color="AEAAAA"/>
              <w:bottom w:val="single" w:sz="4" w:space="0" w:color="AEAAAA"/>
              <w:right w:val="single" w:sz="4" w:space="0" w:color="AEAAAA"/>
            </w:tcBorders>
            <w:vAlign w:val="center"/>
            <w:hideMark/>
          </w:tcPr>
          <w:p w14:paraId="7B35E45F" w14:textId="77777777" w:rsidR="00F92ED1" w:rsidRPr="00F92ED1" w:rsidRDefault="00F92ED1" w:rsidP="00F92ED1">
            <w:pPr>
              <w:rPr>
                <w:ins w:id="3979" w:author="Raghavi K (Semiconductor, Computing &amp; Storage (SCS))" w:date="2017-03-14T15:38:00Z"/>
              </w:rPr>
            </w:pPr>
          </w:p>
        </w:tc>
        <w:tc>
          <w:tcPr>
            <w:tcW w:w="2823" w:type="dxa"/>
            <w:tcBorders>
              <w:top w:val="nil"/>
              <w:left w:val="nil"/>
              <w:bottom w:val="single" w:sz="4" w:space="0" w:color="AEAAAA"/>
              <w:right w:val="single" w:sz="4" w:space="0" w:color="AEAAAA"/>
            </w:tcBorders>
            <w:shd w:val="clear" w:color="auto" w:fill="auto"/>
            <w:vAlign w:val="bottom"/>
            <w:hideMark/>
          </w:tcPr>
          <w:p w14:paraId="5D871270" w14:textId="77777777" w:rsidR="00F92ED1" w:rsidRPr="00F92ED1" w:rsidRDefault="00F92ED1" w:rsidP="00F92ED1">
            <w:pPr>
              <w:rPr>
                <w:ins w:id="3980" w:author="Raghavi K (Semiconductor, Computing &amp; Storage (SCS))" w:date="2017-03-14T15:38:00Z"/>
              </w:rPr>
            </w:pPr>
            <w:ins w:id="3981" w:author="Raghavi K (Semiconductor, Computing &amp; Storage (SCS))" w:date="2017-03-14T15:38:00Z">
              <w:r w:rsidRPr="00F92ED1">
                <w:t>is Order creation date not a date</w:t>
              </w:r>
            </w:ins>
          </w:p>
        </w:tc>
        <w:tc>
          <w:tcPr>
            <w:tcW w:w="5233" w:type="dxa"/>
            <w:tcBorders>
              <w:top w:val="nil"/>
              <w:left w:val="nil"/>
              <w:bottom w:val="single" w:sz="4" w:space="0" w:color="AEAAAA"/>
              <w:right w:val="single" w:sz="4" w:space="0" w:color="AEAAAA"/>
            </w:tcBorders>
            <w:shd w:val="clear" w:color="auto" w:fill="auto"/>
            <w:vAlign w:val="bottom"/>
            <w:hideMark/>
          </w:tcPr>
          <w:p w14:paraId="21DB2B54" w14:textId="77777777" w:rsidR="00F92ED1" w:rsidRPr="00F92ED1" w:rsidRDefault="00F92ED1" w:rsidP="00F92ED1">
            <w:pPr>
              <w:rPr>
                <w:ins w:id="3982" w:author="Raghavi K (Semiconductor, Computing &amp; Storage (SCS))" w:date="2017-03-14T15:38:00Z"/>
              </w:rPr>
            </w:pPr>
            <w:ins w:id="3983" w:author="Raghavi K (Semiconductor, Computing &amp; Storage (SCS))" w:date="2017-03-14T15:38:00Z">
              <w:r w:rsidRPr="00F92ED1">
                <w:t>When Order creation date does not contain proper date.</w:t>
              </w:r>
            </w:ins>
          </w:p>
        </w:tc>
      </w:tr>
      <w:tr w:rsidR="00F92ED1" w:rsidRPr="00825AE3" w14:paraId="1C9B8D60" w14:textId="77777777" w:rsidTr="00B23B55">
        <w:trPr>
          <w:trHeight w:val="293"/>
          <w:ins w:id="3984"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321C8F9F" w14:textId="77777777" w:rsidR="00F92ED1" w:rsidRPr="00F92ED1" w:rsidRDefault="00F92ED1" w:rsidP="00F92ED1">
            <w:pPr>
              <w:rPr>
                <w:ins w:id="3985" w:author="Raghavi K (Semiconductor, Computing &amp; Storage (SCS))" w:date="2017-03-14T15:38:00Z"/>
              </w:rPr>
            </w:pPr>
            <w:ins w:id="3986" w:author="Raghavi K (Semiconductor, Computing &amp; Storage (SCS))" w:date="2017-03-14T15:38:00Z">
              <w:r w:rsidRPr="00F92ED1">
                <w:t>ORDER STATUS</w:t>
              </w:r>
            </w:ins>
          </w:p>
        </w:tc>
        <w:tc>
          <w:tcPr>
            <w:tcW w:w="2823" w:type="dxa"/>
            <w:tcBorders>
              <w:top w:val="nil"/>
              <w:left w:val="nil"/>
              <w:bottom w:val="single" w:sz="4" w:space="0" w:color="AEAAAA"/>
              <w:right w:val="single" w:sz="4" w:space="0" w:color="AEAAAA"/>
            </w:tcBorders>
            <w:shd w:val="clear" w:color="auto" w:fill="auto"/>
            <w:vAlign w:val="bottom"/>
            <w:hideMark/>
          </w:tcPr>
          <w:p w14:paraId="0CBE8F12" w14:textId="77777777" w:rsidR="00F92ED1" w:rsidRPr="00F92ED1" w:rsidRDefault="00F92ED1" w:rsidP="00F92ED1">
            <w:pPr>
              <w:rPr>
                <w:ins w:id="3987" w:author="Raghavi K (Semiconductor, Computing &amp; Storage (SCS))" w:date="2017-03-14T15:38:00Z"/>
              </w:rPr>
            </w:pPr>
            <w:ins w:id="3988" w:author="Raghavi K (Semiconductor, Computing &amp; Storage (SCS))" w:date="2017-03-14T15:38:00Z">
              <w:r w:rsidRPr="00F92ED1">
                <w:t>is Order Status blank</w:t>
              </w:r>
            </w:ins>
          </w:p>
        </w:tc>
        <w:tc>
          <w:tcPr>
            <w:tcW w:w="5233" w:type="dxa"/>
            <w:tcBorders>
              <w:top w:val="nil"/>
              <w:left w:val="nil"/>
              <w:bottom w:val="single" w:sz="4" w:space="0" w:color="AEAAAA"/>
              <w:right w:val="single" w:sz="4" w:space="0" w:color="AEAAAA"/>
            </w:tcBorders>
            <w:shd w:val="clear" w:color="auto" w:fill="auto"/>
            <w:vAlign w:val="bottom"/>
            <w:hideMark/>
          </w:tcPr>
          <w:p w14:paraId="058363E2" w14:textId="77777777" w:rsidR="00F92ED1" w:rsidRPr="00F92ED1" w:rsidRDefault="00F92ED1" w:rsidP="00F92ED1">
            <w:pPr>
              <w:rPr>
                <w:ins w:id="3989" w:author="Raghavi K (Semiconductor, Computing &amp; Storage (SCS))" w:date="2017-03-14T15:38:00Z"/>
              </w:rPr>
            </w:pPr>
            <w:ins w:id="3990" w:author="Raghavi K (Semiconductor, Computing &amp; Storage (SCS))" w:date="2017-03-14T15:38:00Z">
              <w:r w:rsidRPr="00F92ED1">
                <w:t>When Order Status is not available.</w:t>
              </w:r>
            </w:ins>
          </w:p>
        </w:tc>
      </w:tr>
      <w:tr w:rsidR="00F92ED1" w:rsidRPr="00825AE3" w14:paraId="73F83324" w14:textId="77777777" w:rsidTr="00B23B55">
        <w:trPr>
          <w:trHeight w:val="293"/>
          <w:ins w:id="3991"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168B5F2A" w14:textId="77777777" w:rsidR="00F92ED1" w:rsidRPr="00F92ED1" w:rsidRDefault="00F92ED1" w:rsidP="00F92ED1">
            <w:pPr>
              <w:rPr>
                <w:ins w:id="3992" w:author="Raghavi K (Semiconductor, Computing &amp; Storage (SCS))" w:date="2017-03-14T15:38:00Z"/>
              </w:rPr>
            </w:pPr>
            <w:ins w:id="3993" w:author="Raghavi K (Semiconductor, Computing &amp; Storage (SCS))" w:date="2017-03-14T15:38:00Z">
              <w:r w:rsidRPr="00F92ED1">
                <w:t>CURRENCY</w:t>
              </w:r>
            </w:ins>
          </w:p>
        </w:tc>
        <w:tc>
          <w:tcPr>
            <w:tcW w:w="2823" w:type="dxa"/>
            <w:tcBorders>
              <w:top w:val="nil"/>
              <w:left w:val="nil"/>
              <w:bottom w:val="single" w:sz="4" w:space="0" w:color="AEAAAA"/>
              <w:right w:val="single" w:sz="4" w:space="0" w:color="AEAAAA"/>
            </w:tcBorders>
            <w:shd w:val="clear" w:color="auto" w:fill="auto"/>
            <w:vAlign w:val="bottom"/>
            <w:hideMark/>
          </w:tcPr>
          <w:p w14:paraId="7BCE8613" w14:textId="77777777" w:rsidR="00F92ED1" w:rsidRPr="00F92ED1" w:rsidRDefault="00F92ED1" w:rsidP="00F92ED1">
            <w:pPr>
              <w:rPr>
                <w:ins w:id="3994" w:author="Raghavi K (Semiconductor, Computing &amp; Storage (SCS))" w:date="2017-03-14T15:38:00Z"/>
              </w:rPr>
            </w:pPr>
            <w:ins w:id="3995" w:author="Raghavi K (Semiconductor, Computing &amp; Storage (SCS))" w:date="2017-03-14T15:38:00Z">
              <w:r w:rsidRPr="00F92ED1">
                <w:t>is Currency blank</w:t>
              </w:r>
            </w:ins>
          </w:p>
        </w:tc>
        <w:tc>
          <w:tcPr>
            <w:tcW w:w="5233" w:type="dxa"/>
            <w:tcBorders>
              <w:top w:val="nil"/>
              <w:left w:val="nil"/>
              <w:bottom w:val="single" w:sz="4" w:space="0" w:color="AEAAAA"/>
              <w:right w:val="single" w:sz="4" w:space="0" w:color="AEAAAA"/>
            </w:tcBorders>
            <w:shd w:val="clear" w:color="auto" w:fill="auto"/>
            <w:vAlign w:val="bottom"/>
            <w:hideMark/>
          </w:tcPr>
          <w:p w14:paraId="3CFA9378" w14:textId="77777777" w:rsidR="00F92ED1" w:rsidRPr="00F92ED1" w:rsidRDefault="00F92ED1" w:rsidP="00F92ED1">
            <w:pPr>
              <w:rPr>
                <w:ins w:id="3996" w:author="Raghavi K (Semiconductor, Computing &amp; Storage (SCS))" w:date="2017-03-14T15:38:00Z"/>
              </w:rPr>
            </w:pPr>
            <w:ins w:id="3997" w:author="Raghavi K (Semiconductor, Computing &amp; Storage (SCS))" w:date="2017-03-14T15:38:00Z">
              <w:r w:rsidRPr="00F92ED1">
                <w:t>When Currency is not available.</w:t>
              </w:r>
            </w:ins>
          </w:p>
        </w:tc>
      </w:tr>
      <w:tr w:rsidR="00F92ED1" w:rsidRPr="00825AE3" w14:paraId="0252D05A" w14:textId="77777777" w:rsidTr="00B23B55">
        <w:trPr>
          <w:trHeight w:val="293"/>
          <w:ins w:id="3998"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13CED009" w14:textId="77777777" w:rsidR="00F92ED1" w:rsidRPr="00F92ED1" w:rsidRDefault="00F92ED1" w:rsidP="00F92ED1">
            <w:pPr>
              <w:rPr>
                <w:ins w:id="3999" w:author="Raghavi K (Semiconductor, Computing &amp; Storage (SCS))" w:date="2017-03-14T15:38:00Z"/>
              </w:rPr>
            </w:pPr>
            <w:ins w:id="4000" w:author="Raghavi K (Semiconductor, Computing &amp; Storage (SCS))" w:date="2017-03-14T15:38:00Z">
              <w:r w:rsidRPr="00F92ED1">
                <w:t>PART NUMBER</w:t>
              </w:r>
            </w:ins>
          </w:p>
        </w:tc>
        <w:tc>
          <w:tcPr>
            <w:tcW w:w="2823" w:type="dxa"/>
            <w:tcBorders>
              <w:top w:val="nil"/>
              <w:left w:val="nil"/>
              <w:bottom w:val="single" w:sz="4" w:space="0" w:color="AEAAAA"/>
              <w:right w:val="single" w:sz="4" w:space="0" w:color="AEAAAA"/>
            </w:tcBorders>
            <w:shd w:val="clear" w:color="auto" w:fill="auto"/>
            <w:vAlign w:val="bottom"/>
            <w:hideMark/>
          </w:tcPr>
          <w:p w14:paraId="000FA8BD" w14:textId="77777777" w:rsidR="00F92ED1" w:rsidRPr="00F92ED1" w:rsidRDefault="00F92ED1" w:rsidP="00F92ED1">
            <w:pPr>
              <w:rPr>
                <w:ins w:id="4001" w:author="Raghavi K (Semiconductor, Computing &amp; Storage (SCS))" w:date="2017-03-14T15:38:00Z"/>
              </w:rPr>
            </w:pPr>
            <w:ins w:id="4002" w:author="Raghavi K (Semiconductor, Computing &amp; Storage (SCS))" w:date="2017-03-14T15:38:00Z">
              <w:r w:rsidRPr="00F92ED1">
                <w:t>is Part Number blank</w:t>
              </w:r>
            </w:ins>
          </w:p>
        </w:tc>
        <w:tc>
          <w:tcPr>
            <w:tcW w:w="5233" w:type="dxa"/>
            <w:tcBorders>
              <w:top w:val="nil"/>
              <w:left w:val="nil"/>
              <w:bottom w:val="single" w:sz="4" w:space="0" w:color="AEAAAA"/>
              <w:right w:val="single" w:sz="4" w:space="0" w:color="AEAAAA"/>
            </w:tcBorders>
            <w:shd w:val="clear" w:color="auto" w:fill="auto"/>
            <w:vAlign w:val="bottom"/>
            <w:hideMark/>
          </w:tcPr>
          <w:p w14:paraId="73C9085D" w14:textId="77777777" w:rsidR="00F92ED1" w:rsidRPr="00F92ED1" w:rsidRDefault="00F92ED1" w:rsidP="00F92ED1">
            <w:pPr>
              <w:rPr>
                <w:ins w:id="4003" w:author="Raghavi K (Semiconductor, Computing &amp; Storage (SCS))" w:date="2017-03-14T15:38:00Z"/>
              </w:rPr>
            </w:pPr>
            <w:ins w:id="4004" w:author="Raghavi K (Semiconductor, Computing &amp; Storage (SCS))" w:date="2017-03-14T15:38:00Z">
              <w:r w:rsidRPr="00F92ED1">
                <w:t>When Part Number is not available.</w:t>
              </w:r>
            </w:ins>
          </w:p>
        </w:tc>
      </w:tr>
      <w:tr w:rsidR="00F92ED1" w:rsidRPr="00825AE3" w14:paraId="4BE76D04" w14:textId="77777777" w:rsidTr="00B23B55">
        <w:trPr>
          <w:trHeight w:val="293"/>
          <w:ins w:id="4005"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3E0FB17C" w14:textId="77777777" w:rsidR="00F92ED1" w:rsidRPr="00F92ED1" w:rsidRDefault="00F92ED1" w:rsidP="00F92ED1">
            <w:pPr>
              <w:rPr>
                <w:ins w:id="4006" w:author="Raghavi K (Semiconductor, Computing &amp; Storage (SCS))" w:date="2017-03-14T15:38:00Z"/>
              </w:rPr>
            </w:pPr>
            <w:ins w:id="4007" w:author="Raghavi K (Semiconductor, Computing &amp; Storage (SCS))" w:date="2017-03-14T15:38:00Z">
              <w:r w:rsidRPr="00F92ED1">
                <w:t>RETURNFLAG</w:t>
              </w:r>
            </w:ins>
          </w:p>
        </w:tc>
        <w:tc>
          <w:tcPr>
            <w:tcW w:w="2823" w:type="dxa"/>
            <w:tcBorders>
              <w:top w:val="nil"/>
              <w:left w:val="nil"/>
              <w:bottom w:val="single" w:sz="4" w:space="0" w:color="AEAAAA"/>
              <w:right w:val="single" w:sz="4" w:space="0" w:color="AEAAAA"/>
            </w:tcBorders>
            <w:shd w:val="clear" w:color="auto" w:fill="auto"/>
            <w:vAlign w:val="bottom"/>
            <w:hideMark/>
          </w:tcPr>
          <w:p w14:paraId="7B18C301" w14:textId="77777777" w:rsidR="00F92ED1" w:rsidRPr="00F92ED1" w:rsidRDefault="00F92ED1" w:rsidP="00F92ED1">
            <w:pPr>
              <w:rPr>
                <w:ins w:id="4008" w:author="Raghavi K (Semiconductor, Computing &amp; Storage (SCS))" w:date="2017-03-14T15:38:00Z"/>
              </w:rPr>
            </w:pPr>
            <w:ins w:id="4009" w:author="Raghavi K (Semiconductor, Computing &amp; Storage (SCS))" w:date="2017-03-14T15:38:00Z">
              <w:r w:rsidRPr="00F92ED1">
                <w:t>is Return Flag not "Y" or Blank</w:t>
              </w:r>
            </w:ins>
          </w:p>
        </w:tc>
        <w:tc>
          <w:tcPr>
            <w:tcW w:w="5233" w:type="dxa"/>
            <w:tcBorders>
              <w:top w:val="nil"/>
              <w:left w:val="nil"/>
              <w:bottom w:val="single" w:sz="4" w:space="0" w:color="AEAAAA"/>
              <w:right w:val="single" w:sz="4" w:space="0" w:color="AEAAAA"/>
            </w:tcBorders>
            <w:shd w:val="clear" w:color="auto" w:fill="auto"/>
            <w:vAlign w:val="bottom"/>
            <w:hideMark/>
          </w:tcPr>
          <w:p w14:paraId="7FFDEFDA" w14:textId="77777777" w:rsidR="00F92ED1" w:rsidRPr="00F92ED1" w:rsidRDefault="00F92ED1" w:rsidP="00F92ED1">
            <w:pPr>
              <w:rPr>
                <w:ins w:id="4010" w:author="Raghavi K (Semiconductor, Computing &amp; Storage (SCS))" w:date="2017-03-14T15:38:00Z"/>
              </w:rPr>
            </w:pPr>
            <w:ins w:id="4011" w:author="Raghavi K (Semiconductor, Computing &amp; Storage (SCS))" w:date="2017-03-14T15:38:00Z">
              <w:r w:rsidRPr="00F92ED1">
                <w:t>When Return flag is NOT "Y" or Blank</w:t>
              </w:r>
            </w:ins>
          </w:p>
        </w:tc>
      </w:tr>
      <w:tr w:rsidR="00F92ED1" w:rsidRPr="00825AE3" w14:paraId="4D76AC91" w14:textId="77777777" w:rsidTr="00B23B55">
        <w:trPr>
          <w:trHeight w:val="293"/>
          <w:ins w:id="4012"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084DFECF" w14:textId="77777777" w:rsidR="00F92ED1" w:rsidRPr="00F92ED1" w:rsidRDefault="00F92ED1" w:rsidP="00F92ED1">
            <w:pPr>
              <w:rPr>
                <w:ins w:id="4013" w:author="Raghavi K (Semiconductor, Computing &amp; Storage (SCS))" w:date="2017-03-14T15:38:00Z"/>
              </w:rPr>
            </w:pPr>
            <w:ins w:id="4014" w:author="Raghavi K (Semiconductor, Computing &amp; Storage (SCS))" w:date="2017-03-14T15:38:00Z">
              <w:r w:rsidRPr="00F92ED1">
                <w:t>INVOICE DATE</w:t>
              </w:r>
            </w:ins>
          </w:p>
        </w:tc>
        <w:tc>
          <w:tcPr>
            <w:tcW w:w="2823" w:type="dxa"/>
            <w:tcBorders>
              <w:top w:val="nil"/>
              <w:left w:val="nil"/>
              <w:bottom w:val="single" w:sz="4" w:space="0" w:color="AEAAAA"/>
              <w:right w:val="single" w:sz="4" w:space="0" w:color="AEAAAA"/>
            </w:tcBorders>
            <w:shd w:val="clear" w:color="auto" w:fill="auto"/>
            <w:vAlign w:val="bottom"/>
            <w:hideMark/>
          </w:tcPr>
          <w:p w14:paraId="33350233" w14:textId="77777777" w:rsidR="00F92ED1" w:rsidRPr="00F92ED1" w:rsidRDefault="00F92ED1" w:rsidP="00F92ED1">
            <w:pPr>
              <w:rPr>
                <w:ins w:id="4015" w:author="Raghavi K (Semiconductor, Computing &amp; Storage (SCS))" w:date="2017-03-14T15:38:00Z"/>
              </w:rPr>
            </w:pPr>
            <w:ins w:id="4016" w:author="Raghavi K (Semiconductor, Computing &amp; Storage (SCS))" w:date="2017-03-14T15:38:00Z">
              <w:r w:rsidRPr="00F92ED1">
                <w:t>is Invoice not a proper date</w:t>
              </w:r>
            </w:ins>
          </w:p>
        </w:tc>
        <w:tc>
          <w:tcPr>
            <w:tcW w:w="5233" w:type="dxa"/>
            <w:tcBorders>
              <w:top w:val="nil"/>
              <w:left w:val="nil"/>
              <w:bottom w:val="single" w:sz="4" w:space="0" w:color="AEAAAA"/>
              <w:right w:val="single" w:sz="4" w:space="0" w:color="AEAAAA"/>
            </w:tcBorders>
            <w:shd w:val="clear" w:color="auto" w:fill="auto"/>
            <w:vAlign w:val="bottom"/>
            <w:hideMark/>
          </w:tcPr>
          <w:p w14:paraId="13A21E72" w14:textId="77777777" w:rsidR="00F92ED1" w:rsidRPr="00F92ED1" w:rsidRDefault="00F92ED1" w:rsidP="00F92ED1">
            <w:pPr>
              <w:rPr>
                <w:ins w:id="4017" w:author="Raghavi K (Semiconductor, Computing &amp; Storage (SCS))" w:date="2017-03-14T15:38:00Z"/>
              </w:rPr>
            </w:pPr>
            <w:ins w:id="4018" w:author="Raghavi K (Semiconductor, Computing &amp; Storage (SCS))" w:date="2017-03-14T15:38:00Z">
              <w:r w:rsidRPr="00F92ED1">
                <w:t>When Invoice date does not contain proper date.</w:t>
              </w:r>
            </w:ins>
          </w:p>
        </w:tc>
      </w:tr>
      <w:tr w:rsidR="00F92ED1" w:rsidRPr="00825AE3" w14:paraId="7F9CBE65" w14:textId="77777777" w:rsidTr="00B23B55">
        <w:trPr>
          <w:trHeight w:val="293"/>
          <w:ins w:id="4019" w:author="Raghavi K (Semiconductor, Computing &amp; Storage (SCS))" w:date="2017-03-14T15:38:00Z"/>
        </w:trPr>
        <w:tc>
          <w:tcPr>
            <w:tcW w:w="2025" w:type="dxa"/>
            <w:vMerge w:val="restart"/>
            <w:tcBorders>
              <w:top w:val="nil"/>
              <w:left w:val="single" w:sz="4" w:space="0" w:color="AEAAAA"/>
              <w:bottom w:val="single" w:sz="4" w:space="0" w:color="AEAAAA"/>
              <w:right w:val="single" w:sz="4" w:space="0" w:color="AEAAAA"/>
            </w:tcBorders>
            <w:shd w:val="clear" w:color="auto" w:fill="auto"/>
            <w:vAlign w:val="center"/>
            <w:hideMark/>
          </w:tcPr>
          <w:p w14:paraId="5CC71682" w14:textId="77777777" w:rsidR="00F92ED1" w:rsidRPr="00F92ED1" w:rsidRDefault="00F92ED1" w:rsidP="00F92ED1">
            <w:pPr>
              <w:rPr>
                <w:ins w:id="4020" w:author="Raghavi K (Semiconductor, Computing &amp; Storage (SCS))" w:date="2017-03-14T15:38:00Z"/>
              </w:rPr>
            </w:pPr>
            <w:ins w:id="4021" w:author="Raghavi K (Semiconductor, Computing &amp; Storage (SCS))" w:date="2017-03-14T15:38:00Z">
              <w:r w:rsidRPr="00F92ED1">
                <w:t>QUANTITY</w:t>
              </w:r>
            </w:ins>
          </w:p>
        </w:tc>
        <w:tc>
          <w:tcPr>
            <w:tcW w:w="2823" w:type="dxa"/>
            <w:tcBorders>
              <w:top w:val="nil"/>
              <w:left w:val="nil"/>
              <w:bottom w:val="single" w:sz="4" w:space="0" w:color="AEAAAA"/>
              <w:right w:val="single" w:sz="4" w:space="0" w:color="AEAAAA"/>
            </w:tcBorders>
            <w:shd w:val="clear" w:color="auto" w:fill="auto"/>
            <w:vAlign w:val="bottom"/>
            <w:hideMark/>
          </w:tcPr>
          <w:p w14:paraId="5CB75F47" w14:textId="77777777" w:rsidR="00F92ED1" w:rsidRPr="00F92ED1" w:rsidRDefault="00F92ED1" w:rsidP="00F92ED1">
            <w:pPr>
              <w:rPr>
                <w:ins w:id="4022" w:author="Raghavi K (Semiconductor, Computing &amp; Storage (SCS))" w:date="2017-03-14T15:38:00Z"/>
              </w:rPr>
            </w:pPr>
            <w:ins w:id="4023" w:author="Raghavi K (Semiconductor, Computing &amp; Storage (SCS))" w:date="2017-03-14T15:38:00Z">
              <w:r w:rsidRPr="00F92ED1">
                <w:t>is Quantity blank</w:t>
              </w:r>
            </w:ins>
          </w:p>
        </w:tc>
        <w:tc>
          <w:tcPr>
            <w:tcW w:w="5233" w:type="dxa"/>
            <w:tcBorders>
              <w:top w:val="nil"/>
              <w:left w:val="nil"/>
              <w:bottom w:val="single" w:sz="4" w:space="0" w:color="AEAAAA"/>
              <w:right w:val="single" w:sz="4" w:space="0" w:color="AEAAAA"/>
            </w:tcBorders>
            <w:shd w:val="clear" w:color="auto" w:fill="auto"/>
            <w:vAlign w:val="bottom"/>
            <w:hideMark/>
          </w:tcPr>
          <w:p w14:paraId="01CF0FC6" w14:textId="77777777" w:rsidR="00F92ED1" w:rsidRPr="00F92ED1" w:rsidRDefault="00F92ED1" w:rsidP="00F92ED1">
            <w:pPr>
              <w:rPr>
                <w:ins w:id="4024" w:author="Raghavi K (Semiconductor, Computing &amp; Storage (SCS))" w:date="2017-03-14T15:38:00Z"/>
              </w:rPr>
            </w:pPr>
            <w:ins w:id="4025" w:author="Raghavi K (Semiconductor, Computing &amp; Storage (SCS))" w:date="2017-03-14T15:38:00Z">
              <w:r w:rsidRPr="00F92ED1">
                <w:t>When Quantity is not available.</w:t>
              </w:r>
            </w:ins>
          </w:p>
        </w:tc>
      </w:tr>
      <w:tr w:rsidR="00F92ED1" w:rsidRPr="00825AE3" w14:paraId="7DB44A83" w14:textId="77777777" w:rsidTr="00B23B55">
        <w:trPr>
          <w:trHeight w:val="293"/>
          <w:ins w:id="4026" w:author="Raghavi K (Semiconductor, Computing &amp; Storage (SCS))" w:date="2017-03-14T15:38:00Z"/>
        </w:trPr>
        <w:tc>
          <w:tcPr>
            <w:tcW w:w="2025" w:type="dxa"/>
            <w:vMerge/>
            <w:tcBorders>
              <w:top w:val="nil"/>
              <w:left w:val="single" w:sz="4" w:space="0" w:color="AEAAAA"/>
              <w:bottom w:val="single" w:sz="4" w:space="0" w:color="AEAAAA"/>
              <w:right w:val="single" w:sz="4" w:space="0" w:color="AEAAAA"/>
            </w:tcBorders>
            <w:vAlign w:val="center"/>
            <w:hideMark/>
          </w:tcPr>
          <w:p w14:paraId="3B4133FC" w14:textId="77777777" w:rsidR="00F92ED1" w:rsidRPr="00F92ED1" w:rsidRDefault="00F92ED1" w:rsidP="00F92ED1">
            <w:pPr>
              <w:rPr>
                <w:ins w:id="4027" w:author="Raghavi K (Semiconductor, Computing &amp; Storage (SCS))" w:date="2017-03-14T15:38:00Z"/>
              </w:rPr>
            </w:pPr>
          </w:p>
        </w:tc>
        <w:tc>
          <w:tcPr>
            <w:tcW w:w="2823" w:type="dxa"/>
            <w:tcBorders>
              <w:top w:val="nil"/>
              <w:left w:val="nil"/>
              <w:bottom w:val="single" w:sz="4" w:space="0" w:color="AEAAAA"/>
              <w:right w:val="single" w:sz="4" w:space="0" w:color="AEAAAA"/>
            </w:tcBorders>
            <w:shd w:val="clear" w:color="auto" w:fill="auto"/>
            <w:vAlign w:val="bottom"/>
            <w:hideMark/>
          </w:tcPr>
          <w:p w14:paraId="4F742EBA" w14:textId="77777777" w:rsidR="00F92ED1" w:rsidRPr="00F92ED1" w:rsidRDefault="00F92ED1" w:rsidP="00F92ED1">
            <w:pPr>
              <w:rPr>
                <w:ins w:id="4028" w:author="Raghavi K (Semiconductor, Computing &amp; Storage (SCS))" w:date="2017-03-14T15:38:00Z"/>
              </w:rPr>
            </w:pPr>
            <w:ins w:id="4029" w:author="Raghavi K (Semiconductor, Computing &amp; Storage (SCS))" w:date="2017-03-14T15:38:00Z">
              <w:r w:rsidRPr="00F92ED1">
                <w:t>is Quantity non-numeric</w:t>
              </w:r>
            </w:ins>
          </w:p>
        </w:tc>
        <w:tc>
          <w:tcPr>
            <w:tcW w:w="5233" w:type="dxa"/>
            <w:tcBorders>
              <w:top w:val="nil"/>
              <w:left w:val="nil"/>
              <w:bottom w:val="single" w:sz="4" w:space="0" w:color="AEAAAA"/>
              <w:right w:val="single" w:sz="4" w:space="0" w:color="AEAAAA"/>
            </w:tcBorders>
            <w:shd w:val="clear" w:color="auto" w:fill="auto"/>
            <w:vAlign w:val="bottom"/>
            <w:hideMark/>
          </w:tcPr>
          <w:p w14:paraId="373169CA" w14:textId="77777777" w:rsidR="00F92ED1" w:rsidRPr="00F92ED1" w:rsidRDefault="00F92ED1" w:rsidP="00F92ED1">
            <w:pPr>
              <w:rPr>
                <w:ins w:id="4030" w:author="Raghavi K (Semiconductor, Computing &amp; Storage (SCS))" w:date="2017-03-14T15:38:00Z"/>
              </w:rPr>
            </w:pPr>
            <w:ins w:id="4031" w:author="Raghavi K (Semiconductor, Computing &amp; Storage (SCS))" w:date="2017-03-14T15:38:00Z">
              <w:r w:rsidRPr="00F92ED1">
                <w:t>When Quantity has non-numeric values.</w:t>
              </w:r>
            </w:ins>
          </w:p>
        </w:tc>
      </w:tr>
      <w:tr w:rsidR="00F92ED1" w:rsidRPr="00825AE3" w14:paraId="4CE66F02" w14:textId="77777777" w:rsidTr="00B23B55">
        <w:trPr>
          <w:trHeight w:val="293"/>
          <w:ins w:id="4032" w:author="Raghavi K (Semiconductor, Computing &amp; Storage (SCS))" w:date="2017-03-14T15:38:00Z"/>
        </w:trPr>
        <w:tc>
          <w:tcPr>
            <w:tcW w:w="2025" w:type="dxa"/>
            <w:vMerge w:val="restart"/>
            <w:tcBorders>
              <w:top w:val="nil"/>
              <w:left w:val="single" w:sz="4" w:space="0" w:color="AEAAAA"/>
              <w:right w:val="single" w:sz="4" w:space="0" w:color="AEAAAA"/>
            </w:tcBorders>
            <w:shd w:val="clear" w:color="auto" w:fill="auto"/>
            <w:vAlign w:val="center"/>
            <w:hideMark/>
          </w:tcPr>
          <w:p w14:paraId="089B8585" w14:textId="77777777" w:rsidR="00F92ED1" w:rsidRPr="00F92ED1" w:rsidRDefault="00F92ED1" w:rsidP="00F92ED1">
            <w:pPr>
              <w:rPr>
                <w:ins w:id="4033" w:author="Raghavi K (Semiconductor, Computing &amp; Storage (SCS))" w:date="2017-03-14T15:38:00Z"/>
              </w:rPr>
            </w:pPr>
            <w:ins w:id="4034" w:author="Raghavi K (Semiconductor, Computing &amp; Storage (SCS))" w:date="2017-03-14T15:38:00Z">
              <w:r w:rsidRPr="00F92ED1">
                <w:t>SALES PRICE</w:t>
              </w:r>
            </w:ins>
          </w:p>
        </w:tc>
        <w:tc>
          <w:tcPr>
            <w:tcW w:w="2823" w:type="dxa"/>
            <w:tcBorders>
              <w:top w:val="nil"/>
              <w:left w:val="nil"/>
              <w:bottom w:val="single" w:sz="4" w:space="0" w:color="AEAAAA"/>
              <w:right w:val="single" w:sz="4" w:space="0" w:color="AEAAAA"/>
            </w:tcBorders>
            <w:shd w:val="clear" w:color="auto" w:fill="auto"/>
            <w:vAlign w:val="bottom"/>
            <w:hideMark/>
          </w:tcPr>
          <w:p w14:paraId="515DF198" w14:textId="77777777" w:rsidR="00F92ED1" w:rsidRPr="00F92ED1" w:rsidRDefault="00F92ED1" w:rsidP="00F92ED1">
            <w:pPr>
              <w:rPr>
                <w:ins w:id="4035" w:author="Raghavi K (Semiconductor, Computing &amp; Storage (SCS))" w:date="2017-03-14T15:38:00Z"/>
              </w:rPr>
            </w:pPr>
            <w:ins w:id="4036" w:author="Raghavi K (Semiconductor, Computing &amp; Storage (SCS))" w:date="2017-03-14T15:38:00Z">
              <w:r w:rsidRPr="00F92ED1">
                <w:t>is Sales Price blank</w:t>
              </w:r>
            </w:ins>
          </w:p>
        </w:tc>
        <w:tc>
          <w:tcPr>
            <w:tcW w:w="5233" w:type="dxa"/>
            <w:tcBorders>
              <w:top w:val="nil"/>
              <w:left w:val="nil"/>
              <w:bottom w:val="single" w:sz="4" w:space="0" w:color="AEAAAA"/>
              <w:right w:val="single" w:sz="4" w:space="0" w:color="AEAAAA"/>
            </w:tcBorders>
            <w:shd w:val="clear" w:color="auto" w:fill="auto"/>
            <w:vAlign w:val="bottom"/>
            <w:hideMark/>
          </w:tcPr>
          <w:p w14:paraId="1C0A297D" w14:textId="77777777" w:rsidR="00F92ED1" w:rsidRPr="00F92ED1" w:rsidRDefault="00F92ED1" w:rsidP="00F92ED1">
            <w:pPr>
              <w:rPr>
                <w:ins w:id="4037" w:author="Raghavi K (Semiconductor, Computing &amp; Storage (SCS))" w:date="2017-03-14T15:38:00Z"/>
              </w:rPr>
            </w:pPr>
            <w:ins w:id="4038" w:author="Raghavi K (Semiconductor, Computing &amp; Storage (SCS))" w:date="2017-03-14T15:38:00Z">
              <w:r w:rsidRPr="00F92ED1">
                <w:t>When Sales Price is not available.</w:t>
              </w:r>
            </w:ins>
          </w:p>
        </w:tc>
      </w:tr>
      <w:tr w:rsidR="00F92ED1" w:rsidRPr="00825AE3" w14:paraId="296FAB9A" w14:textId="77777777" w:rsidTr="00B23B55">
        <w:trPr>
          <w:trHeight w:val="293"/>
          <w:ins w:id="4039" w:author="Raghavi K (Semiconductor, Computing &amp; Storage (SCS))" w:date="2017-03-14T15:38:00Z"/>
        </w:trPr>
        <w:tc>
          <w:tcPr>
            <w:tcW w:w="2025" w:type="dxa"/>
            <w:vMerge/>
            <w:tcBorders>
              <w:left w:val="single" w:sz="4" w:space="0" w:color="AEAAAA"/>
              <w:right w:val="single" w:sz="4" w:space="0" w:color="AEAAAA"/>
            </w:tcBorders>
            <w:vAlign w:val="center"/>
            <w:hideMark/>
          </w:tcPr>
          <w:p w14:paraId="3F3D8E52" w14:textId="77777777" w:rsidR="00F92ED1" w:rsidRPr="00F92ED1" w:rsidRDefault="00F92ED1" w:rsidP="00F92ED1">
            <w:pPr>
              <w:rPr>
                <w:ins w:id="4040" w:author="Raghavi K (Semiconductor, Computing &amp; Storage (SCS))" w:date="2017-03-14T15:38:00Z"/>
              </w:rPr>
            </w:pPr>
          </w:p>
        </w:tc>
        <w:tc>
          <w:tcPr>
            <w:tcW w:w="2823" w:type="dxa"/>
            <w:tcBorders>
              <w:top w:val="nil"/>
              <w:left w:val="nil"/>
              <w:bottom w:val="single" w:sz="4" w:space="0" w:color="AEAAAA"/>
              <w:right w:val="single" w:sz="4" w:space="0" w:color="AEAAAA"/>
            </w:tcBorders>
            <w:shd w:val="clear" w:color="auto" w:fill="auto"/>
            <w:vAlign w:val="bottom"/>
            <w:hideMark/>
          </w:tcPr>
          <w:p w14:paraId="3789BD86" w14:textId="77777777" w:rsidR="00F92ED1" w:rsidRPr="00F92ED1" w:rsidRDefault="00F92ED1" w:rsidP="00F92ED1">
            <w:pPr>
              <w:rPr>
                <w:ins w:id="4041" w:author="Raghavi K (Semiconductor, Computing &amp; Storage (SCS))" w:date="2017-03-14T15:38:00Z"/>
              </w:rPr>
            </w:pPr>
            <w:ins w:id="4042" w:author="Raghavi K (Semiconductor, Computing &amp; Storage (SCS))" w:date="2017-03-14T15:38:00Z">
              <w:r w:rsidRPr="00F92ED1">
                <w:t>Distinct Sales Price for same line item</w:t>
              </w:r>
            </w:ins>
          </w:p>
        </w:tc>
        <w:tc>
          <w:tcPr>
            <w:tcW w:w="5233" w:type="dxa"/>
            <w:tcBorders>
              <w:top w:val="nil"/>
              <w:left w:val="nil"/>
              <w:bottom w:val="single" w:sz="4" w:space="0" w:color="AEAAAA"/>
              <w:right w:val="single" w:sz="4" w:space="0" w:color="AEAAAA"/>
            </w:tcBorders>
            <w:shd w:val="clear" w:color="auto" w:fill="auto"/>
            <w:vAlign w:val="bottom"/>
            <w:hideMark/>
          </w:tcPr>
          <w:p w14:paraId="3A38A070" w14:textId="77777777" w:rsidR="00F92ED1" w:rsidRPr="00F92ED1" w:rsidRDefault="00F92ED1" w:rsidP="00F92ED1">
            <w:pPr>
              <w:rPr>
                <w:ins w:id="4043" w:author="Raghavi K (Semiconductor, Computing &amp; Storage (SCS))" w:date="2017-03-14T15:38:00Z"/>
              </w:rPr>
            </w:pPr>
            <w:ins w:id="4044" w:author="Raghavi K (Semiconductor, Computing &amp; Storage (SCS))" w:date="2017-03-14T15:38:00Z">
              <w:r w:rsidRPr="00F92ED1">
                <w:t>When there are Distinct Sales Prices for same line item.</w:t>
              </w:r>
            </w:ins>
          </w:p>
        </w:tc>
      </w:tr>
      <w:tr w:rsidR="00F92ED1" w:rsidRPr="00825AE3" w14:paraId="3BF50100" w14:textId="77777777" w:rsidTr="00B23B55">
        <w:trPr>
          <w:trHeight w:val="293"/>
          <w:ins w:id="4045" w:author="Raghavi K (Semiconductor, Computing &amp; Storage (SCS))" w:date="2017-03-14T15:38:00Z"/>
        </w:trPr>
        <w:tc>
          <w:tcPr>
            <w:tcW w:w="2025" w:type="dxa"/>
            <w:vMerge/>
            <w:tcBorders>
              <w:left w:val="single" w:sz="4" w:space="0" w:color="AEAAAA"/>
              <w:right w:val="single" w:sz="4" w:space="0" w:color="AEAAAA"/>
            </w:tcBorders>
            <w:vAlign w:val="center"/>
            <w:hideMark/>
          </w:tcPr>
          <w:p w14:paraId="3C16EE4A" w14:textId="77777777" w:rsidR="00F92ED1" w:rsidRPr="00F92ED1" w:rsidRDefault="00F92ED1" w:rsidP="00F92ED1">
            <w:pPr>
              <w:rPr>
                <w:ins w:id="4046" w:author="Raghavi K (Semiconductor, Computing &amp; Storage (SCS))" w:date="2017-03-14T15:38:00Z"/>
              </w:rPr>
            </w:pPr>
          </w:p>
        </w:tc>
        <w:tc>
          <w:tcPr>
            <w:tcW w:w="2823" w:type="dxa"/>
            <w:tcBorders>
              <w:top w:val="nil"/>
              <w:left w:val="nil"/>
              <w:bottom w:val="single" w:sz="4" w:space="0" w:color="AEAAAA"/>
              <w:right w:val="single" w:sz="4" w:space="0" w:color="AEAAAA"/>
            </w:tcBorders>
            <w:shd w:val="clear" w:color="auto" w:fill="auto"/>
            <w:vAlign w:val="bottom"/>
            <w:hideMark/>
          </w:tcPr>
          <w:p w14:paraId="56C06153" w14:textId="77777777" w:rsidR="00F92ED1" w:rsidRPr="00F92ED1" w:rsidRDefault="00F92ED1" w:rsidP="00F92ED1">
            <w:pPr>
              <w:rPr>
                <w:ins w:id="4047" w:author="Raghavi K (Semiconductor, Computing &amp; Storage (SCS))" w:date="2017-03-14T15:38:00Z"/>
              </w:rPr>
            </w:pPr>
            <w:ins w:id="4048" w:author="Raghavi K (Semiconductor, Computing &amp; Storage (SCS))" w:date="2017-03-14T15:38:00Z">
              <w:r w:rsidRPr="00F92ED1">
                <w:t>is Sales Price non-numeric</w:t>
              </w:r>
            </w:ins>
          </w:p>
        </w:tc>
        <w:tc>
          <w:tcPr>
            <w:tcW w:w="5233" w:type="dxa"/>
            <w:tcBorders>
              <w:top w:val="nil"/>
              <w:left w:val="nil"/>
              <w:bottom w:val="single" w:sz="4" w:space="0" w:color="AEAAAA"/>
              <w:right w:val="single" w:sz="4" w:space="0" w:color="AEAAAA"/>
            </w:tcBorders>
            <w:shd w:val="clear" w:color="auto" w:fill="auto"/>
            <w:vAlign w:val="bottom"/>
            <w:hideMark/>
          </w:tcPr>
          <w:p w14:paraId="2D62A231" w14:textId="77777777" w:rsidR="00F92ED1" w:rsidRPr="00F92ED1" w:rsidRDefault="00F92ED1" w:rsidP="00F92ED1">
            <w:pPr>
              <w:rPr>
                <w:ins w:id="4049" w:author="Raghavi K (Semiconductor, Computing &amp; Storage (SCS))" w:date="2017-03-14T15:38:00Z"/>
              </w:rPr>
            </w:pPr>
            <w:ins w:id="4050" w:author="Raghavi K (Semiconductor, Computing &amp; Storage (SCS))" w:date="2017-03-14T15:38:00Z">
              <w:r w:rsidRPr="00F92ED1">
                <w:t>When Sales Price has non-numeric values.</w:t>
              </w:r>
            </w:ins>
          </w:p>
        </w:tc>
      </w:tr>
      <w:tr w:rsidR="00F92ED1" w:rsidRPr="00825AE3" w14:paraId="245A5531" w14:textId="77777777" w:rsidTr="00B23B55">
        <w:trPr>
          <w:trHeight w:val="293"/>
          <w:ins w:id="4051" w:author="Raghavi K (Semiconductor, Computing &amp; Storage (SCS))" w:date="2017-03-14T15:38:00Z"/>
        </w:trPr>
        <w:tc>
          <w:tcPr>
            <w:tcW w:w="2025" w:type="dxa"/>
            <w:vMerge/>
            <w:tcBorders>
              <w:left w:val="single" w:sz="4" w:space="0" w:color="AEAAAA"/>
              <w:bottom w:val="single" w:sz="4" w:space="0" w:color="AEAAAA"/>
              <w:right w:val="single" w:sz="4" w:space="0" w:color="AEAAAA"/>
            </w:tcBorders>
            <w:vAlign w:val="center"/>
          </w:tcPr>
          <w:p w14:paraId="4134369D" w14:textId="77777777" w:rsidR="00F92ED1" w:rsidRPr="00F92ED1" w:rsidRDefault="00F92ED1" w:rsidP="00F92ED1">
            <w:pPr>
              <w:rPr>
                <w:ins w:id="4052" w:author="Raghavi K (Semiconductor, Computing &amp; Storage (SCS))" w:date="2017-03-14T15:38:00Z"/>
              </w:rPr>
            </w:pPr>
          </w:p>
        </w:tc>
        <w:tc>
          <w:tcPr>
            <w:tcW w:w="2823" w:type="dxa"/>
            <w:tcBorders>
              <w:top w:val="nil"/>
              <w:left w:val="nil"/>
              <w:bottom w:val="single" w:sz="4" w:space="0" w:color="AEAAAA"/>
              <w:right w:val="single" w:sz="4" w:space="0" w:color="AEAAAA"/>
            </w:tcBorders>
            <w:shd w:val="clear" w:color="auto" w:fill="auto"/>
            <w:vAlign w:val="bottom"/>
          </w:tcPr>
          <w:p w14:paraId="0B20082B" w14:textId="77777777" w:rsidR="00F92ED1" w:rsidRPr="00F92ED1" w:rsidRDefault="00F92ED1" w:rsidP="00F92ED1">
            <w:pPr>
              <w:rPr>
                <w:ins w:id="4053" w:author="Raghavi K (Semiconductor, Computing &amp; Storage (SCS))" w:date="2017-03-14T15:38:00Z"/>
              </w:rPr>
            </w:pPr>
            <w:ins w:id="4054" w:author="Raghavi K (Semiconductor, Computing &amp; Storage (SCS))" w:date="2017-03-14T15:38:00Z">
              <w:r w:rsidRPr="00F92ED1">
                <w:t>is Sales Price Negative</w:t>
              </w:r>
            </w:ins>
          </w:p>
        </w:tc>
        <w:tc>
          <w:tcPr>
            <w:tcW w:w="5233" w:type="dxa"/>
            <w:tcBorders>
              <w:top w:val="nil"/>
              <w:left w:val="nil"/>
              <w:bottom w:val="single" w:sz="4" w:space="0" w:color="AEAAAA"/>
              <w:right w:val="single" w:sz="4" w:space="0" w:color="AEAAAA"/>
            </w:tcBorders>
            <w:shd w:val="clear" w:color="auto" w:fill="auto"/>
            <w:vAlign w:val="bottom"/>
          </w:tcPr>
          <w:p w14:paraId="66E61902" w14:textId="77777777" w:rsidR="00F92ED1" w:rsidRPr="00F92ED1" w:rsidRDefault="00F92ED1" w:rsidP="00F92ED1">
            <w:pPr>
              <w:rPr>
                <w:ins w:id="4055" w:author="Raghavi K (Semiconductor, Computing &amp; Storage (SCS))" w:date="2017-03-14T15:38:00Z"/>
              </w:rPr>
            </w:pPr>
            <w:ins w:id="4056" w:author="Raghavi K (Semiconductor, Computing &amp; Storage (SCS))" w:date="2017-03-14T15:38:00Z">
              <w:r w:rsidRPr="00F92ED1">
                <w:t>When Sales Price has negative values.</w:t>
              </w:r>
            </w:ins>
          </w:p>
        </w:tc>
      </w:tr>
      <w:tr w:rsidR="00F92ED1" w:rsidRPr="00825AE3" w14:paraId="4975FF46" w14:textId="77777777" w:rsidTr="00B23B55">
        <w:trPr>
          <w:trHeight w:val="293"/>
          <w:ins w:id="4057"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38830F1E" w14:textId="77777777" w:rsidR="00F92ED1" w:rsidRPr="00F92ED1" w:rsidRDefault="00F92ED1" w:rsidP="00F92ED1">
            <w:pPr>
              <w:rPr>
                <w:ins w:id="4058" w:author="Raghavi K (Semiconductor, Computing &amp; Storage (SCS))" w:date="2017-03-14T15:38:00Z"/>
              </w:rPr>
            </w:pPr>
            <w:ins w:id="4059" w:author="Raghavi K (Semiconductor, Computing &amp; Storage (SCS))" w:date="2017-03-14T15:38:00Z">
              <w:r w:rsidRPr="00F92ED1">
                <w:t>TRANSFER PRICE</w:t>
              </w:r>
            </w:ins>
          </w:p>
        </w:tc>
        <w:tc>
          <w:tcPr>
            <w:tcW w:w="2823" w:type="dxa"/>
            <w:tcBorders>
              <w:top w:val="nil"/>
              <w:left w:val="nil"/>
              <w:bottom w:val="single" w:sz="4" w:space="0" w:color="AEAAAA"/>
              <w:right w:val="single" w:sz="4" w:space="0" w:color="AEAAAA"/>
            </w:tcBorders>
            <w:shd w:val="clear" w:color="auto" w:fill="auto"/>
            <w:vAlign w:val="bottom"/>
            <w:hideMark/>
          </w:tcPr>
          <w:p w14:paraId="16E7D555" w14:textId="77777777" w:rsidR="00F92ED1" w:rsidRPr="00F92ED1" w:rsidRDefault="00F92ED1" w:rsidP="00F92ED1">
            <w:pPr>
              <w:rPr>
                <w:ins w:id="4060" w:author="Raghavi K (Semiconductor, Computing &amp; Storage (SCS))" w:date="2017-03-14T15:38:00Z"/>
              </w:rPr>
            </w:pPr>
            <w:ins w:id="4061" w:author="Raghavi K (Semiconductor, Computing &amp; Storage (SCS))" w:date="2017-03-14T15:38:00Z">
              <w:r w:rsidRPr="00F92ED1">
                <w:t>is Transfer Price non-numeric</w:t>
              </w:r>
            </w:ins>
          </w:p>
        </w:tc>
        <w:tc>
          <w:tcPr>
            <w:tcW w:w="5233" w:type="dxa"/>
            <w:tcBorders>
              <w:top w:val="nil"/>
              <w:left w:val="nil"/>
              <w:bottom w:val="single" w:sz="4" w:space="0" w:color="AEAAAA"/>
              <w:right w:val="single" w:sz="4" w:space="0" w:color="AEAAAA"/>
            </w:tcBorders>
            <w:shd w:val="clear" w:color="auto" w:fill="auto"/>
            <w:vAlign w:val="bottom"/>
            <w:hideMark/>
          </w:tcPr>
          <w:p w14:paraId="56EFD2C7" w14:textId="77777777" w:rsidR="00F92ED1" w:rsidRPr="00F92ED1" w:rsidRDefault="00F92ED1" w:rsidP="00F92ED1">
            <w:pPr>
              <w:rPr>
                <w:ins w:id="4062" w:author="Raghavi K (Semiconductor, Computing &amp; Storage (SCS))" w:date="2017-03-14T15:38:00Z"/>
              </w:rPr>
            </w:pPr>
            <w:ins w:id="4063" w:author="Raghavi K (Semiconductor, Computing &amp; Storage (SCS))" w:date="2017-03-14T15:38:00Z">
              <w:r w:rsidRPr="00F92ED1">
                <w:t>When Transfer Price has non-numeric values.</w:t>
              </w:r>
            </w:ins>
          </w:p>
        </w:tc>
      </w:tr>
      <w:tr w:rsidR="00F92ED1" w:rsidRPr="00825AE3" w14:paraId="3D9091A0" w14:textId="77777777" w:rsidTr="00B23B55">
        <w:trPr>
          <w:trHeight w:val="587"/>
          <w:ins w:id="4064" w:author="Raghavi K (Semiconductor, Computing &amp; Storage (SCS))" w:date="2017-03-14T15:38:00Z"/>
        </w:trPr>
        <w:tc>
          <w:tcPr>
            <w:tcW w:w="2025" w:type="dxa"/>
            <w:tcBorders>
              <w:top w:val="nil"/>
              <w:left w:val="single" w:sz="4" w:space="0" w:color="AEAAAA"/>
              <w:bottom w:val="single" w:sz="4" w:space="0" w:color="AEAAAA"/>
              <w:right w:val="single" w:sz="4" w:space="0" w:color="AEAAAA"/>
            </w:tcBorders>
            <w:shd w:val="clear" w:color="auto" w:fill="auto"/>
            <w:vAlign w:val="bottom"/>
            <w:hideMark/>
          </w:tcPr>
          <w:p w14:paraId="4ECEF83F" w14:textId="77777777" w:rsidR="00F92ED1" w:rsidRPr="00F92ED1" w:rsidRDefault="00F92ED1" w:rsidP="00F92ED1">
            <w:pPr>
              <w:rPr>
                <w:ins w:id="4065" w:author="Raghavi K (Semiconductor, Computing &amp; Storage (SCS))" w:date="2017-03-14T15:38:00Z"/>
              </w:rPr>
            </w:pPr>
            <w:ins w:id="4066" w:author="Raghavi K (Semiconductor, Computing &amp; Storage (SCS))" w:date="2017-03-14T15:38:00Z">
              <w:r w:rsidRPr="00F92ED1">
                <w:t>INVOIVE NUMBER</w:t>
              </w:r>
              <w:r w:rsidRPr="00F92ED1">
                <w:br/>
                <w:t>INVOICE DATE</w:t>
              </w:r>
            </w:ins>
          </w:p>
        </w:tc>
        <w:tc>
          <w:tcPr>
            <w:tcW w:w="2823" w:type="dxa"/>
            <w:tcBorders>
              <w:top w:val="nil"/>
              <w:left w:val="nil"/>
              <w:bottom w:val="single" w:sz="4" w:space="0" w:color="AEAAAA"/>
              <w:right w:val="single" w:sz="4" w:space="0" w:color="AEAAAA"/>
            </w:tcBorders>
            <w:shd w:val="clear" w:color="auto" w:fill="auto"/>
            <w:vAlign w:val="bottom"/>
            <w:hideMark/>
          </w:tcPr>
          <w:p w14:paraId="75165E3A" w14:textId="77777777" w:rsidR="00F92ED1" w:rsidRPr="00F92ED1" w:rsidRDefault="00F92ED1" w:rsidP="00F92ED1">
            <w:pPr>
              <w:rPr>
                <w:ins w:id="4067" w:author="Raghavi K (Semiconductor, Computing &amp; Storage (SCS))" w:date="2017-03-14T15:38:00Z"/>
              </w:rPr>
            </w:pPr>
            <w:ins w:id="4068" w:author="Raghavi K (Semiconductor, Computing &amp; Storage (SCS))" w:date="2017-03-14T15:38:00Z">
              <w:r w:rsidRPr="00F92ED1">
                <w:t>These column cannot be blank when Line Status is "CLOSED"</w:t>
              </w:r>
            </w:ins>
          </w:p>
        </w:tc>
        <w:tc>
          <w:tcPr>
            <w:tcW w:w="5233" w:type="dxa"/>
            <w:tcBorders>
              <w:top w:val="nil"/>
              <w:left w:val="nil"/>
              <w:bottom w:val="single" w:sz="4" w:space="0" w:color="AEAAAA"/>
              <w:right w:val="single" w:sz="4" w:space="0" w:color="AEAAAA"/>
            </w:tcBorders>
            <w:shd w:val="clear" w:color="auto" w:fill="auto"/>
            <w:vAlign w:val="bottom"/>
            <w:hideMark/>
          </w:tcPr>
          <w:p w14:paraId="7629D300" w14:textId="77777777" w:rsidR="00F92ED1" w:rsidRPr="00F92ED1" w:rsidRDefault="00F92ED1" w:rsidP="00F92ED1">
            <w:pPr>
              <w:rPr>
                <w:ins w:id="4069" w:author="Raghavi K (Semiconductor, Computing &amp; Storage (SCS))" w:date="2017-03-14T15:38:00Z"/>
              </w:rPr>
            </w:pPr>
            <w:ins w:id="4070" w:author="Raghavi K (Semiconductor, Computing &amp; Storage (SCS))" w:date="2017-03-14T15:38:00Z">
              <w:r w:rsidRPr="00F92ED1">
                <w:t>When Line Status is CLOSED and Invoice Number or Invoice Date is blank.</w:t>
              </w:r>
            </w:ins>
          </w:p>
        </w:tc>
      </w:tr>
    </w:tbl>
    <w:p w14:paraId="6E2F6CE1" w14:textId="77777777" w:rsidR="00F92ED1" w:rsidRPr="00F92ED1" w:rsidRDefault="00F92ED1" w:rsidP="00F92ED1">
      <w:pPr>
        <w:rPr>
          <w:ins w:id="4071" w:author="Raghavi K (Semiconductor, Computing &amp; Storage (SCS))" w:date="2017-03-14T15:38:00Z"/>
        </w:rPr>
      </w:pPr>
    </w:p>
    <w:p w14:paraId="2C70F810" w14:textId="77777777" w:rsidR="00F92ED1" w:rsidRPr="00F92ED1" w:rsidRDefault="00F92ED1" w:rsidP="00F92ED1">
      <w:pPr>
        <w:rPr>
          <w:ins w:id="4072" w:author="Raghavi K (Semiconductor, Computing &amp; Storage (SCS))" w:date="2017-03-14T15:38:00Z"/>
          <w:b/>
          <w:sz w:val="22"/>
          <w:szCs w:val="22"/>
        </w:rPr>
      </w:pPr>
    </w:p>
    <w:p w14:paraId="04E94F43" w14:textId="77777777" w:rsidR="00F92ED1" w:rsidRPr="00F92ED1" w:rsidRDefault="00F92ED1" w:rsidP="00F92ED1">
      <w:pPr>
        <w:rPr>
          <w:ins w:id="4073" w:author="Raghavi K (Semiconductor, Computing &amp; Storage (SCS))" w:date="2017-03-14T15:38:00Z"/>
          <w:b/>
          <w:sz w:val="22"/>
          <w:szCs w:val="22"/>
        </w:rPr>
      </w:pPr>
      <w:bookmarkStart w:id="4074" w:name="_Toc473819287"/>
      <w:ins w:id="4075" w:author="Raghavi K (Semiconductor, Computing &amp; Storage (SCS))" w:date="2017-03-14T15:38:00Z">
        <w:r w:rsidRPr="00F92ED1">
          <w:rPr>
            <w:b/>
            <w:sz w:val="22"/>
            <w:szCs w:val="22"/>
          </w:rPr>
          <w:t xml:space="preserve">Sell-Out Rejections </w:t>
        </w:r>
        <w:r w:rsidRPr="00F92ED1">
          <w:rPr>
            <w:b/>
            <w:sz w:val="22"/>
            <w:szCs w:val="22"/>
          </w:rPr>
          <w:sym w:font="Wingdings" w:char="F0E8"/>
        </w:r>
        <w:r w:rsidRPr="00F92ED1">
          <w:rPr>
            <w:b/>
            <w:sz w:val="22"/>
            <w:szCs w:val="22"/>
          </w:rPr>
          <w:t xml:space="preserve">  Rejected records will not be available in reports.  They must be corrected and re- loaded.</w:t>
        </w:r>
        <w:bookmarkEnd w:id="4074"/>
      </w:ins>
    </w:p>
    <w:tbl>
      <w:tblPr>
        <w:tblW w:w="10055" w:type="dxa"/>
        <w:tblInd w:w="-5" w:type="dxa"/>
        <w:tblLook w:val="04A0" w:firstRow="1" w:lastRow="0" w:firstColumn="1" w:lastColumn="0" w:noHBand="0" w:noVBand="1"/>
      </w:tblPr>
      <w:tblGrid>
        <w:gridCol w:w="2020"/>
        <w:gridCol w:w="2816"/>
        <w:gridCol w:w="5219"/>
      </w:tblGrid>
      <w:tr w:rsidR="00F92ED1" w:rsidRPr="004B5BDA" w14:paraId="0F1AD5B7" w14:textId="77777777" w:rsidTr="00B23B55">
        <w:trPr>
          <w:trHeight w:val="263"/>
          <w:ins w:id="4076" w:author="Raghavi K (Semiconductor, Computing &amp; Storage (SCS))" w:date="2017-03-14T15:38:00Z"/>
        </w:trPr>
        <w:tc>
          <w:tcPr>
            <w:tcW w:w="2020" w:type="dxa"/>
            <w:tcBorders>
              <w:top w:val="single" w:sz="4" w:space="0" w:color="AEAAAA"/>
              <w:left w:val="single" w:sz="4" w:space="0" w:color="AEAAAA"/>
              <w:bottom w:val="single" w:sz="4" w:space="0" w:color="AEAAAA"/>
              <w:right w:val="single" w:sz="4" w:space="0" w:color="AEAAAA"/>
            </w:tcBorders>
            <w:shd w:val="clear" w:color="000000" w:fill="5B9BD5"/>
            <w:vAlign w:val="bottom"/>
            <w:hideMark/>
          </w:tcPr>
          <w:p w14:paraId="059281D4" w14:textId="77777777" w:rsidR="00F92ED1" w:rsidRPr="00F92ED1" w:rsidRDefault="00F92ED1" w:rsidP="00F92ED1">
            <w:pPr>
              <w:rPr>
                <w:ins w:id="4077" w:author="Raghavi K (Semiconductor, Computing &amp; Storage (SCS))" w:date="2017-03-14T15:38:00Z"/>
              </w:rPr>
            </w:pPr>
            <w:ins w:id="4078" w:author="Raghavi K (Semiconductor, Computing &amp; Storage (SCS))" w:date="2017-03-14T15:38:00Z">
              <w:r w:rsidRPr="00F92ED1">
                <w:t>COLUMN NAME</w:t>
              </w:r>
            </w:ins>
          </w:p>
        </w:tc>
        <w:tc>
          <w:tcPr>
            <w:tcW w:w="2816" w:type="dxa"/>
            <w:tcBorders>
              <w:top w:val="single" w:sz="4" w:space="0" w:color="AEAAAA"/>
              <w:left w:val="nil"/>
              <w:bottom w:val="single" w:sz="4" w:space="0" w:color="AEAAAA"/>
              <w:right w:val="single" w:sz="4" w:space="0" w:color="AEAAAA"/>
            </w:tcBorders>
            <w:shd w:val="clear" w:color="000000" w:fill="5B9BD5"/>
            <w:vAlign w:val="bottom"/>
            <w:hideMark/>
          </w:tcPr>
          <w:p w14:paraId="608B563D" w14:textId="77777777" w:rsidR="00F92ED1" w:rsidRPr="00F92ED1" w:rsidRDefault="00F92ED1" w:rsidP="00F92ED1">
            <w:pPr>
              <w:rPr>
                <w:ins w:id="4079" w:author="Raghavi K (Semiconductor, Computing &amp; Storage (SCS))" w:date="2017-03-14T15:38:00Z"/>
              </w:rPr>
            </w:pPr>
            <w:ins w:id="4080" w:author="Raghavi K (Semiconductor, Computing &amp; Storage (SCS))" w:date="2017-03-14T15:38:00Z">
              <w:r w:rsidRPr="00F92ED1">
                <w:t>VALIDATION</w:t>
              </w:r>
            </w:ins>
          </w:p>
        </w:tc>
        <w:tc>
          <w:tcPr>
            <w:tcW w:w="5219" w:type="dxa"/>
            <w:tcBorders>
              <w:top w:val="single" w:sz="4" w:space="0" w:color="AEAAAA"/>
              <w:left w:val="nil"/>
              <w:bottom w:val="single" w:sz="4" w:space="0" w:color="AEAAAA"/>
              <w:right w:val="single" w:sz="4" w:space="0" w:color="AEAAAA"/>
            </w:tcBorders>
            <w:shd w:val="clear" w:color="000000" w:fill="5B9BD5"/>
            <w:vAlign w:val="bottom"/>
            <w:hideMark/>
          </w:tcPr>
          <w:p w14:paraId="5C785327" w14:textId="77777777" w:rsidR="00F92ED1" w:rsidRPr="00F92ED1" w:rsidRDefault="00F92ED1" w:rsidP="00F92ED1">
            <w:pPr>
              <w:rPr>
                <w:ins w:id="4081" w:author="Raghavi K (Semiconductor, Computing &amp; Storage (SCS))" w:date="2017-03-14T15:38:00Z"/>
              </w:rPr>
            </w:pPr>
            <w:ins w:id="4082" w:author="Raghavi K (Semiconductor, Computing &amp; Storage (SCS))" w:date="2017-03-14T15:38:00Z">
              <w:r w:rsidRPr="00F92ED1">
                <w:t>REJECTED</w:t>
              </w:r>
            </w:ins>
          </w:p>
        </w:tc>
      </w:tr>
      <w:tr w:rsidR="00F92ED1" w:rsidRPr="004B5BDA" w14:paraId="702A4318" w14:textId="77777777" w:rsidTr="00B23B55">
        <w:trPr>
          <w:trHeight w:val="263"/>
          <w:ins w:id="4083"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center"/>
            <w:hideMark/>
          </w:tcPr>
          <w:p w14:paraId="13857917" w14:textId="77777777" w:rsidR="00F92ED1" w:rsidRPr="00F92ED1" w:rsidRDefault="00F92ED1" w:rsidP="00F92ED1">
            <w:pPr>
              <w:rPr>
                <w:ins w:id="4084" w:author="Raghavi K (Semiconductor, Computing &amp; Storage (SCS))" w:date="2017-03-14T15:38:00Z"/>
              </w:rPr>
            </w:pPr>
            <w:ins w:id="4085" w:author="Raghavi K (Semiconductor, Computing &amp; Storage (SCS))" w:date="2017-03-14T15:38:00Z">
              <w:r w:rsidRPr="00F92ED1">
                <w:t>MD NAME</w:t>
              </w:r>
            </w:ins>
          </w:p>
        </w:tc>
        <w:tc>
          <w:tcPr>
            <w:tcW w:w="2816" w:type="dxa"/>
            <w:tcBorders>
              <w:top w:val="nil"/>
              <w:left w:val="nil"/>
              <w:bottom w:val="single" w:sz="4" w:space="0" w:color="AEAAAA"/>
              <w:right w:val="single" w:sz="4" w:space="0" w:color="AEAAAA"/>
            </w:tcBorders>
            <w:shd w:val="clear" w:color="auto" w:fill="auto"/>
            <w:vAlign w:val="bottom"/>
            <w:hideMark/>
          </w:tcPr>
          <w:p w14:paraId="02833642" w14:textId="77777777" w:rsidR="00F92ED1" w:rsidRPr="00F92ED1" w:rsidRDefault="00F92ED1" w:rsidP="00F92ED1">
            <w:pPr>
              <w:rPr>
                <w:ins w:id="4086" w:author="Raghavi K (Semiconductor, Computing &amp; Storage (SCS))" w:date="2017-03-14T15:38:00Z"/>
              </w:rPr>
            </w:pPr>
            <w:ins w:id="4087" w:author="Raghavi K (Semiconductor, Computing &amp; Storage (SCS))" w:date="2017-03-14T15:38:00Z">
              <w:r w:rsidRPr="00F92ED1">
                <w:t>Invalid MD Name</w:t>
              </w:r>
            </w:ins>
          </w:p>
        </w:tc>
        <w:tc>
          <w:tcPr>
            <w:tcW w:w="5219" w:type="dxa"/>
            <w:tcBorders>
              <w:top w:val="nil"/>
              <w:left w:val="nil"/>
              <w:bottom w:val="single" w:sz="4" w:space="0" w:color="AEAAAA"/>
              <w:right w:val="single" w:sz="4" w:space="0" w:color="AEAAAA"/>
            </w:tcBorders>
            <w:shd w:val="clear" w:color="auto" w:fill="auto"/>
            <w:vAlign w:val="bottom"/>
            <w:hideMark/>
          </w:tcPr>
          <w:p w14:paraId="7EC53FB7" w14:textId="77777777" w:rsidR="00F92ED1" w:rsidRPr="00F92ED1" w:rsidRDefault="00F92ED1" w:rsidP="00F92ED1">
            <w:pPr>
              <w:rPr>
                <w:ins w:id="4088" w:author="Raghavi K (Semiconductor, Computing &amp; Storage (SCS))" w:date="2017-03-14T15:38:00Z"/>
              </w:rPr>
            </w:pPr>
            <w:ins w:id="4089" w:author="Raghavi K (Semiconductor, Computing &amp; Storage (SCS))" w:date="2017-03-14T15:38:00Z">
              <w:r w:rsidRPr="00F92ED1">
                <w:t>When the partner is not available in PNP.</w:t>
              </w:r>
            </w:ins>
          </w:p>
        </w:tc>
      </w:tr>
      <w:tr w:rsidR="00F92ED1" w:rsidRPr="004B5BDA" w14:paraId="778C07B7" w14:textId="77777777" w:rsidTr="00B23B55">
        <w:trPr>
          <w:trHeight w:val="263"/>
          <w:ins w:id="4090"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bottom"/>
            <w:hideMark/>
          </w:tcPr>
          <w:p w14:paraId="205CEAFA" w14:textId="77777777" w:rsidR="00F92ED1" w:rsidRPr="00F92ED1" w:rsidRDefault="00F92ED1" w:rsidP="00F92ED1">
            <w:pPr>
              <w:rPr>
                <w:ins w:id="4091" w:author="Raghavi K (Semiconductor, Computing &amp; Storage (SCS))" w:date="2017-03-14T15:38:00Z"/>
              </w:rPr>
            </w:pPr>
            <w:ins w:id="4092" w:author="Raghavi K (Semiconductor, Computing &amp; Storage (SCS))" w:date="2017-03-14T15:38:00Z">
              <w:r w:rsidRPr="00F92ED1">
                <w:t>INVOICE NUMBER</w:t>
              </w:r>
            </w:ins>
          </w:p>
        </w:tc>
        <w:tc>
          <w:tcPr>
            <w:tcW w:w="2816" w:type="dxa"/>
            <w:tcBorders>
              <w:top w:val="nil"/>
              <w:left w:val="nil"/>
              <w:bottom w:val="single" w:sz="4" w:space="0" w:color="AEAAAA"/>
              <w:right w:val="single" w:sz="4" w:space="0" w:color="AEAAAA"/>
            </w:tcBorders>
            <w:shd w:val="clear" w:color="auto" w:fill="auto"/>
            <w:vAlign w:val="bottom"/>
            <w:hideMark/>
          </w:tcPr>
          <w:p w14:paraId="27AF4B05" w14:textId="77777777" w:rsidR="00F92ED1" w:rsidRPr="00F92ED1" w:rsidRDefault="00F92ED1" w:rsidP="00F92ED1">
            <w:pPr>
              <w:rPr>
                <w:ins w:id="4093" w:author="Raghavi K (Semiconductor, Computing &amp; Storage (SCS))" w:date="2017-03-14T15:38:00Z"/>
              </w:rPr>
            </w:pPr>
            <w:ins w:id="4094" w:author="Raghavi K (Semiconductor, Computing &amp; Storage (SCS))" w:date="2017-03-14T15:38:00Z">
              <w:r w:rsidRPr="00F92ED1">
                <w:t>is Invoice Number blank</w:t>
              </w:r>
            </w:ins>
          </w:p>
        </w:tc>
        <w:tc>
          <w:tcPr>
            <w:tcW w:w="5219" w:type="dxa"/>
            <w:tcBorders>
              <w:top w:val="nil"/>
              <w:left w:val="nil"/>
              <w:bottom w:val="single" w:sz="4" w:space="0" w:color="AEAAAA"/>
              <w:right w:val="single" w:sz="4" w:space="0" w:color="AEAAAA"/>
            </w:tcBorders>
            <w:shd w:val="clear" w:color="auto" w:fill="auto"/>
            <w:vAlign w:val="bottom"/>
            <w:hideMark/>
          </w:tcPr>
          <w:p w14:paraId="0ADDBC43" w14:textId="77777777" w:rsidR="00F92ED1" w:rsidRPr="00F92ED1" w:rsidRDefault="00F92ED1" w:rsidP="00F92ED1">
            <w:pPr>
              <w:rPr>
                <w:ins w:id="4095" w:author="Raghavi K (Semiconductor, Computing &amp; Storage (SCS))" w:date="2017-03-14T15:38:00Z"/>
              </w:rPr>
            </w:pPr>
            <w:ins w:id="4096" w:author="Raghavi K (Semiconductor, Computing &amp; Storage (SCS))" w:date="2017-03-14T15:38:00Z">
              <w:r w:rsidRPr="00F92ED1">
                <w:t>When Invoice Number is not available.</w:t>
              </w:r>
            </w:ins>
          </w:p>
        </w:tc>
      </w:tr>
      <w:tr w:rsidR="00F92ED1" w:rsidRPr="004B5BDA" w14:paraId="6F30AEEC" w14:textId="77777777" w:rsidTr="00B23B55">
        <w:trPr>
          <w:trHeight w:val="263"/>
          <w:ins w:id="4097"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bottom"/>
            <w:hideMark/>
          </w:tcPr>
          <w:p w14:paraId="5210EC38" w14:textId="77777777" w:rsidR="00F92ED1" w:rsidRPr="00F92ED1" w:rsidRDefault="00F92ED1" w:rsidP="00F92ED1">
            <w:pPr>
              <w:rPr>
                <w:ins w:id="4098" w:author="Raghavi K (Semiconductor, Computing &amp; Storage (SCS))" w:date="2017-03-14T15:38:00Z"/>
              </w:rPr>
            </w:pPr>
            <w:ins w:id="4099" w:author="Raghavi K (Semiconductor, Computing &amp; Storage (SCS))" w:date="2017-03-14T15:38:00Z">
              <w:r w:rsidRPr="00F92ED1">
                <w:t>INVOICE DATE</w:t>
              </w:r>
            </w:ins>
          </w:p>
        </w:tc>
        <w:tc>
          <w:tcPr>
            <w:tcW w:w="2816" w:type="dxa"/>
            <w:tcBorders>
              <w:top w:val="nil"/>
              <w:left w:val="nil"/>
              <w:bottom w:val="single" w:sz="4" w:space="0" w:color="AEAAAA"/>
              <w:right w:val="single" w:sz="4" w:space="0" w:color="AEAAAA"/>
            </w:tcBorders>
            <w:shd w:val="clear" w:color="auto" w:fill="auto"/>
            <w:vAlign w:val="bottom"/>
            <w:hideMark/>
          </w:tcPr>
          <w:p w14:paraId="6E42FA2E" w14:textId="77777777" w:rsidR="00F92ED1" w:rsidRPr="00F92ED1" w:rsidRDefault="00F92ED1" w:rsidP="00F92ED1">
            <w:pPr>
              <w:rPr>
                <w:ins w:id="4100" w:author="Raghavi K (Semiconductor, Computing &amp; Storage (SCS))" w:date="2017-03-14T15:38:00Z"/>
              </w:rPr>
            </w:pPr>
            <w:ins w:id="4101" w:author="Raghavi K (Semiconductor, Computing &amp; Storage (SCS))" w:date="2017-03-14T15:38:00Z">
              <w:r w:rsidRPr="00F92ED1">
                <w:t>is Invoice not a proper date</w:t>
              </w:r>
            </w:ins>
          </w:p>
        </w:tc>
        <w:tc>
          <w:tcPr>
            <w:tcW w:w="5219" w:type="dxa"/>
            <w:tcBorders>
              <w:top w:val="nil"/>
              <w:left w:val="nil"/>
              <w:bottom w:val="single" w:sz="4" w:space="0" w:color="AEAAAA"/>
              <w:right w:val="single" w:sz="4" w:space="0" w:color="AEAAAA"/>
            </w:tcBorders>
            <w:shd w:val="clear" w:color="auto" w:fill="auto"/>
            <w:vAlign w:val="bottom"/>
            <w:hideMark/>
          </w:tcPr>
          <w:p w14:paraId="1A84AEC0" w14:textId="77777777" w:rsidR="00F92ED1" w:rsidRPr="00F92ED1" w:rsidRDefault="00F92ED1" w:rsidP="00F92ED1">
            <w:pPr>
              <w:rPr>
                <w:ins w:id="4102" w:author="Raghavi K (Semiconductor, Computing &amp; Storage (SCS))" w:date="2017-03-14T15:38:00Z"/>
              </w:rPr>
            </w:pPr>
            <w:ins w:id="4103" w:author="Raghavi K (Semiconductor, Computing &amp; Storage (SCS))" w:date="2017-03-14T15:38:00Z">
              <w:r w:rsidRPr="00F92ED1">
                <w:t>When Invoice date does not contain proper date.</w:t>
              </w:r>
            </w:ins>
          </w:p>
        </w:tc>
      </w:tr>
      <w:tr w:rsidR="00F92ED1" w:rsidRPr="004B5BDA" w14:paraId="33DD295B" w14:textId="77777777" w:rsidTr="00B23B55">
        <w:trPr>
          <w:trHeight w:val="263"/>
          <w:ins w:id="4104"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bottom"/>
            <w:hideMark/>
          </w:tcPr>
          <w:p w14:paraId="39B39643" w14:textId="77777777" w:rsidR="00F92ED1" w:rsidRPr="00F92ED1" w:rsidRDefault="00F92ED1" w:rsidP="00F92ED1">
            <w:pPr>
              <w:rPr>
                <w:ins w:id="4105" w:author="Raghavi K (Semiconductor, Computing &amp; Storage (SCS))" w:date="2017-03-14T15:38:00Z"/>
              </w:rPr>
            </w:pPr>
            <w:ins w:id="4106" w:author="Raghavi K (Semiconductor, Computing &amp; Storage (SCS))" w:date="2017-03-14T15:38:00Z">
              <w:r w:rsidRPr="00F92ED1">
                <w:t>VAT ID</w:t>
              </w:r>
            </w:ins>
          </w:p>
        </w:tc>
        <w:tc>
          <w:tcPr>
            <w:tcW w:w="2816" w:type="dxa"/>
            <w:tcBorders>
              <w:top w:val="nil"/>
              <w:left w:val="nil"/>
              <w:bottom w:val="single" w:sz="4" w:space="0" w:color="AEAAAA"/>
              <w:right w:val="single" w:sz="4" w:space="0" w:color="AEAAAA"/>
            </w:tcBorders>
            <w:shd w:val="clear" w:color="auto" w:fill="auto"/>
            <w:noWrap/>
            <w:vAlign w:val="bottom"/>
            <w:hideMark/>
          </w:tcPr>
          <w:p w14:paraId="39984C00" w14:textId="77777777" w:rsidR="00F92ED1" w:rsidRPr="00F92ED1" w:rsidRDefault="00F92ED1" w:rsidP="00F92ED1">
            <w:pPr>
              <w:rPr>
                <w:ins w:id="4107" w:author="Raghavi K (Semiconductor, Computing &amp; Storage (SCS))" w:date="2017-03-14T15:38:00Z"/>
              </w:rPr>
            </w:pPr>
            <w:ins w:id="4108" w:author="Raghavi K (Semiconductor, Computing &amp; Storage (SCS))" w:date="2017-03-14T15:38:00Z">
              <w:r w:rsidRPr="00F92ED1">
                <w:t>is VATID blank</w:t>
              </w:r>
            </w:ins>
          </w:p>
        </w:tc>
        <w:tc>
          <w:tcPr>
            <w:tcW w:w="5219" w:type="dxa"/>
            <w:tcBorders>
              <w:top w:val="nil"/>
              <w:left w:val="nil"/>
              <w:bottom w:val="single" w:sz="4" w:space="0" w:color="AEAAAA"/>
              <w:right w:val="single" w:sz="4" w:space="0" w:color="AEAAAA"/>
            </w:tcBorders>
            <w:shd w:val="clear" w:color="auto" w:fill="auto"/>
            <w:noWrap/>
            <w:vAlign w:val="bottom"/>
            <w:hideMark/>
          </w:tcPr>
          <w:p w14:paraId="22A876AA" w14:textId="77777777" w:rsidR="00F92ED1" w:rsidRPr="00F92ED1" w:rsidRDefault="00F92ED1" w:rsidP="00F92ED1">
            <w:pPr>
              <w:rPr>
                <w:ins w:id="4109" w:author="Raghavi K (Semiconductor, Computing &amp; Storage (SCS))" w:date="2017-03-14T15:38:00Z"/>
              </w:rPr>
            </w:pPr>
            <w:ins w:id="4110" w:author="Raghavi K (Semiconductor, Computing &amp; Storage (SCS))" w:date="2017-03-14T15:38:00Z">
              <w:r w:rsidRPr="00F92ED1">
                <w:t>When VATID is not available.</w:t>
              </w:r>
            </w:ins>
          </w:p>
        </w:tc>
      </w:tr>
      <w:tr w:rsidR="00F92ED1" w:rsidRPr="004B5BDA" w14:paraId="7561D12A" w14:textId="77777777" w:rsidTr="00B23B55">
        <w:trPr>
          <w:trHeight w:val="263"/>
          <w:ins w:id="4111"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bottom"/>
            <w:hideMark/>
          </w:tcPr>
          <w:p w14:paraId="46885A7B" w14:textId="77777777" w:rsidR="00F92ED1" w:rsidRPr="00F92ED1" w:rsidRDefault="00F92ED1" w:rsidP="00F92ED1">
            <w:pPr>
              <w:rPr>
                <w:ins w:id="4112" w:author="Raghavi K (Semiconductor, Computing &amp; Storage (SCS))" w:date="2017-03-14T15:38:00Z"/>
              </w:rPr>
            </w:pPr>
            <w:ins w:id="4113" w:author="Raghavi K (Semiconductor, Computing &amp; Storage (SCS))" w:date="2017-03-14T15:38:00Z">
              <w:r w:rsidRPr="00F92ED1">
                <w:t>COUNTRY</w:t>
              </w:r>
            </w:ins>
          </w:p>
        </w:tc>
        <w:tc>
          <w:tcPr>
            <w:tcW w:w="2816" w:type="dxa"/>
            <w:tcBorders>
              <w:top w:val="nil"/>
              <w:left w:val="nil"/>
              <w:bottom w:val="single" w:sz="4" w:space="0" w:color="AEAAAA"/>
              <w:right w:val="single" w:sz="4" w:space="0" w:color="AEAAAA"/>
            </w:tcBorders>
            <w:shd w:val="clear" w:color="auto" w:fill="auto"/>
            <w:vAlign w:val="bottom"/>
            <w:hideMark/>
          </w:tcPr>
          <w:p w14:paraId="7803F307" w14:textId="77777777" w:rsidR="00F92ED1" w:rsidRPr="00F92ED1" w:rsidRDefault="00F92ED1" w:rsidP="00F92ED1">
            <w:pPr>
              <w:rPr>
                <w:ins w:id="4114" w:author="Raghavi K (Semiconductor, Computing &amp; Storage (SCS))" w:date="2017-03-14T15:38:00Z"/>
              </w:rPr>
            </w:pPr>
            <w:ins w:id="4115" w:author="Raghavi K (Semiconductor, Computing &amp; Storage (SCS))" w:date="2017-03-14T15:38:00Z">
              <w:r w:rsidRPr="00F92ED1">
                <w:t>is Country blank</w:t>
              </w:r>
            </w:ins>
          </w:p>
        </w:tc>
        <w:tc>
          <w:tcPr>
            <w:tcW w:w="5219" w:type="dxa"/>
            <w:tcBorders>
              <w:top w:val="nil"/>
              <w:left w:val="nil"/>
              <w:bottom w:val="single" w:sz="4" w:space="0" w:color="AEAAAA"/>
              <w:right w:val="single" w:sz="4" w:space="0" w:color="AEAAAA"/>
            </w:tcBorders>
            <w:shd w:val="clear" w:color="auto" w:fill="auto"/>
            <w:vAlign w:val="bottom"/>
            <w:hideMark/>
          </w:tcPr>
          <w:p w14:paraId="4A8F4549" w14:textId="77777777" w:rsidR="00F92ED1" w:rsidRPr="00F92ED1" w:rsidRDefault="00F92ED1" w:rsidP="00F92ED1">
            <w:pPr>
              <w:rPr>
                <w:ins w:id="4116" w:author="Raghavi K (Semiconductor, Computing &amp; Storage (SCS))" w:date="2017-03-14T15:38:00Z"/>
              </w:rPr>
            </w:pPr>
            <w:ins w:id="4117" w:author="Raghavi K (Semiconductor, Computing &amp; Storage (SCS))" w:date="2017-03-14T15:38:00Z">
              <w:r w:rsidRPr="00F92ED1">
                <w:t>When Country is not available.</w:t>
              </w:r>
            </w:ins>
          </w:p>
        </w:tc>
      </w:tr>
      <w:tr w:rsidR="00F92ED1" w:rsidRPr="004B5BDA" w14:paraId="6514D267" w14:textId="77777777" w:rsidTr="00B23B55">
        <w:trPr>
          <w:trHeight w:val="263"/>
          <w:ins w:id="4118"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bottom"/>
            <w:hideMark/>
          </w:tcPr>
          <w:p w14:paraId="44A23BAF" w14:textId="77777777" w:rsidR="00F92ED1" w:rsidRPr="00F92ED1" w:rsidRDefault="00F92ED1" w:rsidP="00F92ED1">
            <w:pPr>
              <w:rPr>
                <w:ins w:id="4119" w:author="Raghavi K (Semiconductor, Computing &amp; Storage (SCS))" w:date="2017-03-14T15:38:00Z"/>
              </w:rPr>
            </w:pPr>
            <w:ins w:id="4120" w:author="Raghavi K (Semiconductor, Computing &amp; Storage (SCS))" w:date="2017-03-14T15:38:00Z">
              <w:r w:rsidRPr="00F92ED1">
                <w:t>CITY</w:t>
              </w:r>
            </w:ins>
          </w:p>
        </w:tc>
        <w:tc>
          <w:tcPr>
            <w:tcW w:w="2816" w:type="dxa"/>
            <w:tcBorders>
              <w:top w:val="nil"/>
              <w:left w:val="nil"/>
              <w:bottom w:val="single" w:sz="4" w:space="0" w:color="AEAAAA"/>
              <w:right w:val="single" w:sz="4" w:space="0" w:color="AEAAAA"/>
            </w:tcBorders>
            <w:shd w:val="clear" w:color="auto" w:fill="auto"/>
            <w:vAlign w:val="bottom"/>
            <w:hideMark/>
          </w:tcPr>
          <w:p w14:paraId="1ED87321" w14:textId="77777777" w:rsidR="00F92ED1" w:rsidRPr="00F92ED1" w:rsidRDefault="00F92ED1" w:rsidP="00F92ED1">
            <w:pPr>
              <w:rPr>
                <w:ins w:id="4121" w:author="Raghavi K (Semiconductor, Computing &amp; Storage (SCS))" w:date="2017-03-14T15:38:00Z"/>
              </w:rPr>
            </w:pPr>
            <w:ins w:id="4122" w:author="Raghavi K (Semiconductor, Computing &amp; Storage (SCS))" w:date="2017-03-14T15:38:00Z">
              <w:r w:rsidRPr="00F92ED1">
                <w:t>is City blank</w:t>
              </w:r>
            </w:ins>
          </w:p>
        </w:tc>
        <w:tc>
          <w:tcPr>
            <w:tcW w:w="5219" w:type="dxa"/>
            <w:tcBorders>
              <w:top w:val="nil"/>
              <w:left w:val="nil"/>
              <w:bottom w:val="single" w:sz="4" w:space="0" w:color="AEAAAA"/>
              <w:right w:val="single" w:sz="4" w:space="0" w:color="AEAAAA"/>
            </w:tcBorders>
            <w:shd w:val="clear" w:color="auto" w:fill="auto"/>
            <w:vAlign w:val="bottom"/>
            <w:hideMark/>
          </w:tcPr>
          <w:p w14:paraId="70C5888F" w14:textId="77777777" w:rsidR="00F92ED1" w:rsidRPr="00F92ED1" w:rsidRDefault="00F92ED1" w:rsidP="00F92ED1">
            <w:pPr>
              <w:rPr>
                <w:ins w:id="4123" w:author="Raghavi K (Semiconductor, Computing &amp; Storage (SCS))" w:date="2017-03-14T15:38:00Z"/>
              </w:rPr>
            </w:pPr>
            <w:ins w:id="4124" w:author="Raghavi K (Semiconductor, Computing &amp; Storage (SCS))" w:date="2017-03-14T15:38:00Z">
              <w:r w:rsidRPr="00F92ED1">
                <w:t>When City is not available.</w:t>
              </w:r>
            </w:ins>
          </w:p>
        </w:tc>
      </w:tr>
      <w:tr w:rsidR="00F92ED1" w:rsidRPr="004B5BDA" w14:paraId="40C3154A" w14:textId="77777777" w:rsidTr="00B23B55">
        <w:trPr>
          <w:trHeight w:val="263"/>
          <w:ins w:id="4125"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bottom"/>
            <w:hideMark/>
          </w:tcPr>
          <w:p w14:paraId="6AD8AE61" w14:textId="77777777" w:rsidR="00F92ED1" w:rsidRPr="00F92ED1" w:rsidRDefault="00F92ED1" w:rsidP="00F92ED1">
            <w:pPr>
              <w:rPr>
                <w:ins w:id="4126" w:author="Raghavi K (Semiconductor, Computing &amp; Storage (SCS))" w:date="2017-03-14T15:38:00Z"/>
              </w:rPr>
            </w:pPr>
            <w:ins w:id="4127" w:author="Raghavi K (Semiconductor, Computing &amp; Storage (SCS))" w:date="2017-03-14T15:38:00Z">
              <w:r w:rsidRPr="00F92ED1">
                <w:t>STATE</w:t>
              </w:r>
            </w:ins>
          </w:p>
        </w:tc>
        <w:tc>
          <w:tcPr>
            <w:tcW w:w="2816" w:type="dxa"/>
            <w:tcBorders>
              <w:top w:val="nil"/>
              <w:left w:val="nil"/>
              <w:bottom w:val="single" w:sz="4" w:space="0" w:color="AEAAAA"/>
              <w:right w:val="single" w:sz="4" w:space="0" w:color="AEAAAA"/>
            </w:tcBorders>
            <w:shd w:val="clear" w:color="auto" w:fill="auto"/>
            <w:vAlign w:val="bottom"/>
            <w:hideMark/>
          </w:tcPr>
          <w:p w14:paraId="15A6ADD6" w14:textId="77777777" w:rsidR="00F92ED1" w:rsidRPr="00F92ED1" w:rsidRDefault="00F92ED1" w:rsidP="00F92ED1">
            <w:pPr>
              <w:rPr>
                <w:ins w:id="4128" w:author="Raghavi K (Semiconductor, Computing &amp; Storage (SCS))" w:date="2017-03-14T15:38:00Z"/>
              </w:rPr>
            </w:pPr>
            <w:ins w:id="4129" w:author="Raghavi K (Semiconductor, Computing &amp; Storage (SCS))" w:date="2017-03-14T15:38:00Z">
              <w:r w:rsidRPr="00F92ED1">
                <w:t>is State blank</w:t>
              </w:r>
            </w:ins>
          </w:p>
        </w:tc>
        <w:tc>
          <w:tcPr>
            <w:tcW w:w="5219" w:type="dxa"/>
            <w:tcBorders>
              <w:top w:val="nil"/>
              <w:left w:val="nil"/>
              <w:bottom w:val="single" w:sz="4" w:space="0" w:color="AEAAAA"/>
              <w:right w:val="single" w:sz="4" w:space="0" w:color="AEAAAA"/>
            </w:tcBorders>
            <w:shd w:val="clear" w:color="auto" w:fill="auto"/>
            <w:vAlign w:val="bottom"/>
            <w:hideMark/>
          </w:tcPr>
          <w:p w14:paraId="3667A21D" w14:textId="77777777" w:rsidR="00F92ED1" w:rsidRPr="00F92ED1" w:rsidRDefault="00F92ED1" w:rsidP="00F92ED1">
            <w:pPr>
              <w:rPr>
                <w:ins w:id="4130" w:author="Raghavi K (Semiconductor, Computing &amp; Storage (SCS))" w:date="2017-03-14T15:38:00Z"/>
              </w:rPr>
            </w:pPr>
            <w:ins w:id="4131" w:author="Raghavi K (Semiconductor, Computing &amp; Storage (SCS))" w:date="2017-03-14T15:38:00Z">
              <w:r w:rsidRPr="00F92ED1">
                <w:t>When State is not available.</w:t>
              </w:r>
            </w:ins>
          </w:p>
        </w:tc>
      </w:tr>
      <w:tr w:rsidR="00F92ED1" w:rsidRPr="004B5BDA" w14:paraId="4A5025FC" w14:textId="77777777" w:rsidTr="00B23B55">
        <w:trPr>
          <w:trHeight w:val="263"/>
          <w:ins w:id="4132"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bottom"/>
            <w:hideMark/>
          </w:tcPr>
          <w:p w14:paraId="1714A129" w14:textId="77777777" w:rsidR="00F92ED1" w:rsidRPr="00F92ED1" w:rsidRDefault="00F92ED1" w:rsidP="00F92ED1">
            <w:pPr>
              <w:rPr>
                <w:ins w:id="4133" w:author="Raghavi K (Semiconductor, Computing &amp; Storage (SCS))" w:date="2017-03-14T15:38:00Z"/>
              </w:rPr>
            </w:pPr>
            <w:ins w:id="4134" w:author="Raghavi K (Semiconductor, Computing &amp; Storage (SCS))" w:date="2017-03-14T15:38:00Z">
              <w:r w:rsidRPr="00F92ED1">
                <w:t>ZIP CODE</w:t>
              </w:r>
            </w:ins>
          </w:p>
        </w:tc>
        <w:tc>
          <w:tcPr>
            <w:tcW w:w="2816" w:type="dxa"/>
            <w:tcBorders>
              <w:top w:val="nil"/>
              <w:left w:val="nil"/>
              <w:bottom w:val="single" w:sz="4" w:space="0" w:color="AEAAAA"/>
              <w:right w:val="single" w:sz="4" w:space="0" w:color="AEAAAA"/>
            </w:tcBorders>
            <w:shd w:val="clear" w:color="auto" w:fill="auto"/>
            <w:vAlign w:val="bottom"/>
            <w:hideMark/>
          </w:tcPr>
          <w:p w14:paraId="0D775D3E" w14:textId="77777777" w:rsidR="00F92ED1" w:rsidRPr="00F92ED1" w:rsidRDefault="00F92ED1" w:rsidP="00F92ED1">
            <w:pPr>
              <w:rPr>
                <w:ins w:id="4135" w:author="Raghavi K (Semiconductor, Computing &amp; Storage (SCS))" w:date="2017-03-14T15:38:00Z"/>
              </w:rPr>
            </w:pPr>
            <w:ins w:id="4136" w:author="Raghavi K (Semiconductor, Computing &amp; Storage (SCS))" w:date="2017-03-14T15:38:00Z">
              <w:r w:rsidRPr="00F92ED1">
                <w:t>is Zip Code blank- Pick up zipcode from the PPM DB by matching VAT ID..Only if VATID is not found in PPM DB,will the record be rejected.If VATID is not available then zipcode is populated as 00000 and process as ERR1003 (VAT ID Not Found) partner exception</w:t>
              </w:r>
            </w:ins>
          </w:p>
        </w:tc>
        <w:tc>
          <w:tcPr>
            <w:tcW w:w="5219" w:type="dxa"/>
            <w:tcBorders>
              <w:top w:val="nil"/>
              <w:left w:val="nil"/>
              <w:bottom w:val="single" w:sz="4" w:space="0" w:color="AEAAAA"/>
              <w:right w:val="single" w:sz="4" w:space="0" w:color="AEAAAA"/>
            </w:tcBorders>
            <w:shd w:val="clear" w:color="auto" w:fill="auto"/>
            <w:vAlign w:val="bottom"/>
            <w:hideMark/>
          </w:tcPr>
          <w:p w14:paraId="3740C19B" w14:textId="77777777" w:rsidR="00F92ED1" w:rsidRPr="00F92ED1" w:rsidRDefault="00F92ED1" w:rsidP="00F92ED1">
            <w:pPr>
              <w:rPr>
                <w:ins w:id="4137" w:author="Raghavi K (Semiconductor, Computing &amp; Storage (SCS))" w:date="2017-03-14T15:38:00Z"/>
              </w:rPr>
            </w:pPr>
            <w:ins w:id="4138" w:author="Raghavi K (Semiconductor, Computing &amp; Storage (SCS))" w:date="2017-03-14T15:38:00Z">
              <w:r w:rsidRPr="00F92ED1">
                <w:t>No records would be rejected if zipcode is blank or has a special character-This is as per RFC-1395588</w:t>
              </w:r>
            </w:ins>
          </w:p>
        </w:tc>
      </w:tr>
      <w:tr w:rsidR="00F92ED1" w:rsidRPr="004B5BDA" w14:paraId="7BB55EBD" w14:textId="77777777" w:rsidTr="00B23B55">
        <w:trPr>
          <w:trHeight w:val="263"/>
          <w:ins w:id="4139"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noWrap/>
            <w:vAlign w:val="bottom"/>
            <w:hideMark/>
          </w:tcPr>
          <w:p w14:paraId="7FCE03BE" w14:textId="77777777" w:rsidR="00F92ED1" w:rsidRPr="00F92ED1" w:rsidRDefault="00F92ED1" w:rsidP="00F92ED1">
            <w:pPr>
              <w:rPr>
                <w:ins w:id="4140" w:author="Raghavi K (Semiconductor, Computing &amp; Storage (SCS))" w:date="2017-03-14T15:38:00Z"/>
              </w:rPr>
            </w:pPr>
            <w:ins w:id="4141" w:author="Raghavi K (Semiconductor, Computing &amp; Storage (SCS))" w:date="2017-03-14T15:38:00Z">
              <w:r w:rsidRPr="00F92ED1">
                <w:t>CUSTOMER NAME</w:t>
              </w:r>
            </w:ins>
          </w:p>
        </w:tc>
        <w:tc>
          <w:tcPr>
            <w:tcW w:w="2816" w:type="dxa"/>
            <w:tcBorders>
              <w:top w:val="nil"/>
              <w:left w:val="nil"/>
              <w:bottom w:val="single" w:sz="4" w:space="0" w:color="AEAAAA"/>
              <w:right w:val="single" w:sz="4" w:space="0" w:color="AEAAAA"/>
            </w:tcBorders>
            <w:shd w:val="clear" w:color="auto" w:fill="auto"/>
            <w:noWrap/>
            <w:vAlign w:val="bottom"/>
            <w:hideMark/>
          </w:tcPr>
          <w:p w14:paraId="1D729001" w14:textId="77777777" w:rsidR="00F92ED1" w:rsidRPr="00F92ED1" w:rsidRDefault="00F92ED1" w:rsidP="00F92ED1">
            <w:pPr>
              <w:rPr>
                <w:ins w:id="4142" w:author="Raghavi K (Semiconductor, Computing &amp; Storage (SCS))" w:date="2017-03-14T15:38:00Z"/>
              </w:rPr>
            </w:pPr>
            <w:ins w:id="4143" w:author="Raghavi K (Semiconductor, Computing &amp; Storage (SCS))" w:date="2017-03-14T15:38:00Z">
              <w:r w:rsidRPr="00F92ED1">
                <w:t>is Customer Name blank</w:t>
              </w:r>
            </w:ins>
          </w:p>
        </w:tc>
        <w:tc>
          <w:tcPr>
            <w:tcW w:w="5219" w:type="dxa"/>
            <w:tcBorders>
              <w:top w:val="nil"/>
              <w:left w:val="nil"/>
              <w:bottom w:val="single" w:sz="4" w:space="0" w:color="AEAAAA"/>
              <w:right w:val="single" w:sz="4" w:space="0" w:color="AEAAAA"/>
            </w:tcBorders>
            <w:shd w:val="clear" w:color="auto" w:fill="auto"/>
            <w:noWrap/>
            <w:vAlign w:val="bottom"/>
            <w:hideMark/>
          </w:tcPr>
          <w:p w14:paraId="4F0B3321" w14:textId="77777777" w:rsidR="00F92ED1" w:rsidRPr="00F92ED1" w:rsidRDefault="00F92ED1" w:rsidP="00F92ED1">
            <w:pPr>
              <w:rPr>
                <w:ins w:id="4144" w:author="Raghavi K (Semiconductor, Computing &amp; Storage (SCS))" w:date="2017-03-14T15:38:00Z"/>
              </w:rPr>
            </w:pPr>
            <w:ins w:id="4145" w:author="Raghavi K (Semiconductor, Computing &amp; Storage (SCS))" w:date="2017-03-14T15:38:00Z">
              <w:r w:rsidRPr="00F92ED1">
                <w:t>When Customer Name is not available.</w:t>
              </w:r>
            </w:ins>
          </w:p>
        </w:tc>
      </w:tr>
      <w:tr w:rsidR="00F92ED1" w:rsidRPr="004B5BDA" w14:paraId="445F4735" w14:textId="77777777" w:rsidTr="00B23B55">
        <w:trPr>
          <w:trHeight w:val="263"/>
          <w:ins w:id="4146"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bottom"/>
            <w:hideMark/>
          </w:tcPr>
          <w:p w14:paraId="78006C1F" w14:textId="77777777" w:rsidR="00F92ED1" w:rsidRPr="00F92ED1" w:rsidRDefault="00F92ED1" w:rsidP="00F92ED1">
            <w:pPr>
              <w:rPr>
                <w:ins w:id="4147" w:author="Raghavi K (Semiconductor, Computing &amp; Storage (SCS))" w:date="2017-03-14T15:38:00Z"/>
              </w:rPr>
            </w:pPr>
            <w:ins w:id="4148" w:author="Raghavi K (Semiconductor, Computing &amp; Storage (SCS))" w:date="2017-03-14T15:38:00Z">
              <w:r w:rsidRPr="00F92ED1">
                <w:t>PART NUMBER</w:t>
              </w:r>
            </w:ins>
          </w:p>
        </w:tc>
        <w:tc>
          <w:tcPr>
            <w:tcW w:w="2816" w:type="dxa"/>
            <w:tcBorders>
              <w:top w:val="nil"/>
              <w:left w:val="nil"/>
              <w:bottom w:val="single" w:sz="4" w:space="0" w:color="AEAAAA"/>
              <w:right w:val="single" w:sz="4" w:space="0" w:color="AEAAAA"/>
            </w:tcBorders>
            <w:shd w:val="clear" w:color="auto" w:fill="auto"/>
            <w:vAlign w:val="bottom"/>
            <w:hideMark/>
          </w:tcPr>
          <w:p w14:paraId="4340DE04" w14:textId="77777777" w:rsidR="00F92ED1" w:rsidRPr="00F92ED1" w:rsidRDefault="00F92ED1" w:rsidP="00F92ED1">
            <w:pPr>
              <w:rPr>
                <w:ins w:id="4149" w:author="Raghavi K (Semiconductor, Computing &amp; Storage (SCS))" w:date="2017-03-14T15:38:00Z"/>
              </w:rPr>
            </w:pPr>
            <w:ins w:id="4150" w:author="Raghavi K (Semiconductor, Computing &amp; Storage (SCS))" w:date="2017-03-14T15:38:00Z">
              <w:r w:rsidRPr="00F92ED1">
                <w:t>is Part Number blank</w:t>
              </w:r>
            </w:ins>
          </w:p>
        </w:tc>
        <w:tc>
          <w:tcPr>
            <w:tcW w:w="5219" w:type="dxa"/>
            <w:tcBorders>
              <w:top w:val="nil"/>
              <w:left w:val="nil"/>
              <w:bottom w:val="single" w:sz="4" w:space="0" w:color="AEAAAA"/>
              <w:right w:val="single" w:sz="4" w:space="0" w:color="AEAAAA"/>
            </w:tcBorders>
            <w:shd w:val="clear" w:color="auto" w:fill="auto"/>
            <w:vAlign w:val="bottom"/>
            <w:hideMark/>
          </w:tcPr>
          <w:p w14:paraId="2A9229EE" w14:textId="77777777" w:rsidR="00F92ED1" w:rsidRPr="00F92ED1" w:rsidRDefault="00F92ED1" w:rsidP="00F92ED1">
            <w:pPr>
              <w:rPr>
                <w:ins w:id="4151" w:author="Raghavi K (Semiconductor, Computing &amp; Storage (SCS))" w:date="2017-03-14T15:38:00Z"/>
              </w:rPr>
            </w:pPr>
            <w:ins w:id="4152" w:author="Raghavi K (Semiconductor, Computing &amp; Storage (SCS))" w:date="2017-03-14T15:38:00Z">
              <w:r w:rsidRPr="00F92ED1">
                <w:t>When Part Number is not available.</w:t>
              </w:r>
            </w:ins>
          </w:p>
        </w:tc>
      </w:tr>
      <w:tr w:rsidR="00F92ED1" w:rsidRPr="004B5BDA" w14:paraId="15D878AC" w14:textId="77777777" w:rsidTr="00B23B55">
        <w:trPr>
          <w:trHeight w:val="263"/>
          <w:ins w:id="4153" w:author="Raghavi K (Semiconductor, Computing &amp; Storage (SCS))" w:date="2017-03-14T15:38:00Z"/>
        </w:trPr>
        <w:tc>
          <w:tcPr>
            <w:tcW w:w="2020" w:type="dxa"/>
            <w:vMerge w:val="restart"/>
            <w:tcBorders>
              <w:top w:val="nil"/>
              <w:left w:val="single" w:sz="4" w:space="0" w:color="AEAAAA"/>
              <w:bottom w:val="single" w:sz="4" w:space="0" w:color="AEAAAA"/>
              <w:right w:val="single" w:sz="4" w:space="0" w:color="AEAAAA"/>
            </w:tcBorders>
            <w:shd w:val="clear" w:color="auto" w:fill="auto"/>
            <w:vAlign w:val="center"/>
            <w:hideMark/>
          </w:tcPr>
          <w:p w14:paraId="163B9B7E" w14:textId="77777777" w:rsidR="00F92ED1" w:rsidRPr="00F92ED1" w:rsidRDefault="00F92ED1" w:rsidP="00F92ED1">
            <w:pPr>
              <w:rPr>
                <w:ins w:id="4154" w:author="Raghavi K (Semiconductor, Computing &amp; Storage (SCS))" w:date="2017-03-14T15:38:00Z"/>
              </w:rPr>
            </w:pPr>
            <w:ins w:id="4155" w:author="Raghavi K (Semiconductor, Computing &amp; Storage (SCS))" w:date="2017-03-14T15:38:00Z">
              <w:r w:rsidRPr="00F92ED1">
                <w:lastRenderedPageBreak/>
                <w:t>QUANTITY SHIPPED</w:t>
              </w:r>
            </w:ins>
          </w:p>
        </w:tc>
        <w:tc>
          <w:tcPr>
            <w:tcW w:w="2816" w:type="dxa"/>
            <w:tcBorders>
              <w:top w:val="nil"/>
              <w:left w:val="nil"/>
              <w:bottom w:val="single" w:sz="4" w:space="0" w:color="AEAAAA"/>
              <w:right w:val="single" w:sz="4" w:space="0" w:color="AEAAAA"/>
            </w:tcBorders>
            <w:shd w:val="clear" w:color="auto" w:fill="auto"/>
            <w:noWrap/>
            <w:vAlign w:val="bottom"/>
            <w:hideMark/>
          </w:tcPr>
          <w:p w14:paraId="07C8DF15" w14:textId="77777777" w:rsidR="00F92ED1" w:rsidRPr="00F92ED1" w:rsidRDefault="00F92ED1" w:rsidP="00F92ED1">
            <w:pPr>
              <w:rPr>
                <w:ins w:id="4156" w:author="Raghavi K (Semiconductor, Computing &amp; Storage (SCS))" w:date="2017-03-14T15:38:00Z"/>
              </w:rPr>
            </w:pPr>
            <w:ins w:id="4157" w:author="Raghavi K (Semiconductor, Computing &amp; Storage (SCS))" w:date="2017-03-14T15:38:00Z">
              <w:r w:rsidRPr="00F92ED1">
                <w:t>is Quantity Shipped blank</w:t>
              </w:r>
            </w:ins>
          </w:p>
        </w:tc>
        <w:tc>
          <w:tcPr>
            <w:tcW w:w="5219" w:type="dxa"/>
            <w:tcBorders>
              <w:top w:val="nil"/>
              <w:left w:val="nil"/>
              <w:bottom w:val="single" w:sz="4" w:space="0" w:color="AEAAAA"/>
              <w:right w:val="single" w:sz="4" w:space="0" w:color="AEAAAA"/>
            </w:tcBorders>
            <w:shd w:val="clear" w:color="auto" w:fill="auto"/>
            <w:noWrap/>
            <w:vAlign w:val="bottom"/>
            <w:hideMark/>
          </w:tcPr>
          <w:p w14:paraId="4022E5D8" w14:textId="77777777" w:rsidR="00F92ED1" w:rsidRPr="00F92ED1" w:rsidRDefault="00F92ED1" w:rsidP="00F92ED1">
            <w:pPr>
              <w:rPr>
                <w:ins w:id="4158" w:author="Raghavi K (Semiconductor, Computing &amp; Storage (SCS))" w:date="2017-03-14T15:38:00Z"/>
              </w:rPr>
            </w:pPr>
            <w:ins w:id="4159" w:author="Raghavi K (Semiconductor, Computing &amp; Storage (SCS))" w:date="2017-03-14T15:38:00Z">
              <w:r w:rsidRPr="00F92ED1">
                <w:t>When Quantity Shipped is not available.</w:t>
              </w:r>
            </w:ins>
          </w:p>
        </w:tc>
      </w:tr>
      <w:tr w:rsidR="00F92ED1" w:rsidRPr="004B5BDA" w14:paraId="108D87D7" w14:textId="77777777" w:rsidTr="00B23B55">
        <w:trPr>
          <w:trHeight w:val="263"/>
          <w:ins w:id="4160" w:author="Raghavi K (Semiconductor, Computing &amp; Storage (SCS))" w:date="2017-03-14T15:38:00Z"/>
        </w:trPr>
        <w:tc>
          <w:tcPr>
            <w:tcW w:w="2020" w:type="dxa"/>
            <w:vMerge/>
            <w:tcBorders>
              <w:top w:val="nil"/>
              <w:left w:val="single" w:sz="4" w:space="0" w:color="AEAAAA"/>
              <w:bottom w:val="single" w:sz="4" w:space="0" w:color="AEAAAA"/>
              <w:right w:val="single" w:sz="4" w:space="0" w:color="AEAAAA"/>
            </w:tcBorders>
            <w:vAlign w:val="center"/>
            <w:hideMark/>
          </w:tcPr>
          <w:p w14:paraId="2C9A12DC" w14:textId="77777777" w:rsidR="00F92ED1" w:rsidRPr="00F92ED1" w:rsidRDefault="00F92ED1" w:rsidP="00F92ED1">
            <w:pPr>
              <w:rPr>
                <w:ins w:id="4161" w:author="Raghavi K (Semiconductor, Computing &amp; Storage (SCS))" w:date="2017-03-14T15:38:00Z"/>
              </w:rPr>
            </w:pPr>
          </w:p>
        </w:tc>
        <w:tc>
          <w:tcPr>
            <w:tcW w:w="2816" w:type="dxa"/>
            <w:tcBorders>
              <w:top w:val="nil"/>
              <w:left w:val="nil"/>
              <w:bottom w:val="single" w:sz="4" w:space="0" w:color="AEAAAA"/>
              <w:right w:val="single" w:sz="4" w:space="0" w:color="AEAAAA"/>
            </w:tcBorders>
            <w:shd w:val="clear" w:color="auto" w:fill="auto"/>
            <w:noWrap/>
            <w:vAlign w:val="bottom"/>
            <w:hideMark/>
          </w:tcPr>
          <w:p w14:paraId="2DD25A7D" w14:textId="77777777" w:rsidR="00F92ED1" w:rsidRPr="00F92ED1" w:rsidRDefault="00F92ED1" w:rsidP="00F92ED1">
            <w:pPr>
              <w:rPr>
                <w:ins w:id="4162" w:author="Raghavi K (Semiconductor, Computing &amp; Storage (SCS))" w:date="2017-03-14T15:38:00Z"/>
              </w:rPr>
            </w:pPr>
            <w:ins w:id="4163" w:author="Raghavi K (Semiconductor, Computing &amp; Storage (SCS))" w:date="2017-03-14T15:38:00Z">
              <w:r w:rsidRPr="00F92ED1">
                <w:t>is Quantity Shipped non-numeric</w:t>
              </w:r>
            </w:ins>
          </w:p>
        </w:tc>
        <w:tc>
          <w:tcPr>
            <w:tcW w:w="5219" w:type="dxa"/>
            <w:tcBorders>
              <w:top w:val="nil"/>
              <w:left w:val="nil"/>
              <w:bottom w:val="single" w:sz="4" w:space="0" w:color="AEAAAA"/>
              <w:right w:val="single" w:sz="4" w:space="0" w:color="AEAAAA"/>
            </w:tcBorders>
            <w:shd w:val="clear" w:color="auto" w:fill="auto"/>
            <w:noWrap/>
            <w:vAlign w:val="bottom"/>
            <w:hideMark/>
          </w:tcPr>
          <w:p w14:paraId="79E63BB5" w14:textId="77777777" w:rsidR="00F92ED1" w:rsidRPr="00F92ED1" w:rsidRDefault="00F92ED1" w:rsidP="00F92ED1">
            <w:pPr>
              <w:rPr>
                <w:ins w:id="4164" w:author="Raghavi K (Semiconductor, Computing &amp; Storage (SCS))" w:date="2017-03-14T15:38:00Z"/>
              </w:rPr>
            </w:pPr>
            <w:ins w:id="4165" w:author="Raghavi K (Semiconductor, Computing &amp; Storage (SCS))" w:date="2017-03-14T15:38:00Z">
              <w:r w:rsidRPr="00F92ED1">
                <w:t>When Quantity Shipped has non-numeric values.</w:t>
              </w:r>
            </w:ins>
          </w:p>
        </w:tc>
      </w:tr>
      <w:tr w:rsidR="00F92ED1" w:rsidRPr="004B5BDA" w14:paraId="73DAABA9" w14:textId="77777777" w:rsidTr="00B23B55">
        <w:trPr>
          <w:trHeight w:val="263"/>
          <w:ins w:id="4166" w:author="Raghavi K (Semiconductor, Computing &amp; Storage (SCS))" w:date="2017-03-14T15:38:00Z"/>
        </w:trPr>
        <w:tc>
          <w:tcPr>
            <w:tcW w:w="2020" w:type="dxa"/>
            <w:vMerge w:val="restart"/>
            <w:tcBorders>
              <w:top w:val="nil"/>
              <w:left w:val="single" w:sz="4" w:space="0" w:color="AEAAAA"/>
              <w:right w:val="single" w:sz="4" w:space="0" w:color="AEAAAA"/>
            </w:tcBorders>
            <w:shd w:val="clear" w:color="auto" w:fill="auto"/>
            <w:vAlign w:val="center"/>
            <w:hideMark/>
          </w:tcPr>
          <w:p w14:paraId="20A10AF7" w14:textId="77777777" w:rsidR="00F92ED1" w:rsidRPr="00F92ED1" w:rsidRDefault="00F92ED1" w:rsidP="00F92ED1">
            <w:pPr>
              <w:rPr>
                <w:ins w:id="4167" w:author="Raghavi K (Semiconductor, Computing &amp; Storage (SCS))" w:date="2017-03-14T15:38:00Z"/>
              </w:rPr>
            </w:pPr>
            <w:ins w:id="4168" w:author="Raghavi K (Semiconductor, Computing &amp; Storage (SCS))" w:date="2017-03-14T15:38:00Z">
              <w:r w:rsidRPr="00F92ED1">
                <w:t>UNIT PRICE</w:t>
              </w:r>
            </w:ins>
          </w:p>
        </w:tc>
        <w:tc>
          <w:tcPr>
            <w:tcW w:w="2816" w:type="dxa"/>
            <w:tcBorders>
              <w:top w:val="nil"/>
              <w:left w:val="nil"/>
              <w:bottom w:val="single" w:sz="4" w:space="0" w:color="AEAAAA"/>
              <w:right w:val="single" w:sz="4" w:space="0" w:color="AEAAAA"/>
            </w:tcBorders>
            <w:shd w:val="clear" w:color="auto" w:fill="auto"/>
            <w:noWrap/>
            <w:vAlign w:val="bottom"/>
            <w:hideMark/>
          </w:tcPr>
          <w:p w14:paraId="5D2E609F" w14:textId="77777777" w:rsidR="00F92ED1" w:rsidRPr="00F92ED1" w:rsidRDefault="00F92ED1" w:rsidP="00F92ED1">
            <w:pPr>
              <w:rPr>
                <w:ins w:id="4169" w:author="Raghavi K (Semiconductor, Computing &amp; Storage (SCS))" w:date="2017-03-14T15:38:00Z"/>
              </w:rPr>
            </w:pPr>
            <w:ins w:id="4170" w:author="Raghavi K (Semiconductor, Computing &amp; Storage (SCS))" w:date="2017-03-14T15:38:00Z">
              <w:r w:rsidRPr="00F92ED1">
                <w:t>is Unit Price blank</w:t>
              </w:r>
            </w:ins>
          </w:p>
        </w:tc>
        <w:tc>
          <w:tcPr>
            <w:tcW w:w="5219" w:type="dxa"/>
            <w:tcBorders>
              <w:top w:val="nil"/>
              <w:left w:val="nil"/>
              <w:bottom w:val="single" w:sz="4" w:space="0" w:color="AEAAAA"/>
              <w:right w:val="single" w:sz="4" w:space="0" w:color="AEAAAA"/>
            </w:tcBorders>
            <w:shd w:val="clear" w:color="auto" w:fill="auto"/>
            <w:noWrap/>
            <w:vAlign w:val="bottom"/>
            <w:hideMark/>
          </w:tcPr>
          <w:p w14:paraId="573DAB1F" w14:textId="77777777" w:rsidR="00F92ED1" w:rsidRPr="00F92ED1" w:rsidRDefault="00F92ED1" w:rsidP="00F92ED1">
            <w:pPr>
              <w:rPr>
                <w:ins w:id="4171" w:author="Raghavi K (Semiconductor, Computing &amp; Storage (SCS))" w:date="2017-03-14T15:38:00Z"/>
              </w:rPr>
            </w:pPr>
            <w:ins w:id="4172" w:author="Raghavi K (Semiconductor, Computing &amp; Storage (SCS))" w:date="2017-03-14T15:38:00Z">
              <w:r w:rsidRPr="00F92ED1">
                <w:t>When Unit Price is not available.</w:t>
              </w:r>
            </w:ins>
          </w:p>
        </w:tc>
      </w:tr>
      <w:tr w:rsidR="00F92ED1" w:rsidRPr="004B5BDA" w14:paraId="09AA879B" w14:textId="77777777" w:rsidTr="00B23B55">
        <w:trPr>
          <w:trHeight w:val="263"/>
          <w:ins w:id="4173" w:author="Raghavi K (Semiconductor, Computing &amp; Storage (SCS))" w:date="2017-03-14T15:38:00Z"/>
        </w:trPr>
        <w:tc>
          <w:tcPr>
            <w:tcW w:w="2020" w:type="dxa"/>
            <w:vMerge/>
            <w:tcBorders>
              <w:left w:val="single" w:sz="4" w:space="0" w:color="AEAAAA"/>
              <w:right w:val="single" w:sz="4" w:space="0" w:color="AEAAAA"/>
            </w:tcBorders>
            <w:vAlign w:val="center"/>
            <w:hideMark/>
          </w:tcPr>
          <w:p w14:paraId="26F865B6" w14:textId="77777777" w:rsidR="00F92ED1" w:rsidRPr="00F92ED1" w:rsidRDefault="00F92ED1" w:rsidP="00F92ED1">
            <w:pPr>
              <w:rPr>
                <w:ins w:id="4174" w:author="Raghavi K (Semiconductor, Computing &amp; Storage (SCS))" w:date="2017-03-14T15:38:00Z"/>
              </w:rPr>
            </w:pPr>
          </w:p>
        </w:tc>
        <w:tc>
          <w:tcPr>
            <w:tcW w:w="2816" w:type="dxa"/>
            <w:tcBorders>
              <w:top w:val="nil"/>
              <w:left w:val="nil"/>
              <w:bottom w:val="single" w:sz="4" w:space="0" w:color="AEAAAA"/>
              <w:right w:val="single" w:sz="4" w:space="0" w:color="AEAAAA"/>
            </w:tcBorders>
            <w:shd w:val="clear" w:color="auto" w:fill="auto"/>
            <w:noWrap/>
            <w:vAlign w:val="bottom"/>
            <w:hideMark/>
          </w:tcPr>
          <w:p w14:paraId="2262BF93" w14:textId="77777777" w:rsidR="00F92ED1" w:rsidRPr="00F92ED1" w:rsidRDefault="00F92ED1" w:rsidP="00F92ED1">
            <w:pPr>
              <w:rPr>
                <w:ins w:id="4175" w:author="Raghavi K (Semiconductor, Computing &amp; Storage (SCS))" w:date="2017-03-14T15:38:00Z"/>
              </w:rPr>
            </w:pPr>
            <w:ins w:id="4176" w:author="Raghavi K (Semiconductor, Computing &amp; Storage (SCS))" w:date="2017-03-14T15:38:00Z">
              <w:r w:rsidRPr="00F92ED1">
                <w:t>is Unit Price non-numeric</w:t>
              </w:r>
            </w:ins>
          </w:p>
        </w:tc>
        <w:tc>
          <w:tcPr>
            <w:tcW w:w="5219" w:type="dxa"/>
            <w:tcBorders>
              <w:top w:val="nil"/>
              <w:left w:val="nil"/>
              <w:bottom w:val="single" w:sz="4" w:space="0" w:color="AEAAAA"/>
              <w:right w:val="single" w:sz="4" w:space="0" w:color="AEAAAA"/>
            </w:tcBorders>
            <w:shd w:val="clear" w:color="auto" w:fill="auto"/>
            <w:noWrap/>
            <w:vAlign w:val="bottom"/>
            <w:hideMark/>
          </w:tcPr>
          <w:p w14:paraId="415C36AE" w14:textId="77777777" w:rsidR="00F92ED1" w:rsidRPr="00F92ED1" w:rsidRDefault="00F92ED1" w:rsidP="00F92ED1">
            <w:pPr>
              <w:rPr>
                <w:ins w:id="4177" w:author="Raghavi K (Semiconductor, Computing &amp; Storage (SCS))" w:date="2017-03-14T15:38:00Z"/>
              </w:rPr>
            </w:pPr>
            <w:ins w:id="4178" w:author="Raghavi K (Semiconductor, Computing &amp; Storage (SCS))" w:date="2017-03-14T15:38:00Z">
              <w:r w:rsidRPr="00F92ED1">
                <w:t>When Unit Price has non-numeric values.</w:t>
              </w:r>
            </w:ins>
          </w:p>
        </w:tc>
      </w:tr>
      <w:tr w:rsidR="00F92ED1" w:rsidRPr="004B5BDA" w14:paraId="11BE3C36" w14:textId="77777777" w:rsidTr="00B23B55">
        <w:trPr>
          <w:trHeight w:val="263"/>
          <w:ins w:id="4179" w:author="Raghavi K (Semiconductor, Computing &amp; Storage (SCS))" w:date="2017-03-14T15:38:00Z"/>
        </w:trPr>
        <w:tc>
          <w:tcPr>
            <w:tcW w:w="2020" w:type="dxa"/>
            <w:vMerge/>
            <w:tcBorders>
              <w:left w:val="single" w:sz="4" w:space="0" w:color="AEAAAA"/>
              <w:bottom w:val="single" w:sz="4" w:space="0" w:color="AEAAAA"/>
              <w:right w:val="single" w:sz="4" w:space="0" w:color="AEAAAA"/>
            </w:tcBorders>
            <w:vAlign w:val="center"/>
          </w:tcPr>
          <w:p w14:paraId="6E210957" w14:textId="77777777" w:rsidR="00F92ED1" w:rsidRPr="00F92ED1" w:rsidRDefault="00F92ED1" w:rsidP="00F92ED1">
            <w:pPr>
              <w:rPr>
                <w:ins w:id="4180" w:author="Raghavi K (Semiconductor, Computing &amp; Storage (SCS))" w:date="2017-03-14T15:38:00Z"/>
              </w:rPr>
            </w:pPr>
          </w:p>
        </w:tc>
        <w:tc>
          <w:tcPr>
            <w:tcW w:w="2816" w:type="dxa"/>
            <w:tcBorders>
              <w:top w:val="nil"/>
              <w:left w:val="nil"/>
              <w:bottom w:val="single" w:sz="4" w:space="0" w:color="AEAAAA"/>
              <w:right w:val="single" w:sz="4" w:space="0" w:color="AEAAAA"/>
            </w:tcBorders>
            <w:shd w:val="clear" w:color="auto" w:fill="auto"/>
            <w:noWrap/>
            <w:vAlign w:val="bottom"/>
          </w:tcPr>
          <w:p w14:paraId="04704C1D" w14:textId="77777777" w:rsidR="00F92ED1" w:rsidRPr="00F92ED1" w:rsidRDefault="00F92ED1" w:rsidP="00F92ED1">
            <w:pPr>
              <w:rPr>
                <w:ins w:id="4181" w:author="Raghavi K (Semiconductor, Computing &amp; Storage (SCS))" w:date="2017-03-14T15:38:00Z"/>
              </w:rPr>
            </w:pPr>
            <w:ins w:id="4182" w:author="Raghavi K (Semiconductor, Computing &amp; Storage (SCS))" w:date="2017-03-14T15:38:00Z">
              <w:r w:rsidRPr="00F92ED1">
                <w:t>is Unit Price Negative</w:t>
              </w:r>
            </w:ins>
          </w:p>
        </w:tc>
        <w:tc>
          <w:tcPr>
            <w:tcW w:w="5219" w:type="dxa"/>
            <w:tcBorders>
              <w:top w:val="nil"/>
              <w:left w:val="nil"/>
              <w:bottom w:val="single" w:sz="4" w:space="0" w:color="AEAAAA"/>
              <w:right w:val="single" w:sz="4" w:space="0" w:color="AEAAAA"/>
            </w:tcBorders>
            <w:shd w:val="clear" w:color="auto" w:fill="auto"/>
            <w:noWrap/>
            <w:vAlign w:val="bottom"/>
          </w:tcPr>
          <w:p w14:paraId="6324B19A" w14:textId="77777777" w:rsidR="00F92ED1" w:rsidRPr="00F92ED1" w:rsidRDefault="00F92ED1" w:rsidP="00F92ED1">
            <w:pPr>
              <w:rPr>
                <w:ins w:id="4183" w:author="Raghavi K (Semiconductor, Computing &amp; Storage (SCS))" w:date="2017-03-14T15:38:00Z"/>
              </w:rPr>
            </w:pPr>
            <w:ins w:id="4184" w:author="Raghavi K (Semiconductor, Computing &amp; Storage (SCS))" w:date="2017-03-14T15:38:00Z">
              <w:r w:rsidRPr="00F92ED1">
                <w:t>When Unit Price has negative values.</w:t>
              </w:r>
            </w:ins>
          </w:p>
        </w:tc>
      </w:tr>
      <w:tr w:rsidR="00F92ED1" w:rsidRPr="004B5BDA" w14:paraId="39D927CF" w14:textId="77777777" w:rsidTr="00B23B55">
        <w:trPr>
          <w:trHeight w:val="263"/>
          <w:ins w:id="4185"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noWrap/>
            <w:vAlign w:val="bottom"/>
            <w:hideMark/>
          </w:tcPr>
          <w:p w14:paraId="4A18A03C" w14:textId="77777777" w:rsidR="00F92ED1" w:rsidRPr="00F92ED1" w:rsidRDefault="00F92ED1" w:rsidP="00F92ED1">
            <w:pPr>
              <w:rPr>
                <w:ins w:id="4186" w:author="Raghavi K (Semiconductor, Computing &amp; Storage (SCS))" w:date="2017-03-14T15:38:00Z"/>
              </w:rPr>
            </w:pPr>
            <w:ins w:id="4187" w:author="Raghavi K (Semiconductor, Computing &amp; Storage (SCS))" w:date="2017-03-14T15:38:00Z">
              <w:r w:rsidRPr="00F92ED1">
                <w:t>CURRENCY CODE</w:t>
              </w:r>
            </w:ins>
          </w:p>
        </w:tc>
        <w:tc>
          <w:tcPr>
            <w:tcW w:w="2816" w:type="dxa"/>
            <w:tcBorders>
              <w:top w:val="nil"/>
              <w:left w:val="nil"/>
              <w:bottom w:val="single" w:sz="4" w:space="0" w:color="AEAAAA"/>
              <w:right w:val="single" w:sz="4" w:space="0" w:color="AEAAAA"/>
            </w:tcBorders>
            <w:shd w:val="clear" w:color="auto" w:fill="auto"/>
            <w:noWrap/>
            <w:vAlign w:val="bottom"/>
            <w:hideMark/>
          </w:tcPr>
          <w:p w14:paraId="2DC7F59D" w14:textId="77777777" w:rsidR="00F92ED1" w:rsidRPr="00F92ED1" w:rsidRDefault="00F92ED1" w:rsidP="00F92ED1">
            <w:pPr>
              <w:rPr>
                <w:ins w:id="4188" w:author="Raghavi K (Semiconductor, Computing &amp; Storage (SCS))" w:date="2017-03-14T15:38:00Z"/>
              </w:rPr>
            </w:pPr>
            <w:ins w:id="4189" w:author="Raghavi K (Semiconductor, Computing &amp; Storage (SCS))" w:date="2017-03-14T15:38:00Z">
              <w:r w:rsidRPr="00F92ED1">
                <w:t>is Currency Code blank</w:t>
              </w:r>
            </w:ins>
          </w:p>
        </w:tc>
        <w:tc>
          <w:tcPr>
            <w:tcW w:w="5219" w:type="dxa"/>
            <w:tcBorders>
              <w:top w:val="nil"/>
              <w:left w:val="nil"/>
              <w:bottom w:val="single" w:sz="4" w:space="0" w:color="AEAAAA"/>
              <w:right w:val="single" w:sz="4" w:space="0" w:color="AEAAAA"/>
            </w:tcBorders>
            <w:shd w:val="clear" w:color="auto" w:fill="auto"/>
            <w:noWrap/>
            <w:vAlign w:val="bottom"/>
            <w:hideMark/>
          </w:tcPr>
          <w:p w14:paraId="6B265D60" w14:textId="77777777" w:rsidR="00F92ED1" w:rsidRPr="00F92ED1" w:rsidRDefault="00F92ED1" w:rsidP="00F92ED1">
            <w:pPr>
              <w:rPr>
                <w:ins w:id="4190" w:author="Raghavi K (Semiconductor, Computing &amp; Storage (SCS))" w:date="2017-03-14T15:38:00Z"/>
              </w:rPr>
            </w:pPr>
            <w:ins w:id="4191" w:author="Raghavi K (Semiconductor, Computing &amp; Storage (SCS))" w:date="2017-03-14T15:38:00Z">
              <w:r w:rsidRPr="00F92ED1">
                <w:t>When Currency Code is not available.</w:t>
              </w:r>
            </w:ins>
          </w:p>
        </w:tc>
      </w:tr>
      <w:tr w:rsidR="00F92ED1" w:rsidRPr="004B5BDA" w14:paraId="34A60366" w14:textId="77777777" w:rsidTr="00B23B55">
        <w:trPr>
          <w:trHeight w:val="263"/>
          <w:ins w:id="4192" w:author="Raghavi K (Semiconductor, Computing &amp; Storage (SCS))" w:date="2017-03-14T15:38:00Z"/>
        </w:trPr>
        <w:tc>
          <w:tcPr>
            <w:tcW w:w="2020" w:type="dxa"/>
            <w:vMerge w:val="restart"/>
            <w:tcBorders>
              <w:top w:val="nil"/>
              <w:left w:val="single" w:sz="4" w:space="0" w:color="AEAAAA"/>
              <w:bottom w:val="single" w:sz="4" w:space="0" w:color="AEAAAA"/>
              <w:right w:val="single" w:sz="4" w:space="0" w:color="AEAAAA"/>
            </w:tcBorders>
            <w:shd w:val="clear" w:color="auto" w:fill="auto"/>
            <w:noWrap/>
            <w:vAlign w:val="center"/>
            <w:hideMark/>
          </w:tcPr>
          <w:p w14:paraId="5AD8F475" w14:textId="77777777" w:rsidR="00F92ED1" w:rsidRPr="00F92ED1" w:rsidRDefault="00F92ED1" w:rsidP="00F92ED1">
            <w:pPr>
              <w:rPr>
                <w:ins w:id="4193" w:author="Raghavi K (Semiconductor, Computing &amp; Storage (SCS))" w:date="2017-03-14T15:38:00Z"/>
              </w:rPr>
            </w:pPr>
            <w:ins w:id="4194" w:author="Raghavi K (Semiconductor, Computing &amp; Storage (SCS))" w:date="2017-03-14T15:38:00Z">
              <w:r w:rsidRPr="00F92ED1">
                <w:t>TRANSACTION TYPE</w:t>
              </w:r>
            </w:ins>
          </w:p>
        </w:tc>
        <w:tc>
          <w:tcPr>
            <w:tcW w:w="2816" w:type="dxa"/>
            <w:tcBorders>
              <w:top w:val="nil"/>
              <w:left w:val="nil"/>
              <w:bottom w:val="single" w:sz="4" w:space="0" w:color="AEAAAA"/>
              <w:right w:val="single" w:sz="4" w:space="0" w:color="AEAAAA"/>
            </w:tcBorders>
            <w:shd w:val="clear" w:color="auto" w:fill="auto"/>
            <w:noWrap/>
            <w:vAlign w:val="bottom"/>
            <w:hideMark/>
          </w:tcPr>
          <w:p w14:paraId="5027188D" w14:textId="77777777" w:rsidR="00F92ED1" w:rsidRPr="00F92ED1" w:rsidRDefault="00F92ED1" w:rsidP="00F92ED1">
            <w:pPr>
              <w:rPr>
                <w:ins w:id="4195" w:author="Raghavi K (Semiconductor, Computing &amp; Storage (SCS))" w:date="2017-03-14T15:38:00Z"/>
              </w:rPr>
            </w:pPr>
            <w:ins w:id="4196" w:author="Raghavi K (Semiconductor, Computing &amp; Storage (SCS))" w:date="2017-03-14T15:38:00Z">
              <w:r w:rsidRPr="00F92ED1">
                <w:t>is Transaction Type blank</w:t>
              </w:r>
            </w:ins>
          </w:p>
        </w:tc>
        <w:tc>
          <w:tcPr>
            <w:tcW w:w="5219" w:type="dxa"/>
            <w:tcBorders>
              <w:top w:val="nil"/>
              <w:left w:val="nil"/>
              <w:bottom w:val="single" w:sz="4" w:space="0" w:color="AEAAAA"/>
              <w:right w:val="single" w:sz="4" w:space="0" w:color="AEAAAA"/>
            </w:tcBorders>
            <w:shd w:val="clear" w:color="auto" w:fill="auto"/>
            <w:noWrap/>
            <w:vAlign w:val="bottom"/>
            <w:hideMark/>
          </w:tcPr>
          <w:p w14:paraId="06E5B038" w14:textId="77777777" w:rsidR="00F92ED1" w:rsidRPr="00F92ED1" w:rsidRDefault="00F92ED1" w:rsidP="00F92ED1">
            <w:pPr>
              <w:rPr>
                <w:ins w:id="4197" w:author="Raghavi K (Semiconductor, Computing &amp; Storage (SCS))" w:date="2017-03-14T15:38:00Z"/>
              </w:rPr>
            </w:pPr>
            <w:ins w:id="4198" w:author="Raghavi K (Semiconductor, Computing &amp; Storage (SCS))" w:date="2017-03-14T15:38:00Z">
              <w:r w:rsidRPr="00F92ED1">
                <w:t>When Transaction Type is not available.</w:t>
              </w:r>
            </w:ins>
          </w:p>
        </w:tc>
      </w:tr>
      <w:tr w:rsidR="00F92ED1" w:rsidRPr="004B5BDA" w14:paraId="75348C5F" w14:textId="77777777" w:rsidTr="00B23B55">
        <w:trPr>
          <w:trHeight w:val="263"/>
          <w:ins w:id="4199" w:author="Raghavi K (Semiconductor, Computing &amp; Storage (SCS))" w:date="2017-03-14T15:38:00Z"/>
        </w:trPr>
        <w:tc>
          <w:tcPr>
            <w:tcW w:w="2020" w:type="dxa"/>
            <w:vMerge/>
            <w:tcBorders>
              <w:top w:val="nil"/>
              <w:left w:val="single" w:sz="4" w:space="0" w:color="AEAAAA"/>
              <w:bottom w:val="single" w:sz="4" w:space="0" w:color="AEAAAA"/>
              <w:right w:val="single" w:sz="4" w:space="0" w:color="AEAAAA"/>
            </w:tcBorders>
            <w:vAlign w:val="center"/>
            <w:hideMark/>
          </w:tcPr>
          <w:p w14:paraId="5FDD3C97" w14:textId="77777777" w:rsidR="00F92ED1" w:rsidRPr="00F92ED1" w:rsidRDefault="00F92ED1" w:rsidP="00F92ED1">
            <w:pPr>
              <w:rPr>
                <w:ins w:id="4200" w:author="Raghavi K (Semiconductor, Computing &amp; Storage (SCS))" w:date="2017-03-14T15:38:00Z"/>
              </w:rPr>
            </w:pPr>
          </w:p>
        </w:tc>
        <w:tc>
          <w:tcPr>
            <w:tcW w:w="2816" w:type="dxa"/>
            <w:tcBorders>
              <w:top w:val="nil"/>
              <w:left w:val="nil"/>
              <w:bottom w:val="single" w:sz="4" w:space="0" w:color="AEAAAA"/>
              <w:right w:val="single" w:sz="4" w:space="0" w:color="AEAAAA"/>
            </w:tcBorders>
            <w:shd w:val="clear" w:color="auto" w:fill="auto"/>
            <w:noWrap/>
            <w:vAlign w:val="bottom"/>
            <w:hideMark/>
          </w:tcPr>
          <w:p w14:paraId="456A5335" w14:textId="77777777" w:rsidR="00F92ED1" w:rsidRPr="00F92ED1" w:rsidRDefault="00F92ED1" w:rsidP="00F92ED1">
            <w:pPr>
              <w:rPr>
                <w:ins w:id="4201" w:author="Raghavi K (Semiconductor, Computing &amp; Storage (SCS))" w:date="2017-03-14T15:38:00Z"/>
              </w:rPr>
            </w:pPr>
            <w:ins w:id="4202" w:author="Raghavi K (Semiconductor, Computing &amp; Storage (SCS))" w:date="2017-03-14T15:38:00Z">
              <w:r w:rsidRPr="00F92ED1">
                <w:t>is not 81 or 380</w:t>
              </w:r>
            </w:ins>
          </w:p>
        </w:tc>
        <w:tc>
          <w:tcPr>
            <w:tcW w:w="5219" w:type="dxa"/>
            <w:tcBorders>
              <w:top w:val="nil"/>
              <w:left w:val="nil"/>
              <w:bottom w:val="single" w:sz="4" w:space="0" w:color="AEAAAA"/>
              <w:right w:val="single" w:sz="4" w:space="0" w:color="AEAAAA"/>
            </w:tcBorders>
            <w:shd w:val="clear" w:color="auto" w:fill="auto"/>
            <w:noWrap/>
            <w:vAlign w:val="bottom"/>
            <w:hideMark/>
          </w:tcPr>
          <w:p w14:paraId="1B06F6BE" w14:textId="77777777" w:rsidR="00F92ED1" w:rsidRPr="00F92ED1" w:rsidRDefault="00F92ED1" w:rsidP="00F92ED1">
            <w:pPr>
              <w:rPr>
                <w:ins w:id="4203" w:author="Raghavi K (Semiconductor, Computing &amp; Storage (SCS))" w:date="2017-03-14T15:38:00Z"/>
              </w:rPr>
            </w:pPr>
            <w:ins w:id="4204" w:author="Raghavi K (Semiconductor, Computing &amp; Storage (SCS))" w:date="2017-03-14T15:38:00Z">
              <w:r w:rsidRPr="00F92ED1">
                <w:t>When Transaction Type is NOT "81" or "380"</w:t>
              </w:r>
            </w:ins>
          </w:p>
        </w:tc>
      </w:tr>
      <w:tr w:rsidR="00F92ED1" w:rsidRPr="004B5BDA" w14:paraId="17F13330" w14:textId="77777777" w:rsidTr="00B23B55">
        <w:trPr>
          <w:trHeight w:val="526"/>
          <w:ins w:id="4205" w:author="Raghavi K (Semiconductor, Computing &amp; Storage (SCS))" w:date="2017-03-14T15:38:00Z"/>
        </w:trPr>
        <w:tc>
          <w:tcPr>
            <w:tcW w:w="2020" w:type="dxa"/>
            <w:tcBorders>
              <w:top w:val="nil"/>
              <w:left w:val="single" w:sz="4" w:space="0" w:color="AEAAAA"/>
              <w:bottom w:val="single" w:sz="4" w:space="0" w:color="AEAAAA"/>
              <w:right w:val="single" w:sz="4" w:space="0" w:color="AEAAAA"/>
            </w:tcBorders>
            <w:shd w:val="clear" w:color="auto" w:fill="auto"/>
            <w:vAlign w:val="bottom"/>
            <w:hideMark/>
          </w:tcPr>
          <w:p w14:paraId="7BF9FEEF" w14:textId="77777777" w:rsidR="00F92ED1" w:rsidRPr="00F92ED1" w:rsidRDefault="00F92ED1" w:rsidP="00F92ED1">
            <w:pPr>
              <w:rPr>
                <w:ins w:id="4206" w:author="Raghavi K (Semiconductor, Computing &amp; Storage (SCS))" w:date="2017-03-14T15:38:00Z"/>
              </w:rPr>
            </w:pPr>
            <w:ins w:id="4207" w:author="Raghavi K (Semiconductor, Computing &amp; Storage (SCS))" w:date="2017-03-14T15:38:00Z">
              <w:r w:rsidRPr="00F92ED1">
                <w:t>ORIGINAL TRANSACTION DATE</w:t>
              </w:r>
            </w:ins>
          </w:p>
        </w:tc>
        <w:tc>
          <w:tcPr>
            <w:tcW w:w="2816" w:type="dxa"/>
            <w:tcBorders>
              <w:top w:val="nil"/>
              <w:left w:val="nil"/>
              <w:bottom w:val="single" w:sz="4" w:space="0" w:color="AEAAAA"/>
              <w:right w:val="single" w:sz="4" w:space="0" w:color="AEAAAA"/>
            </w:tcBorders>
            <w:shd w:val="clear" w:color="auto" w:fill="auto"/>
            <w:vAlign w:val="bottom"/>
            <w:hideMark/>
          </w:tcPr>
          <w:p w14:paraId="40B622B7" w14:textId="77777777" w:rsidR="00F92ED1" w:rsidRPr="00F92ED1" w:rsidRDefault="00F92ED1" w:rsidP="00F92ED1">
            <w:pPr>
              <w:rPr>
                <w:ins w:id="4208" w:author="Raghavi K (Semiconductor, Computing &amp; Storage (SCS))" w:date="2017-03-14T15:38:00Z"/>
              </w:rPr>
            </w:pPr>
            <w:ins w:id="4209" w:author="Raghavi K (Semiconductor, Computing &amp; Storage (SCS))" w:date="2017-03-14T15:38:00Z">
              <w:r w:rsidRPr="00F92ED1">
                <w:t>is Original Transaction Date not a proper date</w:t>
              </w:r>
            </w:ins>
          </w:p>
        </w:tc>
        <w:tc>
          <w:tcPr>
            <w:tcW w:w="5219" w:type="dxa"/>
            <w:tcBorders>
              <w:top w:val="nil"/>
              <w:left w:val="nil"/>
              <w:bottom w:val="single" w:sz="4" w:space="0" w:color="AEAAAA"/>
              <w:right w:val="single" w:sz="4" w:space="0" w:color="AEAAAA"/>
            </w:tcBorders>
            <w:shd w:val="clear" w:color="auto" w:fill="auto"/>
            <w:vAlign w:val="bottom"/>
            <w:hideMark/>
          </w:tcPr>
          <w:p w14:paraId="265EA51E" w14:textId="77777777" w:rsidR="00F92ED1" w:rsidRPr="00F92ED1" w:rsidRDefault="00F92ED1" w:rsidP="00F92ED1">
            <w:pPr>
              <w:rPr>
                <w:ins w:id="4210" w:author="Raghavi K (Semiconductor, Computing &amp; Storage (SCS))" w:date="2017-03-14T15:38:00Z"/>
              </w:rPr>
            </w:pPr>
            <w:ins w:id="4211" w:author="Raghavi K (Semiconductor, Computing &amp; Storage (SCS))" w:date="2017-03-14T15:38:00Z">
              <w:r w:rsidRPr="00F92ED1">
                <w:t>When Original Transaction Date does not contain proper date.</w:t>
              </w:r>
            </w:ins>
          </w:p>
        </w:tc>
      </w:tr>
    </w:tbl>
    <w:p w14:paraId="1B457043" w14:textId="77777777" w:rsidR="00F92ED1" w:rsidRPr="00F92ED1" w:rsidRDefault="00F92ED1" w:rsidP="00F92ED1">
      <w:pPr>
        <w:rPr>
          <w:ins w:id="4212" w:author="Raghavi K (Semiconductor, Computing &amp; Storage (SCS))" w:date="2017-03-14T15:38:00Z"/>
        </w:rPr>
      </w:pPr>
    </w:p>
    <w:p w14:paraId="51F07A2E" w14:textId="77777777" w:rsidR="00F92ED1" w:rsidRPr="00F92ED1" w:rsidRDefault="00F92ED1" w:rsidP="00F92ED1">
      <w:pPr>
        <w:rPr>
          <w:ins w:id="4213" w:author="Raghavi K (Semiconductor, Computing &amp; Storage (SCS))" w:date="2017-03-14T15:38:00Z"/>
        </w:rPr>
      </w:pPr>
    </w:p>
    <w:p w14:paraId="118C0743" w14:textId="77777777" w:rsidR="00F92ED1" w:rsidRPr="00F92ED1" w:rsidRDefault="00F92ED1" w:rsidP="00F92ED1">
      <w:pPr>
        <w:rPr>
          <w:ins w:id="4214" w:author="Raghavi K (Semiconductor, Computing &amp; Storage (SCS))" w:date="2017-03-14T15:38:00Z"/>
          <w:b/>
          <w:sz w:val="22"/>
          <w:szCs w:val="22"/>
        </w:rPr>
      </w:pPr>
    </w:p>
    <w:p w14:paraId="43FF52EE" w14:textId="77777777" w:rsidR="00F92ED1" w:rsidRPr="00F92ED1" w:rsidRDefault="00F92ED1" w:rsidP="00F92ED1">
      <w:pPr>
        <w:rPr>
          <w:ins w:id="4215" w:author="Raghavi K (Semiconductor, Computing &amp; Storage (SCS))" w:date="2017-03-14T15:38:00Z"/>
          <w:b/>
          <w:sz w:val="22"/>
          <w:szCs w:val="22"/>
        </w:rPr>
      </w:pPr>
      <w:bookmarkStart w:id="4216" w:name="_Toc473819288"/>
      <w:ins w:id="4217" w:author="Raghavi K (Semiconductor, Computing &amp; Storage (SCS))" w:date="2017-03-14T15:38:00Z">
        <w:r w:rsidRPr="00F92ED1">
          <w:rPr>
            <w:b/>
            <w:sz w:val="22"/>
            <w:szCs w:val="22"/>
          </w:rPr>
          <w:t xml:space="preserve">Sell-Out Exceptions </w:t>
        </w:r>
        <w:r w:rsidRPr="00F92ED1">
          <w:rPr>
            <w:b/>
            <w:sz w:val="22"/>
            <w:szCs w:val="22"/>
          </w:rPr>
          <w:sym w:font="Wingdings" w:char="F0E8"/>
        </w:r>
        <w:r w:rsidRPr="00F92ED1">
          <w:rPr>
            <w:b/>
            <w:sz w:val="22"/>
            <w:szCs w:val="22"/>
          </w:rPr>
          <w:t xml:space="preserve">  These records will be made available in the exception reports in PNP. They will not appear in the reporting until exception is updated in PNP.</w:t>
        </w:r>
        <w:bookmarkEnd w:id="4216"/>
        <w:r w:rsidRPr="00F92ED1">
          <w:rPr>
            <w:b/>
            <w:sz w:val="22"/>
            <w:szCs w:val="22"/>
          </w:rPr>
          <w:t xml:space="preserve">  </w:t>
        </w:r>
      </w:ins>
    </w:p>
    <w:p w14:paraId="351D5A24" w14:textId="77777777" w:rsidR="00F92ED1" w:rsidRPr="005C2061" w:rsidRDefault="00F92ED1" w:rsidP="00F92ED1">
      <w:pPr>
        <w:rPr>
          <w:ins w:id="4218" w:author="Raghavi K (Semiconductor, Computing &amp; Storage (SCS))" w:date="2017-03-14T15:38:00Z"/>
        </w:rPr>
      </w:pPr>
      <w:ins w:id="4219" w:author="Raghavi K (Semiconductor, Computing &amp; Storage (SCS))" w:date="2017-03-14T15:38:00Z">
        <w:r w:rsidRPr="005C2061">
          <w:t xml:space="preserve"> </w:t>
        </w:r>
      </w:ins>
    </w:p>
    <w:tbl>
      <w:tblPr>
        <w:tblW w:w="10081" w:type="dxa"/>
        <w:tblInd w:w="-5" w:type="dxa"/>
        <w:tblLook w:val="04A0" w:firstRow="1" w:lastRow="0" w:firstColumn="1" w:lastColumn="0" w:noHBand="0" w:noVBand="1"/>
      </w:tblPr>
      <w:tblGrid>
        <w:gridCol w:w="1710"/>
        <w:gridCol w:w="1710"/>
        <w:gridCol w:w="6661"/>
      </w:tblGrid>
      <w:tr w:rsidR="00F92ED1" w:rsidRPr="00AD12F2" w14:paraId="072722DE" w14:textId="77777777" w:rsidTr="00B23B55">
        <w:trPr>
          <w:trHeight w:val="265"/>
          <w:ins w:id="4220" w:author="Raghavi K (Semiconductor, Computing &amp; Storage (SCS))" w:date="2017-03-14T15:38:00Z"/>
        </w:trPr>
        <w:tc>
          <w:tcPr>
            <w:tcW w:w="1710" w:type="dxa"/>
            <w:tcBorders>
              <w:top w:val="single" w:sz="4" w:space="0" w:color="AEAAAA"/>
              <w:left w:val="single" w:sz="4" w:space="0" w:color="AEAAAA"/>
              <w:bottom w:val="single" w:sz="4" w:space="0" w:color="AEAAAA"/>
              <w:right w:val="single" w:sz="4" w:space="0" w:color="AEAAAA"/>
            </w:tcBorders>
            <w:shd w:val="clear" w:color="000000" w:fill="5B9BD5"/>
            <w:noWrap/>
            <w:vAlign w:val="bottom"/>
            <w:hideMark/>
          </w:tcPr>
          <w:p w14:paraId="4217DD36" w14:textId="77777777" w:rsidR="00F92ED1" w:rsidRPr="00F92ED1" w:rsidRDefault="00F92ED1" w:rsidP="00F92ED1">
            <w:pPr>
              <w:rPr>
                <w:ins w:id="4221" w:author="Raghavi K (Semiconductor, Computing &amp; Storage (SCS))" w:date="2017-03-14T15:38:00Z"/>
              </w:rPr>
            </w:pPr>
            <w:ins w:id="4222" w:author="Raghavi K (Semiconductor, Computing &amp; Storage (SCS))" w:date="2017-03-14T15:38:00Z">
              <w:r w:rsidRPr="00F92ED1">
                <w:t>EXCEPTION TYPE</w:t>
              </w:r>
            </w:ins>
          </w:p>
        </w:tc>
        <w:tc>
          <w:tcPr>
            <w:tcW w:w="1710" w:type="dxa"/>
            <w:tcBorders>
              <w:top w:val="single" w:sz="4" w:space="0" w:color="AEAAAA"/>
              <w:left w:val="nil"/>
              <w:bottom w:val="single" w:sz="4" w:space="0" w:color="AEAAAA"/>
              <w:right w:val="single" w:sz="4" w:space="0" w:color="AEAAAA"/>
            </w:tcBorders>
            <w:shd w:val="clear" w:color="000000" w:fill="5B9BD5"/>
            <w:noWrap/>
            <w:vAlign w:val="bottom"/>
            <w:hideMark/>
          </w:tcPr>
          <w:p w14:paraId="288E3B0F" w14:textId="77777777" w:rsidR="00F92ED1" w:rsidRPr="00F92ED1" w:rsidRDefault="00F92ED1" w:rsidP="00F92ED1">
            <w:pPr>
              <w:rPr>
                <w:ins w:id="4223" w:author="Raghavi K (Semiconductor, Computing &amp; Storage (SCS))" w:date="2017-03-14T15:38:00Z"/>
              </w:rPr>
            </w:pPr>
            <w:ins w:id="4224" w:author="Raghavi K (Semiconductor, Computing &amp; Storage (SCS))" w:date="2017-03-14T15:38:00Z">
              <w:r w:rsidRPr="00F92ED1">
                <w:t>EXCEPTION CODE</w:t>
              </w:r>
            </w:ins>
          </w:p>
        </w:tc>
        <w:tc>
          <w:tcPr>
            <w:tcW w:w="6661" w:type="dxa"/>
            <w:tcBorders>
              <w:top w:val="single" w:sz="4" w:space="0" w:color="AEAAAA"/>
              <w:left w:val="nil"/>
              <w:bottom w:val="single" w:sz="4" w:space="0" w:color="AEAAAA"/>
              <w:right w:val="single" w:sz="4" w:space="0" w:color="AEAAAA"/>
            </w:tcBorders>
            <w:shd w:val="clear" w:color="000000" w:fill="5B9BD5"/>
            <w:noWrap/>
            <w:vAlign w:val="bottom"/>
            <w:hideMark/>
          </w:tcPr>
          <w:p w14:paraId="737C6B23" w14:textId="77777777" w:rsidR="00F92ED1" w:rsidRPr="00F92ED1" w:rsidRDefault="00F92ED1" w:rsidP="00F92ED1">
            <w:pPr>
              <w:rPr>
                <w:ins w:id="4225" w:author="Raghavi K (Semiconductor, Computing &amp; Storage (SCS))" w:date="2017-03-14T15:38:00Z"/>
              </w:rPr>
            </w:pPr>
            <w:ins w:id="4226" w:author="Raghavi K (Semiconductor, Computing &amp; Storage (SCS))" w:date="2017-03-14T15:38:00Z">
              <w:r w:rsidRPr="00F92ED1">
                <w:t>DESCRIPTION</w:t>
              </w:r>
            </w:ins>
          </w:p>
        </w:tc>
      </w:tr>
      <w:tr w:rsidR="00F92ED1" w:rsidRPr="00AD12F2" w14:paraId="27F11F1D" w14:textId="77777777" w:rsidTr="00B23B55">
        <w:trPr>
          <w:trHeight w:val="265"/>
          <w:ins w:id="4227" w:author="Raghavi K (Semiconductor, Computing &amp; Storage (SCS))" w:date="2017-03-14T15:38:00Z"/>
        </w:trPr>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hideMark/>
          </w:tcPr>
          <w:p w14:paraId="03714996" w14:textId="77777777" w:rsidR="00F92ED1" w:rsidRPr="00F92ED1" w:rsidRDefault="00F92ED1" w:rsidP="00F92ED1">
            <w:pPr>
              <w:rPr>
                <w:ins w:id="4228" w:author="Raghavi K (Semiconductor, Computing &amp; Storage (SCS))" w:date="2017-03-14T15:38:00Z"/>
              </w:rPr>
            </w:pPr>
            <w:ins w:id="4229" w:author="Raghavi K (Semiconductor, Computing &amp; Storage (SCS))" w:date="2017-03-14T15:38:00Z">
              <w:r w:rsidRPr="00F92ED1">
                <w:t>Partner Exception</w:t>
              </w:r>
            </w:ins>
          </w:p>
        </w:tc>
        <w:tc>
          <w:tcPr>
            <w:tcW w:w="1710" w:type="dxa"/>
            <w:tcBorders>
              <w:top w:val="single" w:sz="4" w:space="0" w:color="AEAAAA"/>
              <w:left w:val="nil"/>
              <w:bottom w:val="single" w:sz="4" w:space="0" w:color="AEAAAA"/>
              <w:right w:val="single" w:sz="4" w:space="0" w:color="AEAAAA"/>
            </w:tcBorders>
            <w:shd w:val="clear" w:color="auto" w:fill="auto"/>
            <w:noWrap/>
            <w:vAlign w:val="bottom"/>
            <w:hideMark/>
          </w:tcPr>
          <w:p w14:paraId="2C20B60B" w14:textId="77777777" w:rsidR="00F92ED1" w:rsidRPr="00F92ED1" w:rsidRDefault="00F92ED1" w:rsidP="00F92ED1">
            <w:pPr>
              <w:rPr>
                <w:ins w:id="4230" w:author="Raghavi K (Semiconductor, Computing &amp; Storage (SCS))" w:date="2017-03-14T15:38:00Z"/>
              </w:rPr>
            </w:pPr>
            <w:ins w:id="4231" w:author="Raghavi K (Semiconductor, Computing &amp; Storage (SCS))" w:date="2017-03-14T15:38:00Z">
              <w:r w:rsidRPr="00F92ED1">
                <w:t>ERR1002</w:t>
              </w:r>
            </w:ins>
          </w:p>
        </w:tc>
        <w:tc>
          <w:tcPr>
            <w:tcW w:w="6661" w:type="dxa"/>
            <w:tcBorders>
              <w:top w:val="single" w:sz="4" w:space="0" w:color="AEAAAA"/>
              <w:left w:val="nil"/>
              <w:bottom w:val="single" w:sz="4" w:space="0" w:color="AEAAAA"/>
              <w:right w:val="single" w:sz="4" w:space="0" w:color="AEAAAA"/>
            </w:tcBorders>
            <w:shd w:val="clear" w:color="auto" w:fill="auto"/>
            <w:noWrap/>
            <w:vAlign w:val="bottom"/>
            <w:hideMark/>
          </w:tcPr>
          <w:p w14:paraId="7DF48076" w14:textId="77777777" w:rsidR="00F92ED1" w:rsidRPr="00F92ED1" w:rsidRDefault="00F92ED1" w:rsidP="00F92ED1">
            <w:pPr>
              <w:rPr>
                <w:ins w:id="4232" w:author="Raghavi K (Semiconductor, Computing &amp; Storage (SCS))" w:date="2017-03-14T15:38:00Z"/>
              </w:rPr>
            </w:pPr>
            <w:ins w:id="4233" w:author="Raghavi K (Semiconductor, Computing &amp; Storage (SCS))" w:date="2017-03-14T15:38:00Z">
              <w:r w:rsidRPr="00F92ED1">
                <w:t>VAT ID not matching with record in PNP but Name and address are available in PNP.</w:t>
              </w:r>
            </w:ins>
          </w:p>
        </w:tc>
      </w:tr>
      <w:tr w:rsidR="00F92ED1" w:rsidRPr="00AD12F2" w14:paraId="64316947" w14:textId="77777777" w:rsidTr="00B23B55">
        <w:trPr>
          <w:trHeight w:val="265"/>
          <w:ins w:id="4234" w:author="Raghavi K (Semiconductor, Computing &amp; Storage (SCS))" w:date="2017-03-14T15:38:00Z"/>
        </w:trPr>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hideMark/>
          </w:tcPr>
          <w:p w14:paraId="684352E8" w14:textId="77777777" w:rsidR="00F92ED1" w:rsidRPr="00F92ED1" w:rsidRDefault="00F92ED1" w:rsidP="00F92ED1">
            <w:pPr>
              <w:rPr>
                <w:ins w:id="4235" w:author="Raghavi K (Semiconductor, Computing &amp; Storage (SCS))" w:date="2017-03-14T15:38:00Z"/>
              </w:rPr>
            </w:pPr>
            <w:ins w:id="4236" w:author="Raghavi K (Semiconductor, Computing &amp; Storage (SCS))" w:date="2017-03-14T15:38:00Z">
              <w:r w:rsidRPr="00F92ED1">
                <w:t>Partner Exception</w:t>
              </w:r>
            </w:ins>
          </w:p>
        </w:tc>
        <w:tc>
          <w:tcPr>
            <w:tcW w:w="1710" w:type="dxa"/>
            <w:tcBorders>
              <w:top w:val="single" w:sz="4" w:space="0" w:color="AEAAAA"/>
              <w:left w:val="nil"/>
              <w:bottom w:val="single" w:sz="4" w:space="0" w:color="AEAAAA"/>
              <w:right w:val="single" w:sz="4" w:space="0" w:color="AEAAAA"/>
            </w:tcBorders>
            <w:shd w:val="clear" w:color="auto" w:fill="auto"/>
            <w:noWrap/>
            <w:vAlign w:val="bottom"/>
            <w:hideMark/>
          </w:tcPr>
          <w:p w14:paraId="79D07109" w14:textId="77777777" w:rsidR="00F92ED1" w:rsidRPr="00F92ED1" w:rsidRDefault="00F92ED1" w:rsidP="00F92ED1">
            <w:pPr>
              <w:rPr>
                <w:ins w:id="4237" w:author="Raghavi K (Semiconductor, Computing &amp; Storage (SCS))" w:date="2017-03-14T15:38:00Z"/>
              </w:rPr>
            </w:pPr>
            <w:ins w:id="4238" w:author="Raghavi K (Semiconductor, Computing &amp; Storage (SCS))" w:date="2017-03-14T15:38:00Z">
              <w:r w:rsidRPr="00F92ED1">
                <w:t>ERR1003</w:t>
              </w:r>
            </w:ins>
          </w:p>
        </w:tc>
        <w:tc>
          <w:tcPr>
            <w:tcW w:w="6661" w:type="dxa"/>
            <w:tcBorders>
              <w:top w:val="single" w:sz="4" w:space="0" w:color="AEAAAA"/>
              <w:left w:val="nil"/>
              <w:bottom w:val="single" w:sz="4" w:space="0" w:color="AEAAAA"/>
              <w:right w:val="single" w:sz="4" w:space="0" w:color="AEAAAA"/>
            </w:tcBorders>
            <w:shd w:val="clear" w:color="auto" w:fill="auto"/>
            <w:noWrap/>
            <w:vAlign w:val="bottom"/>
            <w:hideMark/>
          </w:tcPr>
          <w:p w14:paraId="4C8D4F8B" w14:textId="77777777" w:rsidR="00F92ED1" w:rsidRPr="00F92ED1" w:rsidRDefault="00F92ED1" w:rsidP="00F92ED1">
            <w:pPr>
              <w:rPr>
                <w:ins w:id="4239" w:author="Raghavi K (Semiconductor, Computing &amp; Storage (SCS))" w:date="2017-03-14T15:38:00Z"/>
              </w:rPr>
            </w:pPr>
            <w:ins w:id="4240" w:author="Raghavi K (Semiconductor, Computing &amp; Storage (SCS))" w:date="2017-03-14T15:38:00Z">
              <w:r w:rsidRPr="00F92ED1">
                <w:t xml:space="preserve">VAT ID not available in PNP. </w:t>
              </w:r>
            </w:ins>
          </w:p>
        </w:tc>
      </w:tr>
      <w:tr w:rsidR="00F92ED1" w:rsidRPr="00AD12F2" w14:paraId="5B5FAD85" w14:textId="77777777" w:rsidTr="00B23B55">
        <w:trPr>
          <w:trHeight w:val="265"/>
          <w:ins w:id="4241" w:author="Raghavi K (Semiconductor, Computing &amp; Storage (SCS))" w:date="2017-03-14T15:38:00Z"/>
        </w:trPr>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hideMark/>
          </w:tcPr>
          <w:p w14:paraId="56A0A434" w14:textId="77777777" w:rsidR="00F92ED1" w:rsidRPr="00F92ED1" w:rsidRDefault="00F92ED1" w:rsidP="00F92ED1">
            <w:pPr>
              <w:rPr>
                <w:ins w:id="4242" w:author="Raghavi K (Semiconductor, Computing &amp; Storage (SCS))" w:date="2017-03-14T15:38:00Z"/>
              </w:rPr>
            </w:pPr>
            <w:ins w:id="4243" w:author="Raghavi K (Semiconductor, Computing &amp; Storage (SCS))" w:date="2017-03-14T15:38:00Z">
              <w:r w:rsidRPr="00F92ED1">
                <w:t>Partner Exception</w:t>
              </w:r>
            </w:ins>
          </w:p>
        </w:tc>
        <w:tc>
          <w:tcPr>
            <w:tcW w:w="1710" w:type="dxa"/>
            <w:tcBorders>
              <w:top w:val="single" w:sz="4" w:space="0" w:color="AEAAAA"/>
              <w:left w:val="nil"/>
              <w:bottom w:val="single" w:sz="4" w:space="0" w:color="AEAAAA"/>
              <w:right w:val="single" w:sz="4" w:space="0" w:color="AEAAAA"/>
            </w:tcBorders>
            <w:shd w:val="clear" w:color="auto" w:fill="auto"/>
            <w:noWrap/>
            <w:vAlign w:val="bottom"/>
            <w:hideMark/>
          </w:tcPr>
          <w:p w14:paraId="6BC84FCE" w14:textId="77777777" w:rsidR="00F92ED1" w:rsidRPr="00F92ED1" w:rsidRDefault="00F92ED1" w:rsidP="00F92ED1">
            <w:pPr>
              <w:rPr>
                <w:ins w:id="4244" w:author="Raghavi K (Semiconductor, Computing &amp; Storage (SCS))" w:date="2017-03-14T15:38:00Z"/>
              </w:rPr>
            </w:pPr>
            <w:ins w:id="4245" w:author="Raghavi K (Semiconductor, Computing &amp; Storage (SCS))" w:date="2017-03-14T15:38:00Z">
              <w:r w:rsidRPr="00F92ED1">
                <w:t>ERR1004</w:t>
              </w:r>
            </w:ins>
          </w:p>
        </w:tc>
        <w:tc>
          <w:tcPr>
            <w:tcW w:w="6661" w:type="dxa"/>
            <w:tcBorders>
              <w:top w:val="single" w:sz="4" w:space="0" w:color="AEAAAA"/>
              <w:left w:val="nil"/>
              <w:bottom w:val="single" w:sz="4" w:space="0" w:color="AEAAAA"/>
              <w:right w:val="single" w:sz="4" w:space="0" w:color="AEAAAA"/>
            </w:tcBorders>
            <w:shd w:val="clear" w:color="auto" w:fill="auto"/>
            <w:noWrap/>
            <w:vAlign w:val="bottom"/>
            <w:hideMark/>
          </w:tcPr>
          <w:p w14:paraId="7EAA87C5" w14:textId="77777777" w:rsidR="00F92ED1" w:rsidRPr="00F92ED1" w:rsidRDefault="00F92ED1" w:rsidP="00F92ED1">
            <w:pPr>
              <w:rPr>
                <w:ins w:id="4246" w:author="Raghavi K (Semiconductor, Computing &amp; Storage (SCS))" w:date="2017-03-14T15:38:00Z"/>
              </w:rPr>
            </w:pPr>
            <w:ins w:id="4247" w:author="Raghavi K (Semiconductor, Computing &amp; Storage (SCS))" w:date="2017-03-14T15:38:00Z">
              <w:r w:rsidRPr="00F92ED1">
                <w:t xml:space="preserve">VAT ID is available but Address not matching with PNP. </w:t>
              </w:r>
            </w:ins>
          </w:p>
          <w:p w14:paraId="6F278D2B" w14:textId="77777777" w:rsidR="00F92ED1" w:rsidRPr="00F92ED1" w:rsidRDefault="00F92ED1" w:rsidP="00F92ED1">
            <w:pPr>
              <w:rPr>
                <w:ins w:id="4248" w:author="Raghavi K (Semiconductor, Computing &amp; Storage (SCS))" w:date="2017-03-14T15:38:00Z"/>
              </w:rPr>
            </w:pPr>
            <w:ins w:id="4249" w:author="Raghavi K (Semiconductor, Computing &amp; Storage (SCS))" w:date="2017-03-14T15:38:00Z">
              <w:r w:rsidRPr="00F92ED1">
                <w:t>Address line is only matched based on Zip Code.</w:t>
              </w:r>
            </w:ins>
          </w:p>
        </w:tc>
      </w:tr>
      <w:tr w:rsidR="00F92ED1" w:rsidRPr="00AD12F2" w14:paraId="35FE9876" w14:textId="77777777" w:rsidTr="00B23B55">
        <w:trPr>
          <w:trHeight w:val="265"/>
          <w:ins w:id="4250" w:author="Raghavi K (Semiconductor, Computing &amp; Storage (SCS))" w:date="2017-03-14T15:38:00Z"/>
        </w:trPr>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hideMark/>
          </w:tcPr>
          <w:p w14:paraId="0090ADBF" w14:textId="77777777" w:rsidR="00F92ED1" w:rsidRPr="00F92ED1" w:rsidRDefault="00F92ED1" w:rsidP="00F92ED1">
            <w:pPr>
              <w:rPr>
                <w:ins w:id="4251" w:author="Raghavi K (Semiconductor, Computing &amp; Storage (SCS))" w:date="2017-03-14T15:38:00Z"/>
              </w:rPr>
            </w:pPr>
            <w:ins w:id="4252" w:author="Raghavi K (Semiconductor, Computing &amp; Storage (SCS))" w:date="2017-03-14T15:38:00Z">
              <w:r w:rsidRPr="00F92ED1">
                <w:t>Product Exception</w:t>
              </w:r>
            </w:ins>
          </w:p>
        </w:tc>
        <w:tc>
          <w:tcPr>
            <w:tcW w:w="1710" w:type="dxa"/>
            <w:tcBorders>
              <w:top w:val="single" w:sz="4" w:space="0" w:color="AEAAAA"/>
              <w:left w:val="nil"/>
              <w:bottom w:val="single" w:sz="4" w:space="0" w:color="AEAAAA"/>
              <w:right w:val="single" w:sz="4" w:space="0" w:color="AEAAAA"/>
            </w:tcBorders>
            <w:shd w:val="clear" w:color="auto" w:fill="auto"/>
            <w:noWrap/>
            <w:vAlign w:val="bottom"/>
            <w:hideMark/>
          </w:tcPr>
          <w:p w14:paraId="4966377A" w14:textId="77777777" w:rsidR="00F92ED1" w:rsidRPr="00F92ED1" w:rsidRDefault="00F92ED1" w:rsidP="00F92ED1">
            <w:pPr>
              <w:rPr>
                <w:ins w:id="4253" w:author="Raghavi K (Semiconductor, Computing &amp; Storage (SCS))" w:date="2017-03-14T15:38:00Z"/>
              </w:rPr>
            </w:pPr>
            <w:ins w:id="4254" w:author="Raghavi K (Semiconductor, Computing &amp; Storage (SCS))" w:date="2017-03-14T15:38:00Z">
              <w:r w:rsidRPr="00F92ED1">
                <w:t>ERR1005</w:t>
              </w:r>
            </w:ins>
          </w:p>
        </w:tc>
        <w:tc>
          <w:tcPr>
            <w:tcW w:w="6661" w:type="dxa"/>
            <w:tcBorders>
              <w:top w:val="single" w:sz="4" w:space="0" w:color="AEAAAA"/>
              <w:left w:val="nil"/>
              <w:bottom w:val="single" w:sz="4" w:space="0" w:color="AEAAAA"/>
              <w:right w:val="single" w:sz="4" w:space="0" w:color="AEAAAA"/>
            </w:tcBorders>
            <w:shd w:val="clear" w:color="auto" w:fill="auto"/>
            <w:noWrap/>
            <w:vAlign w:val="bottom"/>
            <w:hideMark/>
          </w:tcPr>
          <w:p w14:paraId="716B1AE9" w14:textId="77777777" w:rsidR="00F92ED1" w:rsidRPr="00F92ED1" w:rsidRDefault="00F92ED1" w:rsidP="00F92ED1">
            <w:pPr>
              <w:rPr>
                <w:ins w:id="4255" w:author="Raghavi K (Semiconductor, Computing &amp; Storage (SCS))" w:date="2017-03-14T15:38:00Z"/>
              </w:rPr>
            </w:pPr>
            <w:ins w:id="4256" w:author="Raghavi K (Semiconductor, Computing &amp; Storage (SCS))" w:date="2017-03-14T15:38:00Z">
              <w:r w:rsidRPr="00F92ED1">
                <w:t xml:space="preserve">Product not available in PNP. </w:t>
              </w:r>
            </w:ins>
          </w:p>
          <w:p w14:paraId="34F44EE9" w14:textId="77777777" w:rsidR="00F92ED1" w:rsidRPr="00F92ED1" w:rsidRDefault="00F92ED1" w:rsidP="00F92ED1">
            <w:pPr>
              <w:rPr>
                <w:ins w:id="4257" w:author="Raghavi K (Semiconductor, Computing &amp; Storage (SCS))" w:date="2017-03-14T15:38:00Z"/>
              </w:rPr>
            </w:pPr>
            <w:ins w:id="4258" w:author="Raghavi K (Semiconductor, Computing &amp; Storage (SCS))" w:date="2017-03-14T15:38:00Z">
              <w:r w:rsidRPr="00F92ED1">
                <w:t xml:space="preserve">RFC (1402073) : Business expects that if same Product ID is fed again through the file from same MD, where exception was created and also closed by PNP process, the same Product ID should not be treated as an exception. </w:t>
              </w:r>
            </w:ins>
          </w:p>
          <w:p w14:paraId="1B841AA3" w14:textId="77777777" w:rsidR="00F92ED1" w:rsidRPr="00F92ED1" w:rsidRDefault="00F92ED1" w:rsidP="00F92ED1">
            <w:pPr>
              <w:rPr>
                <w:ins w:id="4259" w:author="Raghavi K (Semiconductor, Computing &amp; Storage (SCS))" w:date="2017-03-14T15:38:00Z"/>
              </w:rPr>
            </w:pPr>
          </w:p>
        </w:tc>
      </w:tr>
      <w:tr w:rsidR="00F92ED1" w:rsidRPr="00AD12F2" w14:paraId="6730269E" w14:textId="77777777" w:rsidTr="00B23B55">
        <w:trPr>
          <w:trHeight w:val="265"/>
          <w:ins w:id="4260" w:author="Raghavi K (Semiconductor, Computing &amp; Storage (SCS))" w:date="2017-03-14T15:38:00Z"/>
        </w:trPr>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tcPr>
          <w:p w14:paraId="032BB805" w14:textId="77777777" w:rsidR="00F92ED1" w:rsidRPr="00F92ED1" w:rsidRDefault="00F92ED1" w:rsidP="00F92ED1">
            <w:pPr>
              <w:rPr>
                <w:ins w:id="4261" w:author="Raghavi K (Semiconductor, Computing &amp; Storage (SCS))" w:date="2017-03-14T15:38:00Z"/>
              </w:rPr>
            </w:pPr>
            <w:ins w:id="4262" w:author="Raghavi K (Semiconductor, Computing &amp; Storage (SCS))" w:date="2017-03-14T15:38:00Z">
              <w:r w:rsidRPr="00F92ED1">
                <w:t>Product Exception</w:t>
              </w:r>
            </w:ins>
          </w:p>
        </w:tc>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tcPr>
          <w:p w14:paraId="3F3F406E" w14:textId="77777777" w:rsidR="00F92ED1" w:rsidRPr="00F92ED1" w:rsidRDefault="00F92ED1" w:rsidP="00F92ED1">
            <w:pPr>
              <w:rPr>
                <w:ins w:id="4263" w:author="Raghavi K (Semiconductor, Computing &amp; Storage (SCS))" w:date="2017-03-14T15:38:00Z"/>
              </w:rPr>
            </w:pPr>
            <w:ins w:id="4264" w:author="Raghavi K (Semiconductor, Computing &amp; Storage (SCS))" w:date="2017-03-14T15:38:00Z">
              <w:r w:rsidRPr="00F92ED1">
                <w:t>ERR1006</w:t>
              </w:r>
            </w:ins>
          </w:p>
        </w:tc>
        <w:tc>
          <w:tcPr>
            <w:tcW w:w="6661" w:type="dxa"/>
            <w:tcBorders>
              <w:top w:val="single" w:sz="4" w:space="0" w:color="AEAAAA"/>
              <w:left w:val="single" w:sz="4" w:space="0" w:color="AEAAAA"/>
              <w:bottom w:val="single" w:sz="4" w:space="0" w:color="AEAAAA"/>
              <w:right w:val="single" w:sz="4" w:space="0" w:color="AEAAAA"/>
            </w:tcBorders>
            <w:shd w:val="clear" w:color="auto" w:fill="auto"/>
            <w:noWrap/>
            <w:vAlign w:val="bottom"/>
          </w:tcPr>
          <w:p w14:paraId="789780AB" w14:textId="77777777" w:rsidR="00F92ED1" w:rsidRPr="00F92ED1" w:rsidRDefault="00F92ED1" w:rsidP="00F92ED1">
            <w:pPr>
              <w:rPr>
                <w:ins w:id="4265" w:author="Raghavi K (Semiconductor, Computing &amp; Storage (SCS))" w:date="2017-03-14T15:38:00Z"/>
              </w:rPr>
            </w:pPr>
            <w:ins w:id="4266" w:author="Raghavi K (Semiconductor, Computing &amp; Storage (SCS))" w:date="2017-03-14T15:38:00Z">
              <w:r w:rsidRPr="00F92ED1">
                <w:t>EBIP Reopened as Reseller Product Part Id not entered</w:t>
              </w:r>
            </w:ins>
          </w:p>
        </w:tc>
      </w:tr>
      <w:tr w:rsidR="00F92ED1" w:rsidRPr="00AD12F2" w14:paraId="679312A8" w14:textId="77777777" w:rsidTr="00B23B55">
        <w:trPr>
          <w:trHeight w:val="265"/>
          <w:ins w:id="4267" w:author="Raghavi K (Semiconductor, Computing &amp; Storage (SCS))" w:date="2017-03-14T15:38:00Z"/>
        </w:trPr>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tcPr>
          <w:p w14:paraId="3D465709" w14:textId="77777777" w:rsidR="00F92ED1" w:rsidRPr="00F92ED1" w:rsidRDefault="00F92ED1" w:rsidP="00F92ED1">
            <w:pPr>
              <w:rPr>
                <w:ins w:id="4268" w:author="Raghavi K (Semiconductor, Computing &amp; Storage (SCS))" w:date="2017-03-14T15:38:00Z"/>
              </w:rPr>
            </w:pPr>
            <w:ins w:id="4269" w:author="Raghavi K (Semiconductor, Computing &amp; Storage (SCS))" w:date="2017-03-14T15:38:00Z">
              <w:r w:rsidRPr="00F92ED1">
                <w:t>Partner Exception</w:t>
              </w:r>
            </w:ins>
          </w:p>
        </w:tc>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tcPr>
          <w:p w14:paraId="4E85D3BA" w14:textId="77777777" w:rsidR="00F92ED1" w:rsidRPr="00F92ED1" w:rsidRDefault="00F92ED1" w:rsidP="00F92ED1">
            <w:pPr>
              <w:rPr>
                <w:ins w:id="4270" w:author="Raghavi K (Semiconductor, Computing &amp; Storage (SCS))" w:date="2017-03-14T15:38:00Z"/>
              </w:rPr>
            </w:pPr>
            <w:ins w:id="4271" w:author="Raghavi K (Semiconductor, Computing &amp; Storage (SCS))" w:date="2017-03-14T15:38:00Z">
              <w:r w:rsidRPr="00F92ED1">
                <w:t>ERR1007</w:t>
              </w:r>
            </w:ins>
          </w:p>
        </w:tc>
        <w:tc>
          <w:tcPr>
            <w:tcW w:w="6661" w:type="dxa"/>
            <w:tcBorders>
              <w:top w:val="single" w:sz="4" w:space="0" w:color="AEAAAA"/>
              <w:left w:val="single" w:sz="4" w:space="0" w:color="AEAAAA"/>
              <w:bottom w:val="single" w:sz="4" w:space="0" w:color="AEAAAA"/>
              <w:right w:val="single" w:sz="4" w:space="0" w:color="AEAAAA"/>
            </w:tcBorders>
            <w:shd w:val="clear" w:color="auto" w:fill="auto"/>
            <w:noWrap/>
            <w:vAlign w:val="bottom"/>
          </w:tcPr>
          <w:p w14:paraId="7F187024" w14:textId="77777777" w:rsidR="00F92ED1" w:rsidRPr="00F92ED1" w:rsidRDefault="00F92ED1" w:rsidP="00F92ED1">
            <w:pPr>
              <w:rPr>
                <w:ins w:id="4272" w:author="Raghavi K (Semiconductor, Computing &amp; Storage (SCS))" w:date="2017-03-14T15:38:00Z"/>
              </w:rPr>
            </w:pPr>
            <w:ins w:id="4273" w:author="Raghavi K (Semiconductor, Computing &amp; Storage (SCS))" w:date="2017-03-14T15:38:00Z">
              <w:r w:rsidRPr="00F92ED1">
                <w:t>EBIP Reopened as Partner VAT ID or Partner ID not found. ERR1003 reopened on revalidation failure. Revalidation is only performed when the PARTNER_ID is left blank while closing the exception.</w:t>
              </w:r>
            </w:ins>
          </w:p>
        </w:tc>
      </w:tr>
      <w:tr w:rsidR="00F92ED1" w:rsidRPr="00AD12F2" w14:paraId="01FB34A5" w14:textId="77777777" w:rsidTr="00B23B55">
        <w:trPr>
          <w:trHeight w:val="265"/>
          <w:ins w:id="4274" w:author="Raghavi K (Semiconductor, Computing &amp; Storage (SCS))" w:date="2017-03-14T15:38:00Z"/>
        </w:trPr>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tcPr>
          <w:p w14:paraId="103FA15C" w14:textId="77777777" w:rsidR="00F92ED1" w:rsidRPr="00F92ED1" w:rsidRDefault="00F92ED1" w:rsidP="00F92ED1">
            <w:pPr>
              <w:rPr>
                <w:ins w:id="4275" w:author="Raghavi K (Semiconductor, Computing &amp; Storage (SCS))" w:date="2017-03-14T15:38:00Z"/>
              </w:rPr>
            </w:pPr>
            <w:ins w:id="4276" w:author="Raghavi K (Semiconductor, Computing &amp; Storage (SCS))" w:date="2017-03-14T15:38:00Z">
              <w:r w:rsidRPr="00F92ED1">
                <w:t>Partner Exception</w:t>
              </w:r>
            </w:ins>
          </w:p>
        </w:tc>
        <w:tc>
          <w:tcPr>
            <w:tcW w:w="1710" w:type="dxa"/>
            <w:tcBorders>
              <w:top w:val="single" w:sz="4" w:space="0" w:color="AEAAAA"/>
              <w:left w:val="single" w:sz="4" w:space="0" w:color="AEAAAA"/>
              <w:bottom w:val="single" w:sz="4" w:space="0" w:color="AEAAAA"/>
              <w:right w:val="single" w:sz="4" w:space="0" w:color="AEAAAA"/>
            </w:tcBorders>
            <w:shd w:val="clear" w:color="auto" w:fill="auto"/>
            <w:noWrap/>
            <w:vAlign w:val="bottom"/>
          </w:tcPr>
          <w:p w14:paraId="741DF03B" w14:textId="77777777" w:rsidR="00F92ED1" w:rsidRPr="00F92ED1" w:rsidRDefault="00F92ED1" w:rsidP="00F92ED1">
            <w:pPr>
              <w:rPr>
                <w:ins w:id="4277" w:author="Raghavi K (Semiconductor, Computing &amp; Storage (SCS))" w:date="2017-03-14T15:38:00Z"/>
              </w:rPr>
            </w:pPr>
            <w:ins w:id="4278" w:author="Raghavi K (Semiconductor, Computing &amp; Storage (SCS))" w:date="2017-03-14T15:38:00Z">
              <w:r w:rsidRPr="00F92ED1">
                <w:t>ERR1008</w:t>
              </w:r>
            </w:ins>
          </w:p>
        </w:tc>
        <w:tc>
          <w:tcPr>
            <w:tcW w:w="6661" w:type="dxa"/>
            <w:tcBorders>
              <w:top w:val="single" w:sz="4" w:space="0" w:color="AEAAAA"/>
              <w:left w:val="single" w:sz="4" w:space="0" w:color="AEAAAA"/>
              <w:bottom w:val="single" w:sz="4" w:space="0" w:color="AEAAAA"/>
              <w:right w:val="single" w:sz="4" w:space="0" w:color="AEAAAA"/>
            </w:tcBorders>
            <w:shd w:val="clear" w:color="auto" w:fill="auto"/>
            <w:noWrap/>
            <w:vAlign w:val="bottom"/>
          </w:tcPr>
          <w:p w14:paraId="3B95EEE9" w14:textId="77777777" w:rsidR="00F92ED1" w:rsidRPr="00F92ED1" w:rsidRDefault="00F92ED1" w:rsidP="00F92ED1">
            <w:pPr>
              <w:rPr>
                <w:ins w:id="4279" w:author="Raghavi K (Semiconductor, Computing &amp; Storage (SCS))" w:date="2017-03-14T15:38:00Z"/>
              </w:rPr>
            </w:pPr>
            <w:ins w:id="4280" w:author="Raghavi K (Semiconductor, Computing &amp; Storage (SCS))" w:date="2017-03-14T15:38:00Z">
              <w:r w:rsidRPr="00F92ED1">
                <w:t>EBIP Reopened as Partner VAT ID is available but Partner Reseller VAT Id and Address (Post Code) combination not found. ERR1004 reopened on revalidation failure. Revalidation is only performed when the PARTNER_ID is left blank while closing the exception.</w:t>
              </w:r>
            </w:ins>
          </w:p>
        </w:tc>
      </w:tr>
    </w:tbl>
    <w:bookmarkStart w:id="4281" w:name="_MON_1551011469"/>
    <w:bookmarkEnd w:id="4281"/>
    <w:p w14:paraId="1D1F42CF" w14:textId="77777777" w:rsidR="00F92ED1" w:rsidRPr="00F92ED1" w:rsidRDefault="00F92ED1" w:rsidP="00F92ED1">
      <w:pPr>
        <w:rPr>
          <w:ins w:id="4282" w:author="Raghavi K (Semiconductor, Computing &amp; Storage (SCS))" w:date="2017-03-14T15:38:00Z"/>
        </w:rPr>
      </w:pPr>
      <w:ins w:id="4283" w:author="Raghavi K (Semiconductor, Computing &amp; Storage (SCS))" w:date="2017-03-14T15:44:00Z">
        <w:r>
          <w:object w:dxaOrig="1541" w:dyaOrig="1000" w14:anchorId="75C63FBF">
            <v:shape id="_x0000_i1036" type="#_x0000_t75" style="width:77.25pt;height:50.25pt" o:ole="">
              <v:imagedata r:id="rId33" o:title=""/>
            </v:shape>
            <o:OLEObject Type="Embed" ProgID="Word.Document.12" ShapeID="_x0000_i1036" DrawAspect="Icon" ObjectID="_1551012689" r:id="rId34">
              <o:FieldCodes>\s</o:FieldCodes>
            </o:OLEObject>
          </w:object>
        </w:r>
      </w:ins>
    </w:p>
    <w:p w14:paraId="1480F6FE" w14:textId="77777777" w:rsidR="00F92ED1" w:rsidRPr="00F92ED1" w:rsidRDefault="00F92ED1" w:rsidP="00F92ED1">
      <w:pPr>
        <w:rPr>
          <w:ins w:id="4284" w:author="Rakesh Singhi" w:date="2015-03-25T16:25:00Z"/>
        </w:rPr>
      </w:pPr>
    </w:p>
    <w:p w14:paraId="09167A82" w14:textId="407E3B19" w:rsidR="00DA1C8A" w:rsidRDefault="00DA1C8A" w:rsidP="00DA1C8A">
      <w:pPr>
        <w:keepNext/>
        <w:widowControl/>
        <w:numPr>
          <w:ilvl w:val="1"/>
          <w:numId w:val="10"/>
        </w:numPr>
        <w:spacing w:line="240" w:lineRule="auto"/>
        <w:ind w:right="21"/>
        <w:jc w:val="both"/>
        <w:outlineLvl w:val="1"/>
        <w:rPr>
          <w:ins w:id="4285" w:author="Rakesh Singhi" w:date="2015-03-25T16:26:00Z"/>
          <w:rFonts w:asciiTheme="minorHAnsi" w:hAnsiTheme="minorHAnsi" w:cstheme="minorHAnsi"/>
          <w:b/>
          <w:sz w:val="28"/>
          <w:szCs w:val="24"/>
          <w:lang w:val="en-GB"/>
        </w:rPr>
      </w:pPr>
      <w:bookmarkStart w:id="4286" w:name="_Toc415065516"/>
      <w:ins w:id="4287" w:author="Rakesh Singhi" w:date="2015-03-25T16:25:00Z">
        <w:r>
          <w:rPr>
            <w:rFonts w:asciiTheme="minorHAnsi" w:hAnsiTheme="minorHAnsi" w:cstheme="minorHAnsi"/>
            <w:b/>
            <w:sz w:val="28"/>
            <w:szCs w:val="24"/>
            <w:lang w:val="en-GB"/>
          </w:rPr>
          <w:t>Duplicates Validation Process</w:t>
        </w:r>
      </w:ins>
      <w:bookmarkEnd w:id="4286"/>
    </w:p>
    <w:p w14:paraId="3F1CA9CC" w14:textId="77777777" w:rsidR="00DA1C8A" w:rsidRDefault="00DA1C8A" w:rsidP="00DA1C8A">
      <w:pPr>
        <w:keepNext/>
        <w:widowControl/>
        <w:spacing w:line="240" w:lineRule="auto"/>
        <w:ind w:left="576" w:right="21"/>
        <w:jc w:val="both"/>
        <w:outlineLvl w:val="1"/>
        <w:rPr>
          <w:ins w:id="4288" w:author="Rakesh Singhi" w:date="2015-03-25T16:26:00Z"/>
          <w:rFonts w:asciiTheme="minorHAnsi" w:hAnsiTheme="minorHAnsi" w:cstheme="minorHAnsi"/>
          <w:b/>
          <w:sz w:val="28"/>
          <w:szCs w:val="24"/>
          <w:lang w:val="en-GB"/>
        </w:rPr>
      </w:pPr>
    </w:p>
    <w:p w14:paraId="52E1F6AF" w14:textId="20F72C2D" w:rsidR="00DA1C8A" w:rsidRPr="00916C04" w:rsidRDefault="00DA1C8A" w:rsidP="00DA1C8A">
      <w:pPr>
        <w:pStyle w:val="ListParagraph"/>
        <w:keepNext/>
        <w:numPr>
          <w:ilvl w:val="2"/>
          <w:numId w:val="10"/>
        </w:numPr>
        <w:spacing w:line="240" w:lineRule="auto"/>
        <w:ind w:right="21"/>
        <w:jc w:val="both"/>
        <w:outlineLvl w:val="1"/>
        <w:rPr>
          <w:ins w:id="4289" w:author="Rakesh Singhi" w:date="2015-03-25T16:30:00Z"/>
          <w:rFonts w:asciiTheme="minorHAnsi" w:hAnsiTheme="minorHAnsi" w:cstheme="minorHAnsi"/>
          <w:b/>
          <w:sz w:val="28"/>
          <w:szCs w:val="24"/>
          <w:lang w:val="en-GB"/>
        </w:rPr>
      </w:pPr>
      <w:bookmarkStart w:id="4290" w:name="_Toc415065517"/>
      <w:ins w:id="4291" w:author="Rakesh Singhi" w:date="2015-03-25T16:26:00Z">
        <w:r w:rsidRPr="00DA1C8A">
          <w:rPr>
            <w:rFonts w:asciiTheme="minorHAnsi" w:hAnsiTheme="minorHAnsi" w:cstheme="minorHAnsi"/>
            <w:b/>
            <w:i/>
            <w:sz w:val="24"/>
            <w:szCs w:val="24"/>
            <w:lang w:val="en-GB"/>
          </w:rPr>
          <w:t>SELL IN</w:t>
        </w:r>
      </w:ins>
      <w:ins w:id="4292" w:author="Rakesh Singhi" w:date="2015-03-25T16:27:00Z">
        <w:r>
          <w:rPr>
            <w:rFonts w:asciiTheme="minorHAnsi" w:hAnsiTheme="minorHAnsi" w:cstheme="minorHAnsi"/>
            <w:b/>
            <w:i/>
            <w:sz w:val="24"/>
            <w:szCs w:val="24"/>
            <w:lang w:val="en-GB"/>
          </w:rPr>
          <w:t xml:space="preserve"> :</w:t>
        </w:r>
      </w:ins>
      <w:bookmarkEnd w:id="4290"/>
    </w:p>
    <w:p w14:paraId="026DB70B" w14:textId="77777777" w:rsidR="00916C04" w:rsidRPr="00916C04" w:rsidRDefault="00916C04" w:rsidP="00916C04">
      <w:pPr>
        <w:pStyle w:val="ListParagraph"/>
        <w:keepNext/>
        <w:spacing w:line="240" w:lineRule="auto"/>
        <w:ind w:right="21"/>
        <w:jc w:val="both"/>
        <w:outlineLvl w:val="1"/>
        <w:rPr>
          <w:ins w:id="4293" w:author="Rakesh Singhi" w:date="2015-03-25T16:29:00Z"/>
          <w:rFonts w:asciiTheme="minorHAnsi" w:hAnsiTheme="minorHAnsi" w:cstheme="minorHAnsi"/>
          <w:b/>
          <w:sz w:val="28"/>
          <w:szCs w:val="24"/>
          <w:lang w:val="en-GB"/>
        </w:rPr>
      </w:pPr>
    </w:p>
    <w:p w14:paraId="2AEDDBE9" w14:textId="742544E1" w:rsidR="00916C04" w:rsidRPr="00916C04" w:rsidRDefault="00916C04" w:rsidP="00916C04">
      <w:pPr>
        <w:pStyle w:val="ListParagraph"/>
        <w:keepNext/>
        <w:spacing w:line="240" w:lineRule="auto"/>
        <w:ind w:right="21"/>
        <w:jc w:val="both"/>
        <w:outlineLvl w:val="1"/>
        <w:rPr>
          <w:ins w:id="4294" w:author="Rakesh Singhi" w:date="2015-03-25T16:27:00Z"/>
          <w:rFonts w:asciiTheme="minorHAnsi" w:hAnsiTheme="minorHAnsi" w:cstheme="minorHAnsi"/>
          <w:b/>
          <w:sz w:val="24"/>
          <w:szCs w:val="24"/>
          <w:u w:val="single"/>
        </w:rPr>
      </w:pPr>
      <w:bookmarkStart w:id="4295" w:name="_Toc415065518"/>
      <w:ins w:id="4296" w:author="Rakesh Singhi" w:date="2015-03-25T16:30:00Z">
        <w:r w:rsidRPr="00916C04">
          <w:rPr>
            <w:rFonts w:asciiTheme="minorHAnsi" w:hAnsiTheme="minorHAnsi" w:cstheme="minorHAnsi"/>
            <w:b/>
            <w:sz w:val="24"/>
            <w:szCs w:val="24"/>
            <w:u w:val="single"/>
          </w:rPr>
          <w:t>ISC</w:t>
        </w:r>
        <w:r>
          <w:rPr>
            <w:rFonts w:asciiTheme="minorHAnsi" w:hAnsiTheme="minorHAnsi" w:cstheme="minorHAnsi"/>
            <w:b/>
            <w:sz w:val="24"/>
            <w:szCs w:val="24"/>
            <w:u w:val="single"/>
          </w:rPr>
          <w:t xml:space="preserve"> files:</w:t>
        </w:r>
      </w:ins>
      <w:bookmarkEnd w:id="4295"/>
    </w:p>
    <w:p w14:paraId="57B3AFB8" w14:textId="16C70875" w:rsidR="00DA1C8A" w:rsidRPr="00DA1C8A" w:rsidRDefault="00DA1C8A" w:rsidP="00DA1C8A">
      <w:pPr>
        <w:pStyle w:val="ListParagraph"/>
        <w:numPr>
          <w:ilvl w:val="1"/>
          <w:numId w:val="28"/>
        </w:numPr>
        <w:rPr>
          <w:ins w:id="4297" w:author="Rakesh Singhi" w:date="2015-03-25T16:28:00Z"/>
          <w:rFonts w:asciiTheme="minorHAnsi" w:hAnsiTheme="minorHAnsi" w:cstheme="minorHAnsi"/>
        </w:rPr>
      </w:pPr>
      <w:ins w:id="4298" w:author="Rakesh Singhi" w:date="2015-03-25T16:28:00Z">
        <w:r w:rsidRPr="00DA1C8A">
          <w:rPr>
            <w:rFonts w:asciiTheme="minorHAnsi" w:hAnsiTheme="minorHAnsi" w:cstheme="minorHAnsi"/>
          </w:rPr>
          <w:t>There would be a</w:t>
        </w:r>
        <w:r w:rsidR="00916C04">
          <w:rPr>
            <w:rFonts w:asciiTheme="minorHAnsi" w:hAnsiTheme="minorHAnsi" w:cstheme="minorHAnsi"/>
          </w:rPr>
          <w:t xml:space="preserve">n ideal case for of </w:t>
        </w:r>
      </w:ins>
      <w:ins w:id="4299" w:author="Rakesh Singhi" w:date="2015-03-25T16:32:00Z">
        <w:r w:rsidR="00916C04">
          <w:rPr>
            <w:rFonts w:asciiTheme="minorHAnsi" w:hAnsiTheme="minorHAnsi" w:cstheme="minorHAnsi"/>
          </w:rPr>
          <w:t>duplicate</w:t>
        </w:r>
      </w:ins>
      <w:ins w:id="4300" w:author="Rakesh Singhi" w:date="2015-03-25T16:28:00Z">
        <w:r w:rsidR="00916C04">
          <w:rPr>
            <w:rFonts w:asciiTheme="minorHAnsi" w:hAnsiTheme="minorHAnsi" w:cstheme="minorHAnsi"/>
          </w:rPr>
          <w:t xml:space="preserve"> </w:t>
        </w:r>
      </w:ins>
      <w:ins w:id="4301" w:author="Rakesh Singhi" w:date="2015-03-25T16:32:00Z">
        <w:r w:rsidR="00916C04">
          <w:rPr>
            <w:rFonts w:asciiTheme="minorHAnsi" w:hAnsiTheme="minorHAnsi" w:cstheme="minorHAnsi"/>
          </w:rPr>
          <w:t xml:space="preserve">values  in </w:t>
        </w:r>
      </w:ins>
      <w:ins w:id="4302" w:author="Rakesh Singhi" w:date="2015-03-25T16:28:00Z">
        <w:r w:rsidRPr="00DA1C8A">
          <w:rPr>
            <w:rFonts w:asciiTheme="minorHAnsi" w:hAnsiTheme="minorHAnsi" w:cstheme="minorHAnsi"/>
          </w:rPr>
          <w:t>ISC</w:t>
        </w:r>
      </w:ins>
      <w:ins w:id="4303" w:author="Rakesh Singhi" w:date="2015-03-25T16:32:00Z">
        <w:r w:rsidR="00916C04">
          <w:rPr>
            <w:rFonts w:asciiTheme="minorHAnsi" w:hAnsiTheme="minorHAnsi" w:cstheme="minorHAnsi"/>
          </w:rPr>
          <w:t xml:space="preserve"> file</w:t>
        </w:r>
      </w:ins>
    </w:p>
    <w:p w14:paraId="236916C3" w14:textId="1C2D38F1" w:rsidR="00DA1C8A" w:rsidRPr="00DA1C8A" w:rsidRDefault="00DA1C8A" w:rsidP="00DA1C8A">
      <w:pPr>
        <w:pStyle w:val="ListParagraph"/>
        <w:numPr>
          <w:ilvl w:val="1"/>
          <w:numId w:val="28"/>
        </w:numPr>
        <w:rPr>
          <w:ins w:id="4304" w:author="Rakesh Singhi" w:date="2015-03-25T16:28:00Z"/>
          <w:rFonts w:asciiTheme="minorHAnsi" w:hAnsiTheme="minorHAnsi" w:cstheme="minorHAnsi"/>
        </w:rPr>
      </w:pPr>
      <w:ins w:id="4305" w:author="Rakesh Singhi" w:date="2015-03-25T16:28:00Z">
        <w:r w:rsidRPr="00DA1C8A">
          <w:rPr>
            <w:rFonts w:asciiTheme="minorHAnsi" w:hAnsiTheme="minorHAnsi" w:cstheme="minorHAnsi"/>
          </w:rPr>
          <w:lastRenderedPageBreak/>
          <w:t>EBIP will identify and report all the duplicate values received in the file.</w:t>
        </w:r>
      </w:ins>
    </w:p>
    <w:p w14:paraId="35A45B9F" w14:textId="6ABBF220" w:rsidR="00DA1C8A" w:rsidRDefault="00DA1C8A" w:rsidP="00916C04">
      <w:pPr>
        <w:pStyle w:val="ListParagraph"/>
        <w:numPr>
          <w:ilvl w:val="1"/>
          <w:numId w:val="28"/>
        </w:numPr>
        <w:rPr>
          <w:ins w:id="4306" w:author="Rakesh Singhi" w:date="2015-03-25T16:31:00Z"/>
          <w:rFonts w:asciiTheme="minorHAnsi" w:hAnsiTheme="minorHAnsi" w:cstheme="minorHAnsi"/>
        </w:rPr>
      </w:pPr>
      <w:ins w:id="4307" w:author="Rakesh Singhi" w:date="2015-03-25T16:28:00Z">
        <w:r w:rsidRPr="00DA1C8A">
          <w:rPr>
            <w:rFonts w:asciiTheme="minorHAnsi" w:hAnsiTheme="minorHAnsi" w:cstheme="minorHAnsi"/>
          </w:rPr>
          <w:t xml:space="preserve">All the records with same (DMO_ISC order , </w:t>
        </w:r>
      </w:ins>
      <w:ins w:id="4308" w:author="Rakesh Singhi" w:date="2015-03-25T16:29:00Z">
        <w:r w:rsidR="00916C04">
          <w:rPr>
            <w:rFonts w:asciiTheme="minorHAnsi" w:hAnsiTheme="minorHAnsi" w:cstheme="minorHAnsi"/>
          </w:rPr>
          <w:t>Sales Order,</w:t>
        </w:r>
      </w:ins>
      <w:ins w:id="4309" w:author="Rakesh Singhi" w:date="2015-03-25T16:30:00Z">
        <w:r w:rsidR="00916C04">
          <w:rPr>
            <w:rFonts w:asciiTheme="minorHAnsi" w:hAnsiTheme="minorHAnsi" w:cstheme="minorHAnsi"/>
          </w:rPr>
          <w:t xml:space="preserve"> Sales Order </w:t>
        </w:r>
      </w:ins>
      <w:ins w:id="4310" w:author="Rakesh Singhi" w:date="2015-03-25T16:28:00Z">
        <w:r w:rsidR="00916C04">
          <w:rPr>
            <w:rFonts w:asciiTheme="minorHAnsi" w:hAnsiTheme="minorHAnsi" w:cstheme="minorHAnsi"/>
          </w:rPr>
          <w:t xml:space="preserve"> line ,</w:t>
        </w:r>
      </w:ins>
      <w:ins w:id="4311" w:author="Rakesh Singhi" w:date="2015-03-25T16:30:00Z">
        <w:r w:rsidR="00916C04">
          <w:rPr>
            <w:rFonts w:asciiTheme="minorHAnsi" w:hAnsiTheme="minorHAnsi" w:cstheme="minorHAnsi"/>
          </w:rPr>
          <w:t>I</w:t>
        </w:r>
      </w:ins>
      <w:ins w:id="4312" w:author="Rakesh Singhi" w:date="2015-03-25T16:28:00Z">
        <w:r w:rsidR="00916C04">
          <w:rPr>
            <w:rFonts w:asciiTheme="minorHAnsi" w:hAnsiTheme="minorHAnsi" w:cstheme="minorHAnsi"/>
          </w:rPr>
          <w:t>nvoice number</w:t>
        </w:r>
        <w:r w:rsidRPr="00DA1C8A">
          <w:rPr>
            <w:rFonts w:asciiTheme="minorHAnsi" w:hAnsiTheme="minorHAnsi" w:cstheme="minorHAnsi"/>
          </w:rPr>
          <w:t>) would be considered as duplicates</w:t>
        </w:r>
      </w:ins>
      <w:ins w:id="4313" w:author="Rakesh Singhi" w:date="2015-03-25T16:29:00Z">
        <w:r w:rsidR="00916C04">
          <w:rPr>
            <w:rFonts w:asciiTheme="minorHAnsi" w:hAnsiTheme="minorHAnsi" w:cstheme="minorHAnsi"/>
          </w:rPr>
          <w:t>.</w:t>
        </w:r>
      </w:ins>
    </w:p>
    <w:p w14:paraId="19415D92" w14:textId="768D68C8" w:rsidR="007B07C3" w:rsidRPr="007B07C3" w:rsidRDefault="00916C04" w:rsidP="007B07C3">
      <w:pPr>
        <w:pStyle w:val="ListParagraph"/>
        <w:numPr>
          <w:ilvl w:val="1"/>
          <w:numId w:val="28"/>
        </w:numPr>
        <w:rPr>
          <w:ins w:id="4314" w:author="Rakesh Singhi" w:date="2015-03-25T16:41:00Z"/>
          <w:rFonts w:asciiTheme="minorHAnsi" w:hAnsiTheme="minorHAnsi" w:cstheme="minorHAnsi"/>
        </w:rPr>
      </w:pPr>
      <w:ins w:id="4315" w:author="Rakesh Singhi" w:date="2015-03-25T16:31:00Z">
        <w:r>
          <w:rPr>
            <w:rFonts w:asciiTheme="minorHAnsi" w:hAnsiTheme="minorHAnsi" w:cstheme="minorHAnsi"/>
          </w:rPr>
          <w:t xml:space="preserve">All duplicates records would be identified and would be rejected as part of data format validation process for ISC files and would be reported for correction with </w:t>
        </w:r>
      </w:ins>
      <w:ins w:id="4316" w:author="Rakesh Singhi" w:date="2015-03-25T16:32:00Z">
        <w:r>
          <w:rPr>
            <w:rFonts w:asciiTheme="minorHAnsi" w:hAnsiTheme="minorHAnsi" w:cstheme="minorHAnsi"/>
          </w:rPr>
          <w:t>appropriate</w:t>
        </w:r>
      </w:ins>
      <w:ins w:id="4317" w:author="Rakesh Singhi" w:date="2015-03-25T16:31:00Z">
        <w:r>
          <w:rPr>
            <w:rFonts w:asciiTheme="minorHAnsi" w:hAnsiTheme="minorHAnsi" w:cstheme="minorHAnsi"/>
          </w:rPr>
          <w:t xml:space="preserve"> </w:t>
        </w:r>
      </w:ins>
      <w:ins w:id="4318" w:author="Rakesh Singhi" w:date="2015-03-25T16:32:00Z">
        <w:r>
          <w:rPr>
            <w:rFonts w:asciiTheme="minorHAnsi" w:hAnsiTheme="minorHAnsi" w:cstheme="minorHAnsi"/>
          </w:rPr>
          <w:t>error message.</w:t>
        </w:r>
      </w:ins>
    </w:p>
    <w:p w14:paraId="63C13AC2" w14:textId="77927895" w:rsidR="007B07C3" w:rsidRDefault="007B07C3" w:rsidP="00916C04">
      <w:pPr>
        <w:pStyle w:val="ListParagraph"/>
        <w:numPr>
          <w:ilvl w:val="1"/>
          <w:numId w:val="28"/>
        </w:numPr>
        <w:rPr>
          <w:ins w:id="4319" w:author="Rakesh Singhi" w:date="2015-03-25T16:41:00Z"/>
          <w:rFonts w:asciiTheme="minorHAnsi" w:hAnsiTheme="minorHAnsi" w:cstheme="minorHAnsi"/>
        </w:rPr>
      </w:pPr>
      <w:ins w:id="4320" w:author="Rakesh Singhi" w:date="2015-03-25T16:41:00Z">
        <w:r w:rsidRPr="007B07C3">
          <w:rPr>
            <w:rFonts w:asciiTheme="minorHAnsi" w:hAnsiTheme="minorHAnsi" w:cstheme="minorHAnsi"/>
          </w:rPr>
          <w:t>The current process will remain same for full roll-out as well.</w:t>
        </w:r>
      </w:ins>
    </w:p>
    <w:p w14:paraId="29F9A7D6" w14:textId="77777777" w:rsidR="007B07C3" w:rsidRDefault="007B07C3" w:rsidP="007B07C3">
      <w:pPr>
        <w:pStyle w:val="ListParagraph"/>
        <w:ind w:left="1545"/>
        <w:rPr>
          <w:ins w:id="4321" w:author="Rakesh Singhi" w:date="2015-03-25T16:32:00Z"/>
          <w:rFonts w:asciiTheme="minorHAnsi" w:hAnsiTheme="minorHAnsi" w:cstheme="minorHAnsi"/>
        </w:rPr>
      </w:pPr>
    </w:p>
    <w:p w14:paraId="36F0A468" w14:textId="16820CCC" w:rsidR="00916C04" w:rsidRPr="00916C04" w:rsidRDefault="00916C04" w:rsidP="00916C04">
      <w:pPr>
        <w:pStyle w:val="ListParagraph"/>
        <w:keepNext/>
        <w:spacing w:line="240" w:lineRule="auto"/>
        <w:ind w:right="21"/>
        <w:jc w:val="both"/>
        <w:outlineLvl w:val="1"/>
        <w:rPr>
          <w:ins w:id="4322" w:author="Rakesh Singhi" w:date="2015-03-25T16:32:00Z"/>
          <w:rFonts w:asciiTheme="minorHAnsi" w:hAnsiTheme="minorHAnsi" w:cstheme="minorHAnsi"/>
          <w:b/>
          <w:sz w:val="24"/>
          <w:szCs w:val="24"/>
          <w:u w:val="single"/>
        </w:rPr>
      </w:pPr>
      <w:bookmarkStart w:id="4323" w:name="_Toc415065519"/>
      <w:ins w:id="4324" w:author="Rakesh Singhi" w:date="2015-03-25T16:32:00Z">
        <w:r>
          <w:rPr>
            <w:rFonts w:asciiTheme="minorHAnsi" w:hAnsiTheme="minorHAnsi" w:cstheme="minorHAnsi"/>
            <w:b/>
            <w:sz w:val="24"/>
            <w:szCs w:val="24"/>
            <w:u w:val="single"/>
          </w:rPr>
          <w:t>ERP files:</w:t>
        </w:r>
        <w:bookmarkEnd w:id="4323"/>
      </w:ins>
    </w:p>
    <w:p w14:paraId="48DFEF8A" w14:textId="49C14AA8" w:rsidR="00916C04" w:rsidRPr="00DA1C8A" w:rsidRDefault="00916C04" w:rsidP="00916C04">
      <w:pPr>
        <w:pStyle w:val="ListParagraph"/>
        <w:numPr>
          <w:ilvl w:val="0"/>
          <w:numId w:val="39"/>
        </w:numPr>
        <w:rPr>
          <w:ins w:id="4325" w:author="Rakesh Singhi" w:date="2015-03-25T16:32:00Z"/>
          <w:rFonts w:asciiTheme="minorHAnsi" w:hAnsiTheme="minorHAnsi" w:cstheme="minorHAnsi"/>
        </w:rPr>
      </w:pPr>
      <w:ins w:id="4326" w:author="Rakesh Singhi" w:date="2015-03-25T16:32:00Z">
        <w:r w:rsidRPr="00DA1C8A">
          <w:rPr>
            <w:rFonts w:asciiTheme="minorHAnsi" w:hAnsiTheme="minorHAnsi" w:cstheme="minorHAnsi"/>
          </w:rPr>
          <w:t xml:space="preserve">There would be an ideal case for of </w:t>
        </w:r>
      </w:ins>
      <w:ins w:id="4327" w:author="Rakesh Singhi" w:date="2015-03-25T16:33:00Z">
        <w:r>
          <w:rPr>
            <w:rFonts w:asciiTheme="minorHAnsi" w:hAnsiTheme="minorHAnsi" w:cstheme="minorHAnsi"/>
          </w:rPr>
          <w:t>duplicate values in ERP file</w:t>
        </w:r>
      </w:ins>
    </w:p>
    <w:p w14:paraId="51F55F18" w14:textId="77777777" w:rsidR="00916C04" w:rsidRPr="00DA1C8A" w:rsidRDefault="00916C04" w:rsidP="00916C04">
      <w:pPr>
        <w:pStyle w:val="ListParagraph"/>
        <w:numPr>
          <w:ilvl w:val="0"/>
          <w:numId w:val="39"/>
        </w:numPr>
        <w:rPr>
          <w:ins w:id="4328" w:author="Rakesh Singhi" w:date="2015-03-25T16:32:00Z"/>
          <w:rFonts w:asciiTheme="minorHAnsi" w:hAnsiTheme="minorHAnsi" w:cstheme="minorHAnsi"/>
        </w:rPr>
      </w:pPr>
      <w:ins w:id="4329" w:author="Rakesh Singhi" w:date="2015-03-25T16:32:00Z">
        <w:r w:rsidRPr="00DA1C8A">
          <w:rPr>
            <w:rFonts w:asciiTheme="minorHAnsi" w:hAnsiTheme="minorHAnsi" w:cstheme="minorHAnsi"/>
          </w:rPr>
          <w:t>EBIP will identify and report all the duplicate values received in the file.</w:t>
        </w:r>
      </w:ins>
    </w:p>
    <w:p w14:paraId="4D4DED04" w14:textId="055D5B8F" w:rsidR="00916C04" w:rsidRDefault="00916C04" w:rsidP="00916C04">
      <w:pPr>
        <w:pStyle w:val="ListParagraph"/>
        <w:numPr>
          <w:ilvl w:val="0"/>
          <w:numId w:val="39"/>
        </w:numPr>
        <w:rPr>
          <w:ins w:id="4330" w:author="Rakesh Singhi" w:date="2015-03-25T16:32:00Z"/>
          <w:rFonts w:asciiTheme="minorHAnsi" w:hAnsiTheme="minorHAnsi" w:cstheme="minorHAnsi"/>
        </w:rPr>
      </w:pPr>
      <w:ins w:id="4331" w:author="Rakesh Singhi" w:date="2015-03-25T16:32:00Z">
        <w:r w:rsidRPr="00DA1C8A">
          <w:rPr>
            <w:rFonts w:asciiTheme="minorHAnsi" w:hAnsiTheme="minorHAnsi" w:cstheme="minorHAnsi"/>
          </w:rPr>
          <w:t xml:space="preserve">All the records with same (DMO_ISC order , </w:t>
        </w:r>
        <w:r>
          <w:rPr>
            <w:rFonts w:asciiTheme="minorHAnsi" w:hAnsiTheme="minorHAnsi" w:cstheme="minorHAnsi"/>
          </w:rPr>
          <w:t>Sales Order, Sales Order  line ,</w:t>
        </w:r>
      </w:ins>
      <w:ins w:id="4332" w:author="Rakesh Singhi" w:date="2015-03-25T16:34:00Z">
        <w:r>
          <w:rPr>
            <w:rFonts w:asciiTheme="minorHAnsi" w:hAnsiTheme="minorHAnsi" w:cstheme="minorHAnsi"/>
          </w:rPr>
          <w:t xml:space="preserve">Customer </w:t>
        </w:r>
      </w:ins>
      <w:ins w:id="4333" w:author="Rakesh Singhi" w:date="2015-03-25T16:32:00Z">
        <w:r>
          <w:rPr>
            <w:rFonts w:asciiTheme="minorHAnsi" w:hAnsiTheme="minorHAnsi" w:cstheme="minorHAnsi"/>
          </w:rPr>
          <w:t>Invoice number</w:t>
        </w:r>
        <w:r w:rsidRPr="00DA1C8A">
          <w:rPr>
            <w:rFonts w:asciiTheme="minorHAnsi" w:hAnsiTheme="minorHAnsi" w:cstheme="minorHAnsi"/>
          </w:rPr>
          <w:t>) would be considered as duplicates</w:t>
        </w:r>
        <w:r>
          <w:rPr>
            <w:rFonts w:asciiTheme="minorHAnsi" w:hAnsiTheme="minorHAnsi" w:cstheme="minorHAnsi"/>
          </w:rPr>
          <w:t>.</w:t>
        </w:r>
      </w:ins>
    </w:p>
    <w:p w14:paraId="418A8F5D" w14:textId="50C18916" w:rsidR="00916C04" w:rsidRDefault="00916C04" w:rsidP="00916C04">
      <w:pPr>
        <w:pStyle w:val="ListParagraph"/>
        <w:numPr>
          <w:ilvl w:val="0"/>
          <w:numId w:val="39"/>
        </w:numPr>
        <w:rPr>
          <w:ins w:id="4334" w:author="Rakesh Singhi" w:date="2015-03-25T16:41:00Z"/>
          <w:rFonts w:asciiTheme="minorHAnsi" w:hAnsiTheme="minorHAnsi" w:cstheme="minorHAnsi"/>
        </w:rPr>
      </w:pPr>
      <w:ins w:id="4335" w:author="Rakesh Singhi" w:date="2015-03-25T16:32:00Z">
        <w:r>
          <w:rPr>
            <w:rFonts w:asciiTheme="minorHAnsi" w:hAnsiTheme="minorHAnsi" w:cstheme="minorHAnsi"/>
          </w:rPr>
          <w:t xml:space="preserve">All duplicates records would be identified and would be rejected as part of data format validation process for </w:t>
        </w:r>
      </w:ins>
      <w:ins w:id="4336" w:author="Rakesh Singhi" w:date="2015-03-25T16:34:00Z">
        <w:r>
          <w:rPr>
            <w:rFonts w:asciiTheme="minorHAnsi" w:hAnsiTheme="minorHAnsi" w:cstheme="minorHAnsi"/>
          </w:rPr>
          <w:t>ERP</w:t>
        </w:r>
      </w:ins>
      <w:ins w:id="4337" w:author="Rakesh Singhi" w:date="2015-03-25T16:32:00Z">
        <w:r>
          <w:rPr>
            <w:rFonts w:asciiTheme="minorHAnsi" w:hAnsiTheme="minorHAnsi" w:cstheme="minorHAnsi"/>
          </w:rPr>
          <w:t xml:space="preserve"> files and would be reported for correction with appropriate error message.</w:t>
        </w:r>
      </w:ins>
    </w:p>
    <w:p w14:paraId="60FCF7F4" w14:textId="77777777" w:rsidR="007B07C3" w:rsidRPr="007B07C3" w:rsidRDefault="007B07C3" w:rsidP="007B07C3">
      <w:pPr>
        <w:pStyle w:val="ListParagraph"/>
        <w:numPr>
          <w:ilvl w:val="0"/>
          <w:numId w:val="39"/>
        </w:numPr>
        <w:rPr>
          <w:ins w:id="4338" w:author="Rakesh Singhi" w:date="2015-03-25T16:41:00Z"/>
          <w:rFonts w:asciiTheme="minorHAnsi" w:hAnsiTheme="minorHAnsi" w:cstheme="minorHAnsi"/>
        </w:rPr>
      </w:pPr>
      <w:ins w:id="4339" w:author="Rakesh Singhi" w:date="2015-03-25T16:41:00Z">
        <w:r w:rsidRPr="007B07C3">
          <w:rPr>
            <w:rFonts w:asciiTheme="minorHAnsi" w:hAnsiTheme="minorHAnsi" w:cstheme="minorHAnsi"/>
          </w:rPr>
          <w:t>The current process will remain same for full roll-out as well</w:t>
        </w:r>
        <w:r>
          <w:rPr>
            <w:rFonts w:asciiTheme="minorHAnsi" w:hAnsiTheme="minorHAnsi" w:cstheme="minorHAnsi"/>
          </w:rPr>
          <w:t>.</w:t>
        </w:r>
      </w:ins>
    </w:p>
    <w:p w14:paraId="6F81C8B0" w14:textId="77777777" w:rsidR="007B07C3" w:rsidRDefault="007B07C3" w:rsidP="007B07C3">
      <w:pPr>
        <w:pStyle w:val="ListParagraph"/>
        <w:ind w:left="1545"/>
        <w:rPr>
          <w:ins w:id="4340" w:author="Rakesh Singhi" w:date="2015-03-25T16:42:00Z"/>
          <w:rFonts w:asciiTheme="minorHAnsi" w:hAnsiTheme="minorHAnsi" w:cstheme="minorHAnsi"/>
        </w:rPr>
      </w:pPr>
    </w:p>
    <w:p w14:paraId="69A874DC" w14:textId="77777777" w:rsidR="007B07C3" w:rsidRPr="00916C04" w:rsidRDefault="007B07C3" w:rsidP="007B07C3">
      <w:pPr>
        <w:pStyle w:val="ListParagraph"/>
        <w:ind w:left="1545"/>
        <w:rPr>
          <w:ins w:id="4341" w:author="Rakesh Singhi" w:date="2015-03-25T16:32:00Z"/>
          <w:rFonts w:asciiTheme="minorHAnsi" w:hAnsiTheme="minorHAnsi" w:cstheme="minorHAnsi"/>
        </w:rPr>
      </w:pPr>
    </w:p>
    <w:p w14:paraId="660B0A7F" w14:textId="70F2D121" w:rsidR="00916C04" w:rsidRPr="00916C04" w:rsidRDefault="00916C04" w:rsidP="00916C04">
      <w:pPr>
        <w:pStyle w:val="ListParagraph"/>
        <w:numPr>
          <w:ilvl w:val="2"/>
          <w:numId w:val="10"/>
        </w:numPr>
        <w:rPr>
          <w:ins w:id="4342" w:author="Rakesh Singhi" w:date="2015-03-25T16:35:00Z"/>
          <w:rFonts w:asciiTheme="minorHAnsi" w:hAnsiTheme="minorHAnsi" w:cstheme="minorHAnsi"/>
        </w:rPr>
      </w:pPr>
      <w:ins w:id="4343" w:author="Rakesh Singhi" w:date="2015-03-25T16:34:00Z">
        <w:r w:rsidRPr="00916C04">
          <w:rPr>
            <w:rFonts w:asciiTheme="minorHAnsi" w:hAnsiTheme="minorHAnsi" w:cstheme="minorHAnsi"/>
            <w:b/>
            <w:i/>
            <w:sz w:val="24"/>
            <w:szCs w:val="24"/>
            <w:lang w:val="en-GB"/>
          </w:rPr>
          <w:t>Sell Out</w:t>
        </w:r>
      </w:ins>
      <w:ins w:id="4344" w:author="Rakesh Singhi" w:date="2015-03-25T16:35:00Z">
        <w:r>
          <w:rPr>
            <w:rFonts w:asciiTheme="minorHAnsi" w:hAnsiTheme="minorHAnsi" w:cstheme="minorHAnsi"/>
            <w:b/>
            <w:i/>
            <w:sz w:val="24"/>
            <w:szCs w:val="24"/>
            <w:lang w:val="en-GB"/>
          </w:rPr>
          <w:t>:</w:t>
        </w:r>
      </w:ins>
    </w:p>
    <w:p w14:paraId="151ADB10" w14:textId="6540FBA0" w:rsidR="00916C04" w:rsidRPr="007B07C3" w:rsidRDefault="00916C04" w:rsidP="007B07C3">
      <w:pPr>
        <w:pStyle w:val="ListParagraph"/>
        <w:numPr>
          <w:ilvl w:val="0"/>
          <w:numId w:val="42"/>
        </w:numPr>
        <w:rPr>
          <w:ins w:id="4345" w:author="Rakesh Singhi" w:date="2015-03-25T16:38:00Z"/>
          <w:rFonts w:asciiTheme="minorHAnsi" w:hAnsiTheme="minorHAnsi" w:cstheme="minorHAnsi"/>
        </w:rPr>
      </w:pPr>
      <w:ins w:id="4346" w:author="Rakesh Singhi" w:date="2015-03-25T16:38:00Z">
        <w:r w:rsidRPr="007B07C3">
          <w:rPr>
            <w:rFonts w:asciiTheme="minorHAnsi" w:hAnsiTheme="minorHAnsi" w:cstheme="minorHAnsi"/>
          </w:rPr>
          <w:t>There would be no unique constraint for the MD files.</w:t>
        </w:r>
      </w:ins>
    </w:p>
    <w:p w14:paraId="4252C2BD" w14:textId="0950E12E" w:rsidR="00916C04" w:rsidRPr="007B07C3" w:rsidRDefault="00916C04" w:rsidP="007B07C3">
      <w:pPr>
        <w:pStyle w:val="ListParagraph"/>
        <w:numPr>
          <w:ilvl w:val="0"/>
          <w:numId w:val="42"/>
        </w:numPr>
        <w:rPr>
          <w:ins w:id="4347" w:author="Rakesh Singhi" w:date="2015-03-25T16:38:00Z"/>
          <w:rFonts w:asciiTheme="minorHAnsi" w:hAnsiTheme="minorHAnsi" w:cstheme="minorHAnsi"/>
        </w:rPr>
      </w:pPr>
      <w:ins w:id="4348" w:author="Rakesh Singhi" w:date="2015-03-25T16:38:00Z">
        <w:r w:rsidRPr="007B07C3">
          <w:rPr>
            <w:rFonts w:asciiTheme="minorHAnsi" w:hAnsiTheme="minorHAnsi" w:cstheme="minorHAnsi"/>
          </w:rPr>
          <w:t>Invoice Number for RMA would be different and no business requirement to tag this RMA invoice with the original invoice.</w:t>
        </w:r>
      </w:ins>
    </w:p>
    <w:p w14:paraId="7C05A2E6" w14:textId="0324CF7A" w:rsidR="00916C04" w:rsidRPr="007B07C3" w:rsidRDefault="00916C04" w:rsidP="007B07C3">
      <w:pPr>
        <w:pStyle w:val="ListParagraph"/>
        <w:numPr>
          <w:ilvl w:val="0"/>
          <w:numId w:val="42"/>
        </w:numPr>
        <w:rPr>
          <w:ins w:id="4349" w:author="Rakesh Singhi" w:date="2015-03-25T16:38:00Z"/>
          <w:rFonts w:asciiTheme="minorHAnsi" w:hAnsiTheme="minorHAnsi" w:cstheme="minorHAnsi"/>
        </w:rPr>
      </w:pPr>
      <w:ins w:id="4350" w:author="Rakesh Singhi" w:date="2015-03-25T16:38:00Z">
        <w:r w:rsidRPr="007B07C3">
          <w:rPr>
            <w:rFonts w:asciiTheme="minorHAnsi" w:hAnsiTheme="minorHAnsi" w:cstheme="minorHAnsi"/>
          </w:rPr>
          <w:t xml:space="preserve"> No updates are expected for any invoice number.</w:t>
        </w:r>
      </w:ins>
    </w:p>
    <w:p w14:paraId="7F475460" w14:textId="5339B574" w:rsidR="00916C04" w:rsidRPr="007B07C3" w:rsidRDefault="00916C04" w:rsidP="007B07C3">
      <w:pPr>
        <w:pStyle w:val="ListParagraph"/>
        <w:numPr>
          <w:ilvl w:val="0"/>
          <w:numId w:val="42"/>
        </w:numPr>
        <w:rPr>
          <w:ins w:id="4351" w:author="Rakesh Singhi" w:date="2015-03-25T16:38:00Z"/>
          <w:rFonts w:asciiTheme="minorHAnsi" w:hAnsiTheme="minorHAnsi" w:cstheme="minorHAnsi"/>
        </w:rPr>
      </w:pPr>
      <w:ins w:id="4352" w:author="Rakesh Singhi" w:date="2015-03-25T16:38:00Z">
        <w:r w:rsidRPr="007B07C3">
          <w:rPr>
            <w:rFonts w:asciiTheme="minorHAnsi" w:hAnsiTheme="minorHAnsi" w:cstheme="minorHAnsi"/>
          </w:rPr>
          <w:t>In case of updates scenario, MD sends it as an RMA for the same and proceeds with the updated values on a new invoice.</w:t>
        </w:r>
      </w:ins>
    </w:p>
    <w:p w14:paraId="6E7CECC5" w14:textId="10C8F45F" w:rsidR="00916C04" w:rsidRPr="007B07C3" w:rsidRDefault="00916C04" w:rsidP="007B07C3">
      <w:pPr>
        <w:pStyle w:val="ListParagraph"/>
        <w:numPr>
          <w:ilvl w:val="0"/>
          <w:numId w:val="42"/>
        </w:numPr>
        <w:rPr>
          <w:ins w:id="4353" w:author="Rakesh Singhi" w:date="2015-03-25T16:38:00Z"/>
          <w:rFonts w:asciiTheme="minorHAnsi" w:hAnsiTheme="minorHAnsi" w:cstheme="minorHAnsi"/>
        </w:rPr>
      </w:pPr>
      <w:ins w:id="4354" w:author="Rakesh Singhi" w:date="2015-03-25T16:38:00Z">
        <w:r w:rsidRPr="007B07C3">
          <w:rPr>
            <w:rFonts w:asciiTheme="minorHAnsi" w:hAnsiTheme="minorHAnsi" w:cstheme="minorHAnsi"/>
          </w:rPr>
          <w:t xml:space="preserve">In case if duplicates are received EBIP will not perform any validations and </w:t>
        </w:r>
      </w:ins>
      <w:ins w:id="4355" w:author="Rakesh Singhi" w:date="2015-03-25T16:39:00Z">
        <w:r w:rsidR="007B07C3" w:rsidRPr="007B07C3">
          <w:rPr>
            <w:rFonts w:asciiTheme="minorHAnsi" w:hAnsiTheme="minorHAnsi" w:cstheme="minorHAnsi"/>
          </w:rPr>
          <w:t>p</w:t>
        </w:r>
      </w:ins>
      <w:ins w:id="4356" w:author="Rakesh Singhi" w:date="2015-03-25T16:38:00Z">
        <w:r w:rsidRPr="007B07C3">
          <w:rPr>
            <w:rFonts w:asciiTheme="minorHAnsi" w:hAnsiTheme="minorHAnsi" w:cstheme="minorHAnsi"/>
          </w:rPr>
          <w:t xml:space="preserve">rocess all duplicate records; MDs will ensure/take the ownership that no </w:t>
        </w:r>
      </w:ins>
      <w:ins w:id="4357" w:author="Rakesh Singhi" w:date="2015-03-25T16:40:00Z">
        <w:r w:rsidR="007B07C3" w:rsidRPr="007B07C3">
          <w:rPr>
            <w:rFonts w:asciiTheme="minorHAnsi" w:hAnsiTheme="minorHAnsi" w:cstheme="minorHAnsi"/>
          </w:rPr>
          <w:t>duplicates arrive</w:t>
        </w:r>
      </w:ins>
      <w:ins w:id="4358" w:author="Rakesh Singhi" w:date="2015-03-25T16:38:00Z">
        <w:r w:rsidRPr="007B07C3">
          <w:rPr>
            <w:rFonts w:asciiTheme="minorHAnsi" w:hAnsiTheme="minorHAnsi" w:cstheme="minorHAnsi"/>
          </w:rPr>
          <w:t>.</w:t>
        </w:r>
      </w:ins>
    </w:p>
    <w:p w14:paraId="4A7DD063" w14:textId="5585FEA7" w:rsidR="00916C04" w:rsidRPr="007B07C3" w:rsidRDefault="00916C04" w:rsidP="007B07C3">
      <w:pPr>
        <w:pStyle w:val="ListParagraph"/>
        <w:numPr>
          <w:ilvl w:val="0"/>
          <w:numId w:val="42"/>
        </w:numPr>
        <w:rPr>
          <w:ins w:id="4359" w:author="gu832116" w:date="2015-02-09T18:49:00Z"/>
          <w:rFonts w:asciiTheme="minorHAnsi" w:hAnsiTheme="minorHAnsi" w:cstheme="minorHAnsi"/>
        </w:rPr>
      </w:pPr>
      <w:ins w:id="4360" w:author="Rakesh Singhi" w:date="2015-03-25T16:38:00Z">
        <w:r w:rsidRPr="007B07C3">
          <w:rPr>
            <w:rFonts w:asciiTheme="minorHAnsi" w:hAnsiTheme="minorHAnsi" w:cstheme="minorHAnsi"/>
          </w:rPr>
          <w:t>The current process will remain same for full roll-out as well</w:t>
        </w:r>
      </w:ins>
      <w:ins w:id="4361" w:author="Rakesh Singhi" w:date="2015-03-25T16:41:00Z">
        <w:r w:rsidR="007B07C3">
          <w:rPr>
            <w:rFonts w:asciiTheme="minorHAnsi" w:hAnsiTheme="minorHAnsi" w:cstheme="minorHAnsi"/>
          </w:rPr>
          <w:t>.</w:t>
        </w:r>
      </w:ins>
    </w:p>
    <w:p w14:paraId="433DA66F" w14:textId="1D6BE933" w:rsidR="00E957B4" w:rsidDel="005078DC" w:rsidRDefault="00E957B4" w:rsidP="005078DC">
      <w:pPr>
        <w:widowControl/>
        <w:numPr>
          <w:ilvl w:val="0"/>
          <w:numId w:val="28"/>
        </w:numPr>
        <w:tabs>
          <w:tab w:val="left" w:pos="720"/>
        </w:tabs>
        <w:suppressAutoHyphens/>
        <w:spacing w:after="120" w:line="360" w:lineRule="auto"/>
        <w:jc w:val="both"/>
        <w:rPr>
          <w:del w:id="4362" w:author="gu832116" w:date="2015-02-09T18:49:00Z"/>
          <w:rFonts w:asciiTheme="minorHAnsi" w:hAnsiTheme="minorHAnsi" w:cstheme="minorHAnsi"/>
        </w:rPr>
      </w:pPr>
      <w:del w:id="4363" w:author="gu832116" w:date="2015-02-09T18:49:00Z">
        <w:r w:rsidRPr="00D93235" w:rsidDel="005078DC">
          <w:rPr>
            <w:rFonts w:asciiTheme="minorHAnsi" w:hAnsiTheme="minorHAnsi" w:cstheme="minorHAnsi"/>
          </w:rPr>
          <w:delText>If the above feed files can be created with a sequence number from the file respective owner, the process can be made futuristic by enabling them to send more than one file on the same date and process them simultane</w:delText>
        </w:r>
        <w:r w:rsidDel="005078DC">
          <w:rPr>
            <w:rFonts w:asciiTheme="minorHAnsi" w:hAnsiTheme="minorHAnsi" w:cstheme="minorHAnsi"/>
          </w:rPr>
          <w:delText xml:space="preserve">ously, without any modification </w:delText>
        </w:r>
        <w:r w:rsidRPr="00D93235" w:rsidDel="005078DC">
          <w:rPr>
            <w:rFonts w:asciiTheme="minorHAnsi" w:hAnsiTheme="minorHAnsi" w:cstheme="minorHAnsi"/>
          </w:rPr>
          <w:delText xml:space="preserve">to the </w:delText>
        </w:r>
        <w:r w:rsidDel="005078DC">
          <w:rPr>
            <w:rFonts w:asciiTheme="minorHAnsi" w:hAnsiTheme="minorHAnsi" w:cstheme="minorHAnsi"/>
          </w:rPr>
          <w:delText xml:space="preserve">current </w:delText>
        </w:r>
        <w:r w:rsidRPr="00D93235" w:rsidDel="005078DC">
          <w:rPr>
            <w:rFonts w:asciiTheme="minorHAnsi" w:hAnsiTheme="minorHAnsi" w:cstheme="minorHAnsi"/>
          </w:rPr>
          <w:delText xml:space="preserve">system </w:delText>
        </w:r>
        <w:r w:rsidDel="005078DC">
          <w:rPr>
            <w:rFonts w:asciiTheme="minorHAnsi" w:hAnsiTheme="minorHAnsi" w:cstheme="minorHAnsi"/>
          </w:rPr>
          <w:delText>being built.</w:delText>
        </w:r>
      </w:del>
    </w:p>
    <w:p w14:paraId="2F26CC56" w14:textId="5B458A3C" w:rsidR="00E957B4" w:rsidDel="005078DC" w:rsidRDefault="00E957B4" w:rsidP="00E957B4">
      <w:pPr>
        <w:pStyle w:val="ListParagraph"/>
        <w:rPr>
          <w:del w:id="4364" w:author="gu832116" w:date="2015-02-09T18:49:00Z"/>
          <w:rFonts w:asciiTheme="minorHAnsi" w:eastAsia="Times New Roman" w:hAnsiTheme="minorHAnsi" w:cstheme="minorHAnsi"/>
          <w:sz w:val="20"/>
          <w:szCs w:val="20"/>
          <w:u w:val="single"/>
        </w:rPr>
      </w:pPr>
    </w:p>
    <w:p w14:paraId="7E79DB2D" w14:textId="2AD221D7" w:rsidR="00E957B4" w:rsidRPr="00D24990" w:rsidDel="005078DC" w:rsidRDefault="00E957B4" w:rsidP="00E957B4">
      <w:pPr>
        <w:pStyle w:val="ListParagraph"/>
        <w:rPr>
          <w:del w:id="4365" w:author="gu832116" w:date="2015-02-09T18:49:00Z"/>
          <w:rFonts w:asciiTheme="minorHAnsi" w:eastAsia="Times New Roman" w:hAnsiTheme="minorHAnsi" w:cstheme="minorHAnsi"/>
          <w:sz w:val="20"/>
          <w:szCs w:val="20"/>
          <w:u w:val="single"/>
        </w:rPr>
      </w:pPr>
      <w:del w:id="4366" w:author="gu832116" w:date="2015-02-09T18:49:00Z">
        <w:r w:rsidRPr="00D24990" w:rsidDel="005078DC">
          <w:rPr>
            <w:rFonts w:asciiTheme="minorHAnsi" w:eastAsia="Times New Roman" w:hAnsiTheme="minorHAnsi" w:cstheme="minorHAnsi"/>
            <w:sz w:val="20"/>
            <w:szCs w:val="20"/>
            <w:u w:val="single"/>
          </w:rPr>
          <w:delText xml:space="preserve">Proposed File Name </w:delText>
        </w:r>
      </w:del>
    </w:p>
    <w:p w14:paraId="23DA48AF" w14:textId="42A73DF7" w:rsidR="00E957B4" w:rsidRPr="00D24990" w:rsidDel="005078DC" w:rsidRDefault="00E957B4" w:rsidP="00E957B4">
      <w:pPr>
        <w:pStyle w:val="ListParagraph"/>
        <w:rPr>
          <w:del w:id="4367" w:author="gu832116" w:date="2015-02-09T18:49:00Z"/>
          <w:rFonts w:asciiTheme="minorHAnsi" w:eastAsia="Times New Roman" w:hAnsiTheme="minorHAnsi" w:cstheme="minorHAnsi"/>
          <w:sz w:val="20"/>
          <w:szCs w:val="20"/>
        </w:rPr>
      </w:pPr>
      <w:del w:id="4368" w:author="gu832116" w:date="2015-02-09T18:49:00Z">
        <w:r w:rsidDel="005078DC">
          <w:rPr>
            <w:rFonts w:asciiTheme="minorHAnsi" w:eastAsia="Times New Roman" w:hAnsiTheme="minorHAnsi" w:cstheme="minorHAnsi"/>
            <w:sz w:val="20"/>
            <w:szCs w:val="20"/>
            <w:u w:val="single"/>
          </w:rPr>
          <w:delText xml:space="preserve">FILE </w:delText>
        </w:r>
        <w:r w:rsidRPr="00D24990" w:rsidDel="005078DC">
          <w:rPr>
            <w:rFonts w:asciiTheme="minorHAnsi" w:eastAsia="Times New Roman" w:hAnsiTheme="minorHAnsi" w:cstheme="minorHAnsi"/>
            <w:sz w:val="20"/>
            <w:szCs w:val="20"/>
            <w:u w:val="single"/>
          </w:rPr>
          <w:delText>NAME</w:delText>
        </w:r>
        <w:r w:rsidRPr="00D24990" w:rsidDel="005078DC">
          <w:rPr>
            <w:rFonts w:asciiTheme="minorHAnsi" w:eastAsia="Times New Roman" w:hAnsiTheme="minorHAnsi" w:cstheme="minorHAnsi"/>
            <w:sz w:val="20"/>
            <w:szCs w:val="20"/>
          </w:rPr>
          <w:delText xml:space="preserve"> </w:delText>
        </w:r>
        <w:r w:rsidDel="005078DC">
          <w:rPr>
            <w:rFonts w:asciiTheme="minorHAnsi" w:eastAsia="Times New Roman" w:hAnsiTheme="minorHAnsi" w:cstheme="minorHAnsi"/>
            <w:sz w:val="20"/>
            <w:szCs w:val="20"/>
          </w:rPr>
          <w:delText xml:space="preserve">: </w:delText>
        </w:r>
        <w:r w:rsidRPr="00D24990" w:rsidDel="005078DC">
          <w:rPr>
            <w:rFonts w:asciiTheme="minorHAnsi" w:eastAsia="Times New Roman" w:hAnsiTheme="minorHAnsi" w:cstheme="minorHAnsi"/>
            <w:sz w:val="20"/>
            <w:szCs w:val="20"/>
          </w:rPr>
          <w:delText>DMO_&lt;MD_xxxxxx&gt;_&lt;######&gt;_Sellout.csv</w:delText>
        </w:r>
      </w:del>
    </w:p>
    <w:p w14:paraId="08231474" w14:textId="33E28831" w:rsidR="00E957B4" w:rsidDel="005078DC" w:rsidRDefault="00E957B4" w:rsidP="00E957B4">
      <w:pPr>
        <w:pStyle w:val="ListParagraph"/>
        <w:rPr>
          <w:del w:id="4369" w:author="gu832116" w:date="2015-02-09T18:49:00Z"/>
          <w:rFonts w:asciiTheme="minorHAnsi" w:eastAsia="Times New Roman" w:hAnsiTheme="minorHAnsi" w:cstheme="minorHAnsi"/>
          <w:sz w:val="20"/>
          <w:szCs w:val="20"/>
        </w:rPr>
      </w:pPr>
      <w:del w:id="4370" w:author="gu832116" w:date="2015-02-09T18:49:00Z">
        <w:r w:rsidRPr="00D24990" w:rsidDel="005078DC">
          <w:rPr>
            <w:rFonts w:asciiTheme="minorHAnsi" w:eastAsia="Times New Roman" w:hAnsiTheme="minorHAnsi" w:cstheme="minorHAnsi"/>
            <w:sz w:val="20"/>
            <w:szCs w:val="20"/>
            <w:u w:val="single"/>
          </w:rPr>
          <w:delText>MD NAME</w:delText>
        </w:r>
        <w:r w:rsidDel="005078DC">
          <w:rPr>
            <w:rFonts w:asciiTheme="minorHAnsi" w:eastAsia="Times New Roman" w:hAnsiTheme="minorHAnsi" w:cstheme="minorHAnsi"/>
            <w:sz w:val="20"/>
            <w:szCs w:val="20"/>
          </w:rPr>
          <w:delText xml:space="preserve"> : &lt;</w:delText>
        </w:r>
        <w:r w:rsidRPr="00AB7CA3" w:rsidDel="005078DC">
          <w:rPr>
            <w:rFonts w:asciiTheme="minorHAnsi" w:eastAsia="Times New Roman" w:hAnsiTheme="minorHAnsi" w:cstheme="minorHAnsi"/>
            <w:sz w:val="20"/>
            <w:szCs w:val="20"/>
          </w:rPr>
          <w:delText>MD</w:delText>
        </w:r>
        <w:r w:rsidDel="005078DC">
          <w:rPr>
            <w:rFonts w:asciiTheme="minorHAnsi" w:eastAsia="Times New Roman" w:hAnsiTheme="minorHAnsi" w:cstheme="minorHAnsi"/>
            <w:sz w:val="20"/>
            <w:szCs w:val="20"/>
          </w:rPr>
          <w:delText>_xxxxxx&gt; - Short Name of the Master distributor of character length 6</w:delText>
        </w:r>
      </w:del>
    </w:p>
    <w:p w14:paraId="44D4666E" w14:textId="44B2C50E" w:rsidR="00E957B4" w:rsidDel="005078DC" w:rsidRDefault="00E957B4" w:rsidP="00E957B4">
      <w:pPr>
        <w:pStyle w:val="ListParagraph"/>
        <w:rPr>
          <w:del w:id="4371" w:author="gu832116" w:date="2015-02-09T18:49:00Z"/>
          <w:rFonts w:asciiTheme="minorHAnsi" w:eastAsia="Times New Roman" w:hAnsiTheme="minorHAnsi" w:cstheme="minorHAnsi"/>
          <w:sz w:val="20"/>
          <w:szCs w:val="20"/>
        </w:rPr>
      </w:pPr>
      <w:del w:id="4372" w:author="gu832116" w:date="2015-02-09T18:49:00Z">
        <w:r w:rsidDel="005078DC">
          <w:rPr>
            <w:rFonts w:asciiTheme="minorHAnsi" w:eastAsia="Times New Roman" w:hAnsiTheme="minorHAnsi" w:cstheme="minorHAnsi"/>
            <w:sz w:val="20"/>
            <w:szCs w:val="20"/>
          </w:rPr>
          <w:delText>Example : F</w:delText>
        </w:r>
        <w:r w:rsidRPr="00241D91" w:rsidDel="005078DC">
          <w:rPr>
            <w:rFonts w:asciiTheme="minorHAnsi" w:eastAsia="Times New Roman" w:hAnsiTheme="minorHAnsi" w:cstheme="minorHAnsi"/>
            <w:sz w:val="20"/>
            <w:szCs w:val="20"/>
          </w:rPr>
          <w:delText>or Phoenix MD</w:delText>
        </w:r>
        <w:r w:rsidDel="005078DC">
          <w:rPr>
            <w:rFonts w:asciiTheme="minorHAnsi" w:eastAsia="Times New Roman" w:hAnsiTheme="minorHAnsi" w:cstheme="minorHAnsi"/>
            <w:sz w:val="20"/>
            <w:szCs w:val="20"/>
          </w:rPr>
          <w:delText xml:space="preserve"> the value could be MD_PHONIX</w:delText>
        </w:r>
      </w:del>
    </w:p>
    <w:p w14:paraId="236A5DF5" w14:textId="193E93F6" w:rsidR="00E957B4" w:rsidDel="005078DC" w:rsidRDefault="00E957B4" w:rsidP="00E957B4">
      <w:pPr>
        <w:pStyle w:val="ListParagraph"/>
        <w:rPr>
          <w:del w:id="4373" w:author="gu832116" w:date="2015-02-09T18:49:00Z"/>
          <w:rFonts w:asciiTheme="minorHAnsi" w:eastAsia="Times New Roman" w:hAnsiTheme="minorHAnsi" w:cstheme="minorHAnsi"/>
          <w:sz w:val="20"/>
          <w:szCs w:val="20"/>
        </w:rPr>
      </w:pPr>
    </w:p>
    <w:p w14:paraId="42A34B3B" w14:textId="1A066727" w:rsidR="00E957B4" w:rsidDel="005078DC" w:rsidRDefault="00E957B4" w:rsidP="00E957B4">
      <w:pPr>
        <w:pStyle w:val="ListParagraph"/>
        <w:rPr>
          <w:del w:id="4374" w:author="gu832116" w:date="2015-02-09T18:49:00Z"/>
          <w:rFonts w:asciiTheme="minorHAnsi" w:eastAsia="Times New Roman" w:hAnsiTheme="minorHAnsi" w:cstheme="minorHAnsi"/>
          <w:sz w:val="20"/>
          <w:szCs w:val="20"/>
        </w:rPr>
      </w:pPr>
      <w:del w:id="4375" w:author="gu832116" w:date="2015-02-09T18:49:00Z">
        <w:r w:rsidDel="005078DC">
          <w:rPr>
            <w:rFonts w:asciiTheme="minorHAnsi" w:eastAsia="Times New Roman" w:hAnsiTheme="minorHAnsi" w:cstheme="minorHAnsi"/>
            <w:sz w:val="20"/>
            <w:szCs w:val="20"/>
          </w:rPr>
          <w:delText xml:space="preserve">FILE SEQUNCE : </w:delText>
        </w:r>
        <w:r w:rsidRPr="00D24990" w:rsidDel="005078DC">
          <w:rPr>
            <w:rFonts w:asciiTheme="minorHAnsi" w:eastAsia="Times New Roman" w:hAnsiTheme="minorHAnsi" w:cstheme="minorHAnsi"/>
            <w:sz w:val="20"/>
            <w:szCs w:val="20"/>
          </w:rPr>
          <w:delText>&lt;######&gt;</w:delText>
        </w:r>
        <w:r w:rsidDel="005078DC">
          <w:rPr>
            <w:rFonts w:asciiTheme="minorHAnsi" w:eastAsia="Times New Roman" w:hAnsiTheme="minorHAnsi" w:cstheme="minorHAnsi"/>
            <w:sz w:val="20"/>
            <w:szCs w:val="20"/>
          </w:rPr>
          <w:delText xml:space="preserve"> - File Sequence Number maintained internally from feed owners, character length 6</w:delText>
        </w:r>
      </w:del>
    </w:p>
    <w:p w14:paraId="0D89FE5D" w14:textId="02B01166" w:rsidR="00E957B4" w:rsidDel="005078DC" w:rsidRDefault="00E957B4" w:rsidP="00E957B4">
      <w:pPr>
        <w:pStyle w:val="ListParagraph"/>
        <w:rPr>
          <w:del w:id="4376" w:author="gu832116" w:date="2015-02-09T18:49:00Z"/>
          <w:rFonts w:asciiTheme="minorHAnsi" w:eastAsia="Times New Roman" w:hAnsiTheme="minorHAnsi" w:cstheme="minorHAnsi"/>
          <w:sz w:val="20"/>
          <w:szCs w:val="20"/>
        </w:rPr>
      </w:pPr>
    </w:p>
    <w:p w14:paraId="01EFE6CB" w14:textId="7F17DD6E" w:rsidR="00E957B4" w:rsidDel="005078DC" w:rsidRDefault="00E957B4" w:rsidP="00E957B4">
      <w:pPr>
        <w:pStyle w:val="ListParagraph"/>
        <w:rPr>
          <w:del w:id="4377" w:author="gu832116" w:date="2015-02-09T18:49:00Z"/>
          <w:rFonts w:asciiTheme="minorHAnsi" w:eastAsia="Times New Roman" w:hAnsiTheme="minorHAnsi" w:cstheme="minorHAnsi"/>
          <w:sz w:val="20"/>
          <w:szCs w:val="20"/>
        </w:rPr>
      </w:pPr>
      <w:del w:id="4378" w:author="gu832116" w:date="2015-02-09T18:49:00Z">
        <w:r w:rsidDel="005078DC">
          <w:rPr>
            <w:rFonts w:asciiTheme="minorHAnsi" w:eastAsia="Times New Roman" w:hAnsiTheme="minorHAnsi" w:cstheme="minorHAnsi"/>
            <w:sz w:val="20"/>
            <w:szCs w:val="20"/>
          </w:rPr>
          <w:lastRenderedPageBreak/>
          <w:delText xml:space="preserve">Example: </w:delText>
        </w:r>
        <w:r w:rsidRPr="00D24990" w:rsidDel="005078DC">
          <w:rPr>
            <w:rFonts w:asciiTheme="minorHAnsi" w:eastAsia="Times New Roman" w:hAnsiTheme="minorHAnsi" w:cstheme="minorHAnsi"/>
            <w:sz w:val="20"/>
            <w:szCs w:val="20"/>
          </w:rPr>
          <w:delText>&lt;######&gt;</w:delText>
        </w:r>
        <w:r w:rsidDel="005078DC">
          <w:rPr>
            <w:rFonts w:asciiTheme="minorHAnsi" w:eastAsia="Times New Roman" w:hAnsiTheme="minorHAnsi" w:cstheme="minorHAnsi"/>
            <w:sz w:val="20"/>
            <w:szCs w:val="20"/>
          </w:rPr>
          <w:delText xml:space="preserve"> File Sequence Number, could have values 000001, 000002</w:delText>
        </w:r>
      </w:del>
    </w:p>
    <w:p w14:paraId="6B75A547" w14:textId="5196C1DE" w:rsidR="00E957B4" w:rsidDel="005078DC" w:rsidRDefault="00E957B4" w:rsidP="00E957B4">
      <w:pPr>
        <w:pStyle w:val="ListParagraph"/>
        <w:rPr>
          <w:del w:id="4379" w:author="gu832116" w:date="2015-02-09T18:49:00Z"/>
          <w:rFonts w:asciiTheme="minorHAnsi" w:eastAsia="Times New Roman" w:hAnsiTheme="minorHAnsi" w:cstheme="minorHAnsi"/>
          <w:sz w:val="20"/>
          <w:szCs w:val="20"/>
        </w:rPr>
      </w:pPr>
    </w:p>
    <w:p w14:paraId="1B528318" w14:textId="47443811" w:rsidR="00E957B4" w:rsidDel="005078DC" w:rsidRDefault="00E957B4" w:rsidP="00E957B4">
      <w:pPr>
        <w:pStyle w:val="ListParagraph"/>
        <w:rPr>
          <w:del w:id="4380" w:author="gu832116" w:date="2015-02-09T18:49:00Z"/>
          <w:rFonts w:asciiTheme="minorHAnsi" w:eastAsia="Times New Roman" w:hAnsiTheme="minorHAnsi" w:cstheme="minorHAnsi"/>
          <w:sz w:val="20"/>
          <w:szCs w:val="20"/>
        </w:rPr>
      </w:pPr>
      <w:del w:id="4381" w:author="gu832116" w:date="2015-02-09T18:49:00Z">
        <w:r w:rsidDel="005078DC">
          <w:rPr>
            <w:rFonts w:asciiTheme="minorHAnsi" w:eastAsia="Times New Roman" w:hAnsiTheme="minorHAnsi" w:cstheme="minorHAnsi"/>
            <w:sz w:val="20"/>
            <w:szCs w:val="20"/>
          </w:rPr>
          <w:delText xml:space="preserve">First File from MD Phoenix will be </w:delText>
        </w:r>
        <w:r w:rsidRPr="00D24990" w:rsidDel="005078DC">
          <w:rPr>
            <w:rFonts w:asciiTheme="minorHAnsi" w:eastAsia="Times New Roman" w:hAnsiTheme="minorHAnsi" w:cstheme="minorHAnsi"/>
            <w:sz w:val="20"/>
            <w:szCs w:val="20"/>
          </w:rPr>
          <w:delText>DMO_</w:delText>
        </w:r>
        <w:r w:rsidDel="005078DC">
          <w:rPr>
            <w:rFonts w:asciiTheme="minorHAnsi" w:eastAsia="Times New Roman" w:hAnsiTheme="minorHAnsi" w:cstheme="minorHAnsi"/>
            <w:sz w:val="20"/>
            <w:szCs w:val="20"/>
          </w:rPr>
          <w:delText>MD_PHONIX</w:delText>
        </w:r>
        <w:r w:rsidRPr="00D24990" w:rsidDel="005078DC">
          <w:rPr>
            <w:rFonts w:asciiTheme="minorHAnsi" w:eastAsia="Times New Roman" w:hAnsiTheme="minorHAnsi" w:cstheme="minorHAnsi"/>
            <w:sz w:val="20"/>
            <w:szCs w:val="20"/>
          </w:rPr>
          <w:delText>_</w:delText>
        </w:r>
        <w:r w:rsidDel="005078DC">
          <w:rPr>
            <w:rFonts w:asciiTheme="minorHAnsi" w:eastAsia="Times New Roman" w:hAnsiTheme="minorHAnsi" w:cstheme="minorHAnsi"/>
            <w:sz w:val="20"/>
            <w:szCs w:val="20"/>
          </w:rPr>
          <w:delText>000001</w:delText>
        </w:r>
        <w:r w:rsidRPr="00D24990" w:rsidDel="005078DC">
          <w:rPr>
            <w:rFonts w:asciiTheme="minorHAnsi" w:eastAsia="Times New Roman" w:hAnsiTheme="minorHAnsi" w:cstheme="minorHAnsi"/>
            <w:sz w:val="20"/>
            <w:szCs w:val="20"/>
          </w:rPr>
          <w:delText>_Sellout.csv</w:delText>
        </w:r>
        <w:r w:rsidDel="005078DC">
          <w:rPr>
            <w:rFonts w:asciiTheme="minorHAnsi" w:eastAsia="Times New Roman" w:hAnsiTheme="minorHAnsi" w:cstheme="minorHAnsi"/>
            <w:sz w:val="20"/>
            <w:szCs w:val="20"/>
          </w:rPr>
          <w:delText xml:space="preserve"> and the subsequent file can be named incrementing the 000001 to 000002, 000003 like </w:delText>
        </w:r>
        <w:r w:rsidRPr="00D24990" w:rsidDel="005078DC">
          <w:rPr>
            <w:rFonts w:asciiTheme="minorHAnsi" w:eastAsia="Times New Roman" w:hAnsiTheme="minorHAnsi" w:cstheme="minorHAnsi"/>
            <w:sz w:val="20"/>
            <w:szCs w:val="20"/>
          </w:rPr>
          <w:delText>DMO_</w:delText>
        </w:r>
        <w:r w:rsidDel="005078DC">
          <w:rPr>
            <w:rFonts w:asciiTheme="minorHAnsi" w:hAnsiTheme="minorHAnsi" w:cstheme="minorHAnsi"/>
            <w:b/>
            <w:color w:val="FF0000"/>
          </w:rPr>
          <w:delText>83728</w:delText>
        </w:r>
        <w:r w:rsidRPr="00D24990" w:rsidDel="005078DC">
          <w:rPr>
            <w:rFonts w:asciiTheme="minorHAnsi" w:eastAsia="Times New Roman" w:hAnsiTheme="minorHAnsi" w:cstheme="minorHAnsi"/>
            <w:sz w:val="20"/>
            <w:szCs w:val="20"/>
          </w:rPr>
          <w:delText>_</w:delText>
        </w:r>
        <w:r w:rsidDel="005078DC">
          <w:rPr>
            <w:rFonts w:asciiTheme="minorHAnsi" w:eastAsia="Times New Roman" w:hAnsiTheme="minorHAnsi" w:cstheme="minorHAnsi"/>
            <w:sz w:val="20"/>
            <w:szCs w:val="20"/>
          </w:rPr>
          <w:delText>000002</w:delText>
        </w:r>
        <w:r w:rsidRPr="00D24990" w:rsidDel="005078DC">
          <w:rPr>
            <w:rFonts w:asciiTheme="minorHAnsi" w:eastAsia="Times New Roman" w:hAnsiTheme="minorHAnsi" w:cstheme="minorHAnsi"/>
            <w:sz w:val="20"/>
            <w:szCs w:val="20"/>
          </w:rPr>
          <w:delText>_Sellout.csv</w:delText>
        </w:r>
      </w:del>
    </w:p>
    <w:p w14:paraId="477BE24C" w14:textId="1F27C4C3" w:rsidR="00E957B4" w:rsidDel="005078DC" w:rsidRDefault="00E957B4" w:rsidP="00E957B4">
      <w:pPr>
        <w:pStyle w:val="ListParagraph"/>
        <w:rPr>
          <w:del w:id="4382" w:author="gu832116" w:date="2015-02-09T18:49:00Z"/>
          <w:rFonts w:asciiTheme="minorHAnsi" w:eastAsia="Times New Roman" w:hAnsiTheme="minorHAnsi" w:cstheme="minorHAnsi"/>
          <w:sz w:val="20"/>
          <w:szCs w:val="20"/>
        </w:rPr>
      </w:pPr>
    </w:p>
    <w:p w14:paraId="76A54863" w14:textId="035D545E" w:rsidR="00E957B4" w:rsidRPr="007772BE" w:rsidDel="007772BE" w:rsidRDefault="00E957B4" w:rsidP="007772BE">
      <w:pPr>
        <w:rPr>
          <w:del w:id="4383" w:author="gu832116" w:date="2015-02-09T18:50:00Z"/>
        </w:rPr>
      </w:pPr>
      <w:del w:id="4384" w:author="gu832116" w:date="2015-02-09T18:49:00Z">
        <w:r w:rsidDel="005078DC">
          <w:delText xml:space="preserve">At all scenario Phoenix MD feed owners places the file under private directory which is not accessible to any other feed file suppliers, the directory in server is created like </w:delText>
        </w:r>
      </w:del>
      <w:ins w:id="4385" w:author="Rakesh Singhi" w:date="2015-02-07T11:03:00Z">
        <w:del w:id="4386" w:author="gu832116" w:date="2015-02-09T18:49:00Z">
          <w:r w:rsidR="00720FF2" w:rsidRPr="00936C27" w:rsidDel="005078DC">
            <w:delText>/u25/ftp/ISRVE_FEEDS_IN/DMO_PPM/</w:delText>
          </w:r>
          <w:r w:rsidR="00720FF2" w:rsidRPr="00A1010D" w:rsidDel="005078DC">
            <w:rPr>
              <w:b/>
              <w:color w:val="FF0000"/>
            </w:rPr>
            <w:delText>IMMX</w:delText>
          </w:r>
          <w:r w:rsidR="00720FF2" w:rsidRPr="00936C27" w:rsidDel="005078DC">
            <w:rPr>
              <w:b/>
            </w:rPr>
            <w:delText>/</w:delText>
          </w:r>
        </w:del>
      </w:ins>
      <w:del w:id="4387" w:author="Rakesh Singhi" w:date="2015-02-07T11:03:00Z">
        <w:r w:rsidRPr="00720FF2" w:rsidDel="00720FF2">
          <w:rPr>
            <w:b/>
          </w:rPr>
          <w:delText>/u25/ftp/ISRVE_FEEDS_IN/DMO_PPM/</w:delText>
        </w:r>
        <w:r w:rsidRPr="00720FF2" w:rsidDel="00720FF2">
          <w:rPr>
            <w:b/>
            <w:color w:val="FF0000"/>
          </w:rPr>
          <w:delText>83728</w:delText>
        </w:r>
        <w:r w:rsidRPr="00720FF2" w:rsidDel="00720FF2">
          <w:rPr>
            <w:b/>
          </w:rPr>
          <w:delText>/</w:delText>
        </w:r>
      </w:del>
    </w:p>
    <w:p w14:paraId="214DB01B" w14:textId="77777777" w:rsidR="00E957B4" w:rsidRPr="0044683A" w:rsidRDefault="00E957B4" w:rsidP="007772BE"/>
    <w:p w14:paraId="5E52ACD6" w14:textId="77777777" w:rsidR="002A5C1E" w:rsidRPr="00F46958" w:rsidRDefault="0062155E" w:rsidP="00983014">
      <w:pPr>
        <w:keepNext/>
        <w:widowControl/>
        <w:numPr>
          <w:ilvl w:val="1"/>
          <w:numId w:val="10"/>
        </w:numPr>
        <w:spacing w:line="240" w:lineRule="auto"/>
        <w:ind w:right="21"/>
        <w:jc w:val="both"/>
        <w:outlineLvl w:val="1"/>
        <w:rPr>
          <w:rFonts w:asciiTheme="minorHAnsi" w:hAnsiTheme="minorHAnsi" w:cstheme="minorHAnsi"/>
          <w:b/>
          <w:sz w:val="28"/>
          <w:szCs w:val="24"/>
          <w:lang w:val="en-GB"/>
        </w:rPr>
      </w:pPr>
      <w:bookmarkStart w:id="4388" w:name="_Toc415065520"/>
      <w:r w:rsidRPr="00F46958">
        <w:rPr>
          <w:rFonts w:asciiTheme="minorHAnsi" w:hAnsiTheme="minorHAnsi" w:cstheme="minorHAnsi"/>
          <w:b/>
          <w:sz w:val="28"/>
          <w:szCs w:val="24"/>
          <w:lang w:val="en-GB"/>
        </w:rPr>
        <w:t>Staging Area</w:t>
      </w:r>
      <w:r w:rsidR="003B1D12" w:rsidRPr="00F46958">
        <w:rPr>
          <w:rFonts w:asciiTheme="minorHAnsi" w:hAnsiTheme="minorHAnsi" w:cstheme="minorHAnsi"/>
          <w:b/>
          <w:sz w:val="28"/>
          <w:szCs w:val="24"/>
          <w:lang w:val="en-GB"/>
        </w:rPr>
        <w:t xml:space="preserve"> 1 - </w:t>
      </w:r>
      <w:r w:rsidR="00EE4D71" w:rsidRPr="00F46958">
        <w:rPr>
          <w:rFonts w:asciiTheme="minorHAnsi" w:hAnsiTheme="minorHAnsi" w:cstheme="minorHAnsi"/>
          <w:b/>
          <w:sz w:val="28"/>
          <w:szCs w:val="24"/>
          <w:lang w:val="en-GB"/>
        </w:rPr>
        <w:t xml:space="preserve">Load </w:t>
      </w:r>
      <w:r w:rsidRPr="00F46958">
        <w:rPr>
          <w:rFonts w:asciiTheme="minorHAnsi" w:hAnsiTheme="minorHAnsi" w:cstheme="minorHAnsi"/>
          <w:b/>
          <w:sz w:val="28"/>
          <w:szCs w:val="24"/>
          <w:lang w:val="en-GB"/>
        </w:rPr>
        <w:t>File and Mirror PNP data</w:t>
      </w:r>
      <w:bookmarkEnd w:id="4388"/>
    </w:p>
    <w:p w14:paraId="24BD869A" w14:textId="77777777" w:rsidR="002A5C1E" w:rsidRDefault="002A5C1E" w:rsidP="002A5C1E">
      <w:pPr>
        <w:rPr>
          <w:rFonts w:asciiTheme="minorHAnsi" w:hAnsiTheme="minorHAnsi" w:cstheme="minorHAnsi"/>
        </w:rPr>
      </w:pPr>
    </w:p>
    <w:p w14:paraId="13D1DDF3" w14:textId="77777777" w:rsidR="00202E97" w:rsidRDefault="00202E97" w:rsidP="008B5BB7">
      <w:pPr>
        <w:keepNext/>
        <w:widowControl/>
        <w:spacing w:line="240" w:lineRule="auto"/>
        <w:ind w:right="21"/>
        <w:jc w:val="both"/>
        <w:outlineLvl w:val="1"/>
        <w:rPr>
          <w:rFonts w:asciiTheme="minorHAnsi" w:hAnsiTheme="minorHAnsi" w:cstheme="minorHAnsi"/>
        </w:rPr>
      </w:pPr>
    </w:p>
    <w:p w14:paraId="289B1E49" w14:textId="77777777" w:rsidR="00983014" w:rsidRPr="00983014" w:rsidRDefault="00983014" w:rsidP="00983014">
      <w:pPr>
        <w:pStyle w:val="ListParagraph"/>
        <w:keepNext/>
        <w:numPr>
          <w:ilvl w:val="1"/>
          <w:numId w:val="18"/>
        </w:numPr>
        <w:spacing w:line="240" w:lineRule="auto"/>
        <w:ind w:right="21"/>
        <w:jc w:val="both"/>
        <w:outlineLvl w:val="1"/>
        <w:rPr>
          <w:ins w:id="4389" w:author="gu832116" w:date="2015-02-09T18:48:00Z"/>
          <w:rFonts w:asciiTheme="minorHAnsi" w:hAnsiTheme="minorHAnsi" w:cstheme="minorHAnsi"/>
          <w:b/>
          <w:i/>
          <w:vanish/>
          <w:sz w:val="24"/>
          <w:szCs w:val="24"/>
          <w:lang w:val="en-GB"/>
        </w:rPr>
      </w:pPr>
      <w:bookmarkStart w:id="4390" w:name="_Toc411271360"/>
      <w:bookmarkStart w:id="4391" w:name="_Toc415062994"/>
      <w:bookmarkStart w:id="4392" w:name="_Toc415063216"/>
      <w:bookmarkStart w:id="4393" w:name="_Toc415063435"/>
      <w:bookmarkStart w:id="4394" w:name="_Toc415063652"/>
      <w:bookmarkStart w:id="4395" w:name="_Toc415063865"/>
      <w:bookmarkStart w:id="4396" w:name="_Toc415064076"/>
      <w:bookmarkStart w:id="4397" w:name="_Toc415064285"/>
      <w:bookmarkStart w:id="4398" w:name="_Toc415064491"/>
      <w:bookmarkStart w:id="4399" w:name="_Toc415064696"/>
      <w:bookmarkStart w:id="4400" w:name="_Toc415064901"/>
      <w:bookmarkStart w:id="4401" w:name="_Toc415065107"/>
      <w:bookmarkStart w:id="4402" w:name="_Toc415065312"/>
      <w:bookmarkStart w:id="4403" w:name="_Toc415065521"/>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p>
    <w:p w14:paraId="43668E33" w14:textId="77777777" w:rsidR="00983014" w:rsidRPr="00983014" w:rsidRDefault="00983014" w:rsidP="00983014">
      <w:pPr>
        <w:pStyle w:val="ListParagraph"/>
        <w:keepNext/>
        <w:numPr>
          <w:ilvl w:val="1"/>
          <w:numId w:val="18"/>
        </w:numPr>
        <w:spacing w:line="240" w:lineRule="auto"/>
        <w:ind w:right="21"/>
        <w:jc w:val="both"/>
        <w:outlineLvl w:val="1"/>
        <w:rPr>
          <w:ins w:id="4404" w:author="gu832116" w:date="2015-02-09T18:48:00Z"/>
          <w:rFonts w:asciiTheme="minorHAnsi" w:hAnsiTheme="minorHAnsi" w:cstheme="minorHAnsi"/>
          <w:b/>
          <w:i/>
          <w:vanish/>
          <w:sz w:val="24"/>
          <w:szCs w:val="24"/>
          <w:lang w:val="en-GB"/>
        </w:rPr>
      </w:pPr>
      <w:bookmarkStart w:id="4405" w:name="_Toc411271361"/>
      <w:bookmarkStart w:id="4406" w:name="_Toc415062995"/>
      <w:bookmarkStart w:id="4407" w:name="_Toc415063217"/>
      <w:bookmarkStart w:id="4408" w:name="_Toc415063436"/>
      <w:bookmarkStart w:id="4409" w:name="_Toc415063653"/>
      <w:bookmarkStart w:id="4410" w:name="_Toc415063866"/>
      <w:bookmarkStart w:id="4411" w:name="_Toc415064077"/>
      <w:bookmarkStart w:id="4412" w:name="_Toc415064286"/>
      <w:bookmarkStart w:id="4413" w:name="_Toc415064492"/>
      <w:bookmarkStart w:id="4414" w:name="_Toc415064697"/>
      <w:bookmarkStart w:id="4415" w:name="_Toc415064902"/>
      <w:bookmarkStart w:id="4416" w:name="_Toc415065108"/>
      <w:bookmarkStart w:id="4417" w:name="_Toc415065313"/>
      <w:bookmarkStart w:id="4418" w:name="_Toc415065522"/>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p>
    <w:p w14:paraId="0E1E0889" w14:textId="77777777" w:rsidR="00983014" w:rsidRPr="00983014" w:rsidRDefault="00983014" w:rsidP="00983014">
      <w:pPr>
        <w:pStyle w:val="ListParagraph"/>
        <w:keepNext/>
        <w:numPr>
          <w:ilvl w:val="1"/>
          <w:numId w:val="18"/>
        </w:numPr>
        <w:spacing w:line="240" w:lineRule="auto"/>
        <w:ind w:right="21"/>
        <w:jc w:val="both"/>
        <w:outlineLvl w:val="1"/>
        <w:rPr>
          <w:ins w:id="4419" w:author="gu832116" w:date="2015-02-09T18:48:00Z"/>
          <w:rFonts w:asciiTheme="minorHAnsi" w:hAnsiTheme="minorHAnsi" w:cstheme="minorHAnsi"/>
          <w:b/>
          <w:i/>
          <w:vanish/>
          <w:sz w:val="24"/>
          <w:szCs w:val="24"/>
          <w:lang w:val="en-GB"/>
        </w:rPr>
      </w:pPr>
      <w:bookmarkStart w:id="4420" w:name="_Toc411271362"/>
      <w:bookmarkStart w:id="4421" w:name="_Toc415062996"/>
      <w:bookmarkStart w:id="4422" w:name="_Toc415063218"/>
      <w:bookmarkStart w:id="4423" w:name="_Toc415063437"/>
      <w:bookmarkStart w:id="4424" w:name="_Toc415063654"/>
      <w:bookmarkStart w:id="4425" w:name="_Toc415063867"/>
      <w:bookmarkStart w:id="4426" w:name="_Toc415064078"/>
      <w:bookmarkStart w:id="4427" w:name="_Toc415064287"/>
      <w:bookmarkStart w:id="4428" w:name="_Toc415064493"/>
      <w:bookmarkStart w:id="4429" w:name="_Toc415064698"/>
      <w:bookmarkStart w:id="4430" w:name="_Toc415064903"/>
      <w:bookmarkStart w:id="4431" w:name="_Toc415065109"/>
      <w:bookmarkStart w:id="4432" w:name="_Toc415065314"/>
      <w:bookmarkStart w:id="4433" w:name="_Toc415065523"/>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p>
    <w:p w14:paraId="1D75846D" w14:textId="77777777" w:rsidR="00983014" w:rsidRPr="00983014" w:rsidRDefault="00983014" w:rsidP="00983014">
      <w:pPr>
        <w:pStyle w:val="ListParagraph"/>
        <w:keepNext/>
        <w:numPr>
          <w:ilvl w:val="1"/>
          <w:numId w:val="18"/>
        </w:numPr>
        <w:spacing w:line="240" w:lineRule="auto"/>
        <w:ind w:right="21"/>
        <w:jc w:val="both"/>
        <w:outlineLvl w:val="1"/>
        <w:rPr>
          <w:ins w:id="4434" w:author="gu832116" w:date="2015-02-09T18:48:00Z"/>
          <w:rFonts w:asciiTheme="minorHAnsi" w:hAnsiTheme="minorHAnsi" w:cstheme="minorHAnsi"/>
          <w:b/>
          <w:i/>
          <w:vanish/>
          <w:sz w:val="24"/>
          <w:szCs w:val="24"/>
          <w:lang w:val="en-GB"/>
        </w:rPr>
      </w:pPr>
      <w:bookmarkStart w:id="4435" w:name="_Toc411271363"/>
      <w:bookmarkStart w:id="4436" w:name="_Toc415062997"/>
      <w:bookmarkStart w:id="4437" w:name="_Toc415063219"/>
      <w:bookmarkStart w:id="4438" w:name="_Toc415063438"/>
      <w:bookmarkStart w:id="4439" w:name="_Toc415063655"/>
      <w:bookmarkStart w:id="4440" w:name="_Toc415063868"/>
      <w:bookmarkStart w:id="4441" w:name="_Toc415064079"/>
      <w:bookmarkStart w:id="4442" w:name="_Toc415064288"/>
      <w:bookmarkStart w:id="4443" w:name="_Toc415064494"/>
      <w:bookmarkStart w:id="4444" w:name="_Toc415064699"/>
      <w:bookmarkStart w:id="4445" w:name="_Toc415064904"/>
      <w:bookmarkStart w:id="4446" w:name="_Toc415065110"/>
      <w:bookmarkStart w:id="4447" w:name="_Toc415065315"/>
      <w:bookmarkStart w:id="4448" w:name="_Toc41506552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p>
    <w:p w14:paraId="23BBD2CD" w14:textId="77777777" w:rsidR="00983014" w:rsidRPr="00983014" w:rsidRDefault="00983014" w:rsidP="00983014">
      <w:pPr>
        <w:pStyle w:val="ListParagraph"/>
        <w:keepNext/>
        <w:numPr>
          <w:ilvl w:val="1"/>
          <w:numId w:val="18"/>
        </w:numPr>
        <w:spacing w:line="240" w:lineRule="auto"/>
        <w:ind w:right="21"/>
        <w:jc w:val="both"/>
        <w:outlineLvl w:val="1"/>
        <w:rPr>
          <w:ins w:id="4449" w:author="gu832116" w:date="2015-02-09T18:48:00Z"/>
          <w:rFonts w:asciiTheme="minorHAnsi" w:hAnsiTheme="minorHAnsi" w:cstheme="minorHAnsi"/>
          <w:b/>
          <w:i/>
          <w:vanish/>
          <w:sz w:val="24"/>
          <w:szCs w:val="24"/>
          <w:lang w:val="en-GB"/>
        </w:rPr>
      </w:pPr>
      <w:bookmarkStart w:id="4450" w:name="_Toc411271364"/>
      <w:bookmarkStart w:id="4451" w:name="_Toc415062998"/>
      <w:bookmarkStart w:id="4452" w:name="_Toc415063220"/>
      <w:bookmarkStart w:id="4453" w:name="_Toc415063439"/>
      <w:bookmarkStart w:id="4454" w:name="_Toc415063656"/>
      <w:bookmarkStart w:id="4455" w:name="_Toc415063869"/>
      <w:bookmarkStart w:id="4456" w:name="_Toc415064080"/>
      <w:bookmarkStart w:id="4457" w:name="_Toc415064289"/>
      <w:bookmarkStart w:id="4458" w:name="_Toc415064495"/>
      <w:bookmarkStart w:id="4459" w:name="_Toc415064700"/>
      <w:bookmarkStart w:id="4460" w:name="_Toc415064905"/>
      <w:bookmarkStart w:id="4461" w:name="_Toc415065111"/>
      <w:bookmarkStart w:id="4462" w:name="_Toc415065316"/>
      <w:bookmarkStart w:id="4463" w:name="_Toc415065525"/>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p>
    <w:p w14:paraId="5454E630" w14:textId="77777777" w:rsidR="00983014" w:rsidRPr="00983014" w:rsidRDefault="00983014" w:rsidP="00983014">
      <w:pPr>
        <w:pStyle w:val="ListParagraph"/>
        <w:keepNext/>
        <w:numPr>
          <w:ilvl w:val="1"/>
          <w:numId w:val="18"/>
        </w:numPr>
        <w:spacing w:line="240" w:lineRule="auto"/>
        <w:ind w:right="21"/>
        <w:jc w:val="both"/>
        <w:outlineLvl w:val="1"/>
        <w:rPr>
          <w:ins w:id="4464" w:author="gu832116" w:date="2015-02-09T18:48:00Z"/>
          <w:rFonts w:asciiTheme="minorHAnsi" w:hAnsiTheme="minorHAnsi" w:cstheme="minorHAnsi"/>
          <w:b/>
          <w:i/>
          <w:vanish/>
          <w:sz w:val="24"/>
          <w:szCs w:val="24"/>
          <w:lang w:val="en-GB"/>
        </w:rPr>
      </w:pPr>
      <w:bookmarkStart w:id="4465" w:name="_Toc411271365"/>
      <w:bookmarkStart w:id="4466" w:name="_Toc415062999"/>
      <w:bookmarkStart w:id="4467" w:name="_Toc415063221"/>
      <w:bookmarkStart w:id="4468" w:name="_Toc415063440"/>
      <w:bookmarkStart w:id="4469" w:name="_Toc415063657"/>
      <w:bookmarkStart w:id="4470" w:name="_Toc415063870"/>
      <w:bookmarkStart w:id="4471" w:name="_Toc415064081"/>
      <w:bookmarkStart w:id="4472" w:name="_Toc415064290"/>
      <w:bookmarkStart w:id="4473" w:name="_Toc415064496"/>
      <w:bookmarkStart w:id="4474" w:name="_Toc415064701"/>
      <w:bookmarkStart w:id="4475" w:name="_Toc415064906"/>
      <w:bookmarkStart w:id="4476" w:name="_Toc415065112"/>
      <w:bookmarkStart w:id="4477" w:name="_Toc415065317"/>
      <w:bookmarkStart w:id="4478" w:name="_Toc415065526"/>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p>
    <w:p w14:paraId="0B0E209A" w14:textId="0B96F2B0" w:rsidR="008B5BB7" w:rsidRPr="00DA1C8A" w:rsidRDefault="00E11795" w:rsidP="00DA1C8A">
      <w:pPr>
        <w:pStyle w:val="ListParagraph"/>
        <w:keepNext/>
        <w:numPr>
          <w:ilvl w:val="2"/>
          <w:numId w:val="10"/>
        </w:numPr>
        <w:spacing w:line="240" w:lineRule="auto"/>
        <w:ind w:right="21"/>
        <w:jc w:val="both"/>
        <w:outlineLvl w:val="1"/>
        <w:rPr>
          <w:rFonts w:asciiTheme="minorHAnsi" w:hAnsiTheme="minorHAnsi" w:cstheme="minorHAnsi"/>
          <w:b/>
          <w:i/>
          <w:sz w:val="24"/>
          <w:szCs w:val="24"/>
          <w:lang w:val="en-GB"/>
        </w:rPr>
      </w:pPr>
      <w:bookmarkStart w:id="4479" w:name="_Toc415065527"/>
      <w:r w:rsidRPr="00DA1C8A">
        <w:rPr>
          <w:rFonts w:asciiTheme="minorHAnsi" w:hAnsiTheme="minorHAnsi" w:cstheme="minorHAnsi"/>
          <w:b/>
          <w:i/>
          <w:sz w:val="24"/>
          <w:szCs w:val="24"/>
          <w:lang w:val="en-GB"/>
        </w:rPr>
        <w:t>DMO_</w:t>
      </w:r>
      <w:r w:rsidR="008B5BB7" w:rsidRPr="00DA1C8A">
        <w:rPr>
          <w:rFonts w:asciiTheme="minorHAnsi" w:hAnsiTheme="minorHAnsi" w:cstheme="minorHAnsi"/>
          <w:b/>
          <w:i/>
          <w:sz w:val="24"/>
          <w:szCs w:val="24"/>
          <w:lang w:val="en-GB"/>
        </w:rPr>
        <w:t>SELL_IN_ERP_STG</w:t>
      </w:r>
      <w:bookmarkEnd w:id="4479"/>
    </w:p>
    <w:p w14:paraId="38055D75" w14:textId="77777777" w:rsidR="0044683A" w:rsidRDefault="0044683A" w:rsidP="008B5BB7">
      <w:pPr>
        <w:rPr>
          <w:rFonts w:asciiTheme="minorHAnsi" w:hAnsiTheme="minorHAnsi" w:cstheme="minorHAnsi"/>
        </w:rPr>
      </w:pPr>
    </w:p>
    <w:p w14:paraId="40DF1D1B" w14:textId="77777777" w:rsidR="008B5BB7" w:rsidRDefault="008B5BB7" w:rsidP="008B5BB7">
      <w:pPr>
        <w:rPr>
          <w:rFonts w:asciiTheme="minorHAnsi" w:hAnsiTheme="minorHAnsi" w:cstheme="minorHAnsi"/>
        </w:rPr>
      </w:pPr>
      <w:r>
        <w:rPr>
          <w:rFonts w:asciiTheme="minorHAnsi" w:hAnsiTheme="minorHAnsi" w:cstheme="minorHAnsi"/>
        </w:rPr>
        <w:t xml:space="preserve">This would be insert only table, daily ERP Sell In file </w:t>
      </w:r>
      <w:r w:rsidR="00D93CB6">
        <w:rPr>
          <w:rFonts w:asciiTheme="minorHAnsi" w:hAnsiTheme="minorHAnsi" w:cstheme="minorHAnsi"/>
        </w:rPr>
        <w:t xml:space="preserve">data from its respective external table </w:t>
      </w:r>
      <w:r>
        <w:rPr>
          <w:rFonts w:asciiTheme="minorHAnsi" w:hAnsiTheme="minorHAnsi" w:cstheme="minorHAnsi"/>
        </w:rPr>
        <w:t>would be inserted into this table.</w:t>
      </w:r>
    </w:p>
    <w:p w14:paraId="4A6C7936" w14:textId="77777777" w:rsidR="008B5BB7" w:rsidRPr="00D30FA1" w:rsidRDefault="008B5BB7" w:rsidP="008B5BB7">
      <w:pPr>
        <w:rPr>
          <w:rFonts w:asciiTheme="minorHAnsi" w:hAnsiTheme="minorHAnsi" w:cstheme="minorHAnsi"/>
        </w:rPr>
      </w:pPr>
    </w:p>
    <w:p w14:paraId="3E72F5BE" w14:textId="77777777" w:rsidR="008B5BB7" w:rsidRPr="00D30FA1" w:rsidRDefault="008B5BB7" w:rsidP="008B5BB7">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8B5BB7" w:rsidRPr="00D30FA1" w14:paraId="18FC8C3D" w14:textId="77777777" w:rsidTr="001C7876">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5B4A4DCB"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4C97416F"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61B60D3F"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027267F"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8B5BB7" w:rsidRPr="00D30FA1" w14:paraId="3FE7CD14" w14:textId="77777777" w:rsidTr="001C7876">
        <w:tc>
          <w:tcPr>
            <w:tcW w:w="1619" w:type="dxa"/>
            <w:tcBorders>
              <w:top w:val="single" w:sz="4" w:space="0" w:color="auto"/>
              <w:left w:val="single" w:sz="4" w:space="0" w:color="auto"/>
              <w:bottom w:val="single" w:sz="4" w:space="0" w:color="auto"/>
              <w:right w:val="single" w:sz="4" w:space="0" w:color="auto"/>
            </w:tcBorders>
            <w:hideMark/>
          </w:tcPr>
          <w:p w14:paraId="2B9CB92F" w14:textId="77777777" w:rsidR="008B5BB7" w:rsidRPr="00D30FA1" w:rsidRDefault="008B5BB7" w:rsidP="001C7876">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3678FC51" w14:textId="5CD318B0" w:rsidR="008B5BB7" w:rsidRPr="00D30FA1" w:rsidRDefault="00E11795"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8B5BB7">
              <w:rPr>
                <w:rFonts w:asciiTheme="minorHAnsi" w:hAnsiTheme="minorHAnsi" w:cstheme="minorHAnsi"/>
                <w:color w:val="000000"/>
                <w:sz w:val="18"/>
                <w:szCs w:val="16"/>
              </w:rPr>
              <w:t>SELL_IN_ERP_STG</w:t>
            </w:r>
          </w:p>
        </w:tc>
        <w:tc>
          <w:tcPr>
            <w:tcW w:w="992" w:type="dxa"/>
            <w:tcBorders>
              <w:top w:val="single" w:sz="4" w:space="0" w:color="auto"/>
              <w:left w:val="single" w:sz="4" w:space="0" w:color="auto"/>
              <w:bottom w:val="single" w:sz="4" w:space="0" w:color="auto"/>
              <w:right w:val="single" w:sz="4" w:space="0" w:color="auto"/>
            </w:tcBorders>
            <w:hideMark/>
          </w:tcPr>
          <w:p w14:paraId="5A748AC3" w14:textId="5773444C" w:rsidR="008B5BB7" w:rsidRPr="00D30FA1" w:rsidRDefault="00446233" w:rsidP="001C7876">
            <w:pPr>
              <w:rPr>
                <w:rFonts w:asciiTheme="minorHAnsi" w:hAnsiTheme="minorHAnsi" w:cstheme="minorHAnsi"/>
                <w:color w:val="000000"/>
                <w:sz w:val="18"/>
                <w:szCs w:val="16"/>
              </w:rPr>
            </w:pPr>
            <w:del w:id="4480" w:author="Rakesh Singhi" w:date="2015-02-06T14:04:00Z">
              <w:r w:rsidDel="000328CD">
                <w:rPr>
                  <w:rFonts w:asciiTheme="minorHAnsi" w:hAnsiTheme="minorHAnsi" w:cstheme="minorHAnsi"/>
                  <w:color w:val="000000"/>
                  <w:sz w:val="18"/>
                  <w:szCs w:val="16"/>
                </w:rPr>
                <w:delText>ISRVE_DMO_DW</w:delText>
              </w:r>
            </w:del>
            <w:ins w:id="4481" w:author="Rakesh Singhi" w:date="2015-02-06T14:04:00Z">
              <w:r w:rsidR="000328CD">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43FC44CA" w14:textId="77777777" w:rsidR="008B5BB7" w:rsidRPr="00D30FA1" w:rsidRDefault="008B5BB7" w:rsidP="001C7876">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3AB34DFC" w14:textId="77777777" w:rsidR="008B5BB7" w:rsidRPr="00346EFB" w:rsidRDefault="008B5BB7" w:rsidP="008B5BB7"/>
    <w:p w14:paraId="0BC38E99" w14:textId="77777777" w:rsidR="008B5BB7" w:rsidRPr="00D30FA1" w:rsidRDefault="008B5BB7" w:rsidP="008B5BB7">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1710"/>
        <w:gridCol w:w="810"/>
        <w:gridCol w:w="2970"/>
      </w:tblGrid>
      <w:tr w:rsidR="008B5BB7" w:rsidRPr="00D30FA1" w14:paraId="549DB463" w14:textId="77777777" w:rsidTr="00561C7C">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68423316"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1710" w:type="dxa"/>
            <w:tcBorders>
              <w:top w:val="single" w:sz="4" w:space="0" w:color="auto"/>
              <w:left w:val="single" w:sz="4" w:space="0" w:color="auto"/>
              <w:bottom w:val="single" w:sz="4" w:space="0" w:color="auto"/>
              <w:right w:val="single" w:sz="4" w:space="0" w:color="auto"/>
            </w:tcBorders>
            <w:shd w:val="clear" w:color="auto" w:fill="F4B8AE"/>
            <w:hideMark/>
          </w:tcPr>
          <w:p w14:paraId="4EAEB2FA"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810" w:type="dxa"/>
            <w:tcBorders>
              <w:top w:val="single" w:sz="4" w:space="0" w:color="auto"/>
              <w:left w:val="single" w:sz="4" w:space="0" w:color="auto"/>
              <w:bottom w:val="single" w:sz="4" w:space="0" w:color="auto"/>
              <w:right w:val="single" w:sz="4" w:space="0" w:color="auto"/>
            </w:tcBorders>
            <w:shd w:val="clear" w:color="auto" w:fill="F4B8AE"/>
            <w:hideMark/>
          </w:tcPr>
          <w:p w14:paraId="1F14EE73"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2970" w:type="dxa"/>
            <w:tcBorders>
              <w:top w:val="single" w:sz="4" w:space="0" w:color="auto"/>
              <w:left w:val="single" w:sz="4" w:space="0" w:color="auto"/>
              <w:bottom w:val="single" w:sz="4" w:space="0" w:color="auto"/>
              <w:right w:val="single" w:sz="4" w:space="0" w:color="auto"/>
            </w:tcBorders>
            <w:shd w:val="clear" w:color="auto" w:fill="F4B8AE"/>
            <w:hideMark/>
          </w:tcPr>
          <w:p w14:paraId="010C6C27" w14:textId="77777777" w:rsidR="008B5BB7" w:rsidRPr="00D30FA1" w:rsidRDefault="008B5BB7" w:rsidP="001C7876">
            <w:pPr>
              <w:rPr>
                <w:rFonts w:asciiTheme="minorHAnsi" w:hAnsiTheme="minorHAnsi" w:cstheme="minorHAnsi"/>
                <w:sz w:val="16"/>
                <w:szCs w:val="16"/>
              </w:rPr>
            </w:pPr>
            <w:r>
              <w:rPr>
                <w:rFonts w:asciiTheme="minorHAnsi" w:hAnsiTheme="minorHAnsi" w:cstheme="minorHAnsi"/>
                <w:sz w:val="16"/>
                <w:szCs w:val="16"/>
              </w:rPr>
              <w:t>Columns Comments</w:t>
            </w:r>
          </w:p>
        </w:tc>
      </w:tr>
      <w:tr w:rsidR="0019792F" w:rsidRPr="00D30FA1" w14:paraId="71D9C67E" w14:textId="77777777" w:rsidTr="0019792F">
        <w:trPr>
          <w:ins w:id="4482" w:author="Rakesh Singhi" w:date="2015-03-25T12:23:00Z"/>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61577648" w14:textId="4AA0C1B4" w:rsidR="0019792F" w:rsidRPr="00D30FA1" w:rsidRDefault="0019792F" w:rsidP="001C7876">
            <w:pPr>
              <w:rPr>
                <w:ins w:id="4483" w:author="Rakesh Singhi" w:date="2015-03-25T12:23:00Z"/>
                <w:rFonts w:asciiTheme="minorHAnsi" w:hAnsiTheme="minorHAnsi" w:cstheme="minorHAnsi"/>
                <w:sz w:val="16"/>
                <w:szCs w:val="16"/>
              </w:rPr>
            </w:pPr>
            <w:ins w:id="4484" w:author="Rakesh Singhi" w:date="2015-03-25T12:23:00Z">
              <w:r>
                <w:rPr>
                  <w:rFonts w:asciiTheme="minorHAnsi" w:hAnsiTheme="minorHAnsi" w:cstheme="minorHAnsi"/>
                  <w:sz w:val="16"/>
                  <w:szCs w:val="16"/>
                </w:rPr>
                <w:t>PARTNER_ID</w:t>
              </w:r>
            </w:ins>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7361927B" w14:textId="1433E43E" w:rsidR="0019792F" w:rsidRPr="00D30FA1" w:rsidRDefault="0019792F" w:rsidP="001C7876">
            <w:pPr>
              <w:rPr>
                <w:ins w:id="4485" w:author="Rakesh Singhi" w:date="2015-03-25T12:23:00Z"/>
                <w:rFonts w:asciiTheme="minorHAnsi" w:hAnsiTheme="minorHAnsi" w:cstheme="minorHAnsi"/>
                <w:sz w:val="16"/>
                <w:szCs w:val="16"/>
              </w:rPr>
            </w:pPr>
            <w:ins w:id="4486" w:author="Rakesh Singhi" w:date="2015-03-25T12:23:00Z">
              <w:r>
                <w:rPr>
                  <w:rFonts w:asciiTheme="minorHAnsi" w:hAnsiTheme="minorHAnsi" w:cstheme="minorHAnsi"/>
                  <w:sz w:val="16"/>
                  <w:szCs w:val="16"/>
                </w:rPr>
                <w:t>NUMBER(10)</w:t>
              </w:r>
            </w:ins>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13D5FDD" w14:textId="03CDE450" w:rsidR="0019792F" w:rsidRPr="00D30FA1" w:rsidRDefault="0019792F" w:rsidP="001C7876">
            <w:pPr>
              <w:rPr>
                <w:ins w:id="4487" w:author="Rakesh Singhi" w:date="2015-03-25T12:23:00Z"/>
                <w:rFonts w:asciiTheme="minorHAnsi" w:hAnsiTheme="minorHAnsi" w:cstheme="minorHAnsi"/>
                <w:sz w:val="16"/>
                <w:szCs w:val="16"/>
              </w:rPr>
            </w:pPr>
            <w:ins w:id="4488" w:author="Rakesh Singhi" w:date="2015-03-25T12:23: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A935968" w14:textId="0CBC90D5" w:rsidR="0019792F" w:rsidRDefault="0019792F" w:rsidP="001C7876">
            <w:pPr>
              <w:rPr>
                <w:ins w:id="4489" w:author="Rakesh Singhi" w:date="2015-03-25T12:23:00Z"/>
                <w:rFonts w:asciiTheme="minorHAnsi" w:hAnsiTheme="minorHAnsi" w:cstheme="minorHAnsi"/>
                <w:sz w:val="16"/>
                <w:szCs w:val="16"/>
              </w:rPr>
            </w:pPr>
            <w:ins w:id="4490" w:author="Rakesh Singhi" w:date="2015-03-25T12:23:00Z">
              <w:r>
                <w:rPr>
                  <w:rFonts w:asciiTheme="minorHAnsi" w:hAnsiTheme="minorHAnsi" w:cstheme="minorHAnsi"/>
                  <w:sz w:val="16"/>
                  <w:szCs w:val="16"/>
                </w:rPr>
                <w:t>Partner Id of MD, unique identifier in PNP</w:t>
              </w:r>
            </w:ins>
          </w:p>
        </w:tc>
      </w:tr>
      <w:tr w:rsidR="008B5BB7" w:rsidRPr="00D30FA1" w14:paraId="7323B8D3" w14:textId="77777777" w:rsidTr="00561C7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11E17DA"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VAT_ID</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3A85DBFD" w14:textId="5FE077C7"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3C5551ED"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right w:val="single" w:sz="4" w:space="0" w:color="auto"/>
            </w:tcBorders>
            <w:vAlign w:val="center"/>
          </w:tcPr>
          <w:p w14:paraId="3034C2D9"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MD Vat ID</w:t>
            </w:r>
          </w:p>
        </w:tc>
      </w:tr>
      <w:tr w:rsidR="008B5BB7" w:rsidRPr="00D30FA1" w14:paraId="0B191935" w14:textId="77777777" w:rsidTr="00561C7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C76671F" w14:textId="7C73C0DE" w:rsidR="008B5BB7" w:rsidRPr="00DD1485" w:rsidRDefault="0019792F" w:rsidP="001C7876">
            <w:pPr>
              <w:rPr>
                <w:rFonts w:asciiTheme="minorHAnsi" w:hAnsiTheme="minorHAnsi" w:cstheme="minorHAnsi"/>
                <w:color w:val="000000"/>
                <w:sz w:val="18"/>
                <w:szCs w:val="16"/>
              </w:rPr>
            </w:pPr>
            <w:ins w:id="4491" w:author="Rakesh Singhi" w:date="2015-03-25T12:24:00Z">
              <w:r>
                <w:rPr>
                  <w:rFonts w:asciiTheme="minorHAnsi" w:hAnsiTheme="minorHAnsi" w:cstheme="minorHAnsi"/>
                  <w:color w:val="000000"/>
                  <w:sz w:val="18"/>
                  <w:szCs w:val="16"/>
                </w:rPr>
                <w:t>CUSTOMER</w:t>
              </w:r>
            </w:ins>
            <w:del w:id="4492" w:author="Rakesh Singhi" w:date="2015-03-25T12:24:00Z">
              <w:r w:rsidR="008B5BB7" w:rsidDel="0019792F">
                <w:rPr>
                  <w:rFonts w:asciiTheme="minorHAnsi" w:hAnsiTheme="minorHAnsi" w:cstheme="minorHAnsi"/>
                  <w:color w:val="000000"/>
                  <w:sz w:val="18"/>
                  <w:szCs w:val="16"/>
                </w:rPr>
                <w:delText>MD</w:delText>
              </w:r>
            </w:del>
            <w:r w:rsidR="008B5BB7">
              <w:rPr>
                <w:rFonts w:asciiTheme="minorHAnsi" w:hAnsiTheme="minorHAnsi" w:cstheme="minorHAnsi"/>
                <w:color w:val="000000"/>
                <w:sz w:val="18"/>
                <w:szCs w:val="16"/>
              </w:rPr>
              <w:t>_NAME</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255EDC77" w14:textId="415FFCA3"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433C90A8"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left w:val="single" w:sz="4" w:space="0" w:color="auto"/>
              <w:bottom w:val="single" w:sz="4" w:space="0" w:color="auto"/>
              <w:right w:val="single" w:sz="4" w:space="0" w:color="auto"/>
            </w:tcBorders>
            <w:vAlign w:val="center"/>
          </w:tcPr>
          <w:p w14:paraId="05864531"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MD Name</w:t>
            </w:r>
          </w:p>
        </w:tc>
      </w:tr>
      <w:tr w:rsidR="008B5BB7" w:rsidRPr="00D30FA1" w14:paraId="3B408F92" w14:textId="77777777" w:rsidTr="00561C7C">
        <w:tc>
          <w:tcPr>
            <w:tcW w:w="2700" w:type="dxa"/>
            <w:tcBorders>
              <w:top w:val="single" w:sz="4" w:space="0" w:color="auto"/>
              <w:left w:val="single" w:sz="4" w:space="0" w:color="auto"/>
              <w:bottom w:val="single" w:sz="4" w:space="0" w:color="auto"/>
              <w:right w:val="single" w:sz="4" w:space="0" w:color="auto"/>
            </w:tcBorders>
            <w:vAlign w:val="center"/>
          </w:tcPr>
          <w:p w14:paraId="5CE8C6C4"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ORDER_TYPE</w:t>
            </w:r>
          </w:p>
        </w:tc>
        <w:tc>
          <w:tcPr>
            <w:tcW w:w="1710" w:type="dxa"/>
            <w:tcBorders>
              <w:top w:val="single" w:sz="4" w:space="0" w:color="auto"/>
              <w:left w:val="single" w:sz="4" w:space="0" w:color="auto"/>
              <w:bottom w:val="single" w:sz="4" w:space="0" w:color="auto"/>
              <w:right w:val="single" w:sz="4" w:space="0" w:color="auto"/>
            </w:tcBorders>
            <w:vAlign w:val="center"/>
          </w:tcPr>
          <w:p w14:paraId="691E361A" w14:textId="1A6BCFE9" w:rsidR="008B5BB7" w:rsidRPr="00D30FA1"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470E68AC"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0ED2778A"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 Type (Offshore/Onshore)</w:t>
            </w:r>
          </w:p>
        </w:tc>
      </w:tr>
      <w:tr w:rsidR="008B5BB7" w:rsidRPr="00D30FA1" w14:paraId="03BBC774" w14:textId="77777777" w:rsidTr="00561C7C">
        <w:tc>
          <w:tcPr>
            <w:tcW w:w="2700" w:type="dxa"/>
            <w:tcBorders>
              <w:top w:val="single" w:sz="4" w:space="0" w:color="auto"/>
              <w:left w:val="single" w:sz="4" w:space="0" w:color="auto"/>
              <w:bottom w:val="single" w:sz="4" w:space="0" w:color="auto"/>
              <w:right w:val="single" w:sz="4" w:space="0" w:color="auto"/>
            </w:tcBorders>
            <w:vAlign w:val="center"/>
          </w:tcPr>
          <w:p w14:paraId="36D0B4D9"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SALES_ORDER</w:t>
            </w:r>
          </w:p>
        </w:tc>
        <w:tc>
          <w:tcPr>
            <w:tcW w:w="1710" w:type="dxa"/>
            <w:tcBorders>
              <w:top w:val="single" w:sz="4" w:space="0" w:color="auto"/>
              <w:left w:val="single" w:sz="4" w:space="0" w:color="auto"/>
              <w:bottom w:val="single" w:sz="4" w:space="0" w:color="auto"/>
              <w:right w:val="single" w:sz="4" w:space="0" w:color="auto"/>
            </w:tcBorders>
            <w:vAlign w:val="center"/>
          </w:tcPr>
          <w:p w14:paraId="7FB6B661" w14:textId="3513D731" w:rsidR="008B5BB7" w:rsidRPr="00D30FA1"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1F7FA75E"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7F448C00"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 Order Number</w:t>
            </w:r>
          </w:p>
        </w:tc>
      </w:tr>
      <w:tr w:rsidR="008B5BB7" w:rsidRPr="00D30FA1" w14:paraId="5DF32AAB" w14:textId="77777777" w:rsidTr="00561C7C">
        <w:tc>
          <w:tcPr>
            <w:tcW w:w="2700" w:type="dxa"/>
            <w:tcBorders>
              <w:top w:val="single" w:sz="4" w:space="0" w:color="auto"/>
              <w:left w:val="single" w:sz="4" w:space="0" w:color="auto"/>
              <w:bottom w:val="single" w:sz="4" w:space="0" w:color="auto"/>
              <w:right w:val="single" w:sz="4" w:space="0" w:color="auto"/>
            </w:tcBorders>
            <w:vAlign w:val="center"/>
          </w:tcPr>
          <w:p w14:paraId="55DF4C89"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ORDER_CREATION_DATE</w:t>
            </w:r>
          </w:p>
        </w:tc>
        <w:tc>
          <w:tcPr>
            <w:tcW w:w="1710" w:type="dxa"/>
            <w:tcBorders>
              <w:top w:val="single" w:sz="4" w:space="0" w:color="auto"/>
              <w:left w:val="single" w:sz="4" w:space="0" w:color="auto"/>
              <w:bottom w:val="single" w:sz="4" w:space="0" w:color="auto"/>
              <w:right w:val="single" w:sz="4" w:space="0" w:color="auto"/>
            </w:tcBorders>
            <w:vAlign w:val="center"/>
          </w:tcPr>
          <w:p w14:paraId="728801BA"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6B7343B"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1D5B986C"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 Order Creation Date</w:t>
            </w:r>
          </w:p>
        </w:tc>
      </w:tr>
      <w:tr w:rsidR="008B5BB7" w:rsidRPr="00D30FA1" w14:paraId="79D30291" w14:textId="77777777" w:rsidTr="00561C7C">
        <w:tc>
          <w:tcPr>
            <w:tcW w:w="2700" w:type="dxa"/>
            <w:tcBorders>
              <w:top w:val="single" w:sz="4" w:space="0" w:color="auto"/>
              <w:left w:val="single" w:sz="4" w:space="0" w:color="auto"/>
              <w:bottom w:val="single" w:sz="4" w:space="0" w:color="auto"/>
              <w:right w:val="single" w:sz="4" w:space="0" w:color="auto"/>
            </w:tcBorders>
            <w:vAlign w:val="center"/>
          </w:tcPr>
          <w:p w14:paraId="54B8CE3E"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ORDER_STATUS</w:t>
            </w:r>
          </w:p>
        </w:tc>
        <w:tc>
          <w:tcPr>
            <w:tcW w:w="1710" w:type="dxa"/>
            <w:tcBorders>
              <w:top w:val="single" w:sz="4" w:space="0" w:color="auto"/>
              <w:left w:val="single" w:sz="4" w:space="0" w:color="auto"/>
              <w:bottom w:val="single" w:sz="4" w:space="0" w:color="auto"/>
              <w:right w:val="single" w:sz="4" w:space="0" w:color="auto"/>
            </w:tcBorders>
            <w:vAlign w:val="center"/>
          </w:tcPr>
          <w:p w14:paraId="50CCFE7C" w14:textId="55333975" w:rsidR="008B5BB7" w:rsidRPr="00D30FA1"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34BAC58"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691F88E1"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Status of the Order</w:t>
            </w:r>
          </w:p>
        </w:tc>
      </w:tr>
      <w:tr w:rsidR="008B5BB7" w:rsidRPr="00D30FA1" w14:paraId="4215B033"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F1664EB"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DMO_ISC_ORDER</w:t>
            </w:r>
          </w:p>
        </w:tc>
        <w:tc>
          <w:tcPr>
            <w:tcW w:w="1710" w:type="dxa"/>
            <w:tcBorders>
              <w:top w:val="single" w:sz="4" w:space="0" w:color="auto"/>
              <w:left w:val="single" w:sz="4" w:space="0" w:color="auto"/>
              <w:bottom w:val="single" w:sz="4" w:space="0" w:color="auto"/>
              <w:right w:val="single" w:sz="4" w:space="0" w:color="auto"/>
            </w:tcBorders>
            <w:vAlign w:val="center"/>
          </w:tcPr>
          <w:p w14:paraId="092A691C" w14:textId="2930225C" w:rsidR="008B5BB7" w:rsidRPr="00D30FA1"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3B0F1391"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4C6E6496"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 ISC Order Number</w:t>
            </w:r>
          </w:p>
        </w:tc>
      </w:tr>
      <w:tr w:rsidR="008B5BB7" w:rsidRPr="00D30FA1" w14:paraId="23BEA8E0"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51568F8"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SALES_ORDER_LINE</w:t>
            </w:r>
          </w:p>
        </w:tc>
        <w:tc>
          <w:tcPr>
            <w:tcW w:w="1710" w:type="dxa"/>
            <w:tcBorders>
              <w:top w:val="single" w:sz="4" w:space="0" w:color="auto"/>
              <w:left w:val="single" w:sz="4" w:space="0" w:color="auto"/>
              <w:bottom w:val="single" w:sz="4" w:space="0" w:color="auto"/>
              <w:right w:val="single" w:sz="4" w:space="0" w:color="auto"/>
            </w:tcBorders>
            <w:vAlign w:val="center"/>
          </w:tcPr>
          <w:p w14:paraId="3168E722" w14:textId="36A2E9A1"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2077D28E"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2FD544D7"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 Line Number</w:t>
            </w:r>
          </w:p>
        </w:tc>
      </w:tr>
      <w:tr w:rsidR="008B5BB7" w:rsidRPr="00D30FA1" w14:paraId="4FD58658"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646158C3"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LINE_STATUS</w:t>
            </w:r>
          </w:p>
        </w:tc>
        <w:tc>
          <w:tcPr>
            <w:tcW w:w="1710" w:type="dxa"/>
            <w:tcBorders>
              <w:top w:val="single" w:sz="4" w:space="0" w:color="auto"/>
              <w:left w:val="single" w:sz="4" w:space="0" w:color="auto"/>
              <w:bottom w:val="single" w:sz="4" w:space="0" w:color="auto"/>
              <w:right w:val="single" w:sz="4" w:space="0" w:color="auto"/>
            </w:tcBorders>
            <w:vAlign w:val="center"/>
          </w:tcPr>
          <w:p w14:paraId="0597244F" w14:textId="22E9A6E6"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12589AA8"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6C31DC18"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 Line Status</w:t>
            </w:r>
          </w:p>
        </w:tc>
      </w:tr>
      <w:tr w:rsidR="008B5BB7" w:rsidRPr="00D30FA1" w14:paraId="44E5F973"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D8FC119"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PART_NUMBER</w:t>
            </w:r>
          </w:p>
        </w:tc>
        <w:tc>
          <w:tcPr>
            <w:tcW w:w="1710" w:type="dxa"/>
            <w:tcBorders>
              <w:top w:val="single" w:sz="4" w:space="0" w:color="auto"/>
              <w:left w:val="single" w:sz="4" w:space="0" w:color="auto"/>
              <w:bottom w:val="single" w:sz="4" w:space="0" w:color="auto"/>
              <w:right w:val="single" w:sz="4" w:space="0" w:color="auto"/>
            </w:tcBorders>
            <w:vAlign w:val="center"/>
          </w:tcPr>
          <w:p w14:paraId="1EEFC1D6" w14:textId="78B47E1F"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EEBFBD7"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6E2963C9"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Part Number</w:t>
            </w:r>
          </w:p>
        </w:tc>
      </w:tr>
      <w:tr w:rsidR="008B5BB7" w:rsidRPr="00D30FA1" w14:paraId="1FAADF12"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59F8C1D"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RETURN_FLAG</w:t>
            </w:r>
          </w:p>
        </w:tc>
        <w:tc>
          <w:tcPr>
            <w:tcW w:w="1710" w:type="dxa"/>
            <w:tcBorders>
              <w:top w:val="single" w:sz="4" w:space="0" w:color="auto"/>
              <w:left w:val="single" w:sz="4" w:space="0" w:color="auto"/>
              <w:bottom w:val="single" w:sz="4" w:space="0" w:color="auto"/>
              <w:right w:val="single" w:sz="4" w:space="0" w:color="auto"/>
            </w:tcBorders>
            <w:vAlign w:val="center"/>
          </w:tcPr>
          <w:p w14:paraId="14CF1E7D" w14:textId="3F5770C9"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8D14EBD" w14:textId="77777777" w:rsidR="008B5BB7" w:rsidRPr="00844BC9"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40C6A4BE"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Return Flag</w:t>
            </w:r>
          </w:p>
        </w:tc>
      </w:tr>
      <w:tr w:rsidR="008B5BB7" w:rsidRPr="00D30FA1" w14:paraId="3C0F3739"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93C8B67"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c>
          <w:tcPr>
            <w:tcW w:w="1710" w:type="dxa"/>
            <w:tcBorders>
              <w:top w:val="single" w:sz="4" w:space="0" w:color="auto"/>
              <w:left w:val="single" w:sz="4" w:space="0" w:color="auto"/>
              <w:bottom w:val="single" w:sz="4" w:space="0" w:color="auto"/>
              <w:right w:val="single" w:sz="4" w:space="0" w:color="auto"/>
            </w:tcBorders>
            <w:vAlign w:val="center"/>
          </w:tcPr>
          <w:p w14:paraId="22BCF4C4" w14:textId="188E9CDF"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4606D0E7"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0E89159F"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r>
      <w:tr w:rsidR="008B5BB7" w:rsidRPr="00D30FA1" w14:paraId="7F4B46D6"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EC663F8"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SALES_PRICE</w:t>
            </w:r>
          </w:p>
        </w:tc>
        <w:tc>
          <w:tcPr>
            <w:tcW w:w="1710" w:type="dxa"/>
            <w:tcBorders>
              <w:top w:val="single" w:sz="4" w:space="0" w:color="auto"/>
              <w:left w:val="single" w:sz="4" w:space="0" w:color="auto"/>
              <w:bottom w:val="single" w:sz="4" w:space="0" w:color="auto"/>
              <w:right w:val="single" w:sz="4" w:space="0" w:color="auto"/>
            </w:tcBorders>
            <w:vAlign w:val="center"/>
          </w:tcPr>
          <w:p w14:paraId="0BF5E7E8" w14:textId="3224E649"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73CE5558"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4DACF54C"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 Price</w:t>
            </w:r>
          </w:p>
        </w:tc>
      </w:tr>
      <w:tr w:rsidR="008B5BB7" w:rsidRPr="00D30FA1" w14:paraId="50611F65"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05E984F8"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TRANSFER_PRICE</w:t>
            </w:r>
          </w:p>
        </w:tc>
        <w:tc>
          <w:tcPr>
            <w:tcW w:w="1710" w:type="dxa"/>
            <w:tcBorders>
              <w:top w:val="single" w:sz="4" w:space="0" w:color="auto"/>
              <w:left w:val="single" w:sz="4" w:space="0" w:color="auto"/>
              <w:bottom w:val="single" w:sz="4" w:space="0" w:color="auto"/>
              <w:right w:val="single" w:sz="4" w:space="0" w:color="auto"/>
            </w:tcBorders>
            <w:vAlign w:val="center"/>
          </w:tcPr>
          <w:p w14:paraId="6A9ED012" w14:textId="4CA35F1A"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9A1224C"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65AD9CB1"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Transfer Price/Cost</w:t>
            </w:r>
          </w:p>
        </w:tc>
      </w:tr>
      <w:tr w:rsidR="008B5BB7" w14:paraId="1F3FCD4A"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8FE5184"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TAX</w:t>
            </w:r>
          </w:p>
        </w:tc>
        <w:tc>
          <w:tcPr>
            <w:tcW w:w="1710" w:type="dxa"/>
            <w:tcBorders>
              <w:top w:val="single" w:sz="4" w:space="0" w:color="auto"/>
              <w:left w:val="single" w:sz="4" w:space="0" w:color="auto"/>
              <w:bottom w:val="single" w:sz="4" w:space="0" w:color="auto"/>
              <w:right w:val="single" w:sz="4" w:space="0" w:color="auto"/>
            </w:tcBorders>
            <w:vAlign w:val="center"/>
          </w:tcPr>
          <w:p w14:paraId="0F89F70B" w14:textId="32844775"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3AD71C6A"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6969E9EB"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Tax</w:t>
            </w:r>
          </w:p>
        </w:tc>
      </w:tr>
      <w:tr w:rsidR="008B5BB7" w14:paraId="2D2A3613"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6DB35F74"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DMO_ISC_INVOICE</w:t>
            </w:r>
          </w:p>
        </w:tc>
        <w:tc>
          <w:tcPr>
            <w:tcW w:w="1710" w:type="dxa"/>
            <w:tcBorders>
              <w:top w:val="single" w:sz="4" w:space="0" w:color="auto"/>
              <w:left w:val="single" w:sz="4" w:space="0" w:color="auto"/>
              <w:bottom w:val="single" w:sz="4" w:space="0" w:color="auto"/>
              <w:right w:val="single" w:sz="4" w:space="0" w:color="auto"/>
            </w:tcBorders>
            <w:vAlign w:val="center"/>
          </w:tcPr>
          <w:p w14:paraId="1561E199" w14:textId="17B61345"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718792E" w14:textId="77777777" w:rsidR="008B5BB7" w:rsidRPr="00844BC9"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30EDC84E"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 ISC Invoice Number</w:t>
            </w:r>
          </w:p>
        </w:tc>
      </w:tr>
      <w:tr w:rsidR="008B5BB7" w14:paraId="66A10BCC"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769334B"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DMO_ISC_INVOICE_DATE</w:t>
            </w:r>
          </w:p>
        </w:tc>
        <w:tc>
          <w:tcPr>
            <w:tcW w:w="1710" w:type="dxa"/>
            <w:tcBorders>
              <w:top w:val="single" w:sz="4" w:space="0" w:color="auto"/>
              <w:left w:val="single" w:sz="4" w:space="0" w:color="auto"/>
              <w:bottom w:val="single" w:sz="4" w:space="0" w:color="auto"/>
              <w:right w:val="single" w:sz="4" w:space="0" w:color="auto"/>
            </w:tcBorders>
            <w:vAlign w:val="center"/>
          </w:tcPr>
          <w:p w14:paraId="29E1AD86"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51CAA906"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66C31F9F"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 ISC Invoice Date</w:t>
            </w:r>
          </w:p>
        </w:tc>
      </w:tr>
      <w:tr w:rsidR="008B5BB7" w14:paraId="5CB8AA9D"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B4E86AC"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CURRENCY</w:t>
            </w:r>
          </w:p>
        </w:tc>
        <w:tc>
          <w:tcPr>
            <w:tcW w:w="1710" w:type="dxa"/>
            <w:tcBorders>
              <w:top w:val="single" w:sz="4" w:space="0" w:color="auto"/>
              <w:left w:val="single" w:sz="4" w:space="0" w:color="auto"/>
              <w:bottom w:val="single" w:sz="4" w:space="0" w:color="auto"/>
              <w:right w:val="single" w:sz="4" w:space="0" w:color="auto"/>
            </w:tcBorders>
            <w:vAlign w:val="center"/>
          </w:tcPr>
          <w:p w14:paraId="1E914E1A" w14:textId="3F0E07A5"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476DF836"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60D8155E"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Currency Code</w:t>
            </w:r>
          </w:p>
        </w:tc>
      </w:tr>
      <w:tr w:rsidR="008B5BB7" w14:paraId="40475D3B"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3761F5B"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CUSTOMER_INVOICE</w:t>
            </w:r>
          </w:p>
        </w:tc>
        <w:tc>
          <w:tcPr>
            <w:tcW w:w="1710" w:type="dxa"/>
            <w:tcBorders>
              <w:top w:val="single" w:sz="4" w:space="0" w:color="auto"/>
              <w:left w:val="single" w:sz="4" w:space="0" w:color="auto"/>
              <w:bottom w:val="single" w:sz="4" w:space="0" w:color="auto"/>
              <w:right w:val="single" w:sz="4" w:space="0" w:color="auto"/>
            </w:tcBorders>
            <w:vAlign w:val="center"/>
          </w:tcPr>
          <w:p w14:paraId="559DA320" w14:textId="18482D05"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1B87DDE4"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46583072"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Customer Invoice Number</w:t>
            </w:r>
          </w:p>
        </w:tc>
      </w:tr>
      <w:tr w:rsidR="008B5BB7" w14:paraId="65C7D1B4"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0CD075C8"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CUSTOMER_INVOICE_DATE</w:t>
            </w:r>
          </w:p>
        </w:tc>
        <w:tc>
          <w:tcPr>
            <w:tcW w:w="1710" w:type="dxa"/>
            <w:tcBorders>
              <w:top w:val="single" w:sz="4" w:space="0" w:color="auto"/>
              <w:left w:val="single" w:sz="4" w:space="0" w:color="auto"/>
              <w:bottom w:val="single" w:sz="4" w:space="0" w:color="auto"/>
              <w:right w:val="single" w:sz="4" w:space="0" w:color="auto"/>
            </w:tcBorders>
            <w:vAlign w:val="center"/>
          </w:tcPr>
          <w:p w14:paraId="344328DD" w14:textId="23F3D7C2"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0F836A66"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3F9582CD"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Customer Invoice Date</w:t>
            </w:r>
          </w:p>
        </w:tc>
      </w:tr>
      <w:tr w:rsidR="0095355D" w14:paraId="3BEE6266" w14:textId="77777777" w:rsidTr="00561C7C">
        <w:trPr>
          <w:trHeight w:val="70"/>
          <w:ins w:id="4493" w:author="Rakesh Singhi" w:date="2015-02-06T19:07:00Z"/>
        </w:trPr>
        <w:tc>
          <w:tcPr>
            <w:tcW w:w="2700" w:type="dxa"/>
            <w:tcBorders>
              <w:top w:val="single" w:sz="4" w:space="0" w:color="auto"/>
              <w:left w:val="single" w:sz="4" w:space="0" w:color="auto"/>
              <w:bottom w:val="single" w:sz="4" w:space="0" w:color="auto"/>
              <w:right w:val="single" w:sz="4" w:space="0" w:color="auto"/>
            </w:tcBorders>
            <w:vAlign w:val="center"/>
          </w:tcPr>
          <w:p w14:paraId="2057FA82" w14:textId="5ADF2ABC" w:rsidR="0095355D" w:rsidRDefault="0095355D" w:rsidP="001C7876">
            <w:pPr>
              <w:rPr>
                <w:ins w:id="4494" w:author="Rakesh Singhi" w:date="2015-02-06T19:07:00Z"/>
                <w:rFonts w:asciiTheme="minorHAnsi" w:hAnsiTheme="minorHAnsi" w:cstheme="minorHAnsi"/>
                <w:color w:val="000000"/>
                <w:sz w:val="18"/>
                <w:szCs w:val="16"/>
              </w:rPr>
            </w:pPr>
            <w:ins w:id="4495" w:author="Rakesh Singhi" w:date="2015-02-06T19:07:00Z">
              <w:r>
                <w:rPr>
                  <w:rFonts w:asciiTheme="minorHAnsi" w:hAnsiTheme="minorHAnsi" w:cstheme="minorHAnsi"/>
                  <w:color w:val="000000"/>
                  <w:sz w:val="18"/>
                  <w:szCs w:val="16"/>
                </w:rPr>
                <w:t>F</w:t>
              </w:r>
            </w:ins>
            <w:ins w:id="4496" w:author="Rakesh Singhi" w:date="2015-02-06T19:14:00Z">
              <w:r w:rsidR="0019792F">
                <w:rPr>
                  <w:rFonts w:asciiTheme="minorHAnsi" w:hAnsiTheme="minorHAnsi" w:cstheme="minorHAnsi"/>
                  <w:color w:val="000000"/>
                  <w:sz w:val="18"/>
                  <w:szCs w:val="16"/>
                </w:rPr>
                <w:t>ILE_</w:t>
              </w:r>
            </w:ins>
            <w:ins w:id="4497" w:author="Rakesh Singhi" w:date="2015-03-25T12:25:00Z">
              <w:r w:rsidR="0019792F">
                <w:rPr>
                  <w:rFonts w:asciiTheme="minorHAnsi" w:hAnsiTheme="minorHAnsi" w:cstheme="minorHAnsi"/>
                  <w:color w:val="000000"/>
                  <w:sz w:val="18"/>
                  <w:szCs w:val="16"/>
                </w:rPr>
                <w:t>NAME</w:t>
              </w:r>
            </w:ins>
          </w:p>
        </w:tc>
        <w:tc>
          <w:tcPr>
            <w:tcW w:w="1710" w:type="dxa"/>
            <w:tcBorders>
              <w:top w:val="single" w:sz="4" w:space="0" w:color="auto"/>
              <w:left w:val="single" w:sz="4" w:space="0" w:color="auto"/>
              <w:bottom w:val="single" w:sz="4" w:space="0" w:color="auto"/>
              <w:right w:val="single" w:sz="4" w:space="0" w:color="auto"/>
            </w:tcBorders>
            <w:vAlign w:val="center"/>
          </w:tcPr>
          <w:p w14:paraId="6A320DBD" w14:textId="0646977B" w:rsidR="0095355D" w:rsidRDefault="000705D7" w:rsidP="001C7876">
            <w:pPr>
              <w:rPr>
                <w:ins w:id="4498" w:author="Rakesh Singhi" w:date="2015-02-06T19:07:00Z"/>
                <w:rFonts w:asciiTheme="minorHAnsi" w:hAnsiTheme="minorHAnsi" w:cstheme="minorHAnsi"/>
                <w:color w:val="000000"/>
                <w:sz w:val="18"/>
                <w:szCs w:val="16"/>
              </w:rPr>
            </w:pPr>
            <w:ins w:id="4499" w:author="Rakesh Singhi" w:date="2015-02-06T19:14:00Z">
              <w:r>
                <w:rPr>
                  <w:rFonts w:asciiTheme="minorHAnsi" w:hAnsiTheme="minorHAnsi" w:cstheme="minorHAnsi"/>
                  <w:color w:val="000000"/>
                  <w:sz w:val="18"/>
                  <w:szCs w:val="16"/>
                </w:rPr>
                <w:t>NVARCHAR2(500)</w:t>
              </w:r>
            </w:ins>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1D45F490" w14:textId="0DCE1CE5" w:rsidR="0095355D" w:rsidRDefault="000705D7" w:rsidP="001C7876">
            <w:pPr>
              <w:rPr>
                <w:ins w:id="4500" w:author="Rakesh Singhi" w:date="2015-02-06T19:07:00Z"/>
                <w:rFonts w:ascii="Arial" w:hAnsi="Arial" w:cs="Arial"/>
              </w:rPr>
            </w:pPr>
            <w:ins w:id="4501" w:author="Rakesh Singhi" w:date="2015-02-06T19:14: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970" w:type="dxa"/>
            <w:tcBorders>
              <w:top w:val="single" w:sz="4" w:space="0" w:color="auto"/>
              <w:left w:val="single" w:sz="4" w:space="0" w:color="auto"/>
              <w:bottom w:val="single" w:sz="4" w:space="0" w:color="auto"/>
              <w:right w:val="single" w:sz="4" w:space="0" w:color="auto"/>
            </w:tcBorders>
            <w:vAlign w:val="center"/>
          </w:tcPr>
          <w:p w14:paraId="1FC3F72E" w14:textId="37373E4E" w:rsidR="0095355D" w:rsidRDefault="000705D7" w:rsidP="001C7876">
            <w:pPr>
              <w:rPr>
                <w:ins w:id="4502" w:author="Rakesh Singhi" w:date="2015-02-06T19:07:00Z"/>
                <w:rFonts w:asciiTheme="minorHAnsi" w:hAnsiTheme="minorHAnsi" w:cstheme="minorHAnsi"/>
                <w:color w:val="000000"/>
                <w:sz w:val="18"/>
                <w:szCs w:val="16"/>
              </w:rPr>
            </w:pPr>
            <w:ins w:id="4503" w:author="Rakesh Singhi" w:date="2015-02-06T19:14:00Z">
              <w:r>
                <w:rPr>
                  <w:rFonts w:asciiTheme="minorHAnsi" w:hAnsiTheme="minorHAnsi" w:cstheme="minorHAnsi"/>
                  <w:color w:val="000000"/>
                  <w:sz w:val="18"/>
                  <w:szCs w:val="16"/>
                </w:rPr>
                <w:t>ERP</w:t>
              </w:r>
            </w:ins>
          </w:p>
        </w:tc>
      </w:tr>
      <w:tr w:rsidR="000705D7" w14:paraId="024B3A79" w14:textId="77777777" w:rsidTr="00561C7C">
        <w:trPr>
          <w:trHeight w:val="70"/>
          <w:ins w:id="4504" w:author="Rakesh Singhi" w:date="2015-02-06T19:14:00Z"/>
        </w:trPr>
        <w:tc>
          <w:tcPr>
            <w:tcW w:w="2700" w:type="dxa"/>
            <w:tcBorders>
              <w:top w:val="single" w:sz="4" w:space="0" w:color="auto"/>
              <w:left w:val="single" w:sz="4" w:space="0" w:color="auto"/>
              <w:bottom w:val="single" w:sz="4" w:space="0" w:color="auto"/>
              <w:right w:val="single" w:sz="4" w:space="0" w:color="auto"/>
            </w:tcBorders>
            <w:vAlign w:val="center"/>
          </w:tcPr>
          <w:p w14:paraId="7B24E806" w14:textId="1FDBE78C" w:rsidR="000705D7" w:rsidRDefault="005479DE" w:rsidP="001C7876">
            <w:pPr>
              <w:rPr>
                <w:ins w:id="4505" w:author="Rakesh Singhi" w:date="2015-02-06T19:14:00Z"/>
                <w:rFonts w:asciiTheme="minorHAnsi" w:hAnsiTheme="minorHAnsi" w:cstheme="minorHAnsi"/>
                <w:color w:val="000000"/>
                <w:sz w:val="18"/>
                <w:szCs w:val="16"/>
              </w:rPr>
            </w:pPr>
            <w:ins w:id="4506" w:author="Rakesh Singhi" w:date="2015-02-06T19:14:00Z">
              <w:r>
                <w:rPr>
                  <w:rFonts w:asciiTheme="minorHAnsi" w:hAnsiTheme="minorHAnsi" w:cstheme="minorHAnsi"/>
                  <w:color w:val="000000"/>
                  <w:sz w:val="18"/>
                  <w:szCs w:val="16"/>
                </w:rPr>
                <w:t>FILE_SEQ</w:t>
              </w:r>
            </w:ins>
          </w:p>
        </w:tc>
        <w:tc>
          <w:tcPr>
            <w:tcW w:w="1710" w:type="dxa"/>
            <w:tcBorders>
              <w:top w:val="single" w:sz="4" w:space="0" w:color="auto"/>
              <w:left w:val="single" w:sz="4" w:space="0" w:color="auto"/>
              <w:bottom w:val="single" w:sz="4" w:space="0" w:color="auto"/>
              <w:right w:val="single" w:sz="4" w:space="0" w:color="auto"/>
            </w:tcBorders>
            <w:vAlign w:val="center"/>
          </w:tcPr>
          <w:p w14:paraId="51E63457" w14:textId="67E85E4C" w:rsidR="000705D7" w:rsidRDefault="005479DE" w:rsidP="001C7876">
            <w:pPr>
              <w:rPr>
                <w:ins w:id="4507" w:author="Rakesh Singhi" w:date="2015-02-06T19:14:00Z"/>
                <w:rFonts w:asciiTheme="minorHAnsi" w:hAnsiTheme="minorHAnsi" w:cstheme="minorHAnsi"/>
                <w:color w:val="000000"/>
                <w:sz w:val="18"/>
                <w:szCs w:val="16"/>
              </w:rPr>
            </w:pPr>
            <w:ins w:id="4508" w:author="Rakesh Singhi" w:date="2015-03-25T13:08:00Z">
              <w:r>
                <w:rPr>
                  <w:rFonts w:asciiTheme="minorHAnsi" w:hAnsiTheme="minorHAnsi" w:cstheme="minorHAnsi"/>
                  <w:color w:val="000000"/>
                  <w:sz w:val="18"/>
                  <w:szCs w:val="16"/>
                </w:rPr>
                <w:t>CHAR(6)</w:t>
              </w:r>
            </w:ins>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0772BD1C" w14:textId="24E47CCE" w:rsidR="000705D7" w:rsidRDefault="000705D7" w:rsidP="001C7876">
            <w:pPr>
              <w:rPr>
                <w:ins w:id="4509" w:author="Rakesh Singhi" w:date="2015-02-06T19:14:00Z"/>
                <w:rFonts w:ascii="Arial" w:hAnsi="Arial" w:cs="Arial"/>
              </w:rPr>
            </w:pPr>
            <w:ins w:id="4510" w:author="Rakesh Singhi" w:date="2015-02-06T19:14: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970" w:type="dxa"/>
            <w:tcBorders>
              <w:top w:val="single" w:sz="4" w:space="0" w:color="auto"/>
              <w:left w:val="single" w:sz="4" w:space="0" w:color="auto"/>
              <w:bottom w:val="single" w:sz="4" w:space="0" w:color="auto"/>
              <w:right w:val="single" w:sz="4" w:space="0" w:color="auto"/>
            </w:tcBorders>
            <w:vAlign w:val="center"/>
          </w:tcPr>
          <w:p w14:paraId="57CD83EF" w14:textId="6C94B144" w:rsidR="000705D7" w:rsidRDefault="000705D7" w:rsidP="001C7876">
            <w:pPr>
              <w:rPr>
                <w:ins w:id="4511" w:author="Rakesh Singhi" w:date="2015-02-06T19:14:00Z"/>
                <w:rFonts w:asciiTheme="minorHAnsi" w:hAnsiTheme="minorHAnsi" w:cstheme="minorHAnsi"/>
                <w:color w:val="000000"/>
                <w:sz w:val="18"/>
                <w:szCs w:val="16"/>
              </w:rPr>
            </w:pPr>
            <w:ins w:id="4512" w:author="Rakesh Singhi" w:date="2015-02-06T19:14:00Z">
              <w:r>
                <w:rPr>
                  <w:rFonts w:asciiTheme="minorHAnsi" w:hAnsiTheme="minorHAnsi" w:cstheme="minorHAnsi"/>
                  <w:color w:val="000000"/>
                  <w:sz w:val="18"/>
                  <w:szCs w:val="16"/>
                </w:rPr>
                <w:t xml:space="preserve">File Sequence Number Generated at </w:t>
              </w:r>
              <w:r>
                <w:rPr>
                  <w:rFonts w:asciiTheme="minorHAnsi" w:hAnsiTheme="minorHAnsi" w:cstheme="minorHAnsi"/>
                  <w:color w:val="000000"/>
                  <w:sz w:val="18"/>
                  <w:szCs w:val="16"/>
                </w:rPr>
                <w:lastRenderedPageBreak/>
                <w:t>ERP side</w:t>
              </w:r>
            </w:ins>
          </w:p>
        </w:tc>
      </w:tr>
      <w:tr w:rsidR="008B5BB7" w14:paraId="5C81AC68" w14:textId="77777777" w:rsidTr="00561C7C">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DC4E16C"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lastRenderedPageBreak/>
              <w:t>LOAD_DATE</w:t>
            </w:r>
          </w:p>
        </w:tc>
        <w:tc>
          <w:tcPr>
            <w:tcW w:w="1710" w:type="dxa"/>
            <w:tcBorders>
              <w:top w:val="single" w:sz="4" w:space="0" w:color="auto"/>
              <w:left w:val="single" w:sz="4" w:space="0" w:color="auto"/>
              <w:bottom w:val="single" w:sz="4" w:space="0" w:color="auto"/>
              <w:right w:val="single" w:sz="4" w:space="0" w:color="auto"/>
            </w:tcBorders>
            <w:vAlign w:val="center"/>
          </w:tcPr>
          <w:p w14:paraId="4508CFD0"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7E1947C2"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2AE2DE94"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Date when the record is loaded from the file to Stage table</w:t>
            </w:r>
          </w:p>
        </w:tc>
      </w:tr>
      <w:tr w:rsidR="005479DE" w14:paraId="15B4EB5C" w14:textId="77777777" w:rsidTr="00561C7C">
        <w:trPr>
          <w:trHeight w:val="70"/>
          <w:ins w:id="4513" w:author="Rakesh Singhi" w:date="2015-03-25T13:08:00Z"/>
        </w:trPr>
        <w:tc>
          <w:tcPr>
            <w:tcW w:w="2700" w:type="dxa"/>
            <w:tcBorders>
              <w:top w:val="single" w:sz="4" w:space="0" w:color="auto"/>
              <w:left w:val="single" w:sz="4" w:space="0" w:color="auto"/>
              <w:bottom w:val="single" w:sz="4" w:space="0" w:color="auto"/>
              <w:right w:val="single" w:sz="4" w:space="0" w:color="auto"/>
            </w:tcBorders>
            <w:vAlign w:val="center"/>
          </w:tcPr>
          <w:p w14:paraId="13F63302" w14:textId="58B5F167" w:rsidR="005479DE" w:rsidRDefault="005479DE" w:rsidP="001C7876">
            <w:pPr>
              <w:rPr>
                <w:ins w:id="4514" w:author="Rakesh Singhi" w:date="2015-03-25T13:08:00Z"/>
                <w:rFonts w:asciiTheme="minorHAnsi" w:hAnsiTheme="minorHAnsi" w:cstheme="minorHAnsi"/>
                <w:color w:val="000000"/>
                <w:sz w:val="18"/>
                <w:szCs w:val="16"/>
              </w:rPr>
            </w:pPr>
            <w:ins w:id="4515" w:author="Rakesh Singhi" w:date="2015-03-25T13:08:00Z">
              <w:r>
                <w:rPr>
                  <w:rFonts w:asciiTheme="minorHAnsi" w:hAnsiTheme="minorHAnsi" w:cstheme="minorHAnsi"/>
                  <w:color w:val="000000"/>
                  <w:sz w:val="18"/>
                  <w:szCs w:val="16"/>
                </w:rPr>
                <w:t>REJECT_REASON</w:t>
              </w:r>
            </w:ins>
          </w:p>
        </w:tc>
        <w:tc>
          <w:tcPr>
            <w:tcW w:w="1710" w:type="dxa"/>
            <w:tcBorders>
              <w:top w:val="single" w:sz="4" w:space="0" w:color="auto"/>
              <w:left w:val="single" w:sz="4" w:space="0" w:color="auto"/>
              <w:bottom w:val="single" w:sz="4" w:space="0" w:color="auto"/>
              <w:right w:val="single" w:sz="4" w:space="0" w:color="auto"/>
            </w:tcBorders>
            <w:vAlign w:val="center"/>
          </w:tcPr>
          <w:p w14:paraId="670F85A0" w14:textId="56FAD31C" w:rsidR="005479DE" w:rsidRDefault="005479DE" w:rsidP="001C7876">
            <w:pPr>
              <w:rPr>
                <w:ins w:id="4516" w:author="Rakesh Singhi" w:date="2015-03-25T13:08:00Z"/>
                <w:rFonts w:asciiTheme="minorHAnsi" w:hAnsiTheme="minorHAnsi" w:cstheme="minorHAnsi"/>
                <w:color w:val="000000"/>
                <w:sz w:val="18"/>
                <w:szCs w:val="16"/>
              </w:rPr>
            </w:pPr>
            <w:ins w:id="4517" w:author="Rakesh Singhi" w:date="2015-03-25T13:08:00Z">
              <w:r>
                <w:rPr>
                  <w:rFonts w:asciiTheme="minorHAnsi" w:hAnsiTheme="minorHAnsi" w:cstheme="minorHAnsi"/>
                  <w:color w:val="000000"/>
                  <w:sz w:val="18"/>
                  <w:szCs w:val="16"/>
                </w:rPr>
                <w:t>VARCHAR2</w:t>
              </w:r>
            </w:ins>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59864A47" w14:textId="2657D273" w:rsidR="005479DE" w:rsidRDefault="005479DE" w:rsidP="001C7876">
            <w:pPr>
              <w:rPr>
                <w:ins w:id="4518" w:author="Rakesh Singhi" w:date="2015-03-25T13:08:00Z"/>
                <w:rFonts w:ascii="Arial" w:hAnsi="Arial" w:cs="Arial"/>
              </w:rPr>
            </w:pPr>
            <w:ins w:id="4519" w:author="Rakesh Singhi" w:date="2015-03-25T13:0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970" w:type="dxa"/>
            <w:tcBorders>
              <w:top w:val="single" w:sz="4" w:space="0" w:color="auto"/>
              <w:left w:val="single" w:sz="4" w:space="0" w:color="auto"/>
              <w:bottom w:val="single" w:sz="4" w:space="0" w:color="auto"/>
              <w:right w:val="single" w:sz="4" w:space="0" w:color="auto"/>
            </w:tcBorders>
            <w:vAlign w:val="center"/>
          </w:tcPr>
          <w:p w14:paraId="0FDC6900" w14:textId="123152F5" w:rsidR="005479DE" w:rsidRDefault="005479DE" w:rsidP="001C7876">
            <w:pPr>
              <w:rPr>
                <w:ins w:id="4520" w:author="Rakesh Singhi" w:date="2015-03-25T13:08:00Z"/>
                <w:rFonts w:asciiTheme="minorHAnsi" w:hAnsiTheme="minorHAnsi" w:cstheme="minorHAnsi"/>
                <w:color w:val="000000"/>
                <w:sz w:val="18"/>
                <w:szCs w:val="16"/>
              </w:rPr>
            </w:pPr>
            <w:ins w:id="4521" w:author="Rakesh Singhi" w:date="2015-03-25T13:09:00Z">
              <w:r>
                <w:rPr>
                  <w:rFonts w:asciiTheme="minorHAnsi" w:hAnsiTheme="minorHAnsi" w:cstheme="minorHAnsi"/>
                  <w:color w:val="000000"/>
                  <w:sz w:val="18"/>
                  <w:szCs w:val="16"/>
                </w:rPr>
                <w:t>Column contains all the data format violations and errors if any</w:t>
              </w:r>
            </w:ins>
          </w:p>
        </w:tc>
      </w:tr>
    </w:tbl>
    <w:p w14:paraId="75BFE70C" w14:textId="77777777" w:rsidR="008B5BB7" w:rsidRPr="00B2249F" w:rsidRDefault="008B5BB7" w:rsidP="008B5BB7"/>
    <w:p w14:paraId="5E0FAC52" w14:textId="77777777" w:rsidR="00715170" w:rsidRDefault="00715170" w:rsidP="00715170">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2070"/>
        <w:gridCol w:w="3780"/>
      </w:tblGrid>
      <w:tr w:rsidR="00F1543E" w:rsidRPr="00D30FA1" w14:paraId="19123A31" w14:textId="77777777" w:rsidTr="000E4BBD">
        <w:tc>
          <w:tcPr>
            <w:tcW w:w="2340" w:type="dxa"/>
            <w:tcBorders>
              <w:top w:val="single" w:sz="4" w:space="0" w:color="auto"/>
              <w:left w:val="single" w:sz="4" w:space="0" w:color="auto"/>
              <w:bottom w:val="single" w:sz="4" w:space="0" w:color="auto"/>
              <w:right w:val="single" w:sz="4" w:space="0" w:color="auto"/>
            </w:tcBorders>
            <w:shd w:val="clear" w:color="auto" w:fill="F4B8AE"/>
          </w:tcPr>
          <w:p w14:paraId="1A52B476" w14:textId="003E6F02" w:rsidR="00F1543E" w:rsidRPr="00B234C2" w:rsidRDefault="00221D80" w:rsidP="0080014C">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F1543E" w:rsidRPr="00A82CD1">
              <w:rPr>
                <w:rFonts w:asciiTheme="minorHAnsi" w:hAnsiTheme="minorHAnsi" w:cstheme="minorHAnsi"/>
                <w:color w:val="000000"/>
                <w:sz w:val="18"/>
                <w:szCs w:val="16"/>
              </w:rPr>
              <w:t>SELL_IN_ERP_STG</w:t>
            </w:r>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71E1D134" w14:textId="77777777" w:rsidR="00F1543E" w:rsidRPr="00B234C2" w:rsidRDefault="00F1543E" w:rsidP="0080014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Table</w:t>
            </w:r>
          </w:p>
        </w:tc>
        <w:tc>
          <w:tcPr>
            <w:tcW w:w="3780" w:type="dxa"/>
            <w:tcBorders>
              <w:top w:val="single" w:sz="4" w:space="0" w:color="auto"/>
              <w:left w:val="single" w:sz="4" w:space="0" w:color="auto"/>
              <w:bottom w:val="single" w:sz="4" w:space="0" w:color="auto"/>
              <w:right w:val="single" w:sz="4" w:space="0" w:color="auto"/>
            </w:tcBorders>
            <w:shd w:val="clear" w:color="auto" w:fill="F4B8AE"/>
          </w:tcPr>
          <w:p w14:paraId="7F23BCE3" w14:textId="77777777" w:rsidR="00F1543E" w:rsidRPr="00B234C2" w:rsidRDefault="00F1543E" w:rsidP="0080014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Column Name</w:t>
            </w:r>
          </w:p>
        </w:tc>
      </w:tr>
      <w:tr w:rsidR="0031143B" w:rsidRPr="00D30FA1" w:rsidDel="005479DE" w14:paraId="3611AF5B" w14:textId="64B8E492" w:rsidTr="000E4BBD">
        <w:trPr>
          <w:del w:id="4522" w:author="Rakesh Singhi" w:date="2015-03-25T13:10:00Z"/>
        </w:trPr>
        <w:tc>
          <w:tcPr>
            <w:tcW w:w="2340" w:type="dxa"/>
            <w:tcBorders>
              <w:top w:val="single" w:sz="4" w:space="0" w:color="auto"/>
              <w:left w:val="single" w:sz="4" w:space="0" w:color="auto"/>
              <w:bottom w:val="single" w:sz="4" w:space="0" w:color="auto"/>
              <w:right w:val="single" w:sz="4" w:space="0" w:color="auto"/>
            </w:tcBorders>
            <w:vAlign w:val="center"/>
          </w:tcPr>
          <w:p w14:paraId="511F7A88" w14:textId="32965E68" w:rsidR="0031143B" w:rsidDel="005479DE" w:rsidRDefault="0031143B" w:rsidP="0029795D">
            <w:pPr>
              <w:rPr>
                <w:del w:id="4523" w:author="Rakesh Singhi" w:date="2015-03-25T13:10:00Z"/>
                <w:rFonts w:asciiTheme="minorHAnsi" w:hAnsiTheme="minorHAnsi" w:cstheme="minorHAnsi"/>
                <w:color w:val="000000"/>
                <w:sz w:val="18"/>
                <w:szCs w:val="16"/>
              </w:rPr>
            </w:pPr>
            <w:del w:id="4524" w:author="Rakesh Singhi" w:date="2015-03-25T13:10:00Z">
              <w:r w:rsidDel="005479DE">
                <w:rPr>
                  <w:rFonts w:asciiTheme="minorHAnsi" w:hAnsiTheme="minorHAnsi" w:cstheme="minorHAnsi"/>
                  <w:color w:val="000000"/>
                  <w:sz w:val="18"/>
                  <w:szCs w:val="16"/>
                </w:rPr>
                <w:delText>RECORD_NUMBER</w:delText>
              </w:r>
            </w:del>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FAC8DEC" w14:textId="0AADC355" w:rsidR="0031143B" w:rsidDel="005479DE" w:rsidRDefault="00DF1F32">
            <w:pPr>
              <w:rPr>
                <w:del w:id="4525" w:author="Rakesh Singhi" w:date="2015-03-25T13:10:00Z"/>
                <w:rFonts w:asciiTheme="minorHAnsi" w:hAnsiTheme="minorHAnsi" w:cstheme="minorHAnsi"/>
                <w:color w:val="000000"/>
                <w:sz w:val="18"/>
                <w:szCs w:val="16"/>
              </w:rPr>
            </w:pPr>
            <w:del w:id="4526" w:author="Rakesh Singhi" w:date="2015-03-25T13:10:00Z">
              <w:r w:rsidDel="005479DE">
                <w:rPr>
                  <w:rFonts w:asciiTheme="minorHAnsi" w:hAnsiTheme="minorHAnsi" w:cstheme="minorHAnsi"/>
                  <w:color w:val="000000"/>
                  <w:sz w:val="18"/>
                  <w:szCs w:val="16"/>
                </w:rPr>
                <w:delText>Row num</w:delText>
              </w:r>
            </w:del>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59CD5A65" w14:textId="472B5717" w:rsidR="0031143B" w:rsidRPr="00467C5F" w:rsidDel="005479DE" w:rsidRDefault="0031143B" w:rsidP="0080014C">
            <w:pPr>
              <w:rPr>
                <w:del w:id="4527" w:author="Rakesh Singhi" w:date="2015-03-25T13:10:00Z"/>
                <w:rFonts w:asciiTheme="minorHAnsi" w:hAnsiTheme="minorHAnsi" w:cstheme="minorHAnsi"/>
                <w:color w:val="000000"/>
                <w:sz w:val="18"/>
                <w:szCs w:val="16"/>
              </w:rPr>
            </w:pPr>
          </w:p>
        </w:tc>
      </w:tr>
      <w:tr w:rsidR="00955034" w:rsidRPr="00D30FA1" w14:paraId="4376B498" w14:textId="77777777" w:rsidTr="000E4BBD">
        <w:tc>
          <w:tcPr>
            <w:tcW w:w="2340" w:type="dxa"/>
            <w:tcBorders>
              <w:top w:val="single" w:sz="4" w:space="0" w:color="auto"/>
              <w:left w:val="single" w:sz="4" w:space="0" w:color="auto"/>
              <w:bottom w:val="single" w:sz="4" w:space="0" w:color="auto"/>
              <w:right w:val="single" w:sz="4" w:space="0" w:color="auto"/>
            </w:tcBorders>
          </w:tcPr>
          <w:p w14:paraId="38371789" w14:textId="6314EFF2" w:rsidR="00955034" w:rsidRDefault="00955034" w:rsidP="0080014C">
            <w:pPr>
              <w:rPr>
                <w:rFonts w:asciiTheme="minorHAnsi" w:hAnsiTheme="minorHAnsi" w:cstheme="minorHAnsi"/>
                <w:color w:val="000000"/>
                <w:sz w:val="18"/>
                <w:szCs w:val="16"/>
              </w:rPr>
            </w:pPr>
            <w:del w:id="4528" w:author="Rakesh Singhi" w:date="2015-03-25T13:10:00Z">
              <w:r w:rsidDel="005479DE">
                <w:rPr>
                  <w:rFonts w:asciiTheme="minorHAnsi" w:hAnsiTheme="minorHAnsi" w:cstheme="minorHAnsi"/>
                  <w:color w:val="000000"/>
                  <w:sz w:val="18"/>
                  <w:szCs w:val="16"/>
                </w:rPr>
                <w:delText>FILE_NAME</w:delText>
              </w:r>
            </w:del>
            <w:ins w:id="4529" w:author="Rakesh Singhi" w:date="2015-03-25T13:10:00Z">
              <w:r w:rsidR="005479DE">
                <w:rPr>
                  <w:rFonts w:asciiTheme="minorHAnsi" w:hAnsiTheme="minorHAnsi" w:cstheme="minorHAnsi"/>
                  <w:color w:val="000000"/>
                  <w:sz w:val="18"/>
                  <w:szCs w:val="16"/>
                </w:rPr>
                <w:t>PARTNER_ID</w:t>
              </w:r>
            </w:ins>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48EBD22" w14:textId="3362F579" w:rsidR="00955034" w:rsidRDefault="00955034">
            <w:pPr>
              <w:rPr>
                <w:rFonts w:asciiTheme="minorHAnsi" w:hAnsiTheme="minorHAnsi" w:cstheme="minorHAnsi"/>
                <w:color w:val="000000"/>
                <w:sz w:val="18"/>
                <w:szCs w:val="16"/>
              </w:rPr>
            </w:pPr>
            <w:del w:id="4530" w:author="Rakesh Singhi" w:date="2015-03-25T13:11:00Z">
              <w:r w:rsidDel="005479DE">
                <w:rPr>
                  <w:rFonts w:asciiTheme="minorHAnsi" w:hAnsiTheme="minorHAnsi" w:cstheme="minorHAnsi"/>
                  <w:color w:val="000000"/>
                  <w:sz w:val="18"/>
                  <w:szCs w:val="16"/>
                </w:rPr>
                <w:delText>DMO_SELL_IN_ERP_EXT</w:delText>
              </w:r>
            </w:del>
            <w:ins w:id="4531" w:author="Rakesh Singhi" w:date="2015-03-25T13:11:00Z">
              <w:r w:rsidR="005479DE">
                <w:rPr>
                  <w:rFonts w:asciiTheme="minorHAnsi" w:hAnsiTheme="minorHAnsi" w:cstheme="minorHAnsi"/>
                  <w:color w:val="000000"/>
                  <w:sz w:val="18"/>
                  <w:szCs w:val="16"/>
                </w:rPr>
                <w:t>DMODM.DMO_PARTNER_MASTER_d</w:t>
              </w:r>
            </w:ins>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62FA9D70" w14:textId="62774086" w:rsidR="00955034" w:rsidRPr="00467C5F" w:rsidRDefault="00955034" w:rsidP="0080014C">
            <w:pPr>
              <w:rPr>
                <w:rFonts w:asciiTheme="minorHAnsi" w:hAnsiTheme="minorHAnsi" w:cstheme="minorHAnsi"/>
                <w:color w:val="000000"/>
                <w:sz w:val="18"/>
                <w:szCs w:val="16"/>
              </w:rPr>
            </w:pPr>
            <w:del w:id="4532" w:author="Rakesh Singhi" w:date="2015-03-25T13:11:00Z">
              <w:r w:rsidDel="005479DE">
                <w:rPr>
                  <w:rFonts w:asciiTheme="minorHAnsi" w:hAnsiTheme="minorHAnsi" w:cstheme="minorHAnsi"/>
                  <w:color w:val="000000"/>
                  <w:sz w:val="18"/>
                  <w:szCs w:val="16"/>
                </w:rPr>
                <w:delText>EXT_FILE_NAME</w:delText>
              </w:r>
            </w:del>
            <w:ins w:id="4533" w:author="Rakesh Singhi" w:date="2015-03-25T13:11:00Z">
              <w:r w:rsidR="005479DE">
                <w:rPr>
                  <w:rFonts w:asciiTheme="minorHAnsi" w:hAnsiTheme="minorHAnsi" w:cstheme="minorHAnsi"/>
                  <w:color w:val="000000"/>
                  <w:sz w:val="18"/>
                  <w:szCs w:val="16"/>
                </w:rPr>
                <w:t>PARTNER_ID</w:t>
              </w:r>
            </w:ins>
          </w:p>
        </w:tc>
      </w:tr>
      <w:tr w:rsidR="00955034" w:rsidRPr="00D30FA1" w14:paraId="7FE5C4DC"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5F8107A7" w14:textId="77777777" w:rsidR="00955034" w:rsidRPr="00DD1485"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VAT_ID</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40F8A73" w14:textId="5CA8F721"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133F567D" w14:textId="77777777" w:rsidR="00955034" w:rsidRPr="00467C5F" w:rsidRDefault="00955034" w:rsidP="0080014C">
            <w:pPr>
              <w:rPr>
                <w:rFonts w:asciiTheme="minorHAnsi" w:hAnsiTheme="minorHAnsi" w:cstheme="minorHAnsi"/>
                <w:color w:val="000000"/>
                <w:sz w:val="18"/>
                <w:szCs w:val="16"/>
              </w:rPr>
            </w:pPr>
            <w:del w:id="4534" w:author="Rakesh Singhi" w:date="2015-03-25T13:19: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VAT_ID</w:t>
            </w:r>
          </w:p>
        </w:tc>
      </w:tr>
      <w:tr w:rsidR="00955034" w:rsidRPr="00D30FA1" w14:paraId="6EDFD2E1"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2CBE28C1" w14:textId="77777777" w:rsidR="00955034" w:rsidRPr="00DD1485"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MD_NAME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162E3F45" w14:textId="591D9C08"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073DF4AA" w14:textId="528D6AF9" w:rsidR="00955034" w:rsidRPr="00467C5F" w:rsidRDefault="00955034" w:rsidP="00EE2007">
            <w:pPr>
              <w:rPr>
                <w:rFonts w:asciiTheme="minorHAnsi" w:hAnsiTheme="minorHAnsi" w:cstheme="minorHAnsi"/>
                <w:color w:val="000000"/>
                <w:sz w:val="18"/>
                <w:szCs w:val="16"/>
              </w:rPr>
            </w:pPr>
            <w:del w:id="4535" w:author="Rakesh Singhi" w:date="2015-03-25T13:19: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MD_NAME</w:t>
            </w:r>
          </w:p>
        </w:tc>
      </w:tr>
      <w:tr w:rsidR="00955034" w:rsidRPr="00D30FA1" w14:paraId="298FC6CD"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1BA9F9A0" w14:textId="77777777" w:rsidR="00955034" w:rsidRPr="00D30FA1"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ORDER_TYPE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62DA3A93" w14:textId="5FF7C016"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6906163B" w14:textId="3E6214A0" w:rsidR="00955034" w:rsidRPr="00467C5F" w:rsidRDefault="00955034" w:rsidP="00EE2007">
            <w:pPr>
              <w:rPr>
                <w:rFonts w:asciiTheme="minorHAnsi" w:hAnsiTheme="minorHAnsi" w:cstheme="minorHAnsi"/>
                <w:color w:val="000000"/>
                <w:sz w:val="18"/>
                <w:szCs w:val="16"/>
              </w:rPr>
            </w:pPr>
            <w:del w:id="4536" w:author="Rakesh Singhi" w:date="2015-03-25T13:19: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ORDER_TYPE</w:t>
            </w:r>
          </w:p>
        </w:tc>
      </w:tr>
      <w:tr w:rsidR="00955034" w:rsidRPr="00D30FA1" w14:paraId="1B2FBADD"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0BCA797F" w14:textId="77777777" w:rsidR="00955034" w:rsidRPr="00D30FA1"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SALES_ORDER</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1A3BA80" w14:textId="3E90FC63"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3136B7A3" w14:textId="0521E756" w:rsidR="00955034" w:rsidRPr="00467C5F" w:rsidRDefault="00955034" w:rsidP="00EE2007">
            <w:pPr>
              <w:rPr>
                <w:rFonts w:asciiTheme="minorHAnsi" w:hAnsiTheme="minorHAnsi" w:cstheme="minorHAnsi"/>
                <w:color w:val="000000"/>
                <w:sz w:val="18"/>
                <w:szCs w:val="16"/>
              </w:rPr>
            </w:pPr>
            <w:del w:id="4537" w:author="Rakesh Singhi" w:date="2015-03-25T13:19: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SALES_ORDER</w:t>
            </w:r>
          </w:p>
        </w:tc>
      </w:tr>
      <w:tr w:rsidR="00955034" w:rsidRPr="00D30FA1" w14:paraId="25D49AB5"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1120712D" w14:textId="77777777" w:rsidR="00955034" w:rsidRPr="00D30FA1"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ORDER_CREATION_DATE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4A28A5D" w14:textId="5B2F271F"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0AA2E269" w14:textId="421FCD43" w:rsidR="00955034" w:rsidRPr="00467C5F" w:rsidRDefault="00955034" w:rsidP="00EE2007">
            <w:pPr>
              <w:rPr>
                <w:rFonts w:asciiTheme="minorHAnsi" w:hAnsiTheme="minorHAnsi" w:cstheme="minorHAnsi"/>
                <w:color w:val="000000"/>
                <w:sz w:val="18"/>
                <w:szCs w:val="16"/>
              </w:rPr>
            </w:pPr>
            <w:del w:id="4538" w:author="Rakesh Singhi" w:date="2015-03-25T13:19: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ORDER_CREATION_DATE</w:t>
            </w:r>
          </w:p>
        </w:tc>
      </w:tr>
      <w:tr w:rsidR="00955034" w:rsidRPr="00D30FA1" w14:paraId="58D772A3"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683FCCF2" w14:textId="77777777" w:rsidR="00955034" w:rsidRPr="00D30FA1"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ORDER_STATUS</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2A64CC8" w14:textId="3AFCC334"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70DC91EF" w14:textId="23D57977" w:rsidR="00955034" w:rsidRPr="00467C5F" w:rsidRDefault="00955034" w:rsidP="00EE2007">
            <w:pPr>
              <w:rPr>
                <w:rFonts w:asciiTheme="minorHAnsi" w:hAnsiTheme="minorHAnsi" w:cstheme="minorHAnsi"/>
                <w:color w:val="000000"/>
                <w:sz w:val="18"/>
                <w:szCs w:val="16"/>
              </w:rPr>
            </w:pPr>
            <w:del w:id="4539" w:author="Rakesh Singhi" w:date="2015-03-25T13:19: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ORDER_STATUS</w:t>
            </w:r>
          </w:p>
        </w:tc>
      </w:tr>
      <w:tr w:rsidR="00955034" w:rsidRPr="00D30FA1" w14:paraId="5C237387"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5C55B7F2" w14:textId="77777777" w:rsidR="00955034" w:rsidRPr="00D30FA1"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DMO_ISC_ORDER</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F7EABDC" w14:textId="0DD96DCC"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1993F4CF" w14:textId="14CFDEA6" w:rsidR="00955034" w:rsidRPr="00467C5F" w:rsidRDefault="00955034" w:rsidP="00EE2007">
            <w:pPr>
              <w:rPr>
                <w:rFonts w:asciiTheme="minorHAnsi" w:hAnsiTheme="minorHAnsi" w:cstheme="minorHAnsi"/>
                <w:color w:val="000000"/>
                <w:sz w:val="18"/>
                <w:szCs w:val="16"/>
              </w:rPr>
            </w:pPr>
            <w:del w:id="4540" w:author="Rakesh Singhi" w:date="2015-03-25T13:19:00Z">
              <w:r w:rsidRPr="00467C5F" w:rsidDel="00EE2007">
                <w:rPr>
                  <w:rFonts w:asciiTheme="minorHAnsi" w:hAnsiTheme="minorHAnsi" w:cstheme="minorHAnsi"/>
                  <w:color w:val="000000"/>
                  <w:sz w:val="18"/>
                  <w:szCs w:val="16"/>
                </w:rPr>
                <w:delText>EXT</w:delText>
              </w:r>
            </w:del>
            <w:del w:id="4541" w:author="Rakesh Singhi" w:date="2015-03-25T13:20:00Z">
              <w:r w:rsidRPr="00467C5F" w:rsidDel="00EE2007">
                <w:rPr>
                  <w:rFonts w:asciiTheme="minorHAnsi" w:hAnsiTheme="minorHAnsi" w:cstheme="minorHAnsi"/>
                  <w:color w:val="000000"/>
                  <w:sz w:val="18"/>
                  <w:szCs w:val="16"/>
                </w:rPr>
                <w:delText>_</w:delText>
              </w:r>
            </w:del>
            <w:r w:rsidRPr="00467C5F">
              <w:rPr>
                <w:rFonts w:asciiTheme="minorHAnsi" w:hAnsiTheme="minorHAnsi" w:cstheme="minorHAnsi"/>
                <w:color w:val="000000"/>
                <w:sz w:val="18"/>
                <w:szCs w:val="16"/>
              </w:rPr>
              <w:t>DMO_ISC_ORDER</w:t>
            </w:r>
          </w:p>
        </w:tc>
      </w:tr>
      <w:tr w:rsidR="00955034" w:rsidRPr="00D30FA1" w14:paraId="1D3D2A7B"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5713E313" w14:textId="77777777" w:rsidR="00955034" w:rsidRPr="00DD1485"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SALES_ORDER_LINE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0FB325C" w14:textId="6955DEA8"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2FC7C0D3" w14:textId="0FCA810C" w:rsidR="00955034" w:rsidRPr="00467C5F" w:rsidRDefault="00955034" w:rsidP="00EE2007">
            <w:pPr>
              <w:rPr>
                <w:rFonts w:asciiTheme="minorHAnsi" w:hAnsiTheme="minorHAnsi" w:cstheme="minorHAnsi"/>
                <w:color w:val="000000"/>
                <w:sz w:val="18"/>
                <w:szCs w:val="16"/>
              </w:rPr>
            </w:pPr>
            <w:del w:id="4542"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SALES_ORDER_LINE</w:t>
            </w:r>
          </w:p>
        </w:tc>
      </w:tr>
      <w:tr w:rsidR="00955034" w:rsidRPr="00D30FA1" w14:paraId="684CCD90"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4E9383A1" w14:textId="77777777" w:rsidR="00955034" w:rsidRPr="00DD1485"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LINE_STATUS</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C2D9441" w14:textId="1E4BD209"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4B9D3025" w14:textId="3AA4567D" w:rsidR="00955034" w:rsidRPr="00467C5F" w:rsidRDefault="00955034" w:rsidP="00EE2007">
            <w:pPr>
              <w:rPr>
                <w:rFonts w:asciiTheme="minorHAnsi" w:hAnsiTheme="minorHAnsi" w:cstheme="minorHAnsi"/>
                <w:color w:val="000000"/>
                <w:sz w:val="18"/>
                <w:szCs w:val="16"/>
              </w:rPr>
            </w:pPr>
            <w:del w:id="4543"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LINE_STATUS</w:t>
            </w:r>
          </w:p>
        </w:tc>
      </w:tr>
      <w:tr w:rsidR="00955034" w:rsidRPr="00D30FA1" w14:paraId="1327BF7A"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6576EA26" w14:textId="77777777" w:rsidR="00955034" w:rsidRPr="00DD1485"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PART_NUMBER</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1E018FAB" w14:textId="5DC57889"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3CF1611F" w14:textId="1AA5383D" w:rsidR="00955034" w:rsidRPr="00467C5F" w:rsidRDefault="00955034" w:rsidP="00EE2007">
            <w:pPr>
              <w:rPr>
                <w:rFonts w:asciiTheme="minorHAnsi" w:hAnsiTheme="minorHAnsi" w:cstheme="minorHAnsi"/>
                <w:color w:val="000000"/>
                <w:sz w:val="18"/>
                <w:szCs w:val="16"/>
              </w:rPr>
            </w:pPr>
            <w:del w:id="4544"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PART_NUMBER</w:t>
            </w:r>
          </w:p>
        </w:tc>
      </w:tr>
      <w:tr w:rsidR="00955034" w:rsidRPr="00D30FA1" w14:paraId="6AFEF158"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76E95D4B" w14:textId="77777777" w:rsidR="00955034"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RETURN_FLAG</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1AD0C5D" w14:textId="7BAE14BB"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16C05163" w14:textId="2F12D2E4" w:rsidR="00955034" w:rsidRPr="00467C5F" w:rsidRDefault="00955034" w:rsidP="00EE2007">
            <w:pPr>
              <w:rPr>
                <w:rFonts w:asciiTheme="minorHAnsi" w:hAnsiTheme="minorHAnsi" w:cstheme="minorHAnsi"/>
                <w:color w:val="000000"/>
                <w:sz w:val="18"/>
                <w:szCs w:val="16"/>
              </w:rPr>
            </w:pPr>
            <w:del w:id="4545"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RETURN_FLAG</w:t>
            </w:r>
          </w:p>
        </w:tc>
      </w:tr>
      <w:tr w:rsidR="00955034" w:rsidRPr="00D30FA1" w14:paraId="481696A4"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517DA784" w14:textId="77777777" w:rsidR="00955034"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C90582E" w14:textId="605E3887"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2893C5C3" w14:textId="266CA27B" w:rsidR="00955034" w:rsidRPr="00467C5F" w:rsidRDefault="00955034" w:rsidP="00EE2007">
            <w:pPr>
              <w:rPr>
                <w:rFonts w:asciiTheme="minorHAnsi" w:hAnsiTheme="minorHAnsi" w:cstheme="minorHAnsi"/>
                <w:color w:val="000000"/>
                <w:sz w:val="18"/>
                <w:szCs w:val="16"/>
              </w:rPr>
            </w:pPr>
            <w:del w:id="4546"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QUANTITY</w:t>
            </w:r>
          </w:p>
        </w:tc>
      </w:tr>
      <w:tr w:rsidR="00955034" w:rsidRPr="00D30FA1" w14:paraId="32188F8C"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259DF263" w14:textId="77777777" w:rsidR="00955034"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SALES_PRICE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7688D84" w14:textId="19AB70C8"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4109DAB8" w14:textId="699F5C3C" w:rsidR="00955034" w:rsidRPr="00467C5F" w:rsidRDefault="00955034" w:rsidP="00EE2007">
            <w:pPr>
              <w:rPr>
                <w:rFonts w:asciiTheme="minorHAnsi" w:hAnsiTheme="minorHAnsi" w:cstheme="minorHAnsi"/>
                <w:color w:val="000000"/>
                <w:sz w:val="18"/>
                <w:szCs w:val="16"/>
              </w:rPr>
            </w:pPr>
            <w:del w:id="4547"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SALES_PRICE</w:t>
            </w:r>
          </w:p>
        </w:tc>
      </w:tr>
      <w:tr w:rsidR="00955034" w:rsidRPr="00D30FA1" w14:paraId="48BF33E7"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7347CB5E" w14:textId="77777777" w:rsidR="00955034"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TRANSFER_PRICE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451C95D" w14:textId="6112650C"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70A6C422" w14:textId="22712516" w:rsidR="00955034" w:rsidRPr="00467C5F" w:rsidRDefault="00955034" w:rsidP="00EE2007">
            <w:pPr>
              <w:rPr>
                <w:rFonts w:asciiTheme="minorHAnsi" w:hAnsiTheme="minorHAnsi" w:cstheme="minorHAnsi"/>
                <w:color w:val="000000"/>
                <w:sz w:val="18"/>
                <w:szCs w:val="16"/>
              </w:rPr>
            </w:pPr>
            <w:del w:id="4548"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TRANSFER_PRICE</w:t>
            </w:r>
          </w:p>
        </w:tc>
      </w:tr>
      <w:tr w:rsidR="00955034" w:rsidRPr="00D30FA1" w14:paraId="26F2C8A3"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6A36FFF4" w14:textId="77777777" w:rsidR="00955034" w:rsidRPr="00DD1485"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TAX</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B062814" w14:textId="19BB66A3"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163C6B73" w14:textId="49ADE44E" w:rsidR="00955034" w:rsidRPr="00467C5F" w:rsidRDefault="00955034" w:rsidP="00EE2007">
            <w:pPr>
              <w:rPr>
                <w:rFonts w:asciiTheme="minorHAnsi" w:hAnsiTheme="minorHAnsi" w:cstheme="minorHAnsi"/>
                <w:color w:val="000000"/>
                <w:sz w:val="18"/>
                <w:szCs w:val="16"/>
              </w:rPr>
            </w:pPr>
            <w:del w:id="4549"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TAX</w:t>
            </w:r>
          </w:p>
        </w:tc>
      </w:tr>
      <w:tr w:rsidR="00955034" w:rsidRPr="00D30FA1" w14:paraId="2D0BC017"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4B07CEFC" w14:textId="77777777" w:rsidR="00955034"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DMO_ISC_INVOICE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59C751D" w14:textId="455D368F"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5E458BA9" w14:textId="263A01E4" w:rsidR="00955034" w:rsidRPr="00467C5F" w:rsidRDefault="00955034" w:rsidP="00EE2007">
            <w:pPr>
              <w:rPr>
                <w:rFonts w:asciiTheme="minorHAnsi" w:hAnsiTheme="minorHAnsi" w:cstheme="minorHAnsi"/>
                <w:color w:val="000000"/>
                <w:sz w:val="18"/>
                <w:szCs w:val="16"/>
              </w:rPr>
            </w:pPr>
            <w:del w:id="4550"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DMO_ISC_INVOICE</w:t>
            </w:r>
          </w:p>
        </w:tc>
      </w:tr>
      <w:tr w:rsidR="00955034" w:rsidRPr="00D30FA1" w14:paraId="3B270077"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36D50933" w14:textId="77777777" w:rsidR="00955034"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DMO_ISC_INVOICE_DATE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5CEB103" w14:textId="2402E065"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05697E82" w14:textId="2FA1FCC1" w:rsidR="00955034" w:rsidRPr="00467C5F" w:rsidRDefault="00955034" w:rsidP="00EE2007">
            <w:pPr>
              <w:rPr>
                <w:rFonts w:asciiTheme="minorHAnsi" w:hAnsiTheme="minorHAnsi" w:cstheme="minorHAnsi"/>
                <w:color w:val="000000"/>
                <w:sz w:val="18"/>
                <w:szCs w:val="16"/>
              </w:rPr>
            </w:pPr>
            <w:del w:id="4551"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DMO_ISC_INVOICE_DATE</w:t>
            </w:r>
          </w:p>
        </w:tc>
      </w:tr>
      <w:tr w:rsidR="00955034" w:rsidRPr="00D30FA1" w14:paraId="78BA9695"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6249BAC2" w14:textId="77777777" w:rsidR="00955034"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CURRENCY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18E8309" w14:textId="1D67515E"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1345D2F4" w14:textId="505368DE" w:rsidR="00955034" w:rsidRPr="00467C5F" w:rsidRDefault="00955034" w:rsidP="00EE2007">
            <w:pPr>
              <w:rPr>
                <w:rFonts w:asciiTheme="minorHAnsi" w:hAnsiTheme="minorHAnsi" w:cstheme="minorHAnsi"/>
                <w:color w:val="000000"/>
                <w:sz w:val="18"/>
                <w:szCs w:val="16"/>
              </w:rPr>
            </w:pPr>
            <w:del w:id="4552"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CURRENCY</w:t>
            </w:r>
          </w:p>
        </w:tc>
      </w:tr>
      <w:tr w:rsidR="00955034" w:rsidRPr="00D30FA1" w14:paraId="3DD5E1C7"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292FB7F5" w14:textId="77777777" w:rsidR="00955034"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CUSTOMER_INVOICE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6B10626" w14:textId="1FA9525A"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7045B8F7" w14:textId="15B9BD27" w:rsidR="00955034" w:rsidRPr="00467C5F" w:rsidRDefault="00955034" w:rsidP="00EE2007">
            <w:pPr>
              <w:rPr>
                <w:rFonts w:asciiTheme="minorHAnsi" w:hAnsiTheme="minorHAnsi" w:cstheme="minorHAnsi"/>
                <w:color w:val="000000"/>
                <w:sz w:val="18"/>
                <w:szCs w:val="16"/>
              </w:rPr>
            </w:pPr>
            <w:del w:id="4553"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CUSTOMER_INVOICE</w:t>
            </w:r>
          </w:p>
        </w:tc>
      </w:tr>
      <w:tr w:rsidR="00955034" w:rsidRPr="00D30FA1" w14:paraId="0D17F4CF" w14:textId="77777777" w:rsidTr="000E4BBD">
        <w:tc>
          <w:tcPr>
            <w:tcW w:w="2340" w:type="dxa"/>
            <w:tcBorders>
              <w:top w:val="single" w:sz="4" w:space="0" w:color="auto"/>
              <w:left w:val="single" w:sz="4" w:space="0" w:color="auto"/>
              <w:bottom w:val="single" w:sz="4" w:space="0" w:color="auto"/>
              <w:right w:val="single" w:sz="4" w:space="0" w:color="auto"/>
            </w:tcBorders>
            <w:vAlign w:val="center"/>
          </w:tcPr>
          <w:p w14:paraId="5143677C" w14:textId="77777777" w:rsidR="00955034" w:rsidRDefault="00955034" w:rsidP="0080014C">
            <w:pPr>
              <w:rPr>
                <w:rFonts w:asciiTheme="minorHAnsi" w:hAnsiTheme="minorHAnsi" w:cstheme="minorHAnsi"/>
                <w:color w:val="000000"/>
                <w:sz w:val="18"/>
                <w:szCs w:val="16"/>
              </w:rPr>
            </w:pPr>
            <w:r>
              <w:rPr>
                <w:rFonts w:asciiTheme="minorHAnsi" w:hAnsiTheme="minorHAnsi" w:cstheme="minorHAnsi"/>
                <w:color w:val="000000"/>
                <w:sz w:val="18"/>
                <w:szCs w:val="16"/>
              </w:rPr>
              <w:t>CUSTOMER_INVOICE_DATE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1E5D1DF" w14:textId="3DC8F9F2" w:rsidR="00955034" w:rsidRDefault="00955034">
            <w:r w:rsidRPr="00681ECF">
              <w:rPr>
                <w:rFonts w:asciiTheme="minorHAnsi" w:hAnsiTheme="minorHAnsi" w:cstheme="minorHAnsi"/>
                <w:color w:val="000000"/>
                <w:sz w:val="18"/>
                <w:szCs w:val="16"/>
              </w:rPr>
              <w:t>DMO_SELL_IN_ERP_EXT</w:t>
            </w:r>
          </w:p>
        </w:tc>
        <w:tc>
          <w:tcPr>
            <w:tcW w:w="3780" w:type="dxa"/>
            <w:tcBorders>
              <w:top w:val="single" w:sz="4" w:space="0" w:color="auto"/>
              <w:left w:val="single" w:sz="4" w:space="0" w:color="auto"/>
              <w:bottom w:val="single" w:sz="4" w:space="0" w:color="auto"/>
              <w:right w:val="single" w:sz="4" w:space="0" w:color="auto"/>
            </w:tcBorders>
          </w:tcPr>
          <w:p w14:paraId="08B118FA" w14:textId="27C0B147" w:rsidR="00955034" w:rsidRPr="00467C5F" w:rsidRDefault="00955034" w:rsidP="00EE2007">
            <w:pPr>
              <w:rPr>
                <w:rFonts w:asciiTheme="minorHAnsi" w:hAnsiTheme="minorHAnsi" w:cstheme="minorHAnsi"/>
                <w:color w:val="000000"/>
                <w:sz w:val="18"/>
                <w:szCs w:val="16"/>
              </w:rPr>
            </w:pPr>
            <w:del w:id="4554" w:author="Rakesh Singhi" w:date="2015-03-25T13:20:00Z">
              <w:r w:rsidRPr="00467C5F" w:rsidDel="00EE2007">
                <w:rPr>
                  <w:rFonts w:asciiTheme="minorHAnsi" w:hAnsiTheme="minorHAnsi" w:cstheme="minorHAnsi"/>
                  <w:color w:val="000000"/>
                  <w:sz w:val="18"/>
                  <w:szCs w:val="16"/>
                </w:rPr>
                <w:delText>EXT_</w:delText>
              </w:r>
            </w:del>
            <w:r w:rsidRPr="00467C5F">
              <w:rPr>
                <w:rFonts w:asciiTheme="minorHAnsi" w:hAnsiTheme="minorHAnsi" w:cstheme="minorHAnsi"/>
                <w:color w:val="000000"/>
                <w:sz w:val="18"/>
                <w:szCs w:val="16"/>
              </w:rPr>
              <w:t>CUSTOMER_INVOICE_DATE</w:t>
            </w:r>
          </w:p>
        </w:tc>
      </w:tr>
      <w:tr w:rsidR="005479DE" w:rsidRPr="00D30FA1" w14:paraId="1A5485AA" w14:textId="77777777" w:rsidTr="000E4BBD">
        <w:trPr>
          <w:ins w:id="4555" w:author="Rakesh Singhi" w:date="2015-03-25T13:11:00Z"/>
        </w:trPr>
        <w:tc>
          <w:tcPr>
            <w:tcW w:w="2340" w:type="dxa"/>
            <w:tcBorders>
              <w:top w:val="single" w:sz="4" w:space="0" w:color="auto"/>
              <w:left w:val="single" w:sz="4" w:space="0" w:color="auto"/>
              <w:bottom w:val="single" w:sz="4" w:space="0" w:color="auto"/>
              <w:right w:val="single" w:sz="4" w:space="0" w:color="auto"/>
            </w:tcBorders>
            <w:vAlign w:val="center"/>
          </w:tcPr>
          <w:p w14:paraId="4F110433" w14:textId="3798959D" w:rsidR="005479DE" w:rsidRDefault="005479DE" w:rsidP="0080014C">
            <w:pPr>
              <w:rPr>
                <w:ins w:id="4556" w:author="Rakesh Singhi" w:date="2015-03-25T13:11:00Z"/>
                <w:rFonts w:asciiTheme="minorHAnsi" w:hAnsiTheme="minorHAnsi" w:cstheme="minorHAnsi"/>
                <w:color w:val="000000"/>
                <w:sz w:val="18"/>
                <w:szCs w:val="16"/>
              </w:rPr>
            </w:pPr>
            <w:ins w:id="4557" w:author="Rakesh Singhi" w:date="2015-03-25T13:11:00Z">
              <w:r>
                <w:rPr>
                  <w:rFonts w:asciiTheme="minorHAnsi" w:hAnsiTheme="minorHAnsi" w:cstheme="minorHAnsi"/>
                  <w:color w:val="000000"/>
                  <w:sz w:val="18"/>
                  <w:szCs w:val="16"/>
                </w:rPr>
                <w:t>FILE_NAME</w:t>
              </w:r>
            </w:ins>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ADAF1B1" w14:textId="7826DCAD" w:rsidR="005479DE" w:rsidRPr="00681ECF" w:rsidRDefault="005479DE">
            <w:pPr>
              <w:rPr>
                <w:ins w:id="4558" w:author="Rakesh Singhi" w:date="2015-03-25T13:11:00Z"/>
                <w:rFonts w:asciiTheme="minorHAnsi" w:hAnsiTheme="minorHAnsi" w:cstheme="minorHAnsi"/>
                <w:color w:val="000000"/>
                <w:sz w:val="18"/>
                <w:szCs w:val="16"/>
              </w:rPr>
            </w:pPr>
            <w:ins w:id="4559" w:author="Rakesh Singhi" w:date="2015-03-25T13:11:00Z">
              <w:r w:rsidRPr="00681ECF">
                <w:rPr>
                  <w:rFonts w:asciiTheme="minorHAnsi" w:hAnsiTheme="minorHAnsi" w:cstheme="minorHAnsi"/>
                  <w:color w:val="000000"/>
                  <w:sz w:val="18"/>
                  <w:szCs w:val="16"/>
                </w:rPr>
                <w:t>DMO_SELL_IN_ERP_EXT</w:t>
              </w:r>
            </w:ins>
          </w:p>
        </w:tc>
        <w:tc>
          <w:tcPr>
            <w:tcW w:w="3780" w:type="dxa"/>
            <w:tcBorders>
              <w:top w:val="single" w:sz="4" w:space="0" w:color="auto"/>
              <w:left w:val="single" w:sz="4" w:space="0" w:color="auto"/>
              <w:bottom w:val="single" w:sz="4" w:space="0" w:color="auto"/>
              <w:right w:val="single" w:sz="4" w:space="0" w:color="auto"/>
            </w:tcBorders>
          </w:tcPr>
          <w:p w14:paraId="1C76F2FD" w14:textId="7298EF8B" w:rsidR="005479DE" w:rsidRPr="00467C5F" w:rsidRDefault="00EE2007" w:rsidP="0080014C">
            <w:pPr>
              <w:rPr>
                <w:ins w:id="4560" w:author="Rakesh Singhi" w:date="2015-03-25T13:11:00Z"/>
                <w:rFonts w:asciiTheme="minorHAnsi" w:hAnsiTheme="minorHAnsi" w:cstheme="minorHAnsi"/>
                <w:color w:val="000000"/>
                <w:sz w:val="18"/>
                <w:szCs w:val="16"/>
              </w:rPr>
            </w:pPr>
            <w:ins w:id="4561" w:author="Rakesh Singhi" w:date="2015-03-25T13:20:00Z">
              <w:r>
                <w:rPr>
                  <w:rFonts w:asciiTheme="minorHAnsi" w:hAnsiTheme="minorHAnsi" w:cstheme="minorHAnsi"/>
                  <w:color w:val="000000"/>
                  <w:sz w:val="18"/>
                  <w:szCs w:val="16"/>
                </w:rPr>
                <w:t>F</w:t>
              </w:r>
            </w:ins>
            <w:ins w:id="4562" w:author="Rakesh Singhi" w:date="2015-03-25T13:11:00Z">
              <w:r w:rsidR="005479DE">
                <w:rPr>
                  <w:rFonts w:asciiTheme="minorHAnsi" w:hAnsiTheme="minorHAnsi" w:cstheme="minorHAnsi"/>
                  <w:color w:val="000000"/>
                  <w:sz w:val="18"/>
                  <w:szCs w:val="16"/>
                </w:rPr>
                <w:t>ILE_NAME</w:t>
              </w:r>
            </w:ins>
          </w:p>
        </w:tc>
      </w:tr>
      <w:tr w:rsidR="00AD4784" w:rsidRPr="00D30FA1" w14:paraId="797DFCFF" w14:textId="77777777" w:rsidTr="000E4BBD">
        <w:trPr>
          <w:ins w:id="4563" w:author="Rakesh Singhi" w:date="2015-02-07T10:39:00Z"/>
        </w:trPr>
        <w:tc>
          <w:tcPr>
            <w:tcW w:w="2340" w:type="dxa"/>
            <w:tcBorders>
              <w:top w:val="single" w:sz="4" w:space="0" w:color="auto"/>
              <w:left w:val="single" w:sz="4" w:space="0" w:color="auto"/>
              <w:bottom w:val="single" w:sz="4" w:space="0" w:color="auto"/>
              <w:right w:val="single" w:sz="4" w:space="0" w:color="auto"/>
            </w:tcBorders>
            <w:vAlign w:val="center"/>
          </w:tcPr>
          <w:p w14:paraId="6A1215DD" w14:textId="0E8409B8" w:rsidR="00AD4784" w:rsidRDefault="00AD4784" w:rsidP="005479DE">
            <w:pPr>
              <w:rPr>
                <w:ins w:id="4564" w:author="Rakesh Singhi" w:date="2015-02-07T10:39:00Z"/>
                <w:rFonts w:asciiTheme="minorHAnsi" w:hAnsiTheme="minorHAnsi" w:cstheme="minorHAnsi"/>
                <w:color w:val="000000"/>
                <w:sz w:val="18"/>
                <w:szCs w:val="16"/>
              </w:rPr>
            </w:pPr>
            <w:ins w:id="4565" w:author="Rakesh Singhi" w:date="2015-02-07T10:39:00Z">
              <w:r>
                <w:rPr>
                  <w:rFonts w:asciiTheme="minorHAnsi" w:hAnsiTheme="minorHAnsi" w:cstheme="minorHAnsi"/>
                  <w:color w:val="000000"/>
                  <w:sz w:val="18"/>
                  <w:szCs w:val="16"/>
                </w:rPr>
                <w:t>FILE_SEQ</w:t>
              </w:r>
            </w:ins>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52DDBA04" w14:textId="71B4C269" w:rsidR="00AD4784" w:rsidRPr="00681ECF" w:rsidRDefault="005479DE" w:rsidP="000E4BBD">
            <w:pPr>
              <w:jc w:val="center"/>
              <w:rPr>
                <w:ins w:id="4566" w:author="Rakesh Singhi" w:date="2015-02-07T10:39:00Z"/>
                <w:rFonts w:asciiTheme="minorHAnsi" w:hAnsiTheme="minorHAnsi" w:cstheme="minorHAnsi"/>
                <w:color w:val="000000"/>
                <w:sz w:val="18"/>
                <w:szCs w:val="16"/>
              </w:rPr>
            </w:pPr>
            <w:ins w:id="4567" w:author="Rakesh Singhi" w:date="2015-03-25T13:12:00Z">
              <w:r w:rsidRPr="00681ECF">
                <w:rPr>
                  <w:rFonts w:asciiTheme="minorHAnsi" w:hAnsiTheme="minorHAnsi" w:cstheme="minorHAnsi"/>
                  <w:color w:val="000000"/>
                  <w:sz w:val="18"/>
                  <w:szCs w:val="16"/>
                </w:rPr>
                <w:t>DMO_SELL_IN_ERP_EXT</w:t>
              </w:r>
            </w:ins>
          </w:p>
        </w:tc>
        <w:tc>
          <w:tcPr>
            <w:tcW w:w="3780" w:type="dxa"/>
            <w:tcBorders>
              <w:top w:val="single" w:sz="4" w:space="0" w:color="auto"/>
              <w:left w:val="single" w:sz="4" w:space="0" w:color="auto"/>
              <w:bottom w:val="single" w:sz="4" w:space="0" w:color="auto"/>
              <w:right w:val="single" w:sz="4" w:space="0" w:color="auto"/>
            </w:tcBorders>
          </w:tcPr>
          <w:p w14:paraId="1F361986" w14:textId="2846C152" w:rsidR="00AD4784" w:rsidRPr="00467C5F" w:rsidRDefault="005479DE" w:rsidP="0080014C">
            <w:pPr>
              <w:rPr>
                <w:ins w:id="4568" w:author="Rakesh Singhi" w:date="2015-02-07T10:39:00Z"/>
                <w:rFonts w:asciiTheme="minorHAnsi" w:hAnsiTheme="minorHAnsi" w:cstheme="minorHAnsi"/>
                <w:color w:val="000000"/>
                <w:sz w:val="18"/>
                <w:szCs w:val="16"/>
              </w:rPr>
            </w:pPr>
            <w:ins w:id="4569" w:author="Rakesh Singhi" w:date="2015-03-25T13:12:00Z">
              <w:r>
                <w:rPr>
                  <w:rFonts w:asciiTheme="minorHAnsi" w:hAnsiTheme="minorHAnsi" w:cstheme="minorHAnsi"/>
                  <w:color w:val="000000"/>
                  <w:sz w:val="18"/>
                  <w:szCs w:val="16"/>
                </w:rPr>
                <w:t>FILE_SEQ</w:t>
              </w:r>
            </w:ins>
          </w:p>
        </w:tc>
      </w:tr>
      <w:tr w:rsidR="00AD4784" w:rsidRPr="00D30FA1" w14:paraId="61906EF6" w14:textId="77777777" w:rsidTr="000E4BBD">
        <w:tc>
          <w:tcPr>
            <w:tcW w:w="2340" w:type="dxa"/>
            <w:tcBorders>
              <w:top w:val="single" w:sz="4" w:space="0" w:color="auto"/>
              <w:left w:val="single" w:sz="4" w:space="0" w:color="auto"/>
              <w:bottom w:val="single" w:sz="4" w:space="0" w:color="auto"/>
              <w:right w:val="single" w:sz="4" w:space="0" w:color="auto"/>
            </w:tcBorders>
          </w:tcPr>
          <w:p w14:paraId="6B174F56" w14:textId="77777777" w:rsidR="00AD4784" w:rsidRDefault="00AD4784">
            <w:r w:rsidRPr="00467C5F">
              <w:rPr>
                <w:rFonts w:asciiTheme="minorHAnsi" w:hAnsiTheme="minorHAnsi" w:cstheme="minorHAnsi"/>
                <w:color w:val="000000"/>
                <w:sz w:val="18"/>
                <w:szCs w:val="16"/>
              </w:rPr>
              <w:t>LOAD_DATE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84B8189" w14:textId="77777777" w:rsidR="00AD4784" w:rsidRDefault="00AD4784"/>
        </w:tc>
        <w:tc>
          <w:tcPr>
            <w:tcW w:w="3780" w:type="dxa"/>
            <w:tcBorders>
              <w:top w:val="single" w:sz="4" w:space="0" w:color="auto"/>
              <w:left w:val="single" w:sz="4" w:space="0" w:color="auto"/>
              <w:bottom w:val="single" w:sz="4" w:space="0" w:color="auto"/>
              <w:right w:val="single" w:sz="4" w:space="0" w:color="auto"/>
            </w:tcBorders>
          </w:tcPr>
          <w:p w14:paraId="03B5692C" w14:textId="77777777" w:rsidR="00AD4784" w:rsidRPr="00467C5F" w:rsidRDefault="00AD4784" w:rsidP="0080014C">
            <w:pPr>
              <w:rPr>
                <w:rFonts w:asciiTheme="minorHAnsi" w:hAnsiTheme="minorHAnsi" w:cstheme="minorHAnsi"/>
                <w:color w:val="000000"/>
                <w:sz w:val="18"/>
                <w:szCs w:val="16"/>
              </w:rPr>
            </w:pPr>
            <w:r>
              <w:rPr>
                <w:rFonts w:asciiTheme="minorHAnsi" w:hAnsiTheme="minorHAnsi" w:cstheme="minorHAnsi"/>
                <w:color w:val="000000"/>
                <w:sz w:val="18"/>
                <w:szCs w:val="16"/>
              </w:rPr>
              <w:t>“SYSDATE”</w:t>
            </w:r>
          </w:p>
        </w:tc>
      </w:tr>
      <w:tr w:rsidR="005479DE" w:rsidRPr="00D30FA1" w14:paraId="74748DB5" w14:textId="77777777" w:rsidTr="000E4BBD">
        <w:trPr>
          <w:ins w:id="4570" w:author="Rakesh Singhi" w:date="2015-03-25T13:12:00Z"/>
        </w:trPr>
        <w:tc>
          <w:tcPr>
            <w:tcW w:w="2340" w:type="dxa"/>
            <w:tcBorders>
              <w:top w:val="single" w:sz="4" w:space="0" w:color="auto"/>
              <w:left w:val="single" w:sz="4" w:space="0" w:color="auto"/>
              <w:bottom w:val="single" w:sz="4" w:space="0" w:color="auto"/>
              <w:right w:val="single" w:sz="4" w:space="0" w:color="auto"/>
            </w:tcBorders>
          </w:tcPr>
          <w:p w14:paraId="33F10447" w14:textId="366D54B0" w:rsidR="005479DE" w:rsidRPr="00467C5F" w:rsidRDefault="005479DE">
            <w:pPr>
              <w:rPr>
                <w:ins w:id="4571" w:author="Rakesh Singhi" w:date="2015-03-25T13:12:00Z"/>
                <w:rFonts w:asciiTheme="minorHAnsi" w:hAnsiTheme="minorHAnsi" w:cstheme="minorHAnsi"/>
                <w:color w:val="000000"/>
                <w:sz w:val="18"/>
                <w:szCs w:val="16"/>
              </w:rPr>
            </w:pPr>
            <w:ins w:id="4572" w:author="Rakesh Singhi" w:date="2015-03-25T13:12:00Z">
              <w:r>
                <w:rPr>
                  <w:rFonts w:asciiTheme="minorHAnsi" w:hAnsiTheme="minorHAnsi" w:cstheme="minorHAnsi"/>
                  <w:color w:val="000000"/>
                  <w:sz w:val="18"/>
                  <w:szCs w:val="16"/>
                </w:rPr>
                <w:t>REJECT_REASON</w:t>
              </w:r>
            </w:ins>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03DD469" w14:textId="77777777" w:rsidR="005479DE" w:rsidRDefault="005479DE">
            <w:pPr>
              <w:rPr>
                <w:ins w:id="4573" w:author="Rakesh Singhi" w:date="2015-03-25T13:12:00Z"/>
              </w:rPr>
            </w:pPr>
          </w:p>
        </w:tc>
        <w:tc>
          <w:tcPr>
            <w:tcW w:w="3780" w:type="dxa"/>
            <w:tcBorders>
              <w:top w:val="single" w:sz="4" w:space="0" w:color="auto"/>
              <w:left w:val="single" w:sz="4" w:space="0" w:color="auto"/>
              <w:bottom w:val="single" w:sz="4" w:space="0" w:color="auto"/>
              <w:right w:val="single" w:sz="4" w:space="0" w:color="auto"/>
            </w:tcBorders>
          </w:tcPr>
          <w:p w14:paraId="1F0A97F6" w14:textId="1B56A833" w:rsidR="005479DE" w:rsidRDefault="005479DE" w:rsidP="0080014C">
            <w:pPr>
              <w:rPr>
                <w:ins w:id="4574" w:author="Rakesh Singhi" w:date="2015-03-25T13:12:00Z"/>
                <w:rFonts w:asciiTheme="minorHAnsi" w:hAnsiTheme="minorHAnsi" w:cstheme="minorHAnsi"/>
                <w:color w:val="000000"/>
                <w:sz w:val="18"/>
                <w:szCs w:val="16"/>
              </w:rPr>
            </w:pPr>
            <w:ins w:id="4575" w:author="Rakesh Singhi" w:date="2015-03-25T13:12:00Z">
              <w:r>
                <w:rPr>
                  <w:rFonts w:asciiTheme="minorHAnsi" w:hAnsiTheme="minorHAnsi" w:cstheme="minorHAnsi"/>
                  <w:color w:val="000000"/>
                  <w:sz w:val="18"/>
                  <w:szCs w:val="16"/>
                </w:rPr>
                <w:t>Format Error Description</w:t>
              </w:r>
            </w:ins>
          </w:p>
        </w:tc>
      </w:tr>
    </w:tbl>
    <w:p w14:paraId="7CFDB31F" w14:textId="77777777" w:rsidR="008B5BB7" w:rsidRDefault="008B5BB7" w:rsidP="008B5BB7"/>
    <w:p w14:paraId="2BCDB1B6" w14:textId="77777777" w:rsidR="00715170" w:rsidRPr="002B38F2" w:rsidRDefault="00715170" w:rsidP="008B5BB7"/>
    <w:p w14:paraId="0D2759EE" w14:textId="763545B6" w:rsidR="008B5BB7" w:rsidRPr="000C0884" w:rsidRDefault="008B5BB7"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r>
        <w:rPr>
          <w:rFonts w:asciiTheme="minorHAnsi" w:hAnsiTheme="minorHAnsi" w:cstheme="minorHAnsi"/>
          <w:b/>
          <w:i/>
          <w:sz w:val="24"/>
          <w:szCs w:val="24"/>
          <w:lang w:val="en-GB"/>
        </w:rPr>
        <w:t xml:space="preserve"> </w:t>
      </w:r>
      <w:bookmarkStart w:id="4576" w:name="_Toc415065528"/>
      <w:r w:rsidR="00221D80">
        <w:rPr>
          <w:rFonts w:asciiTheme="minorHAnsi" w:hAnsiTheme="minorHAnsi" w:cstheme="minorHAnsi"/>
          <w:b/>
          <w:i/>
          <w:sz w:val="24"/>
          <w:szCs w:val="24"/>
          <w:lang w:val="en-GB"/>
        </w:rPr>
        <w:t>DMO_</w:t>
      </w:r>
      <w:r>
        <w:rPr>
          <w:rFonts w:asciiTheme="minorHAnsi" w:hAnsiTheme="minorHAnsi" w:cstheme="minorHAnsi"/>
          <w:b/>
          <w:i/>
          <w:sz w:val="24"/>
          <w:szCs w:val="24"/>
          <w:lang w:val="en-GB"/>
        </w:rPr>
        <w:t>SELL_IN_ISC_STG</w:t>
      </w:r>
      <w:bookmarkEnd w:id="4576"/>
    </w:p>
    <w:p w14:paraId="39B1A586" w14:textId="77777777" w:rsidR="008B5BB7" w:rsidRDefault="008B5BB7" w:rsidP="008B5BB7">
      <w:pPr>
        <w:rPr>
          <w:rFonts w:asciiTheme="minorHAnsi" w:hAnsiTheme="minorHAnsi" w:cstheme="minorHAnsi"/>
        </w:rPr>
      </w:pPr>
      <w:r>
        <w:rPr>
          <w:rFonts w:asciiTheme="minorHAnsi" w:hAnsiTheme="minorHAnsi" w:cstheme="minorHAnsi"/>
        </w:rPr>
        <w:t>This would be insert only table, daily ISC Sell In file would be inserted into this table.</w:t>
      </w:r>
    </w:p>
    <w:p w14:paraId="6F27EA02" w14:textId="77777777" w:rsidR="00715170" w:rsidRPr="00D30FA1" w:rsidRDefault="00715170" w:rsidP="008B5BB7">
      <w:pPr>
        <w:rPr>
          <w:rFonts w:asciiTheme="minorHAnsi" w:hAnsiTheme="minorHAnsi" w:cstheme="minorHAnsi"/>
        </w:rPr>
      </w:pPr>
    </w:p>
    <w:p w14:paraId="694930E1" w14:textId="77777777" w:rsidR="008B5BB7" w:rsidRPr="00D30FA1" w:rsidRDefault="008B5BB7" w:rsidP="008B5BB7">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8B5BB7" w:rsidRPr="00D30FA1" w14:paraId="650A9077" w14:textId="77777777" w:rsidTr="00955034">
        <w:trPr>
          <w:trHeight w:val="347"/>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37E52625"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6CF51D53"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1272E8B9"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5D56C684"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8B5BB7" w:rsidRPr="00D30FA1" w14:paraId="7C4E8218" w14:textId="77777777" w:rsidTr="001C7876">
        <w:tc>
          <w:tcPr>
            <w:tcW w:w="1619" w:type="dxa"/>
            <w:tcBorders>
              <w:top w:val="single" w:sz="4" w:space="0" w:color="auto"/>
              <w:left w:val="single" w:sz="4" w:space="0" w:color="auto"/>
              <w:bottom w:val="single" w:sz="4" w:space="0" w:color="auto"/>
              <w:right w:val="single" w:sz="4" w:space="0" w:color="auto"/>
            </w:tcBorders>
            <w:hideMark/>
          </w:tcPr>
          <w:p w14:paraId="61550F41" w14:textId="77777777" w:rsidR="008B5BB7" w:rsidRPr="00D30FA1" w:rsidRDefault="008B5BB7" w:rsidP="001C7876">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17370B48" w14:textId="74C05AD7" w:rsidR="008B5BB7" w:rsidRPr="00D30FA1" w:rsidRDefault="00221D80"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8B5BB7">
              <w:rPr>
                <w:rFonts w:asciiTheme="minorHAnsi" w:hAnsiTheme="minorHAnsi" w:cstheme="minorHAnsi"/>
                <w:color w:val="000000"/>
                <w:sz w:val="18"/>
                <w:szCs w:val="16"/>
              </w:rPr>
              <w:t>SELL_IN_ISC_STG</w:t>
            </w:r>
          </w:p>
        </w:tc>
        <w:tc>
          <w:tcPr>
            <w:tcW w:w="992" w:type="dxa"/>
            <w:tcBorders>
              <w:top w:val="single" w:sz="4" w:space="0" w:color="auto"/>
              <w:left w:val="single" w:sz="4" w:space="0" w:color="auto"/>
              <w:bottom w:val="single" w:sz="4" w:space="0" w:color="auto"/>
              <w:right w:val="single" w:sz="4" w:space="0" w:color="auto"/>
            </w:tcBorders>
            <w:hideMark/>
          </w:tcPr>
          <w:p w14:paraId="35B87464" w14:textId="25074CA7" w:rsidR="008B5BB7" w:rsidRPr="00D30FA1" w:rsidRDefault="000328CD" w:rsidP="001C7876">
            <w:pPr>
              <w:rPr>
                <w:rFonts w:asciiTheme="minorHAnsi" w:hAnsiTheme="minorHAnsi" w:cstheme="minorHAnsi"/>
                <w:color w:val="000000"/>
                <w:sz w:val="18"/>
                <w:szCs w:val="16"/>
              </w:rPr>
            </w:pPr>
            <w:ins w:id="4577" w:author="Rakesh Singhi" w:date="2015-02-06T14:05:00Z">
              <w:r>
                <w:rPr>
                  <w:rFonts w:asciiTheme="minorHAnsi" w:hAnsiTheme="minorHAnsi" w:cstheme="minorHAnsi"/>
                  <w:color w:val="000000"/>
                  <w:sz w:val="18"/>
                  <w:szCs w:val="16"/>
                </w:rPr>
                <w:t>DMODW</w:t>
              </w:r>
            </w:ins>
            <w:del w:id="4578" w:author="Rakesh Singhi" w:date="2015-02-06T14:05:00Z">
              <w:r w:rsidR="00446233" w:rsidDel="000328CD">
                <w:rPr>
                  <w:rFonts w:asciiTheme="minorHAnsi" w:hAnsiTheme="minorHAnsi" w:cstheme="minorHAnsi"/>
                  <w:color w:val="000000"/>
                  <w:sz w:val="18"/>
                  <w:szCs w:val="16"/>
                </w:rPr>
                <w:delText>ISRVE_DMO_DW</w:delText>
              </w:r>
            </w:del>
          </w:p>
        </w:tc>
        <w:tc>
          <w:tcPr>
            <w:tcW w:w="1080" w:type="dxa"/>
            <w:tcBorders>
              <w:top w:val="single" w:sz="4" w:space="0" w:color="auto"/>
              <w:left w:val="single" w:sz="4" w:space="0" w:color="auto"/>
              <w:bottom w:val="single" w:sz="4" w:space="0" w:color="auto"/>
              <w:right w:val="single" w:sz="4" w:space="0" w:color="auto"/>
            </w:tcBorders>
            <w:hideMark/>
          </w:tcPr>
          <w:p w14:paraId="0055F2C1" w14:textId="77777777" w:rsidR="008B5BB7" w:rsidRPr="00D30FA1" w:rsidRDefault="008B5BB7" w:rsidP="001C7876">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6AE1C476" w14:textId="77777777" w:rsidR="008B5BB7" w:rsidRDefault="008B5BB7" w:rsidP="0017085B"/>
    <w:p w14:paraId="723AC0C0" w14:textId="77777777" w:rsidR="0017085B" w:rsidRDefault="0017085B" w:rsidP="0017085B"/>
    <w:p w14:paraId="53017684" w14:textId="77777777" w:rsidR="008B5BB7" w:rsidRPr="00D30FA1" w:rsidRDefault="008B5BB7" w:rsidP="008B5BB7">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1710"/>
        <w:gridCol w:w="720"/>
        <w:gridCol w:w="3240"/>
      </w:tblGrid>
      <w:tr w:rsidR="008B5BB7" w:rsidRPr="00D30FA1" w14:paraId="1853288A" w14:textId="77777777" w:rsidTr="005479DE">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7A2C8E06"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lastRenderedPageBreak/>
              <w:t>DB Column Name</w:t>
            </w:r>
          </w:p>
        </w:tc>
        <w:tc>
          <w:tcPr>
            <w:tcW w:w="1710" w:type="dxa"/>
            <w:tcBorders>
              <w:top w:val="single" w:sz="4" w:space="0" w:color="auto"/>
              <w:left w:val="single" w:sz="4" w:space="0" w:color="auto"/>
              <w:bottom w:val="single" w:sz="4" w:space="0" w:color="auto"/>
              <w:right w:val="single" w:sz="4" w:space="0" w:color="auto"/>
            </w:tcBorders>
            <w:shd w:val="clear" w:color="auto" w:fill="F4B8AE"/>
            <w:hideMark/>
          </w:tcPr>
          <w:p w14:paraId="1A5187D9"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720" w:type="dxa"/>
            <w:tcBorders>
              <w:top w:val="single" w:sz="4" w:space="0" w:color="auto"/>
              <w:left w:val="single" w:sz="4" w:space="0" w:color="auto"/>
              <w:bottom w:val="single" w:sz="4" w:space="0" w:color="auto"/>
              <w:right w:val="single" w:sz="4" w:space="0" w:color="auto"/>
            </w:tcBorders>
            <w:shd w:val="clear" w:color="auto" w:fill="F4B8AE"/>
            <w:hideMark/>
          </w:tcPr>
          <w:p w14:paraId="44D5597D"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3240" w:type="dxa"/>
            <w:tcBorders>
              <w:top w:val="single" w:sz="4" w:space="0" w:color="auto"/>
              <w:left w:val="single" w:sz="4" w:space="0" w:color="auto"/>
              <w:bottom w:val="single" w:sz="4" w:space="0" w:color="auto"/>
              <w:right w:val="single" w:sz="4" w:space="0" w:color="auto"/>
            </w:tcBorders>
            <w:shd w:val="clear" w:color="auto" w:fill="F4B8AE"/>
            <w:hideMark/>
          </w:tcPr>
          <w:p w14:paraId="47D6D917" w14:textId="77777777" w:rsidR="008B5BB7" w:rsidRPr="00D30FA1" w:rsidRDefault="008B5BB7" w:rsidP="001C7876">
            <w:pPr>
              <w:rPr>
                <w:rFonts w:asciiTheme="minorHAnsi" w:hAnsiTheme="minorHAnsi" w:cstheme="minorHAnsi"/>
                <w:sz w:val="16"/>
                <w:szCs w:val="16"/>
              </w:rPr>
            </w:pPr>
            <w:r>
              <w:rPr>
                <w:rFonts w:asciiTheme="minorHAnsi" w:hAnsiTheme="minorHAnsi" w:cstheme="minorHAnsi"/>
                <w:sz w:val="16"/>
                <w:szCs w:val="16"/>
              </w:rPr>
              <w:t>Columns Comments</w:t>
            </w:r>
          </w:p>
        </w:tc>
      </w:tr>
      <w:tr w:rsidR="008B5BB7" w:rsidRPr="00D30FA1" w14:paraId="67D4051F" w14:textId="77777777" w:rsidTr="005479DE">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9470029" w14:textId="5525E02D" w:rsidR="008B5BB7" w:rsidRPr="00DD1485" w:rsidRDefault="008B5BB7" w:rsidP="005479DE">
            <w:pPr>
              <w:rPr>
                <w:rFonts w:asciiTheme="minorHAnsi" w:hAnsiTheme="minorHAnsi" w:cstheme="minorHAnsi"/>
                <w:color w:val="000000"/>
                <w:sz w:val="18"/>
                <w:szCs w:val="16"/>
              </w:rPr>
            </w:pPr>
            <w:r>
              <w:rPr>
                <w:rFonts w:asciiTheme="minorHAnsi" w:hAnsiTheme="minorHAnsi" w:cstheme="minorHAnsi"/>
                <w:color w:val="000000"/>
                <w:sz w:val="18"/>
                <w:szCs w:val="16"/>
              </w:rPr>
              <w:t>MD_</w:t>
            </w:r>
            <w:del w:id="4579" w:author="Rakesh Singhi" w:date="2015-03-25T13:13:00Z">
              <w:r w:rsidDel="005479DE">
                <w:rPr>
                  <w:rFonts w:asciiTheme="minorHAnsi" w:hAnsiTheme="minorHAnsi" w:cstheme="minorHAnsi"/>
                  <w:color w:val="000000"/>
                  <w:sz w:val="18"/>
                  <w:szCs w:val="16"/>
                </w:rPr>
                <w:delText>NAME</w:delText>
              </w:r>
            </w:del>
            <w:ins w:id="4580" w:author="Rakesh Singhi" w:date="2015-03-25T13:13:00Z">
              <w:r w:rsidR="005479DE">
                <w:rPr>
                  <w:rFonts w:asciiTheme="minorHAnsi" w:hAnsiTheme="minorHAnsi" w:cstheme="minorHAnsi"/>
                  <w:color w:val="000000"/>
                  <w:sz w:val="18"/>
                  <w:szCs w:val="16"/>
                </w:rPr>
                <w:t>PARTNER_ID</w:t>
              </w:r>
            </w:ins>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43DE106B" w14:textId="73046346" w:rsidR="008B5BB7" w:rsidRPr="00DD1485" w:rsidRDefault="00446233" w:rsidP="005479DE">
            <w:pPr>
              <w:rPr>
                <w:rFonts w:asciiTheme="minorHAnsi" w:hAnsiTheme="minorHAnsi" w:cstheme="minorHAnsi"/>
                <w:color w:val="000000"/>
                <w:sz w:val="18"/>
                <w:szCs w:val="16"/>
              </w:rPr>
            </w:pPr>
            <w:del w:id="4581" w:author="Rakesh Singhi" w:date="2015-03-25T13:13:00Z">
              <w:r w:rsidDel="005479DE">
                <w:rPr>
                  <w:rFonts w:asciiTheme="minorHAnsi" w:hAnsiTheme="minorHAnsi" w:cstheme="minorHAnsi"/>
                  <w:color w:val="000000"/>
                  <w:sz w:val="18"/>
                  <w:szCs w:val="16"/>
                </w:rPr>
                <w:delText>NVARCHAR2</w:delText>
              </w:r>
            </w:del>
            <w:ins w:id="4582" w:author="Rakesh Singhi" w:date="2015-03-25T13:13:00Z">
              <w:r w:rsidR="005479DE">
                <w:rPr>
                  <w:rFonts w:asciiTheme="minorHAnsi" w:hAnsiTheme="minorHAnsi" w:cstheme="minorHAnsi"/>
                  <w:color w:val="000000"/>
                  <w:sz w:val="18"/>
                  <w:szCs w:val="16"/>
                </w:rPr>
                <w:t>NUMBER</w:t>
              </w:r>
            </w:ins>
            <w:r w:rsidR="008B5BB7">
              <w:rPr>
                <w:rFonts w:asciiTheme="minorHAnsi" w:hAnsiTheme="minorHAnsi" w:cstheme="minorHAnsi"/>
                <w:color w:val="000000"/>
                <w:sz w:val="18"/>
                <w:szCs w:val="16"/>
              </w:rPr>
              <w:t>(</w:t>
            </w:r>
            <w:del w:id="4583" w:author="Rakesh Singhi" w:date="2015-03-25T13:13:00Z">
              <w:r w:rsidR="008B5BB7" w:rsidDel="005479DE">
                <w:rPr>
                  <w:rFonts w:asciiTheme="minorHAnsi" w:hAnsiTheme="minorHAnsi" w:cstheme="minorHAnsi"/>
                  <w:color w:val="000000"/>
                  <w:sz w:val="18"/>
                  <w:szCs w:val="16"/>
                </w:rPr>
                <w:delText>50</w:delText>
              </w:r>
            </w:del>
            <w:ins w:id="4584" w:author="Rakesh Singhi" w:date="2015-03-25T13:13:00Z">
              <w:r w:rsidR="005479DE">
                <w:rPr>
                  <w:rFonts w:asciiTheme="minorHAnsi" w:hAnsiTheme="minorHAnsi" w:cstheme="minorHAnsi"/>
                  <w:color w:val="000000"/>
                  <w:sz w:val="18"/>
                  <w:szCs w:val="16"/>
                </w:rPr>
                <w:t>1</w:t>
              </w:r>
            </w:ins>
            <w:r w:rsidR="008B5BB7">
              <w:rPr>
                <w:rFonts w:asciiTheme="minorHAnsi" w:hAnsiTheme="minorHAnsi" w:cstheme="minorHAnsi"/>
                <w:color w:val="000000"/>
                <w:sz w:val="18"/>
                <w:szCs w:val="16"/>
              </w:rPr>
              <w:t>0)</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3928A573"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left w:val="single" w:sz="4" w:space="0" w:color="auto"/>
              <w:bottom w:val="single" w:sz="4" w:space="0" w:color="auto"/>
              <w:right w:val="single" w:sz="4" w:space="0" w:color="auto"/>
            </w:tcBorders>
            <w:vAlign w:val="center"/>
          </w:tcPr>
          <w:p w14:paraId="675FF8AD" w14:textId="64023FAB" w:rsidR="008B5BB7" w:rsidRPr="00D30FA1" w:rsidRDefault="005479DE" w:rsidP="005479DE">
            <w:pPr>
              <w:rPr>
                <w:rFonts w:asciiTheme="minorHAnsi" w:hAnsiTheme="minorHAnsi" w:cstheme="minorHAnsi"/>
                <w:color w:val="000000"/>
                <w:sz w:val="18"/>
                <w:szCs w:val="16"/>
              </w:rPr>
            </w:pPr>
            <w:ins w:id="4585" w:author="Rakesh Singhi" w:date="2015-03-25T13:14:00Z">
              <w:r>
                <w:rPr>
                  <w:rFonts w:asciiTheme="minorHAnsi" w:hAnsiTheme="minorHAnsi" w:cstheme="minorHAnsi"/>
                  <w:color w:val="000000"/>
                  <w:sz w:val="18"/>
                  <w:szCs w:val="16"/>
                </w:rPr>
                <w:t>Partner ID from PNP view, fetched based on MD Name</w:t>
              </w:r>
            </w:ins>
            <w:del w:id="4586" w:author="Rakesh Singhi" w:date="2015-03-25T13:14:00Z">
              <w:r w:rsidR="008B5BB7" w:rsidDel="005479DE">
                <w:rPr>
                  <w:rFonts w:asciiTheme="minorHAnsi" w:hAnsiTheme="minorHAnsi" w:cstheme="minorHAnsi"/>
                  <w:color w:val="000000"/>
                  <w:sz w:val="18"/>
                  <w:szCs w:val="16"/>
                </w:rPr>
                <w:delText>MD Name</w:delText>
              </w:r>
            </w:del>
          </w:p>
        </w:tc>
      </w:tr>
      <w:tr w:rsidR="005479DE" w:rsidRPr="00D30FA1" w14:paraId="35D17735" w14:textId="77777777" w:rsidTr="005479DE">
        <w:trPr>
          <w:ins w:id="4587" w:author="Rakesh Singhi" w:date="2015-03-25T13:13: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0D3D0010" w14:textId="2916145D" w:rsidR="005479DE" w:rsidRDefault="005479DE" w:rsidP="001C7876">
            <w:pPr>
              <w:rPr>
                <w:ins w:id="4588" w:author="Rakesh Singhi" w:date="2015-03-25T13:13:00Z"/>
                <w:rFonts w:asciiTheme="minorHAnsi" w:hAnsiTheme="minorHAnsi" w:cstheme="minorHAnsi"/>
                <w:color w:val="000000"/>
                <w:sz w:val="18"/>
                <w:szCs w:val="16"/>
              </w:rPr>
            </w:pPr>
            <w:ins w:id="4589" w:author="Rakesh Singhi" w:date="2015-03-25T13:13:00Z">
              <w:r>
                <w:rPr>
                  <w:rFonts w:asciiTheme="minorHAnsi" w:hAnsiTheme="minorHAnsi" w:cstheme="minorHAnsi"/>
                  <w:color w:val="000000"/>
                  <w:sz w:val="18"/>
                  <w:szCs w:val="16"/>
                </w:rPr>
                <w:t>MD_VAT_ID</w:t>
              </w:r>
            </w:ins>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78382A12" w14:textId="564E8D69" w:rsidR="005479DE" w:rsidRDefault="005479DE" w:rsidP="001C7876">
            <w:pPr>
              <w:rPr>
                <w:ins w:id="4590" w:author="Rakesh Singhi" w:date="2015-03-25T13:13:00Z"/>
                <w:rFonts w:asciiTheme="minorHAnsi" w:hAnsiTheme="minorHAnsi" w:cstheme="minorHAnsi"/>
                <w:color w:val="000000"/>
                <w:sz w:val="18"/>
                <w:szCs w:val="16"/>
              </w:rPr>
            </w:pPr>
            <w:ins w:id="4591" w:author="Rakesh Singhi" w:date="2015-03-25T13:14:00Z">
              <w:r>
                <w:rPr>
                  <w:rFonts w:asciiTheme="minorHAnsi" w:hAnsiTheme="minorHAnsi" w:cstheme="minorHAnsi"/>
                  <w:color w:val="000000"/>
                  <w:sz w:val="18"/>
                  <w:szCs w:val="16"/>
                </w:rPr>
                <w:t>NVARCHAR2(2000)</w:t>
              </w:r>
            </w:ins>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1DB2E097" w14:textId="283EC24C" w:rsidR="005479DE" w:rsidRDefault="005479DE" w:rsidP="001C7876">
            <w:pPr>
              <w:rPr>
                <w:ins w:id="4592" w:author="Rakesh Singhi" w:date="2015-03-25T13:13:00Z"/>
                <w:rFonts w:ascii="Arial" w:hAnsi="Arial" w:cs="Arial"/>
              </w:rPr>
            </w:pPr>
            <w:ins w:id="4593" w:author="Rakesh Singhi" w:date="2015-03-25T13:14: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240" w:type="dxa"/>
            <w:tcBorders>
              <w:left w:val="single" w:sz="4" w:space="0" w:color="auto"/>
              <w:bottom w:val="single" w:sz="4" w:space="0" w:color="auto"/>
              <w:right w:val="single" w:sz="4" w:space="0" w:color="auto"/>
            </w:tcBorders>
            <w:vAlign w:val="center"/>
          </w:tcPr>
          <w:p w14:paraId="725EB1A2" w14:textId="45518220" w:rsidR="005479DE" w:rsidRDefault="005479DE" w:rsidP="001C7876">
            <w:pPr>
              <w:rPr>
                <w:ins w:id="4594" w:author="Rakesh Singhi" w:date="2015-03-25T13:13:00Z"/>
                <w:rFonts w:asciiTheme="minorHAnsi" w:hAnsiTheme="minorHAnsi" w:cstheme="minorHAnsi"/>
                <w:color w:val="000000"/>
                <w:sz w:val="18"/>
                <w:szCs w:val="16"/>
              </w:rPr>
            </w:pPr>
            <w:ins w:id="4595" w:author="Rakesh Singhi" w:date="2015-03-25T13:14:00Z">
              <w:r>
                <w:rPr>
                  <w:rFonts w:asciiTheme="minorHAnsi" w:hAnsiTheme="minorHAnsi" w:cstheme="minorHAnsi"/>
                  <w:color w:val="000000"/>
                  <w:sz w:val="18"/>
                  <w:szCs w:val="16"/>
                </w:rPr>
                <w:t>Vat ID from PNP view, fetched based on MD Name</w:t>
              </w:r>
            </w:ins>
          </w:p>
        </w:tc>
      </w:tr>
      <w:tr w:rsidR="005479DE" w:rsidRPr="00D30FA1" w14:paraId="6AF487D0" w14:textId="77777777" w:rsidTr="005479DE">
        <w:trPr>
          <w:ins w:id="4596" w:author="Rakesh Singhi" w:date="2015-03-25T13:13: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13E852D" w14:textId="7DCCA3C9" w:rsidR="005479DE" w:rsidRDefault="005479DE" w:rsidP="001C7876">
            <w:pPr>
              <w:rPr>
                <w:ins w:id="4597" w:author="Rakesh Singhi" w:date="2015-03-25T13:13:00Z"/>
                <w:rFonts w:asciiTheme="minorHAnsi" w:hAnsiTheme="minorHAnsi" w:cstheme="minorHAnsi"/>
                <w:color w:val="000000"/>
                <w:sz w:val="18"/>
                <w:szCs w:val="16"/>
              </w:rPr>
            </w:pPr>
            <w:ins w:id="4598" w:author="Rakesh Singhi" w:date="2015-03-25T13:13:00Z">
              <w:r>
                <w:rPr>
                  <w:rFonts w:asciiTheme="minorHAnsi" w:hAnsiTheme="minorHAnsi" w:cstheme="minorHAnsi"/>
                  <w:color w:val="000000"/>
                  <w:sz w:val="18"/>
                  <w:szCs w:val="16"/>
                </w:rPr>
                <w:t>MD_NAME</w:t>
              </w:r>
            </w:ins>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06881433" w14:textId="311FA8E5" w:rsidR="005479DE" w:rsidRDefault="005479DE" w:rsidP="005479DE">
            <w:pPr>
              <w:rPr>
                <w:ins w:id="4599" w:author="Rakesh Singhi" w:date="2015-03-25T13:13:00Z"/>
                <w:rFonts w:asciiTheme="minorHAnsi" w:hAnsiTheme="minorHAnsi" w:cstheme="minorHAnsi"/>
                <w:color w:val="000000"/>
                <w:sz w:val="18"/>
                <w:szCs w:val="16"/>
              </w:rPr>
            </w:pPr>
            <w:ins w:id="4600" w:author="Rakesh Singhi" w:date="2015-03-25T13:13:00Z">
              <w:r>
                <w:rPr>
                  <w:rFonts w:asciiTheme="minorHAnsi" w:hAnsiTheme="minorHAnsi" w:cstheme="minorHAnsi"/>
                  <w:color w:val="000000"/>
                  <w:sz w:val="18"/>
                  <w:szCs w:val="16"/>
                </w:rPr>
                <w:t>NVARCHAR2(</w:t>
              </w:r>
            </w:ins>
            <w:ins w:id="4601" w:author="Rakesh Singhi" w:date="2015-03-25T13:15:00Z">
              <w:r>
                <w:rPr>
                  <w:rFonts w:asciiTheme="minorHAnsi" w:hAnsiTheme="minorHAnsi" w:cstheme="minorHAnsi"/>
                  <w:color w:val="000000"/>
                  <w:sz w:val="18"/>
                  <w:szCs w:val="16"/>
                </w:rPr>
                <w:t>2000</w:t>
              </w:r>
            </w:ins>
            <w:ins w:id="4602" w:author="Rakesh Singhi" w:date="2015-03-25T13:13:00Z">
              <w:r>
                <w:rPr>
                  <w:rFonts w:asciiTheme="minorHAnsi" w:hAnsiTheme="minorHAnsi" w:cstheme="minorHAnsi"/>
                  <w:color w:val="000000"/>
                  <w:sz w:val="18"/>
                  <w:szCs w:val="16"/>
                </w:rPr>
                <w:t>)</w:t>
              </w:r>
            </w:ins>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2D7B9DF4" w14:textId="57459B7D" w:rsidR="005479DE" w:rsidRDefault="005479DE" w:rsidP="001C7876">
            <w:pPr>
              <w:rPr>
                <w:ins w:id="4603" w:author="Rakesh Singhi" w:date="2015-03-25T13:13:00Z"/>
                <w:rFonts w:ascii="Arial" w:hAnsi="Arial" w:cs="Arial"/>
              </w:rPr>
            </w:pPr>
            <w:ins w:id="4604" w:author="Rakesh Singhi" w:date="2015-03-25T13:13: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240" w:type="dxa"/>
            <w:tcBorders>
              <w:left w:val="single" w:sz="4" w:space="0" w:color="auto"/>
              <w:bottom w:val="single" w:sz="4" w:space="0" w:color="auto"/>
              <w:right w:val="single" w:sz="4" w:space="0" w:color="auto"/>
            </w:tcBorders>
            <w:vAlign w:val="center"/>
          </w:tcPr>
          <w:p w14:paraId="7A6760AB" w14:textId="246AE560" w:rsidR="005479DE" w:rsidRDefault="005479DE" w:rsidP="001C7876">
            <w:pPr>
              <w:rPr>
                <w:ins w:id="4605" w:author="Rakesh Singhi" w:date="2015-03-25T13:13:00Z"/>
                <w:rFonts w:asciiTheme="minorHAnsi" w:hAnsiTheme="minorHAnsi" w:cstheme="minorHAnsi"/>
                <w:color w:val="000000"/>
                <w:sz w:val="18"/>
                <w:szCs w:val="16"/>
              </w:rPr>
            </w:pPr>
            <w:ins w:id="4606" w:author="Rakesh Singhi" w:date="2015-03-25T13:13:00Z">
              <w:r>
                <w:rPr>
                  <w:rFonts w:asciiTheme="minorHAnsi" w:hAnsiTheme="minorHAnsi" w:cstheme="minorHAnsi"/>
                  <w:color w:val="000000"/>
                  <w:sz w:val="18"/>
                  <w:szCs w:val="16"/>
                </w:rPr>
                <w:t>MD Name</w:t>
              </w:r>
            </w:ins>
          </w:p>
        </w:tc>
      </w:tr>
      <w:tr w:rsidR="008B5BB7" w:rsidRPr="00D30FA1" w14:paraId="349670F2" w14:textId="77777777" w:rsidTr="005479DE">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BD57544"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COUNTRY_CODE</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570086F8" w14:textId="7CB1BDAD" w:rsidR="008B5BB7" w:rsidRDefault="00446233" w:rsidP="005479DE">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w:t>
            </w:r>
            <w:del w:id="4607" w:author="Rakesh Singhi" w:date="2015-03-25T13:16:00Z">
              <w:r w:rsidR="008B5BB7" w:rsidDel="005479DE">
                <w:rPr>
                  <w:rFonts w:asciiTheme="minorHAnsi" w:hAnsiTheme="minorHAnsi" w:cstheme="minorHAnsi"/>
                  <w:color w:val="000000"/>
                  <w:sz w:val="18"/>
                  <w:szCs w:val="16"/>
                </w:rPr>
                <w:delText>500</w:delText>
              </w:r>
            </w:del>
            <w:ins w:id="4608" w:author="Rakesh Singhi" w:date="2015-03-25T13:16:00Z">
              <w:r w:rsidR="005479DE">
                <w:rPr>
                  <w:rFonts w:asciiTheme="minorHAnsi" w:hAnsiTheme="minorHAnsi" w:cstheme="minorHAnsi"/>
                  <w:color w:val="000000"/>
                  <w:sz w:val="18"/>
                  <w:szCs w:val="16"/>
                </w:rPr>
                <w:t>2000</w:t>
              </w:r>
            </w:ins>
            <w:r w:rsidR="008B5BB7">
              <w:rPr>
                <w:rFonts w:asciiTheme="minorHAnsi" w:hAnsiTheme="minorHAnsi" w:cstheme="minorHAnsi"/>
                <w:color w:val="000000"/>
                <w:sz w:val="18"/>
                <w:szCs w:val="16"/>
              </w:rPr>
              <w:t>)</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4A46CD0E"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left w:val="single" w:sz="4" w:space="0" w:color="auto"/>
              <w:bottom w:val="single" w:sz="4" w:space="0" w:color="auto"/>
              <w:right w:val="single" w:sz="4" w:space="0" w:color="auto"/>
            </w:tcBorders>
            <w:vAlign w:val="center"/>
          </w:tcPr>
          <w:p w14:paraId="193580AF"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Country Code</w:t>
            </w:r>
          </w:p>
        </w:tc>
      </w:tr>
      <w:tr w:rsidR="008B5BB7" w:rsidRPr="00D30FA1" w14:paraId="25500D2D" w14:textId="77777777" w:rsidTr="005479DE">
        <w:tc>
          <w:tcPr>
            <w:tcW w:w="2700" w:type="dxa"/>
            <w:tcBorders>
              <w:top w:val="single" w:sz="4" w:space="0" w:color="auto"/>
              <w:left w:val="single" w:sz="4" w:space="0" w:color="auto"/>
              <w:bottom w:val="single" w:sz="4" w:space="0" w:color="auto"/>
              <w:right w:val="single" w:sz="4" w:space="0" w:color="auto"/>
            </w:tcBorders>
            <w:vAlign w:val="center"/>
          </w:tcPr>
          <w:p w14:paraId="0A77D6AC"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ORDER_TYPE</w:t>
            </w:r>
          </w:p>
        </w:tc>
        <w:tc>
          <w:tcPr>
            <w:tcW w:w="1710" w:type="dxa"/>
            <w:tcBorders>
              <w:top w:val="single" w:sz="4" w:space="0" w:color="auto"/>
              <w:left w:val="single" w:sz="4" w:space="0" w:color="auto"/>
              <w:bottom w:val="single" w:sz="4" w:space="0" w:color="auto"/>
              <w:right w:val="single" w:sz="4" w:space="0" w:color="auto"/>
            </w:tcBorders>
            <w:vAlign w:val="center"/>
          </w:tcPr>
          <w:p w14:paraId="32734766" w14:textId="4B70F2C3" w:rsidR="008B5BB7" w:rsidRPr="00D30FA1" w:rsidRDefault="00446233" w:rsidP="005479DE">
            <w:pPr>
              <w:rPr>
                <w:rFonts w:asciiTheme="minorHAnsi" w:hAnsiTheme="minorHAnsi" w:cstheme="minorHAnsi"/>
                <w:color w:val="000000"/>
                <w:sz w:val="18"/>
                <w:szCs w:val="16"/>
              </w:rPr>
            </w:pPr>
            <w:del w:id="4609" w:author="Rakesh Singhi" w:date="2015-03-25T13:16:00Z">
              <w:r w:rsidDel="005479DE">
                <w:rPr>
                  <w:rFonts w:asciiTheme="minorHAnsi" w:hAnsiTheme="minorHAnsi" w:cstheme="minorHAnsi"/>
                  <w:color w:val="000000"/>
                  <w:sz w:val="18"/>
                  <w:szCs w:val="16"/>
                </w:rPr>
                <w:delText>N</w:delText>
              </w:r>
            </w:del>
            <w:r>
              <w:rPr>
                <w:rFonts w:asciiTheme="minorHAnsi" w:hAnsiTheme="minorHAnsi" w:cstheme="minorHAnsi"/>
                <w:color w:val="000000"/>
                <w:sz w:val="18"/>
                <w:szCs w:val="16"/>
              </w:rPr>
              <w:t>VARCHAR2</w:t>
            </w:r>
            <w:r w:rsidR="008B5BB7">
              <w:rPr>
                <w:rFonts w:asciiTheme="minorHAnsi" w:hAnsiTheme="minorHAnsi" w:cstheme="minorHAnsi"/>
                <w:color w:val="000000"/>
                <w:sz w:val="18"/>
                <w:szCs w:val="16"/>
              </w:rPr>
              <w:t>(</w:t>
            </w:r>
            <w:del w:id="4610" w:author="Rakesh Singhi" w:date="2015-03-25T13:16:00Z">
              <w:r w:rsidR="008B5BB7" w:rsidDel="005479DE">
                <w:rPr>
                  <w:rFonts w:asciiTheme="minorHAnsi" w:hAnsiTheme="minorHAnsi" w:cstheme="minorHAnsi"/>
                  <w:color w:val="000000"/>
                  <w:sz w:val="18"/>
                  <w:szCs w:val="16"/>
                </w:rPr>
                <w:delText>500</w:delText>
              </w:r>
            </w:del>
            <w:ins w:id="4611" w:author="Rakesh Singhi" w:date="2015-03-25T13:16:00Z">
              <w:r w:rsidR="005479DE">
                <w:rPr>
                  <w:rFonts w:asciiTheme="minorHAnsi" w:hAnsiTheme="minorHAnsi" w:cstheme="minorHAnsi"/>
                  <w:color w:val="000000"/>
                  <w:sz w:val="18"/>
                  <w:szCs w:val="16"/>
                </w:rPr>
                <w:t>4000</w:t>
              </w:r>
            </w:ins>
            <w:r w:rsidR="008B5BB7">
              <w:rPr>
                <w:rFonts w:asciiTheme="minorHAnsi" w:hAnsiTheme="minorHAnsi" w:cstheme="minorHAnsi"/>
                <w:color w:val="000000"/>
                <w:sz w:val="18"/>
                <w:szCs w:val="16"/>
              </w:rPr>
              <w:t>)</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0B86CF67"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4DCF5080"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 Type (Offshore/Onshore)</w:t>
            </w:r>
          </w:p>
        </w:tc>
      </w:tr>
      <w:tr w:rsidR="008B5BB7" w:rsidRPr="00D30FA1" w14:paraId="3902505C" w14:textId="77777777" w:rsidTr="005479DE">
        <w:tc>
          <w:tcPr>
            <w:tcW w:w="2700" w:type="dxa"/>
            <w:tcBorders>
              <w:top w:val="single" w:sz="4" w:space="0" w:color="auto"/>
              <w:left w:val="single" w:sz="4" w:space="0" w:color="auto"/>
              <w:bottom w:val="single" w:sz="4" w:space="0" w:color="auto"/>
              <w:right w:val="single" w:sz="4" w:space="0" w:color="auto"/>
            </w:tcBorders>
            <w:vAlign w:val="center"/>
          </w:tcPr>
          <w:p w14:paraId="0B16468D"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SALES_ORDER</w:t>
            </w:r>
          </w:p>
        </w:tc>
        <w:tc>
          <w:tcPr>
            <w:tcW w:w="1710" w:type="dxa"/>
            <w:tcBorders>
              <w:top w:val="single" w:sz="4" w:space="0" w:color="auto"/>
              <w:left w:val="single" w:sz="4" w:space="0" w:color="auto"/>
              <w:bottom w:val="single" w:sz="4" w:space="0" w:color="auto"/>
              <w:right w:val="single" w:sz="4" w:space="0" w:color="auto"/>
            </w:tcBorders>
            <w:vAlign w:val="center"/>
          </w:tcPr>
          <w:p w14:paraId="709D4279" w14:textId="6BC43ED5" w:rsidR="008B5BB7" w:rsidRPr="00D30FA1" w:rsidRDefault="00446233" w:rsidP="005479DE">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w:t>
            </w:r>
            <w:del w:id="4612" w:author="Rakesh Singhi" w:date="2015-03-25T13:16:00Z">
              <w:r w:rsidR="008B5BB7" w:rsidDel="005479DE">
                <w:rPr>
                  <w:rFonts w:asciiTheme="minorHAnsi" w:hAnsiTheme="minorHAnsi" w:cstheme="minorHAnsi"/>
                  <w:color w:val="000000"/>
                  <w:sz w:val="18"/>
                  <w:szCs w:val="16"/>
                </w:rPr>
                <w:delText>500</w:delText>
              </w:r>
            </w:del>
            <w:ins w:id="4613" w:author="Rakesh Singhi" w:date="2015-03-25T13:16:00Z">
              <w:r w:rsidR="005479DE">
                <w:rPr>
                  <w:rFonts w:asciiTheme="minorHAnsi" w:hAnsiTheme="minorHAnsi" w:cstheme="minorHAnsi"/>
                  <w:color w:val="000000"/>
                  <w:sz w:val="18"/>
                  <w:szCs w:val="16"/>
                </w:rPr>
                <w:t>2000</w:t>
              </w:r>
            </w:ins>
            <w:r w:rsidR="008B5BB7">
              <w:rPr>
                <w:rFonts w:asciiTheme="minorHAnsi" w:hAnsiTheme="minorHAnsi" w:cstheme="minorHAnsi"/>
                <w:color w:val="000000"/>
                <w:sz w:val="18"/>
                <w:szCs w:val="16"/>
              </w:rPr>
              <w:t>)</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5C0BFF16"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5345D4D2"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 Order Number</w:t>
            </w:r>
          </w:p>
        </w:tc>
      </w:tr>
      <w:tr w:rsidR="008B5BB7" w:rsidRPr="00D30FA1" w14:paraId="0071CDC4" w14:textId="77777777" w:rsidTr="005479DE">
        <w:tc>
          <w:tcPr>
            <w:tcW w:w="2700" w:type="dxa"/>
            <w:tcBorders>
              <w:top w:val="single" w:sz="4" w:space="0" w:color="auto"/>
              <w:left w:val="single" w:sz="4" w:space="0" w:color="auto"/>
              <w:bottom w:val="single" w:sz="4" w:space="0" w:color="auto"/>
              <w:right w:val="single" w:sz="4" w:space="0" w:color="auto"/>
            </w:tcBorders>
            <w:vAlign w:val="center"/>
          </w:tcPr>
          <w:p w14:paraId="28D1AB9F"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DMO_ISC_ORDER</w:t>
            </w:r>
          </w:p>
        </w:tc>
        <w:tc>
          <w:tcPr>
            <w:tcW w:w="1710" w:type="dxa"/>
            <w:tcBorders>
              <w:top w:val="single" w:sz="4" w:space="0" w:color="auto"/>
              <w:left w:val="single" w:sz="4" w:space="0" w:color="auto"/>
              <w:bottom w:val="single" w:sz="4" w:space="0" w:color="auto"/>
              <w:right w:val="single" w:sz="4" w:space="0" w:color="auto"/>
            </w:tcBorders>
            <w:vAlign w:val="center"/>
          </w:tcPr>
          <w:p w14:paraId="0EB1B035" w14:textId="62AB5B07" w:rsidR="008B5BB7" w:rsidRPr="00D30FA1"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w:t>
            </w:r>
            <w:ins w:id="4614" w:author="Rakesh Singhi" w:date="2015-03-25T13:16:00Z">
              <w:r w:rsidR="005479DE">
                <w:rPr>
                  <w:rFonts w:asciiTheme="minorHAnsi" w:hAnsiTheme="minorHAnsi" w:cstheme="minorHAnsi"/>
                  <w:color w:val="000000"/>
                  <w:sz w:val="18"/>
                  <w:szCs w:val="16"/>
                </w:rPr>
                <w:t>2000</w:t>
              </w:r>
            </w:ins>
            <w:del w:id="4615" w:author="Rakesh Singhi" w:date="2015-03-25T13:16:00Z">
              <w:r w:rsidR="008B5BB7" w:rsidDel="005479DE">
                <w:rPr>
                  <w:rFonts w:asciiTheme="minorHAnsi" w:hAnsiTheme="minorHAnsi" w:cstheme="minorHAnsi"/>
                  <w:color w:val="000000"/>
                  <w:sz w:val="18"/>
                  <w:szCs w:val="16"/>
                </w:rPr>
                <w:delText>500</w:delText>
              </w:r>
            </w:del>
            <w:r w:rsidR="008B5BB7">
              <w:rPr>
                <w:rFonts w:asciiTheme="minorHAnsi" w:hAnsiTheme="minorHAnsi" w:cstheme="minorHAnsi"/>
                <w:color w:val="000000"/>
                <w:sz w:val="18"/>
                <w:szCs w:val="16"/>
              </w:rPr>
              <w:t>)</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51C192A2"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0A231F3B"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 ISC Order Number</w:t>
            </w:r>
          </w:p>
        </w:tc>
      </w:tr>
      <w:tr w:rsidR="008B5BB7" w:rsidRPr="00D30FA1" w14:paraId="05B8AA28" w14:textId="77777777" w:rsidTr="005479DE">
        <w:tc>
          <w:tcPr>
            <w:tcW w:w="2700" w:type="dxa"/>
            <w:tcBorders>
              <w:top w:val="single" w:sz="4" w:space="0" w:color="auto"/>
              <w:left w:val="single" w:sz="4" w:space="0" w:color="auto"/>
              <w:bottom w:val="single" w:sz="4" w:space="0" w:color="auto"/>
              <w:right w:val="single" w:sz="4" w:space="0" w:color="auto"/>
            </w:tcBorders>
            <w:vAlign w:val="center"/>
          </w:tcPr>
          <w:p w14:paraId="28EF7594"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SALES_ORDER_LINE</w:t>
            </w:r>
          </w:p>
        </w:tc>
        <w:tc>
          <w:tcPr>
            <w:tcW w:w="1710" w:type="dxa"/>
            <w:tcBorders>
              <w:top w:val="single" w:sz="4" w:space="0" w:color="auto"/>
              <w:left w:val="single" w:sz="4" w:space="0" w:color="auto"/>
              <w:bottom w:val="single" w:sz="4" w:space="0" w:color="auto"/>
              <w:right w:val="single" w:sz="4" w:space="0" w:color="auto"/>
            </w:tcBorders>
            <w:vAlign w:val="center"/>
          </w:tcPr>
          <w:p w14:paraId="057E6A0A" w14:textId="599A62AE" w:rsidR="008B5BB7" w:rsidRPr="00DD1485" w:rsidRDefault="00446233" w:rsidP="005479DE">
            <w:pPr>
              <w:rPr>
                <w:rFonts w:asciiTheme="minorHAnsi" w:hAnsiTheme="minorHAnsi" w:cstheme="minorHAnsi"/>
                <w:color w:val="000000"/>
                <w:sz w:val="18"/>
                <w:szCs w:val="16"/>
              </w:rPr>
            </w:pPr>
            <w:del w:id="4616" w:author="Rakesh Singhi" w:date="2015-03-25T13:16:00Z">
              <w:r w:rsidDel="005479DE">
                <w:rPr>
                  <w:rFonts w:asciiTheme="minorHAnsi" w:hAnsiTheme="minorHAnsi" w:cstheme="minorHAnsi"/>
                  <w:color w:val="000000"/>
                  <w:sz w:val="18"/>
                  <w:szCs w:val="16"/>
                </w:rPr>
                <w:delText>N</w:delText>
              </w:r>
            </w:del>
            <w:r>
              <w:rPr>
                <w:rFonts w:asciiTheme="minorHAnsi" w:hAnsiTheme="minorHAnsi" w:cstheme="minorHAnsi"/>
                <w:color w:val="000000"/>
                <w:sz w:val="18"/>
                <w:szCs w:val="16"/>
              </w:rPr>
              <w:t>VARCHAR2</w:t>
            </w:r>
            <w:r w:rsidR="008B5BB7">
              <w:rPr>
                <w:rFonts w:asciiTheme="minorHAnsi" w:hAnsiTheme="minorHAnsi" w:cstheme="minorHAnsi"/>
                <w:color w:val="000000"/>
                <w:sz w:val="18"/>
                <w:szCs w:val="16"/>
              </w:rPr>
              <w:t>(</w:t>
            </w:r>
            <w:del w:id="4617" w:author="Rakesh Singhi" w:date="2015-03-25T13:16:00Z">
              <w:r w:rsidR="008B5BB7" w:rsidDel="005479DE">
                <w:rPr>
                  <w:rFonts w:asciiTheme="minorHAnsi" w:hAnsiTheme="minorHAnsi" w:cstheme="minorHAnsi"/>
                  <w:color w:val="000000"/>
                  <w:sz w:val="18"/>
                  <w:szCs w:val="16"/>
                </w:rPr>
                <w:delText>500</w:delText>
              </w:r>
            </w:del>
            <w:ins w:id="4618" w:author="Rakesh Singhi" w:date="2015-03-25T13:16:00Z">
              <w:r w:rsidR="005479DE">
                <w:rPr>
                  <w:rFonts w:asciiTheme="minorHAnsi" w:hAnsiTheme="minorHAnsi" w:cstheme="minorHAnsi"/>
                  <w:color w:val="000000"/>
                  <w:sz w:val="18"/>
                  <w:szCs w:val="16"/>
                </w:rPr>
                <w:t>4000</w:t>
              </w:r>
            </w:ins>
            <w:r w:rsidR="008B5BB7">
              <w:rPr>
                <w:rFonts w:asciiTheme="minorHAnsi" w:hAnsiTheme="minorHAnsi" w:cstheme="minorHAnsi"/>
                <w:color w:val="000000"/>
                <w:sz w:val="18"/>
                <w:szCs w:val="16"/>
              </w:rPr>
              <w:t>)</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5DB6B43F"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452DB655"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 Line Number</w:t>
            </w:r>
          </w:p>
        </w:tc>
      </w:tr>
      <w:tr w:rsidR="008B5BB7" w:rsidRPr="00D30FA1" w14:paraId="7ACF898A" w14:textId="77777777" w:rsidTr="005479DE">
        <w:tc>
          <w:tcPr>
            <w:tcW w:w="2700" w:type="dxa"/>
            <w:tcBorders>
              <w:top w:val="single" w:sz="4" w:space="0" w:color="auto"/>
              <w:left w:val="single" w:sz="4" w:space="0" w:color="auto"/>
              <w:bottom w:val="single" w:sz="4" w:space="0" w:color="auto"/>
              <w:right w:val="single" w:sz="4" w:space="0" w:color="auto"/>
            </w:tcBorders>
            <w:vAlign w:val="center"/>
          </w:tcPr>
          <w:p w14:paraId="18647AC1"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LINE_STATUS</w:t>
            </w:r>
          </w:p>
        </w:tc>
        <w:tc>
          <w:tcPr>
            <w:tcW w:w="1710" w:type="dxa"/>
            <w:tcBorders>
              <w:top w:val="single" w:sz="4" w:space="0" w:color="auto"/>
              <w:left w:val="single" w:sz="4" w:space="0" w:color="auto"/>
              <w:bottom w:val="single" w:sz="4" w:space="0" w:color="auto"/>
              <w:right w:val="single" w:sz="4" w:space="0" w:color="auto"/>
            </w:tcBorders>
            <w:vAlign w:val="center"/>
          </w:tcPr>
          <w:p w14:paraId="61C5F6C2" w14:textId="3595420E" w:rsidR="008B5BB7" w:rsidRPr="00DD1485" w:rsidRDefault="005479DE" w:rsidP="001C7876">
            <w:pPr>
              <w:rPr>
                <w:rFonts w:asciiTheme="minorHAnsi" w:hAnsiTheme="minorHAnsi" w:cstheme="minorHAnsi"/>
                <w:color w:val="000000"/>
                <w:sz w:val="18"/>
                <w:szCs w:val="16"/>
              </w:rPr>
            </w:pPr>
            <w:ins w:id="4619" w:author="Rakesh Singhi" w:date="2015-03-25T13:16:00Z">
              <w:r>
                <w:rPr>
                  <w:rFonts w:asciiTheme="minorHAnsi" w:hAnsiTheme="minorHAnsi" w:cstheme="minorHAnsi"/>
                  <w:color w:val="000000"/>
                  <w:sz w:val="18"/>
                  <w:szCs w:val="16"/>
                </w:rPr>
                <w:t>VARCHAR2(4000)</w:t>
              </w:r>
            </w:ins>
            <w:del w:id="4620" w:author="Rakesh Singhi" w:date="2015-03-25T13:16:00Z">
              <w:r w:rsidR="00446233" w:rsidDel="005479DE">
                <w:rPr>
                  <w:rFonts w:asciiTheme="minorHAnsi" w:hAnsiTheme="minorHAnsi" w:cstheme="minorHAnsi"/>
                  <w:color w:val="000000"/>
                  <w:sz w:val="18"/>
                  <w:szCs w:val="16"/>
                </w:rPr>
                <w:delText>NVARCHAR2</w:delText>
              </w:r>
              <w:r w:rsidR="008B5BB7" w:rsidDel="005479DE">
                <w:rPr>
                  <w:rFonts w:asciiTheme="minorHAnsi" w:hAnsiTheme="minorHAnsi" w:cstheme="minorHAnsi"/>
                  <w:color w:val="000000"/>
                  <w:sz w:val="18"/>
                  <w:szCs w:val="16"/>
                </w:rPr>
                <w:delText>(500)</w:delText>
              </w:r>
            </w:del>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0298569C"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293F41E4" w14:textId="377CE06B" w:rsidR="008B5BB7" w:rsidRPr="00D30FA1" w:rsidRDefault="008B5BB7" w:rsidP="004C2EF6">
            <w:pPr>
              <w:rPr>
                <w:rFonts w:asciiTheme="minorHAnsi" w:hAnsiTheme="minorHAnsi" w:cstheme="minorHAnsi"/>
                <w:color w:val="000000"/>
                <w:sz w:val="18"/>
                <w:szCs w:val="16"/>
              </w:rPr>
            </w:pPr>
            <w:r>
              <w:rPr>
                <w:rFonts w:asciiTheme="minorHAnsi" w:hAnsiTheme="minorHAnsi" w:cstheme="minorHAnsi"/>
                <w:color w:val="000000"/>
                <w:sz w:val="18"/>
                <w:szCs w:val="16"/>
              </w:rPr>
              <w:t>Order Line Status</w:t>
            </w:r>
            <w:ins w:id="4621" w:author="Raghavi K (Semiconductor, Computing &amp; Storage (SCS))" w:date="2017-03-06T18:39:00Z">
              <w:r w:rsidR="004C2EF6">
                <w:rPr>
                  <w:rFonts w:asciiTheme="minorHAnsi" w:hAnsiTheme="minorHAnsi" w:cstheme="minorHAnsi"/>
                  <w:color w:val="000000"/>
                  <w:sz w:val="18"/>
                  <w:szCs w:val="16"/>
                </w:rPr>
                <w:t xml:space="preserve">. The sequence of order of line status is </w:t>
              </w:r>
            </w:ins>
            <w:ins w:id="4622" w:author="Raghavi K (Semiconductor, Computing &amp; Storage (SCS))" w:date="2017-03-06T18:52:00Z">
              <w:r w:rsidR="004C2EF6">
                <w:rPr>
                  <w:rFonts w:asciiTheme="minorHAnsi" w:hAnsiTheme="minorHAnsi" w:cstheme="minorHAnsi"/>
                  <w:color w:val="000000"/>
                  <w:sz w:val="18"/>
                  <w:szCs w:val="16"/>
                </w:rPr>
                <w:t xml:space="preserve">provided. </w:t>
              </w:r>
            </w:ins>
            <w:ins w:id="4623" w:author="Raghavi K (Semiconductor, Computing &amp; Storage (SCS))" w:date="2017-03-06T18:44:00Z">
              <w:r w:rsidR="004C2EF6">
                <w:rPr>
                  <w:rFonts w:asciiTheme="minorHAnsi" w:hAnsiTheme="minorHAnsi" w:cstheme="minorHAnsi"/>
                  <w:color w:val="000000"/>
                  <w:sz w:val="18"/>
                  <w:szCs w:val="16"/>
                </w:rPr>
                <w:t xml:space="preserve">Consider the recent line status for each </w:t>
              </w:r>
            </w:ins>
            <w:ins w:id="4624" w:author="Raghavi K (Semiconductor, Computing &amp; Storage (SCS))" w:date="2017-03-06T18:53:00Z">
              <w:r w:rsidR="004C2EF6">
                <w:rPr>
                  <w:rFonts w:asciiTheme="minorHAnsi" w:hAnsiTheme="minorHAnsi" w:cstheme="minorHAnsi"/>
                  <w:color w:val="000000"/>
                  <w:sz w:val="18"/>
                  <w:szCs w:val="16"/>
                </w:rPr>
                <w:t xml:space="preserve">the combination of each </w:t>
              </w:r>
            </w:ins>
            <w:ins w:id="4625" w:author="Raghavi K (Semiconductor, Computing &amp; Storage (SCS))" w:date="2017-03-06T18:52:00Z">
              <w:r w:rsidR="004C2EF6" w:rsidRPr="004C2EF6">
                <w:rPr>
                  <w:rFonts w:asciiTheme="minorHAnsi" w:hAnsiTheme="minorHAnsi" w:cstheme="minorHAnsi"/>
                  <w:color w:val="000000"/>
                  <w:sz w:val="18"/>
                  <w:szCs w:val="16"/>
                </w:rPr>
                <w:t>dmoiscorder,</w:t>
              </w:r>
            </w:ins>
            <w:ins w:id="4626" w:author="Raghavi K (Semiconductor, Computing &amp; Storage (SCS))" w:date="2017-03-06T18:53:00Z">
              <w:r w:rsidR="004C2EF6">
                <w:rPr>
                  <w:rFonts w:asciiTheme="minorHAnsi" w:hAnsiTheme="minorHAnsi" w:cstheme="minorHAnsi"/>
                  <w:color w:val="000000"/>
                  <w:sz w:val="18"/>
                  <w:szCs w:val="16"/>
                </w:rPr>
                <w:t xml:space="preserve"> </w:t>
              </w:r>
              <w:r w:rsidR="004C2EF6" w:rsidRPr="004C2EF6">
                <w:rPr>
                  <w:rFonts w:asciiTheme="minorHAnsi" w:hAnsiTheme="minorHAnsi" w:cstheme="minorHAnsi"/>
                  <w:color w:val="000000"/>
                  <w:sz w:val="18"/>
                  <w:szCs w:val="16"/>
                </w:rPr>
                <w:t>sales order</w:t>
              </w:r>
            </w:ins>
            <w:ins w:id="4627" w:author="Raghavi K (Semiconductor, Computing &amp; Storage (SCS))" w:date="2017-03-06T18:52:00Z">
              <w:r w:rsidR="004C2EF6" w:rsidRPr="004C2EF6">
                <w:rPr>
                  <w:rFonts w:asciiTheme="minorHAnsi" w:hAnsiTheme="minorHAnsi" w:cstheme="minorHAnsi"/>
                  <w:color w:val="000000"/>
                  <w:sz w:val="18"/>
                  <w:szCs w:val="16"/>
                </w:rPr>
                <w:t>,</w:t>
              </w:r>
            </w:ins>
            <w:ins w:id="4628" w:author="Raghavi K (Semiconductor, Computing &amp; Storage (SCS))" w:date="2017-03-06T18:53:00Z">
              <w:r w:rsidR="004C2EF6">
                <w:rPr>
                  <w:rFonts w:asciiTheme="minorHAnsi" w:hAnsiTheme="minorHAnsi" w:cstheme="minorHAnsi"/>
                  <w:color w:val="000000"/>
                  <w:sz w:val="18"/>
                  <w:szCs w:val="16"/>
                </w:rPr>
                <w:t xml:space="preserve"> </w:t>
              </w:r>
            </w:ins>
            <w:ins w:id="4629" w:author="Raghavi K (Semiconductor, Computing &amp; Storage (SCS))" w:date="2017-03-06T18:52:00Z">
              <w:r w:rsidR="004C2EF6" w:rsidRPr="004C2EF6">
                <w:rPr>
                  <w:rFonts w:asciiTheme="minorHAnsi" w:hAnsiTheme="minorHAnsi" w:cstheme="minorHAnsi"/>
                  <w:color w:val="000000"/>
                  <w:sz w:val="18"/>
                  <w:szCs w:val="16"/>
                </w:rPr>
                <w:t>salesorderline</w:t>
              </w:r>
            </w:ins>
            <w:ins w:id="4630" w:author="Raghavi K (Semiconductor, Computing &amp; Storage (SCS))" w:date="2017-03-06T18:53:00Z">
              <w:r w:rsidR="004C2EF6" w:rsidRPr="004C2EF6">
                <w:rPr>
                  <w:rFonts w:asciiTheme="minorHAnsi" w:hAnsiTheme="minorHAnsi" w:cstheme="minorHAnsi"/>
                  <w:color w:val="000000"/>
                  <w:sz w:val="18"/>
                  <w:szCs w:val="16"/>
                </w:rPr>
                <w:t>, invoicenumber</w:t>
              </w:r>
            </w:ins>
            <w:ins w:id="4631" w:author="Raghavi K (Semiconductor, Computing &amp; Storage (SCS))" w:date="2017-03-06T18:44:00Z">
              <w:r w:rsidR="004C2EF6">
                <w:rPr>
                  <w:rFonts w:asciiTheme="minorHAnsi" w:hAnsiTheme="minorHAnsi" w:cstheme="minorHAnsi"/>
                  <w:color w:val="000000"/>
                  <w:sz w:val="18"/>
                  <w:szCs w:val="16"/>
                </w:rPr>
                <w:t>.</w:t>
              </w:r>
            </w:ins>
          </w:p>
        </w:tc>
      </w:tr>
      <w:tr w:rsidR="008B5BB7" w:rsidRPr="00D30FA1" w14:paraId="3D16A2ED" w14:textId="77777777" w:rsidTr="005479DE">
        <w:tc>
          <w:tcPr>
            <w:tcW w:w="2700" w:type="dxa"/>
            <w:tcBorders>
              <w:top w:val="single" w:sz="4" w:space="0" w:color="auto"/>
              <w:left w:val="single" w:sz="4" w:space="0" w:color="auto"/>
              <w:bottom w:val="single" w:sz="4" w:space="0" w:color="auto"/>
              <w:right w:val="single" w:sz="4" w:space="0" w:color="auto"/>
            </w:tcBorders>
            <w:vAlign w:val="center"/>
          </w:tcPr>
          <w:p w14:paraId="06DC6F71"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ORDER_CREATION_DATE</w:t>
            </w:r>
          </w:p>
        </w:tc>
        <w:tc>
          <w:tcPr>
            <w:tcW w:w="1710" w:type="dxa"/>
            <w:tcBorders>
              <w:top w:val="single" w:sz="4" w:space="0" w:color="auto"/>
              <w:left w:val="single" w:sz="4" w:space="0" w:color="auto"/>
              <w:bottom w:val="single" w:sz="4" w:space="0" w:color="auto"/>
              <w:right w:val="single" w:sz="4" w:space="0" w:color="auto"/>
            </w:tcBorders>
            <w:vAlign w:val="center"/>
          </w:tcPr>
          <w:p w14:paraId="51AC02B7" w14:textId="25813F4B" w:rsidR="008B5BB7" w:rsidRPr="00D30FA1" w:rsidRDefault="005479DE" w:rsidP="001C7876">
            <w:pPr>
              <w:rPr>
                <w:rFonts w:asciiTheme="minorHAnsi" w:hAnsiTheme="minorHAnsi" w:cstheme="minorHAnsi"/>
                <w:color w:val="000000"/>
                <w:sz w:val="18"/>
                <w:szCs w:val="16"/>
              </w:rPr>
            </w:pPr>
            <w:ins w:id="4632" w:author="Rakesh Singhi" w:date="2015-03-25T13:16:00Z">
              <w:r>
                <w:rPr>
                  <w:rFonts w:asciiTheme="minorHAnsi" w:hAnsiTheme="minorHAnsi" w:cstheme="minorHAnsi"/>
                  <w:color w:val="000000"/>
                  <w:sz w:val="18"/>
                  <w:szCs w:val="16"/>
                </w:rPr>
                <w:t>VARCHAR2(4000)</w:t>
              </w:r>
            </w:ins>
            <w:del w:id="4633" w:author="Rakesh Singhi" w:date="2015-03-25T13:16:00Z">
              <w:r w:rsidR="008B5BB7" w:rsidDel="005479DE">
                <w:rPr>
                  <w:rFonts w:asciiTheme="minorHAnsi" w:hAnsiTheme="minorHAnsi" w:cstheme="minorHAnsi"/>
                  <w:color w:val="000000"/>
                  <w:sz w:val="18"/>
                  <w:szCs w:val="16"/>
                </w:rPr>
                <w:delText>DATE</w:delText>
              </w:r>
            </w:del>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4EF0F6F4"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0D3ECBA1"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 Order Creation Date</w:t>
            </w:r>
          </w:p>
        </w:tc>
      </w:tr>
      <w:tr w:rsidR="008B5BB7" w:rsidRPr="00D30FA1" w14:paraId="572712BE" w14:textId="77777777" w:rsidTr="005479DE">
        <w:tc>
          <w:tcPr>
            <w:tcW w:w="2700" w:type="dxa"/>
            <w:tcBorders>
              <w:top w:val="single" w:sz="4" w:space="0" w:color="auto"/>
              <w:left w:val="single" w:sz="4" w:space="0" w:color="auto"/>
              <w:bottom w:val="single" w:sz="4" w:space="0" w:color="auto"/>
              <w:right w:val="single" w:sz="4" w:space="0" w:color="auto"/>
            </w:tcBorders>
            <w:vAlign w:val="center"/>
          </w:tcPr>
          <w:p w14:paraId="287523DC"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ORDER_STATUS</w:t>
            </w:r>
          </w:p>
        </w:tc>
        <w:tc>
          <w:tcPr>
            <w:tcW w:w="1710" w:type="dxa"/>
            <w:tcBorders>
              <w:top w:val="single" w:sz="4" w:space="0" w:color="auto"/>
              <w:left w:val="single" w:sz="4" w:space="0" w:color="auto"/>
              <w:bottom w:val="single" w:sz="4" w:space="0" w:color="auto"/>
              <w:right w:val="single" w:sz="4" w:space="0" w:color="auto"/>
            </w:tcBorders>
            <w:vAlign w:val="center"/>
          </w:tcPr>
          <w:p w14:paraId="30ED6685" w14:textId="3DE3F54D" w:rsidR="008B5BB7" w:rsidRPr="00D30FA1" w:rsidRDefault="005479DE" w:rsidP="001C7876">
            <w:pPr>
              <w:rPr>
                <w:rFonts w:asciiTheme="minorHAnsi" w:hAnsiTheme="minorHAnsi" w:cstheme="minorHAnsi"/>
                <w:color w:val="000000"/>
                <w:sz w:val="18"/>
                <w:szCs w:val="16"/>
              </w:rPr>
            </w:pPr>
            <w:ins w:id="4634" w:author="Rakesh Singhi" w:date="2015-03-25T13:16:00Z">
              <w:r>
                <w:rPr>
                  <w:rFonts w:asciiTheme="minorHAnsi" w:hAnsiTheme="minorHAnsi" w:cstheme="minorHAnsi"/>
                  <w:color w:val="000000"/>
                  <w:sz w:val="18"/>
                  <w:szCs w:val="16"/>
                </w:rPr>
                <w:t>VARCHAR2(4000)</w:t>
              </w:r>
            </w:ins>
            <w:del w:id="4635" w:author="Rakesh Singhi" w:date="2015-03-25T13:16:00Z">
              <w:r w:rsidR="00446233" w:rsidDel="005479DE">
                <w:rPr>
                  <w:rFonts w:asciiTheme="minorHAnsi" w:hAnsiTheme="minorHAnsi" w:cstheme="minorHAnsi"/>
                  <w:color w:val="000000"/>
                  <w:sz w:val="18"/>
                  <w:szCs w:val="16"/>
                </w:rPr>
                <w:delText>NVARCHAR2</w:delText>
              </w:r>
              <w:r w:rsidR="008B5BB7" w:rsidDel="005479DE">
                <w:rPr>
                  <w:rFonts w:asciiTheme="minorHAnsi" w:hAnsiTheme="minorHAnsi" w:cstheme="minorHAnsi"/>
                  <w:color w:val="000000"/>
                  <w:sz w:val="18"/>
                  <w:szCs w:val="16"/>
                </w:rPr>
                <w:delText>(500</w:delText>
              </w:r>
            </w:del>
            <w:r w:rsidR="008B5BB7">
              <w:rPr>
                <w:rFonts w:asciiTheme="minorHAnsi" w:hAnsiTheme="minorHAnsi" w:cstheme="minorHAnsi"/>
                <w:color w:val="000000"/>
                <w:sz w:val="18"/>
                <w:szCs w:val="16"/>
              </w:rPr>
              <w:t>)</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1E82CD9E"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1B16DCF3"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Status of the Order</w:t>
            </w:r>
          </w:p>
        </w:tc>
      </w:tr>
      <w:tr w:rsidR="008B5BB7" w:rsidRPr="00D30FA1" w14:paraId="49C71574" w14:textId="77777777" w:rsidTr="005479DE">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1106F345"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CURRENCY</w:t>
            </w:r>
          </w:p>
        </w:tc>
        <w:tc>
          <w:tcPr>
            <w:tcW w:w="1710" w:type="dxa"/>
            <w:tcBorders>
              <w:top w:val="single" w:sz="4" w:space="0" w:color="auto"/>
              <w:left w:val="single" w:sz="4" w:space="0" w:color="auto"/>
              <w:bottom w:val="single" w:sz="4" w:space="0" w:color="auto"/>
              <w:right w:val="single" w:sz="4" w:space="0" w:color="auto"/>
            </w:tcBorders>
            <w:vAlign w:val="center"/>
          </w:tcPr>
          <w:p w14:paraId="52AF554A" w14:textId="1565DEB1" w:rsidR="008B5BB7" w:rsidRPr="00DD1485" w:rsidRDefault="00446233" w:rsidP="005479DE">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w:t>
            </w:r>
            <w:del w:id="4636" w:author="Rakesh Singhi" w:date="2015-03-25T13:17:00Z">
              <w:r w:rsidR="008B5BB7" w:rsidDel="005479DE">
                <w:rPr>
                  <w:rFonts w:asciiTheme="minorHAnsi" w:hAnsiTheme="minorHAnsi" w:cstheme="minorHAnsi"/>
                  <w:color w:val="000000"/>
                  <w:sz w:val="18"/>
                  <w:szCs w:val="16"/>
                </w:rPr>
                <w:delText>500</w:delText>
              </w:r>
            </w:del>
            <w:ins w:id="4637" w:author="Rakesh Singhi" w:date="2015-03-25T13:17:00Z">
              <w:r w:rsidR="005479DE">
                <w:rPr>
                  <w:rFonts w:asciiTheme="minorHAnsi" w:hAnsiTheme="minorHAnsi" w:cstheme="minorHAnsi"/>
                  <w:color w:val="000000"/>
                  <w:sz w:val="18"/>
                  <w:szCs w:val="16"/>
                </w:rPr>
                <w:t>2000</w:t>
              </w:r>
            </w:ins>
            <w:r w:rsidR="008B5BB7">
              <w:rPr>
                <w:rFonts w:asciiTheme="minorHAnsi" w:hAnsiTheme="minorHAnsi" w:cstheme="minorHAnsi"/>
                <w:color w:val="000000"/>
                <w:sz w:val="18"/>
                <w:szCs w:val="16"/>
              </w:rPr>
              <w:t>)</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2B67CCB4"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4824E08B"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Currency Code</w:t>
            </w:r>
          </w:p>
        </w:tc>
      </w:tr>
      <w:tr w:rsidR="008B5BB7" w:rsidRPr="00D30FA1" w:rsidDel="005479DE" w14:paraId="4B9236BC" w14:textId="1E87A6E2" w:rsidTr="005479DE">
        <w:trPr>
          <w:trHeight w:val="70"/>
          <w:del w:id="4638" w:author="Rakesh Singhi" w:date="2015-03-25T13:15:00Z"/>
        </w:trPr>
        <w:tc>
          <w:tcPr>
            <w:tcW w:w="2700" w:type="dxa"/>
            <w:tcBorders>
              <w:top w:val="single" w:sz="4" w:space="0" w:color="auto"/>
              <w:left w:val="single" w:sz="4" w:space="0" w:color="auto"/>
              <w:bottom w:val="single" w:sz="4" w:space="0" w:color="auto"/>
              <w:right w:val="single" w:sz="4" w:space="0" w:color="auto"/>
            </w:tcBorders>
            <w:vAlign w:val="center"/>
          </w:tcPr>
          <w:p w14:paraId="758EDEA0" w14:textId="28071E02" w:rsidR="008B5BB7" w:rsidRPr="00DD1485" w:rsidDel="005479DE" w:rsidRDefault="008B5BB7" w:rsidP="001C7876">
            <w:pPr>
              <w:rPr>
                <w:del w:id="4639" w:author="Rakesh Singhi" w:date="2015-03-25T13:15:00Z"/>
                <w:rFonts w:asciiTheme="minorHAnsi" w:hAnsiTheme="minorHAnsi" w:cstheme="minorHAnsi"/>
                <w:color w:val="000000"/>
                <w:sz w:val="18"/>
                <w:szCs w:val="16"/>
              </w:rPr>
            </w:pPr>
            <w:del w:id="4640" w:author="Rakesh Singhi" w:date="2015-03-25T13:15:00Z">
              <w:r w:rsidDel="005479DE">
                <w:rPr>
                  <w:rFonts w:asciiTheme="minorHAnsi" w:hAnsiTheme="minorHAnsi" w:cstheme="minorHAnsi"/>
                  <w:color w:val="000000"/>
                  <w:sz w:val="18"/>
                  <w:szCs w:val="16"/>
                </w:rPr>
                <w:delText>PART_NUMBER</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04FF9804" w14:textId="1D6D45A4" w:rsidR="008B5BB7" w:rsidRPr="00DD1485" w:rsidDel="005479DE" w:rsidRDefault="00446233" w:rsidP="001C7876">
            <w:pPr>
              <w:rPr>
                <w:del w:id="4641" w:author="Rakesh Singhi" w:date="2015-03-25T13:15:00Z"/>
                <w:rFonts w:asciiTheme="minorHAnsi" w:hAnsiTheme="minorHAnsi" w:cstheme="minorHAnsi"/>
                <w:color w:val="000000"/>
                <w:sz w:val="18"/>
                <w:szCs w:val="16"/>
              </w:rPr>
            </w:pPr>
            <w:del w:id="4642" w:author="Rakesh Singhi" w:date="2015-03-25T13:15:00Z">
              <w:r w:rsidDel="005479DE">
                <w:rPr>
                  <w:rFonts w:asciiTheme="minorHAnsi" w:hAnsiTheme="minorHAnsi" w:cstheme="minorHAnsi"/>
                  <w:color w:val="000000"/>
                  <w:sz w:val="18"/>
                  <w:szCs w:val="16"/>
                </w:rPr>
                <w:delText>NVARCHAR2</w:delText>
              </w:r>
              <w:r w:rsidR="008B5BB7" w:rsidDel="005479DE">
                <w:rPr>
                  <w:rFonts w:asciiTheme="minorHAnsi" w:hAnsiTheme="minorHAnsi" w:cstheme="minorHAnsi"/>
                  <w:color w:val="000000"/>
                  <w:sz w:val="18"/>
                  <w:szCs w:val="16"/>
                </w:rPr>
                <w:delText>(500)</w:delText>
              </w:r>
            </w:del>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5C77768B" w14:textId="60A97E0B" w:rsidR="008B5BB7" w:rsidDel="005479DE" w:rsidRDefault="008B5BB7" w:rsidP="001C7876">
            <w:pPr>
              <w:rPr>
                <w:del w:id="4643" w:author="Rakesh Singhi" w:date="2015-03-25T13:15:00Z"/>
                <w:rFonts w:ascii="Arial" w:hAnsi="Arial" w:cs="Arial"/>
              </w:rPr>
            </w:pPr>
            <w:del w:id="4644" w:author="Rakesh Singhi" w:date="2015-03-25T13:15:00Z">
              <w:r w:rsidDel="005479DE">
                <w:rPr>
                  <w:rFonts w:ascii="Arial" w:hAnsi="Arial" w:cs="Arial"/>
                </w:rPr>
                <w:fldChar w:fldCharType="begin">
                  <w:ffData>
                    <w:name w:val=""/>
                    <w:enabled/>
                    <w:calcOnExit w:val="0"/>
                    <w:checkBox>
                      <w:size w:val="18"/>
                      <w:default w:val="1"/>
                    </w:checkBox>
                  </w:ffData>
                </w:fldChar>
              </w:r>
              <w:r w:rsidDel="005479DE">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5479DE">
                <w:rPr>
                  <w:rFonts w:ascii="Arial" w:hAnsi="Arial" w:cs="Arial"/>
                </w:rPr>
                <w:fldChar w:fldCharType="end"/>
              </w:r>
            </w:del>
          </w:p>
        </w:tc>
        <w:tc>
          <w:tcPr>
            <w:tcW w:w="3240" w:type="dxa"/>
            <w:tcBorders>
              <w:top w:val="single" w:sz="4" w:space="0" w:color="auto"/>
              <w:left w:val="single" w:sz="4" w:space="0" w:color="auto"/>
              <w:bottom w:val="single" w:sz="4" w:space="0" w:color="auto"/>
              <w:right w:val="single" w:sz="4" w:space="0" w:color="auto"/>
            </w:tcBorders>
            <w:vAlign w:val="center"/>
          </w:tcPr>
          <w:p w14:paraId="6E0B88F6" w14:textId="1F4B1595" w:rsidR="008B5BB7" w:rsidRPr="00D30FA1" w:rsidDel="005479DE" w:rsidRDefault="008B5BB7" w:rsidP="001C7876">
            <w:pPr>
              <w:rPr>
                <w:del w:id="4645" w:author="Rakesh Singhi" w:date="2015-03-25T13:15:00Z"/>
                <w:rFonts w:asciiTheme="minorHAnsi" w:hAnsiTheme="minorHAnsi" w:cstheme="minorHAnsi"/>
                <w:color w:val="000000"/>
                <w:sz w:val="18"/>
                <w:szCs w:val="16"/>
              </w:rPr>
            </w:pPr>
            <w:del w:id="4646" w:author="Rakesh Singhi" w:date="2015-03-25T13:15:00Z">
              <w:r w:rsidRPr="00D25A69" w:rsidDel="005479DE">
                <w:rPr>
                  <w:rFonts w:asciiTheme="minorHAnsi" w:hAnsiTheme="minorHAnsi" w:cstheme="minorHAnsi"/>
                  <w:color w:val="000000"/>
                  <w:sz w:val="18"/>
                  <w:szCs w:val="16"/>
                </w:rPr>
                <w:delText>A unique identifier of part item (Equipment, supplies or part)</w:delText>
              </w:r>
            </w:del>
          </w:p>
        </w:tc>
      </w:tr>
      <w:tr w:rsidR="008B5BB7" w:rsidRPr="00D30FA1" w14:paraId="21A2AD11" w14:textId="77777777" w:rsidTr="005479DE">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34A9D64"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RETURN_FLAG</w:t>
            </w:r>
          </w:p>
        </w:tc>
        <w:tc>
          <w:tcPr>
            <w:tcW w:w="1710" w:type="dxa"/>
            <w:tcBorders>
              <w:top w:val="single" w:sz="4" w:space="0" w:color="auto"/>
              <w:left w:val="single" w:sz="4" w:space="0" w:color="auto"/>
              <w:bottom w:val="single" w:sz="4" w:space="0" w:color="auto"/>
              <w:right w:val="single" w:sz="4" w:space="0" w:color="auto"/>
            </w:tcBorders>
            <w:vAlign w:val="center"/>
          </w:tcPr>
          <w:p w14:paraId="2084F007" w14:textId="5626A482" w:rsidR="008B5BB7" w:rsidRPr="00DD1485" w:rsidRDefault="005479DE" w:rsidP="005479DE">
            <w:pPr>
              <w:rPr>
                <w:rFonts w:asciiTheme="minorHAnsi" w:hAnsiTheme="minorHAnsi" w:cstheme="minorHAnsi"/>
                <w:color w:val="000000"/>
                <w:sz w:val="18"/>
                <w:szCs w:val="16"/>
              </w:rPr>
            </w:pPr>
            <w:ins w:id="4647" w:author="Rakesh Singhi" w:date="2015-03-25T13:17:00Z">
              <w:r>
                <w:rPr>
                  <w:rFonts w:asciiTheme="minorHAnsi" w:hAnsiTheme="minorHAnsi" w:cstheme="minorHAnsi"/>
                  <w:color w:val="000000"/>
                  <w:sz w:val="18"/>
                  <w:szCs w:val="16"/>
                </w:rPr>
                <w:t>VARCHAR2(4000)</w:t>
              </w:r>
            </w:ins>
            <w:del w:id="4648" w:author="Rakesh Singhi" w:date="2015-03-25T13:17:00Z">
              <w:r w:rsidR="00446233" w:rsidDel="005479DE">
                <w:rPr>
                  <w:rFonts w:asciiTheme="minorHAnsi" w:hAnsiTheme="minorHAnsi" w:cstheme="minorHAnsi"/>
                  <w:color w:val="000000"/>
                  <w:sz w:val="18"/>
                  <w:szCs w:val="16"/>
                </w:rPr>
                <w:delText>NVARCHAR2</w:delText>
              </w:r>
              <w:r w:rsidR="008B5BB7" w:rsidDel="005479DE">
                <w:rPr>
                  <w:rFonts w:asciiTheme="minorHAnsi" w:hAnsiTheme="minorHAnsi" w:cstheme="minorHAnsi"/>
                  <w:color w:val="000000"/>
                  <w:sz w:val="18"/>
                  <w:szCs w:val="16"/>
                </w:rPr>
                <w:delText>(500)</w:delText>
              </w:r>
            </w:del>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26F90932" w14:textId="77777777" w:rsidR="008B5BB7" w:rsidRPr="00844BC9"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3AE29609"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Return Flag</w:t>
            </w:r>
          </w:p>
        </w:tc>
      </w:tr>
      <w:tr w:rsidR="008B5BB7" w:rsidRPr="00D30FA1" w14:paraId="20C6C8DF" w14:textId="77777777" w:rsidTr="005479DE">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8D617D3"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INVOICE_NUMBER</w:t>
            </w:r>
          </w:p>
        </w:tc>
        <w:tc>
          <w:tcPr>
            <w:tcW w:w="1710" w:type="dxa"/>
            <w:tcBorders>
              <w:top w:val="single" w:sz="4" w:space="0" w:color="auto"/>
              <w:left w:val="single" w:sz="4" w:space="0" w:color="auto"/>
              <w:bottom w:val="single" w:sz="4" w:space="0" w:color="auto"/>
              <w:right w:val="single" w:sz="4" w:space="0" w:color="auto"/>
            </w:tcBorders>
            <w:vAlign w:val="center"/>
          </w:tcPr>
          <w:p w14:paraId="485CF1C3" w14:textId="0452D55B" w:rsidR="008B5BB7" w:rsidRDefault="005479DE" w:rsidP="001C7876">
            <w:pPr>
              <w:rPr>
                <w:rFonts w:asciiTheme="minorHAnsi" w:hAnsiTheme="minorHAnsi" w:cstheme="minorHAnsi"/>
                <w:color w:val="000000"/>
                <w:sz w:val="18"/>
                <w:szCs w:val="16"/>
              </w:rPr>
            </w:pPr>
            <w:ins w:id="4649" w:author="Rakesh Singhi" w:date="2015-03-25T13:17:00Z">
              <w:r>
                <w:rPr>
                  <w:rFonts w:asciiTheme="minorHAnsi" w:hAnsiTheme="minorHAnsi" w:cstheme="minorHAnsi"/>
                  <w:color w:val="000000"/>
                  <w:sz w:val="18"/>
                  <w:szCs w:val="16"/>
                </w:rPr>
                <w:t>NVARCHAR2(2000</w:t>
              </w:r>
            </w:ins>
            <w:del w:id="4650" w:author="Rakesh Singhi" w:date="2015-03-25T13:17:00Z">
              <w:r w:rsidR="00446233" w:rsidDel="005479DE">
                <w:rPr>
                  <w:rFonts w:asciiTheme="minorHAnsi" w:hAnsiTheme="minorHAnsi" w:cstheme="minorHAnsi"/>
                  <w:color w:val="000000"/>
                  <w:sz w:val="18"/>
                  <w:szCs w:val="16"/>
                </w:rPr>
                <w:delText>NVARCHAR2</w:delText>
              </w:r>
              <w:r w:rsidR="008B5BB7" w:rsidDel="005479DE">
                <w:rPr>
                  <w:rFonts w:asciiTheme="minorHAnsi" w:hAnsiTheme="minorHAnsi" w:cstheme="minorHAnsi"/>
                  <w:color w:val="000000"/>
                  <w:sz w:val="18"/>
                  <w:szCs w:val="16"/>
                </w:rPr>
                <w:delText>(500</w:delText>
              </w:r>
            </w:del>
            <w:r w:rsidR="008B5BB7">
              <w:rPr>
                <w:rFonts w:asciiTheme="minorHAnsi" w:hAnsiTheme="minorHAnsi" w:cstheme="minorHAnsi"/>
                <w:color w:val="000000"/>
                <w:sz w:val="18"/>
                <w:szCs w:val="16"/>
              </w:rPr>
              <w:t>)</w:t>
            </w:r>
          </w:p>
        </w:tc>
        <w:tc>
          <w:tcPr>
            <w:tcW w:w="720" w:type="dxa"/>
            <w:tcBorders>
              <w:top w:val="single" w:sz="4" w:space="0" w:color="auto"/>
              <w:left w:val="single" w:sz="4" w:space="0" w:color="auto"/>
              <w:bottom w:val="single" w:sz="4" w:space="0" w:color="auto"/>
              <w:right w:val="single" w:sz="4" w:space="0" w:color="auto"/>
            </w:tcBorders>
            <w:shd w:val="clear" w:color="auto" w:fill="auto"/>
          </w:tcPr>
          <w:p w14:paraId="30B3A646" w14:textId="77777777" w:rsidR="008B5BB7" w:rsidRDefault="008B5BB7" w:rsidP="001C7876">
            <w:r w:rsidRPr="00CF1BD7">
              <w:rPr>
                <w:rFonts w:ascii="Arial" w:hAnsi="Arial" w:cs="Arial"/>
              </w:rPr>
              <w:fldChar w:fldCharType="begin">
                <w:ffData>
                  <w:name w:val=""/>
                  <w:enabled/>
                  <w:calcOnExit w:val="0"/>
                  <w:checkBox>
                    <w:size w:val="18"/>
                    <w:default w:val="1"/>
                  </w:checkBox>
                </w:ffData>
              </w:fldChar>
            </w:r>
            <w:r w:rsidRPr="00CF1BD7">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CF1BD7">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76FE9C80"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Invoice Number</w:t>
            </w:r>
          </w:p>
        </w:tc>
      </w:tr>
      <w:tr w:rsidR="008B5BB7" w:rsidRPr="00D30FA1" w14:paraId="4FF74148" w14:textId="77777777" w:rsidTr="005479DE">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0514DBEC"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INVOICE_DATE</w:t>
            </w:r>
          </w:p>
        </w:tc>
        <w:tc>
          <w:tcPr>
            <w:tcW w:w="1710" w:type="dxa"/>
            <w:tcBorders>
              <w:top w:val="single" w:sz="4" w:space="0" w:color="auto"/>
              <w:left w:val="single" w:sz="4" w:space="0" w:color="auto"/>
              <w:bottom w:val="single" w:sz="4" w:space="0" w:color="auto"/>
              <w:right w:val="single" w:sz="4" w:space="0" w:color="auto"/>
            </w:tcBorders>
            <w:vAlign w:val="center"/>
          </w:tcPr>
          <w:p w14:paraId="0C459619" w14:textId="168547FD" w:rsidR="008B5BB7" w:rsidRDefault="005479DE" w:rsidP="001C7876">
            <w:pPr>
              <w:rPr>
                <w:rFonts w:asciiTheme="minorHAnsi" w:hAnsiTheme="minorHAnsi" w:cstheme="minorHAnsi"/>
                <w:color w:val="000000"/>
                <w:sz w:val="18"/>
                <w:szCs w:val="16"/>
              </w:rPr>
            </w:pPr>
            <w:ins w:id="4651" w:author="Rakesh Singhi" w:date="2015-03-25T13:17:00Z">
              <w:r>
                <w:rPr>
                  <w:rFonts w:asciiTheme="minorHAnsi" w:hAnsiTheme="minorHAnsi" w:cstheme="minorHAnsi"/>
                  <w:color w:val="000000"/>
                  <w:sz w:val="18"/>
                  <w:szCs w:val="16"/>
                </w:rPr>
                <w:t>VARCHAR2(4000)</w:t>
              </w:r>
            </w:ins>
            <w:del w:id="4652" w:author="Rakesh Singhi" w:date="2015-03-25T13:17:00Z">
              <w:r w:rsidR="008B5BB7" w:rsidDel="005479DE">
                <w:rPr>
                  <w:rFonts w:asciiTheme="minorHAnsi" w:hAnsiTheme="minorHAnsi" w:cstheme="minorHAnsi"/>
                  <w:color w:val="000000"/>
                  <w:sz w:val="18"/>
                  <w:szCs w:val="16"/>
                </w:rPr>
                <w:delText>DATE</w:delText>
              </w:r>
            </w:del>
          </w:p>
        </w:tc>
        <w:tc>
          <w:tcPr>
            <w:tcW w:w="720" w:type="dxa"/>
            <w:tcBorders>
              <w:top w:val="single" w:sz="4" w:space="0" w:color="auto"/>
              <w:left w:val="single" w:sz="4" w:space="0" w:color="auto"/>
              <w:bottom w:val="single" w:sz="4" w:space="0" w:color="auto"/>
              <w:right w:val="single" w:sz="4" w:space="0" w:color="auto"/>
            </w:tcBorders>
            <w:shd w:val="clear" w:color="auto" w:fill="auto"/>
          </w:tcPr>
          <w:p w14:paraId="649BFABF" w14:textId="77777777" w:rsidR="008B5BB7" w:rsidRDefault="008B5BB7" w:rsidP="001C7876">
            <w:r w:rsidRPr="00CF1BD7">
              <w:rPr>
                <w:rFonts w:ascii="Arial" w:hAnsi="Arial" w:cs="Arial"/>
              </w:rPr>
              <w:fldChar w:fldCharType="begin">
                <w:ffData>
                  <w:name w:val=""/>
                  <w:enabled/>
                  <w:calcOnExit w:val="0"/>
                  <w:checkBox>
                    <w:size w:val="18"/>
                    <w:default w:val="1"/>
                  </w:checkBox>
                </w:ffData>
              </w:fldChar>
            </w:r>
            <w:r w:rsidRPr="00CF1BD7">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CF1BD7">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4EEF5E08"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Invoice Date</w:t>
            </w:r>
          </w:p>
        </w:tc>
      </w:tr>
      <w:tr w:rsidR="008B5BB7" w:rsidRPr="00D30FA1" w14:paraId="48CAE7AE" w14:textId="77777777" w:rsidTr="005479DE">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B9041F8" w14:textId="6DEB3F6B" w:rsidR="008B5BB7" w:rsidRDefault="008B5BB7" w:rsidP="005479DE">
            <w:pPr>
              <w:rPr>
                <w:rFonts w:asciiTheme="minorHAnsi" w:hAnsiTheme="minorHAnsi" w:cstheme="minorHAnsi"/>
                <w:color w:val="000000"/>
                <w:sz w:val="18"/>
                <w:szCs w:val="16"/>
              </w:rPr>
            </w:pPr>
            <w:r>
              <w:rPr>
                <w:rFonts w:asciiTheme="minorHAnsi" w:hAnsiTheme="minorHAnsi" w:cstheme="minorHAnsi"/>
                <w:color w:val="000000"/>
                <w:sz w:val="18"/>
                <w:szCs w:val="16"/>
              </w:rPr>
              <w:t>PRODUCT</w:t>
            </w:r>
            <w:del w:id="4653" w:author="Rakesh Singhi" w:date="2015-03-25T13:15:00Z">
              <w:r w:rsidDel="005479DE">
                <w:rPr>
                  <w:rFonts w:asciiTheme="minorHAnsi" w:hAnsiTheme="minorHAnsi" w:cstheme="minorHAnsi"/>
                  <w:color w:val="000000"/>
                  <w:sz w:val="18"/>
                  <w:szCs w:val="16"/>
                </w:rPr>
                <w:delText>_PART</w:delText>
              </w:r>
            </w:del>
            <w:r>
              <w:rPr>
                <w:rFonts w:asciiTheme="minorHAnsi" w:hAnsiTheme="minorHAnsi" w:cstheme="minorHAnsi"/>
                <w:color w:val="000000"/>
                <w:sz w:val="18"/>
                <w:szCs w:val="16"/>
              </w:rPr>
              <w:t>_NUMBER</w:t>
            </w:r>
          </w:p>
        </w:tc>
        <w:tc>
          <w:tcPr>
            <w:tcW w:w="1710" w:type="dxa"/>
            <w:tcBorders>
              <w:top w:val="single" w:sz="4" w:space="0" w:color="auto"/>
              <w:left w:val="single" w:sz="4" w:space="0" w:color="auto"/>
              <w:bottom w:val="single" w:sz="4" w:space="0" w:color="auto"/>
              <w:right w:val="single" w:sz="4" w:space="0" w:color="auto"/>
            </w:tcBorders>
            <w:vAlign w:val="center"/>
          </w:tcPr>
          <w:p w14:paraId="483FA6A1" w14:textId="3780CF3C" w:rsidR="008B5BB7" w:rsidRDefault="00446233" w:rsidP="005479DE">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w:t>
            </w:r>
            <w:del w:id="4654" w:author="Rakesh Singhi" w:date="2015-03-25T13:17:00Z">
              <w:r w:rsidR="008B5BB7" w:rsidDel="005479DE">
                <w:rPr>
                  <w:rFonts w:asciiTheme="minorHAnsi" w:hAnsiTheme="minorHAnsi" w:cstheme="minorHAnsi"/>
                  <w:color w:val="000000"/>
                  <w:sz w:val="18"/>
                  <w:szCs w:val="16"/>
                </w:rPr>
                <w:delText>500</w:delText>
              </w:r>
            </w:del>
            <w:ins w:id="4655" w:author="Rakesh Singhi" w:date="2015-03-25T13:17:00Z">
              <w:r w:rsidR="005479DE">
                <w:rPr>
                  <w:rFonts w:asciiTheme="minorHAnsi" w:hAnsiTheme="minorHAnsi" w:cstheme="minorHAnsi"/>
                  <w:color w:val="000000"/>
                  <w:sz w:val="18"/>
                  <w:szCs w:val="16"/>
                </w:rPr>
                <w:t>2000</w:t>
              </w:r>
            </w:ins>
            <w:r w:rsidR="008B5BB7">
              <w:rPr>
                <w:rFonts w:asciiTheme="minorHAnsi" w:hAnsiTheme="minorHAnsi" w:cstheme="minorHAnsi"/>
                <w:color w:val="000000"/>
                <w:sz w:val="18"/>
                <w:szCs w:val="16"/>
              </w:rPr>
              <w:t>)</w:t>
            </w:r>
          </w:p>
        </w:tc>
        <w:tc>
          <w:tcPr>
            <w:tcW w:w="720" w:type="dxa"/>
            <w:tcBorders>
              <w:top w:val="single" w:sz="4" w:space="0" w:color="auto"/>
              <w:left w:val="single" w:sz="4" w:space="0" w:color="auto"/>
              <w:bottom w:val="single" w:sz="4" w:space="0" w:color="auto"/>
              <w:right w:val="single" w:sz="4" w:space="0" w:color="auto"/>
            </w:tcBorders>
            <w:shd w:val="clear" w:color="auto" w:fill="auto"/>
          </w:tcPr>
          <w:p w14:paraId="4CE838AB" w14:textId="77777777" w:rsidR="008B5BB7" w:rsidRDefault="008B5BB7" w:rsidP="001C7876">
            <w:r w:rsidRPr="00CF1BD7">
              <w:rPr>
                <w:rFonts w:ascii="Arial" w:hAnsi="Arial" w:cs="Arial"/>
              </w:rPr>
              <w:fldChar w:fldCharType="begin">
                <w:ffData>
                  <w:name w:val=""/>
                  <w:enabled/>
                  <w:calcOnExit w:val="0"/>
                  <w:checkBox>
                    <w:size w:val="18"/>
                    <w:default w:val="1"/>
                  </w:checkBox>
                </w:ffData>
              </w:fldChar>
            </w:r>
            <w:r w:rsidRPr="00CF1BD7">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CF1BD7">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03D2CB38" w14:textId="77777777" w:rsidR="008B5BB7" w:rsidRDefault="008B5BB7" w:rsidP="001C7876">
            <w:pPr>
              <w:rPr>
                <w:rFonts w:asciiTheme="minorHAnsi" w:hAnsiTheme="minorHAnsi" w:cstheme="minorHAnsi"/>
                <w:color w:val="000000"/>
                <w:sz w:val="18"/>
                <w:szCs w:val="16"/>
              </w:rPr>
            </w:pPr>
            <w:r w:rsidRPr="00D25A69">
              <w:rPr>
                <w:rFonts w:asciiTheme="minorHAnsi" w:hAnsiTheme="minorHAnsi" w:cstheme="minorHAnsi"/>
                <w:color w:val="000000"/>
                <w:sz w:val="18"/>
                <w:szCs w:val="16"/>
              </w:rPr>
              <w:t>A Unique identifier of product</w:t>
            </w:r>
          </w:p>
        </w:tc>
      </w:tr>
      <w:tr w:rsidR="008B5BB7" w:rsidRPr="00D30FA1" w14:paraId="2D83DB5F" w14:textId="77777777" w:rsidTr="005479DE">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B26CADD"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c>
          <w:tcPr>
            <w:tcW w:w="1710" w:type="dxa"/>
            <w:tcBorders>
              <w:top w:val="single" w:sz="4" w:space="0" w:color="auto"/>
              <w:left w:val="single" w:sz="4" w:space="0" w:color="auto"/>
              <w:bottom w:val="single" w:sz="4" w:space="0" w:color="auto"/>
              <w:right w:val="single" w:sz="4" w:space="0" w:color="auto"/>
            </w:tcBorders>
            <w:vAlign w:val="center"/>
          </w:tcPr>
          <w:p w14:paraId="0A415329" w14:textId="14408E27" w:rsidR="008B5BB7" w:rsidRPr="00DD1485" w:rsidRDefault="005479DE" w:rsidP="001C7876">
            <w:pPr>
              <w:rPr>
                <w:rFonts w:asciiTheme="minorHAnsi" w:hAnsiTheme="minorHAnsi" w:cstheme="minorHAnsi"/>
                <w:color w:val="000000"/>
                <w:sz w:val="18"/>
                <w:szCs w:val="16"/>
              </w:rPr>
            </w:pPr>
            <w:ins w:id="4656" w:author="Rakesh Singhi" w:date="2015-03-25T13:17:00Z">
              <w:r>
                <w:rPr>
                  <w:rFonts w:asciiTheme="minorHAnsi" w:hAnsiTheme="minorHAnsi" w:cstheme="minorHAnsi"/>
                  <w:color w:val="000000"/>
                  <w:sz w:val="18"/>
                  <w:szCs w:val="16"/>
                </w:rPr>
                <w:t>VARCHAR2(4000)</w:t>
              </w:r>
            </w:ins>
            <w:del w:id="4657" w:author="Rakesh Singhi" w:date="2015-03-25T13:17:00Z">
              <w:r w:rsidR="00446233" w:rsidDel="005479DE">
                <w:rPr>
                  <w:rFonts w:asciiTheme="minorHAnsi" w:hAnsiTheme="minorHAnsi" w:cstheme="minorHAnsi"/>
                  <w:color w:val="000000"/>
                  <w:sz w:val="18"/>
                  <w:szCs w:val="16"/>
                </w:rPr>
                <w:delText>NVARCHAR2</w:delText>
              </w:r>
              <w:r w:rsidR="008B5BB7" w:rsidDel="005479DE">
                <w:rPr>
                  <w:rFonts w:asciiTheme="minorHAnsi" w:hAnsiTheme="minorHAnsi" w:cstheme="minorHAnsi"/>
                  <w:color w:val="000000"/>
                  <w:sz w:val="18"/>
                  <w:szCs w:val="16"/>
                </w:rPr>
                <w:delText>(500)</w:delText>
              </w:r>
            </w:del>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071FFB54"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70F9782A"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r>
      <w:tr w:rsidR="008B5BB7" w:rsidRPr="00D30FA1" w14:paraId="6733AE97" w14:textId="77777777" w:rsidTr="005479DE">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6838595"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SALES_PRICE</w:t>
            </w:r>
          </w:p>
        </w:tc>
        <w:tc>
          <w:tcPr>
            <w:tcW w:w="1710" w:type="dxa"/>
            <w:tcBorders>
              <w:top w:val="single" w:sz="4" w:space="0" w:color="auto"/>
              <w:left w:val="single" w:sz="4" w:space="0" w:color="auto"/>
              <w:bottom w:val="single" w:sz="4" w:space="0" w:color="auto"/>
              <w:right w:val="single" w:sz="4" w:space="0" w:color="auto"/>
            </w:tcBorders>
            <w:vAlign w:val="center"/>
          </w:tcPr>
          <w:p w14:paraId="6EA87633" w14:textId="1D1B04E0" w:rsidR="008B5BB7" w:rsidRPr="00DD1485" w:rsidRDefault="005479DE" w:rsidP="001C7876">
            <w:pPr>
              <w:rPr>
                <w:rFonts w:asciiTheme="minorHAnsi" w:hAnsiTheme="minorHAnsi" w:cstheme="minorHAnsi"/>
                <w:color w:val="000000"/>
                <w:sz w:val="18"/>
                <w:szCs w:val="16"/>
              </w:rPr>
            </w:pPr>
            <w:ins w:id="4658" w:author="Rakesh Singhi" w:date="2015-03-25T13:17:00Z">
              <w:r>
                <w:rPr>
                  <w:rFonts w:asciiTheme="minorHAnsi" w:hAnsiTheme="minorHAnsi" w:cstheme="minorHAnsi"/>
                  <w:color w:val="000000"/>
                  <w:sz w:val="18"/>
                  <w:szCs w:val="16"/>
                </w:rPr>
                <w:t>VARCHAR2(4000)</w:t>
              </w:r>
            </w:ins>
            <w:del w:id="4659" w:author="Rakesh Singhi" w:date="2015-03-25T13:17:00Z">
              <w:r w:rsidR="00446233" w:rsidDel="005479DE">
                <w:rPr>
                  <w:rFonts w:asciiTheme="minorHAnsi" w:hAnsiTheme="minorHAnsi" w:cstheme="minorHAnsi"/>
                  <w:color w:val="000000"/>
                  <w:sz w:val="18"/>
                  <w:szCs w:val="16"/>
                </w:rPr>
                <w:delText>NVARCHAR2</w:delText>
              </w:r>
              <w:r w:rsidR="008B5BB7" w:rsidDel="005479DE">
                <w:rPr>
                  <w:rFonts w:asciiTheme="minorHAnsi" w:hAnsiTheme="minorHAnsi" w:cstheme="minorHAnsi"/>
                  <w:color w:val="000000"/>
                  <w:sz w:val="18"/>
                  <w:szCs w:val="16"/>
                </w:rPr>
                <w:delText>(500</w:delText>
              </w:r>
            </w:del>
            <w:del w:id="4660" w:author="Rakesh Singhi" w:date="2015-03-25T13:18:00Z">
              <w:r w:rsidR="008B5BB7" w:rsidDel="005479DE">
                <w:rPr>
                  <w:rFonts w:asciiTheme="minorHAnsi" w:hAnsiTheme="minorHAnsi" w:cstheme="minorHAnsi"/>
                  <w:color w:val="000000"/>
                  <w:sz w:val="18"/>
                  <w:szCs w:val="16"/>
                </w:rPr>
                <w:delText>)</w:delText>
              </w:r>
            </w:del>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4FCB70E5"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4AB6F076"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Sales Price</w:t>
            </w:r>
          </w:p>
        </w:tc>
      </w:tr>
      <w:tr w:rsidR="008B5BB7" w:rsidRPr="00D30FA1" w14:paraId="35FB9834" w14:textId="77777777" w:rsidTr="005479DE">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4BDBAE3"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TRANSFER_PRICE</w:t>
            </w:r>
          </w:p>
        </w:tc>
        <w:tc>
          <w:tcPr>
            <w:tcW w:w="1710" w:type="dxa"/>
            <w:tcBorders>
              <w:top w:val="single" w:sz="4" w:space="0" w:color="auto"/>
              <w:left w:val="single" w:sz="4" w:space="0" w:color="auto"/>
              <w:bottom w:val="single" w:sz="4" w:space="0" w:color="auto"/>
              <w:right w:val="single" w:sz="4" w:space="0" w:color="auto"/>
            </w:tcBorders>
            <w:vAlign w:val="center"/>
          </w:tcPr>
          <w:p w14:paraId="3DB75CC0" w14:textId="5392232E" w:rsidR="008B5BB7" w:rsidRPr="00DD1485" w:rsidRDefault="005479DE" w:rsidP="001C7876">
            <w:pPr>
              <w:rPr>
                <w:rFonts w:asciiTheme="minorHAnsi" w:hAnsiTheme="minorHAnsi" w:cstheme="minorHAnsi"/>
                <w:color w:val="000000"/>
                <w:sz w:val="18"/>
                <w:szCs w:val="16"/>
              </w:rPr>
            </w:pPr>
            <w:ins w:id="4661" w:author="Rakesh Singhi" w:date="2015-03-25T13:18:00Z">
              <w:r>
                <w:rPr>
                  <w:rFonts w:asciiTheme="minorHAnsi" w:hAnsiTheme="minorHAnsi" w:cstheme="minorHAnsi"/>
                  <w:color w:val="000000"/>
                  <w:sz w:val="18"/>
                  <w:szCs w:val="16"/>
                </w:rPr>
                <w:t>VARCHAR2(4000)</w:t>
              </w:r>
            </w:ins>
            <w:del w:id="4662" w:author="Rakesh Singhi" w:date="2015-03-25T13:18:00Z">
              <w:r w:rsidR="00446233" w:rsidDel="005479DE">
                <w:rPr>
                  <w:rFonts w:asciiTheme="minorHAnsi" w:hAnsiTheme="minorHAnsi" w:cstheme="minorHAnsi"/>
                  <w:color w:val="000000"/>
                  <w:sz w:val="18"/>
                  <w:szCs w:val="16"/>
                </w:rPr>
                <w:delText>NVARCHAR2</w:delText>
              </w:r>
              <w:r w:rsidR="008B5BB7" w:rsidDel="005479DE">
                <w:rPr>
                  <w:rFonts w:asciiTheme="minorHAnsi" w:hAnsiTheme="minorHAnsi" w:cstheme="minorHAnsi"/>
                  <w:color w:val="000000"/>
                  <w:sz w:val="18"/>
                  <w:szCs w:val="16"/>
                </w:rPr>
                <w:delText>(500)</w:delText>
              </w:r>
            </w:del>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3E6DF3C3"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1B2D5AA8"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Transfer Price/Cost</w:t>
            </w:r>
          </w:p>
        </w:tc>
      </w:tr>
      <w:tr w:rsidR="000E4BBD" w:rsidRPr="00D30FA1" w14:paraId="08531202" w14:textId="77777777" w:rsidTr="005479DE">
        <w:trPr>
          <w:trHeight w:val="70"/>
          <w:ins w:id="4663" w:author="Rakesh Singhi" w:date="2015-02-07T11:09:00Z"/>
        </w:trPr>
        <w:tc>
          <w:tcPr>
            <w:tcW w:w="2700" w:type="dxa"/>
            <w:tcBorders>
              <w:top w:val="single" w:sz="4" w:space="0" w:color="auto"/>
              <w:left w:val="single" w:sz="4" w:space="0" w:color="auto"/>
              <w:bottom w:val="single" w:sz="4" w:space="0" w:color="auto"/>
              <w:right w:val="single" w:sz="4" w:space="0" w:color="auto"/>
            </w:tcBorders>
            <w:vAlign w:val="center"/>
          </w:tcPr>
          <w:p w14:paraId="137E4423" w14:textId="686B7629" w:rsidR="000E4BBD" w:rsidRDefault="005479DE" w:rsidP="001C7876">
            <w:pPr>
              <w:rPr>
                <w:ins w:id="4664" w:author="Rakesh Singhi" w:date="2015-02-07T11:09:00Z"/>
                <w:rFonts w:asciiTheme="minorHAnsi" w:hAnsiTheme="minorHAnsi" w:cstheme="minorHAnsi"/>
                <w:color w:val="000000"/>
                <w:sz w:val="18"/>
                <w:szCs w:val="16"/>
              </w:rPr>
            </w:pPr>
            <w:ins w:id="4665" w:author="Rakesh Singhi" w:date="2015-02-07T11:09:00Z">
              <w:r>
                <w:rPr>
                  <w:rFonts w:asciiTheme="minorHAnsi" w:hAnsiTheme="minorHAnsi" w:cstheme="minorHAnsi"/>
                  <w:color w:val="000000"/>
                  <w:sz w:val="18"/>
                  <w:szCs w:val="16"/>
                </w:rPr>
                <w:t>FILE_</w:t>
              </w:r>
            </w:ins>
            <w:ins w:id="4666" w:author="Rakesh Singhi" w:date="2015-03-25T13:18:00Z">
              <w:r>
                <w:rPr>
                  <w:rFonts w:asciiTheme="minorHAnsi" w:hAnsiTheme="minorHAnsi" w:cstheme="minorHAnsi"/>
                  <w:color w:val="000000"/>
                  <w:sz w:val="18"/>
                  <w:szCs w:val="16"/>
                </w:rPr>
                <w:t>NAME</w:t>
              </w:r>
            </w:ins>
          </w:p>
        </w:tc>
        <w:tc>
          <w:tcPr>
            <w:tcW w:w="1710" w:type="dxa"/>
            <w:tcBorders>
              <w:top w:val="single" w:sz="4" w:space="0" w:color="auto"/>
              <w:left w:val="single" w:sz="4" w:space="0" w:color="auto"/>
              <w:bottom w:val="single" w:sz="4" w:space="0" w:color="auto"/>
              <w:right w:val="single" w:sz="4" w:space="0" w:color="auto"/>
            </w:tcBorders>
            <w:vAlign w:val="center"/>
          </w:tcPr>
          <w:p w14:paraId="6E08B7B9" w14:textId="45EE2F50" w:rsidR="000E4BBD" w:rsidRDefault="000E4BBD" w:rsidP="001C7876">
            <w:pPr>
              <w:rPr>
                <w:ins w:id="4667" w:author="Rakesh Singhi" w:date="2015-02-07T11:09:00Z"/>
                <w:rFonts w:asciiTheme="minorHAnsi" w:hAnsiTheme="minorHAnsi" w:cstheme="minorHAnsi"/>
                <w:color w:val="000000"/>
                <w:sz w:val="18"/>
                <w:szCs w:val="16"/>
              </w:rPr>
            </w:pPr>
            <w:ins w:id="4668" w:author="Rakesh Singhi" w:date="2015-02-07T11:09:00Z">
              <w:r>
                <w:rPr>
                  <w:rFonts w:asciiTheme="minorHAnsi" w:hAnsiTheme="minorHAnsi" w:cstheme="minorHAnsi"/>
                  <w:color w:val="000000"/>
                  <w:sz w:val="18"/>
                  <w:szCs w:val="16"/>
                </w:rPr>
                <w:t>NVARCHAR2(500)</w:t>
              </w:r>
            </w:ins>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5F7D1935" w14:textId="5D99DDE9" w:rsidR="000E4BBD" w:rsidRDefault="000E4BBD" w:rsidP="001C7876">
            <w:pPr>
              <w:rPr>
                <w:ins w:id="4669" w:author="Rakesh Singhi" w:date="2015-02-07T11:09:00Z"/>
                <w:rFonts w:ascii="Arial" w:hAnsi="Arial" w:cs="Arial"/>
              </w:rPr>
            </w:pPr>
            <w:ins w:id="4670" w:author="Rakesh Singhi" w:date="2015-02-07T11:0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240" w:type="dxa"/>
            <w:tcBorders>
              <w:top w:val="single" w:sz="4" w:space="0" w:color="auto"/>
              <w:left w:val="single" w:sz="4" w:space="0" w:color="auto"/>
              <w:bottom w:val="single" w:sz="4" w:space="0" w:color="auto"/>
              <w:right w:val="single" w:sz="4" w:space="0" w:color="auto"/>
            </w:tcBorders>
            <w:vAlign w:val="center"/>
          </w:tcPr>
          <w:p w14:paraId="5D3D00C3" w14:textId="1679F584" w:rsidR="000E4BBD" w:rsidRDefault="005479DE" w:rsidP="001C7876">
            <w:pPr>
              <w:rPr>
                <w:ins w:id="4671" w:author="Rakesh Singhi" w:date="2015-02-07T11:09:00Z"/>
                <w:rFonts w:asciiTheme="minorHAnsi" w:hAnsiTheme="minorHAnsi" w:cstheme="minorHAnsi"/>
                <w:color w:val="000000"/>
                <w:sz w:val="18"/>
                <w:szCs w:val="16"/>
              </w:rPr>
            </w:pPr>
            <w:ins w:id="4672" w:author="Rakesh Singhi" w:date="2015-03-25T13:18:00Z">
              <w:r>
                <w:rPr>
                  <w:rFonts w:asciiTheme="minorHAnsi" w:hAnsiTheme="minorHAnsi" w:cstheme="minorHAnsi"/>
                  <w:color w:val="000000"/>
                  <w:sz w:val="18"/>
                  <w:szCs w:val="16"/>
                </w:rPr>
                <w:t>Name of the file</w:t>
              </w:r>
            </w:ins>
          </w:p>
        </w:tc>
      </w:tr>
      <w:tr w:rsidR="000E4BBD" w:rsidRPr="00D30FA1" w14:paraId="5D05935B" w14:textId="77777777" w:rsidTr="005479DE">
        <w:trPr>
          <w:trHeight w:val="70"/>
          <w:ins w:id="4673" w:author="Rakesh Singhi" w:date="2015-02-07T11:09:00Z"/>
        </w:trPr>
        <w:tc>
          <w:tcPr>
            <w:tcW w:w="2700" w:type="dxa"/>
            <w:tcBorders>
              <w:top w:val="single" w:sz="4" w:space="0" w:color="auto"/>
              <w:left w:val="single" w:sz="4" w:space="0" w:color="auto"/>
              <w:bottom w:val="single" w:sz="4" w:space="0" w:color="auto"/>
              <w:right w:val="single" w:sz="4" w:space="0" w:color="auto"/>
            </w:tcBorders>
            <w:vAlign w:val="center"/>
          </w:tcPr>
          <w:p w14:paraId="68A7ADEE" w14:textId="5FCC7C81" w:rsidR="000E4BBD" w:rsidRDefault="000E4BBD" w:rsidP="005479DE">
            <w:pPr>
              <w:rPr>
                <w:ins w:id="4674" w:author="Rakesh Singhi" w:date="2015-02-07T11:09:00Z"/>
                <w:rFonts w:asciiTheme="minorHAnsi" w:hAnsiTheme="minorHAnsi" w:cstheme="minorHAnsi"/>
                <w:color w:val="000000"/>
                <w:sz w:val="18"/>
                <w:szCs w:val="16"/>
              </w:rPr>
            </w:pPr>
            <w:ins w:id="4675" w:author="Rakesh Singhi" w:date="2015-02-07T11:09:00Z">
              <w:r>
                <w:rPr>
                  <w:rFonts w:asciiTheme="minorHAnsi" w:hAnsiTheme="minorHAnsi" w:cstheme="minorHAnsi"/>
                  <w:color w:val="000000"/>
                  <w:sz w:val="18"/>
                  <w:szCs w:val="16"/>
                </w:rPr>
                <w:t>FILE_SEQ</w:t>
              </w:r>
            </w:ins>
          </w:p>
        </w:tc>
        <w:tc>
          <w:tcPr>
            <w:tcW w:w="1710" w:type="dxa"/>
            <w:tcBorders>
              <w:top w:val="single" w:sz="4" w:space="0" w:color="auto"/>
              <w:left w:val="single" w:sz="4" w:space="0" w:color="auto"/>
              <w:bottom w:val="single" w:sz="4" w:space="0" w:color="auto"/>
              <w:right w:val="single" w:sz="4" w:space="0" w:color="auto"/>
            </w:tcBorders>
            <w:vAlign w:val="center"/>
          </w:tcPr>
          <w:p w14:paraId="03C879DA" w14:textId="2C3B2C1F" w:rsidR="000E4BBD" w:rsidRDefault="005479DE" w:rsidP="001C7876">
            <w:pPr>
              <w:rPr>
                <w:ins w:id="4676" w:author="Rakesh Singhi" w:date="2015-02-07T11:09:00Z"/>
                <w:rFonts w:asciiTheme="minorHAnsi" w:hAnsiTheme="minorHAnsi" w:cstheme="minorHAnsi"/>
                <w:color w:val="000000"/>
                <w:sz w:val="18"/>
                <w:szCs w:val="16"/>
              </w:rPr>
            </w:pPr>
            <w:ins w:id="4677" w:author="Rakesh Singhi" w:date="2015-03-25T13:18:00Z">
              <w:r>
                <w:rPr>
                  <w:rFonts w:asciiTheme="minorHAnsi" w:hAnsiTheme="minorHAnsi" w:cstheme="minorHAnsi"/>
                  <w:color w:val="000000"/>
                  <w:sz w:val="18"/>
                  <w:szCs w:val="16"/>
                </w:rPr>
                <w:t>CHAR(6)</w:t>
              </w:r>
            </w:ins>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3CF7535F" w14:textId="2BF47A1F" w:rsidR="000E4BBD" w:rsidRDefault="000E4BBD" w:rsidP="001C7876">
            <w:pPr>
              <w:rPr>
                <w:ins w:id="4678" w:author="Rakesh Singhi" w:date="2015-02-07T11:09:00Z"/>
                <w:rFonts w:ascii="Arial" w:hAnsi="Arial" w:cs="Arial"/>
              </w:rPr>
            </w:pPr>
            <w:ins w:id="4679" w:author="Rakesh Singhi" w:date="2015-02-07T11:0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240" w:type="dxa"/>
            <w:tcBorders>
              <w:top w:val="single" w:sz="4" w:space="0" w:color="auto"/>
              <w:left w:val="single" w:sz="4" w:space="0" w:color="auto"/>
              <w:bottom w:val="single" w:sz="4" w:space="0" w:color="auto"/>
              <w:right w:val="single" w:sz="4" w:space="0" w:color="auto"/>
            </w:tcBorders>
            <w:vAlign w:val="center"/>
          </w:tcPr>
          <w:p w14:paraId="77463FAC" w14:textId="64069A87" w:rsidR="000E4BBD" w:rsidRDefault="000E4BBD" w:rsidP="000E4BBD">
            <w:pPr>
              <w:rPr>
                <w:ins w:id="4680" w:author="Rakesh Singhi" w:date="2015-02-07T11:09:00Z"/>
                <w:rFonts w:asciiTheme="minorHAnsi" w:hAnsiTheme="minorHAnsi" w:cstheme="minorHAnsi"/>
                <w:color w:val="000000"/>
                <w:sz w:val="18"/>
                <w:szCs w:val="16"/>
              </w:rPr>
            </w:pPr>
            <w:ins w:id="4681" w:author="Rakesh Singhi" w:date="2015-02-07T11:09:00Z">
              <w:r>
                <w:rPr>
                  <w:rFonts w:asciiTheme="minorHAnsi" w:hAnsiTheme="minorHAnsi" w:cstheme="minorHAnsi"/>
                  <w:color w:val="000000"/>
                  <w:sz w:val="18"/>
                  <w:szCs w:val="16"/>
                </w:rPr>
                <w:t xml:space="preserve">File Sequence Number Generated at </w:t>
              </w:r>
            </w:ins>
            <w:ins w:id="4682" w:author="Rakesh Singhi" w:date="2015-02-07T11:13:00Z">
              <w:r>
                <w:rPr>
                  <w:rFonts w:asciiTheme="minorHAnsi" w:hAnsiTheme="minorHAnsi" w:cstheme="minorHAnsi"/>
                  <w:color w:val="000000"/>
                  <w:sz w:val="18"/>
                  <w:szCs w:val="16"/>
                </w:rPr>
                <w:t>ISC</w:t>
              </w:r>
            </w:ins>
            <w:ins w:id="4683" w:author="Rakesh Singhi" w:date="2015-02-07T11:09:00Z">
              <w:r>
                <w:rPr>
                  <w:rFonts w:asciiTheme="minorHAnsi" w:hAnsiTheme="minorHAnsi" w:cstheme="minorHAnsi"/>
                  <w:color w:val="000000"/>
                  <w:sz w:val="18"/>
                  <w:szCs w:val="16"/>
                </w:rPr>
                <w:t xml:space="preserve"> side</w:t>
              </w:r>
            </w:ins>
          </w:p>
        </w:tc>
      </w:tr>
      <w:tr w:rsidR="000E4BBD" w14:paraId="2B91EC3F" w14:textId="77777777" w:rsidTr="005479DE">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100ACD13" w14:textId="16136A08" w:rsidR="000E4BBD" w:rsidRDefault="000E4BBD" w:rsidP="001C7876">
            <w:pPr>
              <w:rPr>
                <w:rFonts w:asciiTheme="minorHAnsi" w:hAnsiTheme="minorHAnsi" w:cstheme="minorHAnsi"/>
                <w:color w:val="000000"/>
                <w:sz w:val="18"/>
                <w:szCs w:val="16"/>
              </w:rPr>
            </w:pPr>
            <w:ins w:id="4684" w:author="Rakesh Singhi" w:date="2015-02-07T11:09:00Z">
              <w:r>
                <w:rPr>
                  <w:rFonts w:asciiTheme="minorHAnsi" w:hAnsiTheme="minorHAnsi" w:cstheme="minorHAnsi"/>
                  <w:color w:val="000000"/>
                  <w:sz w:val="18"/>
                  <w:szCs w:val="16"/>
                </w:rPr>
                <w:t>LOAD_DATE</w:t>
              </w:r>
            </w:ins>
            <w:del w:id="4685" w:author="Rakesh Singhi" w:date="2015-02-07T11:09:00Z">
              <w:r w:rsidDel="005B334A">
                <w:rPr>
                  <w:rFonts w:asciiTheme="minorHAnsi" w:hAnsiTheme="minorHAnsi" w:cstheme="minorHAnsi"/>
                  <w:color w:val="000000"/>
                  <w:sz w:val="18"/>
                  <w:szCs w:val="16"/>
                </w:rPr>
                <w:delText>LOAD_DATE</w:delText>
              </w:r>
            </w:del>
          </w:p>
        </w:tc>
        <w:tc>
          <w:tcPr>
            <w:tcW w:w="1710" w:type="dxa"/>
            <w:tcBorders>
              <w:top w:val="single" w:sz="4" w:space="0" w:color="auto"/>
              <w:left w:val="single" w:sz="4" w:space="0" w:color="auto"/>
              <w:bottom w:val="single" w:sz="4" w:space="0" w:color="auto"/>
              <w:right w:val="single" w:sz="4" w:space="0" w:color="auto"/>
            </w:tcBorders>
            <w:vAlign w:val="center"/>
          </w:tcPr>
          <w:p w14:paraId="0969FEA3" w14:textId="4008A68F" w:rsidR="000E4BBD" w:rsidRDefault="000E4BBD" w:rsidP="001C7876">
            <w:pPr>
              <w:rPr>
                <w:rFonts w:asciiTheme="minorHAnsi" w:hAnsiTheme="minorHAnsi" w:cstheme="minorHAnsi"/>
                <w:color w:val="000000"/>
                <w:sz w:val="18"/>
                <w:szCs w:val="16"/>
              </w:rPr>
            </w:pPr>
            <w:ins w:id="4686" w:author="Rakesh Singhi" w:date="2015-02-07T11:09:00Z">
              <w:r>
                <w:rPr>
                  <w:rFonts w:asciiTheme="minorHAnsi" w:hAnsiTheme="minorHAnsi" w:cstheme="minorHAnsi"/>
                  <w:color w:val="000000"/>
                  <w:sz w:val="18"/>
                  <w:szCs w:val="16"/>
                </w:rPr>
                <w:t>DATE</w:t>
              </w:r>
            </w:ins>
            <w:del w:id="4687" w:author="Rakesh Singhi" w:date="2015-02-07T11:09:00Z">
              <w:r w:rsidDel="005B334A">
                <w:rPr>
                  <w:rFonts w:asciiTheme="minorHAnsi" w:hAnsiTheme="minorHAnsi" w:cstheme="minorHAnsi"/>
                  <w:color w:val="000000"/>
                  <w:sz w:val="18"/>
                  <w:szCs w:val="16"/>
                </w:rPr>
                <w:delText>DATE</w:delText>
              </w:r>
            </w:del>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425A778D" w14:textId="77FD711C" w:rsidR="000E4BBD" w:rsidRDefault="000E4BBD" w:rsidP="001C7876">
            <w:pPr>
              <w:rPr>
                <w:rFonts w:ascii="Arial" w:hAnsi="Arial" w:cs="Arial"/>
              </w:rPr>
            </w:pPr>
            <w:ins w:id="4688" w:author="Rakesh Singhi" w:date="2015-02-07T11:0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del w:id="4689" w:author="Rakesh Singhi" w:date="2015-02-07T11:09:00Z">
              <w:r w:rsidDel="005B334A">
                <w:rPr>
                  <w:rFonts w:ascii="Arial" w:hAnsi="Arial" w:cs="Arial"/>
                </w:rPr>
                <w:fldChar w:fldCharType="begin">
                  <w:ffData>
                    <w:name w:val=""/>
                    <w:enabled/>
                    <w:calcOnExit w:val="0"/>
                    <w:checkBox>
                      <w:size w:val="18"/>
                      <w:default w:val="1"/>
                    </w:checkBox>
                  </w:ffData>
                </w:fldChar>
              </w:r>
              <w:r w:rsidDel="005B334A">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5B334A">
                <w:rPr>
                  <w:rFonts w:ascii="Arial" w:hAnsi="Arial" w:cs="Arial"/>
                </w:rPr>
                <w:fldChar w:fldCharType="end"/>
              </w:r>
            </w:del>
          </w:p>
        </w:tc>
        <w:tc>
          <w:tcPr>
            <w:tcW w:w="3240" w:type="dxa"/>
            <w:tcBorders>
              <w:top w:val="single" w:sz="4" w:space="0" w:color="auto"/>
              <w:left w:val="single" w:sz="4" w:space="0" w:color="auto"/>
              <w:bottom w:val="single" w:sz="4" w:space="0" w:color="auto"/>
              <w:right w:val="single" w:sz="4" w:space="0" w:color="auto"/>
            </w:tcBorders>
            <w:vAlign w:val="center"/>
          </w:tcPr>
          <w:p w14:paraId="23A928E0" w14:textId="5947AD6C" w:rsidR="000E4BBD" w:rsidRDefault="000E4BBD" w:rsidP="001C7876">
            <w:pPr>
              <w:rPr>
                <w:rFonts w:asciiTheme="minorHAnsi" w:hAnsiTheme="minorHAnsi" w:cstheme="minorHAnsi"/>
                <w:color w:val="000000"/>
                <w:sz w:val="18"/>
                <w:szCs w:val="16"/>
              </w:rPr>
            </w:pPr>
            <w:ins w:id="4690" w:author="Rakesh Singhi" w:date="2015-02-07T11:09:00Z">
              <w:r>
                <w:rPr>
                  <w:rFonts w:asciiTheme="minorHAnsi" w:hAnsiTheme="minorHAnsi" w:cstheme="minorHAnsi"/>
                  <w:color w:val="000000"/>
                  <w:sz w:val="18"/>
                  <w:szCs w:val="16"/>
                </w:rPr>
                <w:t>Date when the record is loaded from the file to Stage table</w:t>
              </w:r>
            </w:ins>
            <w:del w:id="4691" w:author="Rakesh Singhi" w:date="2015-02-07T11:09:00Z">
              <w:r w:rsidDel="005B334A">
                <w:rPr>
                  <w:rFonts w:asciiTheme="minorHAnsi" w:hAnsiTheme="minorHAnsi" w:cstheme="minorHAnsi"/>
                  <w:color w:val="000000"/>
                  <w:sz w:val="18"/>
                  <w:szCs w:val="16"/>
                </w:rPr>
                <w:delText>Date when the record is loaded from the file to Stage table</w:delText>
              </w:r>
            </w:del>
          </w:p>
        </w:tc>
      </w:tr>
      <w:tr w:rsidR="005479DE" w14:paraId="613F66E8" w14:textId="77777777" w:rsidTr="005479DE">
        <w:trPr>
          <w:trHeight w:val="70"/>
          <w:ins w:id="4692" w:author="Rakesh Singhi" w:date="2015-03-25T13:18:00Z"/>
        </w:trPr>
        <w:tc>
          <w:tcPr>
            <w:tcW w:w="2700" w:type="dxa"/>
            <w:tcBorders>
              <w:top w:val="single" w:sz="4" w:space="0" w:color="auto"/>
              <w:left w:val="single" w:sz="4" w:space="0" w:color="auto"/>
              <w:bottom w:val="single" w:sz="4" w:space="0" w:color="auto"/>
              <w:right w:val="single" w:sz="4" w:space="0" w:color="auto"/>
            </w:tcBorders>
            <w:vAlign w:val="center"/>
          </w:tcPr>
          <w:p w14:paraId="46837218" w14:textId="061973A2" w:rsidR="005479DE" w:rsidRDefault="005479DE" w:rsidP="001C7876">
            <w:pPr>
              <w:rPr>
                <w:ins w:id="4693" w:author="Rakesh Singhi" w:date="2015-03-25T13:18:00Z"/>
                <w:rFonts w:asciiTheme="minorHAnsi" w:hAnsiTheme="minorHAnsi" w:cstheme="minorHAnsi"/>
                <w:color w:val="000000"/>
                <w:sz w:val="18"/>
                <w:szCs w:val="16"/>
              </w:rPr>
            </w:pPr>
            <w:ins w:id="4694" w:author="Rakesh Singhi" w:date="2015-03-25T13:19:00Z">
              <w:r>
                <w:rPr>
                  <w:rFonts w:asciiTheme="minorHAnsi" w:hAnsiTheme="minorHAnsi" w:cstheme="minorHAnsi"/>
                  <w:color w:val="000000"/>
                  <w:sz w:val="18"/>
                  <w:szCs w:val="16"/>
                </w:rPr>
                <w:t>REJECT_REASON</w:t>
              </w:r>
            </w:ins>
          </w:p>
        </w:tc>
        <w:tc>
          <w:tcPr>
            <w:tcW w:w="1710" w:type="dxa"/>
            <w:tcBorders>
              <w:top w:val="single" w:sz="4" w:space="0" w:color="auto"/>
              <w:left w:val="single" w:sz="4" w:space="0" w:color="auto"/>
              <w:bottom w:val="single" w:sz="4" w:space="0" w:color="auto"/>
              <w:right w:val="single" w:sz="4" w:space="0" w:color="auto"/>
            </w:tcBorders>
            <w:vAlign w:val="center"/>
          </w:tcPr>
          <w:p w14:paraId="3BBCEFF7" w14:textId="1975BC62" w:rsidR="005479DE" w:rsidRDefault="005479DE" w:rsidP="001C7876">
            <w:pPr>
              <w:rPr>
                <w:ins w:id="4695" w:author="Rakesh Singhi" w:date="2015-03-25T13:18:00Z"/>
                <w:rFonts w:asciiTheme="minorHAnsi" w:hAnsiTheme="minorHAnsi" w:cstheme="minorHAnsi"/>
                <w:color w:val="000000"/>
                <w:sz w:val="18"/>
                <w:szCs w:val="16"/>
              </w:rPr>
            </w:pPr>
            <w:ins w:id="4696" w:author="Rakesh Singhi" w:date="2015-03-25T13:19:00Z">
              <w:r>
                <w:rPr>
                  <w:rFonts w:asciiTheme="minorHAnsi" w:hAnsiTheme="minorHAnsi" w:cstheme="minorHAnsi"/>
                  <w:color w:val="000000"/>
                  <w:sz w:val="18"/>
                  <w:szCs w:val="16"/>
                </w:rPr>
                <w:t>VARCHAR2</w:t>
              </w:r>
            </w:ins>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5A4EAA20" w14:textId="54C8CDB9" w:rsidR="005479DE" w:rsidRDefault="005479DE" w:rsidP="001C7876">
            <w:pPr>
              <w:rPr>
                <w:ins w:id="4697" w:author="Rakesh Singhi" w:date="2015-03-25T13:18:00Z"/>
                <w:rFonts w:ascii="Arial" w:hAnsi="Arial" w:cs="Arial"/>
              </w:rPr>
            </w:pPr>
            <w:ins w:id="4698" w:author="Rakesh Singhi" w:date="2015-03-25T13:1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240" w:type="dxa"/>
            <w:tcBorders>
              <w:top w:val="single" w:sz="4" w:space="0" w:color="auto"/>
              <w:left w:val="single" w:sz="4" w:space="0" w:color="auto"/>
              <w:bottom w:val="single" w:sz="4" w:space="0" w:color="auto"/>
              <w:right w:val="single" w:sz="4" w:space="0" w:color="auto"/>
            </w:tcBorders>
            <w:vAlign w:val="center"/>
          </w:tcPr>
          <w:p w14:paraId="16E16DD6" w14:textId="36890F0B" w:rsidR="005479DE" w:rsidRDefault="005479DE" w:rsidP="001C7876">
            <w:pPr>
              <w:rPr>
                <w:ins w:id="4699" w:author="Rakesh Singhi" w:date="2015-03-25T13:18:00Z"/>
                <w:rFonts w:asciiTheme="minorHAnsi" w:hAnsiTheme="minorHAnsi" w:cstheme="minorHAnsi"/>
                <w:color w:val="000000"/>
                <w:sz w:val="18"/>
                <w:szCs w:val="16"/>
              </w:rPr>
            </w:pPr>
            <w:ins w:id="4700" w:author="Rakesh Singhi" w:date="2015-03-25T13:19:00Z">
              <w:r>
                <w:rPr>
                  <w:rFonts w:asciiTheme="minorHAnsi" w:hAnsiTheme="minorHAnsi" w:cstheme="minorHAnsi"/>
                  <w:color w:val="000000"/>
                  <w:sz w:val="18"/>
                  <w:szCs w:val="16"/>
                </w:rPr>
                <w:t>Column contains all the data format violations and errors if any</w:t>
              </w:r>
            </w:ins>
          </w:p>
        </w:tc>
      </w:tr>
    </w:tbl>
    <w:p w14:paraId="182102AF" w14:textId="77777777" w:rsidR="008B5BB7" w:rsidRDefault="008B5BB7" w:rsidP="008B5BB7"/>
    <w:p w14:paraId="1244C710" w14:textId="7D043F64" w:rsidR="004C2EF6" w:rsidRDefault="004C2EF6" w:rsidP="005C3619">
      <w:pPr>
        <w:rPr>
          <w:ins w:id="4701" w:author="Raghavi K (Semiconductor, Computing &amp; Storage (SCS))" w:date="2017-03-06T18:51:00Z"/>
          <w:color w:val="1F497D"/>
        </w:rPr>
      </w:pPr>
      <w:ins w:id="4702" w:author="Raghavi K (Semiconductor, Computing &amp; Storage (SCS))" w:date="2017-03-06T18:48:00Z">
        <w:r>
          <w:rPr>
            <w:color w:val="1F497D"/>
          </w:rPr>
          <w:t xml:space="preserve">Order sequence </w:t>
        </w:r>
      </w:ins>
      <w:ins w:id="4703" w:author="Raghavi K (Semiconductor, Computing &amp; Storage (SCS))" w:date="2017-03-06T18:52:00Z">
        <w:r>
          <w:rPr>
            <w:color w:val="1F497D"/>
          </w:rPr>
          <w:t>for ERP</w:t>
        </w:r>
      </w:ins>
      <w:ins w:id="4704" w:author="Raghavi K (Semiconductor, Computing &amp; Storage (SCS))" w:date="2017-03-06T18:51:00Z">
        <w:r>
          <w:rPr>
            <w:color w:val="1F497D"/>
          </w:rPr>
          <w:t xml:space="preserve"> &amp; </w:t>
        </w:r>
      </w:ins>
      <w:ins w:id="4705" w:author="Raghavi K (Semiconductor, Computing &amp; Storage (SCS))" w:date="2017-03-06T18:48:00Z">
        <w:r>
          <w:rPr>
            <w:color w:val="1F497D"/>
          </w:rPr>
          <w:t xml:space="preserve">ISC </w:t>
        </w:r>
      </w:ins>
      <w:ins w:id="4706" w:author="Raghavi K (Semiconductor, Computing &amp; Storage (SCS))" w:date="2017-03-06T18:52:00Z">
        <w:r>
          <w:rPr>
            <w:color w:val="1F497D"/>
          </w:rPr>
          <w:t>orders:</w:t>
        </w:r>
      </w:ins>
    </w:p>
    <w:p w14:paraId="781FF714" w14:textId="77777777" w:rsidR="004C2EF6" w:rsidRDefault="004C2EF6" w:rsidP="005C3619">
      <w:pPr>
        <w:rPr>
          <w:ins w:id="4707" w:author="Raghavi K (Semiconductor, Computing &amp; Storage (SCS))" w:date="2017-03-06T18:51:00Z"/>
          <w:color w:val="1F497D"/>
        </w:rPr>
      </w:pPr>
    </w:p>
    <w:p w14:paraId="04AF2E96" w14:textId="1F0B75C2" w:rsidR="004C2EF6" w:rsidRDefault="004C2EF6" w:rsidP="005C3619">
      <w:pPr>
        <w:rPr>
          <w:ins w:id="4708" w:author="Raghavi K (Semiconductor, Computing &amp; Storage (SCS))" w:date="2017-03-06T18:48:00Z"/>
          <w:color w:val="1F497D"/>
        </w:rPr>
      </w:pPr>
      <w:ins w:id="4709" w:author="Raghavi K (Semiconductor, Computing &amp; Storage (SCS))" w:date="2017-03-06T18:51:00Z">
        <w:r>
          <w:rPr>
            <w:color w:val="1F497D"/>
          </w:rPr>
          <w:t xml:space="preserve">Using the below </w:t>
        </w:r>
        <w:r w:rsidRPr="004C2EF6">
          <w:rPr>
            <w:color w:val="1F497D"/>
            <w:u w:val="single"/>
          </w:rPr>
          <w:t>sequence the most recent</w:t>
        </w:r>
        <w:r>
          <w:rPr>
            <w:color w:val="1F497D"/>
          </w:rPr>
          <w:t xml:space="preserve"> </w:t>
        </w:r>
      </w:ins>
      <w:ins w:id="4710" w:author="Raghavi K (Semiconductor, Computing &amp; Storage (SCS))" w:date="2017-03-06T18:53:00Z">
        <w:r w:rsidR="00247A7F">
          <w:rPr>
            <w:color w:val="1F497D"/>
          </w:rPr>
          <w:t>line status</w:t>
        </w:r>
      </w:ins>
      <w:ins w:id="4711" w:author="Raghavi K (Semiconductor, Computing &amp; Storage (SCS))" w:date="2017-03-06T18:54:00Z">
        <w:r w:rsidR="00B51974">
          <w:rPr>
            <w:color w:val="1F497D"/>
          </w:rPr>
          <w:t xml:space="preserve"> </w:t>
        </w:r>
      </w:ins>
      <w:ins w:id="4712" w:author="Raghavi K (Semiconductor, Computing &amp; Storage (SCS))" w:date="2017-03-06T18:53:00Z">
        <w:r w:rsidR="00247A7F">
          <w:rPr>
            <w:color w:val="1F497D"/>
          </w:rPr>
          <w:t>is picked</w:t>
        </w:r>
      </w:ins>
    </w:p>
    <w:p w14:paraId="287BA587" w14:textId="77777777" w:rsidR="004C2EF6" w:rsidRDefault="004C2EF6" w:rsidP="005C3619">
      <w:pPr>
        <w:rPr>
          <w:ins w:id="4713" w:author="Raghavi K (Semiconductor, Computing &amp; Storage (SCS))" w:date="2017-03-06T18:48:00Z"/>
          <w:color w:val="1F497D"/>
        </w:rPr>
      </w:pPr>
    </w:p>
    <w:p w14:paraId="24915419" w14:textId="77777777" w:rsidR="004C2EF6" w:rsidRDefault="004C2EF6" w:rsidP="004C2EF6">
      <w:pPr>
        <w:rPr>
          <w:ins w:id="4714" w:author="Raghavi K (Semiconductor, Computing &amp; Storage (SCS))" w:date="2017-03-06T18:50:00Z"/>
          <w:color w:val="1F497D"/>
        </w:rPr>
      </w:pPr>
      <w:ins w:id="4715" w:author="Raghavi K (Semiconductor, Computing &amp; Storage (SCS))" w:date="2017-03-06T18:50:00Z">
        <w:r>
          <w:t xml:space="preserve">    </w:t>
        </w:r>
        <w:r>
          <w:rPr>
            <w:color w:val="1F497D"/>
          </w:rPr>
          <w:t>The orders sequence depend of the Order Type used to create the Order, so below you can see a general sequence related to Mexico Oracle ERP.</w:t>
        </w:r>
      </w:ins>
    </w:p>
    <w:p w14:paraId="7654022B" w14:textId="77777777" w:rsidR="004C2EF6" w:rsidRDefault="004C2EF6" w:rsidP="004C2EF6">
      <w:pPr>
        <w:rPr>
          <w:ins w:id="4716" w:author="Raghavi K (Semiconductor, Computing &amp; Storage (SCS))" w:date="2017-03-06T18:50:00Z"/>
          <w:color w:val="1F497D"/>
        </w:rPr>
      </w:pPr>
      <w:ins w:id="4717" w:author="Raghavi K (Semiconductor, Computing &amp; Storage (SCS))" w:date="2017-03-06T18:50:00Z">
        <w:r>
          <w:rPr>
            <w:color w:val="1F497D"/>
          </w:rPr>
          <w:t>Only as reference:</w:t>
        </w:r>
      </w:ins>
    </w:p>
    <w:p w14:paraId="0FE42994" w14:textId="77777777" w:rsidR="004C2EF6" w:rsidRDefault="004C2EF6" w:rsidP="004C2EF6">
      <w:pPr>
        <w:pStyle w:val="ListParagraph"/>
        <w:numPr>
          <w:ilvl w:val="0"/>
          <w:numId w:val="43"/>
        </w:numPr>
        <w:spacing w:after="0" w:line="240" w:lineRule="auto"/>
        <w:contextualSpacing w:val="0"/>
        <w:rPr>
          <w:ins w:id="4718" w:author="Raghavi K (Semiconductor, Computing &amp; Storage (SCS))" w:date="2017-03-06T18:50:00Z"/>
          <w:color w:val="1F497D"/>
        </w:rPr>
      </w:pPr>
      <w:ins w:id="4719" w:author="Raghavi K (Semiconductor, Computing &amp; Storage (SCS))" w:date="2017-03-06T18:50:00Z">
        <w:r>
          <w:rPr>
            <w:b/>
            <w:bCs/>
            <w:color w:val="1F497D"/>
          </w:rPr>
          <w:t>-</w:t>
        </w:r>
        <w:r>
          <w:rPr>
            <w:color w:val="1F497D"/>
          </w:rPr>
          <w:t xml:space="preserve">  =  </w:t>
        </w:r>
        <w:r>
          <w:rPr>
            <w:b/>
            <w:bCs/>
            <w:color w:val="1F497D"/>
          </w:rPr>
          <w:t>Not applicable</w:t>
        </w:r>
        <w:r>
          <w:rPr>
            <w:color w:val="1F497D"/>
          </w:rPr>
          <w:t xml:space="preserve"> </w:t>
        </w:r>
      </w:ins>
    </w:p>
    <w:p w14:paraId="3F1BD347" w14:textId="77777777" w:rsidR="004C2EF6" w:rsidRDefault="004C2EF6" w:rsidP="004C2EF6">
      <w:pPr>
        <w:pStyle w:val="ListParagraph"/>
        <w:numPr>
          <w:ilvl w:val="0"/>
          <w:numId w:val="43"/>
        </w:numPr>
        <w:spacing w:after="0" w:line="240" w:lineRule="auto"/>
        <w:contextualSpacing w:val="0"/>
        <w:rPr>
          <w:ins w:id="4720" w:author="Raghavi K (Semiconductor, Computing &amp; Storage (SCS))" w:date="2017-03-06T18:50:00Z"/>
          <w:color w:val="1F497D"/>
        </w:rPr>
      </w:pPr>
      <w:ins w:id="4721" w:author="Raghavi K (Semiconductor, Computing &amp; Storage (SCS))" w:date="2017-03-06T18:50:00Z">
        <w:r>
          <w:rPr>
            <w:b/>
            <w:bCs/>
            <w:color w:val="1F497D"/>
          </w:rPr>
          <w:t>#-a</w:t>
        </w:r>
        <w:r>
          <w:rPr>
            <w:color w:val="1F497D"/>
          </w:rPr>
          <w:t xml:space="preserve">  =  </w:t>
        </w:r>
        <w:r>
          <w:rPr>
            <w:b/>
            <w:bCs/>
            <w:color w:val="1F497D"/>
          </w:rPr>
          <w:t>Activity in the</w:t>
        </w:r>
        <w:r>
          <w:rPr>
            <w:color w:val="1F497D"/>
          </w:rPr>
          <w:t xml:space="preserve"> </w:t>
        </w:r>
        <w:r>
          <w:rPr>
            <w:b/>
            <w:bCs/>
            <w:color w:val="1F497D"/>
          </w:rPr>
          <w:t>same level</w:t>
        </w:r>
        <w:r>
          <w:rPr>
            <w:color w:val="1F497D"/>
          </w:rPr>
          <w:t xml:space="preserve"> </w:t>
        </w:r>
      </w:ins>
    </w:p>
    <w:p w14:paraId="298533B2" w14:textId="77777777" w:rsidR="004C2EF6" w:rsidRDefault="004C2EF6" w:rsidP="004C2EF6">
      <w:pPr>
        <w:pStyle w:val="ListParagraph"/>
        <w:spacing w:after="0" w:line="240" w:lineRule="auto"/>
        <w:contextualSpacing w:val="0"/>
        <w:rPr>
          <w:ins w:id="4722" w:author="Raghavi K (Semiconductor, Computing &amp; Storage (SCS))" w:date="2017-03-06T18:50:00Z"/>
          <w:color w:val="1F497D"/>
        </w:rPr>
      </w:pPr>
    </w:p>
    <w:p w14:paraId="0713644B" w14:textId="77777777" w:rsidR="004C2EF6" w:rsidRPr="004C2EF6" w:rsidRDefault="004C2EF6" w:rsidP="004C2EF6">
      <w:pPr>
        <w:rPr>
          <w:ins w:id="4723" w:author="Raghavi K (Semiconductor, Computing &amp; Storage (SCS))" w:date="2017-03-06T18:50:00Z"/>
          <w:rFonts w:asciiTheme="minorHAnsi" w:hAnsiTheme="minorHAnsi" w:cstheme="minorHAnsi"/>
          <w:color w:val="000000"/>
          <w:sz w:val="18"/>
          <w:szCs w:val="16"/>
        </w:rPr>
      </w:pPr>
    </w:p>
    <w:tbl>
      <w:tblPr>
        <w:tblW w:w="5305" w:type="dxa"/>
        <w:tblInd w:w="-3" w:type="dxa"/>
        <w:tblCellMar>
          <w:left w:w="0" w:type="dxa"/>
          <w:right w:w="0" w:type="dxa"/>
        </w:tblCellMar>
        <w:tblLook w:val="04A0" w:firstRow="1" w:lastRow="0" w:firstColumn="1" w:lastColumn="0" w:noHBand="0" w:noVBand="1"/>
      </w:tblPr>
      <w:tblGrid>
        <w:gridCol w:w="4180"/>
        <w:gridCol w:w="1125"/>
      </w:tblGrid>
      <w:tr w:rsidR="004C2EF6" w:rsidRPr="004C2EF6" w14:paraId="4511207E" w14:textId="77777777" w:rsidTr="004C2EF6">
        <w:trPr>
          <w:trHeight w:val="255"/>
          <w:ins w:id="4724" w:author="Raghavi K (Semiconductor, Computing &amp; Storage (SCS))" w:date="2017-03-06T18:50:00Z"/>
        </w:trPr>
        <w:tc>
          <w:tcPr>
            <w:tcW w:w="4180" w:type="dxa"/>
            <w:tcBorders>
              <w:top w:val="single" w:sz="8" w:space="0" w:color="auto"/>
              <w:left w:val="single" w:sz="8" w:space="0" w:color="auto"/>
              <w:bottom w:val="single" w:sz="8" w:space="0" w:color="auto"/>
              <w:right w:val="single" w:sz="8" w:space="0" w:color="auto"/>
            </w:tcBorders>
            <w:shd w:val="clear" w:color="auto" w:fill="92D050"/>
            <w:noWrap/>
            <w:tcMar>
              <w:top w:w="0" w:type="dxa"/>
              <w:left w:w="108" w:type="dxa"/>
              <w:bottom w:w="0" w:type="dxa"/>
              <w:right w:w="108" w:type="dxa"/>
            </w:tcMar>
            <w:vAlign w:val="bottom"/>
            <w:hideMark/>
          </w:tcPr>
          <w:p w14:paraId="0DFB3358" w14:textId="77777777" w:rsidR="004C2EF6" w:rsidRPr="004C2EF6" w:rsidRDefault="004C2EF6">
            <w:pPr>
              <w:rPr>
                <w:ins w:id="4725" w:author="Raghavi K (Semiconductor, Computing &amp; Storage (SCS))" w:date="2017-03-06T18:50:00Z"/>
                <w:rFonts w:asciiTheme="minorHAnsi" w:hAnsiTheme="minorHAnsi" w:cstheme="minorHAnsi"/>
                <w:color w:val="000000"/>
                <w:sz w:val="18"/>
                <w:szCs w:val="16"/>
              </w:rPr>
            </w:pPr>
            <w:ins w:id="4726" w:author="Raghavi K (Semiconductor, Computing &amp; Storage (SCS))" w:date="2017-03-06T18:50:00Z">
              <w:r w:rsidRPr="004C2EF6">
                <w:rPr>
                  <w:rFonts w:asciiTheme="minorHAnsi" w:hAnsiTheme="minorHAnsi" w:cstheme="minorHAnsi"/>
                  <w:color w:val="000000"/>
                  <w:sz w:val="18"/>
                  <w:szCs w:val="16"/>
                </w:rPr>
                <w:t>ERP LINE_STATUS</w:t>
              </w:r>
            </w:ins>
          </w:p>
        </w:tc>
        <w:tc>
          <w:tcPr>
            <w:tcW w:w="1125" w:type="dxa"/>
            <w:tcBorders>
              <w:top w:val="single" w:sz="8" w:space="0" w:color="auto"/>
              <w:left w:val="nil"/>
              <w:bottom w:val="single" w:sz="8" w:space="0" w:color="auto"/>
              <w:right w:val="single" w:sz="8" w:space="0" w:color="auto"/>
            </w:tcBorders>
            <w:shd w:val="clear" w:color="auto" w:fill="92D050"/>
            <w:hideMark/>
          </w:tcPr>
          <w:p w14:paraId="78ED5CE1" w14:textId="77777777" w:rsidR="004C2EF6" w:rsidRPr="004C2EF6" w:rsidRDefault="004C2EF6" w:rsidP="004C2EF6">
            <w:pPr>
              <w:rPr>
                <w:ins w:id="4727" w:author="Raghavi K (Semiconductor, Computing &amp; Storage (SCS))" w:date="2017-03-06T18:50:00Z"/>
                <w:rFonts w:asciiTheme="minorHAnsi" w:hAnsiTheme="minorHAnsi" w:cstheme="minorHAnsi"/>
                <w:color w:val="000000"/>
                <w:sz w:val="18"/>
                <w:szCs w:val="16"/>
              </w:rPr>
            </w:pPr>
            <w:ins w:id="4728" w:author="Raghavi K (Semiconductor, Computing &amp; Storage (SCS))" w:date="2017-03-06T18:50:00Z">
              <w:r w:rsidRPr="004C2EF6">
                <w:rPr>
                  <w:rFonts w:asciiTheme="minorHAnsi" w:hAnsiTheme="minorHAnsi" w:cstheme="minorHAnsi"/>
                  <w:color w:val="000000"/>
                  <w:sz w:val="18"/>
                  <w:szCs w:val="16"/>
                </w:rPr>
                <w:t>Sequence</w:t>
              </w:r>
            </w:ins>
          </w:p>
        </w:tc>
      </w:tr>
      <w:tr w:rsidR="004C2EF6" w:rsidRPr="004C2EF6" w14:paraId="55CA37DF" w14:textId="77777777" w:rsidTr="004C2EF6">
        <w:trPr>
          <w:trHeight w:val="255"/>
          <w:ins w:id="4729"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D186C3F" w14:textId="77777777" w:rsidR="004C2EF6" w:rsidRPr="004C2EF6" w:rsidRDefault="004C2EF6">
            <w:pPr>
              <w:rPr>
                <w:ins w:id="4730" w:author="Raghavi K (Semiconductor, Computing &amp; Storage (SCS))" w:date="2017-03-06T18:50:00Z"/>
                <w:rFonts w:asciiTheme="minorHAnsi" w:hAnsiTheme="minorHAnsi" w:cstheme="minorHAnsi"/>
                <w:color w:val="000000"/>
                <w:sz w:val="18"/>
                <w:szCs w:val="16"/>
              </w:rPr>
            </w:pPr>
            <w:ins w:id="4731" w:author="Raghavi K (Semiconductor, Computing &amp; Storage (SCS))" w:date="2017-03-06T18:50:00Z">
              <w:r w:rsidRPr="004C2EF6">
                <w:rPr>
                  <w:rFonts w:asciiTheme="minorHAnsi" w:hAnsiTheme="minorHAnsi" w:cstheme="minorHAnsi"/>
                  <w:color w:val="000000"/>
                  <w:sz w:val="18"/>
                  <w:szCs w:val="16"/>
                </w:rPr>
                <w:t>AWAITING RECEIPT</w:t>
              </w:r>
            </w:ins>
          </w:p>
        </w:tc>
        <w:tc>
          <w:tcPr>
            <w:tcW w:w="1125" w:type="dxa"/>
            <w:tcBorders>
              <w:top w:val="nil"/>
              <w:left w:val="nil"/>
              <w:bottom w:val="single" w:sz="8" w:space="0" w:color="auto"/>
              <w:right w:val="single" w:sz="8" w:space="0" w:color="auto"/>
            </w:tcBorders>
            <w:hideMark/>
          </w:tcPr>
          <w:p w14:paraId="6CFD8AFF" w14:textId="77777777" w:rsidR="004C2EF6" w:rsidRPr="004C2EF6" w:rsidRDefault="004C2EF6" w:rsidP="004C2EF6">
            <w:pPr>
              <w:rPr>
                <w:ins w:id="4732" w:author="Raghavi K (Semiconductor, Computing &amp; Storage (SCS))" w:date="2017-03-06T18:50:00Z"/>
                <w:rFonts w:asciiTheme="minorHAnsi" w:hAnsiTheme="minorHAnsi" w:cstheme="minorHAnsi"/>
                <w:color w:val="000000"/>
                <w:sz w:val="18"/>
                <w:szCs w:val="16"/>
              </w:rPr>
            </w:pPr>
            <w:ins w:id="4733" w:author="Raghavi K (Semiconductor, Computing &amp; Storage (SCS))" w:date="2017-03-06T18:50:00Z">
              <w:r w:rsidRPr="004C2EF6">
                <w:rPr>
                  <w:rFonts w:asciiTheme="minorHAnsi" w:hAnsiTheme="minorHAnsi" w:cstheme="minorHAnsi"/>
                  <w:color w:val="000000"/>
                  <w:sz w:val="18"/>
                  <w:szCs w:val="16"/>
                </w:rPr>
                <w:t>4</w:t>
              </w:r>
            </w:ins>
          </w:p>
        </w:tc>
      </w:tr>
      <w:tr w:rsidR="004C2EF6" w:rsidRPr="004C2EF6" w14:paraId="28DA8079" w14:textId="77777777" w:rsidTr="004C2EF6">
        <w:trPr>
          <w:trHeight w:val="255"/>
          <w:ins w:id="4734"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9CE3AC1" w14:textId="77777777" w:rsidR="004C2EF6" w:rsidRPr="004C2EF6" w:rsidRDefault="004C2EF6">
            <w:pPr>
              <w:rPr>
                <w:ins w:id="4735" w:author="Raghavi K (Semiconductor, Computing &amp; Storage (SCS))" w:date="2017-03-06T18:50:00Z"/>
                <w:rFonts w:asciiTheme="minorHAnsi" w:hAnsiTheme="minorHAnsi" w:cstheme="minorHAnsi"/>
                <w:color w:val="000000"/>
                <w:sz w:val="18"/>
                <w:szCs w:val="16"/>
              </w:rPr>
            </w:pPr>
            <w:ins w:id="4736" w:author="Raghavi K (Semiconductor, Computing &amp; Storage (SCS))" w:date="2017-03-06T18:50:00Z">
              <w:r w:rsidRPr="004C2EF6">
                <w:rPr>
                  <w:rFonts w:asciiTheme="minorHAnsi" w:hAnsiTheme="minorHAnsi" w:cstheme="minorHAnsi"/>
                  <w:color w:val="000000"/>
                  <w:sz w:val="18"/>
                  <w:szCs w:val="16"/>
                </w:rPr>
                <w:t>AWAITING SHIPPING</w:t>
              </w:r>
            </w:ins>
          </w:p>
        </w:tc>
        <w:tc>
          <w:tcPr>
            <w:tcW w:w="1125" w:type="dxa"/>
            <w:tcBorders>
              <w:top w:val="nil"/>
              <w:left w:val="nil"/>
              <w:bottom w:val="single" w:sz="8" w:space="0" w:color="auto"/>
              <w:right w:val="single" w:sz="8" w:space="0" w:color="auto"/>
            </w:tcBorders>
            <w:hideMark/>
          </w:tcPr>
          <w:p w14:paraId="07B0E8AA" w14:textId="77777777" w:rsidR="004C2EF6" w:rsidRPr="004C2EF6" w:rsidRDefault="004C2EF6" w:rsidP="004C2EF6">
            <w:pPr>
              <w:rPr>
                <w:ins w:id="4737" w:author="Raghavi K (Semiconductor, Computing &amp; Storage (SCS))" w:date="2017-03-06T18:50:00Z"/>
                <w:rFonts w:asciiTheme="minorHAnsi" w:hAnsiTheme="minorHAnsi" w:cstheme="minorHAnsi"/>
                <w:color w:val="000000"/>
                <w:sz w:val="18"/>
                <w:szCs w:val="16"/>
              </w:rPr>
            </w:pPr>
            <w:ins w:id="4738" w:author="Raghavi K (Semiconductor, Computing &amp; Storage (SCS))" w:date="2017-03-06T18:50:00Z">
              <w:r w:rsidRPr="004C2EF6">
                <w:rPr>
                  <w:rFonts w:asciiTheme="minorHAnsi" w:hAnsiTheme="minorHAnsi" w:cstheme="minorHAnsi"/>
                  <w:color w:val="000000"/>
                  <w:sz w:val="18"/>
                  <w:szCs w:val="16"/>
                </w:rPr>
                <w:t>3-a</w:t>
              </w:r>
            </w:ins>
          </w:p>
        </w:tc>
      </w:tr>
      <w:tr w:rsidR="004C2EF6" w:rsidRPr="004C2EF6" w14:paraId="2D336430" w14:textId="77777777" w:rsidTr="004C2EF6">
        <w:trPr>
          <w:trHeight w:val="255"/>
          <w:ins w:id="4739"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17F7D11" w14:textId="77777777" w:rsidR="004C2EF6" w:rsidRPr="004C2EF6" w:rsidRDefault="004C2EF6">
            <w:pPr>
              <w:rPr>
                <w:ins w:id="4740" w:author="Raghavi K (Semiconductor, Computing &amp; Storage (SCS))" w:date="2017-03-06T18:50:00Z"/>
                <w:rFonts w:asciiTheme="minorHAnsi" w:hAnsiTheme="minorHAnsi" w:cstheme="minorHAnsi"/>
                <w:color w:val="000000"/>
                <w:sz w:val="18"/>
                <w:szCs w:val="16"/>
              </w:rPr>
            </w:pPr>
            <w:ins w:id="4741" w:author="Raghavi K (Semiconductor, Computing &amp; Storage (SCS))" w:date="2017-03-06T18:50:00Z">
              <w:r w:rsidRPr="004C2EF6">
                <w:rPr>
                  <w:rFonts w:asciiTheme="minorHAnsi" w:hAnsiTheme="minorHAnsi" w:cstheme="minorHAnsi"/>
                  <w:color w:val="000000"/>
                  <w:sz w:val="18"/>
                  <w:szCs w:val="16"/>
                </w:rPr>
                <w:t>ENTERED</w:t>
              </w:r>
            </w:ins>
          </w:p>
        </w:tc>
        <w:tc>
          <w:tcPr>
            <w:tcW w:w="1125" w:type="dxa"/>
            <w:tcBorders>
              <w:top w:val="nil"/>
              <w:left w:val="nil"/>
              <w:bottom w:val="single" w:sz="8" w:space="0" w:color="auto"/>
              <w:right w:val="single" w:sz="8" w:space="0" w:color="auto"/>
            </w:tcBorders>
            <w:hideMark/>
          </w:tcPr>
          <w:p w14:paraId="72EDF094" w14:textId="77777777" w:rsidR="004C2EF6" w:rsidRPr="004C2EF6" w:rsidRDefault="004C2EF6" w:rsidP="004C2EF6">
            <w:pPr>
              <w:rPr>
                <w:ins w:id="4742" w:author="Raghavi K (Semiconductor, Computing &amp; Storage (SCS))" w:date="2017-03-06T18:50:00Z"/>
                <w:rFonts w:asciiTheme="minorHAnsi" w:hAnsiTheme="minorHAnsi" w:cstheme="minorHAnsi"/>
                <w:color w:val="000000"/>
                <w:sz w:val="18"/>
                <w:szCs w:val="16"/>
              </w:rPr>
            </w:pPr>
            <w:ins w:id="4743" w:author="Raghavi K (Semiconductor, Computing &amp; Storage (SCS))" w:date="2017-03-06T18:50:00Z">
              <w:r w:rsidRPr="004C2EF6">
                <w:rPr>
                  <w:rFonts w:asciiTheme="minorHAnsi" w:hAnsiTheme="minorHAnsi" w:cstheme="minorHAnsi"/>
                  <w:color w:val="000000"/>
                  <w:sz w:val="18"/>
                  <w:szCs w:val="16"/>
                </w:rPr>
                <w:t>1</w:t>
              </w:r>
            </w:ins>
          </w:p>
        </w:tc>
      </w:tr>
      <w:tr w:rsidR="004C2EF6" w:rsidRPr="004C2EF6" w14:paraId="5B4AA60E" w14:textId="77777777" w:rsidTr="004C2EF6">
        <w:trPr>
          <w:trHeight w:val="255"/>
          <w:ins w:id="4744"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7975A2F" w14:textId="77777777" w:rsidR="004C2EF6" w:rsidRPr="004C2EF6" w:rsidRDefault="004C2EF6">
            <w:pPr>
              <w:rPr>
                <w:ins w:id="4745" w:author="Raghavi K (Semiconductor, Computing &amp; Storage (SCS))" w:date="2017-03-06T18:50:00Z"/>
                <w:rFonts w:asciiTheme="minorHAnsi" w:hAnsiTheme="minorHAnsi" w:cstheme="minorHAnsi"/>
                <w:color w:val="000000"/>
                <w:sz w:val="18"/>
                <w:szCs w:val="16"/>
              </w:rPr>
            </w:pPr>
            <w:ins w:id="4746" w:author="Raghavi K (Semiconductor, Computing &amp; Storage (SCS))" w:date="2017-03-06T18:50:00Z">
              <w:r w:rsidRPr="004C2EF6">
                <w:rPr>
                  <w:rFonts w:asciiTheme="minorHAnsi" w:hAnsiTheme="minorHAnsi" w:cstheme="minorHAnsi"/>
                  <w:color w:val="000000"/>
                  <w:sz w:val="18"/>
                  <w:szCs w:val="16"/>
                </w:rPr>
                <w:t>BACKLOG</w:t>
              </w:r>
            </w:ins>
          </w:p>
        </w:tc>
        <w:tc>
          <w:tcPr>
            <w:tcW w:w="1125" w:type="dxa"/>
            <w:tcBorders>
              <w:top w:val="nil"/>
              <w:left w:val="nil"/>
              <w:bottom w:val="single" w:sz="8" w:space="0" w:color="auto"/>
              <w:right w:val="single" w:sz="8" w:space="0" w:color="auto"/>
            </w:tcBorders>
            <w:hideMark/>
          </w:tcPr>
          <w:p w14:paraId="746B8142" w14:textId="77777777" w:rsidR="004C2EF6" w:rsidRPr="004C2EF6" w:rsidRDefault="004C2EF6" w:rsidP="004C2EF6">
            <w:pPr>
              <w:rPr>
                <w:ins w:id="4747" w:author="Raghavi K (Semiconductor, Computing &amp; Storage (SCS))" w:date="2017-03-06T18:50:00Z"/>
                <w:rFonts w:asciiTheme="minorHAnsi" w:hAnsiTheme="minorHAnsi" w:cstheme="minorHAnsi"/>
                <w:color w:val="000000"/>
                <w:sz w:val="18"/>
                <w:szCs w:val="16"/>
              </w:rPr>
            </w:pPr>
            <w:ins w:id="4748" w:author="Raghavi K (Semiconductor, Computing &amp; Storage (SCS))" w:date="2017-03-06T18:50:00Z">
              <w:r w:rsidRPr="004C2EF6">
                <w:rPr>
                  <w:rFonts w:asciiTheme="minorHAnsi" w:hAnsiTheme="minorHAnsi" w:cstheme="minorHAnsi"/>
                  <w:color w:val="000000"/>
                  <w:sz w:val="18"/>
                  <w:szCs w:val="16"/>
                </w:rPr>
                <w:t>-</w:t>
              </w:r>
            </w:ins>
          </w:p>
        </w:tc>
      </w:tr>
      <w:tr w:rsidR="004C2EF6" w:rsidRPr="004C2EF6" w14:paraId="2AD5F1FD" w14:textId="77777777" w:rsidTr="004C2EF6">
        <w:trPr>
          <w:trHeight w:val="255"/>
          <w:ins w:id="4749"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9D14246" w14:textId="77777777" w:rsidR="004C2EF6" w:rsidRPr="004C2EF6" w:rsidRDefault="004C2EF6">
            <w:pPr>
              <w:rPr>
                <w:ins w:id="4750" w:author="Raghavi K (Semiconductor, Computing &amp; Storage (SCS))" w:date="2017-03-06T18:50:00Z"/>
                <w:rFonts w:asciiTheme="minorHAnsi" w:hAnsiTheme="minorHAnsi" w:cstheme="minorHAnsi"/>
                <w:color w:val="000000"/>
                <w:sz w:val="18"/>
                <w:szCs w:val="16"/>
              </w:rPr>
            </w:pPr>
            <w:ins w:id="4751" w:author="Raghavi K (Semiconductor, Computing &amp; Storage (SCS))" w:date="2017-03-06T18:50:00Z">
              <w:r w:rsidRPr="004C2EF6">
                <w:rPr>
                  <w:rFonts w:asciiTheme="minorHAnsi" w:hAnsiTheme="minorHAnsi" w:cstheme="minorHAnsi"/>
                  <w:color w:val="000000"/>
                  <w:sz w:val="18"/>
                  <w:szCs w:val="16"/>
                </w:rPr>
                <w:t>CANCELLED</w:t>
              </w:r>
            </w:ins>
          </w:p>
        </w:tc>
        <w:tc>
          <w:tcPr>
            <w:tcW w:w="1125" w:type="dxa"/>
            <w:tcBorders>
              <w:top w:val="nil"/>
              <w:left w:val="nil"/>
              <w:bottom w:val="single" w:sz="8" w:space="0" w:color="auto"/>
              <w:right w:val="single" w:sz="8" w:space="0" w:color="auto"/>
            </w:tcBorders>
            <w:hideMark/>
          </w:tcPr>
          <w:p w14:paraId="4BE85371" w14:textId="77777777" w:rsidR="004C2EF6" w:rsidRPr="004C2EF6" w:rsidRDefault="004C2EF6" w:rsidP="004C2EF6">
            <w:pPr>
              <w:rPr>
                <w:ins w:id="4752" w:author="Raghavi K (Semiconductor, Computing &amp; Storage (SCS))" w:date="2017-03-06T18:50:00Z"/>
                <w:rFonts w:asciiTheme="minorHAnsi" w:hAnsiTheme="minorHAnsi" w:cstheme="minorHAnsi"/>
                <w:color w:val="000000"/>
                <w:sz w:val="18"/>
                <w:szCs w:val="16"/>
              </w:rPr>
            </w:pPr>
            <w:ins w:id="4753" w:author="Raghavi K (Semiconductor, Computing &amp; Storage (SCS))" w:date="2017-03-06T18:50:00Z">
              <w:r w:rsidRPr="004C2EF6">
                <w:rPr>
                  <w:rFonts w:asciiTheme="minorHAnsi" w:hAnsiTheme="minorHAnsi" w:cstheme="minorHAnsi"/>
                  <w:color w:val="000000"/>
                  <w:sz w:val="18"/>
                  <w:szCs w:val="16"/>
                </w:rPr>
                <w:t>5-b</w:t>
              </w:r>
            </w:ins>
          </w:p>
        </w:tc>
      </w:tr>
      <w:tr w:rsidR="004C2EF6" w:rsidRPr="004C2EF6" w14:paraId="1509D0CF" w14:textId="77777777" w:rsidTr="004C2EF6">
        <w:trPr>
          <w:trHeight w:val="255"/>
          <w:ins w:id="4754"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CB14BE0" w14:textId="77777777" w:rsidR="004C2EF6" w:rsidRPr="004C2EF6" w:rsidRDefault="004C2EF6">
            <w:pPr>
              <w:rPr>
                <w:ins w:id="4755" w:author="Raghavi K (Semiconductor, Computing &amp; Storage (SCS))" w:date="2017-03-06T18:50:00Z"/>
                <w:rFonts w:asciiTheme="minorHAnsi" w:hAnsiTheme="minorHAnsi" w:cstheme="minorHAnsi"/>
                <w:color w:val="000000"/>
                <w:sz w:val="18"/>
                <w:szCs w:val="16"/>
              </w:rPr>
            </w:pPr>
            <w:ins w:id="4756" w:author="Raghavi K (Semiconductor, Computing &amp; Storage (SCS))" w:date="2017-03-06T18:50:00Z">
              <w:r w:rsidRPr="004C2EF6">
                <w:rPr>
                  <w:rFonts w:asciiTheme="minorHAnsi" w:hAnsiTheme="minorHAnsi" w:cstheme="minorHAnsi"/>
                  <w:color w:val="000000"/>
                  <w:sz w:val="18"/>
                  <w:szCs w:val="16"/>
                </w:rPr>
                <w:t>PRODUCTION OPEN</w:t>
              </w:r>
            </w:ins>
          </w:p>
        </w:tc>
        <w:tc>
          <w:tcPr>
            <w:tcW w:w="1125" w:type="dxa"/>
            <w:tcBorders>
              <w:top w:val="nil"/>
              <w:left w:val="nil"/>
              <w:bottom w:val="single" w:sz="8" w:space="0" w:color="auto"/>
              <w:right w:val="single" w:sz="8" w:space="0" w:color="auto"/>
            </w:tcBorders>
            <w:hideMark/>
          </w:tcPr>
          <w:p w14:paraId="68B8CFD3" w14:textId="77777777" w:rsidR="004C2EF6" w:rsidRPr="004C2EF6" w:rsidRDefault="004C2EF6" w:rsidP="004C2EF6">
            <w:pPr>
              <w:rPr>
                <w:ins w:id="4757" w:author="Raghavi K (Semiconductor, Computing &amp; Storage (SCS))" w:date="2017-03-06T18:50:00Z"/>
                <w:rFonts w:asciiTheme="minorHAnsi" w:hAnsiTheme="minorHAnsi" w:cstheme="minorHAnsi"/>
                <w:color w:val="000000"/>
                <w:sz w:val="18"/>
                <w:szCs w:val="16"/>
              </w:rPr>
            </w:pPr>
            <w:ins w:id="4758" w:author="Raghavi K (Semiconductor, Computing &amp; Storage (SCS))" w:date="2017-03-06T18:50:00Z">
              <w:r w:rsidRPr="004C2EF6">
                <w:rPr>
                  <w:rFonts w:asciiTheme="minorHAnsi" w:hAnsiTheme="minorHAnsi" w:cstheme="minorHAnsi"/>
                  <w:color w:val="000000"/>
                  <w:sz w:val="18"/>
                  <w:szCs w:val="16"/>
                </w:rPr>
                <w:t>-</w:t>
              </w:r>
            </w:ins>
          </w:p>
        </w:tc>
      </w:tr>
      <w:tr w:rsidR="004C2EF6" w:rsidRPr="004C2EF6" w14:paraId="78A60A09" w14:textId="77777777" w:rsidTr="004C2EF6">
        <w:trPr>
          <w:trHeight w:val="255"/>
          <w:ins w:id="4759"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49C520B" w14:textId="77777777" w:rsidR="004C2EF6" w:rsidRPr="004C2EF6" w:rsidRDefault="004C2EF6">
            <w:pPr>
              <w:rPr>
                <w:ins w:id="4760" w:author="Raghavi K (Semiconductor, Computing &amp; Storage (SCS))" w:date="2017-03-06T18:50:00Z"/>
                <w:rFonts w:asciiTheme="minorHAnsi" w:hAnsiTheme="minorHAnsi" w:cstheme="minorHAnsi"/>
                <w:color w:val="000000"/>
                <w:sz w:val="18"/>
                <w:szCs w:val="16"/>
              </w:rPr>
            </w:pPr>
            <w:ins w:id="4761" w:author="Raghavi K (Semiconductor, Computing &amp; Storage (SCS))" w:date="2017-03-06T18:50:00Z">
              <w:r w:rsidRPr="004C2EF6">
                <w:rPr>
                  <w:rFonts w:asciiTheme="minorHAnsi" w:hAnsiTheme="minorHAnsi" w:cstheme="minorHAnsi"/>
                  <w:color w:val="000000"/>
                  <w:sz w:val="18"/>
                  <w:szCs w:val="16"/>
                </w:rPr>
                <w:t>FULFILLED</w:t>
              </w:r>
            </w:ins>
          </w:p>
        </w:tc>
        <w:tc>
          <w:tcPr>
            <w:tcW w:w="1125" w:type="dxa"/>
            <w:tcBorders>
              <w:top w:val="nil"/>
              <w:left w:val="nil"/>
              <w:bottom w:val="single" w:sz="8" w:space="0" w:color="auto"/>
              <w:right w:val="single" w:sz="8" w:space="0" w:color="auto"/>
            </w:tcBorders>
            <w:hideMark/>
          </w:tcPr>
          <w:p w14:paraId="6C04365A" w14:textId="77777777" w:rsidR="004C2EF6" w:rsidRPr="004C2EF6" w:rsidRDefault="004C2EF6" w:rsidP="004C2EF6">
            <w:pPr>
              <w:rPr>
                <w:ins w:id="4762" w:author="Raghavi K (Semiconductor, Computing &amp; Storage (SCS))" w:date="2017-03-06T18:50:00Z"/>
                <w:rFonts w:asciiTheme="minorHAnsi" w:hAnsiTheme="minorHAnsi" w:cstheme="minorHAnsi"/>
                <w:color w:val="000000"/>
                <w:sz w:val="18"/>
                <w:szCs w:val="16"/>
              </w:rPr>
            </w:pPr>
            <w:ins w:id="4763" w:author="Raghavi K (Semiconductor, Computing &amp; Storage (SCS))" w:date="2017-03-06T18:50:00Z">
              <w:r w:rsidRPr="004C2EF6">
                <w:rPr>
                  <w:rFonts w:asciiTheme="minorHAnsi" w:hAnsiTheme="minorHAnsi" w:cstheme="minorHAnsi"/>
                  <w:color w:val="000000"/>
                  <w:sz w:val="18"/>
                  <w:szCs w:val="16"/>
                </w:rPr>
                <w:t>10</w:t>
              </w:r>
            </w:ins>
          </w:p>
        </w:tc>
      </w:tr>
      <w:tr w:rsidR="004C2EF6" w:rsidRPr="004C2EF6" w14:paraId="607EA81F" w14:textId="77777777" w:rsidTr="004C2EF6">
        <w:trPr>
          <w:trHeight w:val="255"/>
          <w:ins w:id="4764"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4DBF87A" w14:textId="77777777" w:rsidR="004C2EF6" w:rsidRPr="004C2EF6" w:rsidRDefault="004C2EF6">
            <w:pPr>
              <w:rPr>
                <w:ins w:id="4765" w:author="Raghavi K (Semiconductor, Computing &amp; Storage (SCS))" w:date="2017-03-06T18:50:00Z"/>
                <w:rFonts w:asciiTheme="minorHAnsi" w:hAnsiTheme="minorHAnsi" w:cstheme="minorHAnsi"/>
                <w:color w:val="000000"/>
                <w:sz w:val="18"/>
                <w:szCs w:val="16"/>
              </w:rPr>
            </w:pPr>
            <w:ins w:id="4766" w:author="Raghavi K (Semiconductor, Computing &amp; Storage (SCS))" w:date="2017-03-06T18:50:00Z">
              <w:r w:rsidRPr="004C2EF6">
                <w:rPr>
                  <w:rFonts w:asciiTheme="minorHAnsi" w:hAnsiTheme="minorHAnsi" w:cstheme="minorHAnsi"/>
                  <w:color w:val="000000"/>
                  <w:sz w:val="18"/>
                  <w:szCs w:val="16"/>
                </w:rPr>
                <w:t>SHIPPED</w:t>
              </w:r>
            </w:ins>
          </w:p>
        </w:tc>
        <w:tc>
          <w:tcPr>
            <w:tcW w:w="1125" w:type="dxa"/>
            <w:tcBorders>
              <w:top w:val="nil"/>
              <w:left w:val="nil"/>
              <w:bottom w:val="single" w:sz="8" w:space="0" w:color="auto"/>
              <w:right w:val="single" w:sz="8" w:space="0" w:color="auto"/>
            </w:tcBorders>
            <w:hideMark/>
          </w:tcPr>
          <w:p w14:paraId="55D827E0" w14:textId="77777777" w:rsidR="004C2EF6" w:rsidRPr="004C2EF6" w:rsidRDefault="004C2EF6" w:rsidP="004C2EF6">
            <w:pPr>
              <w:rPr>
                <w:ins w:id="4767" w:author="Raghavi K (Semiconductor, Computing &amp; Storage (SCS))" w:date="2017-03-06T18:50:00Z"/>
                <w:rFonts w:asciiTheme="minorHAnsi" w:hAnsiTheme="minorHAnsi" w:cstheme="minorHAnsi"/>
                <w:color w:val="000000"/>
                <w:sz w:val="18"/>
                <w:szCs w:val="16"/>
              </w:rPr>
            </w:pPr>
            <w:ins w:id="4768" w:author="Raghavi K (Semiconductor, Computing &amp; Storage (SCS))" w:date="2017-03-06T18:50:00Z">
              <w:r w:rsidRPr="004C2EF6">
                <w:rPr>
                  <w:rFonts w:asciiTheme="minorHAnsi" w:hAnsiTheme="minorHAnsi" w:cstheme="minorHAnsi"/>
                  <w:color w:val="000000"/>
                  <w:sz w:val="18"/>
                  <w:szCs w:val="16"/>
                </w:rPr>
                <w:t>6</w:t>
              </w:r>
            </w:ins>
          </w:p>
        </w:tc>
      </w:tr>
      <w:tr w:rsidR="004C2EF6" w:rsidRPr="004C2EF6" w14:paraId="15950323" w14:textId="77777777" w:rsidTr="004C2EF6">
        <w:trPr>
          <w:trHeight w:val="255"/>
          <w:ins w:id="4769"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6048EBE" w14:textId="77777777" w:rsidR="004C2EF6" w:rsidRPr="004C2EF6" w:rsidRDefault="004C2EF6">
            <w:pPr>
              <w:rPr>
                <w:ins w:id="4770" w:author="Raghavi K (Semiconductor, Computing &amp; Storage (SCS))" w:date="2017-03-06T18:50:00Z"/>
                <w:rFonts w:asciiTheme="minorHAnsi" w:hAnsiTheme="minorHAnsi" w:cstheme="minorHAnsi"/>
                <w:color w:val="000000"/>
                <w:sz w:val="18"/>
                <w:szCs w:val="16"/>
              </w:rPr>
            </w:pPr>
            <w:ins w:id="4771" w:author="Raghavi K (Semiconductor, Computing &amp; Storage (SCS))" w:date="2017-03-06T18:50:00Z">
              <w:r w:rsidRPr="004C2EF6">
                <w:rPr>
                  <w:rFonts w:asciiTheme="minorHAnsi" w:hAnsiTheme="minorHAnsi" w:cstheme="minorHAnsi"/>
                  <w:color w:val="000000"/>
                  <w:sz w:val="18"/>
                  <w:szCs w:val="16"/>
                </w:rPr>
                <w:t>CLOSED</w:t>
              </w:r>
            </w:ins>
          </w:p>
        </w:tc>
        <w:tc>
          <w:tcPr>
            <w:tcW w:w="1125" w:type="dxa"/>
            <w:tcBorders>
              <w:top w:val="nil"/>
              <w:left w:val="nil"/>
              <w:bottom w:val="single" w:sz="8" w:space="0" w:color="auto"/>
              <w:right w:val="single" w:sz="8" w:space="0" w:color="auto"/>
            </w:tcBorders>
            <w:hideMark/>
          </w:tcPr>
          <w:p w14:paraId="27E4F4ED" w14:textId="77777777" w:rsidR="004C2EF6" w:rsidRPr="004C2EF6" w:rsidRDefault="004C2EF6" w:rsidP="004C2EF6">
            <w:pPr>
              <w:rPr>
                <w:ins w:id="4772" w:author="Raghavi K (Semiconductor, Computing &amp; Storage (SCS))" w:date="2017-03-06T18:50:00Z"/>
                <w:rFonts w:asciiTheme="minorHAnsi" w:hAnsiTheme="minorHAnsi" w:cstheme="minorHAnsi"/>
                <w:color w:val="000000"/>
                <w:sz w:val="18"/>
                <w:szCs w:val="16"/>
              </w:rPr>
            </w:pPr>
            <w:ins w:id="4773" w:author="Raghavi K (Semiconductor, Computing &amp; Storage (SCS))" w:date="2017-03-06T18:50:00Z">
              <w:r w:rsidRPr="004C2EF6">
                <w:rPr>
                  <w:rFonts w:asciiTheme="minorHAnsi" w:hAnsiTheme="minorHAnsi" w:cstheme="minorHAnsi"/>
                  <w:color w:val="000000"/>
                  <w:sz w:val="18"/>
                  <w:szCs w:val="16"/>
                </w:rPr>
                <w:t>11</w:t>
              </w:r>
            </w:ins>
          </w:p>
        </w:tc>
      </w:tr>
      <w:tr w:rsidR="004C2EF6" w:rsidRPr="004C2EF6" w14:paraId="392EC888" w14:textId="77777777" w:rsidTr="004C2EF6">
        <w:trPr>
          <w:trHeight w:val="255"/>
          <w:ins w:id="4774"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0A623CB" w14:textId="77777777" w:rsidR="004C2EF6" w:rsidRPr="004C2EF6" w:rsidRDefault="004C2EF6">
            <w:pPr>
              <w:rPr>
                <w:ins w:id="4775" w:author="Raghavi K (Semiconductor, Computing &amp; Storage (SCS))" w:date="2017-03-06T18:50:00Z"/>
                <w:rFonts w:asciiTheme="minorHAnsi" w:hAnsiTheme="minorHAnsi" w:cstheme="minorHAnsi"/>
                <w:color w:val="000000"/>
                <w:sz w:val="18"/>
                <w:szCs w:val="16"/>
              </w:rPr>
            </w:pPr>
            <w:ins w:id="4776" w:author="Raghavi K (Semiconductor, Computing &amp; Storage (SCS))" w:date="2017-03-06T18:50:00Z">
              <w:r w:rsidRPr="004C2EF6">
                <w:rPr>
                  <w:rFonts w:asciiTheme="minorHAnsi" w:hAnsiTheme="minorHAnsi" w:cstheme="minorHAnsi"/>
                  <w:color w:val="000000"/>
                  <w:sz w:val="18"/>
                  <w:szCs w:val="16"/>
                </w:rPr>
                <w:t>AWAITING RETURN</w:t>
              </w:r>
            </w:ins>
          </w:p>
        </w:tc>
        <w:tc>
          <w:tcPr>
            <w:tcW w:w="1125" w:type="dxa"/>
            <w:tcBorders>
              <w:top w:val="nil"/>
              <w:left w:val="nil"/>
              <w:bottom w:val="single" w:sz="8" w:space="0" w:color="auto"/>
              <w:right w:val="single" w:sz="8" w:space="0" w:color="auto"/>
            </w:tcBorders>
            <w:hideMark/>
          </w:tcPr>
          <w:p w14:paraId="50B7E090" w14:textId="77777777" w:rsidR="004C2EF6" w:rsidRPr="004C2EF6" w:rsidRDefault="004C2EF6" w:rsidP="004C2EF6">
            <w:pPr>
              <w:rPr>
                <w:ins w:id="4777" w:author="Raghavi K (Semiconductor, Computing &amp; Storage (SCS))" w:date="2017-03-06T18:50:00Z"/>
                <w:rFonts w:asciiTheme="minorHAnsi" w:hAnsiTheme="minorHAnsi" w:cstheme="minorHAnsi"/>
                <w:color w:val="000000"/>
                <w:sz w:val="18"/>
                <w:szCs w:val="16"/>
              </w:rPr>
            </w:pPr>
            <w:ins w:id="4778" w:author="Raghavi K (Semiconductor, Computing &amp; Storage (SCS))" w:date="2017-03-06T18:50:00Z">
              <w:r w:rsidRPr="004C2EF6">
                <w:rPr>
                  <w:rFonts w:asciiTheme="minorHAnsi" w:hAnsiTheme="minorHAnsi" w:cstheme="minorHAnsi"/>
                  <w:color w:val="000000"/>
                  <w:sz w:val="18"/>
                  <w:szCs w:val="16"/>
                </w:rPr>
                <w:t>3-b</w:t>
              </w:r>
            </w:ins>
          </w:p>
        </w:tc>
      </w:tr>
      <w:tr w:rsidR="004C2EF6" w:rsidRPr="004C2EF6" w14:paraId="4BEF3B27" w14:textId="77777777" w:rsidTr="004C2EF6">
        <w:trPr>
          <w:trHeight w:val="255"/>
          <w:ins w:id="4779"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2CFE98A" w14:textId="77777777" w:rsidR="004C2EF6" w:rsidRPr="004C2EF6" w:rsidRDefault="004C2EF6">
            <w:pPr>
              <w:rPr>
                <w:ins w:id="4780" w:author="Raghavi K (Semiconductor, Computing &amp; Storage (SCS))" w:date="2017-03-06T18:50:00Z"/>
                <w:rFonts w:asciiTheme="minorHAnsi" w:hAnsiTheme="minorHAnsi" w:cstheme="minorHAnsi"/>
                <w:color w:val="000000"/>
                <w:sz w:val="18"/>
                <w:szCs w:val="16"/>
              </w:rPr>
            </w:pPr>
            <w:ins w:id="4781" w:author="Raghavi K (Semiconductor, Computing &amp; Storage (SCS))" w:date="2017-03-06T18:50:00Z">
              <w:r w:rsidRPr="004C2EF6">
                <w:rPr>
                  <w:rFonts w:asciiTheme="minorHAnsi" w:hAnsiTheme="minorHAnsi" w:cstheme="minorHAnsi"/>
                  <w:color w:val="000000"/>
                  <w:sz w:val="18"/>
                  <w:szCs w:val="16"/>
                </w:rPr>
                <w:t>AWAITING INVOICE INTERFACE - ON HOLD</w:t>
              </w:r>
            </w:ins>
          </w:p>
        </w:tc>
        <w:tc>
          <w:tcPr>
            <w:tcW w:w="1125" w:type="dxa"/>
            <w:tcBorders>
              <w:top w:val="nil"/>
              <w:left w:val="nil"/>
              <w:bottom w:val="single" w:sz="8" w:space="0" w:color="auto"/>
              <w:right w:val="single" w:sz="8" w:space="0" w:color="auto"/>
            </w:tcBorders>
            <w:hideMark/>
          </w:tcPr>
          <w:p w14:paraId="0D3F2EB3" w14:textId="77777777" w:rsidR="004C2EF6" w:rsidRPr="004C2EF6" w:rsidRDefault="004C2EF6" w:rsidP="004C2EF6">
            <w:pPr>
              <w:rPr>
                <w:ins w:id="4782" w:author="Raghavi K (Semiconductor, Computing &amp; Storage (SCS))" w:date="2017-03-06T18:50:00Z"/>
                <w:rFonts w:asciiTheme="minorHAnsi" w:hAnsiTheme="minorHAnsi" w:cstheme="minorHAnsi"/>
                <w:color w:val="000000"/>
                <w:sz w:val="18"/>
                <w:szCs w:val="16"/>
              </w:rPr>
            </w:pPr>
            <w:ins w:id="4783" w:author="Raghavi K (Semiconductor, Computing &amp; Storage (SCS))" w:date="2017-03-06T18:50:00Z">
              <w:r w:rsidRPr="004C2EF6">
                <w:rPr>
                  <w:rFonts w:asciiTheme="minorHAnsi" w:hAnsiTheme="minorHAnsi" w:cstheme="minorHAnsi"/>
                  <w:color w:val="000000"/>
                  <w:sz w:val="18"/>
                  <w:szCs w:val="16"/>
                </w:rPr>
                <w:t>5-a</w:t>
              </w:r>
            </w:ins>
          </w:p>
        </w:tc>
      </w:tr>
      <w:tr w:rsidR="004C2EF6" w:rsidRPr="004C2EF6" w14:paraId="68138E78" w14:textId="77777777" w:rsidTr="004C2EF6">
        <w:trPr>
          <w:trHeight w:val="255"/>
          <w:ins w:id="4784"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3BD34DD" w14:textId="77777777" w:rsidR="004C2EF6" w:rsidRPr="004C2EF6" w:rsidRDefault="004C2EF6">
            <w:pPr>
              <w:rPr>
                <w:ins w:id="4785" w:author="Raghavi K (Semiconductor, Computing &amp; Storage (SCS))" w:date="2017-03-06T18:50:00Z"/>
                <w:rFonts w:asciiTheme="minorHAnsi" w:hAnsiTheme="minorHAnsi" w:cstheme="minorHAnsi"/>
                <w:color w:val="000000"/>
                <w:sz w:val="18"/>
                <w:szCs w:val="16"/>
              </w:rPr>
            </w:pPr>
            <w:ins w:id="4786" w:author="Raghavi K (Semiconductor, Computing &amp; Storage (SCS))" w:date="2017-03-06T18:50:00Z">
              <w:r w:rsidRPr="004C2EF6">
                <w:rPr>
                  <w:rFonts w:asciiTheme="minorHAnsi" w:hAnsiTheme="minorHAnsi" w:cstheme="minorHAnsi"/>
                  <w:color w:val="000000"/>
                  <w:sz w:val="18"/>
                  <w:szCs w:val="16"/>
                </w:rPr>
                <w:t>BOOKED</w:t>
              </w:r>
            </w:ins>
          </w:p>
        </w:tc>
        <w:tc>
          <w:tcPr>
            <w:tcW w:w="1125" w:type="dxa"/>
            <w:tcBorders>
              <w:top w:val="nil"/>
              <w:left w:val="nil"/>
              <w:bottom w:val="single" w:sz="8" w:space="0" w:color="auto"/>
              <w:right w:val="single" w:sz="8" w:space="0" w:color="auto"/>
            </w:tcBorders>
            <w:hideMark/>
          </w:tcPr>
          <w:p w14:paraId="7CA1D920" w14:textId="77777777" w:rsidR="004C2EF6" w:rsidRPr="004C2EF6" w:rsidRDefault="004C2EF6" w:rsidP="004C2EF6">
            <w:pPr>
              <w:rPr>
                <w:ins w:id="4787" w:author="Raghavi K (Semiconductor, Computing &amp; Storage (SCS))" w:date="2017-03-06T18:50:00Z"/>
                <w:rFonts w:asciiTheme="minorHAnsi" w:hAnsiTheme="minorHAnsi" w:cstheme="minorHAnsi"/>
                <w:color w:val="000000"/>
                <w:sz w:val="18"/>
                <w:szCs w:val="16"/>
              </w:rPr>
            </w:pPr>
            <w:ins w:id="4788" w:author="Raghavi K (Semiconductor, Computing &amp; Storage (SCS))" w:date="2017-03-06T18:50:00Z">
              <w:r w:rsidRPr="004C2EF6">
                <w:rPr>
                  <w:rFonts w:asciiTheme="minorHAnsi" w:hAnsiTheme="minorHAnsi" w:cstheme="minorHAnsi"/>
                  <w:color w:val="000000"/>
                  <w:sz w:val="18"/>
                  <w:szCs w:val="16"/>
                </w:rPr>
                <w:t>2</w:t>
              </w:r>
            </w:ins>
          </w:p>
        </w:tc>
      </w:tr>
      <w:tr w:rsidR="004C2EF6" w:rsidRPr="004C2EF6" w14:paraId="677511D8" w14:textId="77777777" w:rsidTr="004C2EF6">
        <w:trPr>
          <w:trHeight w:val="255"/>
          <w:ins w:id="4789"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14D7685" w14:textId="77777777" w:rsidR="004C2EF6" w:rsidRPr="004C2EF6" w:rsidRDefault="004C2EF6">
            <w:pPr>
              <w:rPr>
                <w:ins w:id="4790" w:author="Raghavi K (Semiconductor, Computing &amp; Storage (SCS))" w:date="2017-03-06T18:50:00Z"/>
                <w:rFonts w:asciiTheme="minorHAnsi" w:hAnsiTheme="minorHAnsi" w:cstheme="minorHAnsi"/>
                <w:color w:val="000000"/>
                <w:sz w:val="18"/>
                <w:szCs w:val="16"/>
              </w:rPr>
            </w:pPr>
            <w:ins w:id="4791" w:author="Raghavi K (Semiconductor, Computing &amp; Storage (SCS))" w:date="2017-03-06T18:50:00Z">
              <w:r w:rsidRPr="004C2EF6">
                <w:rPr>
                  <w:rFonts w:asciiTheme="minorHAnsi" w:hAnsiTheme="minorHAnsi" w:cstheme="minorHAnsi"/>
                  <w:color w:val="000000"/>
                  <w:sz w:val="18"/>
                  <w:szCs w:val="16"/>
                </w:rPr>
                <w:t>INVOICE INTERFACE - NOT APPLICABLE</w:t>
              </w:r>
            </w:ins>
          </w:p>
        </w:tc>
        <w:tc>
          <w:tcPr>
            <w:tcW w:w="1125" w:type="dxa"/>
            <w:tcBorders>
              <w:top w:val="nil"/>
              <w:left w:val="nil"/>
              <w:bottom w:val="single" w:sz="8" w:space="0" w:color="auto"/>
              <w:right w:val="single" w:sz="8" w:space="0" w:color="auto"/>
            </w:tcBorders>
            <w:hideMark/>
          </w:tcPr>
          <w:p w14:paraId="23C8BFDC" w14:textId="77777777" w:rsidR="004C2EF6" w:rsidRPr="004C2EF6" w:rsidRDefault="004C2EF6" w:rsidP="004C2EF6">
            <w:pPr>
              <w:rPr>
                <w:ins w:id="4792" w:author="Raghavi K (Semiconductor, Computing &amp; Storage (SCS))" w:date="2017-03-06T18:50:00Z"/>
                <w:rFonts w:asciiTheme="minorHAnsi" w:hAnsiTheme="minorHAnsi" w:cstheme="minorHAnsi"/>
                <w:color w:val="000000"/>
                <w:sz w:val="18"/>
                <w:szCs w:val="16"/>
              </w:rPr>
            </w:pPr>
            <w:ins w:id="4793" w:author="Raghavi K (Semiconductor, Computing &amp; Storage (SCS))" w:date="2017-03-06T18:50:00Z">
              <w:r w:rsidRPr="004C2EF6">
                <w:rPr>
                  <w:rFonts w:asciiTheme="minorHAnsi" w:hAnsiTheme="minorHAnsi" w:cstheme="minorHAnsi"/>
                  <w:color w:val="000000"/>
                  <w:sz w:val="18"/>
                  <w:szCs w:val="16"/>
                </w:rPr>
                <w:t>7</w:t>
              </w:r>
            </w:ins>
          </w:p>
        </w:tc>
      </w:tr>
      <w:tr w:rsidR="004C2EF6" w:rsidRPr="004C2EF6" w14:paraId="0C7E9CEC" w14:textId="77777777" w:rsidTr="004C2EF6">
        <w:trPr>
          <w:trHeight w:val="255"/>
          <w:ins w:id="4794"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13A6AC8" w14:textId="77777777" w:rsidR="004C2EF6" w:rsidRPr="004C2EF6" w:rsidRDefault="004C2EF6">
            <w:pPr>
              <w:rPr>
                <w:ins w:id="4795" w:author="Raghavi K (Semiconductor, Computing &amp; Storage (SCS))" w:date="2017-03-06T18:50:00Z"/>
                <w:rFonts w:asciiTheme="minorHAnsi" w:hAnsiTheme="minorHAnsi" w:cstheme="minorHAnsi"/>
                <w:color w:val="000000"/>
                <w:sz w:val="18"/>
                <w:szCs w:val="16"/>
              </w:rPr>
            </w:pPr>
            <w:ins w:id="4796" w:author="Raghavi K (Semiconductor, Computing &amp; Storage (SCS))" w:date="2017-03-06T18:50:00Z">
              <w:r w:rsidRPr="004C2EF6">
                <w:rPr>
                  <w:rFonts w:asciiTheme="minorHAnsi" w:hAnsiTheme="minorHAnsi" w:cstheme="minorHAnsi"/>
                  <w:color w:val="000000"/>
                  <w:sz w:val="18"/>
                  <w:szCs w:val="16"/>
                </w:rPr>
                <w:t>INTERFACED TO RECEIVABLES</w:t>
              </w:r>
            </w:ins>
          </w:p>
        </w:tc>
        <w:tc>
          <w:tcPr>
            <w:tcW w:w="1125" w:type="dxa"/>
            <w:tcBorders>
              <w:top w:val="nil"/>
              <w:left w:val="nil"/>
              <w:bottom w:val="single" w:sz="8" w:space="0" w:color="auto"/>
              <w:right w:val="single" w:sz="8" w:space="0" w:color="auto"/>
            </w:tcBorders>
            <w:hideMark/>
          </w:tcPr>
          <w:p w14:paraId="091F2FEF" w14:textId="77777777" w:rsidR="004C2EF6" w:rsidRPr="004C2EF6" w:rsidRDefault="004C2EF6" w:rsidP="004C2EF6">
            <w:pPr>
              <w:rPr>
                <w:ins w:id="4797" w:author="Raghavi K (Semiconductor, Computing &amp; Storage (SCS))" w:date="2017-03-06T18:50:00Z"/>
                <w:rFonts w:asciiTheme="minorHAnsi" w:hAnsiTheme="minorHAnsi" w:cstheme="minorHAnsi"/>
                <w:color w:val="000000"/>
                <w:sz w:val="18"/>
                <w:szCs w:val="16"/>
              </w:rPr>
            </w:pPr>
            <w:ins w:id="4798" w:author="Raghavi K (Semiconductor, Computing &amp; Storage (SCS))" w:date="2017-03-06T18:50:00Z">
              <w:r w:rsidRPr="004C2EF6">
                <w:rPr>
                  <w:rFonts w:asciiTheme="minorHAnsi" w:hAnsiTheme="minorHAnsi" w:cstheme="minorHAnsi"/>
                  <w:color w:val="000000"/>
                  <w:sz w:val="18"/>
                  <w:szCs w:val="16"/>
                </w:rPr>
                <w:t>8</w:t>
              </w:r>
            </w:ins>
          </w:p>
        </w:tc>
      </w:tr>
      <w:tr w:rsidR="004C2EF6" w:rsidRPr="004C2EF6" w14:paraId="42ACD750" w14:textId="77777777" w:rsidTr="004C2EF6">
        <w:trPr>
          <w:trHeight w:val="255"/>
          <w:ins w:id="4799"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056CCF1" w14:textId="77777777" w:rsidR="004C2EF6" w:rsidRPr="004C2EF6" w:rsidRDefault="004C2EF6">
            <w:pPr>
              <w:rPr>
                <w:ins w:id="4800" w:author="Raghavi K (Semiconductor, Computing &amp; Storage (SCS))" w:date="2017-03-06T18:50:00Z"/>
                <w:rFonts w:asciiTheme="minorHAnsi" w:hAnsiTheme="minorHAnsi" w:cstheme="minorHAnsi"/>
                <w:color w:val="000000"/>
                <w:sz w:val="18"/>
                <w:szCs w:val="16"/>
              </w:rPr>
            </w:pPr>
            <w:ins w:id="4801" w:author="Raghavi K (Semiconductor, Computing &amp; Storage (SCS))" w:date="2017-03-06T18:50:00Z">
              <w:r w:rsidRPr="004C2EF6">
                <w:rPr>
                  <w:rFonts w:asciiTheme="minorHAnsi" w:hAnsiTheme="minorHAnsi" w:cstheme="minorHAnsi"/>
                  <w:color w:val="000000"/>
                  <w:sz w:val="18"/>
                  <w:szCs w:val="16"/>
                </w:rPr>
                <w:t>AWAITING FULFILLMENT</w:t>
              </w:r>
            </w:ins>
          </w:p>
        </w:tc>
        <w:tc>
          <w:tcPr>
            <w:tcW w:w="1125" w:type="dxa"/>
            <w:tcBorders>
              <w:top w:val="nil"/>
              <w:left w:val="nil"/>
              <w:bottom w:val="single" w:sz="8" w:space="0" w:color="auto"/>
              <w:right w:val="single" w:sz="8" w:space="0" w:color="auto"/>
            </w:tcBorders>
            <w:hideMark/>
          </w:tcPr>
          <w:p w14:paraId="4D013721" w14:textId="77777777" w:rsidR="004C2EF6" w:rsidRPr="004C2EF6" w:rsidRDefault="004C2EF6" w:rsidP="004C2EF6">
            <w:pPr>
              <w:rPr>
                <w:ins w:id="4802" w:author="Raghavi K (Semiconductor, Computing &amp; Storage (SCS))" w:date="2017-03-06T18:50:00Z"/>
                <w:rFonts w:asciiTheme="minorHAnsi" w:hAnsiTheme="minorHAnsi" w:cstheme="minorHAnsi"/>
                <w:color w:val="000000"/>
                <w:sz w:val="18"/>
                <w:szCs w:val="16"/>
              </w:rPr>
            </w:pPr>
            <w:ins w:id="4803" w:author="Raghavi K (Semiconductor, Computing &amp; Storage (SCS))" w:date="2017-03-06T18:50:00Z">
              <w:r w:rsidRPr="004C2EF6">
                <w:rPr>
                  <w:rFonts w:asciiTheme="minorHAnsi" w:hAnsiTheme="minorHAnsi" w:cstheme="minorHAnsi"/>
                  <w:color w:val="000000"/>
                  <w:sz w:val="18"/>
                  <w:szCs w:val="16"/>
                </w:rPr>
                <w:t>9</w:t>
              </w:r>
            </w:ins>
          </w:p>
        </w:tc>
      </w:tr>
      <w:tr w:rsidR="004C2EF6" w:rsidRPr="004C2EF6" w14:paraId="4533AA6D" w14:textId="77777777" w:rsidTr="004C2EF6">
        <w:trPr>
          <w:trHeight w:val="255"/>
          <w:ins w:id="4804" w:author="Raghavi K (Semiconductor, Computing &amp; Storage (SCS))" w:date="2017-03-06T18:50:00Z"/>
        </w:trPr>
        <w:tc>
          <w:tcPr>
            <w:tcW w:w="41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BCCE83C" w14:textId="77777777" w:rsidR="004C2EF6" w:rsidRPr="004C2EF6" w:rsidRDefault="004C2EF6">
            <w:pPr>
              <w:rPr>
                <w:ins w:id="4805" w:author="Raghavi K (Semiconductor, Computing &amp; Storage (SCS))" w:date="2017-03-06T18:50:00Z"/>
                <w:rFonts w:asciiTheme="minorHAnsi" w:hAnsiTheme="minorHAnsi" w:cstheme="minorHAnsi"/>
                <w:color w:val="000000"/>
                <w:sz w:val="18"/>
                <w:szCs w:val="16"/>
              </w:rPr>
            </w:pPr>
            <w:ins w:id="4806" w:author="Raghavi K (Semiconductor, Computing &amp; Storage (SCS))" w:date="2017-03-06T18:50:00Z">
              <w:r w:rsidRPr="004C2EF6">
                <w:rPr>
                  <w:rFonts w:asciiTheme="minorHAnsi" w:hAnsiTheme="minorHAnsi" w:cstheme="minorHAnsi"/>
                  <w:color w:val="000000"/>
                  <w:sz w:val="18"/>
                  <w:szCs w:val="16"/>
                </w:rPr>
                <w:t>SUPPLY ELIGIBLE</w:t>
              </w:r>
            </w:ins>
          </w:p>
        </w:tc>
        <w:tc>
          <w:tcPr>
            <w:tcW w:w="1125" w:type="dxa"/>
            <w:tcBorders>
              <w:top w:val="nil"/>
              <w:left w:val="nil"/>
              <w:bottom w:val="single" w:sz="8" w:space="0" w:color="auto"/>
              <w:right w:val="single" w:sz="8" w:space="0" w:color="auto"/>
            </w:tcBorders>
            <w:hideMark/>
          </w:tcPr>
          <w:p w14:paraId="7EF62D45" w14:textId="77777777" w:rsidR="004C2EF6" w:rsidRPr="004C2EF6" w:rsidRDefault="004C2EF6" w:rsidP="004C2EF6">
            <w:pPr>
              <w:rPr>
                <w:ins w:id="4807" w:author="Raghavi K (Semiconductor, Computing &amp; Storage (SCS))" w:date="2017-03-06T18:50:00Z"/>
                <w:rFonts w:asciiTheme="minorHAnsi" w:hAnsiTheme="minorHAnsi" w:cstheme="minorHAnsi"/>
                <w:color w:val="000000"/>
                <w:sz w:val="18"/>
                <w:szCs w:val="16"/>
              </w:rPr>
            </w:pPr>
            <w:ins w:id="4808" w:author="Raghavi K (Semiconductor, Computing &amp; Storage (SCS))" w:date="2017-03-06T18:50:00Z">
              <w:r w:rsidRPr="004C2EF6">
                <w:rPr>
                  <w:rFonts w:asciiTheme="minorHAnsi" w:hAnsiTheme="minorHAnsi" w:cstheme="minorHAnsi"/>
                  <w:color w:val="000000"/>
                  <w:sz w:val="18"/>
                  <w:szCs w:val="16"/>
                </w:rPr>
                <w:t>-</w:t>
              </w:r>
            </w:ins>
          </w:p>
        </w:tc>
      </w:tr>
    </w:tbl>
    <w:p w14:paraId="6A1DE2E6" w14:textId="77777777" w:rsidR="004C2EF6" w:rsidRDefault="004C2EF6" w:rsidP="004C2EF6">
      <w:pPr>
        <w:rPr>
          <w:ins w:id="4809" w:author="Raghavi K (Semiconductor, Computing &amp; Storage (SCS))" w:date="2017-03-06T18:54:00Z"/>
          <w:rFonts w:ascii="Calibri" w:eastAsiaTheme="minorHAnsi" w:hAnsi="Calibri"/>
          <w:color w:val="1F497D"/>
          <w:sz w:val="22"/>
          <w:szCs w:val="22"/>
        </w:rPr>
      </w:pPr>
    </w:p>
    <w:p w14:paraId="7F187760" w14:textId="24F9774B" w:rsidR="00247A7F" w:rsidRDefault="00247A7F" w:rsidP="004C2EF6">
      <w:pPr>
        <w:rPr>
          <w:ins w:id="4810" w:author="Raghavi K (Semiconductor, Computing &amp; Storage (SCS))" w:date="2017-03-06T18:54:00Z"/>
          <w:rFonts w:ascii="Calibri" w:eastAsiaTheme="minorHAnsi" w:hAnsi="Calibri"/>
          <w:color w:val="1F497D"/>
          <w:sz w:val="22"/>
          <w:szCs w:val="22"/>
        </w:rPr>
      </w:pPr>
      <w:ins w:id="4811" w:author="Raghavi K (Semiconductor, Computing &amp; Storage (SCS))" w:date="2017-03-06T18:54:00Z">
        <w:r>
          <w:rPr>
            <w:rFonts w:ascii="Calibri" w:eastAsiaTheme="minorHAnsi" w:hAnsi="Calibri"/>
            <w:color w:val="1F497D"/>
            <w:sz w:val="22"/>
            <w:szCs w:val="22"/>
          </w:rPr>
          <w:t>Order sequence for ISC orders:</w:t>
        </w:r>
      </w:ins>
    </w:p>
    <w:p w14:paraId="61302987" w14:textId="77777777" w:rsidR="00247A7F" w:rsidRDefault="00247A7F" w:rsidP="00247A7F">
      <w:pPr>
        <w:rPr>
          <w:ins w:id="4812" w:author="Raghavi K (Semiconductor, Computing &amp; Storage (SCS))" w:date="2017-03-06T18:54:00Z"/>
          <w:color w:val="1F497D"/>
        </w:rPr>
      </w:pPr>
    </w:p>
    <w:tbl>
      <w:tblPr>
        <w:tblW w:w="5336" w:type="dxa"/>
        <w:tblInd w:w="-8" w:type="dxa"/>
        <w:tblCellMar>
          <w:left w:w="0" w:type="dxa"/>
          <w:right w:w="0" w:type="dxa"/>
        </w:tblCellMar>
        <w:tblLook w:val="04A0" w:firstRow="1" w:lastRow="0" w:firstColumn="1" w:lastColumn="0" w:noHBand="0" w:noVBand="1"/>
      </w:tblPr>
      <w:tblGrid>
        <w:gridCol w:w="4166"/>
        <w:gridCol w:w="1170"/>
      </w:tblGrid>
      <w:tr w:rsidR="00247A7F" w:rsidRPr="00247A7F" w14:paraId="115AC8F2" w14:textId="77777777" w:rsidTr="0015068C">
        <w:trPr>
          <w:trHeight w:val="300"/>
          <w:ins w:id="4813" w:author="Raghavi K (Semiconductor, Computing &amp; Storage (SCS))" w:date="2017-03-06T18:54:00Z"/>
        </w:trPr>
        <w:tc>
          <w:tcPr>
            <w:tcW w:w="416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0FB6142F" w14:textId="77777777" w:rsidR="00247A7F" w:rsidRPr="00247A7F" w:rsidRDefault="00247A7F">
            <w:pPr>
              <w:rPr>
                <w:ins w:id="4814" w:author="Raghavi K (Semiconductor, Computing &amp; Storage (SCS))" w:date="2017-03-06T18:54:00Z"/>
                <w:rFonts w:asciiTheme="minorHAnsi" w:hAnsiTheme="minorHAnsi" w:cstheme="minorHAnsi"/>
                <w:color w:val="000000"/>
                <w:sz w:val="18"/>
                <w:szCs w:val="16"/>
              </w:rPr>
            </w:pPr>
            <w:ins w:id="4815" w:author="Raghavi K (Semiconductor, Computing &amp; Storage (SCS))" w:date="2017-03-06T18:54:00Z">
              <w:r w:rsidRPr="00247A7F">
                <w:rPr>
                  <w:rFonts w:asciiTheme="minorHAnsi" w:hAnsiTheme="minorHAnsi" w:cstheme="minorHAnsi"/>
                  <w:color w:val="000000"/>
                  <w:sz w:val="18"/>
                  <w:szCs w:val="16"/>
                </w:rPr>
                <w:t>ENTERED</w:t>
              </w:r>
            </w:ins>
          </w:p>
        </w:tc>
        <w:tc>
          <w:tcPr>
            <w:tcW w:w="117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7311761" w14:textId="77777777" w:rsidR="00247A7F" w:rsidRPr="00247A7F" w:rsidRDefault="00247A7F">
            <w:pPr>
              <w:jc w:val="right"/>
              <w:rPr>
                <w:ins w:id="4816" w:author="Raghavi K (Semiconductor, Computing &amp; Storage (SCS))" w:date="2017-03-06T18:54:00Z"/>
                <w:rFonts w:asciiTheme="minorHAnsi" w:hAnsiTheme="minorHAnsi" w:cstheme="minorHAnsi"/>
                <w:color w:val="000000"/>
                <w:sz w:val="18"/>
                <w:szCs w:val="16"/>
              </w:rPr>
            </w:pPr>
            <w:ins w:id="4817" w:author="Raghavi K (Semiconductor, Computing &amp; Storage (SCS))" w:date="2017-03-06T18:54:00Z">
              <w:r w:rsidRPr="00247A7F">
                <w:rPr>
                  <w:rFonts w:asciiTheme="minorHAnsi" w:hAnsiTheme="minorHAnsi" w:cstheme="minorHAnsi"/>
                  <w:color w:val="000000"/>
                  <w:sz w:val="18"/>
                  <w:szCs w:val="16"/>
                </w:rPr>
                <w:t>1</w:t>
              </w:r>
            </w:ins>
          </w:p>
        </w:tc>
      </w:tr>
      <w:tr w:rsidR="00247A7F" w:rsidRPr="00247A7F" w14:paraId="0A27FF65" w14:textId="77777777" w:rsidTr="0015068C">
        <w:trPr>
          <w:trHeight w:val="300"/>
          <w:ins w:id="4818"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2DBA42F" w14:textId="77777777" w:rsidR="00247A7F" w:rsidRPr="00247A7F" w:rsidRDefault="00247A7F">
            <w:pPr>
              <w:rPr>
                <w:ins w:id="4819" w:author="Raghavi K (Semiconductor, Computing &amp; Storage (SCS))" w:date="2017-03-06T18:54:00Z"/>
                <w:rFonts w:asciiTheme="minorHAnsi" w:hAnsiTheme="minorHAnsi" w:cstheme="minorHAnsi"/>
                <w:color w:val="000000"/>
                <w:sz w:val="18"/>
                <w:szCs w:val="16"/>
              </w:rPr>
            </w:pPr>
            <w:ins w:id="4820" w:author="Raghavi K (Semiconductor, Computing &amp; Storage (SCS))" w:date="2017-03-06T18:54:00Z">
              <w:r w:rsidRPr="00247A7F">
                <w:rPr>
                  <w:rFonts w:asciiTheme="minorHAnsi" w:hAnsiTheme="minorHAnsi" w:cstheme="minorHAnsi"/>
                  <w:color w:val="000000"/>
                  <w:sz w:val="18"/>
                  <w:szCs w:val="16"/>
                </w:rPr>
                <w:t>CANCELLED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3688BA" w14:textId="77777777" w:rsidR="00247A7F" w:rsidRPr="00247A7F" w:rsidRDefault="00247A7F">
            <w:pPr>
              <w:rPr>
                <w:ins w:id="4821" w:author="Raghavi K (Semiconductor, Computing &amp; Storage (SCS))" w:date="2017-03-06T18:54:00Z"/>
                <w:rFonts w:asciiTheme="minorHAnsi" w:hAnsiTheme="minorHAnsi" w:cstheme="minorHAnsi"/>
                <w:color w:val="000000"/>
                <w:sz w:val="18"/>
                <w:szCs w:val="16"/>
              </w:rPr>
            </w:pPr>
            <w:ins w:id="4822" w:author="Raghavi K (Semiconductor, Computing &amp; Storage (SCS))" w:date="2017-03-06T18:54:00Z">
              <w:r w:rsidRPr="00247A7F">
                <w:rPr>
                  <w:rFonts w:asciiTheme="minorHAnsi" w:hAnsiTheme="minorHAnsi" w:cstheme="minorHAnsi"/>
                  <w:color w:val="000000"/>
                  <w:sz w:val="18"/>
                  <w:szCs w:val="16"/>
                </w:rPr>
                <w:t> </w:t>
              </w:r>
            </w:ins>
          </w:p>
        </w:tc>
      </w:tr>
      <w:tr w:rsidR="00247A7F" w:rsidRPr="00247A7F" w14:paraId="7F44AE97" w14:textId="77777777" w:rsidTr="0015068C">
        <w:trPr>
          <w:trHeight w:val="300"/>
          <w:ins w:id="4823"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B7D8588" w14:textId="77777777" w:rsidR="00247A7F" w:rsidRPr="00247A7F" w:rsidRDefault="00247A7F">
            <w:pPr>
              <w:rPr>
                <w:ins w:id="4824" w:author="Raghavi K (Semiconductor, Computing &amp; Storage (SCS))" w:date="2017-03-06T18:54:00Z"/>
                <w:rFonts w:asciiTheme="minorHAnsi" w:hAnsiTheme="minorHAnsi" w:cstheme="minorHAnsi"/>
                <w:color w:val="000000"/>
                <w:sz w:val="18"/>
                <w:szCs w:val="16"/>
              </w:rPr>
            </w:pPr>
            <w:ins w:id="4825" w:author="Raghavi K (Semiconductor, Computing &amp; Storage (SCS))" w:date="2017-03-06T18:54:00Z">
              <w:r w:rsidRPr="00247A7F">
                <w:rPr>
                  <w:rFonts w:asciiTheme="minorHAnsi" w:hAnsiTheme="minorHAnsi" w:cstheme="minorHAnsi"/>
                  <w:color w:val="000000"/>
                  <w:sz w:val="18"/>
                  <w:szCs w:val="16"/>
                </w:rPr>
                <w:t>PO_CREATED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7882F4" w14:textId="77777777" w:rsidR="00247A7F" w:rsidRPr="00247A7F" w:rsidRDefault="00247A7F">
            <w:pPr>
              <w:jc w:val="right"/>
              <w:rPr>
                <w:ins w:id="4826" w:author="Raghavi K (Semiconductor, Computing &amp; Storage (SCS))" w:date="2017-03-06T18:54:00Z"/>
                <w:rFonts w:asciiTheme="minorHAnsi" w:hAnsiTheme="minorHAnsi" w:cstheme="minorHAnsi"/>
                <w:color w:val="000000"/>
                <w:sz w:val="18"/>
                <w:szCs w:val="16"/>
              </w:rPr>
            </w:pPr>
            <w:ins w:id="4827" w:author="Raghavi K (Semiconductor, Computing &amp; Storage (SCS))" w:date="2017-03-06T18:54:00Z">
              <w:r w:rsidRPr="00247A7F">
                <w:rPr>
                  <w:rFonts w:asciiTheme="minorHAnsi" w:hAnsiTheme="minorHAnsi" w:cstheme="minorHAnsi"/>
                  <w:color w:val="000000"/>
                  <w:sz w:val="18"/>
                  <w:szCs w:val="16"/>
                </w:rPr>
                <w:t>5</w:t>
              </w:r>
            </w:ins>
          </w:p>
        </w:tc>
      </w:tr>
      <w:tr w:rsidR="00247A7F" w:rsidRPr="00247A7F" w14:paraId="05A6B540" w14:textId="77777777" w:rsidTr="0015068C">
        <w:trPr>
          <w:trHeight w:val="300"/>
          <w:ins w:id="4828"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08EAE2E6" w14:textId="77777777" w:rsidR="00247A7F" w:rsidRPr="00247A7F" w:rsidRDefault="00247A7F">
            <w:pPr>
              <w:rPr>
                <w:ins w:id="4829" w:author="Raghavi K (Semiconductor, Computing &amp; Storage (SCS))" w:date="2017-03-06T18:54:00Z"/>
                <w:rFonts w:asciiTheme="minorHAnsi" w:hAnsiTheme="minorHAnsi" w:cstheme="minorHAnsi"/>
                <w:color w:val="000000"/>
                <w:sz w:val="18"/>
                <w:szCs w:val="16"/>
              </w:rPr>
            </w:pPr>
            <w:ins w:id="4830" w:author="Raghavi K (Semiconductor, Computing &amp; Storage (SCS))" w:date="2017-03-06T18:54:00Z">
              <w:r w:rsidRPr="00247A7F">
                <w:rPr>
                  <w:rFonts w:asciiTheme="minorHAnsi" w:hAnsiTheme="minorHAnsi" w:cstheme="minorHAnsi"/>
                  <w:color w:val="000000"/>
                  <w:sz w:val="18"/>
                  <w:szCs w:val="16"/>
                </w:rPr>
                <w:t>AWAITING_SHIPPING</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0F57C3" w14:textId="77777777" w:rsidR="00247A7F" w:rsidRPr="00247A7F" w:rsidRDefault="00247A7F">
            <w:pPr>
              <w:jc w:val="right"/>
              <w:rPr>
                <w:ins w:id="4831" w:author="Raghavi K (Semiconductor, Computing &amp; Storage (SCS))" w:date="2017-03-06T18:54:00Z"/>
                <w:rFonts w:asciiTheme="minorHAnsi" w:hAnsiTheme="minorHAnsi" w:cstheme="minorHAnsi"/>
                <w:color w:val="000000"/>
                <w:sz w:val="18"/>
                <w:szCs w:val="16"/>
              </w:rPr>
            </w:pPr>
            <w:ins w:id="4832" w:author="Raghavi K (Semiconductor, Computing &amp; Storage (SCS))" w:date="2017-03-06T18:54:00Z">
              <w:r w:rsidRPr="00247A7F">
                <w:rPr>
                  <w:rFonts w:asciiTheme="minorHAnsi" w:hAnsiTheme="minorHAnsi" w:cstheme="minorHAnsi"/>
                  <w:color w:val="000000"/>
                  <w:sz w:val="18"/>
                  <w:szCs w:val="16"/>
                </w:rPr>
                <w:t>7</w:t>
              </w:r>
            </w:ins>
          </w:p>
        </w:tc>
      </w:tr>
      <w:tr w:rsidR="00247A7F" w:rsidRPr="00247A7F" w14:paraId="45A4347A" w14:textId="77777777" w:rsidTr="0015068C">
        <w:trPr>
          <w:trHeight w:val="300"/>
          <w:ins w:id="4833"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78410D2" w14:textId="77777777" w:rsidR="00247A7F" w:rsidRPr="00247A7F" w:rsidRDefault="00247A7F">
            <w:pPr>
              <w:rPr>
                <w:ins w:id="4834" w:author="Raghavi K (Semiconductor, Computing &amp; Storage (SCS))" w:date="2017-03-06T18:54:00Z"/>
                <w:rFonts w:asciiTheme="minorHAnsi" w:hAnsiTheme="minorHAnsi" w:cstheme="minorHAnsi"/>
                <w:color w:val="000000"/>
                <w:sz w:val="18"/>
                <w:szCs w:val="16"/>
              </w:rPr>
            </w:pPr>
            <w:ins w:id="4835" w:author="Raghavi K (Semiconductor, Computing &amp; Storage (SCS))" w:date="2017-03-06T18:54:00Z">
              <w:r w:rsidRPr="00247A7F">
                <w:rPr>
                  <w:rFonts w:asciiTheme="minorHAnsi" w:hAnsiTheme="minorHAnsi" w:cstheme="minorHAnsi"/>
                  <w:color w:val="000000"/>
                  <w:sz w:val="18"/>
                  <w:szCs w:val="16"/>
                </w:rPr>
                <w:t>PRE_STAGED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862773" w14:textId="77777777" w:rsidR="00247A7F" w:rsidRPr="00247A7F" w:rsidRDefault="00247A7F">
            <w:pPr>
              <w:rPr>
                <w:ins w:id="4836" w:author="Raghavi K (Semiconductor, Computing &amp; Storage (SCS))" w:date="2017-03-06T18:54:00Z"/>
                <w:rFonts w:asciiTheme="minorHAnsi" w:hAnsiTheme="minorHAnsi" w:cstheme="minorHAnsi"/>
                <w:color w:val="000000"/>
                <w:sz w:val="18"/>
                <w:szCs w:val="16"/>
              </w:rPr>
            </w:pPr>
            <w:ins w:id="4837" w:author="Raghavi K (Semiconductor, Computing &amp; Storage (SCS))" w:date="2017-03-06T18:54:00Z">
              <w:r w:rsidRPr="00247A7F">
                <w:rPr>
                  <w:rFonts w:asciiTheme="minorHAnsi" w:hAnsiTheme="minorHAnsi" w:cstheme="minorHAnsi"/>
                  <w:color w:val="000000"/>
                  <w:sz w:val="18"/>
                  <w:szCs w:val="16"/>
                </w:rPr>
                <w:t> </w:t>
              </w:r>
            </w:ins>
          </w:p>
        </w:tc>
      </w:tr>
      <w:tr w:rsidR="00247A7F" w:rsidRPr="00247A7F" w14:paraId="18CD2DD7" w14:textId="77777777" w:rsidTr="0015068C">
        <w:trPr>
          <w:trHeight w:val="300"/>
          <w:ins w:id="4838"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77E1405" w14:textId="77777777" w:rsidR="00247A7F" w:rsidRPr="00247A7F" w:rsidRDefault="00247A7F">
            <w:pPr>
              <w:rPr>
                <w:ins w:id="4839" w:author="Raghavi K (Semiconductor, Computing &amp; Storage (SCS))" w:date="2017-03-06T18:54:00Z"/>
                <w:rFonts w:asciiTheme="minorHAnsi" w:hAnsiTheme="minorHAnsi" w:cstheme="minorHAnsi"/>
                <w:color w:val="000000"/>
                <w:sz w:val="18"/>
                <w:szCs w:val="16"/>
              </w:rPr>
            </w:pPr>
            <w:ins w:id="4840" w:author="Raghavi K (Semiconductor, Computing &amp; Storage (SCS))" w:date="2017-03-06T18:54:00Z">
              <w:r w:rsidRPr="00247A7F">
                <w:rPr>
                  <w:rFonts w:asciiTheme="minorHAnsi" w:hAnsiTheme="minorHAnsi" w:cstheme="minorHAnsi"/>
                  <w:color w:val="000000"/>
                  <w:sz w:val="18"/>
                  <w:szCs w:val="16"/>
                </w:rPr>
                <w:t>PLANNED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D2ECA4" w14:textId="77777777" w:rsidR="00247A7F" w:rsidRPr="00247A7F" w:rsidRDefault="00247A7F">
            <w:pPr>
              <w:rPr>
                <w:ins w:id="4841" w:author="Raghavi K (Semiconductor, Computing &amp; Storage (SCS))" w:date="2017-03-06T18:54:00Z"/>
                <w:rFonts w:asciiTheme="minorHAnsi" w:hAnsiTheme="minorHAnsi" w:cstheme="minorHAnsi"/>
                <w:color w:val="000000"/>
                <w:sz w:val="18"/>
                <w:szCs w:val="16"/>
              </w:rPr>
            </w:pPr>
            <w:ins w:id="4842" w:author="Raghavi K (Semiconductor, Computing &amp; Storage (SCS))" w:date="2017-03-06T18:54:00Z">
              <w:r w:rsidRPr="00247A7F">
                <w:rPr>
                  <w:rFonts w:asciiTheme="minorHAnsi" w:hAnsiTheme="minorHAnsi" w:cstheme="minorHAnsi"/>
                  <w:color w:val="000000"/>
                  <w:sz w:val="18"/>
                  <w:szCs w:val="16"/>
                </w:rPr>
                <w:t> </w:t>
              </w:r>
            </w:ins>
          </w:p>
        </w:tc>
      </w:tr>
      <w:tr w:rsidR="00247A7F" w:rsidRPr="00247A7F" w14:paraId="04521EA8" w14:textId="77777777" w:rsidTr="0015068C">
        <w:trPr>
          <w:trHeight w:val="300"/>
          <w:ins w:id="4843"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26457EA" w14:textId="77777777" w:rsidR="00247A7F" w:rsidRPr="00247A7F" w:rsidRDefault="00247A7F">
            <w:pPr>
              <w:rPr>
                <w:ins w:id="4844" w:author="Raghavi K (Semiconductor, Computing &amp; Storage (SCS))" w:date="2017-03-06T18:54:00Z"/>
                <w:rFonts w:asciiTheme="minorHAnsi" w:hAnsiTheme="minorHAnsi" w:cstheme="minorHAnsi"/>
                <w:color w:val="000000"/>
                <w:sz w:val="18"/>
                <w:szCs w:val="16"/>
              </w:rPr>
            </w:pPr>
            <w:ins w:id="4845" w:author="Raghavi K (Semiconductor, Computing &amp; Storage (SCS))" w:date="2017-03-06T18:54:00Z">
              <w:r w:rsidRPr="00247A7F">
                <w:rPr>
                  <w:rFonts w:asciiTheme="minorHAnsi" w:hAnsiTheme="minorHAnsi" w:cstheme="minorHAnsi"/>
                  <w:color w:val="000000"/>
                  <w:sz w:val="18"/>
                  <w:szCs w:val="16"/>
                </w:rPr>
                <w:t>CLOSED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8D7870" w14:textId="77777777" w:rsidR="00247A7F" w:rsidRPr="00247A7F" w:rsidRDefault="00247A7F">
            <w:pPr>
              <w:jc w:val="right"/>
              <w:rPr>
                <w:ins w:id="4846" w:author="Raghavi K (Semiconductor, Computing &amp; Storage (SCS))" w:date="2017-03-06T18:54:00Z"/>
                <w:rFonts w:asciiTheme="minorHAnsi" w:hAnsiTheme="minorHAnsi" w:cstheme="minorHAnsi"/>
                <w:color w:val="000000"/>
                <w:sz w:val="18"/>
                <w:szCs w:val="16"/>
              </w:rPr>
            </w:pPr>
            <w:ins w:id="4847" w:author="Raghavi K (Semiconductor, Computing &amp; Storage (SCS))" w:date="2017-03-06T18:54:00Z">
              <w:r w:rsidRPr="00247A7F">
                <w:rPr>
                  <w:rFonts w:asciiTheme="minorHAnsi" w:hAnsiTheme="minorHAnsi" w:cstheme="minorHAnsi"/>
                  <w:color w:val="000000"/>
                  <w:sz w:val="18"/>
                  <w:szCs w:val="16"/>
                </w:rPr>
                <w:t>9</w:t>
              </w:r>
            </w:ins>
          </w:p>
        </w:tc>
      </w:tr>
      <w:tr w:rsidR="00247A7F" w:rsidRPr="00247A7F" w14:paraId="6FE24CCE" w14:textId="77777777" w:rsidTr="0015068C">
        <w:trPr>
          <w:trHeight w:val="300"/>
          <w:ins w:id="4848"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D6ECED3" w14:textId="77777777" w:rsidR="00247A7F" w:rsidRPr="00247A7F" w:rsidRDefault="00247A7F">
            <w:pPr>
              <w:rPr>
                <w:ins w:id="4849" w:author="Raghavi K (Semiconductor, Computing &amp; Storage (SCS))" w:date="2017-03-06T18:54:00Z"/>
                <w:rFonts w:asciiTheme="minorHAnsi" w:hAnsiTheme="minorHAnsi" w:cstheme="minorHAnsi"/>
                <w:color w:val="000000"/>
                <w:sz w:val="18"/>
                <w:szCs w:val="16"/>
              </w:rPr>
            </w:pPr>
            <w:ins w:id="4850" w:author="Raghavi K (Semiconductor, Computing &amp; Storage (SCS))" w:date="2017-03-06T18:54:00Z">
              <w:r w:rsidRPr="00247A7F">
                <w:rPr>
                  <w:rFonts w:asciiTheme="minorHAnsi" w:hAnsiTheme="minorHAnsi" w:cstheme="minorHAnsi"/>
                  <w:color w:val="000000"/>
                  <w:sz w:val="18"/>
                  <w:szCs w:val="16"/>
                </w:rPr>
                <w:t>AWAITING_RETURN</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014C8A" w14:textId="77777777" w:rsidR="00247A7F" w:rsidRPr="00247A7F" w:rsidRDefault="00247A7F">
            <w:pPr>
              <w:jc w:val="right"/>
              <w:rPr>
                <w:ins w:id="4851" w:author="Raghavi K (Semiconductor, Computing &amp; Storage (SCS))" w:date="2017-03-06T18:54:00Z"/>
                <w:rFonts w:asciiTheme="minorHAnsi" w:hAnsiTheme="minorHAnsi" w:cstheme="minorHAnsi"/>
                <w:color w:val="000000"/>
                <w:sz w:val="18"/>
                <w:szCs w:val="16"/>
              </w:rPr>
            </w:pPr>
            <w:ins w:id="4852" w:author="Raghavi K (Semiconductor, Computing &amp; Storage (SCS))" w:date="2017-03-06T18:54:00Z">
              <w:r w:rsidRPr="00247A7F">
                <w:rPr>
                  <w:rFonts w:asciiTheme="minorHAnsi" w:hAnsiTheme="minorHAnsi" w:cstheme="minorHAnsi"/>
                  <w:color w:val="000000"/>
                  <w:sz w:val="18"/>
                  <w:szCs w:val="16"/>
                </w:rPr>
                <w:t>2.1</w:t>
              </w:r>
            </w:ins>
          </w:p>
        </w:tc>
      </w:tr>
      <w:tr w:rsidR="00247A7F" w:rsidRPr="00247A7F" w14:paraId="096715D8" w14:textId="77777777" w:rsidTr="0015068C">
        <w:trPr>
          <w:trHeight w:val="300"/>
          <w:ins w:id="4853"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7A972A5" w14:textId="77777777" w:rsidR="00247A7F" w:rsidRPr="00247A7F" w:rsidRDefault="00247A7F">
            <w:pPr>
              <w:rPr>
                <w:ins w:id="4854" w:author="Raghavi K (Semiconductor, Computing &amp; Storage (SCS))" w:date="2017-03-06T18:54:00Z"/>
                <w:rFonts w:asciiTheme="minorHAnsi" w:hAnsiTheme="minorHAnsi" w:cstheme="minorHAnsi"/>
                <w:color w:val="000000"/>
                <w:sz w:val="18"/>
                <w:szCs w:val="16"/>
              </w:rPr>
            </w:pPr>
            <w:ins w:id="4855" w:author="Raghavi K (Semiconductor, Computing &amp; Storage (SCS))" w:date="2017-03-06T18:54:00Z">
              <w:r w:rsidRPr="00247A7F">
                <w:rPr>
                  <w:rFonts w:asciiTheme="minorHAnsi" w:hAnsiTheme="minorHAnsi" w:cstheme="minorHAnsi"/>
                  <w:color w:val="000000"/>
                  <w:sz w:val="18"/>
                  <w:szCs w:val="16"/>
                </w:rPr>
                <w:t>PO_RECEIVED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A00EDE" w14:textId="77777777" w:rsidR="00247A7F" w:rsidRPr="00247A7F" w:rsidRDefault="00247A7F">
            <w:pPr>
              <w:jc w:val="right"/>
              <w:rPr>
                <w:ins w:id="4856" w:author="Raghavi K (Semiconductor, Computing &amp; Storage (SCS))" w:date="2017-03-06T18:54:00Z"/>
                <w:rFonts w:asciiTheme="minorHAnsi" w:hAnsiTheme="minorHAnsi" w:cstheme="minorHAnsi"/>
                <w:color w:val="000000"/>
                <w:sz w:val="18"/>
                <w:szCs w:val="16"/>
              </w:rPr>
            </w:pPr>
            <w:ins w:id="4857" w:author="Raghavi K (Semiconductor, Computing &amp; Storage (SCS))" w:date="2017-03-06T18:54:00Z">
              <w:r w:rsidRPr="00247A7F">
                <w:rPr>
                  <w:rFonts w:asciiTheme="minorHAnsi" w:hAnsiTheme="minorHAnsi" w:cstheme="minorHAnsi"/>
                  <w:color w:val="000000"/>
                  <w:sz w:val="18"/>
                  <w:szCs w:val="16"/>
                </w:rPr>
                <w:t>6</w:t>
              </w:r>
            </w:ins>
          </w:p>
        </w:tc>
      </w:tr>
      <w:tr w:rsidR="00247A7F" w:rsidRPr="00247A7F" w14:paraId="004DC71D" w14:textId="77777777" w:rsidTr="0015068C">
        <w:trPr>
          <w:trHeight w:val="300"/>
          <w:ins w:id="4858"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2BDC5FA" w14:textId="77777777" w:rsidR="00247A7F" w:rsidRPr="00247A7F" w:rsidRDefault="00247A7F">
            <w:pPr>
              <w:rPr>
                <w:ins w:id="4859" w:author="Raghavi K (Semiconductor, Computing &amp; Storage (SCS))" w:date="2017-03-06T18:54:00Z"/>
                <w:rFonts w:asciiTheme="minorHAnsi" w:hAnsiTheme="minorHAnsi" w:cstheme="minorHAnsi"/>
                <w:color w:val="000000"/>
                <w:sz w:val="18"/>
                <w:szCs w:val="16"/>
              </w:rPr>
            </w:pPr>
            <w:ins w:id="4860" w:author="Raghavi K (Semiconductor, Computing &amp; Storage (SCS))" w:date="2017-03-06T18:54:00Z">
              <w:r w:rsidRPr="00247A7F">
                <w:rPr>
                  <w:rFonts w:asciiTheme="minorHAnsi" w:hAnsiTheme="minorHAnsi" w:cstheme="minorHAnsi"/>
                  <w:color w:val="000000"/>
                  <w:sz w:val="18"/>
                  <w:szCs w:val="16"/>
                </w:rPr>
                <w:t>BOOKED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60DEBC" w14:textId="77777777" w:rsidR="00247A7F" w:rsidRPr="00247A7F" w:rsidRDefault="00247A7F">
            <w:pPr>
              <w:jc w:val="right"/>
              <w:rPr>
                <w:ins w:id="4861" w:author="Raghavi K (Semiconductor, Computing &amp; Storage (SCS))" w:date="2017-03-06T18:54:00Z"/>
                <w:rFonts w:asciiTheme="minorHAnsi" w:hAnsiTheme="minorHAnsi" w:cstheme="minorHAnsi"/>
                <w:color w:val="000000"/>
                <w:sz w:val="18"/>
                <w:szCs w:val="16"/>
              </w:rPr>
            </w:pPr>
            <w:ins w:id="4862" w:author="Raghavi K (Semiconductor, Computing &amp; Storage (SCS))" w:date="2017-03-06T18:54:00Z">
              <w:r w:rsidRPr="00247A7F">
                <w:rPr>
                  <w:rFonts w:asciiTheme="minorHAnsi" w:hAnsiTheme="minorHAnsi" w:cstheme="minorHAnsi"/>
                  <w:color w:val="000000"/>
                  <w:sz w:val="18"/>
                  <w:szCs w:val="16"/>
                </w:rPr>
                <w:t>2</w:t>
              </w:r>
            </w:ins>
          </w:p>
        </w:tc>
      </w:tr>
      <w:tr w:rsidR="00247A7F" w:rsidRPr="00247A7F" w14:paraId="2E56C7AB" w14:textId="77777777" w:rsidTr="0015068C">
        <w:trPr>
          <w:trHeight w:val="300"/>
          <w:ins w:id="4863"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2DC5DD4" w14:textId="77777777" w:rsidR="00247A7F" w:rsidRPr="00247A7F" w:rsidRDefault="00247A7F">
            <w:pPr>
              <w:rPr>
                <w:ins w:id="4864" w:author="Raghavi K (Semiconductor, Computing &amp; Storage (SCS))" w:date="2017-03-06T18:54:00Z"/>
                <w:rFonts w:asciiTheme="minorHAnsi" w:hAnsiTheme="minorHAnsi" w:cstheme="minorHAnsi"/>
                <w:color w:val="000000"/>
                <w:sz w:val="18"/>
                <w:szCs w:val="16"/>
              </w:rPr>
            </w:pPr>
            <w:ins w:id="4865" w:author="Raghavi K (Semiconductor, Computing &amp; Storage (SCS))" w:date="2017-03-06T18:54:00Z">
              <w:r w:rsidRPr="00247A7F">
                <w:rPr>
                  <w:rFonts w:asciiTheme="minorHAnsi" w:hAnsiTheme="minorHAnsi" w:cstheme="minorHAnsi"/>
                  <w:color w:val="000000"/>
                  <w:sz w:val="18"/>
                  <w:szCs w:val="16"/>
                </w:rPr>
                <w:t>PO_REQ_CREATED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0873FF" w14:textId="77777777" w:rsidR="00247A7F" w:rsidRPr="00247A7F" w:rsidRDefault="00247A7F">
            <w:pPr>
              <w:jc w:val="right"/>
              <w:rPr>
                <w:ins w:id="4866" w:author="Raghavi K (Semiconductor, Computing &amp; Storage (SCS))" w:date="2017-03-06T18:54:00Z"/>
                <w:rFonts w:asciiTheme="minorHAnsi" w:hAnsiTheme="minorHAnsi" w:cstheme="minorHAnsi"/>
                <w:color w:val="000000"/>
                <w:sz w:val="18"/>
                <w:szCs w:val="16"/>
              </w:rPr>
            </w:pPr>
            <w:ins w:id="4867" w:author="Raghavi K (Semiconductor, Computing &amp; Storage (SCS))" w:date="2017-03-06T18:54:00Z">
              <w:r w:rsidRPr="00247A7F">
                <w:rPr>
                  <w:rFonts w:asciiTheme="minorHAnsi" w:hAnsiTheme="minorHAnsi" w:cstheme="minorHAnsi"/>
                  <w:color w:val="000000"/>
                  <w:sz w:val="18"/>
                  <w:szCs w:val="16"/>
                </w:rPr>
                <w:t>4</w:t>
              </w:r>
            </w:ins>
          </w:p>
        </w:tc>
      </w:tr>
      <w:tr w:rsidR="00247A7F" w:rsidRPr="00247A7F" w14:paraId="2FDEA633" w14:textId="77777777" w:rsidTr="0015068C">
        <w:trPr>
          <w:trHeight w:val="300"/>
          <w:ins w:id="4868"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236B047" w14:textId="77777777" w:rsidR="00247A7F" w:rsidRPr="00247A7F" w:rsidRDefault="00247A7F">
            <w:pPr>
              <w:rPr>
                <w:ins w:id="4869" w:author="Raghavi K (Semiconductor, Computing &amp; Storage (SCS))" w:date="2017-03-06T18:54:00Z"/>
                <w:rFonts w:asciiTheme="minorHAnsi" w:hAnsiTheme="minorHAnsi" w:cstheme="minorHAnsi"/>
                <w:color w:val="000000"/>
                <w:sz w:val="18"/>
                <w:szCs w:val="16"/>
              </w:rPr>
            </w:pPr>
            <w:ins w:id="4870" w:author="Raghavi K (Semiconductor, Computing &amp; Storage (SCS))" w:date="2017-03-06T18:54:00Z">
              <w:r w:rsidRPr="00247A7F">
                <w:rPr>
                  <w:rFonts w:asciiTheme="minorHAnsi" w:hAnsiTheme="minorHAnsi" w:cstheme="minorHAnsi"/>
                  <w:color w:val="000000"/>
                  <w:sz w:val="18"/>
                  <w:szCs w:val="16"/>
                </w:rPr>
                <w:t>STAGED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1586BC" w14:textId="77777777" w:rsidR="00247A7F" w:rsidRPr="00247A7F" w:rsidRDefault="00247A7F">
            <w:pPr>
              <w:rPr>
                <w:ins w:id="4871" w:author="Raghavi K (Semiconductor, Computing &amp; Storage (SCS))" w:date="2017-03-06T18:54:00Z"/>
                <w:rFonts w:asciiTheme="minorHAnsi" w:hAnsiTheme="minorHAnsi" w:cstheme="minorHAnsi"/>
                <w:color w:val="000000"/>
                <w:sz w:val="18"/>
                <w:szCs w:val="16"/>
              </w:rPr>
            </w:pPr>
            <w:ins w:id="4872" w:author="Raghavi K (Semiconductor, Computing &amp; Storage (SCS))" w:date="2017-03-06T18:54:00Z">
              <w:r w:rsidRPr="00247A7F">
                <w:rPr>
                  <w:rFonts w:asciiTheme="minorHAnsi" w:hAnsiTheme="minorHAnsi" w:cstheme="minorHAnsi"/>
                  <w:color w:val="000000"/>
                  <w:sz w:val="18"/>
                  <w:szCs w:val="16"/>
                </w:rPr>
                <w:t> </w:t>
              </w:r>
            </w:ins>
          </w:p>
        </w:tc>
      </w:tr>
      <w:tr w:rsidR="00247A7F" w:rsidRPr="00247A7F" w14:paraId="79A8D291" w14:textId="77777777" w:rsidTr="0015068C">
        <w:trPr>
          <w:trHeight w:val="300"/>
          <w:ins w:id="4873"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0B9ACC72" w14:textId="77777777" w:rsidR="00247A7F" w:rsidRPr="00247A7F" w:rsidRDefault="00247A7F">
            <w:pPr>
              <w:rPr>
                <w:ins w:id="4874" w:author="Raghavi K (Semiconductor, Computing &amp; Storage (SCS))" w:date="2017-03-06T18:54:00Z"/>
                <w:rFonts w:asciiTheme="minorHAnsi" w:hAnsiTheme="minorHAnsi" w:cstheme="minorHAnsi"/>
                <w:color w:val="000000"/>
                <w:sz w:val="18"/>
                <w:szCs w:val="16"/>
              </w:rPr>
            </w:pPr>
            <w:ins w:id="4875" w:author="Raghavi K (Semiconductor, Computing &amp; Storage (SCS))" w:date="2017-03-06T18:54:00Z">
              <w:r w:rsidRPr="00247A7F">
                <w:rPr>
                  <w:rFonts w:asciiTheme="minorHAnsi" w:hAnsiTheme="minorHAnsi" w:cstheme="minorHAnsi"/>
                  <w:color w:val="000000"/>
                  <w:sz w:val="18"/>
                  <w:szCs w:val="16"/>
                </w:rPr>
                <w:t>PO_PARTIAL</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A1E3B1" w14:textId="77777777" w:rsidR="00247A7F" w:rsidRPr="00247A7F" w:rsidRDefault="00247A7F">
            <w:pPr>
              <w:rPr>
                <w:ins w:id="4876" w:author="Raghavi K (Semiconductor, Computing &amp; Storage (SCS))" w:date="2017-03-06T18:54:00Z"/>
                <w:rFonts w:asciiTheme="minorHAnsi" w:hAnsiTheme="minorHAnsi" w:cstheme="minorHAnsi"/>
                <w:color w:val="000000"/>
                <w:sz w:val="18"/>
                <w:szCs w:val="16"/>
              </w:rPr>
            </w:pPr>
            <w:ins w:id="4877" w:author="Raghavi K (Semiconductor, Computing &amp; Storage (SCS))" w:date="2017-03-06T18:54:00Z">
              <w:r w:rsidRPr="00247A7F">
                <w:rPr>
                  <w:rFonts w:asciiTheme="minorHAnsi" w:hAnsiTheme="minorHAnsi" w:cstheme="minorHAnsi"/>
                  <w:color w:val="000000"/>
                  <w:sz w:val="18"/>
                  <w:szCs w:val="16"/>
                </w:rPr>
                <w:t> </w:t>
              </w:r>
            </w:ins>
          </w:p>
        </w:tc>
      </w:tr>
      <w:tr w:rsidR="00247A7F" w:rsidRPr="00247A7F" w14:paraId="580D52CE" w14:textId="77777777" w:rsidTr="0015068C">
        <w:trPr>
          <w:trHeight w:val="300"/>
          <w:ins w:id="4878"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CA2F9A3" w14:textId="77777777" w:rsidR="00247A7F" w:rsidRPr="00247A7F" w:rsidRDefault="00247A7F">
            <w:pPr>
              <w:rPr>
                <w:ins w:id="4879" w:author="Raghavi K (Semiconductor, Computing &amp; Storage (SCS))" w:date="2017-03-06T18:54:00Z"/>
                <w:rFonts w:asciiTheme="minorHAnsi" w:hAnsiTheme="minorHAnsi" w:cstheme="minorHAnsi"/>
                <w:color w:val="000000"/>
                <w:sz w:val="18"/>
                <w:szCs w:val="16"/>
              </w:rPr>
            </w:pPr>
            <w:ins w:id="4880" w:author="Raghavi K (Semiconductor, Computing &amp; Storage (SCS))" w:date="2017-03-06T18:54:00Z">
              <w:r w:rsidRPr="00247A7F">
                <w:rPr>
                  <w:rFonts w:asciiTheme="minorHAnsi" w:hAnsiTheme="minorHAnsi" w:cstheme="minorHAnsi"/>
                  <w:color w:val="000000"/>
                  <w:sz w:val="18"/>
                  <w:szCs w:val="16"/>
                </w:rPr>
                <w:t>PICKED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4FD0E2" w14:textId="77777777" w:rsidR="00247A7F" w:rsidRPr="00247A7F" w:rsidRDefault="00247A7F">
            <w:pPr>
              <w:jc w:val="right"/>
              <w:rPr>
                <w:ins w:id="4881" w:author="Raghavi K (Semiconductor, Computing &amp; Storage (SCS))" w:date="2017-03-06T18:54:00Z"/>
                <w:rFonts w:asciiTheme="minorHAnsi" w:hAnsiTheme="minorHAnsi" w:cstheme="minorHAnsi"/>
                <w:color w:val="000000"/>
                <w:sz w:val="18"/>
                <w:szCs w:val="16"/>
              </w:rPr>
            </w:pPr>
            <w:ins w:id="4882" w:author="Raghavi K (Semiconductor, Computing &amp; Storage (SCS))" w:date="2017-03-06T18:54:00Z">
              <w:r w:rsidRPr="00247A7F">
                <w:rPr>
                  <w:rFonts w:asciiTheme="minorHAnsi" w:hAnsiTheme="minorHAnsi" w:cstheme="minorHAnsi"/>
                  <w:color w:val="000000"/>
                  <w:sz w:val="18"/>
                  <w:szCs w:val="16"/>
                </w:rPr>
                <w:t>8</w:t>
              </w:r>
            </w:ins>
          </w:p>
        </w:tc>
      </w:tr>
      <w:tr w:rsidR="00247A7F" w:rsidRPr="00247A7F" w14:paraId="648058B5" w14:textId="77777777" w:rsidTr="0015068C">
        <w:trPr>
          <w:trHeight w:val="300"/>
          <w:ins w:id="4883" w:author="Raghavi K (Semiconductor, Computing &amp; Storage (SCS))" w:date="2017-03-06T18:54:00Z"/>
        </w:trPr>
        <w:tc>
          <w:tcPr>
            <w:tcW w:w="416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22E8779" w14:textId="77777777" w:rsidR="00247A7F" w:rsidRPr="00247A7F" w:rsidRDefault="00247A7F">
            <w:pPr>
              <w:rPr>
                <w:ins w:id="4884" w:author="Raghavi K (Semiconductor, Computing &amp; Storage (SCS))" w:date="2017-03-06T18:54:00Z"/>
                <w:rFonts w:asciiTheme="minorHAnsi" w:hAnsiTheme="minorHAnsi" w:cstheme="minorHAnsi"/>
                <w:color w:val="000000"/>
                <w:sz w:val="18"/>
                <w:szCs w:val="16"/>
              </w:rPr>
            </w:pPr>
            <w:ins w:id="4885" w:author="Raghavi K (Semiconductor, Computing &amp; Storage (SCS))" w:date="2017-03-06T18:54:00Z">
              <w:r w:rsidRPr="00247A7F">
                <w:rPr>
                  <w:rFonts w:asciiTheme="minorHAnsi" w:hAnsiTheme="minorHAnsi" w:cstheme="minorHAnsi"/>
                  <w:color w:val="000000"/>
                  <w:sz w:val="18"/>
                  <w:szCs w:val="16"/>
                </w:rPr>
                <w:lastRenderedPageBreak/>
                <w:t>PO_REQ_REQUESTED</w:t>
              </w:r>
            </w:ins>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0FF03F" w14:textId="77777777" w:rsidR="00247A7F" w:rsidRPr="00247A7F" w:rsidRDefault="00247A7F">
            <w:pPr>
              <w:jc w:val="right"/>
              <w:rPr>
                <w:ins w:id="4886" w:author="Raghavi K (Semiconductor, Computing &amp; Storage (SCS))" w:date="2017-03-06T18:54:00Z"/>
                <w:rFonts w:asciiTheme="minorHAnsi" w:hAnsiTheme="minorHAnsi" w:cstheme="minorHAnsi"/>
                <w:color w:val="000000"/>
                <w:sz w:val="18"/>
                <w:szCs w:val="16"/>
              </w:rPr>
            </w:pPr>
            <w:ins w:id="4887" w:author="Raghavi K (Semiconductor, Computing &amp; Storage (SCS))" w:date="2017-03-06T18:54:00Z">
              <w:r w:rsidRPr="00247A7F">
                <w:rPr>
                  <w:rFonts w:asciiTheme="minorHAnsi" w:hAnsiTheme="minorHAnsi" w:cstheme="minorHAnsi"/>
                  <w:color w:val="000000"/>
                  <w:sz w:val="18"/>
                  <w:szCs w:val="16"/>
                </w:rPr>
                <w:t>3</w:t>
              </w:r>
            </w:ins>
          </w:p>
        </w:tc>
      </w:tr>
    </w:tbl>
    <w:p w14:paraId="68A88B6B" w14:textId="77777777" w:rsidR="00247A7F" w:rsidRPr="00247A7F" w:rsidRDefault="00247A7F" w:rsidP="004C2EF6">
      <w:pPr>
        <w:rPr>
          <w:ins w:id="4888" w:author="Raghavi K (Semiconductor, Computing &amp; Storage (SCS))" w:date="2017-03-06T18:50:00Z"/>
          <w:rFonts w:asciiTheme="minorHAnsi" w:hAnsiTheme="minorHAnsi" w:cstheme="minorHAnsi"/>
          <w:color w:val="000000"/>
          <w:sz w:val="18"/>
          <w:szCs w:val="16"/>
        </w:rPr>
      </w:pPr>
    </w:p>
    <w:p w14:paraId="761CF287" w14:textId="77777777" w:rsidR="004C2EF6" w:rsidRDefault="004C2EF6" w:rsidP="004C2EF6">
      <w:pPr>
        <w:pStyle w:val="ListParagraph"/>
        <w:spacing w:after="0" w:line="240" w:lineRule="auto"/>
        <w:contextualSpacing w:val="0"/>
        <w:rPr>
          <w:ins w:id="4889" w:author="Raghavi K (Semiconductor, Computing &amp; Storage (SCS))" w:date="2017-03-06T18:50:00Z"/>
          <w:color w:val="1F497D"/>
        </w:rPr>
      </w:pPr>
    </w:p>
    <w:p w14:paraId="2A89E883" w14:textId="0318F790" w:rsidR="004C2EF6" w:rsidRPr="00B2249F" w:rsidRDefault="004C2EF6" w:rsidP="005C3619"/>
    <w:p w14:paraId="0DA5D0D2" w14:textId="77777777" w:rsidR="005C3619" w:rsidRDefault="005C3619" w:rsidP="005C3619">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0"/>
        <w:gridCol w:w="2160"/>
        <w:gridCol w:w="3600"/>
        <w:tblGridChange w:id="4890">
          <w:tblGrid>
            <w:gridCol w:w="2610"/>
            <w:gridCol w:w="2160"/>
            <w:gridCol w:w="2970"/>
            <w:gridCol w:w="630"/>
          </w:tblGrid>
        </w:tblGridChange>
      </w:tblGrid>
      <w:tr w:rsidR="005C3619" w:rsidRPr="00D30FA1" w14:paraId="1CC54812"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F4B8AE"/>
          </w:tcPr>
          <w:p w14:paraId="2D48C249" w14:textId="1269DEC6" w:rsidR="005C3619" w:rsidRPr="00D30FA1" w:rsidRDefault="00221D80" w:rsidP="005C3619">
            <w:pPr>
              <w:rPr>
                <w:rFonts w:asciiTheme="minorHAnsi" w:hAnsiTheme="minorHAnsi" w:cstheme="minorHAnsi"/>
                <w:sz w:val="16"/>
                <w:szCs w:val="16"/>
              </w:rPr>
            </w:pPr>
            <w:r>
              <w:rPr>
                <w:rFonts w:asciiTheme="minorHAnsi" w:hAnsiTheme="minorHAnsi" w:cstheme="minorHAnsi"/>
                <w:color w:val="000000"/>
                <w:sz w:val="18"/>
                <w:szCs w:val="16"/>
              </w:rPr>
              <w:t>DMO_</w:t>
            </w:r>
            <w:r w:rsidR="005C3619" w:rsidRPr="00A82CD1">
              <w:rPr>
                <w:rFonts w:asciiTheme="minorHAnsi" w:hAnsiTheme="minorHAnsi" w:cstheme="minorHAnsi"/>
                <w:color w:val="000000"/>
                <w:sz w:val="18"/>
                <w:szCs w:val="16"/>
              </w:rPr>
              <w:t>SELL_IN_</w:t>
            </w:r>
            <w:r w:rsidR="005C3619">
              <w:rPr>
                <w:rFonts w:asciiTheme="minorHAnsi" w:hAnsiTheme="minorHAnsi" w:cstheme="minorHAnsi"/>
                <w:color w:val="000000"/>
                <w:sz w:val="18"/>
                <w:szCs w:val="16"/>
              </w:rPr>
              <w:t>ISC</w:t>
            </w:r>
            <w:r w:rsidR="005C3619" w:rsidRPr="00A82CD1">
              <w:rPr>
                <w:rFonts w:asciiTheme="minorHAnsi" w:hAnsiTheme="minorHAnsi" w:cstheme="minorHAnsi"/>
                <w:color w:val="000000"/>
                <w:sz w:val="18"/>
                <w:szCs w:val="16"/>
              </w:rPr>
              <w:t>_STG</w:t>
            </w:r>
          </w:p>
        </w:tc>
        <w:tc>
          <w:tcPr>
            <w:tcW w:w="2160" w:type="dxa"/>
            <w:tcBorders>
              <w:top w:val="single" w:sz="4" w:space="0" w:color="auto"/>
              <w:left w:val="single" w:sz="4" w:space="0" w:color="auto"/>
              <w:bottom w:val="single" w:sz="4" w:space="0" w:color="auto"/>
              <w:right w:val="single" w:sz="4" w:space="0" w:color="auto"/>
            </w:tcBorders>
            <w:shd w:val="clear" w:color="auto" w:fill="F4B8AE"/>
          </w:tcPr>
          <w:p w14:paraId="5B52349F" w14:textId="77777777" w:rsidR="005C3619" w:rsidRPr="00B234C2" w:rsidRDefault="005C3619" w:rsidP="0080014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Table</w:t>
            </w:r>
          </w:p>
        </w:tc>
        <w:tc>
          <w:tcPr>
            <w:tcW w:w="3600" w:type="dxa"/>
            <w:tcBorders>
              <w:top w:val="single" w:sz="4" w:space="0" w:color="auto"/>
              <w:left w:val="single" w:sz="4" w:space="0" w:color="auto"/>
              <w:bottom w:val="single" w:sz="4" w:space="0" w:color="auto"/>
              <w:right w:val="single" w:sz="4" w:space="0" w:color="auto"/>
            </w:tcBorders>
            <w:shd w:val="clear" w:color="auto" w:fill="F4B8AE"/>
          </w:tcPr>
          <w:p w14:paraId="7BB9AA40" w14:textId="77777777" w:rsidR="005C3619" w:rsidRPr="00B234C2" w:rsidRDefault="005C3619" w:rsidP="0080014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Column Name</w:t>
            </w:r>
          </w:p>
        </w:tc>
      </w:tr>
      <w:tr w:rsidR="00DF1F32" w:rsidRPr="00D30FA1" w:rsidDel="00137AB0" w14:paraId="65D55247" w14:textId="40A819FA" w:rsidTr="000E4BBD">
        <w:trPr>
          <w:del w:id="4891" w:author="Rakesh Singhi" w:date="2015-03-25T13:19:00Z"/>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188D2A79" w14:textId="0B376073" w:rsidR="00DF1F32" w:rsidDel="00137AB0" w:rsidRDefault="00DF1F32" w:rsidP="0029795D">
            <w:pPr>
              <w:rPr>
                <w:del w:id="4892" w:author="Rakesh Singhi" w:date="2015-03-25T13:19:00Z"/>
                <w:rFonts w:asciiTheme="minorHAnsi" w:hAnsiTheme="minorHAnsi" w:cstheme="minorHAnsi"/>
                <w:color w:val="000000"/>
                <w:sz w:val="18"/>
                <w:szCs w:val="16"/>
              </w:rPr>
            </w:pPr>
            <w:del w:id="4893" w:author="Rakesh Singhi" w:date="2015-03-25T13:19:00Z">
              <w:r w:rsidDel="00137AB0">
                <w:rPr>
                  <w:rFonts w:asciiTheme="minorHAnsi" w:hAnsiTheme="minorHAnsi" w:cstheme="minorHAnsi"/>
                  <w:color w:val="000000"/>
                  <w:sz w:val="18"/>
                  <w:szCs w:val="16"/>
                </w:rPr>
                <w:delText>RECORD_NUMBER</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AA323A5" w14:textId="667BDB8A" w:rsidR="00DF1F32" w:rsidDel="00137AB0" w:rsidRDefault="00DF1F32" w:rsidP="0029795D">
            <w:pPr>
              <w:rPr>
                <w:del w:id="4894" w:author="Rakesh Singhi" w:date="2015-03-25T13:19:00Z"/>
                <w:rFonts w:asciiTheme="minorHAnsi" w:hAnsiTheme="minorHAnsi" w:cstheme="minorHAnsi"/>
                <w:color w:val="000000"/>
                <w:sz w:val="18"/>
                <w:szCs w:val="16"/>
              </w:rPr>
            </w:pPr>
            <w:del w:id="4895" w:author="Rakesh Singhi" w:date="2015-03-25T13:19:00Z">
              <w:r w:rsidDel="00137AB0">
                <w:rPr>
                  <w:rFonts w:asciiTheme="minorHAnsi" w:hAnsiTheme="minorHAnsi" w:cstheme="minorHAnsi"/>
                  <w:color w:val="000000"/>
                  <w:sz w:val="18"/>
                  <w:szCs w:val="16"/>
                </w:rPr>
                <w:delText>Row num</w:delText>
              </w:r>
            </w:del>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5F9B59EA" w14:textId="38A22D14" w:rsidR="00DF1F32" w:rsidRPr="005C3619" w:rsidDel="00137AB0" w:rsidRDefault="00DF1F32" w:rsidP="0080014C">
            <w:pPr>
              <w:rPr>
                <w:del w:id="4896" w:author="Rakesh Singhi" w:date="2015-03-25T13:19:00Z"/>
                <w:rFonts w:asciiTheme="minorHAnsi" w:hAnsiTheme="minorHAnsi" w:cstheme="minorHAnsi"/>
                <w:color w:val="000000"/>
                <w:sz w:val="18"/>
                <w:szCs w:val="16"/>
              </w:rPr>
            </w:pPr>
          </w:p>
        </w:tc>
      </w:tr>
      <w:tr w:rsidR="00EE2007" w:rsidRPr="00D30FA1" w14:paraId="4EB43861" w14:textId="77777777" w:rsidTr="00FB42F3">
        <w:tblPrEx>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897" w:author="Rakesh Singhi" w:date="2015-03-25T13:19:00Z">
            <w:tblPrEx>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Change w:id="4898" w:author="Rakesh Singhi" w:date="2015-03-25T13:19:00Z">
              <w:tcPr>
                <w:tcW w:w="2610" w:type="dxa"/>
                <w:tcBorders>
                  <w:top w:val="single" w:sz="4" w:space="0" w:color="auto"/>
                  <w:left w:val="single" w:sz="4" w:space="0" w:color="auto"/>
                  <w:bottom w:val="single" w:sz="4" w:space="0" w:color="auto"/>
                  <w:right w:val="single" w:sz="4" w:space="0" w:color="auto"/>
                </w:tcBorders>
                <w:shd w:val="clear" w:color="auto" w:fill="auto"/>
              </w:tcPr>
            </w:tcPrChange>
          </w:tcPr>
          <w:p w14:paraId="05E813E2" w14:textId="02989FDA" w:rsidR="00EE2007" w:rsidRDefault="00EE2007" w:rsidP="0080014C">
            <w:pPr>
              <w:rPr>
                <w:rFonts w:asciiTheme="minorHAnsi" w:hAnsiTheme="minorHAnsi" w:cstheme="minorHAnsi"/>
                <w:color w:val="000000"/>
                <w:sz w:val="18"/>
                <w:szCs w:val="16"/>
              </w:rPr>
            </w:pPr>
            <w:ins w:id="4899" w:author="Rakesh Singhi" w:date="2015-03-25T13:19:00Z">
              <w:r>
                <w:rPr>
                  <w:rFonts w:asciiTheme="minorHAnsi" w:hAnsiTheme="minorHAnsi" w:cstheme="minorHAnsi"/>
                  <w:color w:val="000000"/>
                  <w:sz w:val="18"/>
                  <w:szCs w:val="16"/>
                </w:rPr>
                <w:t>MD_PARTNER_ID</w:t>
              </w:r>
            </w:ins>
            <w:del w:id="4900" w:author="Rakesh Singhi" w:date="2015-03-25T13:19:00Z">
              <w:r w:rsidDel="00587202">
                <w:rPr>
                  <w:rFonts w:asciiTheme="minorHAnsi" w:hAnsiTheme="minorHAnsi" w:cstheme="minorHAnsi"/>
                  <w:color w:val="000000"/>
                  <w:sz w:val="18"/>
                  <w:szCs w:val="16"/>
                </w:rPr>
                <w:delText>FILE_NAME</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Change w:id="4901" w:author="Rakesh Singhi" w:date="2015-03-25T13:19:00Z">
              <w:tcPr>
                <w:tcW w:w="2160" w:type="dxa"/>
                <w:tcBorders>
                  <w:top w:val="single" w:sz="4" w:space="0" w:color="auto"/>
                  <w:left w:val="single" w:sz="4" w:space="0" w:color="auto"/>
                  <w:bottom w:val="single" w:sz="4" w:space="0" w:color="auto"/>
                  <w:right w:val="single" w:sz="4" w:space="0" w:color="auto"/>
                </w:tcBorders>
                <w:shd w:val="clear" w:color="auto" w:fill="auto"/>
              </w:tcPr>
            </w:tcPrChange>
          </w:tcPr>
          <w:p w14:paraId="334F8564" w14:textId="3C8B0DD8" w:rsidR="00EE2007" w:rsidRDefault="00EE2007" w:rsidP="0080014C">
            <w:pPr>
              <w:rPr>
                <w:rFonts w:asciiTheme="minorHAnsi" w:hAnsiTheme="minorHAnsi" w:cstheme="minorHAnsi"/>
                <w:color w:val="000000"/>
                <w:sz w:val="18"/>
                <w:szCs w:val="16"/>
              </w:rPr>
            </w:pPr>
            <w:del w:id="4902" w:author="Rakesh Singhi" w:date="2015-03-25T13:20:00Z">
              <w:r w:rsidDel="00EE2007">
                <w:rPr>
                  <w:rFonts w:asciiTheme="minorHAnsi" w:hAnsiTheme="minorHAnsi" w:cstheme="minorHAnsi"/>
                  <w:color w:val="000000"/>
                  <w:sz w:val="18"/>
                  <w:szCs w:val="16"/>
                </w:rPr>
                <w:delText>DMO_</w:delText>
              </w:r>
              <w:r w:rsidRPr="005C3619" w:rsidDel="00EE2007">
                <w:rPr>
                  <w:rFonts w:asciiTheme="minorHAnsi" w:hAnsiTheme="minorHAnsi" w:cstheme="minorHAnsi"/>
                  <w:color w:val="000000"/>
                  <w:sz w:val="18"/>
                  <w:szCs w:val="16"/>
                </w:rPr>
                <w:delText>SELL_IN_ISC_EXT</w:delText>
              </w:r>
            </w:del>
            <w:ins w:id="4903" w:author="Rakesh Singhi" w:date="2015-03-25T13:20:00Z">
              <w:r>
                <w:rPr>
                  <w:rFonts w:asciiTheme="minorHAnsi" w:hAnsiTheme="minorHAnsi" w:cstheme="minorHAnsi"/>
                  <w:color w:val="000000"/>
                  <w:sz w:val="18"/>
                  <w:szCs w:val="16"/>
                </w:rPr>
                <w:t>DMODM.DMO_PARTNER_MASTER_D</w:t>
              </w:r>
            </w:ins>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Change w:id="4904" w:author="Rakesh Singhi" w:date="2015-03-25T13:19:00Z">
              <w:tcPr>
                <w:tcW w:w="3600" w:type="dxa"/>
                <w:gridSpan w:val="2"/>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CBD2154" w14:textId="199DA71B" w:rsidR="00EE2007" w:rsidRPr="005C3619" w:rsidRDefault="00EE2007" w:rsidP="0080014C">
            <w:pPr>
              <w:rPr>
                <w:rFonts w:asciiTheme="minorHAnsi" w:hAnsiTheme="minorHAnsi" w:cstheme="minorHAnsi"/>
                <w:color w:val="000000"/>
                <w:sz w:val="18"/>
                <w:szCs w:val="16"/>
              </w:rPr>
            </w:pPr>
            <w:del w:id="4905" w:author="Rakesh Singhi" w:date="2015-03-25T13:20:00Z">
              <w:r w:rsidDel="00EE2007">
                <w:rPr>
                  <w:rFonts w:asciiTheme="minorHAnsi" w:hAnsiTheme="minorHAnsi" w:cstheme="minorHAnsi"/>
                  <w:color w:val="000000"/>
                  <w:sz w:val="18"/>
                  <w:szCs w:val="16"/>
                </w:rPr>
                <w:delText>EXT_FILE_NAME</w:delText>
              </w:r>
            </w:del>
            <w:ins w:id="4906" w:author="Rakesh Singhi" w:date="2015-03-25T13:20:00Z">
              <w:r>
                <w:rPr>
                  <w:rFonts w:asciiTheme="minorHAnsi" w:hAnsiTheme="minorHAnsi" w:cstheme="minorHAnsi"/>
                  <w:color w:val="000000"/>
                  <w:sz w:val="18"/>
                  <w:szCs w:val="16"/>
                </w:rPr>
                <w:t>PARTNER_ID</w:t>
              </w:r>
            </w:ins>
          </w:p>
        </w:tc>
      </w:tr>
      <w:tr w:rsidR="00EE2007" w:rsidRPr="00D30FA1" w14:paraId="7ADA27AD" w14:textId="77777777" w:rsidTr="00FB42F3">
        <w:tblPrEx>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907" w:author="Rakesh Singhi" w:date="2015-03-25T13:19:00Z">
            <w:tblPrEx>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4908" w:author="Rakesh Singhi" w:date="2015-03-25T13:19:00Z"/>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Change w:id="4909" w:author="Rakesh Singhi" w:date="2015-03-25T13:19:00Z">
              <w:tcPr>
                <w:tcW w:w="2610" w:type="dxa"/>
                <w:tcBorders>
                  <w:top w:val="single" w:sz="4" w:space="0" w:color="auto"/>
                  <w:left w:val="single" w:sz="4" w:space="0" w:color="auto"/>
                  <w:bottom w:val="single" w:sz="4" w:space="0" w:color="auto"/>
                  <w:right w:val="single" w:sz="4" w:space="0" w:color="auto"/>
                </w:tcBorders>
                <w:shd w:val="clear" w:color="auto" w:fill="auto"/>
              </w:tcPr>
            </w:tcPrChange>
          </w:tcPr>
          <w:p w14:paraId="185F2F14" w14:textId="34392F29" w:rsidR="00EE2007" w:rsidRDefault="00EE2007" w:rsidP="0080014C">
            <w:pPr>
              <w:rPr>
                <w:ins w:id="4910" w:author="Rakesh Singhi" w:date="2015-03-25T13:19:00Z"/>
                <w:rFonts w:asciiTheme="minorHAnsi" w:hAnsiTheme="minorHAnsi" w:cstheme="minorHAnsi"/>
                <w:color w:val="000000"/>
                <w:sz w:val="18"/>
                <w:szCs w:val="16"/>
              </w:rPr>
            </w:pPr>
            <w:ins w:id="4911" w:author="Rakesh Singhi" w:date="2015-03-25T13:19:00Z">
              <w:r>
                <w:rPr>
                  <w:rFonts w:asciiTheme="minorHAnsi" w:hAnsiTheme="minorHAnsi" w:cstheme="minorHAnsi"/>
                  <w:color w:val="000000"/>
                  <w:sz w:val="18"/>
                  <w:szCs w:val="16"/>
                </w:rPr>
                <w:t>MD_VAT_ID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Change w:id="4912" w:author="Rakesh Singhi" w:date="2015-03-25T13:19:00Z">
              <w:tcPr>
                <w:tcW w:w="2160" w:type="dxa"/>
                <w:tcBorders>
                  <w:top w:val="single" w:sz="4" w:space="0" w:color="auto"/>
                  <w:left w:val="single" w:sz="4" w:space="0" w:color="auto"/>
                  <w:bottom w:val="single" w:sz="4" w:space="0" w:color="auto"/>
                  <w:right w:val="single" w:sz="4" w:space="0" w:color="auto"/>
                </w:tcBorders>
                <w:shd w:val="clear" w:color="auto" w:fill="auto"/>
              </w:tcPr>
            </w:tcPrChange>
          </w:tcPr>
          <w:p w14:paraId="169DC3F2" w14:textId="5C5F3B4C" w:rsidR="00EE2007" w:rsidRDefault="00EE2007" w:rsidP="0080014C">
            <w:pPr>
              <w:rPr>
                <w:ins w:id="4913" w:author="Rakesh Singhi" w:date="2015-03-25T13:19:00Z"/>
                <w:rFonts w:asciiTheme="minorHAnsi" w:hAnsiTheme="minorHAnsi" w:cstheme="minorHAnsi"/>
                <w:color w:val="000000"/>
                <w:sz w:val="18"/>
                <w:szCs w:val="16"/>
              </w:rPr>
            </w:pPr>
            <w:ins w:id="4914" w:author="Rakesh Singhi" w:date="2015-03-25T13:20:00Z">
              <w:r>
                <w:rPr>
                  <w:rFonts w:asciiTheme="minorHAnsi" w:hAnsiTheme="minorHAnsi" w:cstheme="minorHAnsi"/>
                  <w:color w:val="000000"/>
                  <w:sz w:val="18"/>
                  <w:szCs w:val="16"/>
                </w:rPr>
                <w:t>DMODM.DMO_PARTNER_MASTER_D</w:t>
              </w:r>
            </w:ins>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Change w:id="4915" w:author="Rakesh Singhi" w:date="2015-03-25T13:19:00Z">
              <w:tcPr>
                <w:tcW w:w="3600" w:type="dxa"/>
                <w:gridSpan w:val="2"/>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D72DECD" w14:textId="673D10AA" w:rsidR="00EE2007" w:rsidRDefault="00EE2007" w:rsidP="0080014C">
            <w:pPr>
              <w:rPr>
                <w:ins w:id="4916" w:author="Rakesh Singhi" w:date="2015-03-25T13:19:00Z"/>
                <w:rFonts w:asciiTheme="minorHAnsi" w:hAnsiTheme="minorHAnsi" w:cstheme="minorHAnsi"/>
                <w:color w:val="000000"/>
                <w:sz w:val="18"/>
                <w:szCs w:val="16"/>
              </w:rPr>
            </w:pPr>
            <w:ins w:id="4917" w:author="Rakesh Singhi" w:date="2015-03-25T13:20:00Z">
              <w:r>
                <w:rPr>
                  <w:rFonts w:asciiTheme="minorHAnsi" w:hAnsiTheme="minorHAnsi" w:cstheme="minorHAnsi"/>
                  <w:color w:val="000000"/>
                  <w:sz w:val="18"/>
                  <w:szCs w:val="16"/>
                </w:rPr>
                <w:t>VAT_ID</w:t>
              </w:r>
            </w:ins>
          </w:p>
        </w:tc>
      </w:tr>
      <w:tr w:rsidR="00221D80" w:rsidRPr="00D30FA1" w14:paraId="2E4CB2A2"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43C259B1" w14:textId="77777777" w:rsidR="00221D80" w:rsidRPr="00DD1485" w:rsidRDefault="00221D80" w:rsidP="0080014C">
            <w:pPr>
              <w:rPr>
                <w:rFonts w:asciiTheme="minorHAnsi" w:hAnsiTheme="minorHAnsi" w:cstheme="minorHAnsi"/>
                <w:color w:val="000000"/>
                <w:sz w:val="18"/>
                <w:szCs w:val="16"/>
              </w:rPr>
            </w:pPr>
            <w:r>
              <w:rPr>
                <w:rFonts w:asciiTheme="minorHAnsi" w:hAnsiTheme="minorHAnsi" w:cstheme="minorHAnsi"/>
                <w:color w:val="000000"/>
                <w:sz w:val="18"/>
                <w:szCs w:val="16"/>
              </w:rPr>
              <w:t>MD_NAME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1F7A45C" w14:textId="3E28141B" w:rsidR="00221D80" w:rsidRPr="008E780A" w:rsidRDefault="00221D80" w:rsidP="0080014C">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Pr="005C3619">
              <w:rPr>
                <w:rFonts w:asciiTheme="minorHAnsi" w:hAnsiTheme="minorHAnsi" w:cstheme="minorHAnsi"/>
                <w:color w:val="000000"/>
                <w:sz w:val="18"/>
                <w:szCs w:val="16"/>
              </w:rPr>
              <w:t>SELL_IN_ISC_EXT</w:t>
            </w:r>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646914B8" w14:textId="77777777" w:rsidR="00221D80" w:rsidRPr="005C3619" w:rsidRDefault="00221D80"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EXT_MD_NAME</w:t>
            </w:r>
          </w:p>
        </w:tc>
      </w:tr>
      <w:tr w:rsidR="003E5CB1" w:rsidRPr="00D30FA1" w14:paraId="49BCD62A"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4F6DB7E2" w14:textId="77777777" w:rsidR="003E5CB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COUNTRY_CODE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F343A6F" w14:textId="229820E2"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51B28C4A"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EXT_COUNTRY_CODE</w:t>
            </w:r>
          </w:p>
        </w:tc>
      </w:tr>
      <w:tr w:rsidR="003E5CB1" w:rsidRPr="00D30FA1" w14:paraId="58A2C119"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6C70D695" w14:textId="77777777" w:rsidR="003E5CB1" w:rsidRPr="00D30FA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ORDER_TYPE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FE4FD5A" w14:textId="4132461C"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4ED83CD6"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EXT_ORDER_TYPE</w:t>
            </w:r>
          </w:p>
        </w:tc>
      </w:tr>
      <w:tr w:rsidR="003E5CB1" w:rsidRPr="00D30FA1" w14:paraId="73F3FA34"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76D6B060" w14:textId="77777777" w:rsidR="003E5CB1" w:rsidRPr="00D30FA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SALES_ORDER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53939FA" w14:textId="40B86901"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1F720344"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EXT_SALES_ORDER</w:t>
            </w:r>
          </w:p>
        </w:tc>
      </w:tr>
      <w:tr w:rsidR="003E5CB1" w:rsidRPr="00D30FA1" w14:paraId="59723B37"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71D28710" w14:textId="77777777" w:rsidR="003E5CB1" w:rsidRPr="00D30FA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DMO_ISC_ORDER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494597D" w14:textId="7DA1141D"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3A39E0CF"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EXT_DMO_ISC_ORDER</w:t>
            </w:r>
          </w:p>
        </w:tc>
      </w:tr>
      <w:tr w:rsidR="003E5CB1" w:rsidRPr="00D30FA1" w14:paraId="222BE40C"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0E569AE7" w14:textId="77777777" w:rsidR="003E5CB1" w:rsidRPr="00DD1485"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SALES_ORDER_LINE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B81554E" w14:textId="278DAB0D"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1BB24C75"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EXT_SALES_ORDER_LINE</w:t>
            </w:r>
          </w:p>
        </w:tc>
      </w:tr>
      <w:tr w:rsidR="003E5CB1" w:rsidRPr="00D30FA1" w14:paraId="5A0D1219"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08D8550A" w14:textId="77777777" w:rsidR="003E5CB1" w:rsidRPr="00DD1485"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LINE_STATUS</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E430858" w14:textId="00E7D7C9"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1CA3FC26"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EXT_LINE_STATUS</w:t>
            </w:r>
          </w:p>
        </w:tc>
      </w:tr>
      <w:tr w:rsidR="003E5CB1" w:rsidRPr="00D30FA1" w14:paraId="3E29BE19"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427C302F" w14:textId="77777777" w:rsidR="003E5CB1" w:rsidRPr="00D30FA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ORDER_CREATION_DATE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1515284" w14:textId="594DE720"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17D76AD2"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EXT_ORDER_CREATION_DATE</w:t>
            </w:r>
          </w:p>
        </w:tc>
      </w:tr>
      <w:tr w:rsidR="003E5CB1" w:rsidRPr="00D30FA1" w14:paraId="44BC6E28"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626EADAE" w14:textId="77777777" w:rsidR="003E5CB1" w:rsidRPr="00D30FA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ORDER_STATUS</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B09DBEE" w14:textId="1CA89DCE"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54470CA1"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EXT_ORDER_STATUS</w:t>
            </w:r>
          </w:p>
        </w:tc>
      </w:tr>
      <w:tr w:rsidR="003E5CB1" w:rsidRPr="00D30FA1" w14:paraId="151E1C9F"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0BDABD11" w14:textId="77777777" w:rsidR="003E5CB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CURRENCY</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193E20E" w14:textId="0BBAAB5A"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01542BBA"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EXT_CURRENCY</w:t>
            </w:r>
          </w:p>
        </w:tc>
      </w:tr>
      <w:tr w:rsidR="003E5CB1" w:rsidRPr="00D30FA1" w14:paraId="2327511E"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3F3CAD05" w14:textId="77777777" w:rsidR="003E5CB1" w:rsidRPr="00DD1485"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PART_NUMBER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5C67312" w14:textId="134C4210"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79393807"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EXT_PART_NUMBER</w:t>
            </w:r>
          </w:p>
        </w:tc>
      </w:tr>
      <w:tr w:rsidR="003E5CB1" w:rsidRPr="00D30FA1" w14:paraId="47164D28"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365FA705" w14:textId="77777777" w:rsidR="003E5CB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RETURN_FLAG</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E972A5C" w14:textId="6F8F1349"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5840C018"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EXT_RETURN_FLAG</w:t>
            </w:r>
          </w:p>
        </w:tc>
      </w:tr>
      <w:tr w:rsidR="003E5CB1" w:rsidRPr="00D30FA1" w14:paraId="4A35C683"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3D9ADBB6" w14:textId="77777777" w:rsidR="003E5CB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INVOICE_NUMBER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8EBA955" w14:textId="5EE3CF8E"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03CC2861"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EXT_INVOICE_NUMBER</w:t>
            </w:r>
          </w:p>
        </w:tc>
      </w:tr>
      <w:tr w:rsidR="003E5CB1" w:rsidRPr="00D30FA1" w14:paraId="11D3B9F6"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0C0D6F0D" w14:textId="77777777" w:rsidR="003E5CB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INVOICE_DATE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A6A08EE" w14:textId="649E5420"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50E5900A"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EXT_INVOICE_DATE</w:t>
            </w:r>
          </w:p>
        </w:tc>
      </w:tr>
      <w:tr w:rsidR="003E5CB1" w:rsidRPr="00D30FA1" w14:paraId="4D2A85AA"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0291BC2E" w14:textId="77777777" w:rsidR="003E5CB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PRODUCT_PART_NUMBER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BECF1D3" w14:textId="290E2BCA"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3C05FF93"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EXT_PRODUCT_PART_NUMBER</w:t>
            </w:r>
          </w:p>
        </w:tc>
      </w:tr>
      <w:tr w:rsidR="003E5CB1" w:rsidRPr="00D30FA1" w14:paraId="2FEF3354"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7356ADBC" w14:textId="77777777" w:rsidR="003E5CB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F540379" w14:textId="1FB2A7E5"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351634AA"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EXT_QUANTITY</w:t>
            </w:r>
          </w:p>
        </w:tc>
      </w:tr>
      <w:tr w:rsidR="003E5CB1" w:rsidRPr="00D30FA1" w14:paraId="1FCF4DA7"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0690E1A1" w14:textId="77777777" w:rsidR="003E5CB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SALES_PRICE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F2C953B" w14:textId="23DFC8EC"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6C65FE07"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EXT_SALES_PRICE</w:t>
            </w:r>
          </w:p>
        </w:tc>
      </w:tr>
      <w:tr w:rsidR="003E5CB1" w:rsidRPr="00D30FA1" w14:paraId="62DA907B" w14:textId="77777777" w:rsidTr="000E4BBD">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6EE2C3ED" w14:textId="77777777" w:rsidR="003E5CB1" w:rsidRDefault="003E5CB1" w:rsidP="0080014C">
            <w:pPr>
              <w:rPr>
                <w:rFonts w:asciiTheme="minorHAnsi" w:hAnsiTheme="minorHAnsi" w:cstheme="minorHAnsi"/>
                <w:color w:val="000000"/>
                <w:sz w:val="18"/>
                <w:szCs w:val="16"/>
              </w:rPr>
            </w:pPr>
            <w:r>
              <w:rPr>
                <w:rFonts w:asciiTheme="minorHAnsi" w:hAnsiTheme="minorHAnsi" w:cstheme="minorHAnsi"/>
                <w:color w:val="000000"/>
                <w:sz w:val="18"/>
                <w:szCs w:val="16"/>
              </w:rPr>
              <w:t>TRANSFER_PRICE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C834726" w14:textId="5B2BB935" w:rsidR="003E5CB1" w:rsidRDefault="003E5CB1">
            <w:r w:rsidRPr="00AF758F">
              <w:rPr>
                <w:rFonts w:asciiTheme="minorHAnsi" w:hAnsiTheme="minorHAnsi" w:cstheme="minorHAnsi"/>
                <w:color w:val="000000"/>
                <w:sz w:val="18"/>
                <w:szCs w:val="16"/>
              </w:rPr>
              <w:t>DMO_SELL_IN_ISC_EXT</w:t>
            </w:r>
          </w:p>
        </w:tc>
        <w:tc>
          <w:tcPr>
            <w:tcW w:w="3600" w:type="dxa"/>
            <w:tcBorders>
              <w:top w:val="single" w:sz="4" w:space="0" w:color="auto"/>
              <w:left w:val="single" w:sz="4" w:space="0" w:color="auto"/>
              <w:bottom w:val="single" w:sz="4" w:space="0" w:color="auto"/>
              <w:right w:val="single" w:sz="4" w:space="0" w:color="auto"/>
            </w:tcBorders>
          </w:tcPr>
          <w:p w14:paraId="234D2D96" w14:textId="77777777" w:rsidR="003E5CB1" w:rsidRPr="005C3619" w:rsidRDefault="003E5CB1" w:rsidP="0080014C">
            <w:pPr>
              <w:rPr>
                <w:rFonts w:asciiTheme="minorHAnsi" w:hAnsiTheme="minorHAnsi" w:cstheme="minorHAnsi"/>
                <w:color w:val="000000"/>
                <w:sz w:val="18"/>
                <w:szCs w:val="16"/>
              </w:rPr>
            </w:pPr>
            <w:r w:rsidRPr="005C3619">
              <w:rPr>
                <w:rFonts w:asciiTheme="minorHAnsi" w:hAnsiTheme="minorHAnsi" w:cstheme="minorHAnsi"/>
                <w:color w:val="000000"/>
                <w:sz w:val="18"/>
                <w:szCs w:val="16"/>
              </w:rPr>
              <w:t>EXT_TRANSFER_PRICE</w:t>
            </w:r>
          </w:p>
        </w:tc>
      </w:tr>
      <w:tr w:rsidR="00EE2007" w:rsidRPr="00D30FA1" w14:paraId="402560DC" w14:textId="77777777" w:rsidTr="000E4BBD">
        <w:trPr>
          <w:ins w:id="4918" w:author="Rakesh Singhi" w:date="2015-02-07T11:10:00Z"/>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79932327" w14:textId="2A7FB2CE" w:rsidR="00EE2007" w:rsidRDefault="00EE2007" w:rsidP="0080014C">
            <w:pPr>
              <w:rPr>
                <w:ins w:id="4919" w:author="Rakesh Singhi" w:date="2015-02-07T11:10:00Z"/>
                <w:rFonts w:asciiTheme="minorHAnsi" w:hAnsiTheme="minorHAnsi" w:cstheme="minorHAnsi"/>
                <w:color w:val="000000"/>
                <w:sz w:val="18"/>
                <w:szCs w:val="16"/>
              </w:rPr>
            </w:pPr>
            <w:ins w:id="4920" w:author="Rakesh Singhi" w:date="2015-03-25T13:21:00Z">
              <w:r>
                <w:rPr>
                  <w:rFonts w:asciiTheme="minorHAnsi" w:hAnsiTheme="minorHAnsi" w:cstheme="minorHAnsi"/>
                  <w:color w:val="000000"/>
                  <w:sz w:val="18"/>
                  <w:szCs w:val="16"/>
                </w:rPr>
                <w:t>FILE_NAME</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CB896A4" w14:textId="569AED38" w:rsidR="00EE2007" w:rsidRPr="00AF758F" w:rsidRDefault="00EE2007">
            <w:pPr>
              <w:rPr>
                <w:ins w:id="4921" w:author="Rakesh Singhi" w:date="2015-02-07T11:10:00Z"/>
                <w:rFonts w:asciiTheme="minorHAnsi" w:hAnsiTheme="minorHAnsi" w:cstheme="minorHAnsi"/>
                <w:color w:val="000000"/>
                <w:sz w:val="18"/>
                <w:szCs w:val="16"/>
              </w:rPr>
            </w:pPr>
            <w:ins w:id="4922" w:author="Rakesh Singhi" w:date="2015-03-25T13:21:00Z">
              <w:r w:rsidRPr="00121D5D">
                <w:rPr>
                  <w:rFonts w:asciiTheme="minorHAnsi" w:hAnsiTheme="minorHAnsi" w:cstheme="minorHAnsi"/>
                  <w:color w:val="000000"/>
                  <w:sz w:val="18"/>
                  <w:szCs w:val="16"/>
                </w:rPr>
                <w:t>DMO_SELL_IN_ISC_EXT</w:t>
              </w:r>
            </w:ins>
          </w:p>
        </w:tc>
        <w:tc>
          <w:tcPr>
            <w:tcW w:w="3600" w:type="dxa"/>
            <w:tcBorders>
              <w:top w:val="single" w:sz="4" w:space="0" w:color="auto"/>
              <w:left w:val="single" w:sz="4" w:space="0" w:color="auto"/>
              <w:bottom w:val="single" w:sz="4" w:space="0" w:color="auto"/>
              <w:right w:val="single" w:sz="4" w:space="0" w:color="auto"/>
            </w:tcBorders>
          </w:tcPr>
          <w:p w14:paraId="7077D4A3" w14:textId="6CA75BF5" w:rsidR="00EE2007" w:rsidRPr="005C3619" w:rsidRDefault="00EE2007" w:rsidP="000E4BBD">
            <w:pPr>
              <w:rPr>
                <w:ins w:id="4923" w:author="Rakesh Singhi" w:date="2015-02-07T11:10:00Z"/>
                <w:rFonts w:asciiTheme="minorHAnsi" w:hAnsiTheme="minorHAnsi" w:cstheme="minorHAnsi"/>
                <w:color w:val="000000"/>
                <w:sz w:val="18"/>
                <w:szCs w:val="16"/>
              </w:rPr>
            </w:pPr>
            <w:ins w:id="4924" w:author="Rakesh Singhi" w:date="2015-03-25T13:21:00Z">
              <w:r>
                <w:rPr>
                  <w:rFonts w:asciiTheme="minorHAnsi" w:hAnsiTheme="minorHAnsi" w:cstheme="minorHAnsi"/>
                  <w:color w:val="000000"/>
                  <w:sz w:val="18"/>
                  <w:szCs w:val="16"/>
                </w:rPr>
                <w:t>FILE_NAME</w:t>
              </w:r>
            </w:ins>
          </w:p>
        </w:tc>
      </w:tr>
      <w:tr w:rsidR="00EE2007" w:rsidRPr="00D30FA1" w14:paraId="3A65673A" w14:textId="77777777" w:rsidTr="00FB42F3">
        <w:tblPrEx>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925" w:author="Rakesh Singhi" w:date="2015-03-25T13:21:00Z">
            <w:tblPrEx>
              <w:tblW w:w="77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4926" w:author="Rakesh Singhi" w:date="2015-02-07T11:10:00Z"/>
          <w:trPrChange w:id="4927" w:author="Rakesh Singhi" w:date="2015-03-25T13:21:00Z">
            <w:trPr>
              <w:gridAfter w:val="0"/>
            </w:trPr>
          </w:trPrChange>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Change w:id="4928" w:author="Rakesh Singhi" w:date="2015-03-25T13:21:00Z">
              <w:tcPr>
                <w:tcW w:w="261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82C67A7" w14:textId="67A3F3EF" w:rsidR="00EE2007" w:rsidRDefault="00EE2007" w:rsidP="0080014C">
            <w:pPr>
              <w:rPr>
                <w:ins w:id="4929" w:author="Rakesh Singhi" w:date="2015-02-07T11:10:00Z"/>
                <w:rFonts w:asciiTheme="minorHAnsi" w:hAnsiTheme="minorHAnsi" w:cstheme="minorHAnsi"/>
                <w:color w:val="000000"/>
                <w:sz w:val="18"/>
                <w:szCs w:val="16"/>
              </w:rPr>
            </w:pPr>
            <w:ins w:id="4930" w:author="Rakesh Singhi" w:date="2015-03-25T13:21:00Z">
              <w:r>
                <w:rPr>
                  <w:rFonts w:asciiTheme="minorHAnsi" w:hAnsiTheme="minorHAnsi" w:cstheme="minorHAnsi"/>
                  <w:color w:val="000000"/>
                  <w:sz w:val="18"/>
                  <w:szCs w:val="16"/>
                </w:rPr>
                <w:t>FILE_SEQ</w:t>
              </w:r>
            </w:ins>
          </w:p>
        </w:tc>
        <w:tc>
          <w:tcPr>
            <w:tcW w:w="2160" w:type="dxa"/>
            <w:tcBorders>
              <w:top w:val="single" w:sz="4" w:space="0" w:color="auto"/>
              <w:left w:val="single" w:sz="4" w:space="0" w:color="auto"/>
              <w:bottom w:val="single" w:sz="4" w:space="0" w:color="auto"/>
              <w:right w:val="single" w:sz="4" w:space="0" w:color="auto"/>
            </w:tcBorders>
            <w:shd w:val="clear" w:color="auto" w:fill="auto"/>
            <w:tcPrChange w:id="4931" w:author="Rakesh Singhi" w:date="2015-03-25T13:21:00Z">
              <w:tcPr>
                <w:tcW w:w="2160" w:type="dxa"/>
                <w:tcBorders>
                  <w:top w:val="single" w:sz="4" w:space="0" w:color="auto"/>
                  <w:left w:val="single" w:sz="4" w:space="0" w:color="auto"/>
                  <w:bottom w:val="single" w:sz="4" w:space="0" w:color="auto"/>
                  <w:right w:val="single" w:sz="4" w:space="0" w:color="auto"/>
                </w:tcBorders>
                <w:shd w:val="clear" w:color="auto" w:fill="auto"/>
              </w:tcPr>
            </w:tcPrChange>
          </w:tcPr>
          <w:p w14:paraId="6A914942" w14:textId="4DFB27F8" w:rsidR="00EE2007" w:rsidRPr="00AF758F" w:rsidRDefault="00EE2007">
            <w:pPr>
              <w:rPr>
                <w:ins w:id="4932" w:author="Rakesh Singhi" w:date="2015-02-07T11:10:00Z"/>
                <w:rFonts w:asciiTheme="minorHAnsi" w:hAnsiTheme="minorHAnsi" w:cstheme="minorHAnsi"/>
                <w:color w:val="000000"/>
                <w:sz w:val="18"/>
                <w:szCs w:val="16"/>
              </w:rPr>
            </w:pPr>
            <w:ins w:id="4933" w:author="Rakesh Singhi" w:date="2015-03-25T13:21:00Z">
              <w:r w:rsidRPr="00121D5D">
                <w:rPr>
                  <w:rFonts w:asciiTheme="minorHAnsi" w:hAnsiTheme="minorHAnsi" w:cstheme="minorHAnsi"/>
                  <w:color w:val="000000"/>
                  <w:sz w:val="18"/>
                  <w:szCs w:val="16"/>
                </w:rPr>
                <w:t>DMO_SELL_IN_ISC_EXT</w:t>
              </w:r>
            </w:ins>
          </w:p>
        </w:tc>
        <w:tc>
          <w:tcPr>
            <w:tcW w:w="3600" w:type="dxa"/>
            <w:tcBorders>
              <w:top w:val="single" w:sz="4" w:space="0" w:color="auto"/>
              <w:left w:val="single" w:sz="4" w:space="0" w:color="auto"/>
              <w:bottom w:val="single" w:sz="4" w:space="0" w:color="auto"/>
              <w:right w:val="single" w:sz="4" w:space="0" w:color="auto"/>
            </w:tcBorders>
            <w:tcPrChange w:id="4934" w:author="Rakesh Singhi" w:date="2015-03-25T13:21:00Z">
              <w:tcPr>
                <w:tcW w:w="2970" w:type="dxa"/>
                <w:tcBorders>
                  <w:top w:val="single" w:sz="4" w:space="0" w:color="auto"/>
                  <w:left w:val="single" w:sz="4" w:space="0" w:color="auto"/>
                  <w:bottom w:val="single" w:sz="4" w:space="0" w:color="auto"/>
                  <w:right w:val="single" w:sz="4" w:space="0" w:color="auto"/>
                </w:tcBorders>
              </w:tcPr>
            </w:tcPrChange>
          </w:tcPr>
          <w:p w14:paraId="62B44FC7" w14:textId="6B7FAA8E" w:rsidR="00EE2007" w:rsidRPr="005C3619" w:rsidRDefault="00EE2007" w:rsidP="0080014C">
            <w:pPr>
              <w:rPr>
                <w:ins w:id="4935" w:author="Rakesh Singhi" w:date="2015-02-07T11:10:00Z"/>
                <w:rFonts w:asciiTheme="minorHAnsi" w:hAnsiTheme="minorHAnsi" w:cstheme="minorHAnsi"/>
                <w:color w:val="000000"/>
                <w:sz w:val="18"/>
                <w:szCs w:val="16"/>
              </w:rPr>
            </w:pPr>
            <w:ins w:id="4936" w:author="Rakesh Singhi" w:date="2015-03-25T13:21:00Z">
              <w:r>
                <w:rPr>
                  <w:rFonts w:asciiTheme="minorHAnsi" w:hAnsiTheme="minorHAnsi" w:cstheme="minorHAnsi"/>
                  <w:color w:val="000000"/>
                  <w:sz w:val="18"/>
                  <w:szCs w:val="16"/>
                </w:rPr>
                <w:t>FILE_SEQ</w:t>
              </w:r>
            </w:ins>
          </w:p>
        </w:tc>
      </w:tr>
      <w:tr w:rsidR="00EE2007" w:rsidRPr="00D30FA1" w14:paraId="25D51F08" w14:textId="77777777" w:rsidTr="00FB42F3">
        <w:tblPrEx>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937" w:author="Rakesh Singhi" w:date="2015-03-25T13:21:00Z">
            <w:tblPrEx>
              <w:tblW w:w="77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PrChange w:id="4938" w:author="Rakesh Singhi" w:date="2015-03-25T13:21:00Z">
            <w:trPr>
              <w:gridAfter w:val="0"/>
            </w:trPr>
          </w:trPrChange>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Change w:id="4939" w:author="Rakesh Singhi" w:date="2015-03-25T13:21:00Z">
              <w:tcPr>
                <w:tcW w:w="261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5E5B957" w14:textId="7097A5BB" w:rsidR="00EE2007" w:rsidRDefault="00EE2007" w:rsidP="0080014C">
            <w:pPr>
              <w:rPr>
                <w:rFonts w:asciiTheme="minorHAnsi" w:hAnsiTheme="minorHAnsi" w:cstheme="minorHAnsi"/>
                <w:color w:val="000000"/>
                <w:sz w:val="18"/>
                <w:szCs w:val="16"/>
              </w:rPr>
            </w:pPr>
            <w:ins w:id="4940" w:author="Rakesh Singhi" w:date="2015-03-25T13:21:00Z">
              <w:r>
                <w:rPr>
                  <w:rFonts w:asciiTheme="minorHAnsi" w:hAnsiTheme="minorHAnsi" w:cstheme="minorHAnsi"/>
                  <w:color w:val="000000"/>
                  <w:sz w:val="18"/>
                  <w:szCs w:val="16"/>
                </w:rPr>
                <w:t>LOAD_DATE</w:t>
              </w:r>
            </w:ins>
            <w:del w:id="4941" w:author="Rakesh Singhi" w:date="2015-02-07T11:10:00Z">
              <w:r w:rsidDel="00B20778">
                <w:rPr>
                  <w:rFonts w:asciiTheme="minorHAnsi" w:hAnsiTheme="minorHAnsi" w:cstheme="minorHAnsi"/>
                  <w:color w:val="000000"/>
                  <w:sz w:val="18"/>
                  <w:szCs w:val="16"/>
                </w:rPr>
                <w:delText>LOAD_DATE</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Change w:id="4942" w:author="Rakesh Singhi" w:date="2015-03-25T13:21:00Z">
              <w:tcPr>
                <w:tcW w:w="2160" w:type="dxa"/>
                <w:tcBorders>
                  <w:top w:val="single" w:sz="4" w:space="0" w:color="auto"/>
                  <w:left w:val="single" w:sz="4" w:space="0" w:color="auto"/>
                  <w:bottom w:val="single" w:sz="4" w:space="0" w:color="auto"/>
                  <w:right w:val="single" w:sz="4" w:space="0" w:color="auto"/>
                </w:tcBorders>
                <w:shd w:val="clear" w:color="auto" w:fill="auto"/>
              </w:tcPr>
            </w:tcPrChange>
          </w:tcPr>
          <w:p w14:paraId="090425B6" w14:textId="77777777" w:rsidR="00EE2007" w:rsidRPr="005C3619" w:rsidRDefault="00EE2007" w:rsidP="0080014C">
            <w:pPr>
              <w:rPr>
                <w:rFonts w:asciiTheme="minorHAnsi" w:hAnsiTheme="minorHAnsi" w:cstheme="minorHAnsi"/>
                <w:color w:val="000000"/>
                <w:sz w:val="18"/>
                <w:szCs w:val="16"/>
              </w:rPr>
            </w:pPr>
          </w:p>
        </w:tc>
        <w:tc>
          <w:tcPr>
            <w:tcW w:w="3600" w:type="dxa"/>
            <w:tcBorders>
              <w:top w:val="single" w:sz="4" w:space="0" w:color="auto"/>
              <w:left w:val="single" w:sz="4" w:space="0" w:color="auto"/>
              <w:bottom w:val="single" w:sz="4" w:space="0" w:color="auto"/>
              <w:right w:val="single" w:sz="4" w:space="0" w:color="auto"/>
            </w:tcBorders>
            <w:tcPrChange w:id="4943" w:author="Rakesh Singhi" w:date="2015-03-25T13:21:00Z">
              <w:tcPr>
                <w:tcW w:w="2970" w:type="dxa"/>
                <w:tcBorders>
                  <w:top w:val="single" w:sz="4" w:space="0" w:color="auto"/>
                  <w:left w:val="single" w:sz="4" w:space="0" w:color="auto"/>
                  <w:bottom w:val="single" w:sz="4" w:space="0" w:color="auto"/>
                  <w:right w:val="single" w:sz="4" w:space="0" w:color="auto"/>
                </w:tcBorders>
              </w:tcPr>
            </w:tcPrChange>
          </w:tcPr>
          <w:p w14:paraId="7F276831" w14:textId="7B8A8A7F" w:rsidR="00EE2007" w:rsidRPr="005C3619" w:rsidRDefault="00EE2007" w:rsidP="0080014C">
            <w:pPr>
              <w:rPr>
                <w:rFonts w:asciiTheme="minorHAnsi" w:hAnsiTheme="minorHAnsi" w:cstheme="minorHAnsi"/>
                <w:color w:val="000000"/>
                <w:sz w:val="18"/>
                <w:szCs w:val="16"/>
              </w:rPr>
            </w:pPr>
            <w:ins w:id="4944" w:author="Rakesh Singhi" w:date="2015-02-07T11:10:00Z">
              <w:r>
                <w:rPr>
                  <w:rFonts w:asciiTheme="minorHAnsi" w:hAnsiTheme="minorHAnsi" w:cstheme="minorHAnsi"/>
                  <w:color w:val="000000"/>
                  <w:sz w:val="18"/>
                  <w:szCs w:val="16"/>
                </w:rPr>
                <w:t>“SYSDATE”</w:t>
              </w:r>
            </w:ins>
            <w:del w:id="4945" w:author="Rakesh Singhi" w:date="2015-02-07T11:10:00Z">
              <w:r w:rsidDel="00B20778">
                <w:rPr>
                  <w:rFonts w:asciiTheme="minorHAnsi" w:hAnsiTheme="minorHAnsi" w:cstheme="minorHAnsi"/>
                  <w:color w:val="000000"/>
                  <w:sz w:val="18"/>
                  <w:szCs w:val="16"/>
                </w:rPr>
                <w:delText>“SYSDATE”</w:delText>
              </w:r>
            </w:del>
          </w:p>
        </w:tc>
      </w:tr>
      <w:tr w:rsidR="00EE2007" w:rsidRPr="00D30FA1" w14:paraId="5C4A7787" w14:textId="77777777" w:rsidTr="00FB42F3">
        <w:tblPrEx>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946" w:author="Rakesh Singhi" w:date="2015-03-25T13:21:00Z">
            <w:tblPrEx>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4947" w:author="Rakesh Singhi" w:date="2015-03-25T13:21:00Z"/>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Change w:id="4948" w:author="Rakesh Singhi" w:date="2015-03-25T13:21:00Z">
              <w:tcPr>
                <w:tcW w:w="2610" w:type="dxa"/>
                <w:tcBorders>
                  <w:top w:val="single" w:sz="4" w:space="0" w:color="auto"/>
                  <w:left w:val="single" w:sz="4" w:space="0" w:color="auto"/>
                  <w:bottom w:val="single" w:sz="4" w:space="0" w:color="auto"/>
                  <w:right w:val="single" w:sz="4" w:space="0" w:color="auto"/>
                </w:tcBorders>
                <w:shd w:val="clear" w:color="auto" w:fill="auto"/>
              </w:tcPr>
            </w:tcPrChange>
          </w:tcPr>
          <w:p w14:paraId="467588E6" w14:textId="04BDF27F" w:rsidR="00EE2007" w:rsidRPr="00467C5F" w:rsidRDefault="00EE2007" w:rsidP="0080014C">
            <w:pPr>
              <w:rPr>
                <w:ins w:id="4949" w:author="Rakesh Singhi" w:date="2015-03-25T13:21:00Z"/>
                <w:rFonts w:asciiTheme="minorHAnsi" w:hAnsiTheme="minorHAnsi" w:cstheme="minorHAnsi"/>
                <w:color w:val="000000"/>
                <w:sz w:val="18"/>
                <w:szCs w:val="16"/>
              </w:rPr>
            </w:pPr>
            <w:ins w:id="4950" w:author="Rakesh Singhi" w:date="2015-03-25T13:21:00Z">
              <w:r>
                <w:rPr>
                  <w:rFonts w:asciiTheme="minorHAnsi" w:hAnsiTheme="minorHAnsi" w:cstheme="minorHAnsi"/>
                  <w:color w:val="000000"/>
                  <w:sz w:val="18"/>
                  <w:szCs w:val="16"/>
                </w:rPr>
                <w:t>REJECT_REASON</w:t>
              </w:r>
            </w:ins>
          </w:p>
        </w:tc>
        <w:tc>
          <w:tcPr>
            <w:tcW w:w="2160" w:type="dxa"/>
            <w:tcBorders>
              <w:top w:val="single" w:sz="4" w:space="0" w:color="auto"/>
              <w:left w:val="single" w:sz="4" w:space="0" w:color="auto"/>
              <w:bottom w:val="single" w:sz="4" w:space="0" w:color="auto"/>
              <w:right w:val="single" w:sz="4" w:space="0" w:color="auto"/>
            </w:tcBorders>
            <w:shd w:val="clear" w:color="auto" w:fill="auto"/>
            <w:tcPrChange w:id="4951" w:author="Rakesh Singhi" w:date="2015-03-25T13:21:00Z">
              <w:tcPr>
                <w:tcW w:w="2160" w:type="dxa"/>
                <w:tcBorders>
                  <w:top w:val="single" w:sz="4" w:space="0" w:color="auto"/>
                  <w:left w:val="single" w:sz="4" w:space="0" w:color="auto"/>
                  <w:bottom w:val="single" w:sz="4" w:space="0" w:color="auto"/>
                  <w:right w:val="single" w:sz="4" w:space="0" w:color="auto"/>
                </w:tcBorders>
                <w:shd w:val="clear" w:color="auto" w:fill="auto"/>
              </w:tcPr>
            </w:tcPrChange>
          </w:tcPr>
          <w:p w14:paraId="2611AC22" w14:textId="77777777" w:rsidR="00EE2007" w:rsidRPr="005C3619" w:rsidRDefault="00EE2007" w:rsidP="0080014C">
            <w:pPr>
              <w:rPr>
                <w:ins w:id="4952" w:author="Rakesh Singhi" w:date="2015-03-25T13:21:00Z"/>
                <w:rFonts w:asciiTheme="minorHAnsi" w:hAnsiTheme="minorHAnsi" w:cstheme="minorHAnsi"/>
                <w:color w:val="000000"/>
                <w:sz w:val="18"/>
                <w:szCs w:val="16"/>
              </w:rPr>
            </w:pPr>
          </w:p>
        </w:tc>
        <w:tc>
          <w:tcPr>
            <w:tcW w:w="3600" w:type="dxa"/>
            <w:tcBorders>
              <w:top w:val="single" w:sz="4" w:space="0" w:color="auto"/>
              <w:left w:val="single" w:sz="4" w:space="0" w:color="auto"/>
              <w:bottom w:val="single" w:sz="4" w:space="0" w:color="auto"/>
              <w:right w:val="single" w:sz="4" w:space="0" w:color="auto"/>
            </w:tcBorders>
            <w:tcPrChange w:id="4953" w:author="Rakesh Singhi" w:date="2015-03-25T13:21:00Z">
              <w:tcPr>
                <w:tcW w:w="3600" w:type="dxa"/>
                <w:gridSpan w:val="2"/>
                <w:tcBorders>
                  <w:top w:val="single" w:sz="4" w:space="0" w:color="auto"/>
                  <w:left w:val="single" w:sz="4" w:space="0" w:color="auto"/>
                  <w:bottom w:val="single" w:sz="4" w:space="0" w:color="auto"/>
                  <w:right w:val="single" w:sz="4" w:space="0" w:color="auto"/>
                </w:tcBorders>
              </w:tcPr>
            </w:tcPrChange>
          </w:tcPr>
          <w:p w14:paraId="0F056042" w14:textId="1A62EE8A" w:rsidR="00EE2007" w:rsidRDefault="00EE2007" w:rsidP="0080014C">
            <w:pPr>
              <w:rPr>
                <w:ins w:id="4954" w:author="Rakesh Singhi" w:date="2015-03-25T13:21:00Z"/>
                <w:rFonts w:asciiTheme="minorHAnsi" w:hAnsiTheme="minorHAnsi" w:cstheme="minorHAnsi"/>
                <w:color w:val="000000"/>
                <w:sz w:val="18"/>
                <w:szCs w:val="16"/>
              </w:rPr>
            </w:pPr>
            <w:ins w:id="4955" w:author="Rakesh Singhi" w:date="2015-03-25T13:21:00Z">
              <w:r>
                <w:rPr>
                  <w:rFonts w:asciiTheme="minorHAnsi" w:hAnsiTheme="minorHAnsi" w:cstheme="minorHAnsi"/>
                  <w:color w:val="000000"/>
                  <w:sz w:val="18"/>
                  <w:szCs w:val="16"/>
                </w:rPr>
                <w:t>Format Error Description</w:t>
              </w:r>
            </w:ins>
          </w:p>
        </w:tc>
      </w:tr>
    </w:tbl>
    <w:p w14:paraId="7C1439DD" w14:textId="77777777" w:rsidR="005C3619" w:rsidRDefault="005C3619" w:rsidP="005C3619"/>
    <w:p w14:paraId="2EFCC9D3" w14:textId="77777777" w:rsidR="008B5BB7" w:rsidRPr="00FA4912" w:rsidRDefault="008B5BB7" w:rsidP="008B5BB7"/>
    <w:p w14:paraId="32D764EB" w14:textId="2FF45D2A" w:rsidR="008B5BB7" w:rsidRDefault="009D4F12"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4956" w:name="_Toc415065529"/>
      <w:r>
        <w:rPr>
          <w:rFonts w:asciiTheme="minorHAnsi" w:hAnsiTheme="minorHAnsi" w:cstheme="minorHAnsi"/>
          <w:b/>
          <w:i/>
          <w:sz w:val="24"/>
          <w:szCs w:val="24"/>
          <w:lang w:val="en-GB"/>
        </w:rPr>
        <w:t>DMO_</w:t>
      </w:r>
      <w:r w:rsidR="008B5BB7">
        <w:rPr>
          <w:rFonts w:asciiTheme="minorHAnsi" w:hAnsiTheme="minorHAnsi" w:cstheme="minorHAnsi"/>
          <w:b/>
          <w:i/>
          <w:sz w:val="24"/>
          <w:szCs w:val="24"/>
          <w:lang w:val="en-GB"/>
        </w:rPr>
        <w:t>SELL_OUT_STG</w:t>
      </w:r>
      <w:bookmarkEnd w:id="4956"/>
    </w:p>
    <w:p w14:paraId="0C4746DE" w14:textId="77777777" w:rsidR="008B5BB7" w:rsidRPr="00796745" w:rsidRDefault="008B5BB7" w:rsidP="008B5BB7">
      <w:pPr>
        <w:rPr>
          <w:rFonts w:asciiTheme="minorHAnsi" w:hAnsiTheme="minorHAnsi" w:cstheme="minorHAnsi"/>
        </w:rPr>
      </w:pPr>
      <w:r w:rsidRPr="00796745">
        <w:rPr>
          <w:rFonts w:asciiTheme="minorHAnsi" w:hAnsiTheme="minorHAnsi" w:cstheme="minorHAnsi"/>
        </w:rPr>
        <w:t xml:space="preserve">This would be </w:t>
      </w:r>
      <w:r>
        <w:rPr>
          <w:rFonts w:asciiTheme="minorHAnsi" w:hAnsiTheme="minorHAnsi" w:cstheme="minorHAnsi"/>
        </w:rPr>
        <w:t>insert only table, daily Sell Out</w:t>
      </w:r>
      <w:r w:rsidRPr="00796745">
        <w:rPr>
          <w:rFonts w:asciiTheme="minorHAnsi" w:hAnsiTheme="minorHAnsi" w:cstheme="minorHAnsi"/>
        </w:rPr>
        <w:t xml:space="preserve"> file</w:t>
      </w:r>
      <w:r>
        <w:rPr>
          <w:rFonts w:asciiTheme="minorHAnsi" w:hAnsiTheme="minorHAnsi" w:cstheme="minorHAnsi"/>
        </w:rPr>
        <w:t>s from MDs</w:t>
      </w:r>
      <w:r w:rsidRPr="00796745">
        <w:rPr>
          <w:rFonts w:asciiTheme="minorHAnsi" w:hAnsiTheme="minorHAnsi" w:cstheme="minorHAnsi"/>
        </w:rPr>
        <w:t xml:space="preserve"> would be inserted into this table.</w:t>
      </w:r>
    </w:p>
    <w:p w14:paraId="25766EAB" w14:textId="77777777" w:rsidR="008B5BB7" w:rsidRPr="00796745" w:rsidRDefault="008B5BB7" w:rsidP="008B5BB7">
      <w:pPr>
        <w:spacing w:after="120"/>
        <w:rPr>
          <w:rFonts w:asciiTheme="minorHAnsi" w:hAnsiTheme="minorHAnsi" w:cstheme="minorHAnsi"/>
          <w:u w:val="single"/>
        </w:rPr>
      </w:pPr>
      <w:r w:rsidRPr="00796745">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8B5BB7" w:rsidRPr="00D30FA1" w14:paraId="4641CBF7" w14:textId="77777777" w:rsidTr="001C7876">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4B805C8E"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166B838A"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35A1F157"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0B476E4"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8B5BB7" w:rsidRPr="00D30FA1" w14:paraId="150130AA" w14:textId="77777777" w:rsidTr="001C7876">
        <w:tc>
          <w:tcPr>
            <w:tcW w:w="1619" w:type="dxa"/>
            <w:tcBorders>
              <w:top w:val="single" w:sz="4" w:space="0" w:color="auto"/>
              <w:left w:val="single" w:sz="4" w:space="0" w:color="auto"/>
              <w:bottom w:val="single" w:sz="4" w:space="0" w:color="auto"/>
              <w:right w:val="single" w:sz="4" w:space="0" w:color="auto"/>
            </w:tcBorders>
            <w:hideMark/>
          </w:tcPr>
          <w:p w14:paraId="653A92FA" w14:textId="77777777" w:rsidR="008B5BB7" w:rsidRPr="00D30FA1" w:rsidRDefault="008B5BB7" w:rsidP="001C7876">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13256F45" w14:textId="0293FE5E" w:rsidR="008B5BB7" w:rsidRPr="00D30FA1" w:rsidRDefault="00221D80"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8B5BB7">
              <w:rPr>
                <w:rFonts w:asciiTheme="minorHAnsi" w:hAnsiTheme="minorHAnsi" w:cstheme="minorHAnsi"/>
                <w:color w:val="000000"/>
                <w:sz w:val="18"/>
                <w:szCs w:val="16"/>
              </w:rPr>
              <w:t>SELL_OUT _STG</w:t>
            </w:r>
          </w:p>
        </w:tc>
        <w:tc>
          <w:tcPr>
            <w:tcW w:w="992" w:type="dxa"/>
            <w:tcBorders>
              <w:top w:val="single" w:sz="4" w:space="0" w:color="auto"/>
              <w:left w:val="single" w:sz="4" w:space="0" w:color="auto"/>
              <w:bottom w:val="single" w:sz="4" w:space="0" w:color="auto"/>
              <w:right w:val="single" w:sz="4" w:space="0" w:color="auto"/>
            </w:tcBorders>
            <w:hideMark/>
          </w:tcPr>
          <w:p w14:paraId="1E2A5381" w14:textId="40BA1BBE" w:rsidR="008B5BB7" w:rsidRPr="00D30FA1" w:rsidRDefault="000328CD" w:rsidP="001C7876">
            <w:pPr>
              <w:rPr>
                <w:rFonts w:asciiTheme="minorHAnsi" w:hAnsiTheme="minorHAnsi" w:cstheme="minorHAnsi"/>
                <w:color w:val="000000"/>
                <w:sz w:val="18"/>
                <w:szCs w:val="16"/>
              </w:rPr>
            </w:pPr>
            <w:ins w:id="4957" w:author="Rakesh Singhi" w:date="2015-02-06T14:05:00Z">
              <w:r>
                <w:rPr>
                  <w:rFonts w:asciiTheme="minorHAnsi" w:hAnsiTheme="minorHAnsi" w:cstheme="minorHAnsi"/>
                  <w:color w:val="000000"/>
                  <w:sz w:val="18"/>
                  <w:szCs w:val="16"/>
                </w:rPr>
                <w:t>DMODW</w:t>
              </w:r>
            </w:ins>
            <w:del w:id="4958" w:author="Rakesh Singhi" w:date="2015-02-06T14:05:00Z">
              <w:r w:rsidR="00446233" w:rsidDel="000328CD">
                <w:rPr>
                  <w:rFonts w:asciiTheme="minorHAnsi" w:hAnsiTheme="minorHAnsi" w:cstheme="minorHAnsi"/>
                  <w:color w:val="000000"/>
                  <w:sz w:val="18"/>
                  <w:szCs w:val="16"/>
                </w:rPr>
                <w:delText>ISRVE_DMO_DW</w:delText>
              </w:r>
            </w:del>
          </w:p>
        </w:tc>
        <w:tc>
          <w:tcPr>
            <w:tcW w:w="1080" w:type="dxa"/>
            <w:tcBorders>
              <w:top w:val="single" w:sz="4" w:space="0" w:color="auto"/>
              <w:left w:val="single" w:sz="4" w:space="0" w:color="auto"/>
              <w:bottom w:val="single" w:sz="4" w:space="0" w:color="auto"/>
              <w:right w:val="single" w:sz="4" w:space="0" w:color="auto"/>
            </w:tcBorders>
            <w:hideMark/>
          </w:tcPr>
          <w:p w14:paraId="58D2407F" w14:textId="77777777" w:rsidR="008B5BB7" w:rsidRPr="00D30FA1" w:rsidRDefault="008B5BB7" w:rsidP="001C7876">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69B4AC24" w14:textId="77777777" w:rsidR="008B5BB7" w:rsidRDefault="008B5BB7" w:rsidP="008B5BB7">
      <w:pPr>
        <w:pStyle w:val="ListParagraph"/>
        <w:keepNext/>
        <w:spacing w:line="240" w:lineRule="auto"/>
        <w:ind w:left="432" w:right="21"/>
        <w:jc w:val="both"/>
        <w:outlineLvl w:val="1"/>
        <w:rPr>
          <w:rFonts w:asciiTheme="minorHAnsi" w:hAnsiTheme="minorHAnsi" w:cstheme="minorHAnsi"/>
          <w:b/>
          <w:i/>
          <w:sz w:val="24"/>
          <w:szCs w:val="24"/>
          <w:lang w:val="en-GB"/>
        </w:rPr>
      </w:pPr>
    </w:p>
    <w:p w14:paraId="533CDEBB" w14:textId="77777777" w:rsidR="008B5BB7" w:rsidRPr="00796745" w:rsidRDefault="008B5BB7" w:rsidP="008B5BB7">
      <w:pPr>
        <w:spacing w:after="120"/>
        <w:rPr>
          <w:rFonts w:asciiTheme="minorHAnsi" w:hAnsiTheme="minorHAnsi" w:cstheme="minorHAnsi"/>
          <w:u w:val="single"/>
        </w:rPr>
      </w:pPr>
      <w:r w:rsidRPr="00796745">
        <w:rPr>
          <w:rFonts w:asciiTheme="minorHAnsi" w:hAnsiTheme="minorHAnsi" w:cstheme="minorHAnsi"/>
          <w:u w:val="single"/>
        </w:rPr>
        <w:t>Columns Details</w:t>
      </w:r>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1890"/>
        <w:gridCol w:w="540"/>
        <w:gridCol w:w="3420"/>
        <w:tblGridChange w:id="4959">
          <w:tblGrid>
            <w:gridCol w:w="2700"/>
            <w:gridCol w:w="1890"/>
            <w:gridCol w:w="540"/>
            <w:gridCol w:w="3420"/>
          </w:tblGrid>
        </w:tblGridChange>
      </w:tblGrid>
      <w:tr w:rsidR="008B5BB7" w:rsidRPr="00D30FA1" w14:paraId="6B8A4195" w14:textId="77777777" w:rsidTr="00EE2007">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61399D39"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1890" w:type="dxa"/>
            <w:tcBorders>
              <w:top w:val="single" w:sz="4" w:space="0" w:color="auto"/>
              <w:left w:val="single" w:sz="4" w:space="0" w:color="auto"/>
              <w:bottom w:val="single" w:sz="4" w:space="0" w:color="auto"/>
              <w:right w:val="single" w:sz="4" w:space="0" w:color="auto"/>
            </w:tcBorders>
            <w:shd w:val="clear" w:color="auto" w:fill="F4B8AE"/>
            <w:hideMark/>
          </w:tcPr>
          <w:p w14:paraId="7A51861F"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540" w:type="dxa"/>
            <w:tcBorders>
              <w:top w:val="single" w:sz="4" w:space="0" w:color="auto"/>
              <w:left w:val="single" w:sz="4" w:space="0" w:color="auto"/>
              <w:bottom w:val="single" w:sz="4" w:space="0" w:color="auto"/>
              <w:right w:val="single" w:sz="4" w:space="0" w:color="auto"/>
            </w:tcBorders>
            <w:shd w:val="clear" w:color="auto" w:fill="F4B8AE"/>
            <w:hideMark/>
          </w:tcPr>
          <w:p w14:paraId="24933B1D"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3420" w:type="dxa"/>
            <w:tcBorders>
              <w:top w:val="single" w:sz="4" w:space="0" w:color="auto"/>
              <w:left w:val="single" w:sz="4" w:space="0" w:color="auto"/>
              <w:bottom w:val="single" w:sz="4" w:space="0" w:color="auto"/>
              <w:right w:val="single" w:sz="4" w:space="0" w:color="auto"/>
            </w:tcBorders>
            <w:shd w:val="clear" w:color="auto" w:fill="F4B8AE"/>
            <w:hideMark/>
          </w:tcPr>
          <w:p w14:paraId="3F4F9815" w14:textId="77777777" w:rsidR="008B5BB7" w:rsidRPr="00D30FA1" w:rsidRDefault="008B5BB7" w:rsidP="001C7876">
            <w:pPr>
              <w:rPr>
                <w:rFonts w:asciiTheme="minorHAnsi" w:hAnsiTheme="minorHAnsi" w:cstheme="minorHAnsi"/>
                <w:sz w:val="16"/>
                <w:szCs w:val="16"/>
              </w:rPr>
            </w:pPr>
            <w:r>
              <w:rPr>
                <w:rFonts w:asciiTheme="minorHAnsi" w:hAnsiTheme="minorHAnsi" w:cstheme="minorHAnsi"/>
                <w:sz w:val="16"/>
                <w:szCs w:val="16"/>
              </w:rPr>
              <w:t>Columns Comments</w:t>
            </w:r>
          </w:p>
        </w:tc>
      </w:tr>
      <w:tr w:rsidR="008B5BB7" w:rsidRPr="00D30FA1" w14:paraId="49D707AC" w14:textId="77777777" w:rsidTr="00EE2007">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202D6CF"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INVOICE_NUMBER</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1F78969" w14:textId="6C913BEC" w:rsidR="008B5BB7" w:rsidRPr="00DD1485" w:rsidRDefault="00446233" w:rsidP="00EE2007">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w:t>
            </w:r>
            <w:del w:id="4960" w:author="Rakesh Singhi" w:date="2015-03-25T13:22:00Z">
              <w:r w:rsidR="008B5BB7" w:rsidDel="00EE2007">
                <w:rPr>
                  <w:rFonts w:asciiTheme="minorHAnsi" w:hAnsiTheme="minorHAnsi" w:cstheme="minorHAnsi"/>
                  <w:color w:val="000000"/>
                  <w:sz w:val="18"/>
                  <w:szCs w:val="16"/>
                </w:rPr>
                <w:delText>500</w:delText>
              </w:r>
            </w:del>
            <w:ins w:id="4961" w:author="Rakesh Singhi" w:date="2015-03-25T13:22:00Z">
              <w:r w:rsidR="00EE2007">
                <w:rPr>
                  <w:rFonts w:asciiTheme="minorHAnsi" w:hAnsiTheme="minorHAnsi" w:cstheme="minorHAnsi"/>
                  <w:color w:val="000000"/>
                  <w:sz w:val="18"/>
                  <w:szCs w:val="16"/>
                </w:rPr>
                <w:t>4000</w:t>
              </w:r>
            </w:ins>
            <w:r w:rsidR="008B5BB7">
              <w:rPr>
                <w:rFonts w:asciiTheme="minorHAnsi" w:hAnsiTheme="minorHAnsi" w:cstheme="minorHAnsi"/>
                <w:color w:val="000000"/>
                <w:sz w:val="18"/>
                <w:szCs w:val="16"/>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005F3C31"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left w:val="single" w:sz="4" w:space="0" w:color="auto"/>
              <w:bottom w:val="single" w:sz="4" w:space="0" w:color="auto"/>
              <w:right w:val="single" w:sz="4" w:space="0" w:color="auto"/>
            </w:tcBorders>
            <w:vAlign w:val="center"/>
          </w:tcPr>
          <w:p w14:paraId="6094DC5F"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Invoice Number</w:t>
            </w:r>
          </w:p>
        </w:tc>
      </w:tr>
      <w:tr w:rsidR="008B5BB7" w:rsidRPr="00D30FA1" w14:paraId="1F4D4F88" w14:textId="77777777" w:rsidTr="00EE2007">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94E2D92"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lastRenderedPageBreak/>
              <w:t>INVOICE_DATE</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27371CF2" w14:textId="7CFDFE2B" w:rsidR="008B5BB7" w:rsidRDefault="00EE2007" w:rsidP="001C7876">
            <w:pPr>
              <w:rPr>
                <w:rFonts w:asciiTheme="minorHAnsi" w:hAnsiTheme="minorHAnsi" w:cstheme="minorHAnsi"/>
                <w:color w:val="000000"/>
                <w:sz w:val="18"/>
                <w:szCs w:val="16"/>
              </w:rPr>
            </w:pPr>
            <w:ins w:id="4962" w:author="Rakesh Singhi" w:date="2015-03-25T13:22:00Z">
              <w:r>
                <w:rPr>
                  <w:rFonts w:asciiTheme="minorHAnsi" w:hAnsiTheme="minorHAnsi" w:cstheme="minorHAnsi"/>
                  <w:color w:val="000000"/>
                  <w:sz w:val="18"/>
                  <w:szCs w:val="16"/>
                </w:rPr>
                <w:t>NVARCHAR2(4000)</w:t>
              </w:r>
            </w:ins>
            <w:del w:id="4963" w:author="Rakesh Singhi" w:date="2015-03-25T13:22:00Z">
              <w:r w:rsidR="008B5BB7" w:rsidDel="00EE2007">
                <w:rPr>
                  <w:rFonts w:asciiTheme="minorHAnsi" w:hAnsiTheme="minorHAnsi" w:cstheme="minorHAnsi"/>
                  <w:color w:val="000000"/>
                  <w:sz w:val="18"/>
                  <w:szCs w:val="16"/>
                </w:rPr>
                <w:delText>DATE</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085E40C4"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left w:val="single" w:sz="4" w:space="0" w:color="auto"/>
              <w:bottom w:val="single" w:sz="4" w:space="0" w:color="auto"/>
              <w:right w:val="single" w:sz="4" w:space="0" w:color="auto"/>
            </w:tcBorders>
            <w:vAlign w:val="center"/>
          </w:tcPr>
          <w:p w14:paraId="22E7524E"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Invoice Date</w:t>
            </w:r>
          </w:p>
        </w:tc>
      </w:tr>
      <w:tr w:rsidR="008B5BB7" w:rsidRPr="00D30FA1" w14:paraId="2ADF043A" w14:textId="77777777" w:rsidTr="00EE2007">
        <w:tc>
          <w:tcPr>
            <w:tcW w:w="2700" w:type="dxa"/>
            <w:tcBorders>
              <w:top w:val="single" w:sz="4" w:space="0" w:color="auto"/>
              <w:left w:val="single" w:sz="4" w:space="0" w:color="auto"/>
              <w:bottom w:val="single" w:sz="4" w:space="0" w:color="auto"/>
              <w:right w:val="single" w:sz="4" w:space="0" w:color="auto"/>
            </w:tcBorders>
            <w:vAlign w:val="center"/>
          </w:tcPr>
          <w:p w14:paraId="73F0DC09"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VAT_ID</w:t>
            </w:r>
          </w:p>
        </w:tc>
        <w:tc>
          <w:tcPr>
            <w:tcW w:w="1890" w:type="dxa"/>
            <w:tcBorders>
              <w:top w:val="single" w:sz="4" w:space="0" w:color="auto"/>
              <w:left w:val="single" w:sz="4" w:space="0" w:color="auto"/>
              <w:bottom w:val="single" w:sz="4" w:space="0" w:color="auto"/>
              <w:right w:val="single" w:sz="4" w:space="0" w:color="auto"/>
            </w:tcBorders>
            <w:vAlign w:val="center"/>
          </w:tcPr>
          <w:p w14:paraId="7A3637FB" w14:textId="2F2F780C" w:rsidR="008B5BB7" w:rsidRPr="00D30FA1" w:rsidRDefault="00446233" w:rsidP="00EE2007">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w:t>
            </w:r>
            <w:del w:id="4964" w:author="Rakesh Singhi" w:date="2015-03-25T13:22:00Z">
              <w:r w:rsidR="008B5BB7" w:rsidDel="00EE2007">
                <w:rPr>
                  <w:rFonts w:asciiTheme="minorHAnsi" w:hAnsiTheme="minorHAnsi" w:cstheme="minorHAnsi"/>
                  <w:color w:val="000000"/>
                  <w:sz w:val="18"/>
                  <w:szCs w:val="16"/>
                </w:rPr>
                <w:delText>500</w:delText>
              </w:r>
            </w:del>
            <w:ins w:id="4965" w:author="Rakesh Singhi" w:date="2015-03-25T13:22:00Z">
              <w:r w:rsidR="00EE2007">
                <w:rPr>
                  <w:rFonts w:asciiTheme="minorHAnsi" w:hAnsiTheme="minorHAnsi" w:cstheme="minorHAnsi"/>
                  <w:color w:val="000000"/>
                  <w:sz w:val="18"/>
                  <w:szCs w:val="16"/>
                </w:rPr>
                <w:t>2000</w:t>
              </w:r>
            </w:ins>
            <w:r w:rsidR="008B5BB7">
              <w:rPr>
                <w:rFonts w:asciiTheme="minorHAnsi" w:hAnsiTheme="minorHAnsi" w:cstheme="minorHAnsi"/>
                <w:color w:val="000000"/>
                <w:sz w:val="18"/>
                <w:szCs w:val="16"/>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0D0E9BFC"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0482D982"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Reseller VAT Id</w:t>
            </w:r>
          </w:p>
        </w:tc>
      </w:tr>
      <w:tr w:rsidR="00EE2007" w:rsidRPr="00D30FA1" w14:paraId="07B146F1" w14:textId="77777777" w:rsidTr="00EE2007">
        <w:tc>
          <w:tcPr>
            <w:tcW w:w="2700" w:type="dxa"/>
            <w:tcBorders>
              <w:top w:val="single" w:sz="4" w:space="0" w:color="auto"/>
              <w:left w:val="single" w:sz="4" w:space="0" w:color="auto"/>
              <w:bottom w:val="single" w:sz="4" w:space="0" w:color="auto"/>
              <w:right w:val="single" w:sz="4" w:space="0" w:color="auto"/>
            </w:tcBorders>
            <w:vAlign w:val="center"/>
          </w:tcPr>
          <w:p w14:paraId="48B20128"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ADDRESS</w:t>
            </w:r>
          </w:p>
        </w:tc>
        <w:tc>
          <w:tcPr>
            <w:tcW w:w="1890" w:type="dxa"/>
            <w:tcBorders>
              <w:top w:val="single" w:sz="4" w:space="0" w:color="auto"/>
              <w:left w:val="single" w:sz="4" w:space="0" w:color="auto"/>
              <w:bottom w:val="single" w:sz="4" w:space="0" w:color="auto"/>
              <w:right w:val="single" w:sz="4" w:space="0" w:color="auto"/>
            </w:tcBorders>
            <w:vAlign w:val="center"/>
          </w:tcPr>
          <w:p w14:paraId="6FE33E6F" w14:textId="56EE2A2C" w:rsidR="00EE2007" w:rsidRPr="00D30FA1" w:rsidRDefault="00EE2007" w:rsidP="001C7876">
            <w:pPr>
              <w:rPr>
                <w:rFonts w:asciiTheme="minorHAnsi" w:hAnsiTheme="minorHAnsi" w:cstheme="minorHAnsi"/>
                <w:color w:val="000000"/>
                <w:sz w:val="18"/>
                <w:szCs w:val="16"/>
              </w:rPr>
            </w:pPr>
            <w:ins w:id="4966" w:author="Rakesh Singhi" w:date="2015-03-25T13:22:00Z">
              <w:r>
                <w:rPr>
                  <w:rFonts w:asciiTheme="minorHAnsi" w:hAnsiTheme="minorHAnsi" w:cstheme="minorHAnsi"/>
                  <w:color w:val="000000"/>
                  <w:sz w:val="18"/>
                  <w:szCs w:val="16"/>
                </w:rPr>
                <w:t>NVARCHAR2(2000)</w:t>
              </w:r>
            </w:ins>
            <w:del w:id="4967" w:author="Rakesh Singhi" w:date="2015-03-25T13:22:00Z">
              <w:r w:rsidDel="005B18AC">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7BDF1F88" w14:textId="77777777" w:rsidR="00EE2007" w:rsidRPr="00D30FA1" w:rsidRDefault="00EE200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39C9A44F"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Reseller Address</w:t>
            </w:r>
          </w:p>
        </w:tc>
      </w:tr>
      <w:tr w:rsidR="00EE2007" w:rsidRPr="00D30FA1" w14:paraId="57621DC4" w14:textId="77777777" w:rsidTr="00EE2007">
        <w:tc>
          <w:tcPr>
            <w:tcW w:w="2700" w:type="dxa"/>
            <w:tcBorders>
              <w:top w:val="single" w:sz="4" w:space="0" w:color="auto"/>
              <w:left w:val="single" w:sz="4" w:space="0" w:color="auto"/>
              <w:bottom w:val="single" w:sz="4" w:space="0" w:color="auto"/>
              <w:right w:val="single" w:sz="4" w:space="0" w:color="auto"/>
            </w:tcBorders>
            <w:vAlign w:val="center"/>
          </w:tcPr>
          <w:p w14:paraId="36FB2FAB"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COUNTRY_CODE</w:t>
            </w:r>
          </w:p>
        </w:tc>
        <w:tc>
          <w:tcPr>
            <w:tcW w:w="1890" w:type="dxa"/>
            <w:tcBorders>
              <w:top w:val="single" w:sz="4" w:space="0" w:color="auto"/>
              <w:left w:val="single" w:sz="4" w:space="0" w:color="auto"/>
              <w:bottom w:val="single" w:sz="4" w:space="0" w:color="auto"/>
              <w:right w:val="single" w:sz="4" w:space="0" w:color="auto"/>
            </w:tcBorders>
            <w:vAlign w:val="center"/>
          </w:tcPr>
          <w:p w14:paraId="5D607BBA" w14:textId="0153927D" w:rsidR="00EE2007" w:rsidRPr="00D30FA1" w:rsidRDefault="00EE2007" w:rsidP="001C7876">
            <w:pPr>
              <w:rPr>
                <w:rFonts w:asciiTheme="minorHAnsi" w:hAnsiTheme="minorHAnsi" w:cstheme="minorHAnsi"/>
                <w:color w:val="000000"/>
                <w:sz w:val="18"/>
                <w:szCs w:val="16"/>
              </w:rPr>
            </w:pPr>
            <w:ins w:id="4968" w:author="Rakesh Singhi" w:date="2015-03-25T13:22:00Z">
              <w:r>
                <w:rPr>
                  <w:rFonts w:asciiTheme="minorHAnsi" w:hAnsiTheme="minorHAnsi" w:cstheme="minorHAnsi"/>
                  <w:color w:val="000000"/>
                  <w:sz w:val="18"/>
                  <w:szCs w:val="16"/>
                </w:rPr>
                <w:t>NVARCHAR2(2000)</w:t>
              </w:r>
            </w:ins>
            <w:del w:id="4969" w:author="Rakesh Singhi" w:date="2015-03-25T13:22:00Z">
              <w:r w:rsidDel="005B18AC">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97768C8" w14:textId="77777777" w:rsidR="00EE2007" w:rsidRPr="00D30FA1" w:rsidRDefault="00EE200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54FBB52B"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Reseller Country Code</w:t>
            </w:r>
          </w:p>
        </w:tc>
      </w:tr>
      <w:tr w:rsidR="00EE2007" w:rsidRPr="00D30FA1" w14:paraId="06C56596" w14:textId="77777777" w:rsidTr="00EE2007">
        <w:tc>
          <w:tcPr>
            <w:tcW w:w="2700" w:type="dxa"/>
            <w:tcBorders>
              <w:top w:val="single" w:sz="4" w:space="0" w:color="auto"/>
              <w:left w:val="single" w:sz="4" w:space="0" w:color="auto"/>
              <w:bottom w:val="single" w:sz="4" w:space="0" w:color="auto"/>
              <w:right w:val="single" w:sz="4" w:space="0" w:color="auto"/>
            </w:tcBorders>
            <w:vAlign w:val="center"/>
          </w:tcPr>
          <w:p w14:paraId="6A1CDEAA" w14:textId="77777777" w:rsidR="00EE2007" w:rsidRPr="00DD1485"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CITY</w:t>
            </w:r>
          </w:p>
        </w:tc>
        <w:tc>
          <w:tcPr>
            <w:tcW w:w="1890" w:type="dxa"/>
            <w:tcBorders>
              <w:top w:val="single" w:sz="4" w:space="0" w:color="auto"/>
              <w:left w:val="single" w:sz="4" w:space="0" w:color="auto"/>
              <w:bottom w:val="single" w:sz="4" w:space="0" w:color="auto"/>
              <w:right w:val="single" w:sz="4" w:space="0" w:color="auto"/>
            </w:tcBorders>
            <w:vAlign w:val="center"/>
          </w:tcPr>
          <w:p w14:paraId="70970043" w14:textId="7C7F7A59" w:rsidR="00EE2007" w:rsidRPr="00DD1485" w:rsidRDefault="00EE2007" w:rsidP="001C7876">
            <w:pPr>
              <w:rPr>
                <w:rFonts w:asciiTheme="minorHAnsi" w:hAnsiTheme="minorHAnsi" w:cstheme="minorHAnsi"/>
                <w:color w:val="000000"/>
                <w:sz w:val="18"/>
                <w:szCs w:val="16"/>
              </w:rPr>
            </w:pPr>
            <w:ins w:id="4970" w:author="Rakesh Singhi" w:date="2015-03-25T13:22:00Z">
              <w:r>
                <w:rPr>
                  <w:rFonts w:asciiTheme="minorHAnsi" w:hAnsiTheme="minorHAnsi" w:cstheme="minorHAnsi"/>
                  <w:color w:val="000000"/>
                  <w:sz w:val="18"/>
                  <w:szCs w:val="16"/>
                </w:rPr>
                <w:t>NVARCHAR2(2000)</w:t>
              </w:r>
            </w:ins>
            <w:del w:id="4971" w:author="Rakesh Singhi" w:date="2015-03-25T13:22:00Z">
              <w:r w:rsidDel="005B18AC">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6BF208BE" w14:textId="77777777" w:rsidR="00EE2007" w:rsidRDefault="00EE200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3F464B59"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Reseller City</w:t>
            </w:r>
          </w:p>
        </w:tc>
      </w:tr>
      <w:tr w:rsidR="00EE2007" w:rsidRPr="00D30FA1" w14:paraId="288EBCB7" w14:textId="77777777" w:rsidTr="00EE2007">
        <w:tc>
          <w:tcPr>
            <w:tcW w:w="2700" w:type="dxa"/>
            <w:tcBorders>
              <w:top w:val="single" w:sz="4" w:space="0" w:color="auto"/>
              <w:left w:val="single" w:sz="4" w:space="0" w:color="auto"/>
              <w:bottom w:val="single" w:sz="4" w:space="0" w:color="auto"/>
              <w:right w:val="single" w:sz="4" w:space="0" w:color="auto"/>
            </w:tcBorders>
            <w:vAlign w:val="center"/>
          </w:tcPr>
          <w:p w14:paraId="5DD6CD35" w14:textId="77777777" w:rsidR="00EE2007" w:rsidRPr="00DD1485"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STATE</w:t>
            </w:r>
          </w:p>
        </w:tc>
        <w:tc>
          <w:tcPr>
            <w:tcW w:w="1890" w:type="dxa"/>
            <w:tcBorders>
              <w:top w:val="single" w:sz="4" w:space="0" w:color="auto"/>
              <w:left w:val="single" w:sz="4" w:space="0" w:color="auto"/>
              <w:bottom w:val="single" w:sz="4" w:space="0" w:color="auto"/>
              <w:right w:val="single" w:sz="4" w:space="0" w:color="auto"/>
            </w:tcBorders>
            <w:vAlign w:val="center"/>
          </w:tcPr>
          <w:p w14:paraId="148B606B" w14:textId="667C08F3" w:rsidR="00EE2007" w:rsidRPr="00DD1485" w:rsidRDefault="00EE2007" w:rsidP="001C7876">
            <w:pPr>
              <w:rPr>
                <w:rFonts w:asciiTheme="minorHAnsi" w:hAnsiTheme="minorHAnsi" w:cstheme="minorHAnsi"/>
                <w:color w:val="000000"/>
                <w:sz w:val="18"/>
                <w:szCs w:val="16"/>
              </w:rPr>
            </w:pPr>
            <w:ins w:id="4972" w:author="Rakesh Singhi" w:date="2015-03-25T13:22:00Z">
              <w:r>
                <w:rPr>
                  <w:rFonts w:asciiTheme="minorHAnsi" w:hAnsiTheme="minorHAnsi" w:cstheme="minorHAnsi"/>
                  <w:color w:val="000000"/>
                  <w:sz w:val="18"/>
                  <w:szCs w:val="16"/>
                </w:rPr>
                <w:t>NVARCHAR2(2000)</w:t>
              </w:r>
            </w:ins>
            <w:del w:id="4973" w:author="Rakesh Singhi" w:date="2015-03-25T13:22:00Z">
              <w:r w:rsidDel="005B18AC">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41FEAD81" w14:textId="77777777" w:rsidR="00EE2007" w:rsidRDefault="00EE200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62531663"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Reseller State</w:t>
            </w:r>
          </w:p>
        </w:tc>
      </w:tr>
      <w:tr w:rsidR="00EE2007" w:rsidRPr="00D30FA1" w14:paraId="689B06F7" w14:textId="77777777" w:rsidTr="00EE2007">
        <w:tc>
          <w:tcPr>
            <w:tcW w:w="2700" w:type="dxa"/>
            <w:tcBorders>
              <w:top w:val="single" w:sz="4" w:space="0" w:color="auto"/>
              <w:left w:val="single" w:sz="4" w:space="0" w:color="auto"/>
              <w:bottom w:val="single" w:sz="4" w:space="0" w:color="auto"/>
              <w:right w:val="single" w:sz="4" w:space="0" w:color="auto"/>
            </w:tcBorders>
            <w:vAlign w:val="center"/>
          </w:tcPr>
          <w:p w14:paraId="06EA8FC7"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ZIPCODE</w:t>
            </w:r>
          </w:p>
        </w:tc>
        <w:tc>
          <w:tcPr>
            <w:tcW w:w="1890" w:type="dxa"/>
            <w:tcBorders>
              <w:top w:val="single" w:sz="4" w:space="0" w:color="auto"/>
              <w:left w:val="single" w:sz="4" w:space="0" w:color="auto"/>
              <w:bottom w:val="single" w:sz="4" w:space="0" w:color="auto"/>
              <w:right w:val="single" w:sz="4" w:space="0" w:color="auto"/>
            </w:tcBorders>
            <w:vAlign w:val="center"/>
          </w:tcPr>
          <w:p w14:paraId="6F9A69DB" w14:textId="693ADAF9" w:rsidR="00EE2007" w:rsidRPr="00D30FA1" w:rsidRDefault="00EE2007" w:rsidP="001C7876">
            <w:pPr>
              <w:rPr>
                <w:rFonts w:asciiTheme="minorHAnsi" w:hAnsiTheme="minorHAnsi" w:cstheme="minorHAnsi"/>
                <w:color w:val="000000"/>
                <w:sz w:val="18"/>
                <w:szCs w:val="16"/>
              </w:rPr>
            </w:pPr>
            <w:ins w:id="4974" w:author="Rakesh Singhi" w:date="2015-03-25T13:22:00Z">
              <w:r>
                <w:rPr>
                  <w:rFonts w:asciiTheme="minorHAnsi" w:hAnsiTheme="minorHAnsi" w:cstheme="minorHAnsi"/>
                  <w:color w:val="000000"/>
                  <w:sz w:val="18"/>
                  <w:szCs w:val="16"/>
                </w:rPr>
                <w:t>NVARCHAR2(2000)</w:t>
              </w:r>
            </w:ins>
            <w:del w:id="4975" w:author="Rakesh Singhi" w:date="2015-03-25T13:22:00Z">
              <w:r w:rsidDel="005B18AC">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11DBE8FA" w14:textId="77777777" w:rsidR="00EE2007" w:rsidRPr="00D30FA1" w:rsidRDefault="00EE200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3C858062" w14:textId="0E9E9C66"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Reseller Zipcode</w:t>
            </w:r>
            <w:ins w:id="4976" w:author="Raghavi K (Semiconductor, Computing &amp; Storage (SCS))" w:date="2017-03-06T18:19:00Z">
              <w:r w:rsidR="00DB030F">
                <w:rPr>
                  <w:rFonts w:asciiTheme="minorHAnsi" w:hAnsiTheme="minorHAnsi" w:cstheme="minorHAnsi"/>
                  <w:color w:val="000000"/>
                  <w:sz w:val="18"/>
                  <w:szCs w:val="16"/>
                </w:rPr>
                <w:t xml:space="preserve"> .</w:t>
              </w:r>
            </w:ins>
            <w:ins w:id="4977" w:author="Raghavi K (Semiconductor, Computing &amp; Storage (SCS))" w:date="2017-03-06T18:20:00Z">
              <w:r w:rsidR="00DB030F">
                <w:rPr>
                  <w:rFonts w:asciiTheme="minorHAnsi" w:hAnsiTheme="minorHAnsi" w:cstheme="minorHAnsi"/>
                  <w:color w:val="000000"/>
                  <w:sz w:val="18"/>
                  <w:szCs w:val="16"/>
                </w:rPr>
                <w:t xml:space="preserve"> </w:t>
              </w:r>
            </w:ins>
            <w:ins w:id="4978" w:author="Raghavi K (Semiconductor, Computing &amp; Storage (SCS))" w:date="2017-03-06T18:19:00Z">
              <w:r w:rsidR="00DB030F">
                <w:rPr>
                  <w:rFonts w:asciiTheme="minorHAnsi" w:hAnsiTheme="minorHAnsi" w:cstheme="minorHAnsi"/>
                  <w:color w:val="000000"/>
                  <w:sz w:val="18"/>
                  <w:szCs w:val="16"/>
                </w:rPr>
                <w:t xml:space="preserve">If Zipcode is not available </w:t>
              </w:r>
            </w:ins>
            <w:ins w:id="4979" w:author="Raghavi K (Semiconductor, Computing &amp; Storage (SCS))" w:date="2017-03-06T18:20:00Z">
              <w:r w:rsidR="00DB030F">
                <w:rPr>
                  <w:rFonts w:asciiTheme="minorHAnsi" w:hAnsiTheme="minorHAnsi" w:cstheme="minorHAnsi"/>
                  <w:color w:val="000000"/>
                  <w:sz w:val="18"/>
                  <w:szCs w:val="16"/>
                </w:rPr>
                <w:t xml:space="preserve">from MD file </w:t>
              </w:r>
            </w:ins>
            <w:ins w:id="4980" w:author="Raghavi K (Semiconductor, Computing &amp; Storage (SCS))" w:date="2017-03-06T18:19:00Z">
              <w:r w:rsidR="00DB030F">
                <w:rPr>
                  <w:rFonts w:asciiTheme="minorHAnsi" w:hAnsiTheme="minorHAnsi" w:cstheme="minorHAnsi"/>
                  <w:color w:val="000000"/>
                  <w:sz w:val="18"/>
                  <w:szCs w:val="16"/>
                </w:rPr>
                <w:t xml:space="preserve">then consider from </w:t>
              </w:r>
            </w:ins>
            <w:ins w:id="4981" w:author="Raghavi K (Semiconductor, Computing &amp; Storage (SCS))" w:date="2017-03-06T18:20:00Z">
              <w:r w:rsidR="00DB030F">
                <w:rPr>
                  <w:rFonts w:asciiTheme="minorHAnsi" w:hAnsiTheme="minorHAnsi" w:cstheme="minorHAnsi"/>
                  <w:color w:val="000000"/>
                  <w:sz w:val="18"/>
                  <w:szCs w:val="16"/>
                </w:rPr>
                <w:t>PNP (</w:t>
              </w:r>
            </w:ins>
            <w:ins w:id="4982" w:author="Raghavi K (Semiconductor, Computing &amp; Storage (SCS))" w:date="2017-03-06T18:19:00Z">
              <w:r w:rsidR="00DB030F">
                <w:rPr>
                  <w:rFonts w:asciiTheme="minorHAnsi" w:hAnsiTheme="minorHAnsi" w:cstheme="minorHAnsi"/>
                  <w:color w:val="000000"/>
                  <w:sz w:val="18"/>
                  <w:szCs w:val="16"/>
                </w:rPr>
                <w:t>PARTNER MASTER) using VAT_</w:t>
              </w:r>
            </w:ins>
            <w:ins w:id="4983" w:author="Raghavi K (Semiconductor, Computing &amp; Storage (SCS))" w:date="2017-03-06T19:04:00Z">
              <w:r w:rsidR="0015068C">
                <w:rPr>
                  <w:rFonts w:asciiTheme="minorHAnsi" w:hAnsiTheme="minorHAnsi" w:cstheme="minorHAnsi"/>
                  <w:color w:val="000000"/>
                  <w:sz w:val="18"/>
                  <w:szCs w:val="16"/>
                </w:rPr>
                <w:t xml:space="preserve">ID. </w:t>
              </w:r>
            </w:ins>
            <w:ins w:id="4984" w:author="Raghavi K (Semiconductor, Computing &amp; Storage (SCS))" w:date="2017-03-06T18:19:00Z">
              <w:r w:rsidR="00DB030F">
                <w:rPr>
                  <w:rFonts w:asciiTheme="minorHAnsi" w:hAnsiTheme="minorHAnsi" w:cstheme="minorHAnsi"/>
                  <w:color w:val="000000"/>
                  <w:sz w:val="18"/>
                  <w:szCs w:val="16"/>
                </w:rPr>
                <w:t>IF VAT_ID is not available then raise an exception for VAT_ID and mark</w:t>
              </w:r>
            </w:ins>
            <w:ins w:id="4985" w:author="Raghavi K (Semiconductor, Computing &amp; Storage (SCS))" w:date="2017-03-06T18:20:00Z">
              <w:r w:rsidR="00DB030F">
                <w:rPr>
                  <w:rFonts w:asciiTheme="minorHAnsi" w:hAnsiTheme="minorHAnsi" w:cstheme="minorHAnsi"/>
                  <w:color w:val="000000"/>
                  <w:sz w:val="18"/>
                  <w:szCs w:val="16"/>
                </w:rPr>
                <w:t xml:space="preserve"> default zip </w:t>
              </w:r>
            </w:ins>
            <w:ins w:id="4986" w:author="Raghavi K (Semiconductor, Computing &amp; Storage (SCS))" w:date="2017-03-06T19:04:00Z">
              <w:r w:rsidR="0015068C">
                <w:rPr>
                  <w:rFonts w:asciiTheme="minorHAnsi" w:hAnsiTheme="minorHAnsi" w:cstheme="minorHAnsi"/>
                  <w:color w:val="000000"/>
                  <w:sz w:val="18"/>
                  <w:szCs w:val="16"/>
                </w:rPr>
                <w:t>code as</w:t>
              </w:r>
            </w:ins>
            <w:ins w:id="4987" w:author="Raghavi K (Semiconductor, Computing &amp; Storage (SCS))" w:date="2017-03-06T18:19:00Z">
              <w:r w:rsidR="00DB030F">
                <w:rPr>
                  <w:rFonts w:asciiTheme="minorHAnsi" w:hAnsiTheme="minorHAnsi" w:cstheme="minorHAnsi"/>
                  <w:color w:val="000000"/>
                  <w:sz w:val="18"/>
                  <w:szCs w:val="16"/>
                </w:rPr>
                <w:t xml:space="preserve"> </w:t>
              </w:r>
            </w:ins>
            <w:ins w:id="4988" w:author="Raghavi K (Semiconductor, Computing &amp; Storage (SCS))" w:date="2017-03-06T18:20:00Z">
              <w:r w:rsidR="00DB030F">
                <w:rPr>
                  <w:rFonts w:asciiTheme="minorHAnsi" w:hAnsiTheme="minorHAnsi" w:cstheme="minorHAnsi"/>
                  <w:color w:val="000000"/>
                  <w:sz w:val="18"/>
                  <w:szCs w:val="16"/>
                </w:rPr>
                <w:t>‘0000’.</w:t>
              </w:r>
            </w:ins>
          </w:p>
        </w:tc>
      </w:tr>
      <w:tr w:rsidR="00EE2007" w:rsidRPr="00D30FA1" w14:paraId="5674EE93" w14:textId="77777777" w:rsidTr="00EE2007">
        <w:tc>
          <w:tcPr>
            <w:tcW w:w="2700" w:type="dxa"/>
            <w:tcBorders>
              <w:top w:val="single" w:sz="4" w:space="0" w:color="auto"/>
              <w:left w:val="single" w:sz="4" w:space="0" w:color="auto"/>
              <w:bottom w:val="single" w:sz="4" w:space="0" w:color="auto"/>
              <w:right w:val="single" w:sz="4" w:space="0" w:color="auto"/>
            </w:tcBorders>
            <w:vAlign w:val="center"/>
          </w:tcPr>
          <w:p w14:paraId="1E6729FE"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CUSTOMER_NAME</w:t>
            </w:r>
          </w:p>
        </w:tc>
        <w:tc>
          <w:tcPr>
            <w:tcW w:w="1890" w:type="dxa"/>
            <w:tcBorders>
              <w:top w:val="single" w:sz="4" w:space="0" w:color="auto"/>
              <w:left w:val="single" w:sz="4" w:space="0" w:color="auto"/>
              <w:bottom w:val="single" w:sz="4" w:space="0" w:color="auto"/>
              <w:right w:val="single" w:sz="4" w:space="0" w:color="auto"/>
            </w:tcBorders>
            <w:vAlign w:val="center"/>
          </w:tcPr>
          <w:p w14:paraId="76C2BD34" w14:textId="505C422C" w:rsidR="00EE2007" w:rsidRPr="00D30FA1" w:rsidRDefault="00EE2007" w:rsidP="001C7876">
            <w:pPr>
              <w:rPr>
                <w:rFonts w:asciiTheme="minorHAnsi" w:hAnsiTheme="minorHAnsi" w:cstheme="minorHAnsi"/>
                <w:color w:val="000000"/>
                <w:sz w:val="18"/>
                <w:szCs w:val="16"/>
              </w:rPr>
            </w:pPr>
            <w:ins w:id="4989" w:author="Rakesh Singhi" w:date="2015-03-25T13:22:00Z">
              <w:r>
                <w:rPr>
                  <w:rFonts w:asciiTheme="minorHAnsi" w:hAnsiTheme="minorHAnsi" w:cstheme="minorHAnsi"/>
                  <w:color w:val="000000"/>
                  <w:sz w:val="18"/>
                  <w:szCs w:val="16"/>
                </w:rPr>
                <w:t>NVARCHAR2(2000)</w:t>
              </w:r>
            </w:ins>
            <w:del w:id="4990" w:author="Rakesh Singhi" w:date="2015-03-25T13:22:00Z">
              <w:r w:rsidDel="005B18AC">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27E15C1E" w14:textId="77777777" w:rsidR="00EE2007" w:rsidRPr="00D30FA1" w:rsidRDefault="00EE200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0B97B7DA"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Reseller Name</w:t>
            </w:r>
          </w:p>
        </w:tc>
      </w:tr>
      <w:tr w:rsidR="008B5BB7" w:rsidRPr="00D30FA1" w14:paraId="3DC19402" w14:textId="77777777" w:rsidTr="00EE2007">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EF16913" w14:textId="62F8F7E7" w:rsidR="008B5BB7" w:rsidRDefault="008B5BB7" w:rsidP="001C7876">
            <w:pPr>
              <w:rPr>
                <w:rFonts w:asciiTheme="minorHAnsi" w:hAnsiTheme="minorHAnsi" w:cstheme="minorHAnsi"/>
                <w:color w:val="000000"/>
                <w:sz w:val="18"/>
                <w:szCs w:val="16"/>
              </w:rPr>
            </w:pPr>
            <w:del w:id="4991" w:author="Rakesh Singhi" w:date="2015-03-25T13:23:00Z">
              <w:r w:rsidDel="00EE2007">
                <w:rPr>
                  <w:rFonts w:asciiTheme="minorHAnsi" w:hAnsiTheme="minorHAnsi" w:cstheme="minorHAnsi"/>
                  <w:color w:val="000000"/>
                  <w:sz w:val="18"/>
                  <w:szCs w:val="16"/>
                </w:rPr>
                <w:delText>TELEPHONE</w:delText>
              </w:r>
            </w:del>
            <w:ins w:id="4992" w:author="Rakesh Singhi" w:date="2015-03-25T13:23:00Z">
              <w:r w:rsidR="00EE2007">
                <w:rPr>
                  <w:rFonts w:asciiTheme="minorHAnsi" w:hAnsiTheme="minorHAnsi" w:cstheme="minorHAnsi"/>
                  <w:color w:val="000000"/>
                  <w:sz w:val="18"/>
                  <w:szCs w:val="16"/>
                </w:rPr>
                <w:t>PHONE</w:t>
              </w:r>
            </w:ins>
            <w:r>
              <w:rPr>
                <w:rFonts w:asciiTheme="minorHAnsi" w:hAnsiTheme="minorHAnsi" w:cstheme="minorHAnsi"/>
                <w:color w:val="000000"/>
                <w:sz w:val="18"/>
                <w:szCs w:val="16"/>
              </w:rPr>
              <w:t>_NUMBER</w:t>
            </w:r>
          </w:p>
        </w:tc>
        <w:tc>
          <w:tcPr>
            <w:tcW w:w="1890" w:type="dxa"/>
            <w:tcBorders>
              <w:top w:val="single" w:sz="4" w:space="0" w:color="auto"/>
              <w:left w:val="single" w:sz="4" w:space="0" w:color="auto"/>
              <w:bottom w:val="single" w:sz="4" w:space="0" w:color="auto"/>
              <w:right w:val="single" w:sz="4" w:space="0" w:color="auto"/>
            </w:tcBorders>
            <w:vAlign w:val="center"/>
          </w:tcPr>
          <w:p w14:paraId="6E58D86A" w14:textId="54FDE19A" w:rsidR="008B5BB7" w:rsidRPr="00DD1485" w:rsidRDefault="00446233" w:rsidP="00EE2007">
            <w:pPr>
              <w:rPr>
                <w:rFonts w:asciiTheme="minorHAnsi" w:hAnsiTheme="minorHAnsi" w:cstheme="minorHAnsi"/>
                <w:color w:val="000000"/>
                <w:sz w:val="18"/>
                <w:szCs w:val="16"/>
              </w:rPr>
            </w:pPr>
            <w:del w:id="4993" w:author="Rakesh Singhi" w:date="2015-03-25T13:23:00Z">
              <w:r w:rsidDel="00EE2007">
                <w:rPr>
                  <w:rFonts w:asciiTheme="minorHAnsi" w:hAnsiTheme="minorHAnsi" w:cstheme="minorHAnsi"/>
                  <w:color w:val="000000"/>
                  <w:sz w:val="18"/>
                  <w:szCs w:val="16"/>
                </w:rPr>
                <w:delText>N</w:delText>
              </w:r>
            </w:del>
            <w:r>
              <w:rPr>
                <w:rFonts w:asciiTheme="minorHAnsi" w:hAnsiTheme="minorHAnsi" w:cstheme="minorHAnsi"/>
                <w:color w:val="000000"/>
                <w:sz w:val="18"/>
                <w:szCs w:val="16"/>
              </w:rPr>
              <w:t>VARCHAR2</w:t>
            </w:r>
            <w:r w:rsidR="008B5BB7">
              <w:rPr>
                <w:rFonts w:asciiTheme="minorHAnsi" w:hAnsiTheme="minorHAnsi" w:cstheme="minorHAnsi"/>
                <w:color w:val="000000"/>
                <w:sz w:val="18"/>
                <w:szCs w:val="16"/>
              </w:rPr>
              <w:t>(</w:t>
            </w:r>
            <w:del w:id="4994" w:author="Rakesh Singhi" w:date="2015-03-25T13:23:00Z">
              <w:r w:rsidR="008B5BB7" w:rsidDel="00EE2007">
                <w:rPr>
                  <w:rFonts w:asciiTheme="minorHAnsi" w:hAnsiTheme="minorHAnsi" w:cstheme="minorHAnsi"/>
                  <w:color w:val="000000"/>
                  <w:sz w:val="18"/>
                  <w:szCs w:val="16"/>
                </w:rPr>
                <w:delText>5</w:delText>
              </w:r>
            </w:del>
            <w:ins w:id="4995" w:author="Rakesh Singhi" w:date="2015-03-25T13:23:00Z">
              <w:r w:rsidR="00EE2007">
                <w:rPr>
                  <w:rFonts w:asciiTheme="minorHAnsi" w:hAnsiTheme="minorHAnsi" w:cstheme="minorHAnsi"/>
                  <w:color w:val="000000"/>
                  <w:sz w:val="18"/>
                  <w:szCs w:val="16"/>
                </w:rPr>
                <w:t>40</w:t>
              </w:r>
            </w:ins>
            <w:r w:rsidR="008B5BB7">
              <w:rPr>
                <w:rFonts w:asciiTheme="minorHAnsi" w:hAnsiTheme="minorHAnsi" w:cstheme="minorHAnsi"/>
                <w:color w:val="000000"/>
                <w:sz w:val="18"/>
                <w:szCs w:val="16"/>
              </w:rPr>
              <w:t>00)</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61734488"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1E18F026"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Reseller Telephone Number</w:t>
            </w:r>
          </w:p>
        </w:tc>
      </w:tr>
      <w:tr w:rsidR="00EE2007" w:rsidRPr="00D30FA1" w14:paraId="23599767" w14:textId="77777777" w:rsidTr="00EE2007">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657DF07" w14:textId="77777777" w:rsidR="00EE2007" w:rsidRPr="00DD1485"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PRODUCTPART_NUMBER</w:t>
            </w:r>
          </w:p>
        </w:tc>
        <w:tc>
          <w:tcPr>
            <w:tcW w:w="1890" w:type="dxa"/>
            <w:tcBorders>
              <w:top w:val="single" w:sz="4" w:space="0" w:color="auto"/>
              <w:left w:val="single" w:sz="4" w:space="0" w:color="auto"/>
              <w:bottom w:val="single" w:sz="4" w:space="0" w:color="auto"/>
              <w:right w:val="single" w:sz="4" w:space="0" w:color="auto"/>
            </w:tcBorders>
            <w:vAlign w:val="center"/>
          </w:tcPr>
          <w:p w14:paraId="3413E244" w14:textId="7517C784" w:rsidR="00EE2007" w:rsidRPr="00DD1485" w:rsidRDefault="00EE2007" w:rsidP="001C7876">
            <w:pPr>
              <w:rPr>
                <w:rFonts w:asciiTheme="minorHAnsi" w:hAnsiTheme="minorHAnsi" w:cstheme="minorHAnsi"/>
                <w:color w:val="000000"/>
                <w:sz w:val="18"/>
                <w:szCs w:val="16"/>
              </w:rPr>
            </w:pPr>
            <w:ins w:id="4996" w:author="Rakesh Singhi" w:date="2015-03-25T13:23:00Z">
              <w:r>
                <w:rPr>
                  <w:rFonts w:asciiTheme="minorHAnsi" w:hAnsiTheme="minorHAnsi" w:cstheme="minorHAnsi"/>
                  <w:color w:val="000000"/>
                  <w:sz w:val="18"/>
                  <w:szCs w:val="16"/>
                </w:rPr>
                <w:t>NVARCHAR2(2000)</w:t>
              </w:r>
            </w:ins>
            <w:del w:id="4997" w:author="Rakesh Singhi" w:date="2015-03-25T13:23:00Z">
              <w:r w:rsidDel="005540DB">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79DC128E" w14:textId="77777777" w:rsidR="00EE2007" w:rsidRDefault="00EE200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0AC0D936" w14:textId="7BCFCEED"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Unique Identifier for Product</w:t>
            </w:r>
            <w:ins w:id="4998" w:author="Raghavi K (Semiconductor, Computing &amp; Storage (SCS))" w:date="2017-03-06T18:22:00Z">
              <w:r w:rsidR="00443679">
                <w:rPr>
                  <w:rFonts w:asciiTheme="minorHAnsi" w:hAnsiTheme="minorHAnsi" w:cstheme="minorHAnsi"/>
                  <w:color w:val="000000"/>
                  <w:sz w:val="18"/>
                  <w:szCs w:val="16"/>
                </w:rPr>
                <w:t xml:space="preserve">.  Consider the </w:t>
              </w:r>
            </w:ins>
            <w:ins w:id="4999" w:author="Raghavi K (Semiconductor, Computing &amp; Storage (SCS))" w:date="2017-03-06T18:23:00Z">
              <w:r w:rsidR="00443679">
                <w:rPr>
                  <w:rFonts w:asciiTheme="minorHAnsi" w:hAnsiTheme="minorHAnsi" w:cstheme="minorHAnsi"/>
                  <w:color w:val="000000"/>
                  <w:sz w:val="18"/>
                  <w:szCs w:val="16"/>
                </w:rPr>
                <w:t>corresponding ‘</w:t>
              </w:r>
            </w:ins>
            <w:ins w:id="5000" w:author="Raghavi K (Semiconductor, Computing &amp; Storage (SCS))" w:date="2017-03-06T18:22:00Z">
              <w:r w:rsidR="00443679">
                <w:rPr>
                  <w:rFonts w:asciiTheme="minorHAnsi" w:hAnsiTheme="minorHAnsi" w:cstheme="minorHAnsi"/>
                  <w:color w:val="000000"/>
                  <w:sz w:val="18"/>
                  <w:szCs w:val="16"/>
                </w:rPr>
                <w:t xml:space="preserve">Reseller product part </w:t>
              </w:r>
            </w:ins>
            <w:ins w:id="5001" w:author="Raghavi K (Semiconductor, Computing &amp; Storage (SCS))" w:date="2017-03-06T18:24:00Z">
              <w:r w:rsidR="00443679">
                <w:rPr>
                  <w:rFonts w:asciiTheme="minorHAnsi" w:hAnsiTheme="minorHAnsi" w:cstheme="minorHAnsi"/>
                  <w:color w:val="000000"/>
                  <w:sz w:val="18"/>
                  <w:szCs w:val="16"/>
                </w:rPr>
                <w:t xml:space="preserve">id’ which is the corrected product part Id </w:t>
              </w:r>
            </w:ins>
            <w:ins w:id="5002" w:author="Raghavi K (Semiconductor, Computing &amp; Storage (SCS))" w:date="2017-03-06T18:22:00Z">
              <w:r w:rsidR="00443679">
                <w:rPr>
                  <w:rFonts w:asciiTheme="minorHAnsi" w:hAnsiTheme="minorHAnsi" w:cstheme="minorHAnsi"/>
                  <w:color w:val="000000"/>
                  <w:sz w:val="18"/>
                  <w:szCs w:val="16"/>
                </w:rPr>
                <w:t xml:space="preserve">(from PRODUCT </w:t>
              </w:r>
            </w:ins>
            <w:ins w:id="5003" w:author="Raghavi K (Semiconductor, Computing &amp; Storage (SCS))" w:date="2017-03-06T18:24:00Z">
              <w:r w:rsidR="00443679">
                <w:rPr>
                  <w:rFonts w:asciiTheme="minorHAnsi" w:hAnsiTheme="minorHAnsi" w:cstheme="minorHAnsi"/>
                  <w:color w:val="000000"/>
                  <w:sz w:val="18"/>
                  <w:szCs w:val="16"/>
                </w:rPr>
                <w:t>EXCEPTION)</w:t>
              </w:r>
            </w:ins>
            <w:ins w:id="5004" w:author="Raghavi K (Semiconductor, Computing &amp; Storage (SCS))" w:date="2017-03-06T18:22:00Z">
              <w:r w:rsidR="00443679">
                <w:rPr>
                  <w:rFonts w:asciiTheme="minorHAnsi" w:hAnsiTheme="minorHAnsi" w:cstheme="minorHAnsi"/>
                  <w:color w:val="000000"/>
                  <w:sz w:val="18"/>
                  <w:szCs w:val="16"/>
                </w:rPr>
                <w:t xml:space="preserve"> for the </w:t>
              </w:r>
            </w:ins>
            <w:ins w:id="5005" w:author="Raghavi K (Semiconductor, Computing &amp; Storage (SCS))" w:date="2017-03-06T18:23:00Z">
              <w:r w:rsidR="00443679">
                <w:rPr>
                  <w:rFonts w:asciiTheme="minorHAnsi" w:hAnsiTheme="minorHAnsi" w:cstheme="minorHAnsi"/>
                  <w:color w:val="000000"/>
                  <w:sz w:val="18"/>
                  <w:szCs w:val="16"/>
                </w:rPr>
                <w:t>‘</w:t>
              </w:r>
            </w:ins>
            <w:ins w:id="5006" w:author="Raghavi K (Semiconductor, Computing &amp; Storage (SCS))" w:date="2017-03-06T18:22:00Z">
              <w:r w:rsidR="00443679">
                <w:rPr>
                  <w:rFonts w:asciiTheme="minorHAnsi" w:hAnsiTheme="minorHAnsi" w:cstheme="minorHAnsi"/>
                  <w:color w:val="000000"/>
                  <w:sz w:val="18"/>
                  <w:szCs w:val="16"/>
                </w:rPr>
                <w:t>product part</w:t>
              </w:r>
            </w:ins>
            <w:ins w:id="5007" w:author="Raghavi K (Semiconductor, Computing &amp; Storage (SCS))" w:date="2017-03-06T18:23:00Z">
              <w:r w:rsidR="00443679">
                <w:rPr>
                  <w:rFonts w:asciiTheme="minorHAnsi" w:hAnsiTheme="minorHAnsi" w:cstheme="minorHAnsi"/>
                  <w:color w:val="000000"/>
                  <w:sz w:val="18"/>
                  <w:szCs w:val="16"/>
                </w:rPr>
                <w:t xml:space="preserve"> </w:t>
              </w:r>
            </w:ins>
            <w:ins w:id="5008" w:author="Raghavi K (Semiconductor, Computing &amp; Storage (SCS))" w:date="2017-03-06T18:24:00Z">
              <w:r w:rsidR="00443679">
                <w:rPr>
                  <w:rFonts w:asciiTheme="minorHAnsi" w:hAnsiTheme="minorHAnsi" w:cstheme="minorHAnsi"/>
                  <w:color w:val="000000"/>
                  <w:sz w:val="18"/>
                  <w:szCs w:val="16"/>
                </w:rPr>
                <w:t>Id’ from</w:t>
              </w:r>
            </w:ins>
            <w:ins w:id="5009" w:author="Raghavi K (Semiconductor, Computing &amp; Storage (SCS))" w:date="2017-03-06T18:22:00Z">
              <w:r w:rsidR="00443679">
                <w:rPr>
                  <w:rFonts w:asciiTheme="minorHAnsi" w:hAnsiTheme="minorHAnsi" w:cstheme="minorHAnsi"/>
                  <w:color w:val="000000"/>
                  <w:sz w:val="18"/>
                  <w:szCs w:val="16"/>
                </w:rPr>
                <w:t xml:space="preserve"> </w:t>
              </w:r>
            </w:ins>
            <w:ins w:id="5010" w:author="Raghavi K (Semiconductor, Computing &amp; Storage (SCS))" w:date="2017-03-06T18:24:00Z">
              <w:r w:rsidR="00443679">
                <w:rPr>
                  <w:rFonts w:asciiTheme="minorHAnsi" w:hAnsiTheme="minorHAnsi" w:cstheme="minorHAnsi"/>
                  <w:color w:val="000000"/>
                  <w:sz w:val="18"/>
                  <w:szCs w:val="16"/>
                </w:rPr>
                <w:t xml:space="preserve">MD. </w:t>
              </w:r>
            </w:ins>
            <w:ins w:id="5011" w:author="Raghavi K (Semiconductor, Computing &amp; Storage (SCS))" w:date="2017-03-06T18:23:00Z">
              <w:r w:rsidR="00443679">
                <w:rPr>
                  <w:rFonts w:asciiTheme="minorHAnsi" w:hAnsiTheme="minorHAnsi" w:cstheme="minorHAnsi"/>
                  <w:color w:val="000000"/>
                  <w:sz w:val="18"/>
                  <w:szCs w:val="16"/>
                </w:rPr>
                <w:t xml:space="preserve">If </w:t>
              </w:r>
            </w:ins>
            <w:ins w:id="5012" w:author="Raghavi K (Semiconductor, Computing &amp; Storage (SCS))" w:date="2017-03-06T18:26:00Z">
              <w:r w:rsidR="00443679">
                <w:rPr>
                  <w:rFonts w:asciiTheme="minorHAnsi" w:hAnsiTheme="minorHAnsi" w:cstheme="minorHAnsi"/>
                  <w:color w:val="000000"/>
                  <w:sz w:val="18"/>
                  <w:szCs w:val="16"/>
                </w:rPr>
                <w:t>not,</w:t>
              </w:r>
            </w:ins>
            <w:ins w:id="5013" w:author="Raghavi K (Semiconductor, Computing &amp; Storage (SCS))" w:date="2017-03-06T18:24:00Z">
              <w:r w:rsidR="00443679">
                <w:rPr>
                  <w:rFonts w:asciiTheme="minorHAnsi" w:hAnsiTheme="minorHAnsi" w:cstheme="minorHAnsi"/>
                  <w:color w:val="000000"/>
                  <w:sz w:val="18"/>
                  <w:szCs w:val="16"/>
                </w:rPr>
                <w:t xml:space="preserve"> then </w:t>
              </w:r>
            </w:ins>
            <w:ins w:id="5014" w:author="Raghavi K (Semiconductor, Computing &amp; Storage (SCS))" w:date="2017-03-06T18:23:00Z">
              <w:r w:rsidR="00443679">
                <w:rPr>
                  <w:rFonts w:asciiTheme="minorHAnsi" w:hAnsiTheme="minorHAnsi" w:cstheme="minorHAnsi"/>
                  <w:color w:val="000000"/>
                  <w:sz w:val="18"/>
                  <w:szCs w:val="16"/>
                </w:rPr>
                <w:t>update the product part ID of MD</w:t>
              </w:r>
            </w:ins>
            <w:ins w:id="5015" w:author="Raghavi K (Semiconductor, Computing &amp; Storage (SCS))" w:date="2017-03-06T18:24:00Z">
              <w:r w:rsidR="00443679">
                <w:rPr>
                  <w:rFonts w:asciiTheme="minorHAnsi" w:hAnsiTheme="minorHAnsi" w:cstheme="minorHAnsi"/>
                  <w:color w:val="000000"/>
                  <w:sz w:val="18"/>
                  <w:szCs w:val="16"/>
                </w:rPr>
                <w:t>.</w:t>
              </w:r>
            </w:ins>
            <w:ins w:id="5016" w:author="Raghavi K (Semiconductor, Computing &amp; Storage (SCS))" w:date="2017-03-06T18:25:00Z">
              <w:r w:rsidR="00443679">
                <w:rPr>
                  <w:rFonts w:asciiTheme="minorHAnsi" w:hAnsiTheme="minorHAnsi" w:cstheme="minorHAnsi"/>
                  <w:color w:val="000000"/>
                  <w:sz w:val="18"/>
                  <w:szCs w:val="16"/>
                </w:rPr>
                <w:t xml:space="preserve"> If both ‘Product part Id ‘from MD and ‘reseller product part id’ from Product exception of the product is not </w:t>
              </w:r>
            </w:ins>
            <w:ins w:id="5017" w:author="Raghavi K (Semiconductor, Computing &amp; Storage (SCS))" w:date="2017-03-06T18:26:00Z">
              <w:r w:rsidR="00443679">
                <w:rPr>
                  <w:rFonts w:asciiTheme="minorHAnsi" w:hAnsiTheme="minorHAnsi" w:cstheme="minorHAnsi"/>
                  <w:color w:val="000000"/>
                  <w:sz w:val="18"/>
                  <w:szCs w:val="16"/>
                </w:rPr>
                <w:t>available</w:t>
              </w:r>
            </w:ins>
            <w:ins w:id="5018" w:author="Raghavi K (Semiconductor, Computing &amp; Storage (SCS))" w:date="2017-03-06T18:25:00Z">
              <w:r w:rsidR="00443679">
                <w:rPr>
                  <w:rFonts w:asciiTheme="minorHAnsi" w:hAnsiTheme="minorHAnsi" w:cstheme="minorHAnsi"/>
                  <w:color w:val="000000"/>
                  <w:sz w:val="18"/>
                  <w:szCs w:val="16"/>
                </w:rPr>
                <w:t xml:space="preserve"> </w:t>
              </w:r>
            </w:ins>
            <w:ins w:id="5019" w:author="Raghavi K (Semiconductor, Computing &amp; Storage (SCS))" w:date="2017-03-06T18:26:00Z">
              <w:r w:rsidR="00443679">
                <w:rPr>
                  <w:rFonts w:asciiTheme="minorHAnsi" w:hAnsiTheme="minorHAnsi" w:cstheme="minorHAnsi"/>
                  <w:color w:val="000000"/>
                  <w:sz w:val="18"/>
                  <w:szCs w:val="16"/>
                </w:rPr>
                <w:t>then raise an exception.</w:t>
              </w:r>
            </w:ins>
          </w:p>
        </w:tc>
      </w:tr>
      <w:tr w:rsidR="00EE2007" w:rsidRPr="00D30FA1" w14:paraId="02E07A15" w14:textId="77777777" w:rsidTr="00EE2007">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F121965"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PRODUCTPART_DESCRIPTION</w:t>
            </w:r>
          </w:p>
        </w:tc>
        <w:tc>
          <w:tcPr>
            <w:tcW w:w="1890" w:type="dxa"/>
            <w:tcBorders>
              <w:top w:val="single" w:sz="4" w:space="0" w:color="auto"/>
              <w:left w:val="single" w:sz="4" w:space="0" w:color="auto"/>
              <w:bottom w:val="single" w:sz="4" w:space="0" w:color="auto"/>
              <w:right w:val="single" w:sz="4" w:space="0" w:color="auto"/>
            </w:tcBorders>
            <w:vAlign w:val="center"/>
          </w:tcPr>
          <w:p w14:paraId="3464FC67" w14:textId="296998D4" w:rsidR="00EE2007" w:rsidRPr="00DD1485" w:rsidRDefault="00EE2007" w:rsidP="001C7876">
            <w:pPr>
              <w:rPr>
                <w:rFonts w:asciiTheme="minorHAnsi" w:hAnsiTheme="minorHAnsi" w:cstheme="minorHAnsi"/>
                <w:color w:val="000000"/>
                <w:sz w:val="18"/>
                <w:szCs w:val="16"/>
              </w:rPr>
            </w:pPr>
            <w:ins w:id="5020" w:author="Rakesh Singhi" w:date="2015-03-25T13:23:00Z">
              <w:r>
                <w:rPr>
                  <w:rFonts w:asciiTheme="minorHAnsi" w:hAnsiTheme="minorHAnsi" w:cstheme="minorHAnsi"/>
                  <w:color w:val="000000"/>
                  <w:sz w:val="18"/>
                  <w:szCs w:val="16"/>
                </w:rPr>
                <w:t>NVARCHAR2(2000)</w:t>
              </w:r>
            </w:ins>
            <w:del w:id="5021" w:author="Rakesh Singhi" w:date="2015-03-25T13:23:00Z">
              <w:r w:rsidDel="005540DB">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2133C48D" w14:textId="77777777" w:rsidR="00EE2007" w:rsidRPr="00844BC9" w:rsidRDefault="00EE200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5A08137D"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Product Description</w:t>
            </w:r>
          </w:p>
        </w:tc>
      </w:tr>
      <w:tr w:rsidR="00EE2007" w:rsidRPr="00D30FA1" w14:paraId="0F0FCE4C" w14:textId="77777777" w:rsidTr="00FB42F3">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022" w:author="Rakesh Singhi" w:date="2015-03-25T13:24:00Z">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5023" w:author="Rakesh Singhi" w:date="2015-03-25T13:24:00Z">
            <w:trPr>
              <w:trHeight w:val="70"/>
            </w:trPr>
          </w:trPrChange>
        </w:trPr>
        <w:tc>
          <w:tcPr>
            <w:tcW w:w="2700" w:type="dxa"/>
            <w:tcBorders>
              <w:top w:val="single" w:sz="4" w:space="0" w:color="auto"/>
              <w:left w:val="single" w:sz="4" w:space="0" w:color="auto"/>
              <w:bottom w:val="single" w:sz="4" w:space="0" w:color="auto"/>
              <w:right w:val="single" w:sz="4" w:space="0" w:color="auto"/>
            </w:tcBorders>
            <w:vAlign w:val="center"/>
            <w:tcPrChange w:id="5024" w:author="Rakesh Singhi" w:date="2015-03-25T13:24:00Z">
              <w:tcPr>
                <w:tcW w:w="2700" w:type="dxa"/>
                <w:tcBorders>
                  <w:top w:val="single" w:sz="4" w:space="0" w:color="auto"/>
                  <w:left w:val="single" w:sz="4" w:space="0" w:color="auto"/>
                  <w:bottom w:val="single" w:sz="4" w:space="0" w:color="auto"/>
                  <w:right w:val="single" w:sz="4" w:space="0" w:color="auto"/>
                </w:tcBorders>
                <w:vAlign w:val="center"/>
              </w:tcPr>
            </w:tcPrChange>
          </w:tcPr>
          <w:p w14:paraId="78B818AB"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QUANTITY_SHIPPED</w:t>
            </w:r>
          </w:p>
        </w:tc>
        <w:tc>
          <w:tcPr>
            <w:tcW w:w="1890" w:type="dxa"/>
            <w:tcBorders>
              <w:top w:val="single" w:sz="4" w:space="0" w:color="auto"/>
              <w:left w:val="single" w:sz="4" w:space="0" w:color="auto"/>
              <w:bottom w:val="single" w:sz="4" w:space="0" w:color="auto"/>
              <w:right w:val="single" w:sz="4" w:space="0" w:color="auto"/>
            </w:tcBorders>
            <w:tcPrChange w:id="5025" w:author="Rakesh Singhi" w:date="2015-03-25T13:24:00Z">
              <w:tcPr>
                <w:tcW w:w="1890" w:type="dxa"/>
                <w:tcBorders>
                  <w:top w:val="single" w:sz="4" w:space="0" w:color="auto"/>
                  <w:left w:val="single" w:sz="4" w:space="0" w:color="auto"/>
                  <w:bottom w:val="single" w:sz="4" w:space="0" w:color="auto"/>
                  <w:right w:val="single" w:sz="4" w:space="0" w:color="auto"/>
                </w:tcBorders>
                <w:vAlign w:val="center"/>
              </w:tcPr>
            </w:tcPrChange>
          </w:tcPr>
          <w:p w14:paraId="49975C4C" w14:textId="519AB0BE" w:rsidR="00EE2007" w:rsidRDefault="00EE2007" w:rsidP="001C7876">
            <w:pPr>
              <w:rPr>
                <w:rFonts w:asciiTheme="minorHAnsi" w:hAnsiTheme="minorHAnsi" w:cstheme="minorHAnsi"/>
                <w:color w:val="000000"/>
                <w:sz w:val="18"/>
                <w:szCs w:val="16"/>
              </w:rPr>
            </w:pPr>
            <w:ins w:id="5026" w:author="Rakesh Singhi" w:date="2015-03-25T13:24:00Z">
              <w:r w:rsidRPr="007C15C8">
                <w:rPr>
                  <w:rFonts w:asciiTheme="minorHAnsi" w:hAnsiTheme="minorHAnsi" w:cstheme="minorHAnsi"/>
                  <w:color w:val="000000"/>
                  <w:sz w:val="18"/>
                  <w:szCs w:val="16"/>
                </w:rPr>
                <w:t>VARCHAR2(4000)</w:t>
              </w:r>
            </w:ins>
            <w:del w:id="5027" w:author="Rakesh Singhi" w:date="2015-03-25T13:24:00Z">
              <w:r w:rsidDel="00806341">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tcPrChange w:id="5028" w:author="Rakesh Singhi" w:date="2015-03-25T13:24:00Z">
              <w:tcPr>
                <w:tcW w:w="540" w:type="dxa"/>
                <w:tcBorders>
                  <w:top w:val="single" w:sz="4" w:space="0" w:color="auto"/>
                  <w:left w:val="single" w:sz="4" w:space="0" w:color="auto"/>
                  <w:bottom w:val="single" w:sz="4" w:space="0" w:color="auto"/>
                  <w:right w:val="single" w:sz="4" w:space="0" w:color="auto"/>
                </w:tcBorders>
                <w:shd w:val="clear" w:color="auto" w:fill="auto"/>
              </w:tcPr>
            </w:tcPrChange>
          </w:tcPr>
          <w:p w14:paraId="4EBCAA0C" w14:textId="77777777" w:rsidR="00EE2007" w:rsidRDefault="00EE2007" w:rsidP="001C7876">
            <w:r w:rsidRPr="00CF1BD7">
              <w:rPr>
                <w:rFonts w:ascii="Arial" w:hAnsi="Arial" w:cs="Arial"/>
              </w:rPr>
              <w:fldChar w:fldCharType="begin">
                <w:ffData>
                  <w:name w:val=""/>
                  <w:enabled/>
                  <w:calcOnExit w:val="0"/>
                  <w:checkBox>
                    <w:size w:val="18"/>
                    <w:default w:val="1"/>
                  </w:checkBox>
                </w:ffData>
              </w:fldChar>
            </w:r>
            <w:r w:rsidRPr="00CF1BD7">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CF1BD7">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Change w:id="5029" w:author="Rakesh Singhi" w:date="2015-03-25T13:24:00Z">
              <w:tcPr>
                <w:tcW w:w="3420" w:type="dxa"/>
                <w:tcBorders>
                  <w:top w:val="single" w:sz="4" w:space="0" w:color="auto"/>
                  <w:left w:val="single" w:sz="4" w:space="0" w:color="auto"/>
                  <w:bottom w:val="single" w:sz="4" w:space="0" w:color="auto"/>
                  <w:right w:val="single" w:sz="4" w:space="0" w:color="auto"/>
                </w:tcBorders>
                <w:vAlign w:val="center"/>
              </w:tcPr>
            </w:tcPrChange>
          </w:tcPr>
          <w:p w14:paraId="36D4716A"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r>
      <w:tr w:rsidR="00EE2007" w:rsidRPr="00D30FA1" w14:paraId="72F86243" w14:textId="77777777" w:rsidTr="00FB42F3">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030" w:author="Rakesh Singhi" w:date="2015-03-25T13:24:00Z">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5031" w:author="Rakesh Singhi" w:date="2015-03-25T13:24:00Z">
            <w:trPr>
              <w:trHeight w:val="70"/>
            </w:trPr>
          </w:trPrChange>
        </w:trPr>
        <w:tc>
          <w:tcPr>
            <w:tcW w:w="2700" w:type="dxa"/>
            <w:tcBorders>
              <w:top w:val="single" w:sz="4" w:space="0" w:color="auto"/>
              <w:left w:val="single" w:sz="4" w:space="0" w:color="auto"/>
              <w:bottom w:val="single" w:sz="4" w:space="0" w:color="auto"/>
              <w:right w:val="single" w:sz="4" w:space="0" w:color="auto"/>
            </w:tcBorders>
            <w:vAlign w:val="center"/>
            <w:tcPrChange w:id="5032" w:author="Rakesh Singhi" w:date="2015-03-25T13:24:00Z">
              <w:tcPr>
                <w:tcW w:w="2700" w:type="dxa"/>
                <w:tcBorders>
                  <w:top w:val="single" w:sz="4" w:space="0" w:color="auto"/>
                  <w:left w:val="single" w:sz="4" w:space="0" w:color="auto"/>
                  <w:bottom w:val="single" w:sz="4" w:space="0" w:color="auto"/>
                  <w:right w:val="single" w:sz="4" w:space="0" w:color="auto"/>
                </w:tcBorders>
                <w:vAlign w:val="center"/>
              </w:tcPr>
            </w:tcPrChange>
          </w:tcPr>
          <w:p w14:paraId="6C69E477"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UNIT_PRICE</w:t>
            </w:r>
          </w:p>
        </w:tc>
        <w:tc>
          <w:tcPr>
            <w:tcW w:w="1890" w:type="dxa"/>
            <w:tcBorders>
              <w:top w:val="single" w:sz="4" w:space="0" w:color="auto"/>
              <w:left w:val="single" w:sz="4" w:space="0" w:color="auto"/>
              <w:bottom w:val="single" w:sz="4" w:space="0" w:color="auto"/>
              <w:right w:val="single" w:sz="4" w:space="0" w:color="auto"/>
            </w:tcBorders>
            <w:tcPrChange w:id="5033" w:author="Rakesh Singhi" w:date="2015-03-25T13:24:00Z">
              <w:tcPr>
                <w:tcW w:w="1890" w:type="dxa"/>
                <w:tcBorders>
                  <w:top w:val="single" w:sz="4" w:space="0" w:color="auto"/>
                  <w:left w:val="single" w:sz="4" w:space="0" w:color="auto"/>
                  <w:bottom w:val="single" w:sz="4" w:space="0" w:color="auto"/>
                  <w:right w:val="single" w:sz="4" w:space="0" w:color="auto"/>
                </w:tcBorders>
                <w:vAlign w:val="center"/>
              </w:tcPr>
            </w:tcPrChange>
          </w:tcPr>
          <w:p w14:paraId="356EA58A" w14:textId="3CBF46CB" w:rsidR="00EE2007" w:rsidRDefault="00EE2007" w:rsidP="001C7876">
            <w:pPr>
              <w:rPr>
                <w:rFonts w:asciiTheme="minorHAnsi" w:hAnsiTheme="minorHAnsi" w:cstheme="minorHAnsi"/>
                <w:color w:val="000000"/>
                <w:sz w:val="18"/>
                <w:szCs w:val="16"/>
              </w:rPr>
            </w:pPr>
            <w:ins w:id="5034" w:author="Rakesh Singhi" w:date="2015-03-25T13:24:00Z">
              <w:r w:rsidRPr="007C15C8">
                <w:rPr>
                  <w:rFonts w:asciiTheme="minorHAnsi" w:hAnsiTheme="minorHAnsi" w:cstheme="minorHAnsi"/>
                  <w:color w:val="000000"/>
                  <w:sz w:val="18"/>
                  <w:szCs w:val="16"/>
                </w:rPr>
                <w:t>VARCHAR2(4000)</w:t>
              </w:r>
            </w:ins>
            <w:del w:id="5035" w:author="Rakesh Singhi" w:date="2015-03-25T13:24:00Z">
              <w:r w:rsidDel="00806341">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tcPrChange w:id="5036" w:author="Rakesh Singhi" w:date="2015-03-25T13:24:00Z">
              <w:tcPr>
                <w:tcW w:w="540" w:type="dxa"/>
                <w:tcBorders>
                  <w:top w:val="single" w:sz="4" w:space="0" w:color="auto"/>
                  <w:left w:val="single" w:sz="4" w:space="0" w:color="auto"/>
                  <w:bottom w:val="single" w:sz="4" w:space="0" w:color="auto"/>
                  <w:right w:val="single" w:sz="4" w:space="0" w:color="auto"/>
                </w:tcBorders>
                <w:shd w:val="clear" w:color="auto" w:fill="auto"/>
              </w:tcPr>
            </w:tcPrChange>
          </w:tcPr>
          <w:p w14:paraId="70D15FCB" w14:textId="77777777" w:rsidR="00EE2007" w:rsidRDefault="00EE2007" w:rsidP="001C7876">
            <w:r w:rsidRPr="00CF1BD7">
              <w:rPr>
                <w:rFonts w:ascii="Arial" w:hAnsi="Arial" w:cs="Arial"/>
              </w:rPr>
              <w:fldChar w:fldCharType="begin">
                <w:ffData>
                  <w:name w:val=""/>
                  <w:enabled/>
                  <w:calcOnExit w:val="0"/>
                  <w:checkBox>
                    <w:size w:val="18"/>
                    <w:default w:val="1"/>
                  </w:checkBox>
                </w:ffData>
              </w:fldChar>
            </w:r>
            <w:r w:rsidRPr="00CF1BD7">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CF1BD7">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Change w:id="5037" w:author="Rakesh Singhi" w:date="2015-03-25T13:24:00Z">
              <w:tcPr>
                <w:tcW w:w="3420" w:type="dxa"/>
                <w:tcBorders>
                  <w:top w:val="single" w:sz="4" w:space="0" w:color="auto"/>
                  <w:left w:val="single" w:sz="4" w:space="0" w:color="auto"/>
                  <w:bottom w:val="single" w:sz="4" w:space="0" w:color="auto"/>
                  <w:right w:val="single" w:sz="4" w:space="0" w:color="auto"/>
                </w:tcBorders>
                <w:vAlign w:val="center"/>
              </w:tcPr>
            </w:tcPrChange>
          </w:tcPr>
          <w:p w14:paraId="2B54E595"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Price per Unit</w:t>
            </w:r>
          </w:p>
        </w:tc>
      </w:tr>
      <w:tr w:rsidR="00EE2007" w:rsidRPr="00D30FA1" w14:paraId="2FC620E3" w14:textId="77777777" w:rsidTr="00FB42F3">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038" w:author="Rakesh Singhi" w:date="2015-03-25T13:24:00Z">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5039" w:author="Rakesh Singhi" w:date="2015-03-25T13:24:00Z">
            <w:trPr>
              <w:trHeight w:val="70"/>
            </w:trPr>
          </w:trPrChange>
        </w:trPr>
        <w:tc>
          <w:tcPr>
            <w:tcW w:w="2700" w:type="dxa"/>
            <w:tcBorders>
              <w:top w:val="single" w:sz="4" w:space="0" w:color="auto"/>
              <w:left w:val="single" w:sz="4" w:space="0" w:color="auto"/>
              <w:bottom w:val="single" w:sz="4" w:space="0" w:color="auto"/>
              <w:right w:val="single" w:sz="4" w:space="0" w:color="auto"/>
            </w:tcBorders>
            <w:vAlign w:val="center"/>
            <w:tcPrChange w:id="5040" w:author="Rakesh Singhi" w:date="2015-03-25T13:24:00Z">
              <w:tcPr>
                <w:tcW w:w="2700" w:type="dxa"/>
                <w:tcBorders>
                  <w:top w:val="single" w:sz="4" w:space="0" w:color="auto"/>
                  <w:left w:val="single" w:sz="4" w:space="0" w:color="auto"/>
                  <w:bottom w:val="single" w:sz="4" w:space="0" w:color="auto"/>
                  <w:right w:val="single" w:sz="4" w:space="0" w:color="auto"/>
                </w:tcBorders>
                <w:vAlign w:val="center"/>
              </w:tcPr>
            </w:tcPrChange>
          </w:tcPr>
          <w:p w14:paraId="3DDE9C13"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CURRENCY_CODE</w:t>
            </w:r>
          </w:p>
        </w:tc>
        <w:tc>
          <w:tcPr>
            <w:tcW w:w="1890" w:type="dxa"/>
            <w:tcBorders>
              <w:top w:val="single" w:sz="4" w:space="0" w:color="auto"/>
              <w:left w:val="single" w:sz="4" w:space="0" w:color="auto"/>
              <w:bottom w:val="single" w:sz="4" w:space="0" w:color="auto"/>
              <w:right w:val="single" w:sz="4" w:space="0" w:color="auto"/>
            </w:tcBorders>
            <w:tcPrChange w:id="5041" w:author="Rakesh Singhi" w:date="2015-03-25T13:24:00Z">
              <w:tcPr>
                <w:tcW w:w="1890" w:type="dxa"/>
                <w:tcBorders>
                  <w:top w:val="single" w:sz="4" w:space="0" w:color="auto"/>
                  <w:left w:val="single" w:sz="4" w:space="0" w:color="auto"/>
                  <w:bottom w:val="single" w:sz="4" w:space="0" w:color="auto"/>
                  <w:right w:val="single" w:sz="4" w:space="0" w:color="auto"/>
                </w:tcBorders>
                <w:vAlign w:val="center"/>
              </w:tcPr>
            </w:tcPrChange>
          </w:tcPr>
          <w:p w14:paraId="201668EF" w14:textId="03A9F58E" w:rsidR="00EE2007" w:rsidRDefault="00EE2007" w:rsidP="001C7876">
            <w:pPr>
              <w:rPr>
                <w:rFonts w:asciiTheme="minorHAnsi" w:hAnsiTheme="minorHAnsi" w:cstheme="minorHAnsi"/>
                <w:color w:val="000000"/>
                <w:sz w:val="18"/>
                <w:szCs w:val="16"/>
              </w:rPr>
            </w:pPr>
            <w:ins w:id="5042" w:author="Rakesh Singhi" w:date="2015-03-25T13:24:00Z">
              <w:r w:rsidRPr="007C15C8">
                <w:rPr>
                  <w:rFonts w:asciiTheme="minorHAnsi" w:hAnsiTheme="minorHAnsi" w:cstheme="minorHAnsi"/>
                  <w:color w:val="000000"/>
                  <w:sz w:val="18"/>
                  <w:szCs w:val="16"/>
                </w:rPr>
                <w:t>VARCHAR2(4000)</w:t>
              </w:r>
            </w:ins>
            <w:del w:id="5043" w:author="Rakesh Singhi" w:date="2015-03-25T13:24:00Z">
              <w:r w:rsidDel="00806341">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tcPrChange w:id="5044" w:author="Rakesh Singhi" w:date="2015-03-25T13:24:00Z">
              <w:tcPr>
                <w:tcW w:w="540" w:type="dxa"/>
                <w:tcBorders>
                  <w:top w:val="single" w:sz="4" w:space="0" w:color="auto"/>
                  <w:left w:val="single" w:sz="4" w:space="0" w:color="auto"/>
                  <w:bottom w:val="single" w:sz="4" w:space="0" w:color="auto"/>
                  <w:right w:val="single" w:sz="4" w:space="0" w:color="auto"/>
                </w:tcBorders>
                <w:shd w:val="clear" w:color="auto" w:fill="auto"/>
              </w:tcPr>
            </w:tcPrChange>
          </w:tcPr>
          <w:p w14:paraId="16C45F1C" w14:textId="77777777" w:rsidR="00EE2007" w:rsidRDefault="00EE2007" w:rsidP="001C7876">
            <w:r w:rsidRPr="00CF1BD7">
              <w:rPr>
                <w:rFonts w:ascii="Arial" w:hAnsi="Arial" w:cs="Arial"/>
              </w:rPr>
              <w:fldChar w:fldCharType="begin">
                <w:ffData>
                  <w:name w:val=""/>
                  <w:enabled/>
                  <w:calcOnExit w:val="0"/>
                  <w:checkBox>
                    <w:size w:val="18"/>
                    <w:default w:val="1"/>
                  </w:checkBox>
                </w:ffData>
              </w:fldChar>
            </w:r>
            <w:r w:rsidRPr="00CF1BD7">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CF1BD7">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Change w:id="5045" w:author="Rakesh Singhi" w:date="2015-03-25T13:24:00Z">
              <w:tcPr>
                <w:tcW w:w="3420" w:type="dxa"/>
                <w:tcBorders>
                  <w:top w:val="single" w:sz="4" w:space="0" w:color="auto"/>
                  <w:left w:val="single" w:sz="4" w:space="0" w:color="auto"/>
                  <w:bottom w:val="single" w:sz="4" w:space="0" w:color="auto"/>
                  <w:right w:val="single" w:sz="4" w:space="0" w:color="auto"/>
                </w:tcBorders>
                <w:vAlign w:val="center"/>
              </w:tcPr>
            </w:tcPrChange>
          </w:tcPr>
          <w:p w14:paraId="06817730"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Currency Code</w:t>
            </w:r>
          </w:p>
        </w:tc>
      </w:tr>
      <w:tr w:rsidR="00EE2007" w:rsidRPr="00D30FA1" w14:paraId="5F74BE6B" w14:textId="77777777" w:rsidTr="00FB42F3">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046" w:author="Rakesh Singhi" w:date="2015-03-25T13:24:00Z">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5047" w:author="Rakesh Singhi" w:date="2015-03-25T13:24:00Z">
            <w:trPr>
              <w:trHeight w:val="70"/>
            </w:trPr>
          </w:trPrChange>
        </w:trPr>
        <w:tc>
          <w:tcPr>
            <w:tcW w:w="2700" w:type="dxa"/>
            <w:tcBorders>
              <w:top w:val="single" w:sz="4" w:space="0" w:color="auto"/>
              <w:left w:val="single" w:sz="4" w:space="0" w:color="auto"/>
              <w:bottom w:val="single" w:sz="4" w:space="0" w:color="auto"/>
              <w:right w:val="single" w:sz="4" w:space="0" w:color="auto"/>
            </w:tcBorders>
            <w:vAlign w:val="center"/>
            <w:tcPrChange w:id="5048" w:author="Rakesh Singhi" w:date="2015-03-25T13:24:00Z">
              <w:tcPr>
                <w:tcW w:w="2700" w:type="dxa"/>
                <w:tcBorders>
                  <w:top w:val="single" w:sz="4" w:space="0" w:color="auto"/>
                  <w:left w:val="single" w:sz="4" w:space="0" w:color="auto"/>
                  <w:bottom w:val="single" w:sz="4" w:space="0" w:color="auto"/>
                  <w:right w:val="single" w:sz="4" w:space="0" w:color="auto"/>
                </w:tcBorders>
                <w:vAlign w:val="center"/>
              </w:tcPr>
            </w:tcPrChange>
          </w:tcPr>
          <w:p w14:paraId="5EE883FF"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MARKETTING_CONFIGURATION</w:t>
            </w:r>
          </w:p>
        </w:tc>
        <w:tc>
          <w:tcPr>
            <w:tcW w:w="1890" w:type="dxa"/>
            <w:tcBorders>
              <w:top w:val="single" w:sz="4" w:space="0" w:color="auto"/>
              <w:left w:val="single" w:sz="4" w:space="0" w:color="auto"/>
              <w:bottom w:val="single" w:sz="4" w:space="0" w:color="auto"/>
              <w:right w:val="single" w:sz="4" w:space="0" w:color="auto"/>
            </w:tcBorders>
            <w:tcPrChange w:id="5049" w:author="Rakesh Singhi" w:date="2015-03-25T13:24:00Z">
              <w:tcPr>
                <w:tcW w:w="1890" w:type="dxa"/>
                <w:tcBorders>
                  <w:top w:val="single" w:sz="4" w:space="0" w:color="auto"/>
                  <w:left w:val="single" w:sz="4" w:space="0" w:color="auto"/>
                  <w:bottom w:val="single" w:sz="4" w:space="0" w:color="auto"/>
                  <w:right w:val="single" w:sz="4" w:space="0" w:color="auto"/>
                </w:tcBorders>
                <w:vAlign w:val="center"/>
              </w:tcPr>
            </w:tcPrChange>
          </w:tcPr>
          <w:p w14:paraId="191CBE2F" w14:textId="1D7541ED" w:rsidR="00EE2007" w:rsidRPr="00DD1485" w:rsidRDefault="00EE2007" w:rsidP="001C7876">
            <w:pPr>
              <w:rPr>
                <w:rFonts w:asciiTheme="minorHAnsi" w:hAnsiTheme="minorHAnsi" w:cstheme="minorHAnsi"/>
                <w:color w:val="000000"/>
                <w:sz w:val="18"/>
                <w:szCs w:val="16"/>
              </w:rPr>
            </w:pPr>
            <w:ins w:id="5050" w:author="Rakesh Singhi" w:date="2015-03-25T13:24:00Z">
              <w:r w:rsidRPr="007C15C8">
                <w:rPr>
                  <w:rFonts w:asciiTheme="minorHAnsi" w:hAnsiTheme="minorHAnsi" w:cstheme="minorHAnsi"/>
                  <w:color w:val="000000"/>
                  <w:sz w:val="18"/>
                  <w:szCs w:val="16"/>
                </w:rPr>
                <w:t>VARCHAR2(4000)</w:t>
              </w:r>
            </w:ins>
            <w:del w:id="5051" w:author="Rakesh Singhi" w:date="2015-03-25T13:24:00Z">
              <w:r w:rsidDel="00806341">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Change w:id="5052" w:author="Rakesh Singhi" w:date="2015-03-25T13:24:00Z">
              <w:tcPr>
                <w:tcW w:w="54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EB8BDCE" w14:textId="77777777" w:rsidR="00EE2007" w:rsidRPr="00D30FA1" w:rsidRDefault="00EE200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Change w:id="5053" w:author="Rakesh Singhi" w:date="2015-03-25T13:24:00Z">
              <w:tcPr>
                <w:tcW w:w="3420" w:type="dxa"/>
                <w:tcBorders>
                  <w:top w:val="single" w:sz="4" w:space="0" w:color="auto"/>
                  <w:left w:val="single" w:sz="4" w:space="0" w:color="auto"/>
                  <w:bottom w:val="single" w:sz="4" w:space="0" w:color="auto"/>
                  <w:right w:val="single" w:sz="4" w:space="0" w:color="auto"/>
                </w:tcBorders>
                <w:vAlign w:val="center"/>
              </w:tcPr>
            </w:tcPrChange>
          </w:tcPr>
          <w:p w14:paraId="10567289"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Marketing Configuration</w:t>
            </w:r>
          </w:p>
        </w:tc>
      </w:tr>
      <w:tr w:rsidR="00EE2007" w:rsidRPr="00D30FA1" w14:paraId="3BBD04E5" w14:textId="77777777" w:rsidTr="00FB42F3">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054" w:author="Rakesh Singhi" w:date="2015-03-25T13:24:00Z">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5055" w:author="Rakesh Singhi" w:date="2015-03-25T13:24:00Z">
            <w:trPr>
              <w:trHeight w:val="70"/>
            </w:trPr>
          </w:trPrChange>
        </w:trPr>
        <w:tc>
          <w:tcPr>
            <w:tcW w:w="2700" w:type="dxa"/>
            <w:tcBorders>
              <w:top w:val="single" w:sz="4" w:space="0" w:color="auto"/>
              <w:left w:val="single" w:sz="4" w:space="0" w:color="auto"/>
              <w:bottom w:val="single" w:sz="4" w:space="0" w:color="auto"/>
              <w:right w:val="single" w:sz="4" w:space="0" w:color="auto"/>
            </w:tcBorders>
            <w:vAlign w:val="center"/>
            <w:tcPrChange w:id="5056" w:author="Rakesh Singhi" w:date="2015-03-25T13:24:00Z">
              <w:tcPr>
                <w:tcW w:w="2700" w:type="dxa"/>
                <w:tcBorders>
                  <w:top w:val="single" w:sz="4" w:space="0" w:color="auto"/>
                  <w:left w:val="single" w:sz="4" w:space="0" w:color="auto"/>
                  <w:bottom w:val="single" w:sz="4" w:space="0" w:color="auto"/>
                  <w:right w:val="single" w:sz="4" w:space="0" w:color="auto"/>
                </w:tcBorders>
                <w:vAlign w:val="center"/>
              </w:tcPr>
            </w:tcPrChange>
          </w:tcPr>
          <w:p w14:paraId="1CBA081C"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SERIAL_NUMBER</w:t>
            </w:r>
          </w:p>
        </w:tc>
        <w:tc>
          <w:tcPr>
            <w:tcW w:w="1890" w:type="dxa"/>
            <w:tcBorders>
              <w:top w:val="single" w:sz="4" w:space="0" w:color="auto"/>
              <w:left w:val="single" w:sz="4" w:space="0" w:color="auto"/>
              <w:bottom w:val="single" w:sz="4" w:space="0" w:color="auto"/>
              <w:right w:val="single" w:sz="4" w:space="0" w:color="auto"/>
            </w:tcBorders>
            <w:tcPrChange w:id="5057" w:author="Rakesh Singhi" w:date="2015-03-25T13:24:00Z">
              <w:tcPr>
                <w:tcW w:w="1890" w:type="dxa"/>
                <w:tcBorders>
                  <w:top w:val="single" w:sz="4" w:space="0" w:color="auto"/>
                  <w:left w:val="single" w:sz="4" w:space="0" w:color="auto"/>
                  <w:bottom w:val="single" w:sz="4" w:space="0" w:color="auto"/>
                  <w:right w:val="single" w:sz="4" w:space="0" w:color="auto"/>
                </w:tcBorders>
                <w:vAlign w:val="center"/>
              </w:tcPr>
            </w:tcPrChange>
          </w:tcPr>
          <w:p w14:paraId="27D5C99A" w14:textId="7B7ACCAD" w:rsidR="00EE2007" w:rsidRPr="00DD1485" w:rsidRDefault="00EE2007" w:rsidP="001C7876">
            <w:pPr>
              <w:rPr>
                <w:rFonts w:asciiTheme="minorHAnsi" w:hAnsiTheme="minorHAnsi" w:cstheme="minorHAnsi"/>
                <w:color w:val="000000"/>
                <w:sz w:val="18"/>
                <w:szCs w:val="16"/>
              </w:rPr>
            </w:pPr>
            <w:ins w:id="5058" w:author="Rakesh Singhi" w:date="2015-03-25T13:24:00Z">
              <w:r w:rsidRPr="007C15C8">
                <w:rPr>
                  <w:rFonts w:asciiTheme="minorHAnsi" w:hAnsiTheme="minorHAnsi" w:cstheme="minorHAnsi"/>
                  <w:color w:val="000000"/>
                  <w:sz w:val="18"/>
                  <w:szCs w:val="16"/>
                </w:rPr>
                <w:t>VARCHAR2(4000)</w:t>
              </w:r>
            </w:ins>
            <w:del w:id="5059" w:author="Rakesh Singhi" w:date="2015-03-25T13:24:00Z">
              <w:r w:rsidDel="00806341">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Change w:id="5060" w:author="Rakesh Singhi" w:date="2015-03-25T13:24:00Z">
              <w:tcPr>
                <w:tcW w:w="54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FA3F1F6" w14:textId="77777777" w:rsidR="00EE2007" w:rsidRDefault="00EE200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Change w:id="5061" w:author="Rakesh Singhi" w:date="2015-03-25T13:24:00Z">
              <w:tcPr>
                <w:tcW w:w="3420" w:type="dxa"/>
                <w:tcBorders>
                  <w:top w:val="single" w:sz="4" w:space="0" w:color="auto"/>
                  <w:left w:val="single" w:sz="4" w:space="0" w:color="auto"/>
                  <w:bottom w:val="single" w:sz="4" w:space="0" w:color="auto"/>
                  <w:right w:val="single" w:sz="4" w:space="0" w:color="auto"/>
                </w:tcBorders>
                <w:vAlign w:val="center"/>
              </w:tcPr>
            </w:tcPrChange>
          </w:tcPr>
          <w:p w14:paraId="5F863C1D"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Serial Number</w:t>
            </w:r>
          </w:p>
        </w:tc>
      </w:tr>
      <w:tr w:rsidR="00EE2007" w:rsidRPr="00D30FA1" w14:paraId="5622B0E4" w14:textId="77777777" w:rsidTr="00FB42F3">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062" w:author="Rakesh Singhi" w:date="2015-03-25T13:24:00Z">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5063" w:author="Rakesh Singhi" w:date="2015-03-25T13:24:00Z">
            <w:trPr>
              <w:trHeight w:val="70"/>
            </w:trPr>
          </w:trPrChange>
        </w:trPr>
        <w:tc>
          <w:tcPr>
            <w:tcW w:w="2700" w:type="dxa"/>
            <w:tcBorders>
              <w:top w:val="single" w:sz="4" w:space="0" w:color="auto"/>
              <w:left w:val="single" w:sz="4" w:space="0" w:color="auto"/>
              <w:bottom w:val="single" w:sz="4" w:space="0" w:color="auto"/>
              <w:right w:val="single" w:sz="4" w:space="0" w:color="auto"/>
            </w:tcBorders>
            <w:vAlign w:val="center"/>
            <w:tcPrChange w:id="5064" w:author="Rakesh Singhi" w:date="2015-03-25T13:24:00Z">
              <w:tcPr>
                <w:tcW w:w="2700" w:type="dxa"/>
                <w:tcBorders>
                  <w:top w:val="single" w:sz="4" w:space="0" w:color="auto"/>
                  <w:left w:val="single" w:sz="4" w:space="0" w:color="auto"/>
                  <w:bottom w:val="single" w:sz="4" w:space="0" w:color="auto"/>
                  <w:right w:val="single" w:sz="4" w:space="0" w:color="auto"/>
                </w:tcBorders>
                <w:vAlign w:val="center"/>
              </w:tcPr>
            </w:tcPrChange>
          </w:tcPr>
          <w:p w14:paraId="5D718F4B"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TRANSACTION_TYPE</w:t>
            </w:r>
          </w:p>
        </w:tc>
        <w:tc>
          <w:tcPr>
            <w:tcW w:w="1890" w:type="dxa"/>
            <w:tcBorders>
              <w:top w:val="single" w:sz="4" w:space="0" w:color="auto"/>
              <w:left w:val="single" w:sz="4" w:space="0" w:color="auto"/>
              <w:bottom w:val="single" w:sz="4" w:space="0" w:color="auto"/>
              <w:right w:val="single" w:sz="4" w:space="0" w:color="auto"/>
            </w:tcBorders>
            <w:tcPrChange w:id="5065" w:author="Rakesh Singhi" w:date="2015-03-25T13:24:00Z">
              <w:tcPr>
                <w:tcW w:w="1890" w:type="dxa"/>
                <w:tcBorders>
                  <w:top w:val="single" w:sz="4" w:space="0" w:color="auto"/>
                  <w:left w:val="single" w:sz="4" w:space="0" w:color="auto"/>
                  <w:bottom w:val="single" w:sz="4" w:space="0" w:color="auto"/>
                  <w:right w:val="single" w:sz="4" w:space="0" w:color="auto"/>
                </w:tcBorders>
                <w:vAlign w:val="center"/>
              </w:tcPr>
            </w:tcPrChange>
          </w:tcPr>
          <w:p w14:paraId="689322BC" w14:textId="24D5E2E6" w:rsidR="00EE2007" w:rsidRPr="00DD1485" w:rsidRDefault="00EE2007" w:rsidP="001C7876">
            <w:pPr>
              <w:rPr>
                <w:rFonts w:asciiTheme="minorHAnsi" w:hAnsiTheme="minorHAnsi" w:cstheme="minorHAnsi"/>
                <w:color w:val="000000"/>
                <w:sz w:val="18"/>
                <w:szCs w:val="16"/>
              </w:rPr>
            </w:pPr>
            <w:ins w:id="5066" w:author="Rakesh Singhi" w:date="2015-03-25T13:24:00Z">
              <w:r w:rsidRPr="007C15C8">
                <w:rPr>
                  <w:rFonts w:asciiTheme="minorHAnsi" w:hAnsiTheme="minorHAnsi" w:cstheme="minorHAnsi"/>
                  <w:color w:val="000000"/>
                  <w:sz w:val="18"/>
                  <w:szCs w:val="16"/>
                </w:rPr>
                <w:t>VARCHAR2(4000)</w:t>
              </w:r>
            </w:ins>
            <w:del w:id="5067" w:author="Rakesh Singhi" w:date="2015-03-25T13:24:00Z">
              <w:r w:rsidDel="00806341">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Change w:id="5068" w:author="Rakesh Singhi" w:date="2015-03-25T13:24:00Z">
              <w:tcPr>
                <w:tcW w:w="54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FA8751D" w14:textId="77777777" w:rsidR="00EE2007" w:rsidRDefault="00EE200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Change w:id="5069" w:author="Rakesh Singhi" w:date="2015-03-25T13:24:00Z">
              <w:tcPr>
                <w:tcW w:w="3420" w:type="dxa"/>
                <w:tcBorders>
                  <w:top w:val="single" w:sz="4" w:space="0" w:color="auto"/>
                  <w:left w:val="single" w:sz="4" w:space="0" w:color="auto"/>
                  <w:bottom w:val="single" w:sz="4" w:space="0" w:color="auto"/>
                  <w:right w:val="single" w:sz="4" w:space="0" w:color="auto"/>
                </w:tcBorders>
                <w:vAlign w:val="center"/>
              </w:tcPr>
            </w:tcPrChange>
          </w:tcPr>
          <w:p w14:paraId="2CA1CC2D"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Transaction Type Number</w:t>
            </w:r>
          </w:p>
        </w:tc>
      </w:tr>
      <w:tr w:rsidR="00EE2007" w:rsidRPr="00D30FA1" w14:paraId="4EDC9C90" w14:textId="77777777" w:rsidTr="00FB42F3">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070" w:author="Rakesh Singhi" w:date="2015-03-25T13:24:00Z">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5071" w:author="Rakesh Singhi" w:date="2015-03-25T13:24:00Z">
            <w:trPr>
              <w:trHeight w:val="70"/>
            </w:trPr>
          </w:trPrChange>
        </w:trPr>
        <w:tc>
          <w:tcPr>
            <w:tcW w:w="2700" w:type="dxa"/>
            <w:tcBorders>
              <w:top w:val="single" w:sz="4" w:space="0" w:color="auto"/>
              <w:left w:val="single" w:sz="4" w:space="0" w:color="auto"/>
              <w:bottom w:val="single" w:sz="4" w:space="0" w:color="auto"/>
              <w:right w:val="single" w:sz="4" w:space="0" w:color="auto"/>
            </w:tcBorders>
            <w:vAlign w:val="center"/>
            <w:tcPrChange w:id="5072" w:author="Rakesh Singhi" w:date="2015-03-25T13:24:00Z">
              <w:tcPr>
                <w:tcW w:w="2700" w:type="dxa"/>
                <w:tcBorders>
                  <w:top w:val="single" w:sz="4" w:space="0" w:color="auto"/>
                  <w:left w:val="single" w:sz="4" w:space="0" w:color="auto"/>
                  <w:bottom w:val="single" w:sz="4" w:space="0" w:color="auto"/>
                  <w:right w:val="single" w:sz="4" w:space="0" w:color="auto"/>
                </w:tcBorders>
                <w:vAlign w:val="center"/>
              </w:tcPr>
            </w:tcPrChange>
          </w:tcPr>
          <w:p w14:paraId="0BE8ECCE"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ORIGINAL_TRANSACTION_ID</w:t>
            </w:r>
          </w:p>
        </w:tc>
        <w:tc>
          <w:tcPr>
            <w:tcW w:w="1890" w:type="dxa"/>
            <w:tcBorders>
              <w:top w:val="single" w:sz="4" w:space="0" w:color="auto"/>
              <w:left w:val="single" w:sz="4" w:space="0" w:color="auto"/>
              <w:bottom w:val="single" w:sz="4" w:space="0" w:color="auto"/>
              <w:right w:val="single" w:sz="4" w:space="0" w:color="auto"/>
            </w:tcBorders>
            <w:tcPrChange w:id="5073" w:author="Rakesh Singhi" w:date="2015-03-25T13:24:00Z">
              <w:tcPr>
                <w:tcW w:w="1890" w:type="dxa"/>
                <w:tcBorders>
                  <w:top w:val="single" w:sz="4" w:space="0" w:color="auto"/>
                  <w:left w:val="single" w:sz="4" w:space="0" w:color="auto"/>
                  <w:bottom w:val="single" w:sz="4" w:space="0" w:color="auto"/>
                  <w:right w:val="single" w:sz="4" w:space="0" w:color="auto"/>
                </w:tcBorders>
                <w:vAlign w:val="center"/>
              </w:tcPr>
            </w:tcPrChange>
          </w:tcPr>
          <w:p w14:paraId="01D14360" w14:textId="06D0D445" w:rsidR="00EE2007" w:rsidRPr="00DD1485" w:rsidRDefault="00EE2007" w:rsidP="001C7876">
            <w:pPr>
              <w:rPr>
                <w:rFonts w:asciiTheme="minorHAnsi" w:hAnsiTheme="minorHAnsi" w:cstheme="minorHAnsi"/>
                <w:color w:val="000000"/>
                <w:sz w:val="18"/>
                <w:szCs w:val="16"/>
              </w:rPr>
            </w:pPr>
            <w:ins w:id="5074" w:author="Rakesh Singhi" w:date="2015-03-25T13:24:00Z">
              <w:r w:rsidRPr="007C15C8">
                <w:rPr>
                  <w:rFonts w:asciiTheme="minorHAnsi" w:hAnsiTheme="minorHAnsi" w:cstheme="minorHAnsi"/>
                  <w:color w:val="000000"/>
                  <w:sz w:val="18"/>
                  <w:szCs w:val="16"/>
                </w:rPr>
                <w:t>VARCHAR2(4000)</w:t>
              </w:r>
            </w:ins>
            <w:del w:id="5075" w:author="Rakesh Singhi" w:date="2015-03-25T13:24:00Z">
              <w:r w:rsidDel="00806341">
                <w:rPr>
                  <w:rFonts w:asciiTheme="minorHAnsi" w:hAnsiTheme="minorHAnsi" w:cstheme="minorHAnsi"/>
                  <w:color w:val="000000"/>
                  <w:sz w:val="18"/>
                  <w:szCs w:val="16"/>
                </w:rPr>
                <w:delText>NVARCHAR2(500)</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Change w:id="5076" w:author="Rakesh Singhi" w:date="2015-03-25T13:24:00Z">
              <w:tcPr>
                <w:tcW w:w="54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412779D" w14:textId="77777777" w:rsidR="00EE2007" w:rsidRDefault="00EE200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Change w:id="5077" w:author="Rakesh Singhi" w:date="2015-03-25T13:24:00Z">
              <w:tcPr>
                <w:tcW w:w="3420" w:type="dxa"/>
                <w:tcBorders>
                  <w:top w:val="single" w:sz="4" w:space="0" w:color="auto"/>
                  <w:left w:val="single" w:sz="4" w:space="0" w:color="auto"/>
                  <w:bottom w:val="single" w:sz="4" w:space="0" w:color="auto"/>
                  <w:right w:val="single" w:sz="4" w:space="0" w:color="auto"/>
                </w:tcBorders>
                <w:vAlign w:val="center"/>
              </w:tcPr>
            </w:tcPrChange>
          </w:tcPr>
          <w:p w14:paraId="6383B5A6"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Original Transaction Id , applies for RMA (return) transactions</w:t>
            </w:r>
          </w:p>
        </w:tc>
      </w:tr>
      <w:tr w:rsidR="00EE2007" w:rsidRPr="00D30FA1" w14:paraId="05EF7EC0" w14:textId="77777777" w:rsidTr="00FB42F3">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078" w:author="Rakesh Singhi" w:date="2015-03-25T13:24:00Z">
            <w:tblPrEx>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5079" w:author="Rakesh Singhi" w:date="2015-03-25T13:24:00Z">
            <w:trPr>
              <w:trHeight w:val="70"/>
            </w:trPr>
          </w:trPrChange>
        </w:trPr>
        <w:tc>
          <w:tcPr>
            <w:tcW w:w="2700" w:type="dxa"/>
            <w:tcBorders>
              <w:top w:val="single" w:sz="4" w:space="0" w:color="auto"/>
              <w:left w:val="single" w:sz="4" w:space="0" w:color="auto"/>
              <w:bottom w:val="single" w:sz="4" w:space="0" w:color="auto"/>
              <w:right w:val="single" w:sz="4" w:space="0" w:color="auto"/>
            </w:tcBorders>
            <w:vAlign w:val="center"/>
            <w:tcPrChange w:id="5080" w:author="Rakesh Singhi" w:date="2015-03-25T13:24:00Z">
              <w:tcPr>
                <w:tcW w:w="2700" w:type="dxa"/>
                <w:tcBorders>
                  <w:top w:val="single" w:sz="4" w:space="0" w:color="auto"/>
                  <w:left w:val="single" w:sz="4" w:space="0" w:color="auto"/>
                  <w:bottom w:val="single" w:sz="4" w:space="0" w:color="auto"/>
                  <w:right w:val="single" w:sz="4" w:space="0" w:color="auto"/>
                </w:tcBorders>
                <w:vAlign w:val="center"/>
              </w:tcPr>
            </w:tcPrChange>
          </w:tcPr>
          <w:p w14:paraId="006F1270" w14:textId="77777777" w:rsidR="00EE2007"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ORIGINAL_TRANSACTION_DATE</w:t>
            </w:r>
          </w:p>
        </w:tc>
        <w:tc>
          <w:tcPr>
            <w:tcW w:w="1890" w:type="dxa"/>
            <w:tcBorders>
              <w:top w:val="single" w:sz="4" w:space="0" w:color="auto"/>
              <w:left w:val="single" w:sz="4" w:space="0" w:color="auto"/>
              <w:bottom w:val="single" w:sz="4" w:space="0" w:color="auto"/>
              <w:right w:val="single" w:sz="4" w:space="0" w:color="auto"/>
            </w:tcBorders>
            <w:tcPrChange w:id="5081" w:author="Rakesh Singhi" w:date="2015-03-25T13:24:00Z">
              <w:tcPr>
                <w:tcW w:w="1890" w:type="dxa"/>
                <w:tcBorders>
                  <w:top w:val="single" w:sz="4" w:space="0" w:color="auto"/>
                  <w:left w:val="single" w:sz="4" w:space="0" w:color="auto"/>
                  <w:bottom w:val="single" w:sz="4" w:space="0" w:color="auto"/>
                  <w:right w:val="single" w:sz="4" w:space="0" w:color="auto"/>
                </w:tcBorders>
                <w:vAlign w:val="center"/>
              </w:tcPr>
            </w:tcPrChange>
          </w:tcPr>
          <w:p w14:paraId="40230929" w14:textId="10543DB9" w:rsidR="00EE2007" w:rsidRPr="00DD1485" w:rsidRDefault="00EE2007" w:rsidP="001C7876">
            <w:pPr>
              <w:rPr>
                <w:rFonts w:asciiTheme="minorHAnsi" w:hAnsiTheme="minorHAnsi" w:cstheme="minorHAnsi"/>
                <w:color w:val="000000"/>
                <w:sz w:val="18"/>
                <w:szCs w:val="16"/>
              </w:rPr>
            </w:pPr>
            <w:ins w:id="5082" w:author="Rakesh Singhi" w:date="2015-03-25T13:24:00Z">
              <w:r w:rsidRPr="007C15C8">
                <w:rPr>
                  <w:rFonts w:asciiTheme="minorHAnsi" w:hAnsiTheme="minorHAnsi" w:cstheme="minorHAnsi"/>
                  <w:color w:val="000000"/>
                  <w:sz w:val="18"/>
                  <w:szCs w:val="16"/>
                </w:rPr>
                <w:t>VARCHAR2(4000)</w:t>
              </w:r>
            </w:ins>
            <w:del w:id="5083" w:author="Rakesh Singhi" w:date="2015-03-25T13:24:00Z">
              <w:r w:rsidDel="00806341">
                <w:rPr>
                  <w:rFonts w:asciiTheme="minorHAnsi" w:hAnsiTheme="minorHAnsi" w:cstheme="minorHAnsi"/>
                  <w:color w:val="000000"/>
                  <w:sz w:val="18"/>
                  <w:szCs w:val="16"/>
                </w:rPr>
                <w:delText>DATE</w:delText>
              </w:r>
            </w:del>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Change w:id="5084" w:author="Rakesh Singhi" w:date="2015-03-25T13:24:00Z">
              <w:tcPr>
                <w:tcW w:w="54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B2345C3" w14:textId="77777777" w:rsidR="00EE2007" w:rsidRDefault="00EE200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Change w:id="5085" w:author="Rakesh Singhi" w:date="2015-03-25T13:24:00Z">
              <w:tcPr>
                <w:tcW w:w="3420" w:type="dxa"/>
                <w:tcBorders>
                  <w:top w:val="single" w:sz="4" w:space="0" w:color="auto"/>
                  <w:left w:val="single" w:sz="4" w:space="0" w:color="auto"/>
                  <w:bottom w:val="single" w:sz="4" w:space="0" w:color="auto"/>
                  <w:right w:val="single" w:sz="4" w:space="0" w:color="auto"/>
                </w:tcBorders>
                <w:vAlign w:val="center"/>
              </w:tcPr>
            </w:tcPrChange>
          </w:tcPr>
          <w:p w14:paraId="3337FCF1" w14:textId="77777777" w:rsidR="00EE2007" w:rsidRPr="00D30FA1" w:rsidRDefault="00EE2007" w:rsidP="001C7876">
            <w:pPr>
              <w:rPr>
                <w:rFonts w:asciiTheme="minorHAnsi" w:hAnsiTheme="minorHAnsi" w:cstheme="minorHAnsi"/>
                <w:color w:val="000000"/>
                <w:sz w:val="18"/>
                <w:szCs w:val="16"/>
              </w:rPr>
            </w:pPr>
            <w:r>
              <w:rPr>
                <w:rFonts w:asciiTheme="minorHAnsi" w:hAnsiTheme="minorHAnsi" w:cstheme="minorHAnsi"/>
                <w:color w:val="000000"/>
                <w:sz w:val="18"/>
                <w:szCs w:val="16"/>
              </w:rPr>
              <w:t>Original Transaction date , applies for RMA (return) transactions</w:t>
            </w:r>
          </w:p>
        </w:tc>
      </w:tr>
      <w:tr w:rsidR="00EE2007" w:rsidRPr="00D30FA1" w14:paraId="32FA5205" w14:textId="77777777" w:rsidTr="00FB42F3">
        <w:trPr>
          <w:trHeight w:val="70"/>
          <w:ins w:id="5086" w:author="Rakesh Singhi" w:date="2015-03-25T13:25:00Z"/>
        </w:trPr>
        <w:tc>
          <w:tcPr>
            <w:tcW w:w="2700" w:type="dxa"/>
            <w:tcBorders>
              <w:top w:val="single" w:sz="4" w:space="0" w:color="auto"/>
              <w:left w:val="single" w:sz="4" w:space="0" w:color="auto"/>
              <w:bottom w:val="single" w:sz="4" w:space="0" w:color="auto"/>
              <w:right w:val="single" w:sz="4" w:space="0" w:color="auto"/>
            </w:tcBorders>
            <w:vAlign w:val="center"/>
          </w:tcPr>
          <w:p w14:paraId="036F6D79" w14:textId="48294875" w:rsidR="00EE2007" w:rsidRDefault="00EE2007" w:rsidP="001C7876">
            <w:pPr>
              <w:rPr>
                <w:ins w:id="5087" w:author="Rakesh Singhi" w:date="2015-03-25T13:25:00Z"/>
                <w:rFonts w:asciiTheme="minorHAnsi" w:hAnsiTheme="minorHAnsi" w:cstheme="minorHAnsi"/>
                <w:color w:val="000000"/>
                <w:sz w:val="18"/>
                <w:szCs w:val="16"/>
              </w:rPr>
            </w:pPr>
            <w:ins w:id="5088" w:author="Rakesh Singhi" w:date="2015-03-25T13:25:00Z">
              <w:r>
                <w:rPr>
                  <w:rFonts w:asciiTheme="minorHAnsi" w:hAnsiTheme="minorHAnsi" w:cstheme="minorHAnsi"/>
                  <w:color w:val="000000"/>
                  <w:sz w:val="18"/>
                  <w:szCs w:val="16"/>
                </w:rPr>
                <w:t>MD_VAT_ID</w:t>
              </w:r>
            </w:ins>
          </w:p>
        </w:tc>
        <w:tc>
          <w:tcPr>
            <w:tcW w:w="1890" w:type="dxa"/>
            <w:tcBorders>
              <w:top w:val="single" w:sz="4" w:space="0" w:color="auto"/>
              <w:left w:val="single" w:sz="4" w:space="0" w:color="auto"/>
              <w:bottom w:val="single" w:sz="4" w:space="0" w:color="auto"/>
              <w:right w:val="single" w:sz="4" w:space="0" w:color="auto"/>
            </w:tcBorders>
          </w:tcPr>
          <w:p w14:paraId="64C764EA" w14:textId="13AF8021" w:rsidR="00EE2007" w:rsidRPr="007C15C8" w:rsidRDefault="00EE2007" w:rsidP="00EE2007">
            <w:pPr>
              <w:rPr>
                <w:ins w:id="5089" w:author="Rakesh Singhi" w:date="2015-03-25T13:25:00Z"/>
                <w:rFonts w:asciiTheme="minorHAnsi" w:hAnsiTheme="minorHAnsi" w:cstheme="minorHAnsi"/>
                <w:color w:val="000000"/>
                <w:sz w:val="18"/>
                <w:szCs w:val="16"/>
              </w:rPr>
            </w:pPr>
            <w:ins w:id="5090" w:author="Rakesh Singhi" w:date="2015-03-25T13:25:00Z">
              <w:r>
                <w:rPr>
                  <w:rFonts w:asciiTheme="minorHAnsi" w:hAnsiTheme="minorHAnsi" w:cstheme="minorHAnsi"/>
                  <w:color w:val="000000"/>
                  <w:sz w:val="18"/>
                  <w:szCs w:val="16"/>
                </w:rPr>
                <w:t>CHAR</w:t>
              </w:r>
            </w:ins>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0775A6B" w14:textId="495C549F" w:rsidR="00EE2007" w:rsidRDefault="00EE2007" w:rsidP="001C7876">
            <w:pPr>
              <w:rPr>
                <w:ins w:id="5091" w:author="Rakesh Singhi" w:date="2015-03-25T13:25:00Z"/>
                <w:rFonts w:ascii="Arial" w:hAnsi="Arial" w:cs="Arial"/>
              </w:rPr>
            </w:pPr>
            <w:ins w:id="5092" w:author="Rakesh Singhi" w:date="2015-03-25T13:2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420" w:type="dxa"/>
            <w:tcBorders>
              <w:top w:val="single" w:sz="4" w:space="0" w:color="auto"/>
              <w:left w:val="single" w:sz="4" w:space="0" w:color="auto"/>
              <w:bottom w:val="single" w:sz="4" w:space="0" w:color="auto"/>
              <w:right w:val="single" w:sz="4" w:space="0" w:color="auto"/>
            </w:tcBorders>
            <w:vAlign w:val="center"/>
          </w:tcPr>
          <w:p w14:paraId="0DD4ACEA" w14:textId="59D48509" w:rsidR="00EE2007" w:rsidRDefault="00EE2007" w:rsidP="001C7876">
            <w:pPr>
              <w:rPr>
                <w:ins w:id="5093" w:author="Rakesh Singhi" w:date="2015-03-25T13:25:00Z"/>
                <w:rFonts w:asciiTheme="minorHAnsi" w:hAnsiTheme="minorHAnsi" w:cstheme="minorHAnsi"/>
                <w:color w:val="000000"/>
                <w:sz w:val="18"/>
                <w:szCs w:val="16"/>
              </w:rPr>
            </w:pPr>
            <w:ins w:id="5094" w:author="Rakesh Singhi" w:date="2015-03-25T13:25:00Z">
              <w:r>
                <w:rPr>
                  <w:rFonts w:asciiTheme="minorHAnsi" w:hAnsiTheme="minorHAnsi" w:cstheme="minorHAnsi"/>
                  <w:color w:val="000000"/>
                  <w:sz w:val="18"/>
                  <w:szCs w:val="16"/>
                </w:rPr>
                <w:t>VAT ID of MD as derived from file Name</w:t>
              </w:r>
            </w:ins>
          </w:p>
        </w:tc>
      </w:tr>
      <w:tr w:rsidR="008B5BB7" w:rsidRPr="00D30FA1" w14:paraId="69C9D462" w14:textId="77777777" w:rsidTr="00EE2007">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FDE2D04" w14:textId="5126CB13" w:rsidR="008B5BB7" w:rsidRDefault="008B5BB7" w:rsidP="00F07419">
            <w:pPr>
              <w:rPr>
                <w:rFonts w:asciiTheme="minorHAnsi" w:hAnsiTheme="minorHAnsi" w:cstheme="minorHAnsi"/>
                <w:color w:val="000000"/>
                <w:sz w:val="18"/>
                <w:szCs w:val="16"/>
              </w:rPr>
            </w:pPr>
            <w:r>
              <w:rPr>
                <w:rFonts w:asciiTheme="minorHAnsi" w:hAnsiTheme="minorHAnsi" w:cstheme="minorHAnsi"/>
                <w:color w:val="000000"/>
                <w:sz w:val="18"/>
                <w:szCs w:val="16"/>
              </w:rPr>
              <w:t>MD</w:t>
            </w:r>
            <w:del w:id="5095" w:author="Rakesh Singhi" w:date="2015-02-07T11:17:00Z">
              <w:r w:rsidDel="00F07419">
                <w:rPr>
                  <w:rFonts w:asciiTheme="minorHAnsi" w:hAnsiTheme="minorHAnsi" w:cstheme="minorHAnsi"/>
                  <w:color w:val="000000"/>
                  <w:sz w:val="18"/>
                  <w:szCs w:val="16"/>
                </w:rPr>
                <w:delText>_</w:delText>
              </w:r>
            </w:del>
            <w:ins w:id="5096" w:author="Rakesh Singhi" w:date="2015-02-07T11:17:00Z">
              <w:r w:rsidR="00F07419" w:rsidDel="00F07419">
                <w:rPr>
                  <w:rFonts w:asciiTheme="minorHAnsi" w:hAnsiTheme="minorHAnsi" w:cstheme="minorHAnsi"/>
                  <w:color w:val="000000"/>
                  <w:sz w:val="18"/>
                  <w:szCs w:val="16"/>
                </w:rPr>
                <w:t xml:space="preserve"> </w:t>
              </w:r>
            </w:ins>
            <w:del w:id="5097" w:author="Rakesh Singhi" w:date="2015-02-07T11:17:00Z">
              <w:r w:rsidDel="00F07419">
                <w:rPr>
                  <w:rFonts w:asciiTheme="minorHAnsi" w:hAnsiTheme="minorHAnsi" w:cstheme="minorHAnsi"/>
                  <w:color w:val="000000"/>
                  <w:sz w:val="18"/>
                  <w:szCs w:val="16"/>
                </w:rPr>
                <w:delText>FILE</w:delText>
              </w:r>
            </w:del>
            <w:r>
              <w:rPr>
                <w:rFonts w:asciiTheme="minorHAnsi" w:hAnsiTheme="minorHAnsi" w:cstheme="minorHAnsi"/>
                <w:color w:val="000000"/>
                <w:sz w:val="18"/>
                <w:szCs w:val="16"/>
              </w:rPr>
              <w:t>_NAME</w:t>
            </w:r>
          </w:p>
        </w:tc>
        <w:tc>
          <w:tcPr>
            <w:tcW w:w="1890" w:type="dxa"/>
            <w:tcBorders>
              <w:top w:val="single" w:sz="4" w:space="0" w:color="auto"/>
              <w:left w:val="single" w:sz="4" w:space="0" w:color="auto"/>
              <w:bottom w:val="single" w:sz="4" w:space="0" w:color="auto"/>
              <w:right w:val="single" w:sz="4" w:space="0" w:color="auto"/>
            </w:tcBorders>
            <w:vAlign w:val="center"/>
          </w:tcPr>
          <w:p w14:paraId="1971E52C" w14:textId="1C8A3366" w:rsidR="008B5BB7" w:rsidRPr="00DD1485" w:rsidRDefault="00446233" w:rsidP="00EE2007">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w:t>
            </w:r>
            <w:del w:id="5098" w:author="Rakesh Singhi" w:date="2015-03-25T13:25:00Z">
              <w:r w:rsidR="008B5BB7" w:rsidDel="00EE2007">
                <w:rPr>
                  <w:rFonts w:asciiTheme="minorHAnsi" w:hAnsiTheme="minorHAnsi" w:cstheme="minorHAnsi"/>
                  <w:color w:val="000000"/>
                  <w:sz w:val="18"/>
                  <w:szCs w:val="16"/>
                </w:rPr>
                <w:delText>500</w:delText>
              </w:r>
            </w:del>
            <w:ins w:id="5099" w:author="Rakesh Singhi" w:date="2015-03-25T13:25:00Z">
              <w:r w:rsidR="00EE2007">
                <w:rPr>
                  <w:rFonts w:asciiTheme="minorHAnsi" w:hAnsiTheme="minorHAnsi" w:cstheme="minorHAnsi"/>
                  <w:color w:val="000000"/>
                  <w:sz w:val="18"/>
                  <w:szCs w:val="16"/>
                </w:rPr>
                <w:t>255</w:t>
              </w:r>
            </w:ins>
            <w:r w:rsidR="008B5BB7">
              <w:rPr>
                <w:rFonts w:asciiTheme="minorHAnsi" w:hAnsiTheme="minorHAnsi" w:cstheme="minorHAnsi"/>
                <w:color w:val="000000"/>
                <w:sz w:val="18"/>
                <w:szCs w:val="16"/>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41717FFB"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3A47A676" w14:textId="491F6223" w:rsidR="008B5BB7" w:rsidRPr="00D30FA1" w:rsidRDefault="008B5BB7" w:rsidP="001C7876">
            <w:pPr>
              <w:rPr>
                <w:rFonts w:asciiTheme="minorHAnsi" w:hAnsiTheme="minorHAnsi" w:cstheme="minorHAnsi"/>
                <w:color w:val="000000"/>
                <w:sz w:val="18"/>
                <w:szCs w:val="16"/>
              </w:rPr>
            </w:pPr>
            <w:del w:id="5100" w:author="Rakesh Singhi" w:date="2015-03-25T13:26:00Z">
              <w:r w:rsidDel="00EE2007">
                <w:rPr>
                  <w:rFonts w:asciiTheme="minorHAnsi" w:hAnsiTheme="minorHAnsi" w:cstheme="minorHAnsi"/>
                  <w:color w:val="000000"/>
                  <w:sz w:val="18"/>
                  <w:szCs w:val="16"/>
                </w:rPr>
                <w:delText>Name of the MD who sent the Sell out file</w:delText>
              </w:r>
            </w:del>
            <w:ins w:id="5101" w:author="Rakesh Singhi" w:date="2015-03-25T13:26:00Z">
              <w:r w:rsidR="00EE2007">
                <w:rPr>
                  <w:rFonts w:asciiTheme="minorHAnsi" w:hAnsiTheme="minorHAnsi" w:cstheme="minorHAnsi"/>
                  <w:color w:val="000000"/>
                  <w:sz w:val="18"/>
                  <w:szCs w:val="16"/>
                </w:rPr>
                <w:t>Name of MD as retrieved from PNP.</w:t>
              </w:r>
            </w:ins>
          </w:p>
        </w:tc>
      </w:tr>
      <w:tr w:rsidR="00EE2007" w:rsidRPr="00D30FA1" w14:paraId="167ADC0E" w14:textId="77777777" w:rsidTr="00EE2007">
        <w:trPr>
          <w:trHeight w:val="70"/>
          <w:ins w:id="5102" w:author="Rakesh Singhi" w:date="2015-03-25T13:25:00Z"/>
        </w:trPr>
        <w:tc>
          <w:tcPr>
            <w:tcW w:w="2700" w:type="dxa"/>
            <w:tcBorders>
              <w:top w:val="single" w:sz="4" w:space="0" w:color="auto"/>
              <w:left w:val="single" w:sz="4" w:space="0" w:color="auto"/>
              <w:bottom w:val="single" w:sz="4" w:space="0" w:color="auto"/>
              <w:right w:val="single" w:sz="4" w:space="0" w:color="auto"/>
            </w:tcBorders>
            <w:vAlign w:val="center"/>
          </w:tcPr>
          <w:p w14:paraId="28988C6E" w14:textId="0258B711" w:rsidR="00EE2007" w:rsidRDefault="00EE2007" w:rsidP="00F07419">
            <w:pPr>
              <w:rPr>
                <w:ins w:id="5103" w:author="Rakesh Singhi" w:date="2015-03-25T13:25:00Z"/>
                <w:rFonts w:asciiTheme="minorHAnsi" w:hAnsiTheme="minorHAnsi" w:cstheme="minorHAnsi"/>
                <w:color w:val="000000"/>
                <w:sz w:val="18"/>
                <w:szCs w:val="16"/>
              </w:rPr>
            </w:pPr>
            <w:ins w:id="5104" w:author="Rakesh Singhi" w:date="2015-03-25T13:25:00Z">
              <w:r>
                <w:rPr>
                  <w:rFonts w:asciiTheme="minorHAnsi" w:hAnsiTheme="minorHAnsi" w:cstheme="minorHAnsi"/>
                  <w:color w:val="000000"/>
                  <w:sz w:val="18"/>
                  <w:szCs w:val="16"/>
                </w:rPr>
                <w:t>PARTNER_ID</w:t>
              </w:r>
            </w:ins>
          </w:p>
        </w:tc>
        <w:tc>
          <w:tcPr>
            <w:tcW w:w="1890" w:type="dxa"/>
            <w:tcBorders>
              <w:top w:val="single" w:sz="4" w:space="0" w:color="auto"/>
              <w:left w:val="single" w:sz="4" w:space="0" w:color="auto"/>
              <w:bottom w:val="single" w:sz="4" w:space="0" w:color="auto"/>
              <w:right w:val="single" w:sz="4" w:space="0" w:color="auto"/>
            </w:tcBorders>
            <w:vAlign w:val="center"/>
          </w:tcPr>
          <w:p w14:paraId="7F502BBA" w14:textId="338B141E" w:rsidR="00EE2007" w:rsidRDefault="00EE2007" w:rsidP="001C7876">
            <w:pPr>
              <w:rPr>
                <w:ins w:id="5105" w:author="Rakesh Singhi" w:date="2015-03-25T13:25:00Z"/>
                <w:rFonts w:asciiTheme="minorHAnsi" w:hAnsiTheme="minorHAnsi" w:cstheme="minorHAnsi"/>
                <w:color w:val="000000"/>
                <w:sz w:val="18"/>
                <w:szCs w:val="16"/>
              </w:rPr>
            </w:pPr>
            <w:ins w:id="5106" w:author="Rakesh Singhi" w:date="2015-03-25T13:26:00Z">
              <w:r>
                <w:rPr>
                  <w:rFonts w:asciiTheme="minorHAnsi" w:hAnsiTheme="minorHAnsi" w:cstheme="minorHAnsi"/>
                  <w:color w:val="000000"/>
                  <w:sz w:val="18"/>
                  <w:szCs w:val="16"/>
                </w:rPr>
                <w:t>Number(10)</w:t>
              </w:r>
            </w:ins>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41AA819F" w14:textId="76273977" w:rsidR="00EE2007" w:rsidRDefault="00EE2007" w:rsidP="001C7876">
            <w:pPr>
              <w:rPr>
                <w:ins w:id="5107" w:author="Rakesh Singhi" w:date="2015-03-25T13:25:00Z"/>
                <w:rFonts w:ascii="Arial" w:hAnsi="Arial" w:cs="Arial"/>
              </w:rPr>
            </w:pPr>
            <w:ins w:id="5108" w:author="Rakesh Singhi" w:date="2015-03-25T13:2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420" w:type="dxa"/>
            <w:tcBorders>
              <w:top w:val="single" w:sz="4" w:space="0" w:color="auto"/>
              <w:left w:val="single" w:sz="4" w:space="0" w:color="auto"/>
              <w:bottom w:val="single" w:sz="4" w:space="0" w:color="auto"/>
              <w:right w:val="single" w:sz="4" w:space="0" w:color="auto"/>
            </w:tcBorders>
            <w:vAlign w:val="center"/>
          </w:tcPr>
          <w:p w14:paraId="453B7EC3" w14:textId="798F8BE0" w:rsidR="00EE2007" w:rsidRDefault="00EE2007" w:rsidP="001C7876">
            <w:pPr>
              <w:rPr>
                <w:ins w:id="5109" w:author="Rakesh Singhi" w:date="2015-03-25T13:25:00Z"/>
                <w:rFonts w:asciiTheme="minorHAnsi" w:hAnsiTheme="minorHAnsi" w:cstheme="minorHAnsi"/>
                <w:color w:val="000000"/>
                <w:sz w:val="18"/>
                <w:szCs w:val="16"/>
              </w:rPr>
            </w:pPr>
            <w:ins w:id="5110" w:author="Rakesh Singhi" w:date="2015-03-25T13:26:00Z">
              <w:r>
                <w:rPr>
                  <w:rFonts w:asciiTheme="minorHAnsi" w:hAnsiTheme="minorHAnsi" w:cstheme="minorHAnsi"/>
                  <w:color w:val="000000"/>
                  <w:sz w:val="18"/>
                  <w:szCs w:val="16"/>
                </w:rPr>
                <w:t>Partner Id from PNP using Vat ID</w:t>
              </w:r>
            </w:ins>
          </w:p>
        </w:tc>
      </w:tr>
      <w:tr w:rsidR="00EE2007" w:rsidRPr="00D30FA1" w14:paraId="7AA6AB52" w14:textId="77777777" w:rsidTr="00EE2007">
        <w:trPr>
          <w:trHeight w:val="70"/>
          <w:ins w:id="5111" w:author="Rakesh Singhi" w:date="2015-03-25T13:26:00Z"/>
        </w:trPr>
        <w:tc>
          <w:tcPr>
            <w:tcW w:w="2700" w:type="dxa"/>
            <w:tcBorders>
              <w:top w:val="single" w:sz="4" w:space="0" w:color="auto"/>
              <w:left w:val="single" w:sz="4" w:space="0" w:color="auto"/>
              <w:bottom w:val="single" w:sz="4" w:space="0" w:color="auto"/>
              <w:right w:val="single" w:sz="4" w:space="0" w:color="auto"/>
            </w:tcBorders>
            <w:vAlign w:val="center"/>
          </w:tcPr>
          <w:p w14:paraId="454C5E3B" w14:textId="67075582" w:rsidR="00EE2007" w:rsidRDefault="00EE2007" w:rsidP="00F07419">
            <w:pPr>
              <w:rPr>
                <w:ins w:id="5112" w:author="Rakesh Singhi" w:date="2015-03-25T13:26:00Z"/>
                <w:rFonts w:asciiTheme="minorHAnsi" w:hAnsiTheme="minorHAnsi" w:cstheme="minorHAnsi"/>
                <w:color w:val="000000"/>
                <w:sz w:val="18"/>
                <w:szCs w:val="16"/>
              </w:rPr>
            </w:pPr>
            <w:ins w:id="5113" w:author="Rakesh Singhi" w:date="2015-03-25T13:26:00Z">
              <w:r>
                <w:rPr>
                  <w:rFonts w:asciiTheme="minorHAnsi" w:hAnsiTheme="minorHAnsi" w:cstheme="minorHAnsi"/>
                  <w:color w:val="000000"/>
                  <w:sz w:val="18"/>
                  <w:szCs w:val="16"/>
                </w:rPr>
                <w:t>FILE_NAME</w:t>
              </w:r>
            </w:ins>
          </w:p>
        </w:tc>
        <w:tc>
          <w:tcPr>
            <w:tcW w:w="1890" w:type="dxa"/>
            <w:tcBorders>
              <w:top w:val="single" w:sz="4" w:space="0" w:color="auto"/>
              <w:left w:val="single" w:sz="4" w:space="0" w:color="auto"/>
              <w:bottom w:val="single" w:sz="4" w:space="0" w:color="auto"/>
              <w:right w:val="single" w:sz="4" w:space="0" w:color="auto"/>
            </w:tcBorders>
            <w:vAlign w:val="center"/>
          </w:tcPr>
          <w:p w14:paraId="1DC7DB79" w14:textId="158DD1F3" w:rsidR="00EE2007" w:rsidRDefault="00EE2007" w:rsidP="001C7876">
            <w:pPr>
              <w:rPr>
                <w:ins w:id="5114" w:author="Rakesh Singhi" w:date="2015-03-25T13:26:00Z"/>
                <w:rFonts w:asciiTheme="minorHAnsi" w:hAnsiTheme="minorHAnsi" w:cstheme="minorHAnsi"/>
                <w:color w:val="000000"/>
                <w:sz w:val="18"/>
                <w:szCs w:val="16"/>
              </w:rPr>
            </w:pPr>
            <w:ins w:id="5115" w:author="Rakesh Singhi" w:date="2015-03-25T13:27:00Z">
              <w:r>
                <w:rPr>
                  <w:rFonts w:asciiTheme="minorHAnsi" w:hAnsiTheme="minorHAnsi" w:cstheme="minorHAnsi"/>
                  <w:color w:val="000000"/>
                  <w:sz w:val="18"/>
                  <w:szCs w:val="16"/>
                </w:rPr>
                <w:t>NVARCHAR2(500)</w:t>
              </w:r>
            </w:ins>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173B62DD" w14:textId="7CBC13AB" w:rsidR="00EE2007" w:rsidRDefault="00EE2007" w:rsidP="001C7876">
            <w:pPr>
              <w:rPr>
                <w:ins w:id="5116" w:author="Rakesh Singhi" w:date="2015-03-25T13:26:00Z"/>
                <w:rFonts w:ascii="Arial" w:hAnsi="Arial" w:cs="Arial"/>
              </w:rPr>
            </w:pPr>
            <w:ins w:id="5117" w:author="Rakesh Singhi" w:date="2015-03-25T13:2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420" w:type="dxa"/>
            <w:tcBorders>
              <w:top w:val="single" w:sz="4" w:space="0" w:color="auto"/>
              <w:left w:val="single" w:sz="4" w:space="0" w:color="auto"/>
              <w:bottom w:val="single" w:sz="4" w:space="0" w:color="auto"/>
              <w:right w:val="single" w:sz="4" w:space="0" w:color="auto"/>
            </w:tcBorders>
            <w:vAlign w:val="center"/>
          </w:tcPr>
          <w:p w14:paraId="5C4C6AB6" w14:textId="564B7065" w:rsidR="00EE2007" w:rsidRDefault="00EE2007" w:rsidP="001C7876">
            <w:pPr>
              <w:rPr>
                <w:ins w:id="5118" w:author="Rakesh Singhi" w:date="2015-03-25T13:26:00Z"/>
                <w:rFonts w:asciiTheme="minorHAnsi" w:hAnsiTheme="minorHAnsi" w:cstheme="minorHAnsi"/>
                <w:color w:val="000000"/>
                <w:sz w:val="18"/>
                <w:szCs w:val="16"/>
              </w:rPr>
            </w:pPr>
            <w:ins w:id="5119" w:author="Rakesh Singhi" w:date="2015-03-25T13:27:00Z">
              <w:r>
                <w:rPr>
                  <w:rFonts w:asciiTheme="minorHAnsi" w:hAnsiTheme="minorHAnsi" w:cstheme="minorHAnsi"/>
                  <w:color w:val="000000"/>
                  <w:sz w:val="18"/>
                  <w:szCs w:val="16"/>
                </w:rPr>
                <w:t>Name of the file</w:t>
              </w:r>
            </w:ins>
          </w:p>
        </w:tc>
      </w:tr>
      <w:tr w:rsidR="000E4BBD" w:rsidRPr="00D30FA1" w14:paraId="16EC4FD0" w14:textId="77777777" w:rsidTr="00EE2007">
        <w:trPr>
          <w:trHeight w:val="70"/>
          <w:ins w:id="5120" w:author="Rakesh Singhi" w:date="2015-02-07T11:13:00Z"/>
        </w:trPr>
        <w:tc>
          <w:tcPr>
            <w:tcW w:w="2700" w:type="dxa"/>
            <w:tcBorders>
              <w:top w:val="single" w:sz="4" w:space="0" w:color="auto"/>
              <w:left w:val="single" w:sz="4" w:space="0" w:color="auto"/>
              <w:bottom w:val="single" w:sz="4" w:space="0" w:color="auto"/>
              <w:right w:val="single" w:sz="4" w:space="0" w:color="auto"/>
            </w:tcBorders>
            <w:vAlign w:val="center"/>
          </w:tcPr>
          <w:p w14:paraId="5EA6CF25" w14:textId="21368194" w:rsidR="000E4BBD" w:rsidRDefault="00EE2007" w:rsidP="00EE2007">
            <w:pPr>
              <w:rPr>
                <w:ins w:id="5121" w:author="Rakesh Singhi" w:date="2015-02-07T11:13:00Z"/>
                <w:rFonts w:asciiTheme="minorHAnsi" w:hAnsiTheme="minorHAnsi" w:cstheme="minorHAnsi"/>
                <w:color w:val="000000"/>
                <w:sz w:val="18"/>
                <w:szCs w:val="16"/>
              </w:rPr>
            </w:pPr>
            <w:ins w:id="5122" w:author="Rakesh Singhi" w:date="2015-02-07T11:14:00Z">
              <w:r>
                <w:rPr>
                  <w:rFonts w:asciiTheme="minorHAnsi" w:hAnsiTheme="minorHAnsi" w:cstheme="minorHAnsi"/>
                  <w:color w:val="000000"/>
                  <w:sz w:val="18"/>
                  <w:szCs w:val="16"/>
                </w:rPr>
                <w:lastRenderedPageBreak/>
                <w:t>FILE_SEQ</w:t>
              </w:r>
            </w:ins>
          </w:p>
        </w:tc>
        <w:tc>
          <w:tcPr>
            <w:tcW w:w="1890" w:type="dxa"/>
            <w:tcBorders>
              <w:top w:val="single" w:sz="4" w:space="0" w:color="auto"/>
              <w:left w:val="single" w:sz="4" w:space="0" w:color="auto"/>
              <w:bottom w:val="single" w:sz="4" w:space="0" w:color="auto"/>
              <w:right w:val="single" w:sz="4" w:space="0" w:color="auto"/>
            </w:tcBorders>
            <w:vAlign w:val="center"/>
          </w:tcPr>
          <w:p w14:paraId="4065AE03" w14:textId="7F962379" w:rsidR="000E4BBD" w:rsidRDefault="00EE2007" w:rsidP="001C7876">
            <w:pPr>
              <w:rPr>
                <w:ins w:id="5123" w:author="Rakesh Singhi" w:date="2015-02-07T11:13:00Z"/>
                <w:rFonts w:asciiTheme="minorHAnsi" w:hAnsiTheme="minorHAnsi" w:cstheme="minorHAnsi"/>
                <w:color w:val="000000"/>
                <w:sz w:val="18"/>
                <w:szCs w:val="16"/>
              </w:rPr>
            </w:pPr>
            <w:ins w:id="5124" w:author="Rakesh Singhi" w:date="2015-03-25T13:27:00Z">
              <w:r>
                <w:rPr>
                  <w:rFonts w:asciiTheme="minorHAnsi" w:hAnsiTheme="minorHAnsi" w:cstheme="minorHAnsi"/>
                  <w:color w:val="000000"/>
                  <w:sz w:val="18"/>
                  <w:szCs w:val="16"/>
                </w:rPr>
                <w:t>CHAR6</w:t>
              </w:r>
            </w:ins>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17D16E54" w14:textId="3D1DF851" w:rsidR="000E4BBD" w:rsidRDefault="000E4BBD" w:rsidP="001C7876">
            <w:pPr>
              <w:rPr>
                <w:ins w:id="5125" w:author="Rakesh Singhi" w:date="2015-02-07T11:13:00Z"/>
                <w:rFonts w:ascii="Arial" w:hAnsi="Arial" w:cs="Arial"/>
              </w:rPr>
            </w:pPr>
            <w:ins w:id="5126" w:author="Rakesh Singhi" w:date="2015-02-07T11:14: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420" w:type="dxa"/>
            <w:tcBorders>
              <w:top w:val="single" w:sz="4" w:space="0" w:color="auto"/>
              <w:left w:val="single" w:sz="4" w:space="0" w:color="auto"/>
              <w:bottom w:val="single" w:sz="4" w:space="0" w:color="auto"/>
              <w:right w:val="single" w:sz="4" w:space="0" w:color="auto"/>
            </w:tcBorders>
            <w:vAlign w:val="center"/>
          </w:tcPr>
          <w:p w14:paraId="588239B2" w14:textId="7A9C4A9C" w:rsidR="000E4BBD" w:rsidRDefault="000E4BBD" w:rsidP="000E4BBD">
            <w:pPr>
              <w:rPr>
                <w:ins w:id="5127" w:author="Rakesh Singhi" w:date="2015-02-07T11:13:00Z"/>
                <w:rFonts w:asciiTheme="minorHAnsi" w:hAnsiTheme="minorHAnsi" w:cstheme="minorHAnsi"/>
                <w:color w:val="000000"/>
                <w:sz w:val="18"/>
                <w:szCs w:val="16"/>
              </w:rPr>
            </w:pPr>
            <w:ins w:id="5128" w:author="Rakesh Singhi" w:date="2015-02-07T11:14:00Z">
              <w:r>
                <w:rPr>
                  <w:rFonts w:asciiTheme="minorHAnsi" w:hAnsiTheme="minorHAnsi" w:cstheme="minorHAnsi"/>
                  <w:color w:val="000000"/>
                  <w:sz w:val="18"/>
                  <w:szCs w:val="16"/>
                </w:rPr>
                <w:t>File Sequence Number Generated at MD side</w:t>
              </w:r>
            </w:ins>
          </w:p>
        </w:tc>
      </w:tr>
      <w:tr w:rsidR="008B5BB7" w14:paraId="03156042" w14:textId="77777777" w:rsidTr="00EE2007">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EE5936E"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LOAD_DATE</w:t>
            </w:r>
          </w:p>
        </w:tc>
        <w:tc>
          <w:tcPr>
            <w:tcW w:w="1890" w:type="dxa"/>
            <w:tcBorders>
              <w:top w:val="single" w:sz="4" w:space="0" w:color="auto"/>
              <w:left w:val="single" w:sz="4" w:space="0" w:color="auto"/>
              <w:bottom w:val="single" w:sz="4" w:space="0" w:color="auto"/>
              <w:right w:val="single" w:sz="4" w:space="0" w:color="auto"/>
            </w:tcBorders>
            <w:vAlign w:val="center"/>
          </w:tcPr>
          <w:p w14:paraId="4855EF60"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23CD1F00" w14:textId="77777777" w:rsidR="008B5BB7" w:rsidRDefault="008B5BB7" w:rsidP="001C787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420" w:type="dxa"/>
            <w:tcBorders>
              <w:top w:val="single" w:sz="4" w:space="0" w:color="auto"/>
              <w:left w:val="single" w:sz="4" w:space="0" w:color="auto"/>
              <w:bottom w:val="single" w:sz="4" w:space="0" w:color="auto"/>
              <w:right w:val="single" w:sz="4" w:space="0" w:color="auto"/>
            </w:tcBorders>
            <w:vAlign w:val="center"/>
          </w:tcPr>
          <w:p w14:paraId="0F2B16C6" w14:textId="77777777" w:rsidR="008B5BB7"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Date when the record is loaded from the file to Stage table</w:t>
            </w:r>
          </w:p>
        </w:tc>
      </w:tr>
      <w:tr w:rsidR="00EE2007" w14:paraId="2804E5CC" w14:textId="77777777" w:rsidTr="00EE2007">
        <w:trPr>
          <w:trHeight w:val="70"/>
          <w:ins w:id="5129" w:author="Rakesh Singhi" w:date="2015-03-25T13:26:00Z"/>
        </w:trPr>
        <w:tc>
          <w:tcPr>
            <w:tcW w:w="2700" w:type="dxa"/>
            <w:tcBorders>
              <w:top w:val="single" w:sz="4" w:space="0" w:color="auto"/>
              <w:left w:val="single" w:sz="4" w:space="0" w:color="auto"/>
              <w:bottom w:val="single" w:sz="4" w:space="0" w:color="auto"/>
              <w:right w:val="single" w:sz="4" w:space="0" w:color="auto"/>
            </w:tcBorders>
            <w:vAlign w:val="center"/>
          </w:tcPr>
          <w:p w14:paraId="09BE73B9" w14:textId="5EF09C0C" w:rsidR="00EE2007" w:rsidRDefault="00EE2007" w:rsidP="001C7876">
            <w:pPr>
              <w:rPr>
                <w:ins w:id="5130" w:author="Rakesh Singhi" w:date="2015-03-25T13:26:00Z"/>
                <w:rFonts w:asciiTheme="minorHAnsi" w:hAnsiTheme="minorHAnsi" w:cstheme="minorHAnsi"/>
                <w:color w:val="000000"/>
                <w:sz w:val="18"/>
                <w:szCs w:val="16"/>
              </w:rPr>
            </w:pPr>
            <w:ins w:id="5131" w:author="Rakesh Singhi" w:date="2015-03-25T13:26:00Z">
              <w:r>
                <w:rPr>
                  <w:rFonts w:asciiTheme="minorHAnsi" w:hAnsiTheme="minorHAnsi" w:cstheme="minorHAnsi"/>
                  <w:color w:val="000000"/>
                  <w:sz w:val="18"/>
                  <w:szCs w:val="16"/>
                </w:rPr>
                <w:t>REJECT_REASON</w:t>
              </w:r>
            </w:ins>
          </w:p>
        </w:tc>
        <w:tc>
          <w:tcPr>
            <w:tcW w:w="1890" w:type="dxa"/>
            <w:tcBorders>
              <w:top w:val="single" w:sz="4" w:space="0" w:color="auto"/>
              <w:left w:val="single" w:sz="4" w:space="0" w:color="auto"/>
              <w:bottom w:val="single" w:sz="4" w:space="0" w:color="auto"/>
              <w:right w:val="single" w:sz="4" w:space="0" w:color="auto"/>
            </w:tcBorders>
            <w:vAlign w:val="center"/>
          </w:tcPr>
          <w:p w14:paraId="6A6A2DB0" w14:textId="19D1E557" w:rsidR="00EE2007" w:rsidRDefault="00EE2007" w:rsidP="001C7876">
            <w:pPr>
              <w:rPr>
                <w:ins w:id="5132" w:author="Rakesh Singhi" w:date="2015-03-25T13:26:00Z"/>
                <w:rFonts w:asciiTheme="minorHAnsi" w:hAnsiTheme="minorHAnsi" w:cstheme="minorHAnsi"/>
                <w:color w:val="000000"/>
                <w:sz w:val="18"/>
                <w:szCs w:val="16"/>
              </w:rPr>
            </w:pPr>
            <w:ins w:id="5133" w:author="Rakesh Singhi" w:date="2015-03-25T13:28:00Z">
              <w:r>
                <w:rPr>
                  <w:rFonts w:asciiTheme="minorHAnsi" w:hAnsiTheme="minorHAnsi" w:cstheme="minorHAnsi"/>
                  <w:color w:val="000000"/>
                  <w:sz w:val="18"/>
                  <w:szCs w:val="16"/>
                </w:rPr>
                <w:t>VARCHAR2</w:t>
              </w:r>
            </w:ins>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06679C99" w14:textId="24580B28" w:rsidR="00EE2007" w:rsidRDefault="00EE2007" w:rsidP="001C7876">
            <w:pPr>
              <w:rPr>
                <w:ins w:id="5134" w:author="Rakesh Singhi" w:date="2015-03-25T13:26:00Z"/>
                <w:rFonts w:ascii="Arial" w:hAnsi="Arial" w:cs="Arial"/>
              </w:rPr>
            </w:pPr>
            <w:ins w:id="5135" w:author="Rakesh Singhi" w:date="2015-03-25T13:28: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420" w:type="dxa"/>
            <w:tcBorders>
              <w:top w:val="single" w:sz="4" w:space="0" w:color="auto"/>
              <w:left w:val="single" w:sz="4" w:space="0" w:color="auto"/>
              <w:bottom w:val="single" w:sz="4" w:space="0" w:color="auto"/>
              <w:right w:val="single" w:sz="4" w:space="0" w:color="auto"/>
            </w:tcBorders>
            <w:vAlign w:val="center"/>
          </w:tcPr>
          <w:p w14:paraId="4FEF3D06" w14:textId="60B0BB1F" w:rsidR="00EE2007" w:rsidRDefault="00EE2007" w:rsidP="001C7876">
            <w:pPr>
              <w:rPr>
                <w:ins w:id="5136" w:author="Rakesh Singhi" w:date="2015-03-25T13:26:00Z"/>
                <w:rFonts w:asciiTheme="minorHAnsi" w:hAnsiTheme="minorHAnsi" w:cstheme="minorHAnsi"/>
                <w:color w:val="000000"/>
                <w:sz w:val="18"/>
                <w:szCs w:val="16"/>
              </w:rPr>
            </w:pPr>
            <w:ins w:id="5137" w:author="Rakesh Singhi" w:date="2015-03-25T13:28:00Z">
              <w:r>
                <w:rPr>
                  <w:rFonts w:asciiTheme="minorHAnsi" w:hAnsiTheme="minorHAnsi" w:cstheme="minorHAnsi"/>
                  <w:color w:val="000000"/>
                  <w:sz w:val="18"/>
                  <w:szCs w:val="16"/>
                </w:rPr>
                <w:t>Column contains all the data format violations and errors if any</w:t>
              </w:r>
            </w:ins>
          </w:p>
        </w:tc>
      </w:tr>
    </w:tbl>
    <w:p w14:paraId="661A6B89" w14:textId="77777777" w:rsidR="008B5BB7" w:rsidRDefault="008B5BB7" w:rsidP="008B5BB7">
      <w:pPr>
        <w:keepNext/>
        <w:widowControl/>
        <w:spacing w:line="240" w:lineRule="auto"/>
        <w:ind w:right="21"/>
        <w:jc w:val="both"/>
        <w:outlineLvl w:val="1"/>
        <w:rPr>
          <w:rFonts w:asciiTheme="minorHAnsi" w:hAnsiTheme="minorHAnsi" w:cstheme="minorHAnsi"/>
        </w:rPr>
      </w:pPr>
    </w:p>
    <w:p w14:paraId="1E9C6361" w14:textId="77777777" w:rsidR="00D54F92" w:rsidRPr="00B2249F" w:rsidRDefault="00D54F92" w:rsidP="00D54F92"/>
    <w:p w14:paraId="709D4D56" w14:textId="77777777" w:rsidR="00D54F92" w:rsidRDefault="00D54F92" w:rsidP="00D54F92">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78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0"/>
        <w:gridCol w:w="2160"/>
        <w:gridCol w:w="2520"/>
        <w:tblGridChange w:id="5138">
          <w:tblGrid>
            <w:gridCol w:w="3150"/>
            <w:gridCol w:w="2160"/>
            <w:gridCol w:w="2520"/>
          </w:tblGrid>
        </w:tblGridChange>
      </w:tblGrid>
      <w:tr w:rsidR="00D54F92" w:rsidRPr="00D30FA1" w14:paraId="25B9E04C"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F4B8AE"/>
          </w:tcPr>
          <w:p w14:paraId="5DACD8EC" w14:textId="77777777" w:rsidR="00D54F92" w:rsidRPr="00D30FA1" w:rsidRDefault="00F40974" w:rsidP="0080014C">
            <w:pPr>
              <w:rPr>
                <w:rFonts w:asciiTheme="minorHAnsi" w:hAnsiTheme="minorHAnsi" w:cstheme="minorHAnsi"/>
                <w:sz w:val="16"/>
                <w:szCs w:val="16"/>
              </w:rPr>
            </w:pPr>
            <w:r>
              <w:rPr>
                <w:rFonts w:asciiTheme="minorHAnsi" w:hAnsiTheme="minorHAnsi" w:cstheme="minorHAnsi"/>
                <w:color w:val="000000"/>
                <w:sz w:val="18"/>
                <w:szCs w:val="16"/>
              </w:rPr>
              <w:t>SELL_OUT</w:t>
            </w:r>
            <w:r w:rsidR="00D54F92" w:rsidRPr="00A82CD1">
              <w:rPr>
                <w:rFonts w:asciiTheme="minorHAnsi" w:hAnsiTheme="minorHAnsi" w:cstheme="minorHAnsi"/>
                <w:color w:val="000000"/>
                <w:sz w:val="18"/>
                <w:szCs w:val="16"/>
              </w:rPr>
              <w:t>_STG</w:t>
            </w:r>
          </w:p>
        </w:tc>
        <w:tc>
          <w:tcPr>
            <w:tcW w:w="2160" w:type="dxa"/>
            <w:tcBorders>
              <w:top w:val="single" w:sz="4" w:space="0" w:color="auto"/>
              <w:left w:val="single" w:sz="4" w:space="0" w:color="auto"/>
              <w:bottom w:val="single" w:sz="4" w:space="0" w:color="auto"/>
              <w:right w:val="single" w:sz="4" w:space="0" w:color="auto"/>
            </w:tcBorders>
            <w:shd w:val="clear" w:color="auto" w:fill="F4B8AE"/>
          </w:tcPr>
          <w:p w14:paraId="4B0AB92A" w14:textId="77777777" w:rsidR="00D54F92" w:rsidRPr="00B234C2" w:rsidRDefault="00D54F92" w:rsidP="0080014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Table</w:t>
            </w:r>
          </w:p>
        </w:tc>
        <w:tc>
          <w:tcPr>
            <w:tcW w:w="2520" w:type="dxa"/>
            <w:tcBorders>
              <w:top w:val="single" w:sz="4" w:space="0" w:color="auto"/>
              <w:left w:val="single" w:sz="4" w:space="0" w:color="auto"/>
              <w:bottom w:val="single" w:sz="4" w:space="0" w:color="auto"/>
              <w:right w:val="single" w:sz="4" w:space="0" w:color="auto"/>
            </w:tcBorders>
            <w:shd w:val="clear" w:color="auto" w:fill="F4B8AE"/>
          </w:tcPr>
          <w:p w14:paraId="756E5B84" w14:textId="77777777" w:rsidR="00D54F92" w:rsidRPr="00B234C2" w:rsidRDefault="00D54F92" w:rsidP="0080014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Column Name</w:t>
            </w:r>
          </w:p>
        </w:tc>
      </w:tr>
      <w:tr w:rsidR="00AC58EB" w:rsidRPr="00D30FA1" w:rsidDel="00EE2007" w14:paraId="7A42037A" w14:textId="77DE3238" w:rsidTr="0013390A">
        <w:trPr>
          <w:del w:id="5139" w:author="Rakesh Singhi" w:date="2015-03-25T13:28:00Z"/>
        </w:trPr>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4E3CEC56" w14:textId="770779F0" w:rsidR="00AC58EB" w:rsidDel="00EE2007" w:rsidRDefault="00AC58EB" w:rsidP="0080014C">
            <w:pPr>
              <w:rPr>
                <w:del w:id="5140" w:author="Rakesh Singhi" w:date="2015-03-25T13:28:00Z"/>
                <w:rFonts w:asciiTheme="minorHAnsi" w:hAnsiTheme="minorHAnsi" w:cstheme="minorHAnsi"/>
                <w:color w:val="000000"/>
                <w:sz w:val="18"/>
                <w:szCs w:val="16"/>
              </w:rPr>
            </w:pPr>
            <w:del w:id="5141" w:author="Rakesh Singhi" w:date="2015-03-25T13:28:00Z">
              <w:r w:rsidDel="00EE2007">
                <w:rPr>
                  <w:rFonts w:asciiTheme="minorHAnsi" w:hAnsiTheme="minorHAnsi" w:cstheme="minorHAnsi"/>
                  <w:color w:val="000000"/>
                  <w:sz w:val="18"/>
                  <w:szCs w:val="16"/>
                </w:rPr>
                <w:delText>RECORD_NUMBER</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2436B4C" w14:textId="74DDD8AE" w:rsidR="00AC58EB" w:rsidDel="00EE2007" w:rsidRDefault="00AC58EB" w:rsidP="0080014C">
            <w:pPr>
              <w:rPr>
                <w:del w:id="5142" w:author="Rakesh Singhi" w:date="2015-03-25T13:28:00Z"/>
                <w:rFonts w:asciiTheme="minorHAnsi" w:hAnsiTheme="minorHAnsi" w:cstheme="minorHAnsi"/>
                <w:color w:val="000000"/>
                <w:sz w:val="18"/>
                <w:szCs w:val="16"/>
              </w:rPr>
            </w:pPr>
            <w:del w:id="5143" w:author="Rakesh Singhi" w:date="2015-03-25T13:28:00Z">
              <w:r w:rsidDel="00EE2007">
                <w:rPr>
                  <w:rFonts w:asciiTheme="minorHAnsi" w:hAnsiTheme="minorHAnsi" w:cstheme="minorHAnsi"/>
                  <w:color w:val="000000"/>
                  <w:sz w:val="18"/>
                  <w:szCs w:val="16"/>
                </w:rPr>
                <w:delText>Row num</w:delText>
              </w:r>
            </w:del>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3F780419" w14:textId="7DCE8C02" w:rsidR="00AC58EB" w:rsidDel="00EE2007" w:rsidRDefault="00AC58EB" w:rsidP="0080014C">
            <w:pPr>
              <w:rPr>
                <w:del w:id="5144" w:author="Rakesh Singhi" w:date="2015-03-25T13:28:00Z"/>
                <w:rFonts w:asciiTheme="minorHAnsi" w:hAnsiTheme="minorHAnsi" w:cstheme="minorHAnsi"/>
                <w:color w:val="000000"/>
                <w:sz w:val="18"/>
                <w:szCs w:val="16"/>
              </w:rPr>
            </w:pPr>
            <w:del w:id="5145" w:author="Rakesh Singhi" w:date="2015-03-25T13:28:00Z">
              <w:r w:rsidDel="00EE2007">
                <w:rPr>
                  <w:rFonts w:asciiTheme="minorHAnsi" w:hAnsiTheme="minorHAnsi" w:cstheme="minorHAnsi"/>
                  <w:color w:val="000000"/>
                  <w:sz w:val="18"/>
                  <w:szCs w:val="16"/>
                </w:rPr>
                <w:delText xml:space="preserve">Internal </w:delText>
              </w:r>
            </w:del>
          </w:p>
        </w:tc>
      </w:tr>
      <w:tr w:rsidR="00AC58EB" w:rsidRPr="00D30FA1" w:rsidDel="00EE2007" w14:paraId="17910194" w14:textId="71DDC074" w:rsidTr="003E5CB1">
        <w:trPr>
          <w:del w:id="5146" w:author="Rakesh Singhi" w:date="2015-03-25T13:28:00Z"/>
        </w:trPr>
        <w:tc>
          <w:tcPr>
            <w:tcW w:w="3150" w:type="dxa"/>
            <w:tcBorders>
              <w:top w:val="single" w:sz="4" w:space="0" w:color="auto"/>
              <w:left w:val="single" w:sz="4" w:space="0" w:color="auto"/>
              <w:bottom w:val="single" w:sz="4" w:space="0" w:color="auto"/>
              <w:right w:val="single" w:sz="4" w:space="0" w:color="auto"/>
            </w:tcBorders>
            <w:shd w:val="clear" w:color="auto" w:fill="auto"/>
          </w:tcPr>
          <w:p w14:paraId="66DE9B80" w14:textId="112A9022" w:rsidR="00AC58EB" w:rsidRPr="00467C5F" w:rsidDel="00EE2007" w:rsidRDefault="00AC58EB" w:rsidP="0080014C">
            <w:pPr>
              <w:rPr>
                <w:del w:id="5147" w:author="Rakesh Singhi" w:date="2015-03-25T13:28:00Z"/>
                <w:rFonts w:asciiTheme="minorHAnsi" w:hAnsiTheme="minorHAnsi" w:cstheme="minorHAnsi"/>
                <w:color w:val="000000"/>
                <w:sz w:val="18"/>
                <w:szCs w:val="16"/>
              </w:rPr>
            </w:pPr>
            <w:del w:id="5148" w:author="Rakesh Singhi" w:date="2015-03-25T13:28:00Z">
              <w:r w:rsidDel="00EE2007">
                <w:rPr>
                  <w:rFonts w:asciiTheme="minorHAnsi" w:hAnsiTheme="minorHAnsi" w:cstheme="minorHAnsi"/>
                  <w:color w:val="000000"/>
                  <w:sz w:val="18"/>
                  <w:szCs w:val="16"/>
                </w:rPr>
                <w:delText>FILE_NAME</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50059D1" w14:textId="5750314F" w:rsidR="00AC58EB" w:rsidRPr="008E780A" w:rsidDel="00EE2007" w:rsidRDefault="00AC58EB" w:rsidP="0080014C">
            <w:pPr>
              <w:rPr>
                <w:del w:id="5149" w:author="Rakesh Singhi" w:date="2015-03-25T13:28:00Z"/>
                <w:rFonts w:asciiTheme="minorHAnsi" w:hAnsiTheme="minorHAnsi" w:cstheme="minorHAnsi"/>
                <w:color w:val="000000"/>
                <w:sz w:val="18"/>
                <w:szCs w:val="16"/>
              </w:rPr>
            </w:pPr>
            <w:del w:id="5150" w:author="Rakesh Singhi" w:date="2015-03-25T13:28:00Z">
              <w:r w:rsidDel="00EE2007">
                <w:rPr>
                  <w:rFonts w:asciiTheme="minorHAnsi" w:hAnsiTheme="minorHAnsi" w:cstheme="minorHAnsi"/>
                  <w:color w:val="000000"/>
                  <w:sz w:val="18"/>
                  <w:szCs w:val="16"/>
                </w:rPr>
                <w:delText>DMO_</w:delText>
              </w:r>
              <w:r w:rsidRPr="000906A2" w:rsidDel="00EE2007">
                <w:rPr>
                  <w:rFonts w:asciiTheme="minorHAnsi" w:hAnsiTheme="minorHAnsi" w:cstheme="minorHAnsi"/>
                  <w:color w:val="000000"/>
                  <w:sz w:val="18"/>
                  <w:szCs w:val="16"/>
                </w:rPr>
                <w:delText>SELL_OUT_EXT</w:delText>
              </w:r>
            </w:del>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79825202" w14:textId="3A8094EB" w:rsidR="00AC58EB" w:rsidDel="00EE2007" w:rsidRDefault="00AC58EB" w:rsidP="0080014C">
            <w:pPr>
              <w:rPr>
                <w:del w:id="5151" w:author="Rakesh Singhi" w:date="2015-03-25T13:28:00Z"/>
                <w:rFonts w:asciiTheme="minorHAnsi" w:hAnsiTheme="minorHAnsi" w:cstheme="minorHAnsi"/>
                <w:color w:val="000000"/>
                <w:sz w:val="18"/>
                <w:szCs w:val="16"/>
              </w:rPr>
            </w:pPr>
            <w:del w:id="5152" w:author="Rakesh Singhi" w:date="2015-03-25T13:28:00Z">
              <w:r w:rsidDel="00EE2007">
                <w:rPr>
                  <w:rFonts w:asciiTheme="minorHAnsi" w:hAnsiTheme="minorHAnsi" w:cstheme="minorHAnsi"/>
                  <w:color w:val="000000"/>
                  <w:sz w:val="18"/>
                  <w:szCs w:val="16"/>
                </w:rPr>
                <w:delText>EXT_FILE_NAME</w:delText>
              </w:r>
            </w:del>
          </w:p>
        </w:tc>
      </w:tr>
      <w:tr w:rsidR="00AC58EB" w:rsidRPr="00D30FA1" w14:paraId="084AA553"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30F63F24" w14:textId="77777777" w:rsidR="00AC58EB" w:rsidRPr="00DD1485"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INVOICE_NUMBER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1E120A4" w14:textId="1E0D6693"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4AE283D" w14:textId="77777777" w:rsidR="00AC58EB" w:rsidRPr="00F40974" w:rsidRDefault="00AC58EB" w:rsidP="0080014C">
            <w:pPr>
              <w:rPr>
                <w:rFonts w:asciiTheme="minorHAnsi" w:hAnsiTheme="minorHAnsi" w:cstheme="minorHAnsi"/>
                <w:color w:val="000000"/>
                <w:sz w:val="18"/>
                <w:szCs w:val="16"/>
              </w:rPr>
            </w:pPr>
            <w:del w:id="5153" w:author="Rakesh Singhi" w:date="2015-03-25T13:28:00Z">
              <w:r w:rsidDel="00EE2007">
                <w:rPr>
                  <w:rFonts w:asciiTheme="minorHAnsi" w:hAnsiTheme="minorHAnsi" w:cstheme="minorHAnsi"/>
                  <w:color w:val="000000"/>
                  <w:sz w:val="18"/>
                  <w:szCs w:val="16"/>
                </w:rPr>
                <w:delText>EXT_</w:delText>
              </w:r>
            </w:del>
            <w:r>
              <w:rPr>
                <w:rFonts w:asciiTheme="minorHAnsi" w:hAnsiTheme="minorHAnsi" w:cstheme="minorHAnsi"/>
                <w:color w:val="000000"/>
                <w:sz w:val="18"/>
                <w:szCs w:val="16"/>
              </w:rPr>
              <w:t>INVOICE_NUMBER</w:t>
            </w:r>
          </w:p>
        </w:tc>
      </w:tr>
      <w:tr w:rsidR="00AC58EB" w:rsidRPr="00D30FA1" w14:paraId="73B55CEF"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32B5099D"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INVOICE_DATE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63EA92B" w14:textId="0324D8D8"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0CECCE5C" w14:textId="6B357A76" w:rsidR="00AC58EB" w:rsidRPr="00F40974" w:rsidRDefault="00AC58EB" w:rsidP="00EE2007">
            <w:pPr>
              <w:rPr>
                <w:rFonts w:asciiTheme="minorHAnsi" w:hAnsiTheme="minorHAnsi" w:cstheme="minorHAnsi"/>
                <w:color w:val="000000"/>
                <w:sz w:val="18"/>
                <w:szCs w:val="16"/>
              </w:rPr>
            </w:pPr>
            <w:del w:id="5154"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INVOICE_DATE</w:t>
            </w:r>
          </w:p>
        </w:tc>
      </w:tr>
      <w:tr w:rsidR="00AC58EB" w:rsidRPr="00D30FA1" w14:paraId="63A841EA"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0FBB41E6" w14:textId="77777777" w:rsidR="00AC58EB" w:rsidRPr="00D30FA1"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VAT_ID</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DDBDED0" w14:textId="379F75DD"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16FF8544" w14:textId="5B593931" w:rsidR="00AC58EB" w:rsidRPr="00F40974" w:rsidRDefault="00AC58EB" w:rsidP="00EE2007">
            <w:pPr>
              <w:rPr>
                <w:rFonts w:asciiTheme="minorHAnsi" w:hAnsiTheme="minorHAnsi" w:cstheme="minorHAnsi"/>
                <w:color w:val="000000"/>
                <w:sz w:val="18"/>
                <w:szCs w:val="16"/>
              </w:rPr>
            </w:pPr>
            <w:del w:id="5155"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VAT_ID</w:t>
            </w:r>
          </w:p>
        </w:tc>
      </w:tr>
      <w:tr w:rsidR="00AC58EB" w:rsidRPr="00D30FA1" w14:paraId="1D9C3FFC"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48F5A166" w14:textId="77777777" w:rsidR="00AC58EB" w:rsidRPr="00D30FA1"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ADDRESS</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23D9568" w14:textId="7B797D3F"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5F9977F8" w14:textId="48444B09" w:rsidR="00AC58EB" w:rsidRPr="00F40974" w:rsidRDefault="00AC58EB" w:rsidP="00EE2007">
            <w:pPr>
              <w:rPr>
                <w:rFonts w:asciiTheme="minorHAnsi" w:hAnsiTheme="minorHAnsi" w:cstheme="minorHAnsi"/>
                <w:color w:val="000000"/>
                <w:sz w:val="18"/>
                <w:szCs w:val="16"/>
              </w:rPr>
            </w:pPr>
            <w:del w:id="5156"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ADDRESS</w:t>
            </w:r>
          </w:p>
        </w:tc>
      </w:tr>
      <w:tr w:rsidR="00AC58EB" w:rsidRPr="00D30FA1" w14:paraId="44619FFC"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0E4F66B0" w14:textId="77777777" w:rsidR="00AC58EB" w:rsidRPr="00D30FA1"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COUNTRY_CODE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7233400" w14:textId="7EC6C22F"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3C8E911B" w14:textId="4A1A7711" w:rsidR="00AC58EB" w:rsidRPr="00F40974" w:rsidRDefault="00AC58EB" w:rsidP="00EE2007">
            <w:pPr>
              <w:rPr>
                <w:rFonts w:asciiTheme="minorHAnsi" w:hAnsiTheme="minorHAnsi" w:cstheme="minorHAnsi"/>
                <w:color w:val="000000"/>
                <w:sz w:val="18"/>
                <w:szCs w:val="16"/>
              </w:rPr>
            </w:pPr>
            <w:del w:id="5157"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COUNTRY_CODE</w:t>
            </w:r>
          </w:p>
        </w:tc>
      </w:tr>
      <w:tr w:rsidR="00AC58EB" w:rsidRPr="00D30FA1" w14:paraId="099671C7"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04364F4" w14:textId="77777777" w:rsidR="00AC58EB" w:rsidRPr="00DD1485"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CITY</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484DFBF" w14:textId="2A147F49"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58888D02" w14:textId="22990735" w:rsidR="00AC58EB" w:rsidRPr="00F40974" w:rsidRDefault="00AC58EB" w:rsidP="00EE2007">
            <w:pPr>
              <w:rPr>
                <w:rFonts w:asciiTheme="minorHAnsi" w:hAnsiTheme="minorHAnsi" w:cstheme="minorHAnsi"/>
                <w:color w:val="000000"/>
                <w:sz w:val="18"/>
                <w:szCs w:val="16"/>
              </w:rPr>
            </w:pPr>
            <w:del w:id="5158"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CITY</w:t>
            </w:r>
          </w:p>
        </w:tc>
      </w:tr>
      <w:tr w:rsidR="00AC58EB" w:rsidRPr="00D30FA1" w14:paraId="11D819BF"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6B978FEB" w14:textId="77777777" w:rsidR="00AC58EB" w:rsidRPr="00DD1485"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STATE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0792627" w14:textId="6F63D0E2"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32B982B5" w14:textId="7C5DF61F" w:rsidR="00AC58EB" w:rsidRPr="00F40974" w:rsidRDefault="00AC58EB" w:rsidP="00EE2007">
            <w:pPr>
              <w:rPr>
                <w:rFonts w:asciiTheme="minorHAnsi" w:hAnsiTheme="minorHAnsi" w:cstheme="minorHAnsi"/>
                <w:color w:val="000000"/>
                <w:sz w:val="18"/>
                <w:szCs w:val="16"/>
              </w:rPr>
            </w:pPr>
            <w:del w:id="5159"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STATE</w:t>
            </w:r>
          </w:p>
        </w:tc>
      </w:tr>
      <w:tr w:rsidR="00AC58EB" w:rsidRPr="00D30FA1" w14:paraId="3ED6577D"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2A606C82" w14:textId="77777777" w:rsidR="00AC58EB" w:rsidRPr="00D30FA1"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ZIPCODE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02F92F0" w14:textId="6351653C"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4C24E79D" w14:textId="0E98C719" w:rsidR="00AC58EB" w:rsidRPr="00F40974" w:rsidRDefault="00AC58EB" w:rsidP="00BB08DD">
            <w:pPr>
              <w:rPr>
                <w:rFonts w:asciiTheme="minorHAnsi" w:hAnsiTheme="minorHAnsi" w:cstheme="minorHAnsi"/>
                <w:color w:val="000000"/>
                <w:sz w:val="18"/>
                <w:szCs w:val="16"/>
              </w:rPr>
            </w:pPr>
            <w:del w:id="5160"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ZIPCODE</w:t>
            </w:r>
            <w:ins w:id="5161" w:author="Raghavi K (Semiconductor, Computing &amp; Storage (SCS))" w:date="2017-03-06T18:10:00Z">
              <w:r w:rsidR="009927EF">
                <w:rPr>
                  <w:rFonts w:asciiTheme="minorHAnsi" w:hAnsiTheme="minorHAnsi" w:cstheme="minorHAnsi"/>
                  <w:color w:val="000000"/>
                  <w:sz w:val="18"/>
                  <w:szCs w:val="16"/>
                </w:rPr>
                <w:t xml:space="preserve"> </w:t>
              </w:r>
            </w:ins>
          </w:p>
        </w:tc>
      </w:tr>
      <w:tr w:rsidR="00AC58EB" w:rsidRPr="00D30FA1" w14:paraId="1531C6C5"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3FE72E00" w14:textId="77777777" w:rsidR="00AC58EB" w:rsidRPr="00D30FA1"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CUSTOMER_NAME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2DC9CCE" w14:textId="44A5A7CE"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04784668" w14:textId="454E2B7F" w:rsidR="00AC58EB" w:rsidRPr="00F40974" w:rsidRDefault="00AC58EB" w:rsidP="00EE2007">
            <w:pPr>
              <w:rPr>
                <w:rFonts w:asciiTheme="minorHAnsi" w:hAnsiTheme="minorHAnsi" w:cstheme="minorHAnsi"/>
                <w:color w:val="000000"/>
                <w:sz w:val="18"/>
                <w:szCs w:val="16"/>
              </w:rPr>
            </w:pPr>
            <w:del w:id="5162"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CUSTOMER_NAME</w:t>
            </w:r>
          </w:p>
        </w:tc>
      </w:tr>
      <w:tr w:rsidR="00AC58EB" w:rsidRPr="00D30FA1" w14:paraId="03F49EF7"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31A335E1"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TELEPHONE_NUMBER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D56C90F" w14:textId="22237117"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656C39DC" w14:textId="1279BF74" w:rsidR="00AC58EB" w:rsidRPr="00F40974" w:rsidRDefault="00AC58EB" w:rsidP="00EE2007">
            <w:pPr>
              <w:rPr>
                <w:rFonts w:asciiTheme="minorHAnsi" w:hAnsiTheme="minorHAnsi" w:cstheme="minorHAnsi"/>
                <w:color w:val="000000"/>
                <w:sz w:val="18"/>
                <w:szCs w:val="16"/>
              </w:rPr>
            </w:pPr>
            <w:del w:id="5163"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TELEPHONE_NUMBER</w:t>
            </w:r>
          </w:p>
        </w:tc>
      </w:tr>
      <w:tr w:rsidR="00AC58EB" w:rsidRPr="00D30FA1" w14:paraId="1BFE8529"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5A832EBD" w14:textId="77777777" w:rsidR="00AC58EB" w:rsidRPr="00DD1485"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PRODUCTPART_NUMBER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5A4EDA9" w14:textId="44B63E5F"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533E66E7" w14:textId="4D962A5F" w:rsidR="00AC58EB" w:rsidRPr="00F40974" w:rsidRDefault="00AC58EB" w:rsidP="00EE2007">
            <w:pPr>
              <w:rPr>
                <w:rFonts w:asciiTheme="minorHAnsi" w:hAnsiTheme="minorHAnsi" w:cstheme="minorHAnsi"/>
                <w:color w:val="000000"/>
                <w:sz w:val="18"/>
                <w:szCs w:val="16"/>
              </w:rPr>
            </w:pPr>
            <w:del w:id="5164"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PRODUCTPART_NUMBER</w:t>
            </w:r>
          </w:p>
        </w:tc>
      </w:tr>
      <w:tr w:rsidR="00AC58EB" w:rsidRPr="00D30FA1" w14:paraId="7729D520"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0E473630"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PRODUCTPART_DESCRIPTION</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CF67D11" w14:textId="1E839323"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7728E6C4" w14:textId="5293B6D5" w:rsidR="00AC58EB" w:rsidRPr="00F40974" w:rsidRDefault="00AC58EB" w:rsidP="00EE2007">
            <w:pPr>
              <w:rPr>
                <w:rFonts w:asciiTheme="minorHAnsi" w:hAnsiTheme="minorHAnsi" w:cstheme="minorHAnsi"/>
                <w:color w:val="000000"/>
                <w:sz w:val="18"/>
                <w:szCs w:val="16"/>
              </w:rPr>
            </w:pPr>
            <w:del w:id="5165"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PRODUCTPART_DESCRIPTION</w:t>
            </w:r>
          </w:p>
        </w:tc>
      </w:tr>
      <w:tr w:rsidR="00AC58EB" w:rsidRPr="00D30FA1" w14:paraId="77161F4A"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1AE22A6F"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QUANTITY_SHIPPED</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18296E6" w14:textId="38B06A46"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39E3E6B2" w14:textId="29E00407" w:rsidR="00AC58EB" w:rsidRPr="00F40974" w:rsidRDefault="00AC58EB" w:rsidP="00EE2007">
            <w:pPr>
              <w:rPr>
                <w:rFonts w:asciiTheme="minorHAnsi" w:hAnsiTheme="minorHAnsi" w:cstheme="minorHAnsi"/>
                <w:color w:val="000000"/>
                <w:sz w:val="18"/>
                <w:szCs w:val="16"/>
              </w:rPr>
            </w:pPr>
            <w:del w:id="5166"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QUANTITY_SHIPPED</w:t>
            </w:r>
          </w:p>
        </w:tc>
      </w:tr>
      <w:tr w:rsidR="00AC58EB" w:rsidRPr="00D30FA1" w14:paraId="3B40EC15"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26BB57EA"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UNIT_PRICE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C287390" w14:textId="62E9E0FC"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36E6470F" w14:textId="7F4727C5" w:rsidR="00AC58EB" w:rsidRPr="00F40974" w:rsidRDefault="00AC58EB" w:rsidP="00EE2007">
            <w:pPr>
              <w:rPr>
                <w:rFonts w:asciiTheme="minorHAnsi" w:hAnsiTheme="minorHAnsi" w:cstheme="minorHAnsi"/>
                <w:color w:val="000000"/>
                <w:sz w:val="18"/>
                <w:szCs w:val="16"/>
              </w:rPr>
            </w:pPr>
            <w:del w:id="5167"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UNIT_PRICE</w:t>
            </w:r>
          </w:p>
        </w:tc>
      </w:tr>
      <w:tr w:rsidR="00AC58EB" w:rsidRPr="00D30FA1" w14:paraId="6BBFF37C"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44ADAF1B"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CURRENCY_CODE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623719A" w14:textId="4169106B"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28CA1623" w14:textId="72B4DA68" w:rsidR="00AC58EB" w:rsidRPr="00F40974" w:rsidRDefault="00AC58EB" w:rsidP="00EE2007">
            <w:pPr>
              <w:rPr>
                <w:rFonts w:asciiTheme="minorHAnsi" w:hAnsiTheme="minorHAnsi" w:cstheme="minorHAnsi"/>
                <w:color w:val="000000"/>
                <w:sz w:val="18"/>
                <w:szCs w:val="16"/>
              </w:rPr>
            </w:pPr>
            <w:del w:id="5168"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CURRENCY_CODE</w:t>
            </w:r>
          </w:p>
        </w:tc>
      </w:tr>
      <w:tr w:rsidR="00AC58EB" w:rsidRPr="00D30FA1" w14:paraId="087CF5B9"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3DECD3C8"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MARKETTING_CONFIGURATION</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18583B0" w14:textId="76A7AFC9"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3A19BD39" w14:textId="762F877B" w:rsidR="00AC58EB" w:rsidRPr="00F40974" w:rsidRDefault="00AC58EB" w:rsidP="00EE2007">
            <w:pPr>
              <w:rPr>
                <w:rFonts w:asciiTheme="minorHAnsi" w:hAnsiTheme="minorHAnsi" w:cstheme="minorHAnsi"/>
                <w:color w:val="000000"/>
                <w:sz w:val="18"/>
                <w:szCs w:val="16"/>
              </w:rPr>
            </w:pPr>
            <w:del w:id="5169"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MARKETTING_CONFIGURATION</w:t>
            </w:r>
          </w:p>
        </w:tc>
      </w:tr>
      <w:tr w:rsidR="00AC58EB" w:rsidRPr="00D30FA1" w14:paraId="3A942AA8"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3CEB6EA8"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SERIAL_NUMBER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F010291" w14:textId="1A0FA6D6"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54CC3EDB" w14:textId="51480AEA" w:rsidR="00AC58EB" w:rsidRPr="00F40974" w:rsidRDefault="00AC58EB" w:rsidP="00EE2007">
            <w:pPr>
              <w:rPr>
                <w:rFonts w:asciiTheme="minorHAnsi" w:hAnsiTheme="minorHAnsi" w:cstheme="minorHAnsi"/>
                <w:color w:val="000000"/>
                <w:sz w:val="18"/>
                <w:szCs w:val="16"/>
              </w:rPr>
            </w:pPr>
            <w:del w:id="5170"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SERIAL_NUMBER</w:t>
            </w:r>
          </w:p>
        </w:tc>
      </w:tr>
      <w:tr w:rsidR="00AC58EB" w:rsidRPr="00D30FA1" w14:paraId="2E64F5C3"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6135335D"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TRANSACTION_TYPE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10069CD" w14:textId="65801A1C"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17E7B059" w14:textId="70CED0CB" w:rsidR="00AC58EB" w:rsidRPr="00F40974" w:rsidRDefault="00AC58EB" w:rsidP="00EE2007">
            <w:pPr>
              <w:rPr>
                <w:rFonts w:asciiTheme="minorHAnsi" w:hAnsiTheme="minorHAnsi" w:cstheme="minorHAnsi"/>
                <w:color w:val="000000"/>
                <w:sz w:val="18"/>
                <w:szCs w:val="16"/>
              </w:rPr>
            </w:pPr>
            <w:del w:id="5171"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TRANSACTION_TYPE</w:t>
            </w:r>
          </w:p>
        </w:tc>
      </w:tr>
      <w:tr w:rsidR="00AC58EB" w:rsidRPr="00D30FA1" w14:paraId="44BBFBB7"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23512DA"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ORIGINAL_TRANSACTION_ID</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9212D4D" w14:textId="7E76911D"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08D3E9C6" w14:textId="06AA905D" w:rsidR="00AC58EB" w:rsidRPr="00F40974" w:rsidRDefault="00AC58EB" w:rsidP="00EE2007">
            <w:pPr>
              <w:rPr>
                <w:rFonts w:asciiTheme="minorHAnsi" w:hAnsiTheme="minorHAnsi" w:cstheme="minorHAnsi"/>
                <w:color w:val="000000"/>
                <w:sz w:val="18"/>
                <w:szCs w:val="16"/>
              </w:rPr>
            </w:pPr>
            <w:del w:id="5172"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ORIGINAL_TRANSACTION_ID</w:t>
            </w:r>
          </w:p>
        </w:tc>
      </w:tr>
      <w:tr w:rsidR="00AC58EB" w:rsidRPr="00D30FA1" w14:paraId="63BB08BF" w14:textId="77777777" w:rsidTr="003E5CB1">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AB46A74" w14:textId="77777777" w:rsidR="00AC58EB" w:rsidRDefault="00AC58EB" w:rsidP="0080014C">
            <w:pPr>
              <w:rPr>
                <w:rFonts w:asciiTheme="minorHAnsi" w:hAnsiTheme="minorHAnsi" w:cstheme="minorHAnsi"/>
                <w:color w:val="000000"/>
                <w:sz w:val="18"/>
                <w:szCs w:val="16"/>
              </w:rPr>
            </w:pPr>
            <w:r>
              <w:rPr>
                <w:rFonts w:asciiTheme="minorHAnsi" w:hAnsiTheme="minorHAnsi" w:cstheme="minorHAnsi"/>
                <w:color w:val="000000"/>
                <w:sz w:val="18"/>
                <w:szCs w:val="16"/>
              </w:rPr>
              <w:t>ORIGINAL_TRANSACTION_DATE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664CF36" w14:textId="25AA09C9" w:rsidR="00AC58EB" w:rsidRDefault="00AC58EB">
            <w:r w:rsidRPr="00D02EDE">
              <w:rPr>
                <w:rFonts w:asciiTheme="minorHAnsi" w:hAnsiTheme="minorHAnsi" w:cstheme="minorHAnsi"/>
                <w:color w:val="000000"/>
                <w:sz w:val="18"/>
                <w:szCs w:val="16"/>
              </w:rPr>
              <w:t>DMO_SELL_OUT_EXT</w:t>
            </w:r>
          </w:p>
        </w:tc>
        <w:tc>
          <w:tcPr>
            <w:tcW w:w="2520" w:type="dxa"/>
            <w:tcBorders>
              <w:top w:val="single" w:sz="4" w:space="0" w:color="auto"/>
              <w:left w:val="single" w:sz="4" w:space="0" w:color="auto"/>
              <w:bottom w:val="single" w:sz="4" w:space="0" w:color="auto"/>
              <w:right w:val="single" w:sz="4" w:space="0" w:color="auto"/>
            </w:tcBorders>
          </w:tcPr>
          <w:p w14:paraId="146E3A30" w14:textId="182F35F5" w:rsidR="00AC58EB" w:rsidRPr="00F40974" w:rsidRDefault="00AC58EB" w:rsidP="00EE2007">
            <w:pPr>
              <w:rPr>
                <w:rFonts w:asciiTheme="minorHAnsi" w:hAnsiTheme="minorHAnsi" w:cstheme="minorHAnsi"/>
                <w:color w:val="000000"/>
                <w:sz w:val="18"/>
                <w:szCs w:val="16"/>
              </w:rPr>
            </w:pPr>
            <w:del w:id="5173" w:author="Rakesh Singhi" w:date="2015-03-25T13:28:00Z">
              <w:r w:rsidRPr="00F40974" w:rsidDel="00EE2007">
                <w:rPr>
                  <w:rFonts w:asciiTheme="minorHAnsi" w:hAnsiTheme="minorHAnsi" w:cstheme="minorHAnsi"/>
                  <w:color w:val="000000"/>
                  <w:sz w:val="18"/>
                  <w:szCs w:val="16"/>
                </w:rPr>
                <w:delText>EXT_</w:delText>
              </w:r>
            </w:del>
            <w:r w:rsidRPr="00F40974">
              <w:rPr>
                <w:rFonts w:asciiTheme="minorHAnsi" w:hAnsiTheme="minorHAnsi" w:cstheme="minorHAnsi"/>
                <w:color w:val="000000"/>
                <w:sz w:val="18"/>
                <w:szCs w:val="16"/>
              </w:rPr>
              <w:t>ORIGINAL_TRANSACTION_DATE</w:t>
            </w:r>
          </w:p>
        </w:tc>
      </w:tr>
      <w:tr w:rsidR="00EE2007" w:rsidRPr="00D30FA1" w14:paraId="5EE8737E" w14:textId="77777777" w:rsidTr="003E5CB1">
        <w:trPr>
          <w:ins w:id="5174" w:author="Rakesh Singhi" w:date="2015-03-25T13:29:00Z"/>
        </w:trPr>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63D4DC14" w14:textId="16A3A395" w:rsidR="00EE2007" w:rsidRDefault="00EE2007" w:rsidP="0080014C">
            <w:pPr>
              <w:rPr>
                <w:ins w:id="5175" w:author="Rakesh Singhi" w:date="2015-03-25T13:29:00Z"/>
                <w:rFonts w:asciiTheme="minorHAnsi" w:hAnsiTheme="minorHAnsi" w:cstheme="minorHAnsi"/>
                <w:color w:val="000000"/>
                <w:sz w:val="18"/>
                <w:szCs w:val="16"/>
              </w:rPr>
            </w:pPr>
            <w:ins w:id="5176" w:author="Rakesh Singhi" w:date="2015-03-25T13:29:00Z">
              <w:r>
                <w:rPr>
                  <w:rFonts w:asciiTheme="minorHAnsi" w:hAnsiTheme="minorHAnsi" w:cstheme="minorHAnsi"/>
                  <w:color w:val="000000"/>
                  <w:sz w:val="18"/>
                  <w:szCs w:val="16"/>
                </w:rPr>
                <w:t>MD_VAT_ID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80BE505" w14:textId="326B93E8" w:rsidR="00EE2007" w:rsidRPr="00D02EDE" w:rsidRDefault="000148AC">
            <w:pPr>
              <w:rPr>
                <w:ins w:id="5177" w:author="Rakesh Singhi" w:date="2015-03-25T13:29:00Z"/>
                <w:rFonts w:asciiTheme="minorHAnsi" w:hAnsiTheme="minorHAnsi" w:cstheme="minorHAnsi"/>
                <w:color w:val="000000"/>
                <w:sz w:val="18"/>
                <w:szCs w:val="16"/>
              </w:rPr>
            </w:pPr>
            <w:ins w:id="5178" w:author="Rakesh Singhi" w:date="2015-03-25T13:30:00Z">
              <w:r w:rsidRPr="00D02EDE">
                <w:rPr>
                  <w:rFonts w:asciiTheme="minorHAnsi" w:hAnsiTheme="minorHAnsi" w:cstheme="minorHAnsi"/>
                  <w:color w:val="000000"/>
                  <w:sz w:val="18"/>
                  <w:szCs w:val="16"/>
                </w:rPr>
                <w:t>DMO_SELL_OUT_EXT</w:t>
              </w:r>
            </w:ins>
          </w:p>
        </w:tc>
        <w:tc>
          <w:tcPr>
            <w:tcW w:w="2520" w:type="dxa"/>
            <w:tcBorders>
              <w:top w:val="single" w:sz="4" w:space="0" w:color="auto"/>
              <w:left w:val="single" w:sz="4" w:space="0" w:color="auto"/>
              <w:bottom w:val="single" w:sz="4" w:space="0" w:color="auto"/>
              <w:right w:val="single" w:sz="4" w:space="0" w:color="auto"/>
            </w:tcBorders>
          </w:tcPr>
          <w:p w14:paraId="7B5DF762" w14:textId="6415FEE6" w:rsidR="00EE2007" w:rsidRPr="00F40974" w:rsidDel="00EE2007" w:rsidRDefault="000148AC" w:rsidP="00EE2007">
            <w:pPr>
              <w:rPr>
                <w:ins w:id="5179" w:author="Rakesh Singhi" w:date="2015-03-25T13:29:00Z"/>
                <w:rFonts w:asciiTheme="minorHAnsi" w:hAnsiTheme="minorHAnsi" w:cstheme="minorHAnsi"/>
                <w:color w:val="000000"/>
                <w:sz w:val="18"/>
                <w:szCs w:val="16"/>
              </w:rPr>
            </w:pPr>
            <w:ins w:id="5180" w:author="Rakesh Singhi" w:date="2015-03-25T13:30:00Z">
              <w:r>
                <w:rPr>
                  <w:rFonts w:asciiTheme="minorHAnsi" w:hAnsiTheme="minorHAnsi" w:cstheme="minorHAnsi"/>
                  <w:color w:val="000000"/>
                  <w:sz w:val="18"/>
                  <w:szCs w:val="16"/>
                </w:rPr>
                <w:t>MD_VAT_ID</w:t>
              </w:r>
            </w:ins>
          </w:p>
        </w:tc>
      </w:tr>
      <w:tr w:rsidR="00F07419" w:rsidRPr="00D30FA1" w14:paraId="0BD8BCCA" w14:textId="77777777" w:rsidTr="003E5CB1">
        <w:trPr>
          <w:ins w:id="5181" w:author="Rakesh Singhi" w:date="2015-02-07T11:14:00Z"/>
        </w:trPr>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0E9D6AA" w14:textId="2BB18CDE" w:rsidR="00F07419" w:rsidRDefault="00F07419" w:rsidP="00F07419">
            <w:pPr>
              <w:rPr>
                <w:ins w:id="5182" w:author="Rakesh Singhi" w:date="2015-02-07T11:14:00Z"/>
                <w:rFonts w:asciiTheme="minorHAnsi" w:hAnsiTheme="minorHAnsi" w:cstheme="minorHAnsi"/>
                <w:color w:val="000000"/>
                <w:sz w:val="18"/>
                <w:szCs w:val="16"/>
              </w:rPr>
            </w:pPr>
            <w:ins w:id="5183" w:author="Rakesh Singhi" w:date="2015-02-07T11:16:00Z">
              <w:r>
                <w:rPr>
                  <w:rFonts w:asciiTheme="minorHAnsi" w:hAnsiTheme="minorHAnsi" w:cstheme="minorHAnsi"/>
                  <w:color w:val="000000"/>
                  <w:sz w:val="18"/>
                  <w:szCs w:val="16"/>
                </w:rPr>
                <w:t>MD</w:t>
              </w:r>
            </w:ins>
            <w:ins w:id="5184" w:author="Rakesh Singhi" w:date="2015-02-07T11:17:00Z">
              <w:r>
                <w:rPr>
                  <w:rFonts w:asciiTheme="minorHAnsi" w:hAnsiTheme="minorHAnsi" w:cstheme="minorHAnsi"/>
                  <w:color w:val="000000"/>
                  <w:sz w:val="18"/>
                  <w:szCs w:val="16"/>
                </w:rPr>
                <w:t xml:space="preserve"> </w:t>
              </w:r>
            </w:ins>
            <w:ins w:id="5185" w:author="Rakesh Singhi" w:date="2015-02-07T11:16:00Z">
              <w:r>
                <w:rPr>
                  <w:rFonts w:asciiTheme="minorHAnsi" w:hAnsiTheme="minorHAnsi" w:cstheme="minorHAnsi"/>
                  <w:color w:val="000000"/>
                  <w:sz w:val="18"/>
                  <w:szCs w:val="16"/>
                </w:rPr>
                <w:t>_NAME</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5DD32A4" w14:textId="3AE0B2AB" w:rsidR="00F07419" w:rsidRPr="00D02EDE" w:rsidRDefault="000148AC">
            <w:pPr>
              <w:rPr>
                <w:ins w:id="5186" w:author="Rakesh Singhi" w:date="2015-02-07T11:14:00Z"/>
                <w:rFonts w:asciiTheme="minorHAnsi" w:hAnsiTheme="minorHAnsi" w:cstheme="minorHAnsi"/>
                <w:color w:val="000000"/>
                <w:sz w:val="18"/>
                <w:szCs w:val="16"/>
              </w:rPr>
            </w:pPr>
            <w:ins w:id="5187" w:author="Rakesh Singhi" w:date="2015-03-25T13:30:00Z">
              <w:r>
                <w:rPr>
                  <w:rFonts w:asciiTheme="minorHAnsi" w:hAnsiTheme="minorHAnsi" w:cstheme="minorHAnsi"/>
                  <w:color w:val="000000"/>
                  <w:sz w:val="18"/>
                  <w:szCs w:val="16"/>
                </w:rPr>
                <w:t>DMDODM.DMO_PARTNER_MASTER_D</w:t>
              </w:r>
            </w:ins>
          </w:p>
        </w:tc>
        <w:tc>
          <w:tcPr>
            <w:tcW w:w="2520" w:type="dxa"/>
            <w:tcBorders>
              <w:top w:val="single" w:sz="4" w:space="0" w:color="auto"/>
              <w:left w:val="single" w:sz="4" w:space="0" w:color="auto"/>
              <w:bottom w:val="single" w:sz="4" w:space="0" w:color="auto"/>
              <w:right w:val="single" w:sz="4" w:space="0" w:color="auto"/>
            </w:tcBorders>
          </w:tcPr>
          <w:p w14:paraId="21EC9339" w14:textId="0BBE1956" w:rsidR="00F07419" w:rsidRPr="00F40974" w:rsidRDefault="000148AC" w:rsidP="0029795D">
            <w:pPr>
              <w:rPr>
                <w:ins w:id="5188" w:author="Rakesh Singhi" w:date="2015-02-07T11:14:00Z"/>
                <w:rFonts w:asciiTheme="minorHAnsi" w:hAnsiTheme="minorHAnsi" w:cstheme="minorHAnsi"/>
                <w:color w:val="000000"/>
                <w:sz w:val="18"/>
                <w:szCs w:val="16"/>
              </w:rPr>
            </w:pPr>
            <w:ins w:id="5189" w:author="Rakesh Singhi" w:date="2015-03-25T13:30:00Z">
              <w:r>
                <w:rPr>
                  <w:rFonts w:asciiTheme="minorHAnsi" w:hAnsiTheme="minorHAnsi" w:cstheme="minorHAnsi"/>
                  <w:color w:val="000000"/>
                  <w:sz w:val="18"/>
                  <w:szCs w:val="16"/>
                </w:rPr>
                <w:t>NAME</w:t>
              </w:r>
            </w:ins>
          </w:p>
        </w:tc>
      </w:tr>
      <w:tr w:rsidR="00EE2007" w:rsidRPr="00D30FA1" w14:paraId="75B6F88A" w14:textId="77777777" w:rsidTr="003E5CB1">
        <w:trPr>
          <w:ins w:id="5190" w:author="Rakesh Singhi" w:date="2015-03-25T13:29:00Z"/>
        </w:trPr>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500B49A9" w14:textId="0769CA9C" w:rsidR="00EE2007" w:rsidRDefault="00EE2007" w:rsidP="00F07419">
            <w:pPr>
              <w:rPr>
                <w:ins w:id="5191" w:author="Rakesh Singhi" w:date="2015-03-25T13:29:00Z"/>
                <w:rFonts w:asciiTheme="minorHAnsi" w:hAnsiTheme="minorHAnsi" w:cstheme="minorHAnsi"/>
                <w:color w:val="000000"/>
                <w:sz w:val="18"/>
                <w:szCs w:val="16"/>
              </w:rPr>
            </w:pPr>
            <w:ins w:id="5192" w:author="Rakesh Singhi" w:date="2015-03-25T13:29:00Z">
              <w:r>
                <w:rPr>
                  <w:rFonts w:asciiTheme="minorHAnsi" w:hAnsiTheme="minorHAnsi" w:cstheme="minorHAnsi"/>
                  <w:color w:val="000000"/>
                  <w:sz w:val="18"/>
                  <w:szCs w:val="16"/>
                </w:rPr>
                <w:t>MD_PARTNER_ID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C15ADBD" w14:textId="4E49F60B" w:rsidR="00EE2007" w:rsidRPr="00D02EDE" w:rsidRDefault="000148AC">
            <w:pPr>
              <w:rPr>
                <w:ins w:id="5193" w:author="Rakesh Singhi" w:date="2015-03-25T13:29:00Z"/>
                <w:rFonts w:asciiTheme="minorHAnsi" w:hAnsiTheme="minorHAnsi" w:cstheme="minorHAnsi"/>
                <w:color w:val="000000"/>
                <w:sz w:val="18"/>
                <w:szCs w:val="16"/>
              </w:rPr>
            </w:pPr>
            <w:ins w:id="5194" w:author="Rakesh Singhi" w:date="2015-03-25T13:30:00Z">
              <w:r>
                <w:rPr>
                  <w:rFonts w:asciiTheme="minorHAnsi" w:hAnsiTheme="minorHAnsi" w:cstheme="minorHAnsi"/>
                  <w:color w:val="000000"/>
                  <w:sz w:val="18"/>
                  <w:szCs w:val="16"/>
                </w:rPr>
                <w:t>DMDODM.DMO_PARTNER_MASTER_D</w:t>
              </w:r>
            </w:ins>
          </w:p>
        </w:tc>
        <w:tc>
          <w:tcPr>
            <w:tcW w:w="2520" w:type="dxa"/>
            <w:tcBorders>
              <w:top w:val="single" w:sz="4" w:space="0" w:color="auto"/>
              <w:left w:val="single" w:sz="4" w:space="0" w:color="auto"/>
              <w:bottom w:val="single" w:sz="4" w:space="0" w:color="auto"/>
              <w:right w:val="single" w:sz="4" w:space="0" w:color="auto"/>
            </w:tcBorders>
          </w:tcPr>
          <w:p w14:paraId="46B7013A" w14:textId="0670D0A7" w:rsidR="00EE2007" w:rsidRDefault="000148AC" w:rsidP="0029795D">
            <w:pPr>
              <w:rPr>
                <w:ins w:id="5195" w:author="Rakesh Singhi" w:date="2015-03-25T13:29:00Z"/>
                <w:rFonts w:asciiTheme="minorHAnsi" w:hAnsiTheme="minorHAnsi" w:cstheme="minorHAnsi"/>
                <w:color w:val="000000"/>
                <w:sz w:val="18"/>
                <w:szCs w:val="16"/>
              </w:rPr>
            </w:pPr>
            <w:ins w:id="5196" w:author="Rakesh Singhi" w:date="2015-03-25T13:30:00Z">
              <w:r>
                <w:rPr>
                  <w:rFonts w:asciiTheme="minorHAnsi" w:hAnsiTheme="minorHAnsi" w:cstheme="minorHAnsi"/>
                  <w:color w:val="000000"/>
                  <w:sz w:val="18"/>
                  <w:szCs w:val="16"/>
                </w:rPr>
                <w:t>PARTNER_ID</w:t>
              </w:r>
            </w:ins>
          </w:p>
        </w:tc>
      </w:tr>
      <w:tr w:rsidR="000148AC" w:rsidRPr="00D30FA1" w14:paraId="40840C82" w14:textId="77777777" w:rsidTr="003E5CB1">
        <w:trPr>
          <w:ins w:id="5197" w:author="Rakesh Singhi" w:date="2015-03-25T13:29:00Z"/>
        </w:trPr>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3C0BD48E" w14:textId="24E0A12F" w:rsidR="000148AC" w:rsidRDefault="000148AC" w:rsidP="00F07419">
            <w:pPr>
              <w:rPr>
                <w:ins w:id="5198" w:author="Rakesh Singhi" w:date="2015-03-25T13:29:00Z"/>
                <w:rFonts w:asciiTheme="minorHAnsi" w:hAnsiTheme="minorHAnsi" w:cstheme="minorHAnsi"/>
                <w:color w:val="000000"/>
                <w:sz w:val="18"/>
                <w:szCs w:val="16"/>
              </w:rPr>
            </w:pPr>
            <w:ins w:id="5199" w:author="Rakesh Singhi" w:date="2015-03-25T13:29:00Z">
              <w:r>
                <w:rPr>
                  <w:rFonts w:asciiTheme="minorHAnsi" w:hAnsiTheme="minorHAnsi" w:cstheme="minorHAnsi"/>
                  <w:color w:val="000000"/>
                  <w:sz w:val="18"/>
                  <w:szCs w:val="16"/>
                </w:rPr>
                <w:t>FILE_NAME</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CE62C3F" w14:textId="6E84E744" w:rsidR="000148AC" w:rsidRPr="00D02EDE" w:rsidRDefault="000148AC">
            <w:pPr>
              <w:rPr>
                <w:ins w:id="5200" w:author="Rakesh Singhi" w:date="2015-03-25T13:29:00Z"/>
                <w:rFonts w:asciiTheme="minorHAnsi" w:hAnsiTheme="minorHAnsi" w:cstheme="minorHAnsi"/>
                <w:color w:val="000000"/>
                <w:sz w:val="18"/>
                <w:szCs w:val="16"/>
              </w:rPr>
            </w:pPr>
            <w:ins w:id="5201" w:author="Rakesh Singhi" w:date="2015-03-25T13:30:00Z">
              <w:r w:rsidRPr="00D02EDE">
                <w:rPr>
                  <w:rFonts w:asciiTheme="minorHAnsi" w:hAnsiTheme="minorHAnsi" w:cstheme="minorHAnsi"/>
                  <w:color w:val="000000"/>
                  <w:sz w:val="18"/>
                  <w:szCs w:val="16"/>
                </w:rPr>
                <w:t>DMO_SELL_OUT_EXT</w:t>
              </w:r>
            </w:ins>
          </w:p>
        </w:tc>
        <w:tc>
          <w:tcPr>
            <w:tcW w:w="2520" w:type="dxa"/>
            <w:tcBorders>
              <w:top w:val="single" w:sz="4" w:space="0" w:color="auto"/>
              <w:left w:val="single" w:sz="4" w:space="0" w:color="auto"/>
              <w:bottom w:val="single" w:sz="4" w:space="0" w:color="auto"/>
              <w:right w:val="single" w:sz="4" w:space="0" w:color="auto"/>
            </w:tcBorders>
          </w:tcPr>
          <w:p w14:paraId="153C2C81" w14:textId="5DFCA812" w:rsidR="000148AC" w:rsidRDefault="000148AC" w:rsidP="0029795D">
            <w:pPr>
              <w:rPr>
                <w:ins w:id="5202" w:author="Rakesh Singhi" w:date="2015-03-25T13:29:00Z"/>
                <w:rFonts w:asciiTheme="minorHAnsi" w:hAnsiTheme="minorHAnsi" w:cstheme="minorHAnsi"/>
                <w:color w:val="000000"/>
                <w:sz w:val="18"/>
                <w:szCs w:val="16"/>
              </w:rPr>
            </w:pPr>
            <w:ins w:id="5203" w:author="Rakesh Singhi" w:date="2015-03-25T13:30:00Z">
              <w:r>
                <w:rPr>
                  <w:rFonts w:asciiTheme="minorHAnsi" w:hAnsiTheme="minorHAnsi" w:cstheme="minorHAnsi"/>
                  <w:color w:val="000000"/>
                  <w:sz w:val="18"/>
                  <w:szCs w:val="16"/>
                </w:rPr>
                <w:t>FILE_NAME</w:t>
              </w:r>
            </w:ins>
          </w:p>
        </w:tc>
      </w:tr>
      <w:tr w:rsidR="000148AC" w:rsidRPr="00D30FA1" w14:paraId="2BC5523E" w14:textId="77777777" w:rsidTr="00FB42F3">
        <w:tblPrEx>
          <w:tblW w:w="78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204" w:author="Rakesh Singhi" w:date="2015-03-25T13:31:00Z">
            <w:tblPrEx>
              <w:tblW w:w="78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205" w:author="Rakesh Singhi" w:date="2015-02-07T11:14:00Z"/>
        </w:trPr>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Change w:id="5206" w:author="Rakesh Singhi" w:date="2015-03-25T13:31:00Z">
              <w:tcPr>
                <w:tcW w:w="31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3F21461" w14:textId="58944643" w:rsidR="000148AC" w:rsidRDefault="000148AC" w:rsidP="00EE2007">
            <w:pPr>
              <w:rPr>
                <w:ins w:id="5207" w:author="Rakesh Singhi" w:date="2015-02-07T11:14:00Z"/>
                <w:rFonts w:asciiTheme="minorHAnsi" w:hAnsiTheme="minorHAnsi" w:cstheme="minorHAnsi"/>
                <w:color w:val="000000"/>
                <w:sz w:val="18"/>
                <w:szCs w:val="16"/>
              </w:rPr>
            </w:pPr>
            <w:ins w:id="5208" w:author="Rakesh Singhi" w:date="2015-02-07T11:16:00Z">
              <w:r>
                <w:rPr>
                  <w:rFonts w:asciiTheme="minorHAnsi" w:hAnsiTheme="minorHAnsi" w:cstheme="minorHAnsi"/>
                  <w:color w:val="000000"/>
                  <w:sz w:val="18"/>
                  <w:szCs w:val="16"/>
                </w:rPr>
                <w:t>FILE_SEQ</w:t>
              </w:r>
            </w:ins>
          </w:p>
        </w:tc>
        <w:tc>
          <w:tcPr>
            <w:tcW w:w="2160" w:type="dxa"/>
            <w:tcBorders>
              <w:top w:val="single" w:sz="4" w:space="0" w:color="auto"/>
              <w:left w:val="single" w:sz="4" w:space="0" w:color="auto"/>
              <w:bottom w:val="single" w:sz="4" w:space="0" w:color="auto"/>
              <w:right w:val="single" w:sz="4" w:space="0" w:color="auto"/>
            </w:tcBorders>
            <w:shd w:val="clear" w:color="auto" w:fill="auto"/>
            <w:tcPrChange w:id="5209" w:author="Rakesh Singhi" w:date="2015-03-25T13:31:00Z">
              <w:tcPr>
                <w:tcW w:w="2160" w:type="dxa"/>
                <w:tcBorders>
                  <w:top w:val="single" w:sz="4" w:space="0" w:color="auto"/>
                  <w:left w:val="single" w:sz="4" w:space="0" w:color="auto"/>
                  <w:bottom w:val="single" w:sz="4" w:space="0" w:color="auto"/>
                  <w:right w:val="single" w:sz="4" w:space="0" w:color="auto"/>
                </w:tcBorders>
                <w:shd w:val="clear" w:color="auto" w:fill="auto"/>
              </w:tcPr>
            </w:tcPrChange>
          </w:tcPr>
          <w:p w14:paraId="390498EB" w14:textId="72E9F990" w:rsidR="000148AC" w:rsidRPr="00D02EDE" w:rsidRDefault="000148AC">
            <w:pPr>
              <w:rPr>
                <w:ins w:id="5210" w:author="Rakesh Singhi" w:date="2015-02-07T11:14:00Z"/>
                <w:rFonts w:asciiTheme="minorHAnsi" w:hAnsiTheme="minorHAnsi" w:cstheme="minorHAnsi"/>
                <w:color w:val="000000"/>
                <w:sz w:val="18"/>
                <w:szCs w:val="16"/>
              </w:rPr>
            </w:pPr>
            <w:ins w:id="5211" w:author="Rakesh Singhi" w:date="2015-03-25T13:31:00Z">
              <w:r w:rsidRPr="00D02EDE">
                <w:rPr>
                  <w:rFonts w:asciiTheme="minorHAnsi" w:hAnsiTheme="minorHAnsi" w:cstheme="minorHAnsi"/>
                  <w:color w:val="000000"/>
                  <w:sz w:val="18"/>
                  <w:szCs w:val="16"/>
                </w:rPr>
                <w:t>DMO_SELL_OUT_EXT</w:t>
              </w:r>
            </w:ins>
          </w:p>
        </w:tc>
        <w:tc>
          <w:tcPr>
            <w:tcW w:w="2520" w:type="dxa"/>
            <w:tcBorders>
              <w:top w:val="single" w:sz="4" w:space="0" w:color="auto"/>
              <w:left w:val="single" w:sz="4" w:space="0" w:color="auto"/>
              <w:bottom w:val="single" w:sz="4" w:space="0" w:color="auto"/>
              <w:right w:val="single" w:sz="4" w:space="0" w:color="auto"/>
            </w:tcBorders>
            <w:tcPrChange w:id="5212" w:author="Rakesh Singhi" w:date="2015-03-25T13:31:00Z">
              <w:tcPr>
                <w:tcW w:w="2520" w:type="dxa"/>
                <w:tcBorders>
                  <w:top w:val="single" w:sz="4" w:space="0" w:color="auto"/>
                  <w:left w:val="single" w:sz="4" w:space="0" w:color="auto"/>
                  <w:bottom w:val="single" w:sz="4" w:space="0" w:color="auto"/>
                  <w:right w:val="single" w:sz="4" w:space="0" w:color="auto"/>
                </w:tcBorders>
              </w:tcPr>
            </w:tcPrChange>
          </w:tcPr>
          <w:p w14:paraId="006B3462" w14:textId="4F3D6554" w:rsidR="000148AC" w:rsidRPr="00F40974" w:rsidRDefault="000148AC" w:rsidP="000148AC">
            <w:pPr>
              <w:rPr>
                <w:ins w:id="5213" w:author="Rakesh Singhi" w:date="2015-02-07T11:14:00Z"/>
                <w:rFonts w:asciiTheme="minorHAnsi" w:hAnsiTheme="minorHAnsi" w:cstheme="minorHAnsi"/>
                <w:color w:val="000000"/>
                <w:sz w:val="18"/>
                <w:szCs w:val="16"/>
              </w:rPr>
            </w:pPr>
            <w:ins w:id="5214" w:author="Rakesh Singhi" w:date="2015-03-25T13:31:00Z">
              <w:r>
                <w:rPr>
                  <w:rFonts w:asciiTheme="minorHAnsi" w:hAnsiTheme="minorHAnsi" w:cstheme="minorHAnsi"/>
                  <w:color w:val="000000"/>
                  <w:sz w:val="18"/>
                  <w:szCs w:val="16"/>
                </w:rPr>
                <w:t>FILE_SEQ</w:t>
              </w:r>
            </w:ins>
          </w:p>
        </w:tc>
      </w:tr>
      <w:tr w:rsidR="000148AC" w:rsidRPr="00D30FA1" w14:paraId="311843B5" w14:textId="77777777" w:rsidTr="00410397">
        <w:tblPrEx>
          <w:tblW w:w="78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215" w:author="Rakesh Singhi" w:date="2015-02-07T11:16:00Z">
            <w:tblPrEx>
              <w:tblW w:w="78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3150" w:type="dxa"/>
            <w:tcBorders>
              <w:top w:val="single" w:sz="4" w:space="0" w:color="auto"/>
              <w:left w:val="single" w:sz="4" w:space="0" w:color="auto"/>
              <w:bottom w:val="single" w:sz="4" w:space="0" w:color="auto"/>
              <w:right w:val="single" w:sz="4" w:space="0" w:color="auto"/>
            </w:tcBorders>
            <w:shd w:val="clear" w:color="auto" w:fill="auto"/>
            <w:tcPrChange w:id="5216" w:author="Rakesh Singhi" w:date="2015-02-07T11:16:00Z">
              <w:tcPr>
                <w:tcW w:w="31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94B61E7" w14:textId="27A30DB4" w:rsidR="000148AC" w:rsidRDefault="000148AC" w:rsidP="0080014C">
            <w:pPr>
              <w:rPr>
                <w:rFonts w:asciiTheme="minorHAnsi" w:hAnsiTheme="minorHAnsi" w:cstheme="minorHAnsi"/>
                <w:color w:val="000000"/>
                <w:sz w:val="18"/>
                <w:szCs w:val="16"/>
              </w:rPr>
            </w:pPr>
            <w:ins w:id="5217" w:author="Rakesh Singhi" w:date="2015-02-07T11:16:00Z">
              <w:r w:rsidRPr="00467C5F">
                <w:rPr>
                  <w:rFonts w:asciiTheme="minorHAnsi" w:hAnsiTheme="minorHAnsi" w:cstheme="minorHAnsi"/>
                  <w:color w:val="000000"/>
                  <w:sz w:val="18"/>
                  <w:szCs w:val="16"/>
                </w:rPr>
                <w:t>LOAD_DATE</w:t>
              </w:r>
            </w:ins>
            <w:del w:id="5218" w:author="Rakesh Singhi" w:date="2015-02-07T11:16:00Z">
              <w:r w:rsidDel="007D719E">
                <w:rPr>
                  <w:rFonts w:asciiTheme="minorHAnsi" w:hAnsiTheme="minorHAnsi" w:cstheme="minorHAnsi"/>
                  <w:color w:val="000000"/>
                  <w:sz w:val="18"/>
                  <w:szCs w:val="16"/>
                </w:rPr>
                <w:delText>LOAD_DATE</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Change w:id="5219" w:author="Rakesh Singhi" w:date="2015-02-07T11:16:00Z">
              <w:tcPr>
                <w:tcW w:w="2160" w:type="dxa"/>
                <w:tcBorders>
                  <w:top w:val="single" w:sz="4" w:space="0" w:color="auto"/>
                  <w:left w:val="single" w:sz="4" w:space="0" w:color="auto"/>
                  <w:bottom w:val="single" w:sz="4" w:space="0" w:color="auto"/>
                  <w:right w:val="single" w:sz="4" w:space="0" w:color="auto"/>
                </w:tcBorders>
                <w:shd w:val="clear" w:color="auto" w:fill="auto"/>
              </w:tcPr>
            </w:tcPrChange>
          </w:tcPr>
          <w:p w14:paraId="7BF79E93" w14:textId="77777777" w:rsidR="000148AC" w:rsidRPr="000906A2" w:rsidRDefault="000148AC">
            <w:pPr>
              <w:rPr>
                <w:rFonts w:asciiTheme="minorHAnsi" w:hAnsiTheme="minorHAnsi" w:cstheme="minorHAnsi"/>
                <w:color w:val="000000"/>
                <w:sz w:val="18"/>
                <w:szCs w:val="16"/>
              </w:rPr>
            </w:pPr>
          </w:p>
        </w:tc>
        <w:tc>
          <w:tcPr>
            <w:tcW w:w="2520" w:type="dxa"/>
            <w:tcBorders>
              <w:top w:val="single" w:sz="4" w:space="0" w:color="auto"/>
              <w:left w:val="single" w:sz="4" w:space="0" w:color="auto"/>
              <w:bottom w:val="single" w:sz="4" w:space="0" w:color="auto"/>
              <w:right w:val="single" w:sz="4" w:space="0" w:color="auto"/>
            </w:tcBorders>
            <w:tcPrChange w:id="5220" w:author="Rakesh Singhi" w:date="2015-02-07T11:16:00Z">
              <w:tcPr>
                <w:tcW w:w="2520" w:type="dxa"/>
                <w:tcBorders>
                  <w:top w:val="single" w:sz="4" w:space="0" w:color="auto"/>
                  <w:left w:val="single" w:sz="4" w:space="0" w:color="auto"/>
                  <w:bottom w:val="single" w:sz="4" w:space="0" w:color="auto"/>
                  <w:right w:val="single" w:sz="4" w:space="0" w:color="auto"/>
                </w:tcBorders>
              </w:tcPr>
            </w:tcPrChange>
          </w:tcPr>
          <w:p w14:paraId="658B6E6D" w14:textId="1221E044" w:rsidR="000148AC" w:rsidRPr="00F40974" w:rsidRDefault="000148AC" w:rsidP="0080014C">
            <w:pPr>
              <w:rPr>
                <w:rFonts w:asciiTheme="minorHAnsi" w:hAnsiTheme="minorHAnsi" w:cstheme="minorHAnsi"/>
                <w:color w:val="000000"/>
                <w:sz w:val="18"/>
                <w:szCs w:val="16"/>
              </w:rPr>
            </w:pPr>
            <w:ins w:id="5221" w:author="Rakesh Singhi" w:date="2015-02-07T11:16:00Z">
              <w:r>
                <w:rPr>
                  <w:rFonts w:asciiTheme="minorHAnsi" w:hAnsiTheme="minorHAnsi" w:cstheme="minorHAnsi"/>
                  <w:color w:val="000000"/>
                  <w:sz w:val="18"/>
                  <w:szCs w:val="16"/>
                </w:rPr>
                <w:t>“SYSDATE”</w:t>
              </w:r>
            </w:ins>
            <w:del w:id="5222" w:author="Rakesh Singhi" w:date="2015-02-07T11:16:00Z">
              <w:r w:rsidDel="007D719E">
                <w:rPr>
                  <w:rFonts w:asciiTheme="minorHAnsi" w:hAnsiTheme="minorHAnsi" w:cstheme="minorHAnsi"/>
                  <w:color w:val="000000"/>
                  <w:sz w:val="18"/>
                  <w:szCs w:val="16"/>
                </w:rPr>
                <w:delText>“SYSDATE”</w:delText>
              </w:r>
            </w:del>
          </w:p>
        </w:tc>
      </w:tr>
      <w:tr w:rsidR="000148AC" w:rsidRPr="00D30FA1" w14:paraId="25BB2AFA" w14:textId="77777777" w:rsidTr="00410397">
        <w:trPr>
          <w:ins w:id="5223" w:author="Rakesh Singhi" w:date="2015-03-25T13:29:00Z"/>
        </w:trPr>
        <w:tc>
          <w:tcPr>
            <w:tcW w:w="3150" w:type="dxa"/>
            <w:tcBorders>
              <w:top w:val="single" w:sz="4" w:space="0" w:color="auto"/>
              <w:left w:val="single" w:sz="4" w:space="0" w:color="auto"/>
              <w:bottom w:val="single" w:sz="4" w:space="0" w:color="auto"/>
              <w:right w:val="single" w:sz="4" w:space="0" w:color="auto"/>
            </w:tcBorders>
            <w:shd w:val="clear" w:color="auto" w:fill="auto"/>
          </w:tcPr>
          <w:p w14:paraId="3946F594" w14:textId="186C8D31" w:rsidR="000148AC" w:rsidRPr="00467C5F" w:rsidRDefault="000148AC" w:rsidP="0080014C">
            <w:pPr>
              <w:rPr>
                <w:ins w:id="5224" w:author="Rakesh Singhi" w:date="2015-03-25T13:29:00Z"/>
                <w:rFonts w:asciiTheme="minorHAnsi" w:hAnsiTheme="minorHAnsi" w:cstheme="minorHAnsi"/>
                <w:color w:val="000000"/>
                <w:sz w:val="18"/>
                <w:szCs w:val="16"/>
              </w:rPr>
            </w:pPr>
            <w:ins w:id="5225" w:author="Rakesh Singhi" w:date="2015-03-25T13:29:00Z">
              <w:r>
                <w:rPr>
                  <w:rFonts w:asciiTheme="minorHAnsi" w:hAnsiTheme="minorHAnsi" w:cstheme="minorHAnsi"/>
                  <w:color w:val="000000"/>
                  <w:sz w:val="18"/>
                  <w:szCs w:val="16"/>
                </w:rPr>
                <w:t>REJECT_REASON</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2480228" w14:textId="77777777" w:rsidR="000148AC" w:rsidRPr="000906A2" w:rsidRDefault="000148AC">
            <w:pPr>
              <w:rPr>
                <w:ins w:id="5226" w:author="Rakesh Singhi" w:date="2015-03-25T13:29:00Z"/>
                <w:rFonts w:asciiTheme="minorHAnsi" w:hAnsiTheme="minorHAnsi" w:cstheme="minorHAnsi"/>
                <w:color w:val="000000"/>
                <w:sz w:val="18"/>
                <w:szCs w:val="16"/>
              </w:rPr>
            </w:pPr>
          </w:p>
        </w:tc>
        <w:tc>
          <w:tcPr>
            <w:tcW w:w="2520" w:type="dxa"/>
            <w:tcBorders>
              <w:top w:val="single" w:sz="4" w:space="0" w:color="auto"/>
              <w:left w:val="single" w:sz="4" w:space="0" w:color="auto"/>
              <w:bottom w:val="single" w:sz="4" w:space="0" w:color="auto"/>
              <w:right w:val="single" w:sz="4" w:space="0" w:color="auto"/>
            </w:tcBorders>
          </w:tcPr>
          <w:p w14:paraId="4F87BF1A" w14:textId="23274A6B" w:rsidR="000148AC" w:rsidRDefault="000148AC" w:rsidP="0080014C">
            <w:pPr>
              <w:rPr>
                <w:ins w:id="5227" w:author="Rakesh Singhi" w:date="2015-03-25T13:29:00Z"/>
                <w:rFonts w:asciiTheme="minorHAnsi" w:hAnsiTheme="minorHAnsi" w:cstheme="minorHAnsi"/>
                <w:color w:val="000000"/>
                <w:sz w:val="18"/>
                <w:szCs w:val="16"/>
              </w:rPr>
            </w:pPr>
            <w:ins w:id="5228" w:author="Rakesh Singhi" w:date="2015-03-25T13:31:00Z">
              <w:r>
                <w:rPr>
                  <w:rFonts w:asciiTheme="minorHAnsi" w:hAnsiTheme="minorHAnsi" w:cstheme="minorHAnsi"/>
                  <w:color w:val="000000"/>
                  <w:sz w:val="18"/>
                  <w:szCs w:val="16"/>
                </w:rPr>
                <w:t>Format Error Description</w:t>
              </w:r>
            </w:ins>
          </w:p>
        </w:tc>
      </w:tr>
    </w:tbl>
    <w:p w14:paraId="0AEA571E" w14:textId="77777777" w:rsidR="00D54F92" w:rsidRDefault="00D54F92" w:rsidP="00D54F92"/>
    <w:p w14:paraId="5B1CBDA3" w14:textId="77777777" w:rsidR="008B5BB7" w:rsidRDefault="008B5BB7" w:rsidP="00D54F92"/>
    <w:p w14:paraId="78A408B4" w14:textId="77777777" w:rsidR="00D54F92" w:rsidRPr="00D54F92" w:rsidRDefault="00D54F92" w:rsidP="00D54F92"/>
    <w:p w14:paraId="47EED036" w14:textId="7D8F892F" w:rsidR="008B5BB7" w:rsidRPr="008A73E4" w:rsidRDefault="00C90592"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5229" w:name="_Toc415065530"/>
      <w:r w:rsidRPr="008A73E4">
        <w:rPr>
          <w:rFonts w:asciiTheme="minorHAnsi" w:hAnsiTheme="minorHAnsi" w:cstheme="minorHAnsi"/>
          <w:b/>
          <w:i/>
          <w:sz w:val="24"/>
          <w:szCs w:val="24"/>
          <w:lang w:val="en-GB"/>
        </w:rPr>
        <w:t>DMO_</w:t>
      </w:r>
      <w:r w:rsidR="008B5BB7" w:rsidRPr="008A73E4">
        <w:rPr>
          <w:rFonts w:asciiTheme="minorHAnsi" w:hAnsiTheme="minorHAnsi" w:cstheme="minorHAnsi"/>
          <w:b/>
          <w:i/>
          <w:sz w:val="24"/>
          <w:szCs w:val="24"/>
          <w:lang w:val="en-GB"/>
        </w:rPr>
        <w:t>MARKETSEGMENT_LOB_L</w:t>
      </w:r>
      <w:r w:rsidRPr="008A73E4">
        <w:rPr>
          <w:rFonts w:asciiTheme="minorHAnsi" w:hAnsiTheme="minorHAnsi" w:cstheme="minorHAnsi"/>
          <w:b/>
          <w:i/>
          <w:sz w:val="24"/>
          <w:szCs w:val="24"/>
          <w:lang w:val="en-GB"/>
        </w:rPr>
        <w:t>T</w:t>
      </w:r>
      <w:bookmarkEnd w:id="5229"/>
    </w:p>
    <w:p w14:paraId="2FB673F8" w14:textId="77777777" w:rsidR="008B5BB7" w:rsidRDefault="008B5BB7" w:rsidP="008B5BB7">
      <w:pPr>
        <w:rPr>
          <w:rFonts w:asciiTheme="minorHAnsi" w:hAnsiTheme="minorHAnsi" w:cstheme="minorHAnsi"/>
        </w:rPr>
      </w:pPr>
      <w:r>
        <w:rPr>
          <w:rFonts w:asciiTheme="minorHAnsi" w:hAnsiTheme="minorHAnsi" w:cstheme="minorHAnsi"/>
        </w:rPr>
        <w:t xml:space="preserve">This would be a one- time load providing the active and inactive combinations for Market Segment and Line of </w:t>
      </w:r>
      <w:r>
        <w:rPr>
          <w:rFonts w:asciiTheme="minorHAnsi" w:hAnsiTheme="minorHAnsi" w:cstheme="minorHAnsi"/>
        </w:rPr>
        <w:lastRenderedPageBreak/>
        <w:t>Business.</w:t>
      </w:r>
    </w:p>
    <w:p w14:paraId="058BCE75" w14:textId="77777777" w:rsidR="008B5BB7" w:rsidRPr="00D30FA1" w:rsidRDefault="008B5BB7" w:rsidP="008B5BB7">
      <w:pPr>
        <w:rPr>
          <w:rFonts w:asciiTheme="minorHAnsi" w:hAnsiTheme="minorHAnsi" w:cstheme="minorHAnsi"/>
        </w:rPr>
      </w:pPr>
    </w:p>
    <w:p w14:paraId="5F7C1E6B" w14:textId="77777777" w:rsidR="008B5BB7" w:rsidRPr="00D30FA1" w:rsidRDefault="008B5BB7" w:rsidP="008B5BB7">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8B5BB7" w:rsidRPr="00D30FA1" w14:paraId="465650D8" w14:textId="77777777" w:rsidTr="001C7876">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37A7C663"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3A72A3CC"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5B02AF29"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1106A0DF"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8B5BB7" w:rsidRPr="00D30FA1" w14:paraId="2D787697" w14:textId="77777777" w:rsidTr="001C7876">
        <w:tc>
          <w:tcPr>
            <w:tcW w:w="1619" w:type="dxa"/>
            <w:tcBorders>
              <w:top w:val="single" w:sz="4" w:space="0" w:color="auto"/>
              <w:left w:val="single" w:sz="4" w:space="0" w:color="auto"/>
              <w:bottom w:val="single" w:sz="4" w:space="0" w:color="auto"/>
              <w:right w:val="single" w:sz="4" w:space="0" w:color="auto"/>
            </w:tcBorders>
            <w:hideMark/>
          </w:tcPr>
          <w:p w14:paraId="78685365" w14:textId="77777777" w:rsidR="008B5BB7" w:rsidRPr="00D30FA1" w:rsidRDefault="008B5BB7" w:rsidP="001C7876">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55543D3B" w14:textId="2A6FCD3D" w:rsidR="008B5BB7" w:rsidRPr="00D30FA1" w:rsidRDefault="002E6D18" w:rsidP="001C7876">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8B5BB7">
              <w:rPr>
                <w:rFonts w:asciiTheme="minorHAnsi" w:hAnsiTheme="minorHAnsi" w:cstheme="minorHAnsi"/>
                <w:color w:val="000000"/>
                <w:sz w:val="18"/>
                <w:szCs w:val="16"/>
              </w:rPr>
              <w:t>MARKETSEGMENT_LOB_L</w:t>
            </w:r>
            <w:r w:rsidR="00C90592">
              <w:rPr>
                <w:rFonts w:asciiTheme="minorHAnsi" w:hAnsiTheme="minorHAnsi" w:cstheme="minorHAnsi"/>
                <w:color w:val="000000"/>
                <w:sz w:val="18"/>
                <w:szCs w:val="16"/>
              </w:rPr>
              <w:t>T</w:t>
            </w:r>
          </w:p>
        </w:tc>
        <w:tc>
          <w:tcPr>
            <w:tcW w:w="992" w:type="dxa"/>
            <w:tcBorders>
              <w:top w:val="single" w:sz="4" w:space="0" w:color="auto"/>
              <w:left w:val="single" w:sz="4" w:space="0" w:color="auto"/>
              <w:bottom w:val="single" w:sz="4" w:space="0" w:color="auto"/>
              <w:right w:val="single" w:sz="4" w:space="0" w:color="auto"/>
            </w:tcBorders>
            <w:hideMark/>
          </w:tcPr>
          <w:p w14:paraId="1BBDDDDF" w14:textId="1E215522" w:rsidR="008B5BB7" w:rsidRPr="00D30FA1"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ISRVE_DMO_DW</w:t>
            </w:r>
          </w:p>
        </w:tc>
        <w:tc>
          <w:tcPr>
            <w:tcW w:w="1080" w:type="dxa"/>
            <w:tcBorders>
              <w:top w:val="single" w:sz="4" w:space="0" w:color="auto"/>
              <w:left w:val="single" w:sz="4" w:space="0" w:color="auto"/>
              <w:bottom w:val="single" w:sz="4" w:space="0" w:color="auto"/>
              <w:right w:val="single" w:sz="4" w:space="0" w:color="auto"/>
            </w:tcBorders>
            <w:hideMark/>
          </w:tcPr>
          <w:p w14:paraId="5DF57AE4" w14:textId="77777777" w:rsidR="008B5BB7" w:rsidRPr="00D30FA1" w:rsidRDefault="008B5BB7" w:rsidP="001C7876">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016A38B4" w14:textId="77777777" w:rsidR="008B5BB7" w:rsidRDefault="008B5BB7" w:rsidP="00D97125">
      <w:pPr>
        <w:spacing w:after="120"/>
        <w:jc w:val="both"/>
        <w:rPr>
          <w:rFonts w:asciiTheme="minorHAnsi" w:hAnsiTheme="minorHAnsi" w:cstheme="minorHAnsi"/>
          <w:u w:val="single"/>
        </w:rPr>
      </w:pPr>
    </w:p>
    <w:p w14:paraId="630E0D8E" w14:textId="77777777" w:rsidR="008B5BB7" w:rsidRPr="00D30FA1" w:rsidRDefault="008B5BB7" w:rsidP="008B5BB7">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pPr w:leftFromText="180" w:rightFromText="180" w:vertAnchor="text" w:tblpY="1"/>
        <w:tblOverlap w:val="neve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1800"/>
        <w:gridCol w:w="990"/>
        <w:gridCol w:w="2700"/>
      </w:tblGrid>
      <w:tr w:rsidR="008B5BB7" w:rsidRPr="00D30FA1" w14:paraId="50BFBEB3" w14:textId="77777777" w:rsidTr="00F93793">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2D2AFB52"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1800" w:type="dxa"/>
            <w:tcBorders>
              <w:top w:val="single" w:sz="4" w:space="0" w:color="auto"/>
              <w:left w:val="single" w:sz="4" w:space="0" w:color="auto"/>
              <w:bottom w:val="single" w:sz="4" w:space="0" w:color="auto"/>
              <w:right w:val="single" w:sz="4" w:space="0" w:color="auto"/>
            </w:tcBorders>
            <w:shd w:val="clear" w:color="auto" w:fill="F4B8AE"/>
            <w:hideMark/>
          </w:tcPr>
          <w:p w14:paraId="64F84BF5" w14:textId="77777777" w:rsidR="008B5BB7" w:rsidRPr="00D30FA1" w:rsidRDefault="008B5BB7" w:rsidP="001C7876">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vAlign w:val="center"/>
            <w:hideMark/>
          </w:tcPr>
          <w:p w14:paraId="2486E7AC" w14:textId="77777777" w:rsidR="008B5BB7" w:rsidRPr="00D30FA1" w:rsidRDefault="008B5BB7" w:rsidP="001C7876">
            <w:pPr>
              <w:rPr>
                <w:rFonts w:asciiTheme="minorHAnsi" w:hAnsiTheme="minorHAnsi" w:cstheme="minorHAnsi"/>
                <w:color w:val="000000"/>
                <w:sz w:val="18"/>
                <w:szCs w:val="16"/>
              </w:rPr>
            </w:pPr>
            <w:r w:rsidRPr="00973E84">
              <w:rPr>
                <w:rFonts w:asciiTheme="minorHAnsi" w:hAnsiTheme="minorHAnsi" w:cstheme="minorHAnsi"/>
                <w:sz w:val="16"/>
                <w:szCs w:val="16"/>
              </w:rPr>
              <w:t>Staging1</w:t>
            </w:r>
          </w:p>
        </w:tc>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66727A03" w14:textId="77777777" w:rsidR="008B5BB7" w:rsidRPr="00D30FA1" w:rsidRDefault="008B5BB7" w:rsidP="001C7876">
            <w:pPr>
              <w:rPr>
                <w:rFonts w:asciiTheme="minorHAnsi" w:hAnsiTheme="minorHAnsi" w:cstheme="minorHAnsi"/>
                <w:sz w:val="16"/>
                <w:szCs w:val="16"/>
              </w:rPr>
            </w:pPr>
            <w:r>
              <w:rPr>
                <w:rFonts w:asciiTheme="minorHAnsi" w:hAnsiTheme="minorHAnsi" w:cstheme="minorHAnsi"/>
                <w:sz w:val="16"/>
                <w:szCs w:val="16"/>
              </w:rPr>
              <w:t>Columns Comments</w:t>
            </w:r>
          </w:p>
        </w:tc>
      </w:tr>
      <w:tr w:rsidR="008B5BB7" w:rsidRPr="00D30FA1" w14:paraId="349BAFAC" w14:textId="77777777" w:rsidTr="00F93793">
        <w:tc>
          <w:tcPr>
            <w:tcW w:w="2790" w:type="dxa"/>
            <w:tcBorders>
              <w:top w:val="single" w:sz="4" w:space="0" w:color="auto"/>
              <w:left w:val="single" w:sz="4" w:space="0" w:color="auto"/>
              <w:bottom w:val="single" w:sz="4" w:space="0" w:color="auto"/>
              <w:right w:val="single" w:sz="4" w:space="0" w:color="auto"/>
            </w:tcBorders>
            <w:shd w:val="clear" w:color="auto" w:fill="auto"/>
          </w:tcPr>
          <w:p w14:paraId="6703AB4C" w14:textId="77777777" w:rsidR="008B5BB7" w:rsidRPr="004B4C9C" w:rsidRDefault="008B5BB7" w:rsidP="001C7876">
            <w:pPr>
              <w:rPr>
                <w:rFonts w:asciiTheme="minorHAnsi" w:hAnsiTheme="minorHAnsi" w:cstheme="minorHAnsi"/>
                <w:sz w:val="18"/>
                <w:szCs w:val="18"/>
              </w:rPr>
            </w:pPr>
            <w:r>
              <w:rPr>
                <w:rFonts w:asciiTheme="minorHAnsi" w:hAnsiTheme="minorHAnsi" w:cstheme="minorHAnsi"/>
                <w:sz w:val="18"/>
                <w:szCs w:val="18"/>
              </w:rPr>
              <w:t>SEGMENT_LOB_SEQID</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CF6D63" w14:textId="77777777" w:rsidR="008B5BB7" w:rsidRPr="004B4C9C" w:rsidRDefault="008B5BB7" w:rsidP="001C7876">
            <w:pPr>
              <w:rPr>
                <w:rFonts w:asciiTheme="minorHAnsi" w:hAnsiTheme="minorHAnsi" w:cstheme="minorHAnsi"/>
                <w:sz w:val="18"/>
                <w:szCs w:val="18"/>
              </w:rPr>
            </w:pPr>
            <w:r w:rsidRPr="004B4C9C">
              <w:rPr>
                <w:rFonts w:asciiTheme="minorHAnsi" w:hAnsiTheme="minorHAnsi" w:cstheme="minorHAnsi"/>
                <w:sz w:val="18"/>
                <w:szCs w:val="18"/>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AA41C39"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44DB8575" w14:textId="77777777" w:rsidR="008B5BB7" w:rsidRPr="004B4C9C" w:rsidRDefault="008B5BB7" w:rsidP="001C7876">
            <w:pPr>
              <w:rPr>
                <w:rFonts w:asciiTheme="minorHAnsi" w:hAnsiTheme="minorHAnsi" w:cstheme="minorHAnsi"/>
                <w:sz w:val="18"/>
                <w:szCs w:val="18"/>
              </w:rPr>
            </w:pPr>
            <w:r>
              <w:rPr>
                <w:rFonts w:asciiTheme="minorHAnsi" w:hAnsiTheme="minorHAnsi" w:cstheme="minorHAnsi"/>
                <w:sz w:val="18"/>
                <w:szCs w:val="18"/>
              </w:rPr>
              <w:t>Seq Key generated at EBIP side</w:t>
            </w:r>
          </w:p>
        </w:tc>
      </w:tr>
      <w:tr w:rsidR="008B5BB7" w:rsidRPr="00D30FA1" w14:paraId="4B72E60F" w14:textId="77777777" w:rsidTr="00F93793">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3AF2EFA" w14:textId="77777777" w:rsidR="008B5BB7" w:rsidRPr="00DA2062"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PARTNER_ID</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02AA1054"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1412262"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700" w:type="dxa"/>
            <w:tcBorders>
              <w:top w:val="single" w:sz="4" w:space="0" w:color="auto"/>
              <w:left w:val="single" w:sz="4" w:space="0" w:color="auto"/>
              <w:right w:val="single" w:sz="4" w:space="0" w:color="auto"/>
            </w:tcBorders>
            <w:vAlign w:val="center"/>
          </w:tcPr>
          <w:p w14:paraId="4AD0E876" w14:textId="77777777" w:rsidR="008B5BB7" w:rsidRPr="00370929" w:rsidRDefault="008B5BB7" w:rsidP="001C7876">
            <w:pPr>
              <w:rPr>
                <w:rFonts w:asciiTheme="minorHAnsi" w:hAnsiTheme="minorHAnsi" w:cstheme="minorHAnsi"/>
                <w:color w:val="000000"/>
                <w:sz w:val="18"/>
                <w:szCs w:val="16"/>
                <w:highlight w:val="yellow"/>
              </w:rPr>
            </w:pPr>
            <w:r>
              <w:rPr>
                <w:rFonts w:asciiTheme="minorHAnsi" w:hAnsiTheme="minorHAnsi" w:cstheme="minorHAnsi"/>
                <w:color w:val="000000"/>
                <w:sz w:val="18"/>
                <w:szCs w:val="16"/>
              </w:rPr>
              <w:t>Partner ID</w:t>
            </w:r>
          </w:p>
        </w:tc>
      </w:tr>
      <w:tr w:rsidR="008B5BB7" w:rsidRPr="00D30FA1" w14:paraId="71CA94E7" w14:textId="77777777" w:rsidTr="00F93793">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1F0BC92" w14:textId="77777777" w:rsidR="008B5BB7" w:rsidRPr="00DA2062"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MARKET_SEGMENT</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5B7EEED3" w14:textId="7FCBC720"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sidRPr="005E6E58">
              <w:rPr>
                <w:rFonts w:asciiTheme="minorHAnsi" w:hAnsiTheme="minorHAnsi" w:cstheme="minorHAnsi"/>
                <w:color w:val="000000"/>
                <w:sz w:val="18"/>
                <w:szCs w:val="16"/>
              </w:rPr>
              <w:t>(50</w:t>
            </w:r>
            <w:r w:rsidR="008B5BB7">
              <w:rPr>
                <w:rFonts w:asciiTheme="minorHAnsi" w:hAnsiTheme="minorHAnsi" w:cstheme="minorHAnsi"/>
                <w:color w:val="000000"/>
                <w:sz w:val="18"/>
                <w:szCs w:val="16"/>
              </w:rPr>
              <w:t>0</w:t>
            </w:r>
            <w:r w:rsidR="008B5BB7" w:rsidRPr="005E6E58">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F9D00ED"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700" w:type="dxa"/>
            <w:tcBorders>
              <w:top w:val="single" w:sz="4" w:space="0" w:color="auto"/>
              <w:left w:val="single" w:sz="4" w:space="0" w:color="auto"/>
              <w:right w:val="single" w:sz="4" w:space="0" w:color="auto"/>
            </w:tcBorders>
            <w:vAlign w:val="center"/>
          </w:tcPr>
          <w:p w14:paraId="353949A2" w14:textId="77777777" w:rsidR="008B5BB7" w:rsidRPr="00A26324"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Market Segment</w:t>
            </w:r>
          </w:p>
        </w:tc>
      </w:tr>
      <w:tr w:rsidR="008B5BB7" w:rsidRPr="00D30FA1" w14:paraId="44116B3B" w14:textId="77777777" w:rsidTr="00F93793">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3BF65F2"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LINE_OF_BUSINESS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60B6AA7C"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DATE( DD/MM/YYYY)</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AB75261"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700" w:type="dxa"/>
            <w:tcBorders>
              <w:top w:val="single" w:sz="4" w:space="0" w:color="auto"/>
              <w:left w:val="single" w:sz="4" w:space="0" w:color="auto"/>
              <w:right w:val="single" w:sz="4" w:space="0" w:color="auto"/>
            </w:tcBorders>
            <w:vAlign w:val="center"/>
          </w:tcPr>
          <w:p w14:paraId="45E02C54"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Line of Business</w:t>
            </w:r>
          </w:p>
        </w:tc>
      </w:tr>
      <w:tr w:rsidR="008B5BB7" w:rsidRPr="00D30FA1" w14:paraId="0C790170" w14:textId="77777777" w:rsidTr="00F93793">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6B4B92AB"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CHANNEL_TIER</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4D469AF6" w14:textId="47A3054B"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8B3BE7D"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700" w:type="dxa"/>
            <w:tcBorders>
              <w:top w:val="single" w:sz="4" w:space="0" w:color="auto"/>
              <w:left w:val="single" w:sz="4" w:space="0" w:color="auto"/>
              <w:right w:val="single" w:sz="4" w:space="0" w:color="auto"/>
            </w:tcBorders>
            <w:vAlign w:val="center"/>
          </w:tcPr>
          <w:p w14:paraId="129F8333"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Gold/Elite/Platinum etc.</w:t>
            </w:r>
          </w:p>
        </w:tc>
      </w:tr>
      <w:tr w:rsidR="008B5BB7" w:rsidRPr="00D30FA1" w14:paraId="7EC83FE9" w14:textId="77777777" w:rsidTr="00F93793">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938EB39" w14:textId="77777777" w:rsidR="008B5BB7" w:rsidRPr="00DD1485"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ACTIVE_FLAG</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37A4B2C3" w14:textId="540EF306" w:rsidR="008B5BB7" w:rsidRPr="00DD1485" w:rsidRDefault="00446233" w:rsidP="001C787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B5BB7">
              <w:rPr>
                <w:rFonts w:asciiTheme="minorHAnsi" w:hAnsiTheme="minorHAnsi" w:cstheme="minorHAnsi"/>
                <w:color w:val="000000"/>
                <w:sz w:val="18"/>
                <w:szCs w:val="16"/>
              </w:rPr>
              <w:t>(500)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46AC080" w14:textId="77777777" w:rsidR="008B5BB7" w:rsidRPr="00D30FA1" w:rsidRDefault="008B5BB7" w:rsidP="001C787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700" w:type="dxa"/>
            <w:tcBorders>
              <w:top w:val="single" w:sz="4" w:space="0" w:color="auto"/>
              <w:left w:val="single" w:sz="4" w:space="0" w:color="auto"/>
              <w:right w:val="single" w:sz="4" w:space="0" w:color="auto"/>
            </w:tcBorders>
            <w:vAlign w:val="center"/>
          </w:tcPr>
          <w:p w14:paraId="4E67CA49" w14:textId="77777777" w:rsidR="008B5BB7" w:rsidRPr="00D30FA1" w:rsidRDefault="008B5BB7" w:rsidP="001C7876">
            <w:pPr>
              <w:rPr>
                <w:rFonts w:asciiTheme="minorHAnsi" w:hAnsiTheme="minorHAnsi" w:cstheme="minorHAnsi"/>
                <w:color w:val="000000"/>
                <w:sz w:val="18"/>
                <w:szCs w:val="16"/>
              </w:rPr>
            </w:pPr>
            <w:r>
              <w:rPr>
                <w:rFonts w:asciiTheme="minorHAnsi" w:hAnsiTheme="minorHAnsi" w:cstheme="minorHAnsi"/>
                <w:color w:val="000000"/>
                <w:sz w:val="18"/>
                <w:szCs w:val="16"/>
              </w:rPr>
              <w:t>Y/N</w:t>
            </w:r>
          </w:p>
        </w:tc>
      </w:tr>
    </w:tbl>
    <w:p w14:paraId="6348D556" w14:textId="77777777" w:rsidR="008B5BB7" w:rsidRPr="00D30FA1" w:rsidRDefault="008B5BB7" w:rsidP="008B5BB7">
      <w:pPr>
        <w:rPr>
          <w:rFonts w:asciiTheme="minorHAnsi" w:hAnsiTheme="minorHAnsi" w:cstheme="minorHAnsi"/>
        </w:rPr>
      </w:pPr>
      <w:r>
        <w:rPr>
          <w:rFonts w:asciiTheme="minorHAnsi" w:hAnsiTheme="minorHAnsi" w:cstheme="minorHAnsi"/>
        </w:rPr>
        <w:br w:type="textWrapping" w:clear="all"/>
      </w:r>
    </w:p>
    <w:p w14:paraId="7C2D42A5" w14:textId="77777777" w:rsidR="008B5BB7" w:rsidRDefault="008B5BB7" w:rsidP="008B5BB7">
      <w:pPr>
        <w:keepNext/>
        <w:widowControl/>
        <w:spacing w:line="240" w:lineRule="auto"/>
        <w:ind w:left="720" w:right="21"/>
        <w:jc w:val="both"/>
        <w:outlineLvl w:val="1"/>
        <w:rPr>
          <w:rFonts w:asciiTheme="minorHAnsi" w:hAnsiTheme="minorHAnsi" w:cstheme="minorHAnsi"/>
        </w:rPr>
      </w:pPr>
    </w:p>
    <w:p w14:paraId="6F629E30" w14:textId="5C8E12C8" w:rsidR="002A5C1E" w:rsidRPr="0075631B" w:rsidRDefault="009D4F12"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5230" w:name="_Toc415065531"/>
      <w:r>
        <w:rPr>
          <w:rFonts w:asciiTheme="minorHAnsi" w:hAnsiTheme="minorHAnsi" w:cstheme="minorHAnsi"/>
          <w:b/>
          <w:i/>
          <w:sz w:val="24"/>
          <w:szCs w:val="24"/>
          <w:lang w:val="en-GB"/>
        </w:rPr>
        <w:t>DMO_</w:t>
      </w:r>
      <w:r w:rsidR="002A5C1E" w:rsidRPr="0075631B">
        <w:rPr>
          <w:rFonts w:asciiTheme="minorHAnsi" w:hAnsiTheme="minorHAnsi" w:cstheme="minorHAnsi"/>
          <w:b/>
          <w:i/>
          <w:sz w:val="24"/>
          <w:szCs w:val="24"/>
          <w:lang w:val="en-GB"/>
        </w:rPr>
        <w:t>USER_PROFILE</w:t>
      </w:r>
      <w:r w:rsidR="00C90592">
        <w:rPr>
          <w:rFonts w:asciiTheme="minorHAnsi" w:hAnsiTheme="minorHAnsi" w:cstheme="minorHAnsi"/>
          <w:b/>
          <w:i/>
          <w:sz w:val="24"/>
          <w:szCs w:val="24"/>
          <w:lang w:val="en-GB"/>
        </w:rPr>
        <w:t>_MIR</w:t>
      </w:r>
      <w:bookmarkEnd w:id="5230"/>
    </w:p>
    <w:p w14:paraId="355B8728" w14:textId="5173682F" w:rsidR="002A5C1E" w:rsidRDefault="002A5C1E" w:rsidP="002A5C1E">
      <w:pPr>
        <w:rPr>
          <w:rFonts w:asciiTheme="minorHAnsi" w:hAnsiTheme="minorHAnsi" w:cstheme="minorHAnsi"/>
        </w:rPr>
      </w:pPr>
      <w:r>
        <w:rPr>
          <w:rFonts w:asciiTheme="minorHAnsi" w:hAnsiTheme="minorHAnsi" w:cstheme="minorHAnsi"/>
        </w:rPr>
        <w:t>This staging table contains the Real Time User Profile data from PNP Source view.</w:t>
      </w:r>
    </w:p>
    <w:p w14:paraId="135CDCC8" w14:textId="77777777" w:rsidR="002A5C1E" w:rsidRPr="00D30FA1" w:rsidRDefault="002A5C1E" w:rsidP="002A5C1E">
      <w:pPr>
        <w:rPr>
          <w:rFonts w:asciiTheme="minorHAnsi" w:hAnsiTheme="minorHAnsi" w:cstheme="minorHAnsi"/>
        </w:rPr>
      </w:pPr>
    </w:p>
    <w:p w14:paraId="6C8E9090"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1127C621"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344CCF16"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01B152B1"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0ABDFFA9"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3605A215"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07EBE21D"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3DE8A79F"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21734B1E" w14:textId="5370B1A2" w:rsidR="002A5C1E" w:rsidRPr="00D30FA1" w:rsidRDefault="00E57BC9"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USER_PROFILE</w:t>
            </w:r>
            <w:r w:rsidR="00C90592">
              <w:rPr>
                <w:rFonts w:asciiTheme="minorHAnsi" w:hAnsiTheme="minorHAnsi" w:cstheme="minorHAnsi"/>
                <w:color w:val="000000"/>
                <w:sz w:val="18"/>
                <w:szCs w:val="16"/>
              </w:rPr>
              <w:t>_MIR</w:t>
            </w:r>
          </w:p>
        </w:tc>
        <w:tc>
          <w:tcPr>
            <w:tcW w:w="992" w:type="dxa"/>
            <w:tcBorders>
              <w:top w:val="single" w:sz="4" w:space="0" w:color="auto"/>
              <w:left w:val="single" w:sz="4" w:space="0" w:color="auto"/>
              <w:bottom w:val="single" w:sz="4" w:space="0" w:color="auto"/>
              <w:right w:val="single" w:sz="4" w:space="0" w:color="auto"/>
            </w:tcBorders>
            <w:hideMark/>
          </w:tcPr>
          <w:p w14:paraId="5F1574E5" w14:textId="4624CDB2" w:rsidR="002A5C1E" w:rsidRPr="00D30FA1" w:rsidRDefault="00446233" w:rsidP="00B36295">
            <w:pPr>
              <w:rPr>
                <w:rFonts w:asciiTheme="minorHAnsi" w:hAnsiTheme="minorHAnsi" w:cstheme="minorHAnsi"/>
                <w:color w:val="000000"/>
                <w:sz w:val="18"/>
                <w:szCs w:val="16"/>
              </w:rPr>
            </w:pPr>
            <w:del w:id="5231" w:author="Rakesh Singhi" w:date="2015-02-07T13:33:00Z">
              <w:r w:rsidDel="008A73E4">
                <w:rPr>
                  <w:rFonts w:asciiTheme="minorHAnsi" w:hAnsiTheme="minorHAnsi" w:cstheme="minorHAnsi"/>
                  <w:color w:val="000000"/>
                  <w:sz w:val="18"/>
                  <w:szCs w:val="16"/>
                </w:rPr>
                <w:delText>ISRVE_DMO_DW</w:delText>
              </w:r>
            </w:del>
            <w:ins w:id="5232" w:author="Rakesh Singhi" w:date="2015-02-07T13:33:00Z">
              <w:r w:rsidR="008A73E4">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55325B78"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7F4E2C00" w14:textId="77777777" w:rsidR="002A5C1E" w:rsidRDefault="002A5C1E" w:rsidP="002A5C1E">
      <w:pPr>
        <w:spacing w:after="120"/>
        <w:rPr>
          <w:ins w:id="5233" w:author="Rakesh Singhi" w:date="2015-02-07T13:33:00Z"/>
          <w:rFonts w:asciiTheme="minorHAnsi" w:hAnsiTheme="minorHAnsi" w:cstheme="minorHAnsi"/>
          <w:u w:val="single"/>
        </w:rPr>
      </w:pPr>
    </w:p>
    <w:p w14:paraId="0CF3FC6F" w14:textId="77777777" w:rsidR="008A73E4" w:rsidRDefault="008A73E4" w:rsidP="002A5C1E">
      <w:pPr>
        <w:spacing w:after="120"/>
        <w:rPr>
          <w:ins w:id="5234" w:author="Rakesh Singhi" w:date="2015-02-07T13:33:00Z"/>
          <w:rFonts w:asciiTheme="minorHAnsi" w:hAnsiTheme="minorHAnsi" w:cstheme="minorHAnsi"/>
          <w:u w:val="single"/>
        </w:rPr>
      </w:pPr>
    </w:p>
    <w:p w14:paraId="0727EED7" w14:textId="77777777" w:rsidR="008A73E4" w:rsidRDefault="008A73E4" w:rsidP="002A5C1E">
      <w:pPr>
        <w:spacing w:after="120"/>
        <w:rPr>
          <w:rFonts w:asciiTheme="minorHAnsi" w:hAnsiTheme="minorHAnsi" w:cstheme="minorHAnsi"/>
          <w:u w:val="single"/>
        </w:rPr>
      </w:pPr>
    </w:p>
    <w:p w14:paraId="74FB086A"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0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2340"/>
        <w:gridCol w:w="990"/>
        <w:gridCol w:w="2520"/>
      </w:tblGrid>
      <w:tr w:rsidR="002A5C1E" w:rsidRPr="00D30FA1" w14:paraId="43F039E9" w14:textId="77777777" w:rsidTr="0028345C">
        <w:tc>
          <w:tcPr>
            <w:tcW w:w="2160" w:type="dxa"/>
            <w:tcBorders>
              <w:top w:val="single" w:sz="4" w:space="0" w:color="auto"/>
              <w:left w:val="single" w:sz="4" w:space="0" w:color="auto"/>
              <w:bottom w:val="single" w:sz="4" w:space="0" w:color="auto"/>
              <w:right w:val="single" w:sz="4" w:space="0" w:color="auto"/>
            </w:tcBorders>
            <w:shd w:val="clear" w:color="auto" w:fill="F4B8AE"/>
            <w:hideMark/>
          </w:tcPr>
          <w:p w14:paraId="5D7EB3A1" w14:textId="77777777" w:rsidR="002A5C1E" w:rsidRPr="00D30FA1" w:rsidRDefault="002A5C1E" w:rsidP="00784AD6">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340" w:type="dxa"/>
            <w:tcBorders>
              <w:top w:val="single" w:sz="4" w:space="0" w:color="auto"/>
              <w:left w:val="single" w:sz="4" w:space="0" w:color="auto"/>
              <w:bottom w:val="single" w:sz="4" w:space="0" w:color="auto"/>
              <w:right w:val="single" w:sz="4" w:space="0" w:color="auto"/>
            </w:tcBorders>
            <w:shd w:val="clear" w:color="auto" w:fill="F4B8AE"/>
            <w:hideMark/>
          </w:tcPr>
          <w:p w14:paraId="60BE21B2" w14:textId="77777777" w:rsidR="002A5C1E" w:rsidRPr="00D30FA1" w:rsidRDefault="002A5C1E" w:rsidP="00784AD6">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791F8D51" w14:textId="77777777" w:rsidR="002A5C1E" w:rsidRPr="00D30FA1" w:rsidRDefault="002A5C1E" w:rsidP="00784AD6">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2520" w:type="dxa"/>
            <w:tcBorders>
              <w:top w:val="single" w:sz="4" w:space="0" w:color="auto"/>
              <w:left w:val="single" w:sz="4" w:space="0" w:color="auto"/>
              <w:bottom w:val="single" w:sz="4" w:space="0" w:color="auto"/>
              <w:right w:val="single" w:sz="4" w:space="0" w:color="auto"/>
            </w:tcBorders>
            <w:shd w:val="clear" w:color="auto" w:fill="F4B8AE"/>
            <w:hideMark/>
          </w:tcPr>
          <w:p w14:paraId="4A7D4C98" w14:textId="77777777" w:rsidR="002A5C1E" w:rsidRPr="00D30FA1" w:rsidRDefault="002A5C1E" w:rsidP="00784AD6">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14:paraId="0C4CEFB7" w14:textId="77777777" w:rsidTr="0028345C">
        <w:trPr>
          <w:trHeight w:val="473"/>
        </w:trPr>
        <w:tc>
          <w:tcPr>
            <w:tcW w:w="2160" w:type="dxa"/>
            <w:tcBorders>
              <w:top w:val="single" w:sz="4" w:space="0" w:color="auto"/>
              <w:left w:val="single" w:sz="4" w:space="0" w:color="auto"/>
              <w:bottom w:val="single" w:sz="4" w:space="0" w:color="auto"/>
              <w:right w:val="single" w:sz="4" w:space="0" w:color="auto"/>
            </w:tcBorders>
            <w:shd w:val="clear" w:color="auto" w:fill="auto"/>
          </w:tcPr>
          <w:p w14:paraId="71EA7F8D" w14:textId="77777777" w:rsidR="002A5C1E" w:rsidRPr="00604F7A"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USER_ID</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4C2C313E" w14:textId="77777777" w:rsidR="002A5C1E" w:rsidRPr="00604F7A"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669FC73" w14:textId="77777777" w:rsidR="002A5C1E" w:rsidRPr="00D30FA1" w:rsidRDefault="002A5C1E" w:rsidP="00784AD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right w:val="single" w:sz="4" w:space="0" w:color="auto"/>
            </w:tcBorders>
          </w:tcPr>
          <w:p w14:paraId="3B06BB51"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User id</w:t>
            </w:r>
          </w:p>
        </w:tc>
      </w:tr>
      <w:tr w:rsidR="002A5C1E" w:rsidRPr="00D30FA1" w14:paraId="08F30F8C" w14:textId="77777777" w:rsidTr="0028345C">
        <w:tc>
          <w:tcPr>
            <w:tcW w:w="2160" w:type="dxa"/>
            <w:tcBorders>
              <w:top w:val="single" w:sz="4" w:space="0" w:color="auto"/>
              <w:left w:val="single" w:sz="4" w:space="0" w:color="auto"/>
              <w:bottom w:val="single" w:sz="4" w:space="0" w:color="auto"/>
              <w:right w:val="single" w:sz="4" w:space="0" w:color="auto"/>
            </w:tcBorders>
            <w:shd w:val="clear" w:color="auto" w:fill="auto"/>
          </w:tcPr>
          <w:p w14:paraId="7E94F86C" w14:textId="77777777" w:rsidR="002A5C1E"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S3_ID</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340B493C" w14:textId="40DF21B6" w:rsidR="002A5C1E" w:rsidRPr="00604F7A" w:rsidRDefault="00446233" w:rsidP="00784AD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0056255" w14:textId="77777777" w:rsidR="002A5C1E" w:rsidRPr="00D30FA1" w:rsidRDefault="002A5C1E" w:rsidP="00784AD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left w:val="single" w:sz="4" w:space="0" w:color="auto"/>
              <w:bottom w:val="single" w:sz="4" w:space="0" w:color="auto"/>
              <w:right w:val="single" w:sz="4" w:space="0" w:color="auto"/>
            </w:tcBorders>
          </w:tcPr>
          <w:p w14:paraId="599A210F"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User s3 id</w:t>
            </w:r>
          </w:p>
        </w:tc>
      </w:tr>
      <w:tr w:rsidR="008A73E4" w:rsidRPr="00D30FA1" w14:paraId="10B76B35" w14:textId="77777777" w:rsidTr="0028345C">
        <w:trPr>
          <w:ins w:id="5235" w:author="Rakesh Singhi" w:date="2015-02-07T13:35:00Z"/>
        </w:trPr>
        <w:tc>
          <w:tcPr>
            <w:tcW w:w="2160" w:type="dxa"/>
            <w:tcBorders>
              <w:top w:val="single" w:sz="4" w:space="0" w:color="auto"/>
              <w:left w:val="single" w:sz="4" w:space="0" w:color="auto"/>
              <w:bottom w:val="single" w:sz="4" w:space="0" w:color="auto"/>
              <w:right w:val="single" w:sz="4" w:space="0" w:color="auto"/>
            </w:tcBorders>
            <w:shd w:val="clear" w:color="auto" w:fill="auto"/>
          </w:tcPr>
          <w:p w14:paraId="6FCA81F9" w14:textId="67987B8F" w:rsidR="008A73E4" w:rsidRDefault="008A73E4" w:rsidP="00784AD6">
            <w:pPr>
              <w:rPr>
                <w:ins w:id="5236" w:author="Rakesh Singhi" w:date="2015-02-07T13:35:00Z"/>
                <w:rFonts w:asciiTheme="minorHAnsi" w:hAnsiTheme="minorHAnsi" w:cstheme="minorHAnsi"/>
                <w:color w:val="000000"/>
                <w:sz w:val="18"/>
                <w:szCs w:val="16"/>
              </w:rPr>
            </w:pPr>
            <w:ins w:id="5237" w:author="Rakesh Singhi" w:date="2015-02-07T13:35:00Z">
              <w:r>
                <w:rPr>
                  <w:rFonts w:asciiTheme="minorHAnsi" w:hAnsiTheme="minorHAnsi" w:cstheme="minorHAnsi"/>
                  <w:color w:val="000000"/>
                  <w:sz w:val="18"/>
                  <w:szCs w:val="16"/>
                </w:rPr>
                <w:t>USER_NAME</w:t>
              </w:r>
            </w:ins>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46E91143" w14:textId="63C9AAC0" w:rsidR="008A73E4" w:rsidRDefault="008A73E4" w:rsidP="00784AD6">
            <w:pPr>
              <w:rPr>
                <w:ins w:id="5238" w:author="Rakesh Singhi" w:date="2015-02-07T13:35:00Z"/>
                <w:rFonts w:asciiTheme="minorHAnsi" w:hAnsiTheme="minorHAnsi" w:cstheme="minorHAnsi"/>
                <w:color w:val="000000"/>
                <w:sz w:val="18"/>
                <w:szCs w:val="16"/>
              </w:rPr>
            </w:pPr>
            <w:ins w:id="5239" w:author="Rakesh Singhi" w:date="2015-02-07T13:35:00Z">
              <w:r>
                <w:rPr>
                  <w:rFonts w:asciiTheme="minorHAnsi" w:hAnsiTheme="minorHAnsi" w:cstheme="minorHAnsi"/>
                  <w:color w:val="000000"/>
                  <w:sz w:val="18"/>
                  <w:szCs w:val="16"/>
                </w:rPr>
                <w:t>NVARCHAR2(</w:t>
              </w:r>
            </w:ins>
            <w:ins w:id="5240" w:author="Rakesh Singhi" w:date="2015-02-07T14:28:00Z">
              <w:r w:rsidR="006A7F50">
                <w:rPr>
                  <w:rFonts w:asciiTheme="minorHAnsi" w:hAnsiTheme="minorHAnsi" w:cstheme="minorHAnsi"/>
                  <w:color w:val="000000"/>
                  <w:sz w:val="18"/>
                  <w:szCs w:val="16"/>
                </w:rPr>
                <w:t>50)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6480F14" w14:textId="77777777" w:rsidR="008A73E4" w:rsidRDefault="008A73E4" w:rsidP="00784AD6">
            <w:pPr>
              <w:rPr>
                <w:ins w:id="5241" w:author="Rakesh Singhi" w:date="2015-02-07T13:35:00Z"/>
                <w:rFonts w:ascii="Arial" w:hAnsi="Arial" w:cs="Arial"/>
              </w:rPr>
            </w:pPr>
          </w:p>
        </w:tc>
        <w:tc>
          <w:tcPr>
            <w:tcW w:w="2520" w:type="dxa"/>
            <w:tcBorders>
              <w:left w:val="single" w:sz="4" w:space="0" w:color="auto"/>
              <w:bottom w:val="single" w:sz="4" w:space="0" w:color="auto"/>
              <w:right w:val="single" w:sz="4" w:space="0" w:color="auto"/>
            </w:tcBorders>
          </w:tcPr>
          <w:p w14:paraId="45776701" w14:textId="442B6D99" w:rsidR="008A73E4" w:rsidRDefault="003F646A" w:rsidP="00784AD6">
            <w:pPr>
              <w:rPr>
                <w:ins w:id="5242" w:author="Rakesh Singhi" w:date="2015-02-07T13:35:00Z"/>
                <w:rFonts w:asciiTheme="minorHAnsi" w:hAnsiTheme="minorHAnsi" w:cstheme="minorHAnsi"/>
                <w:color w:val="000000"/>
                <w:sz w:val="18"/>
                <w:szCs w:val="16"/>
              </w:rPr>
            </w:pPr>
            <w:ins w:id="5243" w:author="Rakesh Singhi" w:date="2015-02-07T14:31:00Z">
              <w:r>
                <w:rPr>
                  <w:rFonts w:asciiTheme="minorHAnsi" w:hAnsiTheme="minorHAnsi" w:cstheme="minorHAnsi"/>
                  <w:color w:val="000000"/>
                  <w:sz w:val="18"/>
                  <w:szCs w:val="16"/>
                </w:rPr>
                <w:t>Username</w:t>
              </w:r>
            </w:ins>
          </w:p>
        </w:tc>
      </w:tr>
      <w:tr w:rsidR="002A5C1E" w:rsidRPr="00D30FA1" w14:paraId="1564D3D4" w14:textId="77777777" w:rsidTr="0028345C">
        <w:tc>
          <w:tcPr>
            <w:tcW w:w="2160" w:type="dxa"/>
            <w:tcBorders>
              <w:top w:val="single" w:sz="4" w:space="0" w:color="auto"/>
              <w:left w:val="single" w:sz="4" w:space="0" w:color="auto"/>
              <w:bottom w:val="single" w:sz="4" w:space="0" w:color="auto"/>
              <w:right w:val="single" w:sz="4" w:space="0" w:color="auto"/>
            </w:tcBorders>
          </w:tcPr>
          <w:p w14:paraId="6FA83231" w14:textId="77777777" w:rsidR="002A5C1E" w:rsidRPr="00604F7A"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FIRST_NAME</w:t>
            </w:r>
          </w:p>
        </w:tc>
        <w:tc>
          <w:tcPr>
            <w:tcW w:w="2340" w:type="dxa"/>
            <w:tcBorders>
              <w:top w:val="single" w:sz="4" w:space="0" w:color="auto"/>
              <w:left w:val="single" w:sz="4" w:space="0" w:color="auto"/>
              <w:bottom w:val="single" w:sz="4" w:space="0" w:color="auto"/>
              <w:right w:val="single" w:sz="4" w:space="0" w:color="auto"/>
            </w:tcBorders>
          </w:tcPr>
          <w:p w14:paraId="229A74D1" w14:textId="4B1D28F2" w:rsidR="002A5C1E" w:rsidRPr="00604F7A" w:rsidRDefault="00446233" w:rsidP="00784AD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(255)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A8048E0" w14:textId="77777777" w:rsidR="002A5C1E" w:rsidRPr="00D30FA1" w:rsidRDefault="002A5C1E" w:rsidP="00784AD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46786FC6"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User first  name</w:t>
            </w:r>
          </w:p>
        </w:tc>
      </w:tr>
      <w:tr w:rsidR="002A5C1E" w:rsidRPr="00D30FA1" w14:paraId="6B720F8E" w14:textId="77777777" w:rsidTr="0028345C">
        <w:tc>
          <w:tcPr>
            <w:tcW w:w="2160" w:type="dxa"/>
            <w:tcBorders>
              <w:top w:val="single" w:sz="4" w:space="0" w:color="auto"/>
              <w:left w:val="single" w:sz="4" w:space="0" w:color="auto"/>
              <w:bottom w:val="single" w:sz="4" w:space="0" w:color="auto"/>
              <w:right w:val="single" w:sz="4" w:space="0" w:color="auto"/>
            </w:tcBorders>
          </w:tcPr>
          <w:p w14:paraId="581F17C6"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LAST_NAME</w:t>
            </w:r>
          </w:p>
        </w:tc>
        <w:tc>
          <w:tcPr>
            <w:tcW w:w="2340" w:type="dxa"/>
            <w:tcBorders>
              <w:top w:val="single" w:sz="4" w:space="0" w:color="auto"/>
              <w:left w:val="single" w:sz="4" w:space="0" w:color="auto"/>
              <w:bottom w:val="single" w:sz="4" w:space="0" w:color="auto"/>
              <w:right w:val="single" w:sz="4" w:space="0" w:color="auto"/>
            </w:tcBorders>
          </w:tcPr>
          <w:p w14:paraId="3BDFE3C4" w14:textId="38B89FFC" w:rsidR="002A5C1E" w:rsidRPr="00D30FA1" w:rsidRDefault="00446233" w:rsidP="00784AD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(255)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731B211" w14:textId="77777777" w:rsidR="002A5C1E" w:rsidRPr="00D30FA1" w:rsidRDefault="002A5C1E" w:rsidP="00784AD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6889042D"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User last name</w:t>
            </w:r>
          </w:p>
        </w:tc>
      </w:tr>
      <w:tr w:rsidR="002A5C1E" w:rsidRPr="00D30FA1" w14:paraId="4CCA906F" w14:textId="77777777" w:rsidTr="0028345C">
        <w:tc>
          <w:tcPr>
            <w:tcW w:w="2160" w:type="dxa"/>
            <w:tcBorders>
              <w:top w:val="single" w:sz="4" w:space="0" w:color="auto"/>
              <w:left w:val="single" w:sz="4" w:space="0" w:color="auto"/>
              <w:bottom w:val="single" w:sz="4" w:space="0" w:color="auto"/>
              <w:right w:val="single" w:sz="4" w:space="0" w:color="auto"/>
            </w:tcBorders>
          </w:tcPr>
          <w:p w14:paraId="11CBB94B"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EMAIL</w:t>
            </w:r>
          </w:p>
        </w:tc>
        <w:tc>
          <w:tcPr>
            <w:tcW w:w="2340" w:type="dxa"/>
            <w:tcBorders>
              <w:top w:val="single" w:sz="4" w:space="0" w:color="auto"/>
              <w:left w:val="single" w:sz="4" w:space="0" w:color="auto"/>
              <w:bottom w:val="single" w:sz="4" w:space="0" w:color="auto"/>
              <w:right w:val="single" w:sz="4" w:space="0" w:color="auto"/>
            </w:tcBorders>
          </w:tcPr>
          <w:p w14:paraId="4F902BB7" w14:textId="1DDE58BF" w:rsidR="002A5C1E" w:rsidRPr="00D30FA1" w:rsidRDefault="00446233" w:rsidP="00784AD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(255)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8E9F188" w14:textId="77777777" w:rsidR="002A5C1E" w:rsidRPr="00D30FA1" w:rsidRDefault="002A5C1E" w:rsidP="00784AD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71E3D761"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User mail id</w:t>
            </w:r>
          </w:p>
        </w:tc>
      </w:tr>
      <w:tr w:rsidR="002A5C1E" w:rsidRPr="00D30FA1" w14:paraId="38DF6599" w14:textId="77777777" w:rsidTr="0028345C">
        <w:tc>
          <w:tcPr>
            <w:tcW w:w="2160" w:type="dxa"/>
            <w:tcBorders>
              <w:top w:val="single" w:sz="4" w:space="0" w:color="auto"/>
              <w:left w:val="single" w:sz="4" w:space="0" w:color="auto"/>
              <w:bottom w:val="single" w:sz="4" w:space="0" w:color="auto"/>
              <w:right w:val="single" w:sz="4" w:space="0" w:color="auto"/>
            </w:tcBorders>
          </w:tcPr>
          <w:p w14:paraId="1213D741" w14:textId="77777777" w:rsidR="002A5C1E"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USER_TYPE</w:t>
            </w:r>
          </w:p>
        </w:tc>
        <w:tc>
          <w:tcPr>
            <w:tcW w:w="2340" w:type="dxa"/>
            <w:tcBorders>
              <w:top w:val="single" w:sz="4" w:space="0" w:color="auto"/>
              <w:left w:val="single" w:sz="4" w:space="0" w:color="auto"/>
              <w:bottom w:val="single" w:sz="4" w:space="0" w:color="auto"/>
              <w:right w:val="single" w:sz="4" w:space="0" w:color="auto"/>
            </w:tcBorders>
          </w:tcPr>
          <w:p w14:paraId="1E35A5CB" w14:textId="75FF54D3" w:rsidR="002A5C1E" w:rsidRPr="00D30FA1" w:rsidRDefault="00446233" w:rsidP="00784AD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B2613AC" w14:textId="77777777" w:rsidR="002A5C1E" w:rsidRPr="00D30FA1" w:rsidRDefault="002A5C1E" w:rsidP="00784AD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4ECD666E" w14:textId="77777777" w:rsidR="002A5C1E"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Country or HQ</w:t>
            </w:r>
          </w:p>
        </w:tc>
      </w:tr>
      <w:tr w:rsidR="002A5C1E" w:rsidRPr="00D30FA1" w14:paraId="2BA89570" w14:textId="77777777" w:rsidTr="0028345C">
        <w:trPr>
          <w:trHeight w:val="70"/>
        </w:trPr>
        <w:tc>
          <w:tcPr>
            <w:tcW w:w="2160" w:type="dxa"/>
            <w:tcBorders>
              <w:top w:val="single" w:sz="4" w:space="0" w:color="auto"/>
              <w:left w:val="single" w:sz="4" w:space="0" w:color="auto"/>
              <w:bottom w:val="single" w:sz="4" w:space="0" w:color="auto"/>
              <w:right w:val="single" w:sz="4" w:space="0" w:color="auto"/>
            </w:tcBorders>
          </w:tcPr>
          <w:p w14:paraId="6D497E0A"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POWER_USER_FLAG</w:t>
            </w:r>
          </w:p>
        </w:tc>
        <w:tc>
          <w:tcPr>
            <w:tcW w:w="2340" w:type="dxa"/>
            <w:tcBorders>
              <w:top w:val="single" w:sz="4" w:space="0" w:color="auto"/>
              <w:left w:val="single" w:sz="4" w:space="0" w:color="auto"/>
              <w:bottom w:val="single" w:sz="4" w:space="0" w:color="auto"/>
              <w:right w:val="single" w:sz="4" w:space="0" w:color="auto"/>
            </w:tcBorders>
          </w:tcPr>
          <w:p w14:paraId="37752F35" w14:textId="3E2F706B" w:rsidR="002A5C1E" w:rsidRPr="00D30FA1" w:rsidRDefault="002A5C1E" w:rsidP="00784AD6">
            <w:pPr>
              <w:rPr>
                <w:rFonts w:asciiTheme="minorHAnsi" w:hAnsiTheme="minorHAnsi" w:cstheme="minorHAnsi"/>
                <w:color w:val="000000"/>
                <w:sz w:val="18"/>
                <w:szCs w:val="16"/>
              </w:rPr>
            </w:pPr>
            <w:del w:id="5244" w:author="Rakesh Singhi" w:date="2015-02-07T14:28:00Z">
              <w:r w:rsidDel="006A7F50">
                <w:rPr>
                  <w:rFonts w:asciiTheme="minorHAnsi" w:hAnsiTheme="minorHAnsi" w:cstheme="minorHAnsi"/>
                  <w:color w:val="000000"/>
                  <w:sz w:val="18"/>
                  <w:szCs w:val="16"/>
                </w:rPr>
                <w:delText>CHAR(1)</w:delText>
              </w:r>
            </w:del>
            <w:ins w:id="5245" w:author="Rakesh Singhi" w:date="2015-02-07T14:28:00Z">
              <w:r w:rsidR="006A7F50">
                <w:rPr>
                  <w:rFonts w:asciiTheme="minorHAnsi" w:hAnsiTheme="minorHAnsi" w:cstheme="minorHAnsi"/>
                  <w:color w:val="000000"/>
                  <w:sz w:val="18"/>
                  <w:szCs w:val="16"/>
                </w:rPr>
                <w:t>VARCHAR2(1)</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5A0DB8C" w14:textId="77777777" w:rsidR="002A5C1E" w:rsidRPr="00D30FA1" w:rsidRDefault="002A5C1E" w:rsidP="00784AD6">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271354CA"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This is used to check whether a user is a power user or not and it has the value Y or N</w:t>
            </w:r>
          </w:p>
        </w:tc>
      </w:tr>
      <w:tr w:rsidR="002A5C1E" w:rsidRPr="00D30FA1" w14:paraId="6EDD3FE1" w14:textId="77777777" w:rsidTr="0028345C">
        <w:trPr>
          <w:trHeight w:val="70"/>
        </w:trPr>
        <w:tc>
          <w:tcPr>
            <w:tcW w:w="2160" w:type="dxa"/>
            <w:tcBorders>
              <w:top w:val="single" w:sz="4" w:space="0" w:color="auto"/>
              <w:left w:val="single" w:sz="4" w:space="0" w:color="auto"/>
              <w:bottom w:val="single" w:sz="4" w:space="0" w:color="auto"/>
              <w:right w:val="single" w:sz="4" w:space="0" w:color="auto"/>
            </w:tcBorders>
          </w:tcPr>
          <w:p w14:paraId="7D79AB2C"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2340" w:type="dxa"/>
            <w:tcBorders>
              <w:top w:val="single" w:sz="4" w:space="0" w:color="auto"/>
              <w:left w:val="single" w:sz="4" w:space="0" w:color="auto"/>
              <w:bottom w:val="single" w:sz="4" w:space="0" w:color="auto"/>
              <w:right w:val="single" w:sz="4" w:space="0" w:color="auto"/>
            </w:tcBorders>
          </w:tcPr>
          <w:p w14:paraId="3FA8ADBF"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51E4E7B" w14:textId="77777777" w:rsidR="002A5C1E" w:rsidRDefault="002A5C1E" w:rsidP="00784AD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36B59336"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Country id of the user</w:t>
            </w:r>
          </w:p>
        </w:tc>
      </w:tr>
      <w:tr w:rsidR="002A5C1E" w:rsidRPr="00D30FA1" w:rsidDel="008A73E4" w14:paraId="2555AC6A" w14:textId="68489369" w:rsidTr="0028345C">
        <w:trPr>
          <w:trHeight w:val="70"/>
          <w:del w:id="5246" w:author="Rakesh Singhi" w:date="2015-02-07T13:34:00Z"/>
        </w:trPr>
        <w:tc>
          <w:tcPr>
            <w:tcW w:w="2160" w:type="dxa"/>
            <w:tcBorders>
              <w:top w:val="single" w:sz="4" w:space="0" w:color="auto"/>
              <w:left w:val="single" w:sz="4" w:space="0" w:color="auto"/>
              <w:bottom w:val="single" w:sz="4" w:space="0" w:color="auto"/>
              <w:right w:val="single" w:sz="4" w:space="0" w:color="auto"/>
            </w:tcBorders>
          </w:tcPr>
          <w:p w14:paraId="38E87C98" w14:textId="52A828CE" w:rsidR="002A5C1E" w:rsidRPr="00604F7A" w:rsidDel="008A73E4" w:rsidRDefault="002A5C1E" w:rsidP="00784AD6">
            <w:pPr>
              <w:rPr>
                <w:del w:id="5247" w:author="Rakesh Singhi" w:date="2015-02-07T13:34:00Z"/>
                <w:rFonts w:asciiTheme="minorHAnsi" w:hAnsiTheme="minorHAnsi" w:cstheme="minorHAnsi"/>
                <w:color w:val="000000"/>
                <w:sz w:val="18"/>
                <w:szCs w:val="16"/>
              </w:rPr>
            </w:pPr>
            <w:del w:id="5248" w:author="Rakesh Singhi" w:date="2015-02-07T13:34:00Z">
              <w:r w:rsidDel="008A73E4">
                <w:rPr>
                  <w:rFonts w:asciiTheme="minorHAnsi" w:hAnsiTheme="minorHAnsi" w:cstheme="minorHAnsi"/>
                  <w:color w:val="000000"/>
                  <w:sz w:val="18"/>
                  <w:szCs w:val="16"/>
                </w:rPr>
                <w:delText>TERRITORY_ID</w:delText>
              </w:r>
            </w:del>
          </w:p>
        </w:tc>
        <w:tc>
          <w:tcPr>
            <w:tcW w:w="2340" w:type="dxa"/>
            <w:tcBorders>
              <w:top w:val="single" w:sz="4" w:space="0" w:color="auto"/>
              <w:left w:val="single" w:sz="4" w:space="0" w:color="auto"/>
              <w:bottom w:val="single" w:sz="4" w:space="0" w:color="auto"/>
              <w:right w:val="single" w:sz="4" w:space="0" w:color="auto"/>
            </w:tcBorders>
          </w:tcPr>
          <w:p w14:paraId="4A00B5C0" w14:textId="5D2F8444" w:rsidR="002A5C1E" w:rsidRPr="00604F7A" w:rsidDel="008A73E4" w:rsidRDefault="002A5C1E" w:rsidP="00784AD6">
            <w:pPr>
              <w:rPr>
                <w:del w:id="5249" w:author="Rakesh Singhi" w:date="2015-02-07T13:34:00Z"/>
                <w:rFonts w:asciiTheme="minorHAnsi" w:hAnsiTheme="minorHAnsi" w:cstheme="minorHAnsi"/>
                <w:color w:val="000000"/>
                <w:sz w:val="18"/>
                <w:szCs w:val="16"/>
              </w:rPr>
            </w:pPr>
            <w:del w:id="5250" w:author="Rakesh Singhi" w:date="2015-02-07T13:34:00Z">
              <w:r w:rsidDel="008A73E4">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495B1F" w14:textId="2763FA7F" w:rsidR="002A5C1E" w:rsidRPr="00844BC9" w:rsidDel="008A73E4" w:rsidRDefault="002A5C1E" w:rsidP="00784AD6">
            <w:pPr>
              <w:rPr>
                <w:del w:id="5251" w:author="Rakesh Singhi" w:date="2015-02-07T13:34:00Z"/>
                <w:rFonts w:ascii="Arial" w:hAnsi="Arial" w:cs="Arial"/>
              </w:rPr>
            </w:pPr>
            <w:del w:id="5252" w:author="Rakesh Singhi" w:date="2015-02-07T13:34:00Z">
              <w:r w:rsidDel="008A73E4">
                <w:rPr>
                  <w:rFonts w:ascii="Arial" w:hAnsi="Arial" w:cs="Arial"/>
                </w:rPr>
                <w:fldChar w:fldCharType="begin">
                  <w:ffData>
                    <w:name w:val=""/>
                    <w:enabled/>
                    <w:calcOnExit w:val="0"/>
                    <w:checkBox>
                      <w:size w:val="18"/>
                      <w:default w:val="1"/>
                    </w:checkBox>
                  </w:ffData>
                </w:fldChar>
              </w:r>
              <w:r w:rsidDel="008A73E4">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8A73E4">
                <w:rPr>
                  <w:rFonts w:ascii="Arial" w:hAnsi="Arial" w:cs="Arial"/>
                </w:rPr>
                <w:fldChar w:fldCharType="end"/>
              </w:r>
            </w:del>
          </w:p>
        </w:tc>
        <w:tc>
          <w:tcPr>
            <w:tcW w:w="2520" w:type="dxa"/>
            <w:tcBorders>
              <w:top w:val="single" w:sz="4" w:space="0" w:color="auto"/>
              <w:left w:val="single" w:sz="4" w:space="0" w:color="auto"/>
              <w:bottom w:val="single" w:sz="4" w:space="0" w:color="auto"/>
              <w:right w:val="single" w:sz="4" w:space="0" w:color="auto"/>
            </w:tcBorders>
          </w:tcPr>
          <w:p w14:paraId="51397BF8" w14:textId="73B455B2" w:rsidR="002A5C1E" w:rsidRPr="00D30FA1" w:rsidDel="008A73E4" w:rsidRDefault="002A5C1E" w:rsidP="00784AD6">
            <w:pPr>
              <w:rPr>
                <w:del w:id="5253" w:author="Rakesh Singhi" w:date="2015-02-07T13:34:00Z"/>
                <w:rFonts w:asciiTheme="minorHAnsi" w:hAnsiTheme="minorHAnsi" w:cstheme="minorHAnsi"/>
                <w:color w:val="000000"/>
                <w:sz w:val="18"/>
                <w:szCs w:val="16"/>
              </w:rPr>
            </w:pPr>
            <w:del w:id="5254" w:author="Rakesh Singhi" w:date="2015-02-07T13:34:00Z">
              <w:r w:rsidDel="008A73E4">
                <w:rPr>
                  <w:rFonts w:asciiTheme="minorHAnsi" w:hAnsiTheme="minorHAnsi" w:cstheme="minorHAnsi"/>
                  <w:color w:val="000000"/>
                  <w:sz w:val="18"/>
                  <w:szCs w:val="16"/>
                </w:rPr>
                <w:delText>Territory id of the user</w:delText>
              </w:r>
            </w:del>
          </w:p>
        </w:tc>
      </w:tr>
      <w:tr w:rsidR="002A5C1E" w:rsidRPr="00D30FA1" w14:paraId="0FCB6369" w14:textId="77777777" w:rsidTr="0028345C">
        <w:trPr>
          <w:trHeight w:val="70"/>
        </w:trPr>
        <w:tc>
          <w:tcPr>
            <w:tcW w:w="2160" w:type="dxa"/>
            <w:tcBorders>
              <w:top w:val="single" w:sz="4" w:space="0" w:color="auto"/>
              <w:left w:val="single" w:sz="4" w:space="0" w:color="auto"/>
              <w:bottom w:val="single" w:sz="4" w:space="0" w:color="auto"/>
              <w:right w:val="single" w:sz="4" w:space="0" w:color="auto"/>
            </w:tcBorders>
          </w:tcPr>
          <w:p w14:paraId="62C437BF" w14:textId="77777777" w:rsidR="002A5C1E"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PHONE</w:t>
            </w:r>
          </w:p>
        </w:tc>
        <w:tc>
          <w:tcPr>
            <w:tcW w:w="2340" w:type="dxa"/>
            <w:tcBorders>
              <w:top w:val="single" w:sz="4" w:space="0" w:color="auto"/>
              <w:left w:val="single" w:sz="4" w:space="0" w:color="auto"/>
              <w:bottom w:val="single" w:sz="4" w:space="0" w:color="auto"/>
              <w:right w:val="single" w:sz="4" w:space="0" w:color="auto"/>
            </w:tcBorders>
          </w:tcPr>
          <w:p w14:paraId="1C9B810A" w14:textId="5F6620C1" w:rsidR="002A5C1E" w:rsidRPr="00604F7A" w:rsidRDefault="00446233" w:rsidP="00784AD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4B230A1" w14:textId="77777777" w:rsidR="002A5C1E" w:rsidRDefault="002A5C1E" w:rsidP="00784AD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13005BB8"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Phone number of the user</w:t>
            </w:r>
          </w:p>
        </w:tc>
      </w:tr>
      <w:tr w:rsidR="002A5C1E" w:rsidRPr="00D30FA1" w14:paraId="4A174C54" w14:textId="77777777" w:rsidTr="0028345C">
        <w:trPr>
          <w:trHeight w:val="70"/>
        </w:trPr>
        <w:tc>
          <w:tcPr>
            <w:tcW w:w="2160" w:type="dxa"/>
            <w:tcBorders>
              <w:top w:val="single" w:sz="4" w:space="0" w:color="auto"/>
              <w:left w:val="single" w:sz="4" w:space="0" w:color="auto"/>
              <w:bottom w:val="single" w:sz="4" w:space="0" w:color="auto"/>
              <w:right w:val="single" w:sz="4" w:space="0" w:color="auto"/>
            </w:tcBorders>
          </w:tcPr>
          <w:p w14:paraId="08B16427" w14:textId="77777777" w:rsidR="002A5C1E"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MOBILE</w:t>
            </w:r>
          </w:p>
        </w:tc>
        <w:tc>
          <w:tcPr>
            <w:tcW w:w="2340" w:type="dxa"/>
            <w:tcBorders>
              <w:top w:val="single" w:sz="4" w:space="0" w:color="auto"/>
              <w:left w:val="single" w:sz="4" w:space="0" w:color="auto"/>
              <w:bottom w:val="single" w:sz="4" w:space="0" w:color="auto"/>
              <w:right w:val="single" w:sz="4" w:space="0" w:color="auto"/>
            </w:tcBorders>
          </w:tcPr>
          <w:p w14:paraId="185BD7B4" w14:textId="6C0380ED" w:rsidR="002A5C1E" w:rsidRPr="00604F7A" w:rsidRDefault="00446233" w:rsidP="00784AD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66EDC53" w14:textId="77777777" w:rsidR="002A5C1E" w:rsidRPr="00844BC9" w:rsidRDefault="002A5C1E" w:rsidP="00784AD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36071E04"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Mobile number of the user</w:t>
            </w:r>
          </w:p>
        </w:tc>
      </w:tr>
      <w:tr w:rsidR="002A5C1E" w:rsidRPr="00D30FA1" w14:paraId="696B7C9F" w14:textId="77777777" w:rsidTr="0028345C">
        <w:trPr>
          <w:trHeight w:val="70"/>
        </w:trPr>
        <w:tc>
          <w:tcPr>
            <w:tcW w:w="2160" w:type="dxa"/>
            <w:tcBorders>
              <w:top w:val="single" w:sz="4" w:space="0" w:color="auto"/>
              <w:left w:val="single" w:sz="4" w:space="0" w:color="auto"/>
              <w:bottom w:val="single" w:sz="4" w:space="0" w:color="auto"/>
              <w:right w:val="single" w:sz="4" w:space="0" w:color="auto"/>
            </w:tcBorders>
          </w:tcPr>
          <w:p w14:paraId="7AD81A4A" w14:textId="77777777" w:rsidR="002A5C1E"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FAX</w:t>
            </w:r>
          </w:p>
        </w:tc>
        <w:tc>
          <w:tcPr>
            <w:tcW w:w="2340" w:type="dxa"/>
            <w:tcBorders>
              <w:top w:val="single" w:sz="4" w:space="0" w:color="auto"/>
              <w:left w:val="single" w:sz="4" w:space="0" w:color="auto"/>
              <w:bottom w:val="single" w:sz="4" w:space="0" w:color="auto"/>
              <w:right w:val="single" w:sz="4" w:space="0" w:color="auto"/>
            </w:tcBorders>
          </w:tcPr>
          <w:p w14:paraId="4F7578AD" w14:textId="5D75E4C1" w:rsidR="002A5C1E" w:rsidRPr="00604F7A" w:rsidRDefault="00446233" w:rsidP="00784AD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8A35EFC" w14:textId="77777777" w:rsidR="002A5C1E" w:rsidRDefault="002A5C1E" w:rsidP="00784AD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5E7FD717"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Fax number of the user</w:t>
            </w:r>
          </w:p>
        </w:tc>
      </w:tr>
      <w:tr w:rsidR="002A5C1E" w:rsidRPr="00D30FA1" w14:paraId="0DCDF58A" w14:textId="77777777" w:rsidTr="0028345C">
        <w:trPr>
          <w:trHeight w:val="70"/>
        </w:trPr>
        <w:tc>
          <w:tcPr>
            <w:tcW w:w="2160" w:type="dxa"/>
            <w:tcBorders>
              <w:top w:val="single" w:sz="4" w:space="0" w:color="auto"/>
              <w:left w:val="single" w:sz="4" w:space="0" w:color="auto"/>
              <w:bottom w:val="single" w:sz="4" w:space="0" w:color="auto"/>
              <w:right w:val="single" w:sz="4" w:space="0" w:color="auto"/>
            </w:tcBorders>
          </w:tcPr>
          <w:p w14:paraId="5B98D5D9" w14:textId="77777777" w:rsidR="002A5C1E"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LANGUAGE_PREFERENCE</w:t>
            </w:r>
          </w:p>
        </w:tc>
        <w:tc>
          <w:tcPr>
            <w:tcW w:w="2340" w:type="dxa"/>
            <w:tcBorders>
              <w:top w:val="single" w:sz="4" w:space="0" w:color="auto"/>
              <w:left w:val="single" w:sz="4" w:space="0" w:color="auto"/>
              <w:bottom w:val="single" w:sz="4" w:space="0" w:color="auto"/>
              <w:right w:val="single" w:sz="4" w:space="0" w:color="auto"/>
            </w:tcBorders>
          </w:tcPr>
          <w:p w14:paraId="1150C9DD" w14:textId="3CF88214" w:rsidR="002A5C1E" w:rsidRPr="00604F7A" w:rsidRDefault="00446233" w:rsidP="00784AD6">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w:t>
            </w:r>
            <w:ins w:id="5255" w:author="Rakesh Singhi" w:date="2015-02-07T14:28:00Z">
              <w:r w:rsidR="006A7F50">
                <w:rPr>
                  <w:rFonts w:asciiTheme="minorHAnsi" w:hAnsiTheme="minorHAnsi" w:cstheme="minorHAnsi"/>
                  <w:color w:val="000000"/>
                  <w:sz w:val="18"/>
                  <w:szCs w:val="16"/>
                </w:rPr>
                <w:t>1</w:t>
              </w:r>
            </w:ins>
            <w:del w:id="5256" w:author="Rakesh Singhi" w:date="2015-02-07T14:28:00Z">
              <w:r w:rsidR="002A5C1E" w:rsidDel="006A7F50">
                <w:rPr>
                  <w:rFonts w:asciiTheme="minorHAnsi" w:hAnsiTheme="minorHAnsi" w:cstheme="minorHAnsi"/>
                  <w:color w:val="000000"/>
                  <w:sz w:val="18"/>
                  <w:szCs w:val="16"/>
                </w:rPr>
                <w:delText>5</w:delText>
              </w:r>
            </w:del>
            <w:r w:rsidR="002A5C1E">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35CE991" w14:textId="77777777" w:rsidR="002A5C1E" w:rsidRPr="00844BC9" w:rsidRDefault="002A5C1E" w:rsidP="00784AD6">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520" w:type="dxa"/>
            <w:tcBorders>
              <w:top w:val="single" w:sz="4" w:space="0" w:color="auto"/>
              <w:left w:val="single" w:sz="4" w:space="0" w:color="auto"/>
              <w:bottom w:val="single" w:sz="4" w:space="0" w:color="auto"/>
              <w:right w:val="single" w:sz="4" w:space="0" w:color="auto"/>
            </w:tcBorders>
          </w:tcPr>
          <w:p w14:paraId="7E79480C" w14:textId="77777777" w:rsidR="002A5C1E" w:rsidRPr="00D30FA1" w:rsidRDefault="002A5C1E" w:rsidP="00784AD6">
            <w:pPr>
              <w:rPr>
                <w:rFonts w:asciiTheme="minorHAnsi" w:hAnsiTheme="minorHAnsi" w:cstheme="minorHAnsi"/>
                <w:color w:val="000000"/>
                <w:sz w:val="18"/>
                <w:szCs w:val="16"/>
              </w:rPr>
            </w:pPr>
            <w:r>
              <w:rPr>
                <w:rFonts w:asciiTheme="minorHAnsi" w:hAnsiTheme="minorHAnsi" w:cstheme="minorHAnsi"/>
                <w:color w:val="000000"/>
                <w:sz w:val="18"/>
                <w:szCs w:val="16"/>
              </w:rPr>
              <w:t>Preferred language of the user</w:t>
            </w:r>
          </w:p>
        </w:tc>
      </w:tr>
      <w:tr w:rsidR="001127C8" w:rsidRPr="00D30FA1" w14:paraId="04BD768A" w14:textId="77777777" w:rsidTr="0028345C">
        <w:trPr>
          <w:trHeight w:val="70"/>
          <w:ins w:id="5257" w:author="Sowndarya S (WT01 - Manufacturing &amp; Hi Tech)" w:date="2015-03-17T12:33:00Z"/>
        </w:trPr>
        <w:tc>
          <w:tcPr>
            <w:tcW w:w="2160" w:type="dxa"/>
            <w:tcBorders>
              <w:top w:val="single" w:sz="4" w:space="0" w:color="auto"/>
              <w:left w:val="single" w:sz="4" w:space="0" w:color="auto"/>
              <w:bottom w:val="single" w:sz="4" w:space="0" w:color="auto"/>
              <w:right w:val="single" w:sz="4" w:space="0" w:color="auto"/>
            </w:tcBorders>
          </w:tcPr>
          <w:p w14:paraId="45FCA548" w14:textId="48F44D39" w:rsidR="001127C8" w:rsidRDefault="001127C8" w:rsidP="00784AD6">
            <w:pPr>
              <w:rPr>
                <w:ins w:id="5258" w:author="Sowndarya S (WT01 - Manufacturing &amp; Hi Tech)" w:date="2015-03-17T12:33:00Z"/>
                <w:rFonts w:asciiTheme="minorHAnsi" w:hAnsiTheme="minorHAnsi" w:cstheme="minorHAnsi"/>
                <w:color w:val="000000"/>
                <w:sz w:val="18"/>
                <w:szCs w:val="16"/>
              </w:rPr>
            </w:pPr>
            <w:ins w:id="5259" w:author="Sowndarya S (WT01 - Manufacturing &amp; Hi Tech)" w:date="2015-03-17T12:34:00Z">
              <w:r>
                <w:rPr>
                  <w:rFonts w:asciiTheme="minorHAnsi" w:hAnsiTheme="minorHAnsi" w:cstheme="minorHAnsi"/>
                  <w:color w:val="000000"/>
                  <w:sz w:val="18"/>
                  <w:szCs w:val="16"/>
                </w:rPr>
                <w:lastRenderedPageBreak/>
                <w:t>CREATION_USER</w:t>
              </w:r>
            </w:ins>
          </w:p>
        </w:tc>
        <w:tc>
          <w:tcPr>
            <w:tcW w:w="2340" w:type="dxa"/>
            <w:tcBorders>
              <w:top w:val="single" w:sz="4" w:space="0" w:color="auto"/>
              <w:left w:val="single" w:sz="4" w:space="0" w:color="auto"/>
              <w:bottom w:val="single" w:sz="4" w:space="0" w:color="auto"/>
              <w:right w:val="single" w:sz="4" w:space="0" w:color="auto"/>
            </w:tcBorders>
          </w:tcPr>
          <w:p w14:paraId="085D9E97" w14:textId="35FB5A72" w:rsidR="001127C8" w:rsidRDefault="001127C8" w:rsidP="00784AD6">
            <w:pPr>
              <w:rPr>
                <w:ins w:id="5260" w:author="Sowndarya S (WT01 - Manufacturing &amp; Hi Tech)" w:date="2015-03-17T12:33:00Z"/>
                <w:rFonts w:asciiTheme="minorHAnsi" w:hAnsiTheme="minorHAnsi" w:cstheme="minorHAnsi"/>
                <w:color w:val="000000"/>
                <w:sz w:val="18"/>
                <w:szCs w:val="16"/>
              </w:rPr>
            </w:pPr>
            <w:ins w:id="5261" w:author="Sowndarya S (WT01 - Manufacturing &amp; Hi Tech)" w:date="2015-03-17T12:35:00Z">
              <w:r>
                <w:rPr>
                  <w:rFonts w:asciiTheme="minorHAnsi" w:hAnsiTheme="minorHAnsi" w:cstheme="minorHAnsi"/>
                  <w:color w:val="000000"/>
                  <w:sz w:val="18"/>
                  <w:szCs w:val="16"/>
                </w:rPr>
                <w:t>CHAR(9)</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A99BBC2" w14:textId="0CDD9D1B" w:rsidR="001127C8" w:rsidRDefault="001127C8" w:rsidP="00784AD6">
            <w:pPr>
              <w:rPr>
                <w:ins w:id="5262" w:author="Sowndarya S (WT01 - Manufacturing &amp; Hi Tech)" w:date="2015-03-17T12:33:00Z"/>
                <w:rFonts w:ascii="Arial" w:hAnsi="Arial" w:cs="Arial"/>
              </w:rPr>
            </w:pPr>
            <w:ins w:id="5263" w:author="Sowndarya S (WT01 - Manufacturing &amp; Hi Tech)" w:date="2015-03-17T12:34: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520" w:type="dxa"/>
            <w:tcBorders>
              <w:top w:val="single" w:sz="4" w:space="0" w:color="auto"/>
              <w:left w:val="single" w:sz="4" w:space="0" w:color="auto"/>
              <w:bottom w:val="single" w:sz="4" w:space="0" w:color="auto"/>
              <w:right w:val="single" w:sz="4" w:space="0" w:color="auto"/>
            </w:tcBorders>
          </w:tcPr>
          <w:p w14:paraId="46C4BE18" w14:textId="750D4CE6" w:rsidR="001127C8" w:rsidRDefault="008B41B0" w:rsidP="00784AD6">
            <w:pPr>
              <w:rPr>
                <w:ins w:id="5264" w:author="Sowndarya S (WT01 - Manufacturing &amp; Hi Tech)" w:date="2015-03-17T12:33:00Z"/>
                <w:rFonts w:asciiTheme="minorHAnsi" w:hAnsiTheme="minorHAnsi" w:cstheme="minorHAnsi"/>
                <w:color w:val="000000"/>
                <w:sz w:val="18"/>
                <w:szCs w:val="16"/>
              </w:rPr>
            </w:pPr>
            <w:ins w:id="5265" w:author="Sowndarya S (WT01 - Manufacturing &amp; Hi Tech)" w:date="2015-03-24T10:55:00Z">
              <w:r>
                <w:rPr>
                  <w:rFonts w:asciiTheme="minorHAnsi" w:hAnsiTheme="minorHAnsi" w:cstheme="minorHAnsi"/>
                  <w:color w:val="000000"/>
                  <w:sz w:val="18"/>
                  <w:szCs w:val="16"/>
                </w:rPr>
                <w:t>Created By</w:t>
              </w:r>
            </w:ins>
          </w:p>
        </w:tc>
      </w:tr>
      <w:tr w:rsidR="001127C8" w:rsidRPr="00D30FA1" w14:paraId="6795CF12" w14:textId="77777777" w:rsidTr="0028345C">
        <w:trPr>
          <w:trHeight w:val="70"/>
          <w:ins w:id="5266" w:author="Sowndarya S (WT01 - Manufacturing &amp; Hi Tech)" w:date="2015-03-17T12:33:00Z"/>
        </w:trPr>
        <w:tc>
          <w:tcPr>
            <w:tcW w:w="2160" w:type="dxa"/>
            <w:tcBorders>
              <w:top w:val="single" w:sz="4" w:space="0" w:color="auto"/>
              <w:left w:val="single" w:sz="4" w:space="0" w:color="auto"/>
              <w:bottom w:val="single" w:sz="4" w:space="0" w:color="auto"/>
              <w:right w:val="single" w:sz="4" w:space="0" w:color="auto"/>
            </w:tcBorders>
          </w:tcPr>
          <w:p w14:paraId="6EC26DF7" w14:textId="5F435AB2" w:rsidR="001127C8" w:rsidRDefault="001127C8" w:rsidP="00784AD6">
            <w:pPr>
              <w:rPr>
                <w:ins w:id="5267" w:author="Sowndarya S (WT01 - Manufacturing &amp; Hi Tech)" w:date="2015-03-17T12:33:00Z"/>
                <w:rFonts w:asciiTheme="minorHAnsi" w:hAnsiTheme="minorHAnsi" w:cstheme="minorHAnsi"/>
                <w:color w:val="000000"/>
                <w:sz w:val="18"/>
                <w:szCs w:val="16"/>
              </w:rPr>
            </w:pPr>
            <w:ins w:id="5268" w:author="Sowndarya S (WT01 - Manufacturing &amp; Hi Tech)" w:date="2015-03-17T12:34:00Z">
              <w:r>
                <w:rPr>
                  <w:rFonts w:asciiTheme="minorHAnsi" w:hAnsiTheme="minorHAnsi" w:cstheme="minorHAnsi"/>
                  <w:color w:val="000000"/>
                  <w:sz w:val="18"/>
                  <w:szCs w:val="16"/>
                </w:rPr>
                <w:t>CREATION_DATETIME</w:t>
              </w:r>
            </w:ins>
          </w:p>
        </w:tc>
        <w:tc>
          <w:tcPr>
            <w:tcW w:w="2340" w:type="dxa"/>
            <w:tcBorders>
              <w:top w:val="single" w:sz="4" w:space="0" w:color="auto"/>
              <w:left w:val="single" w:sz="4" w:space="0" w:color="auto"/>
              <w:bottom w:val="single" w:sz="4" w:space="0" w:color="auto"/>
              <w:right w:val="single" w:sz="4" w:space="0" w:color="auto"/>
            </w:tcBorders>
          </w:tcPr>
          <w:p w14:paraId="340187E1" w14:textId="06C9A3F4" w:rsidR="001127C8" w:rsidRDefault="001127C8" w:rsidP="00784AD6">
            <w:pPr>
              <w:rPr>
                <w:ins w:id="5269" w:author="Sowndarya S (WT01 - Manufacturing &amp; Hi Tech)" w:date="2015-03-17T12:33:00Z"/>
                <w:rFonts w:asciiTheme="minorHAnsi" w:hAnsiTheme="minorHAnsi" w:cstheme="minorHAnsi"/>
                <w:color w:val="000000"/>
                <w:sz w:val="18"/>
                <w:szCs w:val="16"/>
              </w:rPr>
            </w:pPr>
            <w:ins w:id="5270" w:author="Sowndarya S (WT01 - Manufacturing &amp; Hi Tech)" w:date="2015-03-17T12:35:00Z">
              <w:r>
                <w:rPr>
                  <w:rFonts w:asciiTheme="minorHAnsi" w:hAnsiTheme="minorHAnsi" w:cstheme="minorHAnsi"/>
                  <w:color w:val="000000"/>
                  <w:sz w:val="18"/>
                  <w:szCs w:val="16"/>
                </w:rPr>
                <w:t>DATE</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9C692FD" w14:textId="2CE0D912" w:rsidR="001127C8" w:rsidRDefault="001127C8" w:rsidP="00784AD6">
            <w:pPr>
              <w:rPr>
                <w:ins w:id="5271" w:author="Sowndarya S (WT01 - Manufacturing &amp; Hi Tech)" w:date="2015-03-17T12:33:00Z"/>
                <w:rFonts w:ascii="Arial" w:hAnsi="Arial" w:cs="Arial"/>
              </w:rPr>
            </w:pPr>
            <w:ins w:id="5272" w:author="Sowndarya S (WT01 - Manufacturing &amp; Hi Tech)" w:date="2015-03-17T12:34: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520" w:type="dxa"/>
            <w:tcBorders>
              <w:top w:val="single" w:sz="4" w:space="0" w:color="auto"/>
              <w:left w:val="single" w:sz="4" w:space="0" w:color="auto"/>
              <w:bottom w:val="single" w:sz="4" w:space="0" w:color="auto"/>
              <w:right w:val="single" w:sz="4" w:space="0" w:color="auto"/>
            </w:tcBorders>
          </w:tcPr>
          <w:p w14:paraId="1201BBFF" w14:textId="61EE8427" w:rsidR="001127C8" w:rsidRDefault="003A2B6A" w:rsidP="00784AD6">
            <w:pPr>
              <w:rPr>
                <w:ins w:id="5273" w:author="Sowndarya S (WT01 - Manufacturing &amp; Hi Tech)" w:date="2015-03-17T12:33:00Z"/>
                <w:rFonts w:asciiTheme="minorHAnsi" w:hAnsiTheme="minorHAnsi" w:cstheme="minorHAnsi"/>
                <w:color w:val="000000"/>
                <w:sz w:val="18"/>
                <w:szCs w:val="16"/>
              </w:rPr>
            </w:pPr>
            <w:ins w:id="5274" w:author="Sowndarya S (WT01 - Manufacturing &amp; Hi Tech)" w:date="2015-03-17T12:40:00Z">
              <w:r>
                <w:rPr>
                  <w:rFonts w:asciiTheme="minorHAnsi" w:hAnsiTheme="minorHAnsi" w:cstheme="minorHAnsi"/>
                  <w:color w:val="000000"/>
                  <w:sz w:val="18"/>
                  <w:szCs w:val="16"/>
                </w:rPr>
                <w:t xml:space="preserve">Date and </w:t>
              </w:r>
            </w:ins>
            <w:ins w:id="5275" w:author="Sowndarya S (WT01 - Manufacturing &amp; Hi Tech)" w:date="2015-03-17T12:39:00Z">
              <w:r>
                <w:rPr>
                  <w:rFonts w:asciiTheme="minorHAnsi" w:hAnsiTheme="minorHAnsi" w:cstheme="minorHAnsi"/>
                  <w:color w:val="000000"/>
                  <w:sz w:val="18"/>
                  <w:szCs w:val="16"/>
                </w:rPr>
                <w:t>Time of creation</w:t>
              </w:r>
            </w:ins>
          </w:p>
        </w:tc>
      </w:tr>
    </w:tbl>
    <w:p w14:paraId="3151684E" w14:textId="77777777" w:rsidR="00655D0F" w:rsidRDefault="00655D0F" w:rsidP="002A5C1E">
      <w:pPr>
        <w:rPr>
          <w:rFonts w:asciiTheme="minorHAnsi" w:hAnsiTheme="minorHAnsi" w:cstheme="minorHAnsi"/>
        </w:rPr>
      </w:pPr>
    </w:p>
    <w:p w14:paraId="1B1B4284" w14:textId="77777777" w:rsidR="00655D0F" w:rsidRDefault="00655D0F" w:rsidP="00655D0F">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1320"/>
        <w:gridCol w:w="2041"/>
        <w:gridCol w:w="1696"/>
        <w:gridCol w:w="1715"/>
      </w:tblGrid>
      <w:tr w:rsidR="00C21BDD" w:rsidRPr="00B8126C" w14:paraId="03F92841" w14:textId="77777777" w:rsidTr="00C849FD">
        <w:tc>
          <w:tcPr>
            <w:tcW w:w="0" w:type="auto"/>
            <w:tcBorders>
              <w:top w:val="single" w:sz="4" w:space="0" w:color="auto"/>
              <w:left w:val="single" w:sz="4" w:space="0" w:color="auto"/>
              <w:bottom w:val="single" w:sz="4" w:space="0" w:color="auto"/>
              <w:right w:val="single" w:sz="4" w:space="0" w:color="auto"/>
            </w:tcBorders>
            <w:shd w:val="clear" w:color="auto" w:fill="F4B8AE"/>
          </w:tcPr>
          <w:p w14:paraId="7FD3950C" w14:textId="494144F4" w:rsidR="00C21BDD" w:rsidRPr="00D30FA1" w:rsidRDefault="00366C3D" w:rsidP="00AC5F35">
            <w:pPr>
              <w:rPr>
                <w:rFonts w:asciiTheme="minorHAnsi" w:hAnsiTheme="minorHAnsi" w:cstheme="minorHAnsi"/>
                <w:sz w:val="16"/>
                <w:szCs w:val="16"/>
              </w:rPr>
            </w:pPr>
            <w:ins w:id="5276" w:author="Sowndarya S (WT01 - Manufacturing &amp; Hi Tech)" w:date="2015-03-23T15:32:00Z">
              <w:r>
                <w:rPr>
                  <w:rFonts w:asciiTheme="minorHAnsi" w:hAnsiTheme="minorHAnsi" w:cstheme="minorHAnsi"/>
                  <w:color w:val="000000"/>
                  <w:sz w:val="18"/>
                  <w:szCs w:val="16"/>
                </w:rPr>
                <w:t>DMO_</w:t>
              </w:r>
            </w:ins>
            <w:r w:rsidR="00C21BDD">
              <w:rPr>
                <w:rFonts w:asciiTheme="minorHAnsi" w:hAnsiTheme="minorHAnsi" w:cstheme="minorHAnsi"/>
                <w:color w:val="000000"/>
                <w:sz w:val="18"/>
                <w:szCs w:val="16"/>
              </w:rPr>
              <w:t>USER_PROFILE</w:t>
            </w:r>
            <w:r w:rsidR="00C90592">
              <w:rPr>
                <w:rFonts w:asciiTheme="minorHAnsi" w:hAnsiTheme="minorHAnsi" w:cstheme="minorHAnsi"/>
                <w:color w:val="000000"/>
                <w:sz w:val="18"/>
                <w:szCs w:val="16"/>
              </w:rPr>
              <w:t>_MIR</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7309D80E"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Source Table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5BB28419"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Source Column Name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6A82AC63"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View name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321C5517"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View Column Name</w:t>
            </w:r>
          </w:p>
        </w:tc>
      </w:tr>
      <w:tr w:rsidR="00C21BDD" w:rsidRPr="00B8126C" w14:paraId="1B8187F0" w14:textId="77777777" w:rsidTr="00C849FD">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89F160" w14:textId="77777777" w:rsidR="00C21BDD" w:rsidRPr="00604F7A"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USER_ID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FDA659"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E38031"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ID</w:t>
            </w:r>
          </w:p>
        </w:tc>
        <w:tc>
          <w:tcPr>
            <w:tcW w:w="0" w:type="auto"/>
            <w:tcBorders>
              <w:top w:val="single" w:sz="4" w:space="0" w:color="auto"/>
              <w:left w:val="single" w:sz="4" w:space="0" w:color="auto"/>
              <w:bottom w:val="single" w:sz="4" w:space="0" w:color="auto"/>
              <w:right w:val="single" w:sz="4" w:space="0" w:color="auto"/>
            </w:tcBorders>
          </w:tcPr>
          <w:p w14:paraId="59B9CC2A"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47DA4478"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UserId</w:t>
            </w:r>
          </w:p>
        </w:tc>
      </w:tr>
      <w:tr w:rsidR="00C21BDD" w:rsidRPr="00B8126C" w14:paraId="582FA125" w14:textId="77777777" w:rsidTr="00C849FD">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48BB95" w14:textId="77777777" w:rsidR="00C21BDD"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S3_ID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12237"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tcPr>
          <w:p w14:paraId="4B9A5EB6"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S3ID</w:t>
            </w:r>
          </w:p>
        </w:tc>
        <w:tc>
          <w:tcPr>
            <w:tcW w:w="0" w:type="auto"/>
            <w:tcBorders>
              <w:top w:val="single" w:sz="4" w:space="0" w:color="auto"/>
              <w:left w:val="single" w:sz="4" w:space="0" w:color="auto"/>
              <w:bottom w:val="single" w:sz="4" w:space="0" w:color="auto"/>
              <w:right w:val="single" w:sz="4" w:space="0" w:color="auto"/>
            </w:tcBorders>
          </w:tcPr>
          <w:p w14:paraId="7C3057F0"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65AA7AA3"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S3ID</w:t>
            </w:r>
          </w:p>
        </w:tc>
      </w:tr>
      <w:tr w:rsidR="003F646A" w:rsidRPr="00B8126C" w14:paraId="70D6D205" w14:textId="77777777" w:rsidTr="00C849FD">
        <w:trPr>
          <w:ins w:id="5277" w:author="Rakesh Singhi" w:date="2015-02-07T14:29:00Z"/>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369ACD" w14:textId="7C4409CA" w:rsidR="003F646A" w:rsidRDefault="003F646A" w:rsidP="00AC5F35">
            <w:pPr>
              <w:rPr>
                <w:ins w:id="5278" w:author="Rakesh Singhi" w:date="2015-02-07T14:29:00Z"/>
                <w:rFonts w:asciiTheme="minorHAnsi" w:hAnsiTheme="minorHAnsi" w:cstheme="minorHAnsi"/>
                <w:color w:val="000000"/>
                <w:sz w:val="18"/>
                <w:szCs w:val="16"/>
              </w:rPr>
            </w:pPr>
            <w:ins w:id="5279" w:author="Rakesh Singhi" w:date="2015-02-07T14:29:00Z">
              <w:r>
                <w:rPr>
                  <w:rFonts w:asciiTheme="minorHAnsi" w:hAnsiTheme="minorHAnsi" w:cstheme="minorHAnsi"/>
                  <w:color w:val="000000"/>
                  <w:sz w:val="18"/>
                  <w:szCs w:val="16"/>
                </w:rPr>
                <w:t>USER_NAME</w:t>
              </w:r>
            </w:ins>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DD93BF" w14:textId="593893E0" w:rsidR="003F646A" w:rsidRPr="00655D0F" w:rsidRDefault="003F646A">
            <w:pPr>
              <w:rPr>
                <w:ins w:id="5280" w:author="Rakesh Singhi" w:date="2015-02-07T14:29:00Z"/>
                <w:rFonts w:asciiTheme="minorHAnsi" w:hAnsiTheme="minorHAnsi" w:cstheme="minorHAnsi"/>
                <w:color w:val="000000"/>
                <w:sz w:val="18"/>
                <w:szCs w:val="16"/>
              </w:rPr>
            </w:pPr>
            <w:ins w:id="5281" w:author="Rakesh Singhi" w:date="2015-02-07T14:29:00Z">
              <w:r>
                <w:rPr>
                  <w:rFonts w:asciiTheme="minorHAnsi" w:hAnsiTheme="minorHAnsi" w:cstheme="minorHAnsi"/>
                  <w:color w:val="000000"/>
                  <w:sz w:val="18"/>
                  <w:szCs w:val="16"/>
                </w:rPr>
                <w:t>USER</w:t>
              </w:r>
            </w:ins>
          </w:p>
        </w:tc>
        <w:tc>
          <w:tcPr>
            <w:tcW w:w="0" w:type="auto"/>
            <w:tcBorders>
              <w:top w:val="single" w:sz="4" w:space="0" w:color="auto"/>
              <w:left w:val="single" w:sz="4" w:space="0" w:color="auto"/>
              <w:bottom w:val="single" w:sz="4" w:space="0" w:color="auto"/>
              <w:right w:val="single" w:sz="4" w:space="0" w:color="auto"/>
            </w:tcBorders>
          </w:tcPr>
          <w:p w14:paraId="3379E818" w14:textId="6A8DDE33" w:rsidR="003F646A" w:rsidRPr="00655D0F" w:rsidRDefault="003F646A">
            <w:pPr>
              <w:rPr>
                <w:ins w:id="5282" w:author="Rakesh Singhi" w:date="2015-02-07T14:29:00Z"/>
                <w:rFonts w:asciiTheme="minorHAnsi" w:hAnsiTheme="minorHAnsi" w:cstheme="minorHAnsi"/>
                <w:color w:val="000000"/>
                <w:sz w:val="18"/>
                <w:szCs w:val="16"/>
              </w:rPr>
            </w:pPr>
            <w:ins w:id="5283" w:author="Rakesh Singhi" w:date="2015-02-07T14:29:00Z">
              <w:r>
                <w:rPr>
                  <w:rFonts w:asciiTheme="minorHAnsi" w:hAnsiTheme="minorHAnsi" w:cstheme="minorHAnsi"/>
                  <w:color w:val="000000"/>
                  <w:sz w:val="18"/>
                  <w:szCs w:val="16"/>
                </w:rPr>
                <w:t>Username</w:t>
              </w:r>
            </w:ins>
          </w:p>
        </w:tc>
        <w:tc>
          <w:tcPr>
            <w:tcW w:w="0" w:type="auto"/>
            <w:tcBorders>
              <w:top w:val="single" w:sz="4" w:space="0" w:color="auto"/>
              <w:left w:val="single" w:sz="4" w:space="0" w:color="auto"/>
              <w:bottom w:val="single" w:sz="4" w:space="0" w:color="auto"/>
              <w:right w:val="single" w:sz="4" w:space="0" w:color="auto"/>
            </w:tcBorders>
          </w:tcPr>
          <w:p w14:paraId="66C9B529" w14:textId="5C97A9A3" w:rsidR="003F646A" w:rsidRPr="00B8126C" w:rsidRDefault="003F646A">
            <w:pPr>
              <w:rPr>
                <w:ins w:id="5284" w:author="Rakesh Singhi" w:date="2015-02-07T14:29:00Z"/>
                <w:rFonts w:asciiTheme="minorHAnsi" w:eastAsiaTheme="minorHAnsi" w:hAnsiTheme="minorHAnsi" w:cstheme="minorHAnsi"/>
                <w:color w:val="000000"/>
                <w:highlight w:val="white"/>
              </w:rPr>
            </w:pPr>
            <w:ins w:id="5285" w:author="Rakesh Singhi" w:date="2015-02-07T14:29:00Z">
              <w:r w:rsidRPr="00B8126C">
                <w:rPr>
                  <w:rFonts w:asciiTheme="minorHAnsi" w:eastAsiaTheme="minorHAnsi" w:hAnsiTheme="minorHAnsi" w:cstheme="minorHAnsi"/>
                  <w:color w:val="000000"/>
                  <w:highlight w:val="white"/>
                </w:rPr>
                <w:t>VEBIP_UserProfile</w:t>
              </w:r>
            </w:ins>
          </w:p>
        </w:tc>
        <w:tc>
          <w:tcPr>
            <w:tcW w:w="0" w:type="auto"/>
            <w:tcBorders>
              <w:top w:val="single" w:sz="4" w:space="0" w:color="auto"/>
              <w:left w:val="single" w:sz="4" w:space="0" w:color="auto"/>
              <w:bottom w:val="single" w:sz="4" w:space="0" w:color="auto"/>
              <w:right w:val="single" w:sz="4" w:space="0" w:color="auto"/>
            </w:tcBorders>
          </w:tcPr>
          <w:p w14:paraId="6337DAEE" w14:textId="5F9244F5" w:rsidR="003F646A" w:rsidRPr="00B8126C" w:rsidRDefault="003F646A">
            <w:pPr>
              <w:rPr>
                <w:ins w:id="5286" w:author="Rakesh Singhi" w:date="2015-02-07T14:29:00Z"/>
                <w:rFonts w:asciiTheme="minorHAnsi" w:hAnsiTheme="minorHAnsi" w:cstheme="minorHAnsi"/>
                <w:color w:val="000000"/>
                <w:sz w:val="18"/>
                <w:szCs w:val="16"/>
              </w:rPr>
            </w:pPr>
            <w:ins w:id="5287" w:author="Rakesh Singhi" w:date="2015-02-07T14:29:00Z">
              <w:r>
                <w:rPr>
                  <w:rFonts w:asciiTheme="minorHAnsi" w:hAnsiTheme="minorHAnsi" w:cstheme="minorHAnsi"/>
                  <w:color w:val="000000"/>
                  <w:sz w:val="18"/>
                  <w:szCs w:val="16"/>
                </w:rPr>
                <w:t>Username</w:t>
              </w:r>
            </w:ins>
          </w:p>
        </w:tc>
      </w:tr>
      <w:tr w:rsidR="00C21BDD" w:rsidRPr="00B8126C" w14:paraId="0DDE4B2B" w14:textId="77777777" w:rsidTr="00C849FD">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45F1CB" w14:textId="77777777" w:rsidR="00C21BDD" w:rsidRPr="00604F7A"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FIRST_NAME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59BB0F"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tcPr>
          <w:p w14:paraId="7169FEC5"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Firstname</w:t>
            </w:r>
          </w:p>
        </w:tc>
        <w:tc>
          <w:tcPr>
            <w:tcW w:w="0" w:type="auto"/>
            <w:tcBorders>
              <w:top w:val="single" w:sz="4" w:space="0" w:color="auto"/>
              <w:left w:val="single" w:sz="4" w:space="0" w:color="auto"/>
              <w:bottom w:val="single" w:sz="4" w:space="0" w:color="auto"/>
              <w:right w:val="single" w:sz="4" w:space="0" w:color="auto"/>
            </w:tcBorders>
          </w:tcPr>
          <w:p w14:paraId="0A5FC0FC"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167B28F0"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Firstname</w:t>
            </w:r>
          </w:p>
        </w:tc>
      </w:tr>
      <w:tr w:rsidR="00C21BDD" w:rsidRPr="00B8126C" w14:paraId="11838D6F" w14:textId="77777777" w:rsidTr="00C849FD">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F66B24" w14:textId="77777777" w:rsidR="00C21BDD" w:rsidRPr="00D30FA1"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LAST_NAME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791899"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tcPr>
          <w:p w14:paraId="23B17B3A"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Lastname</w:t>
            </w:r>
          </w:p>
        </w:tc>
        <w:tc>
          <w:tcPr>
            <w:tcW w:w="0" w:type="auto"/>
            <w:tcBorders>
              <w:top w:val="single" w:sz="4" w:space="0" w:color="auto"/>
              <w:left w:val="single" w:sz="4" w:space="0" w:color="auto"/>
              <w:bottom w:val="single" w:sz="4" w:space="0" w:color="auto"/>
              <w:right w:val="single" w:sz="4" w:space="0" w:color="auto"/>
            </w:tcBorders>
          </w:tcPr>
          <w:p w14:paraId="6AD12B25"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75712ACA"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Lastname</w:t>
            </w:r>
          </w:p>
        </w:tc>
      </w:tr>
      <w:tr w:rsidR="00C21BDD" w:rsidRPr="00B8126C" w14:paraId="017BF4DA" w14:textId="77777777" w:rsidTr="00C849FD">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D58D26" w14:textId="77777777" w:rsidR="00C21BDD" w:rsidRPr="00D30FA1"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EMAIL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94E2FD"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tcPr>
          <w:p w14:paraId="27D4EB3D"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Email</w:t>
            </w:r>
          </w:p>
        </w:tc>
        <w:tc>
          <w:tcPr>
            <w:tcW w:w="0" w:type="auto"/>
            <w:tcBorders>
              <w:top w:val="single" w:sz="4" w:space="0" w:color="auto"/>
              <w:left w:val="single" w:sz="4" w:space="0" w:color="auto"/>
              <w:bottom w:val="single" w:sz="4" w:space="0" w:color="auto"/>
              <w:right w:val="single" w:sz="4" w:space="0" w:color="auto"/>
            </w:tcBorders>
          </w:tcPr>
          <w:p w14:paraId="2E514925"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7F6FDCF1" w14:textId="411B6D3C"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Emai</w:t>
            </w:r>
            <w:ins w:id="5288" w:author="Sowndarya S (WT01 - Manufacturing &amp; Hi Tech)" w:date="2015-03-17T12:39:00Z">
              <w:r w:rsidR="003A2B6A">
                <w:rPr>
                  <w:rFonts w:asciiTheme="minorHAnsi" w:hAnsiTheme="minorHAnsi" w:cstheme="minorHAnsi"/>
                  <w:color w:val="000000"/>
                  <w:sz w:val="18"/>
                  <w:szCs w:val="16"/>
                </w:rPr>
                <w:t>l</w:t>
              </w:r>
            </w:ins>
          </w:p>
        </w:tc>
      </w:tr>
      <w:tr w:rsidR="00C21BDD" w:rsidRPr="00B8126C" w14:paraId="323016F6" w14:textId="77777777" w:rsidTr="00C849FD">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6D06DF" w14:textId="77777777" w:rsidR="00C21BDD"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USER_TYPE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AD4AEA"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USERTYPE</w:t>
            </w:r>
          </w:p>
        </w:tc>
        <w:tc>
          <w:tcPr>
            <w:tcW w:w="0" w:type="auto"/>
            <w:tcBorders>
              <w:top w:val="single" w:sz="4" w:space="0" w:color="auto"/>
              <w:left w:val="single" w:sz="4" w:space="0" w:color="auto"/>
              <w:bottom w:val="single" w:sz="4" w:space="0" w:color="auto"/>
              <w:right w:val="single" w:sz="4" w:space="0" w:color="auto"/>
            </w:tcBorders>
          </w:tcPr>
          <w:p w14:paraId="431FD74D"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UserType</w:t>
            </w:r>
          </w:p>
        </w:tc>
        <w:tc>
          <w:tcPr>
            <w:tcW w:w="0" w:type="auto"/>
            <w:tcBorders>
              <w:top w:val="single" w:sz="4" w:space="0" w:color="auto"/>
              <w:left w:val="single" w:sz="4" w:space="0" w:color="auto"/>
              <w:bottom w:val="single" w:sz="4" w:space="0" w:color="auto"/>
              <w:right w:val="single" w:sz="4" w:space="0" w:color="auto"/>
            </w:tcBorders>
          </w:tcPr>
          <w:p w14:paraId="37937093"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2E529BCF"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UserType</w:t>
            </w:r>
          </w:p>
        </w:tc>
      </w:tr>
      <w:tr w:rsidR="00C21BDD" w:rsidRPr="00B8126C" w14:paraId="0976C7DB" w14:textId="77777777" w:rsidTr="00C849FD">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EDAF22" w14:textId="77777777" w:rsidR="00C21BDD" w:rsidRPr="00D30FA1"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POWER_USER_FLAG</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4AE67"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tcPr>
          <w:p w14:paraId="6783736B"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PowerUserYN</w:t>
            </w:r>
          </w:p>
        </w:tc>
        <w:tc>
          <w:tcPr>
            <w:tcW w:w="0" w:type="auto"/>
            <w:tcBorders>
              <w:top w:val="single" w:sz="4" w:space="0" w:color="auto"/>
              <w:left w:val="single" w:sz="4" w:space="0" w:color="auto"/>
              <w:bottom w:val="single" w:sz="4" w:space="0" w:color="auto"/>
              <w:right w:val="single" w:sz="4" w:space="0" w:color="auto"/>
            </w:tcBorders>
          </w:tcPr>
          <w:p w14:paraId="38EFAD15"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5DCFD6F8"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PowerUserYN</w:t>
            </w:r>
          </w:p>
        </w:tc>
      </w:tr>
      <w:tr w:rsidR="00C21BDD" w:rsidRPr="00B8126C" w14:paraId="469074CA" w14:textId="77777777" w:rsidTr="00C849FD">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DDD548" w14:textId="77777777" w:rsidR="00C21BDD" w:rsidRPr="00D30FA1"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F1E3"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vAlign w:val="bottom"/>
          </w:tcPr>
          <w:p w14:paraId="5D8B7D49"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CountryId</w:t>
            </w:r>
          </w:p>
        </w:tc>
        <w:tc>
          <w:tcPr>
            <w:tcW w:w="0" w:type="auto"/>
            <w:tcBorders>
              <w:top w:val="single" w:sz="4" w:space="0" w:color="auto"/>
              <w:left w:val="single" w:sz="4" w:space="0" w:color="auto"/>
              <w:bottom w:val="single" w:sz="4" w:space="0" w:color="auto"/>
              <w:right w:val="single" w:sz="4" w:space="0" w:color="auto"/>
            </w:tcBorders>
          </w:tcPr>
          <w:p w14:paraId="4B5241F8"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2DB9A8E0"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CountryId</w:t>
            </w:r>
          </w:p>
        </w:tc>
      </w:tr>
      <w:tr w:rsidR="00C21BDD" w:rsidRPr="00B8126C" w14:paraId="1F5AFB77" w14:textId="77777777" w:rsidTr="00C849FD">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6D1994" w14:textId="77777777" w:rsidR="00C21BDD"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PHONE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7B3301"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vAlign w:val="bottom"/>
          </w:tcPr>
          <w:p w14:paraId="2A60B150"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Phone</w:t>
            </w:r>
          </w:p>
        </w:tc>
        <w:tc>
          <w:tcPr>
            <w:tcW w:w="0" w:type="auto"/>
            <w:tcBorders>
              <w:top w:val="single" w:sz="4" w:space="0" w:color="auto"/>
              <w:left w:val="single" w:sz="4" w:space="0" w:color="auto"/>
              <w:bottom w:val="single" w:sz="4" w:space="0" w:color="auto"/>
              <w:right w:val="single" w:sz="4" w:space="0" w:color="auto"/>
            </w:tcBorders>
          </w:tcPr>
          <w:p w14:paraId="5A7F1EF4"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59D36F20"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Phone</w:t>
            </w:r>
          </w:p>
        </w:tc>
      </w:tr>
      <w:tr w:rsidR="00C21BDD" w:rsidRPr="00B8126C" w14:paraId="69E0F032" w14:textId="77777777" w:rsidTr="00C849FD">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6DB9BC" w14:textId="77777777" w:rsidR="00C21BDD"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MOBILE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7B08F0"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vAlign w:val="bottom"/>
          </w:tcPr>
          <w:p w14:paraId="67129609"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Mobile</w:t>
            </w:r>
          </w:p>
        </w:tc>
        <w:tc>
          <w:tcPr>
            <w:tcW w:w="0" w:type="auto"/>
            <w:tcBorders>
              <w:top w:val="single" w:sz="4" w:space="0" w:color="auto"/>
              <w:left w:val="single" w:sz="4" w:space="0" w:color="auto"/>
              <w:bottom w:val="single" w:sz="4" w:space="0" w:color="auto"/>
              <w:right w:val="single" w:sz="4" w:space="0" w:color="auto"/>
            </w:tcBorders>
          </w:tcPr>
          <w:p w14:paraId="4F12BB1C"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1CA10F9E"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Mobile</w:t>
            </w:r>
          </w:p>
        </w:tc>
      </w:tr>
      <w:tr w:rsidR="00C21BDD" w:rsidRPr="00B8126C" w14:paraId="023DC3B6" w14:textId="77777777" w:rsidTr="00C849FD">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6B9929" w14:textId="77777777" w:rsidR="00C21BDD"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FAX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DFA26C"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w:t>
            </w:r>
          </w:p>
        </w:tc>
        <w:tc>
          <w:tcPr>
            <w:tcW w:w="0" w:type="auto"/>
            <w:tcBorders>
              <w:top w:val="single" w:sz="4" w:space="0" w:color="auto"/>
              <w:left w:val="single" w:sz="4" w:space="0" w:color="auto"/>
              <w:bottom w:val="single" w:sz="4" w:space="0" w:color="auto"/>
              <w:right w:val="single" w:sz="4" w:space="0" w:color="auto"/>
            </w:tcBorders>
            <w:vAlign w:val="bottom"/>
          </w:tcPr>
          <w:p w14:paraId="0D66CBB3" w14:textId="77777777" w:rsidR="00C21BDD" w:rsidRPr="00655D0F" w:rsidRDefault="00C21BDD">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Fax</w:t>
            </w:r>
          </w:p>
        </w:tc>
        <w:tc>
          <w:tcPr>
            <w:tcW w:w="0" w:type="auto"/>
            <w:tcBorders>
              <w:top w:val="single" w:sz="4" w:space="0" w:color="auto"/>
              <w:left w:val="single" w:sz="4" w:space="0" w:color="auto"/>
              <w:bottom w:val="single" w:sz="4" w:space="0" w:color="auto"/>
              <w:right w:val="single" w:sz="4" w:space="0" w:color="auto"/>
            </w:tcBorders>
          </w:tcPr>
          <w:p w14:paraId="3BA149ED"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359DCFE8"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Fax</w:t>
            </w:r>
          </w:p>
        </w:tc>
      </w:tr>
      <w:tr w:rsidR="00C21BDD" w:rsidRPr="00B8126C" w14:paraId="5BE276DF" w14:textId="77777777" w:rsidTr="00C849FD">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89DB16" w14:textId="77777777" w:rsidR="00C21BDD" w:rsidRDefault="00C21BDD" w:rsidP="00AC5F35">
            <w:pPr>
              <w:rPr>
                <w:rFonts w:asciiTheme="minorHAnsi" w:hAnsiTheme="minorHAnsi" w:cstheme="minorHAnsi"/>
                <w:color w:val="000000"/>
                <w:sz w:val="18"/>
                <w:szCs w:val="16"/>
              </w:rPr>
            </w:pPr>
            <w:r>
              <w:rPr>
                <w:rFonts w:asciiTheme="minorHAnsi" w:hAnsiTheme="minorHAnsi" w:cstheme="minorHAnsi"/>
                <w:color w:val="000000"/>
                <w:sz w:val="18"/>
                <w:szCs w:val="16"/>
              </w:rPr>
              <w:t>LANGUAGE_PREFERENCE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A696CA" w14:textId="1C9709FA" w:rsidR="00C21BDD" w:rsidRPr="00655D0F" w:rsidRDefault="001127C8">
            <w:pPr>
              <w:rPr>
                <w:rFonts w:asciiTheme="minorHAnsi" w:hAnsiTheme="minorHAnsi" w:cstheme="minorHAnsi"/>
                <w:color w:val="000000"/>
                <w:sz w:val="18"/>
                <w:szCs w:val="16"/>
              </w:rPr>
            </w:pPr>
            <w:ins w:id="5289" w:author="Sowndarya S (WT01 - Manufacturing &amp; Hi Tech)" w:date="2015-03-17T12:37:00Z">
              <w:r>
                <w:rPr>
                  <w:rFonts w:asciiTheme="minorHAnsi" w:hAnsiTheme="minorHAnsi" w:cstheme="minorHAnsi"/>
                  <w:color w:val="000000"/>
                  <w:sz w:val="18"/>
                  <w:szCs w:val="16"/>
                </w:rPr>
                <w:t>COUNTRY</w:t>
              </w:r>
            </w:ins>
            <w:del w:id="5290" w:author="Sowndarya S (WT01 - Manufacturing &amp; Hi Tech)" w:date="2015-03-17T12:37:00Z">
              <w:r w:rsidR="00C21BDD" w:rsidRPr="00655D0F" w:rsidDel="001127C8">
                <w:rPr>
                  <w:rFonts w:asciiTheme="minorHAnsi" w:hAnsiTheme="minorHAnsi" w:cstheme="minorHAnsi"/>
                  <w:color w:val="000000"/>
                  <w:sz w:val="18"/>
                  <w:szCs w:val="16"/>
                </w:rPr>
                <w:delText>USER</w:delText>
              </w:r>
            </w:del>
          </w:p>
        </w:tc>
        <w:tc>
          <w:tcPr>
            <w:tcW w:w="0" w:type="auto"/>
            <w:tcBorders>
              <w:top w:val="single" w:sz="4" w:space="0" w:color="auto"/>
              <w:left w:val="single" w:sz="4" w:space="0" w:color="auto"/>
              <w:bottom w:val="single" w:sz="4" w:space="0" w:color="auto"/>
              <w:right w:val="single" w:sz="4" w:space="0" w:color="auto"/>
            </w:tcBorders>
            <w:vAlign w:val="bottom"/>
          </w:tcPr>
          <w:p w14:paraId="2EF38BEA" w14:textId="0565F45B" w:rsidR="00C21BDD" w:rsidRPr="00655D0F" w:rsidRDefault="00C21BDD" w:rsidP="001127C8">
            <w:pPr>
              <w:rPr>
                <w:rFonts w:asciiTheme="minorHAnsi" w:hAnsiTheme="minorHAnsi" w:cstheme="minorHAnsi"/>
                <w:color w:val="000000"/>
                <w:sz w:val="18"/>
                <w:szCs w:val="16"/>
              </w:rPr>
            </w:pPr>
            <w:r w:rsidRPr="00655D0F">
              <w:rPr>
                <w:rFonts w:asciiTheme="minorHAnsi" w:hAnsiTheme="minorHAnsi" w:cstheme="minorHAnsi"/>
                <w:color w:val="000000"/>
                <w:sz w:val="18"/>
                <w:szCs w:val="16"/>
              </w:rPr>
              <w:t> Language</w:t>
            </w:r>
            <w:ins w:id="5291" w:author="Sowndarya S (WT01 - Manufacturing &amp; Hi Tech)" w:date="2015-03-17T12:37:00Z">
              <w:r w:rsidR="001127C8">
                <w:rPr>
                  <w:rFonts w:asciiTheme="minorHAnsi" w:hAnsiTheme="minorHAnsi" w:cstheme="minorHAnsi"/>
                  <w:color w:val="000000"/>
                  <w:sz w:val="18"/>
                  <w:szCs w:val="16"/>
                </w:rPr>
                <w:t>Cod</w:t>
              </w:r>
            </w:ins>
            <w:del w:id="5292" w:author="Sowndarya S (WT01 - Manufacturing &amp; Hi Tech)" w:date="2015-03-17T12:37:00Z">
              <w:r w:rsidRPr="00655D0F" w:rsidDel="001127C8">
                <w:rPr>
                  <w:rFonts w:asciiTheme="minorHAnsi" w:hAnsiTheme="minorHAnsi" w:cstheme="minorHAnsi"/>
                  <w:color w:val="000000"/>
                  <w:sz w:val="18"/>
                  <w:szCs w:val="16"/>
                </w:rPr>
                <w:delText>Preferenc</w:delText>
              </w:r>
            </w:del>
            <w:r w:rsidRPr="00655D0F">
              <w:rPr>
                <w:rFonts w:asciiTheme="minorHAnsi" w:hAnsiTheme="minorHAnsi" w:cstheme="minorHAnsi"/>
                <w:color w:val="000000"/>
                <w:sz w:val="18"/>
                <w:szCs w:val="16"/>
              </w:rPr>
              <w:t>e</w:t>
            </w:r>
          </w:p>
        </w:tc>
        <w:tc>
          <w:tcPr>
            <w:tcW w:w="0" w:type="auto"/>
            <w:tcBorders>
              <w:top w:val="single" w:sz="4" w:space="0" w:color="auto"/>
              <w:left w:val="single" w:sz="4" w:space="0" w:color="auto"/>
              <w:bottom w:val="single" w:sz="4" w:space="0" w:color="auto"/>
              <w:right w:val="single" w:sz="4" w:space="0" w:color="auto"/>
            </w:tcBorders>
          </w:tcPr>
          <w:p w14:paraId="504B6341" w14:textId="77777777" w:rsidR="00C21BDD" w:rsidRPr="00B8126C" w:rsidRDefault="00C21BDD">
            <w:pPr>
              <w:rPr>
                <w:rFonts w:asciiTheme="minorHAnsi" w:hAnsiTheme="minorHAnsi" w:cstheme="minorHAnsi"/>
                <w:color w:val="000000"/>
                <w:sz w:val="18"/>
                <w:szCs w:val="16"/>
              </w:rPr>
            </w:pPr>
            <w:r w:rsidRPr="00B8126C">
              <w:rPr>
                <w:rFonts w:asciiTheme="minorHAnsi" w:eastAsiaTheme="minorHAnsi" w:hAnsiTheme="minorHAnsi" w:cstheme="minorHAnsi"/>
                <w:color w:val="000000"/>
                <w:highlight w:val="white"/>
              </w:rPr>
              <w:t>VEBIP_UserProfile</w:t>
            </w:r>
          </w:p>
        </w:tc>
        <w:tc>
          <w:tcPr>
            <w:tcW w:w="0" w:type="auto"/>
            <w:tcBorders>
              <w:top w:val="single" w:sz="4" w:space="0" w:color="auto"/>
              <w:left w:val="single" w:sz="4" w:space="0" w:color="auto"/>
              <w:bottom w:val="single" w:sz="4" w:space="0" w:color="auto"/>
              <w:right w:val="single" w:sz="4" w:space="0" w:color="auto"/>
            </w:tcBorders>
          </w:tcPr>
          <w:p w14:paraId="772B86E2" w14:textId="77777777" w:rsidR="00C21BDD" w:rsidRPr="00B8126C" w:rsidRDefault="00C21BDD">
            <w:pPr>
              <w:rPr>
                <w:rFonts w:asciiTheme="minorHAnsi" w:hAnsiTheme="minorHAnsi" w:cstheme="minorHAnsi"/>
                <w:color w:val="000000"/>
                <w:sz w:val="18"/>
                <w:szCs w:val="16"/>
              </w:rPr>
            </w:pPr>
            <w:r w:rsidRPr="00B8126C">
              <w:rPr>
                <w:rFonts w:asciiTheme="minorHAnsi" w:hAnsiTheme="minorHAnsi" w:cstheme="minorHAnsi"/>
                <w:color w:val="000000"/>
                <w:sz w:val="18"/>
                <w:szCs w:val="16"/>
              </w:rPr>
              <w:t>LanguagePreference</w:t>
            </w:r>
          </w:p>
        </w:tc>
      </w:tr>
      <w:tr w:rsidR="00C21BDD" w:rsidRPr="00B8126C" w14:paraId="0AAFB299" w14:textId="77777777" w:rsidTr="00C849FD">
        <w:trPr>
          <w:trHeight w:val="70"/>
        </w:trPr>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tcPr>
          <w:p w14:paraId="19F74313" w14:textId="77777777" w:rsidR="00C21BDD" w:rsidRDefault="00C21BDD" w:rsidP="00AC5F35">
            <w:pPr>
              <w:rPr>
                <w:rFonts w:asciiTheme="minorHAnsi" w:hAnsiTheme="minorHAnsi" w:cstheme="minorHAnsi"/>
                <w:b/>
                <w:color w:val="000000"/>
                <w:sz w:val="18"/>
                <w:szCs w:val="16"/>
                <w:u w:val="single"/>
              </w:rPr>
            </w:pPr>
          </w:p>
          <w:p w14:paraId="3DD4DF42" w14:textId="77777777" w:rsidR="00C21BDD" w:rsidRDefault="00C21BDD" w:rsidP="00AC5F35">
            <w:pPr>
              <w:rPr>
                <w:rFonts w:asciiTheme="minorHAnsi" w:hAnsiTheme="minorHAnsi" w:cstheme="minorHAnsi"/>
                <w:color w:val="000000"/>
                <w:sz w:val="18"/>
                <w:szCs w:val="16"/>
              </w:rPr>
            </w:pPr>
            <w:r w:rsidRPr="00D30FA1">
              <w:rPr>
                <w:rFonts w:asciiTheme="minorHAnsi" w:hAnsiTheme="minorHAnsi" w:cstheme="minorHAnsi"/>
                <w:b/>
                <w:color w:val="000000"/>
                <w:sz w:val="18"/>
                <w:szCs w:val="16"/>
                <w:u w:val="single"/>
              </w:rPr>
              <w:t>Join Condition’s (If Any)</w:t>
            </w:r>
            <w:r>
              <w:rPr>
                <w:rFonts w:asciiTheme="minorHAnsi" w:hAnsiTheme="minorHAnsi" w:cstheme="minorHAnsi"/>
                <w:color w:val="000000"/>
                <w:sz w:val="18"/>
                <w:szCs w:val="16"/>
              </w:rPr>
              <w:t xml:space="preserve"> NA</w:t>
            </w:r>
          </w:p>
          <w:p w14:paraId="2A85B906" w14:textId="77777777" w:rsidR="00C21BDD" w:rsidRPr="00D30FA1" w:rsidRDefault="00C21BDD" w:rsidP="00AC5F35">
            <w:pPr>
              <w:rPr>
                <w:rFonts w:asciiTheme="minorHAnsi" w:hAnsiTheme="minorHAnsi" w:cstheme="minorHAnsi"/>
                <w:color w:val="000000"/>
                <w:sz w:val="18"/>
                <w:szCs w:val="16"/>
              </w:rPr>
            </w:pPr>
          </w:p>
        </w:tc>
        <w:tc>
          <w:tcPr>
            <w:tcW w:w="0" w:type="auto"/>
            <w:tcBorders>
              <w:top w:val="single" w:sz="4" w:space="0" w:color="auto"/>
              <w:left w:val="single" w:sz="4" w:space="0" w:color="auto"/>
              <w:bottom w:val="single" w:sz="4" w:space="0" w:color="auto"/>
              <w:right w:val="single" w:sz="4" w:space="0" w:color="auto"/>
            </w:tcBorders>
          </w:tcPr>
          <w:p w14:paraId="6717F10C" w14:textId="77777777" w:rsidR="00C21BDD" w:rsidRPr="00B8126C" w:rsidRDefault="00C21BDD" w:rsidP="00AC5F35">
            <w:pPr>
              <w:rPr>
                <w:rFonts w:asciiTheme="minorHAnsi" w:hAnsiTheme="minorHAnsi" w:cstheme="minorHAnsi"/>
                <w:b/>
                <w:color w:val="000000"/>
                <w:sz w:val="18"/>
                <w:szCs w:val="16"/>
                <w:u w:val="single"/>
              </w:rPr>
            </w:pPr>
          </w:p>
        </w:tc>
        <w:tc>
          <w:tcPr>
            <w:tcW w:w="0" w:type="auto"/>
            <w:tcBorders>
              <w:top w:val="single" w:sz="4" w:space="0" w:color="auto"/>
              <w:left w:val="single" w:sz="4" w:space="0" w:color="auto"/>
              <w:bottom w:val="single" w:sz="4" w:space="0" w:color="auto"/>
              <w:right w:val="single" w:sz="4" w:space="0" w:color="auto"/>
            </w:tcBorders>
          </w:tcPr>
          <w:p w14:paraId="1C873958" w14:textId="77777777" w:rsidR="00C21BDD" w:rsidRPr="00B8126C" w:rsidRDefault="00C21BDD" w:rsidP="00AC5F35">
            <w:pPr>
              <w:rPr>
                <w:rFonts w:asciiTheme="minorHAnsi" w:hAnsiTheme="minorHAnsi" w:cstheme="minorHAnsi"/>
                <w:b/>
                <w:color w:val="000000"/>
                <w:sz w:val="18"/>
                <w:szCs w:val="16"/>
                <w:u w:val="single"/>
              </w:rPr>
            </w:pPr>
          </w:p>
        </w:tc>
      </w:tr>
    </w:tbl>
    <w:p w14:paraId="116351F4" w14:textId="77777777" w:rsidR="00655D0F" w:rsidRDefault="00655D0F" w:rsidP="002A5C1E">
      <w:pPr>
        <w:rPr>
          <w:rFonts w:asciiTheme="minorHAnsi" w:hAnsiTheme="minorHAnsi" w:cstheme="minorHAnsi"/>
        </w:rPr>
      </w:pPr>
    </w:p>
    <w:p w14:paraId="2A4BC43A" w14:textId="77777777" w:rsidR="0025223B" w:rsidRPr="00D30FA1" w:rsidRDefault="0025223B" w:rsidP="002A5C1E">
      <w:pPr>
        <w:rPr>
          <w:rFonts w:asciiTheme="minorHAnsi" w:hAnsiTheme="minorHAnsi" w:cstheme="minorHAnsi"/>
        </w:rPr>
      </w:pPr>
    </w:p>
    <w:p w14:paraId="37B39C98" w14:textId="4499ED5A" w:rsidR="002A5C1E" w:rsidRPr="0075631B" w:rsidRDefault="009D4F12"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5293" w:name="_Toc415065532"/>
      <w:r>
        <w:rPr>
          <w:rFonts w:asciiTheme="minorHAnsi" w:hAnsiTheme="minorHAnsi" w:cstheme="minorHAnsi"/>
          <w:b/>
          <w:i/>
          <w:sz w:val="24"/>
          <w:szCs w:val="24"/>
          <w:lang w:val="en-GB"/>
        </w:rPr>
        <w:t>DMO_</w:t>
      </w:r>
      <w:r w:rsidR="002A5C1E" w:rsidRPr="0075631B">
        <w:rPr>
          <w:rFonts w:asciiTheme="minorHAnsi" w:hAnsiTheme="minorHAnsi" w:cstheme="minorHAnsi"/>
          <w:b/>
          <w:i/>
          <w:sz w:val="24"/>
          <w:szCs w:val="24"/>
          <w:lang w:val="en-GB"/>
        </w:rPr>
        <w:t>USER</w:t>
      </w:r>
      <w:del w:id="5294" w:author="Sowndarya S (WT01 - Manufacturing &amp; Hi Tech)" w:date="2015-03-17T12:41:00Z">
        <w:r w:rsidR="002A5C1E" w:rsidRPr="0075631B" w:rsidDel="00025B5D">
          <w:rPr>
            <w:rFonts w:asciiTheme="minorHAnsi" w:hAnsiTheme="minorHAnsi" w:cstheme="minorHAnsi"/>
            <w:b/>
            <w:i/>
            <w:sz w:val="24"/>
            <w:szCs w:val="24"/>
            <w:lang w:val="en-GB"/>
          </w:rPr>
          <w:delText>S</w:delText>
        </w:r>
      </w:del>
      <w:r w:rsidR="002A5C1E" w:rsidRPr="0075631B">
        <w:rPr>
          <w:rFonts w:asciiTheme="minorHAnsi" w:hAnsiTheme="minorHAnsi" w:cstheme="minorHAnsi"/>
          <w:b/>
          <w:i/>
          <w:sz w:val="24"/>
          <w:szCs w:val="24"/>
          <w:lang w:val="en-GB"/>
        </w:rPr>
        <w:t>_ROLE</w:t>
      </w:r>
      <w:r w:rsidR="00C90592">
        <w:rPr>
          <w:rFonts w:asciiTheme="minorHAnsi" w:hAnsiTheme="minorHAnsi" w:cstheme="minorHAnsi"/>
          <w:b/>
          <w:i/>
          <w:sz w:val="24"/>
          <w:szCs w:val="24"/>
          <w:lang w:val="en-GB"/>
        </w:rPr>
        <w:t>_MIR</w:t>
      </w:r>
      <w:bookmarkEnd w:id="5293"/>
    </w:p>
    <w:p w14:paraId="008B3D8D" w14:textId="77777777" w:rsidR="002A5C1E" w:rsidRDefault="002A5C1E" w:rsidP="002A5C1E">
      <w:pPr>
        <w:rPr>
          <w:rFonts w:asciiTheme="minorHAnsi" w:hAnsiTheme="minorHAnsi" w:cstheme="minorHAnsi"/>
        </w:rPr>
      </w:pPr>
      <w:r>
        <w:rPr>
          <w:rFonts w:asciiTheme="minorHAnsi" w:hAnsiTheme="minorHAnsi" w:cstheme="minorHAnsi"/>
        </w:rPr>
        <w:t xml:space="preserve">This staging table contains the Real Time User Role data from PNP View. </w:t>
      </w:r>
    </w:p>
    <w:p w14:paraId="78C504E3" w14:textId="77777777" w:rsidR="002A5C1E" w:rsidRPr="00D30FA1" w:rsidRDefault="002A5C1E" w:rsidP="002A5C1E">
      <w:pPr>
        <w:rPr>
          <w:rFonts w:asciiTheme="minorHAnsi" w:hAnsiTheme="minorHAnsi" w:cstheme="minorHAnsi"/>
        </w:rPr>
      </w:pPr>
    </w:p>
    <w:p w14:paraId="39598149"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1BB9DC62"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39C1A676"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551BC7A5"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25C6E96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5AF59DF6"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60B216E4" w14:textId="77777777" w:rsidTr="003F646A">
        <w:trPr>
          <w:trHeight w:val="212"/>
        </w:trPr>
        <w:tc>
          <w:tcPr>
            <w:tcW w:w="1619" w:type="dxa"/>
            <w:tcBorders>
              <w:top w:val="single" w:sz="4" w:space="0" w:color="auto"/>
              <w:left w:val="single" w:sz="4" w:space="0" w:color="auto"/>
              <w:bottom w:val="single" w:sz="4" w:space="0" w:color="auto"/>
              <w:right w:val="single" w:sz="4" w:space="0" w:color="auto"/>
            </w:tcBorders>
            <w:hideMark/>
          </w:tcPr>
          <w:p w14:paraId="4448524D"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258A1E61" w14:textId="719F3E9E" w:rsidR="002A5C1E" w:rsidRPr="00D30FA1" w:rsidRDefault="00E57BC9"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USER</w:t>
            </w:r>
            <w:del w:id="5295" w:author="Sowndarya S (WT01 - Manufacturing &amp; Hi Tech)" w:date="2015-03-17T14:58:00Z">
              <w:r w:rsidR="002A5C1E" w:rsidDel="004F0A70">
                <w:rPr>
                  <w:rFonts w:asciiTheme="minorHAnsi" w:hAnsiTheme="minorHAnsi" w:cstheme="minorHAnsi"/>
                  <w:color w:val="000000"/>
                  <w:sz w:val="18"/>
                  <w:szCs w:val="16"/>
                </w:rPr>
                <w:delText>S</w:delText>
              </w:r>
            </w:del>
            <w:r w:rsidR="002A5C1E">
              <w:rPr>
                <w:rFonts w:asciiTheme="minorHAnsi" w:hAnsiTheme="minorHAnsi" w:cstheme="minorHAnsi"/>
                <w:color w:val="000000"/>
                <w:sz w:val="18"/>
                <w:szCs w:val="16"/>
              </w:rPr>
              <w:t>_ROLE</w:t>
            </w:r>
            <w:r w:rsidR="00C90592">
              <w:rPr>
                <w:rFonts w:asciiTheme="minorHAnsi" w:hAnsiTheme="minorHAnsi" w:cstheme="minorHAnsi"/>
                <w:color w:val="000000"/>
                <w:sz w:val="18"/>
                <w:szCs w:val="16"/>
              </w:rPr>
              <w:t>_MIR</w:t>
            </w:r>
          </w:p>
        </w:tc>
        <w:tc>
          <w:tcPr>
            <w:tcW w:w="992" w:type="dxa"/>
            <w:tcBorders>
              <w:top w:val="single" w:sz="4" w:space="0" w:color="auto"/>
              <w:left w:val="single" w:sz="4" w:space="0" w:color="auto"/>
              <w:bottom w:val="single" w:sz="4" w:space="0" w:color="auto"/>
              <w:right w:val="single" w:sz="4" w:space="0" w:color="auto"/>
            </w:tcBorders>
            <w:hideMark/>
          </w:tcPr>
          <w:p w14:paraId="3EBC30E0" w14:textId="12C900AB" w:rsidR="002A5C1E" w:rsidRPr="00D30FA1" w:rsidRDefault="00446233" w:rsidP="00B36295">
            <w:pPr>
              <w:rPr>
                <w:rFonts w:asciiTheme="minorHAnsi" w:hAnsiTheme="minorHAnsi" w:cstheme="minorHAnsi"/>
                <w:color w:val="000000"/>
                <w:sz w:val="18"/>
                <w:szCs w:val="16"/>
              </w:rPr>
            </w:pPr>
            <w:del w:id="5296" w:author="Rakesh Singhi" w:date="2015-02-07T14:30:00Z">
              <w:r w:rsidDel="003F646A">
                <w:rPr>
                  <w:rFonts w:asciiTheme="minorHAnsi" w:hAnsiTheme="minorHAnsi" w:cstheme="minorHAnsi"/>
                  <w:color w:val="000000"/>
                  <w:sz w:val="18"/>
                  <w:szCs w:val="16"/>
                </w:rPr>
                <w:delText>ISRVE_DMO_DW</w:delText>
              </w:r>
            </w:del>
            <w:ins w:id="5297" w:author="Rakesh Singhi" w:date="2015-02-07T14:30:00Z">
              <w:r w:rsidR="003F646A">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54ABDFB5"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2B251780" w14:textId="77777777" w:rsidR="002A5C1E" w:rsidRDefault="002A5C1E" w:rsidP="002A5C1E">
      <w:pPr>
        <w:spacing w:after="120"/>
        <w:rPr>
          <w:ins w:id="5298" w:author="Rakesh Singhi" w:date="2015-02-07T14:30:00Z"/>
          <w:rFonts w:asciiTheme="minorHAnsi" w:hAnsiTheme="minorHAnsi" w:cstheme="minorHAnsi"/>
          <w:u w:val="single"/>
        </w:rPr>
      </w:pPr>
    </w:p>
    <w:p w14:paraId="4153C6F4" w14:textId="77777777" w:rsidR="003F646A" w:rsidRDefault="003F646A" w:rsidP="002A5C1E">
      <w:pPr>
        <w:spacing w:after="120"/>
        <w:rPr>
          <w:ins w:id="5299" w:author="Rakesh Singhi" w:date="2015-02-07T14:30:00Z"/>
          <w:rFonts w:asciiTheme="minorHAnsi" w:hAnsiTheme="minorHAnsi" w:cstheme="minorHAnsi"/>
          <w:u w:val="single"/>
        </w:rPr>
      </w:pPr>
    </w:p>
    <w:p w14:paraId="46045854" w14:textId="77777777" w:rsidR="003F646A" w:rsidRDefault="003F646A" w:rsidP="002A5C1E">
      <w:pPr>
        <w:spacing w:after="120"/>
        <w:rPr>
          <w:rFonts w:asciiTheme="minorHAnsi" w:hAnsiTheme="minorHAnsi" w:cstheme="minorHAnsi"/>
          <w:u w:val="single"/>
        </w:rPr>
      </w:pPr>
    </w:p>
    <w:p w14:paraId="490347D7"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98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40"/>
        <w:gridCol w:w="1620"/>
        <w:gridCol w:w="855"/>
        <w:gridCol w:w="4095"/>
        <w:tblGridChange w:id="5300">
          <w:tblGrid>
            <w:gridCol w:w="2695"/>
            <w:gridCol w:w="545"/>
            <w:gridCol w:w="1497"/>
            <w:gridCol w:w="123"/>
            <w:gridCol w:w="855"/>
            <w:gridCol w:w="2194"/>
            <w:gridCol w:w="1901"/>
          </w:tblGrid>
        </w:tblGridChange>
      </w:tblGrid>
      <w:tr w:rsidR="008B3A1E" w:rsidRPr="00D30FA1" w14:paraId="43FAE5E2" w14:textId="77777777" w:rsidTr="003F646A">
        <w:tc>
          <w:tcPr>
            <w:tcW w:w="3240" w:type="dxa"/>
            <w:tcBorders>
              <w:top w:val="single" w:sz="4" w:space="0" w:color="auto"/>
              <w:left w:val="single" w:sz="4" w:space="0" w:color="auto"/>
              <w:bottom w:val="single" w:sz="4" w:space="0" w:color="auto"/>
              <w:right w:val="single" w:sz="4" w:space="0" w:color="auto"/>
            </w:tcBorders>
            <w:shd w:val="clear" w:color="auto" w:fill="F4B8AE"/>
            <w:hideMark/>
          </w:tcPr>
          <w:p w14:paraId="1DE7E1BE" w14:textId="77777777" w:rsidR="008B3A1E" w:rsidRPr="00D30FA1" w:rsidRDefault="008B3A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1620" w:type="dxa"/>
            <w:tcBorders>
              <w:top w:val="single" w:sz="4" w:space="0" w:color="auto"/>
              <w:left w:val="single" w:sz="4" w:space="0" w:color="auto"/>
              <w:bottom w:val="single" w:sz="4" w:space="0" w:color="auto"/>
              <w:right w:val="single" w:sz="4" w:space="0" w:color="auto"/>
            </w:tcBorders>
            <w:shd w:val="clear" w:color="auto" w:fill="F4B8AE"/>
            <w:hideMark/>
          </w:tcPr>
          <w:p w14:paraId="63CBF94F" w14:textId="77777777" w:rsidR="008B3A1E" w:rsidRPr="00D30FA1" w:rsidRDefault="008B3A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855" w:type="dxa"/>
            <w:tcBorders>
              <w:top w:val="single" w:sz="4" w:space="0" w:color="auto"/>
              <w:left w:val="single" w:sz="4" w:space="0" w:color="auto"/>
              <w:bottom w:val="single" w:sz="4" w:space="0" w:color="auto"/>
              <w:right w:val="single" w:sz="4" w:space="0" w:color="auto"/>
            </w:tcBorders>
            <w:shd w:val="clear" w:color="auto" w:fill="F4B8AE"/>
            <w:hideMark/>
          </w:tcPr>
          <w:p w14:paraId="232829E3" w14:textId="77777777" w:rsidR="008B3A1E" w:rsidRPr="00D30FA1" w:rsidRDefault="008B3A1E" w:rsidP="00B36295">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4095" w:type="dxa"/>
            <w:tcBorders>
              <w:top w:val="single" w:sz="4" w:space="0" w:color="auto"/>
              <w:left w:val="single" w:sz="4" w:space="0" w:color="auto"/>
              <w:bottom w:val="single" w:sz="4" w:space="0" w:color="auto"/>
              <w:right w:val="single" w:sz="4" w:space="0" w:color="auto"/>
            </w:tcBorders>
            <w:shd w:val="clear" w:color="auto" w:fill="F4B8AE"/>
            <w:hideMark/>
          </w:tcPr>
          <w:p w14:paraId="56DBA94D" w14:textId="77777777" w:rsidR="008B3A1E" w:rsidRPr="00D30FA1" w:rsidRDefault="008B3A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8B3A1E" w:rsidRPr="00D30FA1" w14:paraId="005E0545" w14:textId="77777777" w:rsidTr="003F646A">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0B51F30F" w14:textId="27D79277" w:rsidR="008B3A1E" w:rsidRPr="00EC2E5D" w:rsidRDefault="003F646A" w:rsidP="00B36295">
            <w:pPr>
              <w:rPr>
                <w:rFonts w:asciiTheme="minorHAnsi" w:hAnsiTheme="minorHAnsi" w:cstheme="minorHAnsi"/>
                <w:color w:val="000000"/>
                <w:sz w:val="18"/>
                <w:szCs w:val="16"/>
              </w:rPr>
            </w:pPr>
            <w:ins w:id="5301" w:author="Rakesh Singhi" w:date="2015-02-07T14:31:00Z">
              <w:r>
                <w:rPr>
                  <w:rFonts w:asciiTheme="minorHAnsi" w:hAnsiTheme="minorHAnsi" w:cstheme="minorHAnsi"/>
                  <w:color w:val="000000"/>
                  <w:sz w:val="18"/>
                  <w:szCs w:val="16"/>
                </w:rPr>
                <w:t>USER_OP_AREA_ROLE_ID</w:t>
              </w:r>
            </w:ins>
            <w:del w:id="5302" w:author="Rakesh Singhi" w:date="2015-02-07T14:31:00Z">
              <w:r w:rsidR="008B3A1E" w:rsidDel="003F646A">
                <w:rPr>
                  <w:rFonts w:asciiTheme="minorHAnsi" w:hAnsiTheme="minorHAnsi" w:cstheme="minorHAnsi"/>
                  <w:color w:val="000000"/>
                  <w:sz w:val="18"/>
                  <w:szCs w:val="16"/>
                </w:rPr>
                <w:delText>USER_ROLE_ID</w:delText>
              </w:r>
            </w:del>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61E645C3" w14:textId="141A9B07" w:rsidR="008B3A1E" w:rsidRPr="00EC2E5D" w:rsidRDefault="003F646A" w:rsidP="00B36295">
            <w:pPr>
              <w:rPr>
                <w:rFonts w:asciiTheme="minorHAnsi" w:hAnsiTheme="minorHAnsi" w:cstheme="minorHAnsi"/>
                <w:color w:val="000000"/>
                <w:sz w:val="18"/>
                <w:szCs w:val="16"/>
              </w:rPr>
            </w:pPr>
            <w:ins w:id="5303" w:author="Rakesh Singhi" w:date="2015-02-07T14:31:00Z">
              <w:r>
                <w:rPr>
                  <w:rFonts w:asciiTheme="minorHAnsi" w:hAnsiTheme="minorHAnsi" w:cstheme="minorHAnsi"/>
                  <w:color w:val="000000"/>
                  <w:sz w:val="18"/>
                  <w:szCs w:val="16"/>
                </w:rPr>
                <w:t>NUMBER(10)</w:t>
              </w:r>
            </w:ins>
            <w:del w:id="5304" w:author="Rakesh Singhi" w:date="2015-02-07T14:31:00Z">
              <w:r w:rsidR="008B3A1E" w:rsidDel="003F646A">
                <w:rPr>
                  <w:rFonts w:asciiTheme="minorHAnsi" w:hAnsiTheme="minorHAnsi" w:cstheme="minorHAnsi"/>
                  <w:color w:val="000000"/>
                  <w:sz w:val="18"/>
                  <w:szCs w:val="16"/>
                </w:rPr>
                <w:delText>NUMBER(10)</w:delText>
              </w:r>
            </w:del>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5A0F3656" w14:textId="0B9447DB" w:rsidR="008B3A1E" w:rsidRPr="00D30FA1" w:rsidRDefault="003F646A" w:rsidP="00B36295">
            <w:pPr>
              <w:rPr>
                <w:rFonts w:asciiTheme="minorHAnsi" w:hAnsiTheme="minorHAnsi" w:cstheme="minorHAnsi"/>
                <w:color w:val="000000"/>
                <w:sz w:val="18"/>
                <w:szCs w:val="16"/>
              </w:rPr>
            </w:pPr>
            <w:ins w:id="5305" w:author="Rakesh Singhi" w:date="2015-02-07T14:31: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del w:id="5306" w:author="Rakesh Singhi" w:date="2015-02-07T14:31:00Z">
              <w:r w:rsidR="008B3A1E" w:rsidDel="003F646A">
                <w:rPr>
                  <w:rFonts w:ascii="Arial" w:hAnsi="Arial" w:cs="Arial"/>
                </w:rPr>
                <w:fldChar w:fldCharType="begin">
                  <w:ffData>
                    <w:name w:val=""/>
                    <w:enabled/>
                    <w:calcOnExit w:val="0"/>
                    <w:checkBox>
                      <w:size w:val="18"/>
                      <w:default w:val="1"/>
                    </w:checkBox>
                  </w:ffData>
                </w:fldChar>
              </w:r>
              <w:r w:rsidR="008B3A1E" w:rsidDel="003F646A">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008B3A1E" w:rsidDel="003F646A">
                <w:rPr>
                  <w:rFonts w:ascii="Arial" w:hAnsi="Arial" w:cs="Arial"/>
                </w:rPr>
                <w:fldChar w:fldCharType="end"/>
              </w:r>
            </w:del>
          </w:p>
        </w:tc>
        <w:tc>
          <w:tcPr>
            <w:tcW w:w="4095" w:type="dxa"/>
            <w:tcBorders>
              <w:top w:val="single" w:sz="4" w:space="0" w:color="auto"/>
              <w:left w:val="single" w:sz="4" w:space="0" w:color="auto"/>
              <w:right w:val="single" w:sz="4" w:space="0" w:color="auto"/>
            </w:tcBorders>
            <w:vAlign w:val="center"/>
          </w:tcPr>
          <w:p w14:paraId="14A45BAF" w14:textId="529547A4" w:rsidR="008B3A1E" w:rsidRPr="00D30FA1" w:rsidRDefault="003F646A" w:rsidP="00B36295">
            <w:pPr>
              <w:rPr>
                <w:rFonts w:asciiTheme="minorHAnsi" w:hAnsiTheme="minorHAnsi" w:cstheme="minorHAnsi"/>
                <w:color w:val="000000"/>
                <w:sz w:val="18"/>
                <w:szCs w:val="16"/>
              </w:rPr>
            </w:pPr>
            <w:ins w:id="5307" w:author="Rakesh Singhi" w:date="2015-02-07T14:31:00Z">
              <w:r>
                <w:rPr>
                  <w:rFonts w:asciiTheme="minorHAnsi" w:hAnsiTheme="minorHAnsi" w:cstheme="minorHAnsi"/>
                  <w:color w:val="000000"/>
                  <w:sz w:val="18"/>
                  <w:szCs w:val="16"/>
                </w:rPr>
                <w:t>Unique identifier for user role in operation area.</w:t>
              </w:r>
            </w:ins>
            <w:del w:id="5308" w:author="Rakesh Singhi" w:date="2015-02-07T14:31:00Z">
              <w:r w:rsidR="008B3A1E" w:rsidDel="003F646A">
                <w:rPr>
                  <w:rFonts w:asciiTheme="minorHAnsi" w:hAnsiTheme="minorHAnsi" w:cstheme="minorHAnsi"/>
                  <w:color w:val="000000"/>
                  <w:sz w:val="18"/>
                  <w:szCs w:val="16"/>
                </w:rPr>
                <w:delText>User role id</w:delText>
              </w:r>
            </w:del>
          </w:p>
        </w:tc>
      </w:tr>
      <w:tr w:rsidR="003F646A" w:rsidRPr="00D30FA1" w14:paraId="272A275A" w14:textId="77777777" w:rsidTr="003F646A">
        <w:trPr>
          <w:ins w:id="5309" w:author="Rakesh Singhi" w:date="2015-02-07T14:31:00Z"/>
        </w:trPr>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18776630" w14:textId="73B5A737" w:rsidR="003F646A" w:rsidRDefault="003F646A" w:rsidP="00B36295">
            <w:pPr>
              <w:rPr>
                <w:ins w:id="5310" w:author="Rakesh Singhi" w:date="2015-02-07T14:31:00Z"/>
                <w:rFonts w:asciiTheme="minorHAnsi" w:hAnsiTheme="minorHAnsi" w:cstheme="minorHAnsi"/>
                <w:color w:val="000000"/>
                <w:sz w:val="18"/>
                <w:szCs w:val="16"/>
              </w:rPr>
            </w:pPr>
            <w:ins w:id="5311" w:author="Rakesh Singhi" w:date="2015-02-07T14:31:00Z">
              <w:r>
                <w:rPr>
                  <w:rFonts w:asciiTheme="minorHAnsi" w:hAnsiTheme="minorHAnsi" w:cstheme="minorHAnsi"/>
                  <w:color w:val="000000"/>
                  <w:sz w:val="18"/>
                  <w:szCs w:val="16"/>
                </w:rPr>
                <w:t>USER_ROLE_ID</w:t>
              </w:r>
            </w:ins>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3797F7C9" w14:textId="1ADCCC90" w:rsidR="003F646A" w:rsidRDefault="003F646A" w:rsidP="00B36295">
            <w:pPr>
              <w:rPr>
                <w:ins w:id="5312" w:author="Rakesh Singhi" w:date="2015-02-07T14:31:00Z"/>
                <w:rFonts w:asciiTheme="minorHAnsi" w:hAnsiTheme="minorHAnsi" w:cstheme="minorHAnsi"/>
                <w:color w:val="000000"/>
                <w:sz w:val="18"/>
                <w:szCs w:val="16"/>
              </w:rPr>
            </w:pPr>
            <w:ins w:id="5313" w:author="Rakesh Singhi" w:date="2015-02-07T14:31:00Z">
              <w:r>
                <w:rPr>
                  <w:rFonts w:asciiTheme="minorHAnsi" w:hAnsiTheme="minorHAnsi" w:cstheme="minorHAnsi"/>
                  <w:color w:val="000000"/>
                  <w:sz w:val="18"/>
                  <w:szCs w:val="16"/>
                </w:rPr>
                <w:t>NUMBER(10)</w:t>
              </w:r>
            </w:ins>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5C09A446" w14:textId="23A0733A" w:rsidR="003F646A" w:rsidRDefault="003F646A" w:rsidP="00B36295">
            <w:pPr>
              <w:rPr>
                <w:ins w:id="5314" w:author="Rakesh Singhi" w:date="2015-02-07T14:31:00Z"/>
                <w:rFonts w:ascii="Arial" w:hAnsi="Arial" w:cs="Arial"/>
              </w:rPr>
            </w:pPr>
            <w:ins w:id="5315" w:author="Rakesh Singhi" w:date="2015-02-07T14:31: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4095" w:type="dxa"/>
            <w:tcBorders>
              <w:top w:val="single" w:sz="4" w:space="0" w:color="auto"/>
              <w:left w:val="single" w:sz="4" w:space="0" w:color="auto"/>
              <w:right w:val="single" w:sz="4" w:space="0" w:color="auto"/>
            </w:tcBorders>
            <w:vAlign w:val="center"/>
          </w:tcPr>
          <w:p w14:paraId="78EFEB7E" w14:textId="5D713369" w:rsidR="003F646A" w:rsidRDefault="003F646A" w:rsidP="00B36295">
            <w:pPr>
              <w:rPr>
                <w:ins w:id="5316" w:author="Rakesh Singhi" w:date="2015-02-07T14:31:00Z"/>
                <w:rFonts w:asciiTheme="minorHAnsi" w:hAnsiTheme="minorHAnsi" w:cstheme="minorHAnsi"/>
                <w:color w:val="000000"/>
                <w:sz w:val="18"/>
                <w:szCs w:val="16"/>
              </w:rPr>
            </w:pPr>
            <w:ins w:id="5317" w:author="Rakesh Singhi" w:date="2015-02-07T14:31:00Z">
              <w:r>
                <w:rPr>
                  <w:rFonts w:asciiTheme="minorHAnsi" w:hAnsiTheme="minorHAnsi" w:cstheme="minorHAnsi"/>
                  <w:color w:val="000000"/>
                  <w:sz w:val="18"/>
                  <w:szCs w:val="16"/>
                </w:rPr>
                <w:t>User role id</w:t>
              </w:r>
            </w:ins>
          </w:p>
        </w:tc>
      </w:tr>
      <w:tr w:rsidR="003F646A" w:rsidRPr="00D30FA1" w14:paraId="553F698A" w14:textId="77777777" w:rsidTr="003F646A">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31FCE07D" w14:textId="77777777" w:rsidR="003F646A" w:rsidRPr="00EC2E5D" w:rsidRDefault="003F646A" w:rsidP="00B36295">
            <w:pPr>
              <w:rPr>
                <w:rFonts w:asciiTheme="minorHAnsi" w:hAnsiTheme="minorHAnsi" w:cstheme="minorHAnsi"/>
                <w:color w:val="000000"/>
                <w:sz w:val="18"/>
                <w:szCs w:val="16"/>
              </w:rPr>
            </w:pPr>
            <w:r>
              <w:rPr>
                <w:rFonts w:asciiTheme="minorHAnsi" w:hAnsiTheme="minorHAnsi" w:cstheme="minorHAnsi"/>
                <w:color w:val="000000"/>
                <w:sz w:val="18"/>
                <w:szCs w:val="16"/>
              </w:rPr>
              <w:t>USER_ID</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4D3CECA2" w14:textId="77777777" w:rsidR="003F646A" w:rsidRPr="00EC2E5D" w:rsidRDefault="003F646A"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354EE72E" w14:textId="77777777" w:rsidR="003F646A" w:rsidRPr="00D30FA1" w:rsidRDefault="003F646A"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4095" w:type="dxa"/>
            <w:tcBorders>
              <w:left w:val="single" w:sz="4" w:space="0" w:color="auto"/>
              <w:bottom w:val="single" w:sz="4" w:space="0" w:color="auto"/>
              <w:right w:val="single" w:sz="4" w:space="0" w:color="auto"/>
            </w:tcBorders>
            <w:vAlign w:val="center"/>
          </w:tcPr>
          <w:p w14:paraId="2F07B1DE" w14:textId="77777777" w:rsidR="003F646A" w:rsidRPr="00D30FA1" w:rsidRDefault="003F646A" w:rsidP="00B36295">
            <w:pPr>
              <w:rPr>
                <w:rFonts w:asciiTheme="minorHAnsi" w:hAnsiTheme="minorHAnsi" w:cstheme="minorHAnsi"/>
                <w:color w:val="000000"/>
                <w:sz w:val="18"/>
                <w:szCs w:val="16"/>
              </w:rPr>
            </w:pPr>
            <w:r>
              <w:rPr>
                <w:rFonts w:asciiTheme="minorHAnsi" w:hAnsiTheme="minorHAnsi" w:cstheme="minorHAnsi"/>
                <w:color w:val="000000"/>
                <w:sz w:val="18"/>
                <w:szCs w:val="16"/>
              </w:rPr>
              <w:t>User id</w:t>
            </w:r>
          </w:p>
        </w:tc>
      </w:tr>
      <w:tr w:rsidR="003F646A" w:rsidRPr="00D30FA1" w14:paraId="3BDBE20D" w14:textId="77777777" w:rsidTr="003F646A">
        <w:tc>
          <w:tcPr>
            <w:tcW w:w="3240" w:type="dxa"/>
            <w:tcBorders>
              <w:top w:val="single" w:sz="4" w:space="0" w:color="auto"/>
              <w:left w:val="single" w:sz="4" w:space="0" w:color="auto"/>
              <w:bottom w:val="single" w:sz="4" w:space="0" w:color="auto"/>
              <w:right w:val="single" w:sz="4" w:space="0" w:color="auto"/>
            </w:tcBorders>
            <w:vAlign w:val="center"/>
          </w:tcPr>
          <w:p w14:paraId="7CC0AF71" w14:textId="77777777" w:rsidR="003F646A" w:rsidRPr="007D752A" w:rsidRDefault="003F646A" w:rsidP="00B36295">
            <w:pPr>
              <w:rPr>
                <w:rFonts w:asciiTheme="minorHAnsi" w:hAnsiTheme="minorHAnsi" w:cstheme="minorHAnsi"/>
                <w:color w:val="000000"/>
                <w:sz w:val="18"/>
                <w:szCs w:val="16"/>
                <w:highlight w:val="yellow"/>
              </w:rPr>
            </w:pPr>
            <w:r w:rsidRPr="00494685">
              <w:rPr>
                <w:rFonts w:asciiTheme="minorHAnsi" w:hAnsiTheme="minorHAnsi" w:cstheme="minorHAnsi"/>
                <w:color w:val="000000"/>
                <w:sz w:val="18"/>
                <w:szCs w:val="16"/>
              </w:rPr>
              <w:t>OPERATION_AREA_NAME</w:t>
            </w:r>
          </w:p>
        </w:tc>
        <w:tc>
          <w:tcPr>
            <w:tcW w:w="1620" w:type="dxa"/>
            <w:tcBorders>
              <w:top w:val="single" w:sz="4" w:space="0" w:color="auto"/>
              <w:left w:val="single" w:sz="4" w:space="0" w:color="auto"/>
              <w:bottom w:val="single" w:sz="4" w:space="0" w:color="auto"/>
              <w:right w:val="single" w:sz="4" w:space="0" w:color="auto"/>
            </w:tcBorders>
            <w:vAlign w:val="center"/>
          </w:tcPr>
          <w:p w14:paraId="071779DD" w14:textId="51AF8F3D" w:rsidR="003F646A" w:rsidRPr="007D752A" w:rsidRDefault="003F646A" w:rsidP="00343D00">
            <w:pPr>
              <w:rPr>
                <w:rFonts w:asciiTheme="minorHAnsi" w:hAnsiTheme="minorHAnsi" w:cstheme="minorHAnsi"/>
                <w:color w:val="000000"/>
                <w:sz w:val="18"/>
                <w:szCs w:val="16"/>
                <w:highlight w:val="yellow"/>
              </w:rPr>
            </w:pPr>
            <w:del w:id="5318" w:author="Sowndarya S (WT01 - Manufacturing &amp; Hi Tech)" w:date="2015-03-17T12:58:00Z">
              <w:r w:rsidDel="00343D00">
                <w:rPr>
                  <w:rFonts w:asciiTheme="minorHAnsi" w:hAnsiTheme="minorHAnsi" w:cstheme="minorHAnsi"/>
                  <w:color w:val="000000"/>
                  <w:sz w:val="18"/>
                  <w:szCs w:val="16"/>
                </w:rPr>
                <w:delText>N</w:delText>
              </w:r>
            </w:del>
            <w:r>
              <w:rPr>
                <w:rFonts w:asciiTheme="minorHAnsi" w:hAnsiTheme="minorHAnsi" w:cstheme="minorHAnsi"/>
                <w:color w:val="000000"/>
                <w:sz w:val="18"/>
                <w:szCs w:val="16"/>
              </w:rPr>
              <w:t>VARCHAR2(</w:t>
            </w:r>
            <w:del w:id="5319" w:author="Sowndarya S (WT01 - Manufacturing &amp; Hi Tech)" w:date="2015-03-17T12:58:00Z">
              <w:r w:rsidDel="00343D00">
                <w:rPr>
                  <w:rFonts w:asciiTheme="minorHAnsi" w:hAnsiTheme="minorHAnsi" w:cstheme="minorHAnsi"/>
                  <w:color w:val="000000"/>
                  <w:sz w:val="18"/>
                  <w:szCs w:val="16"/>
                </w:rPr>
                <w:delText>10</w:delText>
              </w:r>
            </w:del>
            <w:ins w:id="5320" w:author="Sowndarya S (WT01 - Manufacturing &amp; Hi Tech)" w:date="2015-03-17T12:58:00Z">
              <w:r w:rsidR="00343D00">
                <w:rPr>
                  <w:rFonts w:asciiTheme="minorHAnsi" w:hAnsiTheme="minorHAnsi" w:cstheme="minorHAnsi"/>
                  <w:color w:val="000000"/>
                  <w:sz w:val="18"/>
                  <w:szCs w:val="16"/>
                </w:rPr>
                <w:t>5</w:t>
              </w:r>
            </w:ins>
            <w:r>
              <w:rPr>
                <w:rFonts w:asciiTheme="minorHAnsi" w:hAnsiTheme="minorHAnsi" w:cstheme="minorHAnsi"/>
                <w:color w:val="000000"/>
                <w:sz w:val="18"/>
                <w:szCs w:val="16"/>
              </w:rPr>
              <w:t>0)</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AAD7D9" w14:textId="77777777" w:rsidR="003F646A" w:rsidRPr="00D30FA1" w:rsidRDefault="003F646A"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4095" w:type="dxa"/>
            <w:tcBorders>
              <w:top w:val="single" w:sz="4" w:space="0" w:color="auto"/>
              <w:left w:val="single" w:sz="4" w:space="0" w:color="auto"/>
              <w:bottom w:val="single" w:sz="4" w:space="0" w:color="auto"/>
              <w:right w:val="single" w:sz="4" w:space="0" w:color="auto"/>
            </w:tcBorders>
            <w:vAlign w:val="center"/>
          </w:tcPr>
          <w:p w14:paraId="77275B06" w14:textId="77777777" w:rsidR="003F646A" w:rsidRPr="007D752A" w:rsidRDefault="003F646A" w:rsidP="00B36295">
            <w:pPr>
              <w:rPr>
                <w:rFonts w:asciiTheme="minorHAnsi" w:hAnsiTheme="minorHAnsi" w:cstheme="minorHAnsi"/>
                <w:color w:val="000000"/>
                <w:sz w:val="18"/>
                <w:szCs w:val="16"/>
                <w:highlight w:val="yellow"/>
              </w:rPr>
            </w:pPr>
            <w:r w:rsidRPr="00494685">
              <w:rPr>
                <w:rFonts w:asciiTheme="minorHAnsi" w:hAnsiTheme="minorHAnsi" w:cstheme="minorHAnsi"/>
                <w:color w:val="000000"/>
                <w:sz w:val="18"/>
                <w:szCs w:val="16"/>
              </w:rPr>
              <w:t>Name of the</w:t>
            </w:r>
            <w:r>
              <w:rPr>
                <w:rFonts w:asciiTheme="minorHAnsi" w:hAnsiTheme="minorHAnsi" w:cstheme="minorHAnsi"/>
                <w:color w:val="000000"/>
                <w:sz w:val="18"/>
                <w:szCs w:val="16"/>
              </w:rPr>
              <w:t xml:space="preserve"> user’s</w:t>
            </w:r>
            <w:r w:rsidRPr="00494685">
              <w:rPr>
                <w:rFonts w:asciiTheme="minorHAnsi" w:hAnsiTheme="minorHAnsi" w:cstheme="minorHAnsi"/>
                <w:color w:val="000000"/>
                <w:sz w:val="18"/>
                <w:szCs w:val="16"/>
              </w:rPr>
              <w:t xml:space="preserve"> operation area</w:t>
            </w:r>
          </w:p>
        </w:tc>
      </w:tr>
      <w:tr w:rsidR="003F646A" w:rsidRPr="00D30FA1" w14:paraId="0A5F823E" w14:textId="77777777" w:rsidTr="003F646A">
        <w:tc>
          <w:tcPr>
            <w:tcW w:w="3240" w:type="dxa"/>
            <w:tcBorders>
              <w:top w:val="single" w:sz="4" w:space="0" w:color="auto"/>
              <w:left w:val="single" w:sz="4" w:space="0" w:color="auto"/>
              <w:bottom w:val="single" w:sz="4" w:space="0" w:color="auto"/>
              <w:right w:val="single" w:sz="4" w:space="0" w:color="auto"/>
            </w:tcBorders>
            <w:vAlign w:val="center"/>
          </w:tcPr>
          <w:p w14:paraId="7D7BE3B6" w14:textId="77777777" w:rsidR="003F646A" w:rsidRPr="007D752A" w:rsidRDefault="003F646A" w:rsidP="00B36295">
            <w:pPr>
              <w:rPr>
                <w:rFonts w:asciiTheme="minorHAnsi" w:hAnsiTheme="minorHAnsi" w:cstheme="minorHAnsi"/>
                <w:color w:val="000000"/>
                <w:sz w:val="18"/>
                <w:szCs w:val="16"/>
                <w:highlight w:val="yellow"/>
              </w:rPr>
            </w:pPr>
            <w:r w:rsidRPr="00494685">
              <w:rPr>
                <w:rFonts w:asciiTheme="minorHAnsi" w:hAnsiTheme="minorHAnsi" w:cstheme="minorHAnsi"/>
                <w:color w:val="000000"/>
                <w:sz w:val="18"/>
                <w:szCs w:val="16"/>
              </w:rPr>
              <w:t>OPERATION_AREA_TYPE_NAME</w:t>
            </w:r>
          </w:p>
        </w:tc>
        <w:tc>
          <w:tcPr>
            <w:tcW w:w="1620" w:type="dxa"/>
            <w:tcBorders>
              <w:top w:val="single" w:sz="4" w:space="0" w:color="auto"/>
              <w:left w:val="single" w:sz="4" w:space="0" w:color="auto"/>
              <w:bottom w:val="single" w:sz="4" w:space="0" w:color="auto"/>
              <w:right w:val="single" w:sz="4" w:space="0" w:color="auto"/>
            </w:tcBorders>
            <w:vAlign w:val="center"/>
          </w:tcPr>
          <w:p w14:paraId="14DBB8E7" w14:textId="5716FFE9" w:rsidR="003F646A" w:rsidRPr="007D752A" w:rsidRDefault="003F646A" w:rsidP="00B36295">
            <w:pPr>
              <w:rPr>
                <w:rFonts w:asciiTheme="minorHAnsi" w:hAnsiTheme="minorHAnsi" w:cstheme="minorHAnsi"/>
                <w:color w:val="000000"/>
                <w:sz w:val="18"/>
                <w:szCs w:val="16"/>
                <w:highlight w:val="yellow"/>
              </w:rPr>
            </w:pPr>
            <w:r>
              <w:rPr>
                <w:rFonts w:asciiTheme="minorHAnsi" w:hAnsiTheme="minorHAnsi" w:cstheme="minorHAnsi"/>
                <w:color w:val="000000"/>
                <w:sz w:val="18"/>
                <w:szCs w:val="16"/>
              </w:rPr>
              <w:t>NVARCHAR2(</w:t>
            </w:r>
            <w:ins w:id="5321" w:author="Sowndarya S (WT01 - Manufacturing &amp; Hi Tech)" w:date="2015-03-17T12:58:00Z">
              <w:r w:rsidR="00343D00">
                <w:rPr>
                  <w:rFonts w:asciiTheme="minorHAnsi" w:hAnsiTheme="minorHAnsi" w:cstheme="minorHAnsi"/>
                  <w:color w:val="000000"/>
                  <w:sz w:val="18"/>
                  <w:szCs w:val="16"/>
                </w:rPr>
                <w:t>5</w:t>
              </w:r>
            </w:ins>
            <w:del w:id="5322" w:author="Sowndarya S (WT01 - Manufacturing &amp; Hi Tech)" w:date="2015-03-17T12:58:00Z">
              <w:r w:rsidDel="00343D00">
                <w:rPr>
                  <w:rFonts w:asciiTheme="minorHAnsi" w:hAnsiTheme="minorHAnsi" w:cstheme="minorHAnsi"/>
                  <w:color w:val="000000"/>
                  <w:sz w:val="18"/>
                  <w:szCs w:val="16"/>
                </w:rPr>
                <w:delText>10</w:delText>
              </w:r>
            </w:del>
            <w:r>
              <w:rPr>
                <w:rFonts w:asciiTheme="minorHAnsi" w:hAnsiTheme="minorHAnsi" w:cstheme="minorHAnsi"/>
                <w:color w:val="000000"/>
                <w:sz w:val="18"/>
                <w:szCs w:val="16"/>
              </w:rPr>
              <w:t>0)</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4C512C17" w14:textId="77777777" w:rsidR="003F646A" w:rsidRPr="00D30FA1" w:rsidRDefault="003F646A"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4095" w:type="dxa"/>
            <w:tcBorders>
              <w:top w:val="single" w:sz="4" w:space="0" w:color="auto"/>
              <w:left w:val="single" w:sz="4" w:space="0" w:color="auto"/>
              <w:bottom w:val="single" w:sz="4" w:space="0" w:color="auto"/>
              <w:right w:val="single" w:sz="4" w:space="0" w:color="auto"/>
            </w:tcBorders>
            <w:vAlign w:val="center"/>
          </w:tcPr>
          <w:p w14:paraId="611554B5" w14:textId="77777777" w:rsidR="003F646A" w:rsidRPr="007D752A" w:rsidRDefault="003F646A" w:rsidP="00B36295">
            <w:pPr>
              <w:rPr>
                <w:rFonts w:asciiTheme="minorHAnsi" w:hAnsiTheme="minorHAnsi" w:cstheme="minorHAnsi"/>
                <w:color w:val="000000"/>
                <w:sz w:val="18"/>
                <w:szCs w:val="16"/>
                <w:highlight w:val="yellow"/>
              </w:rPr>
            </w:pPr>
            <w:r w:rsidRPr="00494685">
              <w:rPr>
                <w:rFonts w:asciiTheme="minorHAnsi" w:hAnsiTheme="minorHAnsi" w:cstheme="minorHAnsi"/>
                <w:color w:val="000000"/>
                <w:sz w:val="18"/>
                <w:szCs w:val="16"/>
              </w:rPr>
              <w:t>Type name of the operation area</w:t>
            </w:r>
          </w:p>
        </w:tc>
      </w:tr>
      <w:tr w:rsidR="003F646A" w:rsidRPr="00D30FA1" w14:paraId="16130EED" w14:textId="77777777" w:rsidTr="003F646A">
        <w:tc>
          <w:tcPr>
            <w:tcW w:w="3240" w:type="dxa"/>
            <w:tcBorders>
              <w:top w:val="single" w:sz="4" w:space="0" w:color="auto"/>
              <w:left w:val="single" w:sz="4" w:space="0" w:color="auto"/>
              <w:bottom w:val="single" w:sz="4" w:space="0" w:color="auto"/>
              <w:right w:val="single" w:sz="4" w:space="0" w:color="auto"/>
            </w:tcBorders>
            <w:vAlign w:val="center"/>
          </w:tcPr>
          <w:p w14:paraId="0D1439E0" w14:textId="77777777" w:rsidR="003F646A" w:rsidRPr="00D30FA1" w:rsidRDefault="003F646A" w:rsidP="00B36295">
            <w:pPr>
              <w:rPr>
                <w:rFonts w:asciiTheme="minorHAnsi" w:hAnsiTheme="minorHAnsi" w:cstheme="minorHAnsi"/>
                <w:color w:val="000000"/>
                <w:sz w:val="18"/>
                <w:szCs w:val="16"/>
              </w:rPr>
            </w:pPr>
            <w:r>
              <w:rPr>
                <w:rFonts w:asciiTheme="minorHAnsi" w:hAnsiTheme="minorHAnsi" w:cstheme="minorHAnsi"/>
                <w:color w:val="000000"/>
                <w:sz w:val="18"/>
                <w:szCs w:val="16"/>
              </w:rPr>
              <w:t>MANAGER_USER_ID</w:t>
            </w:r>
          </w:p>
        </w:tc>
        <w:tc>
          <w:tcPr>
            <w:tcW w:w="1620" w:type="dxa"/>
            <w:tcBorders>
              <w:top w:val="single" w:sz="4" w:space="0" w:color="auto"/>
              <w:left w:val="single" w:sz="4" w:space="0" w:color="auto"/>
              <w:bottom w:val="single" w:sz="4" w:space="0" w:color="auto"/>
              <w:right w:val="single" w:sz="4" w:space="0" w:color="auto"/>
            </w:tcBorders>
            <w:vAlign w:val="center"/>
          </w:tcPr>
          <w:p w14:paraId="5BFD0670" w14:textId="77777777" w:rsidR="003F646A" w:rsidRPr="00D30FA1" w:rsidRDefault="003F646A"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14ECDC25" w14:textId="77777777" w:rsidR="003F646A" w:rsidRPr="00D30FA1" w:rsidRDefault="003F646A"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4095" w:type="dxa"/>
            <w:tcBorders>
              <w:top w:val="single" w:sz="4" w:space="0" w:color="auto"/>
              <w:left w:val="single" w:sz="4" w:space="0" w:color="auto"/>
              <w:bottom w:val="single" w:sz="4" w:space="0" w:color="auto"/>
              <w:right w:val="single" w:sz="4" w:space="0" w:color="auto"/>
            </w:tcBorders>
            <w:vAlign w:val="center"/>
          </w:tcPr>
          <w:p w14:paraId="5DC628AB" w14:textId="77777777" w:rsidR="003F646A" w:rsidRPr="00D30FA1" w:rsidRDefault="003F646A" w:rsidP="00B36295">
            <w:pPr>
              <w:rPr>
                <w:rFonts w:asciiTheme="minorHAnsi" w:hAnsiTheme="minorHAnsi" w:cstheme="minorHAnsi"/>
                <w:color w:val="000000"/>
                <w:sz w:val="18"/>
                <w:szCs w:val="16"/>
              </w:rPr>
            </w:pPr>
            <w:r>
              <w:rPr>
                <w:rFonts w:asciiTheme="minorHAnsi" w:hAnsiTheme="minorHAnsi" w:cstheme="minorHAnsi"/>
                <w:color w:val="000000"/>
                <w:sz w:val="18"/>
                <w:szCs w:val="16"/>
              </w:rPr>
              <w:t>Manager user id</w:t>
            </w:r>
          </w:p>
        </w:tc>
      </w:tr>
      <w:tr w:rsidR="003F646A" w:rsidRPr="00D30FA1" w14:paraId="57445849" w14:textId="77777777" w:rsidTr="003F646A">
        <w:tc>
          <w:tcPr>
            <w:tcW w:w="3240" w:type="dxa"/>
            <w:tcBorders>
              <w:top w:val="single" w:sz="4" w:space="0" w:color="auto"/>
              <w:left w:val="single" w:sz="4" w:space="0" w:color="auto"/>
              <w:bottom w:val="single" w:sz="4" w:space="0" w:color="auto"/>
              <w:right w:val="single" w:sz="4" w:space="0" w:color="auto"/>
            </w:tcBorders>
            <w:vAlign w:val="center"/>
          </w:tcPr>
          <w:p w14:paraId="743055AA" w14:textId="77777777" w:rsidR="003F646A" w:rsidRPr="00D30FA1" w:rsidRDefault="003F646A" w:rsidP="00B36295">
            <w:pPr>
              <w:rPr>
                <w:rFonts w:asciiTheme="minorHAnsi" w:hAnsiTheme="minorHAnsi" w:cstheme="minorHAnsi"/>
                <w:color w:val="000000"/>
                <w:sz w:val="18"/>
                <w:szCs w:val="16"/>
              </w:rPr>
            </w:pPr>
            <w:r>
              <w:rPr>
                <w:rFonts w:asciiTheme="minorHAnsi" w:hAnsiTheme="minorHAnsi" w:cstheme="minorHAnsi"/>
                <w:color w:val="000000"/>
                <w:sz w:val="18"/>
                <w:szCs w:val="16"/>
              </w:rPr>
              <w:t>MANAGER_ROLE_NAME</w:t>
            </w:r>
          </w:p>
        </w:tc>
        <w:tc>
          <w:tcPr>
            <w:tcW w:w="1620" w:type="dxa"/>
            <w:tcBorders>
              <w:top w:val="single" w:sz="4" w:space="0" w:color="auto"/>
              <w:left w:val="single" w:sz="4" w:space="0" w:color="auto"/>
              <w:bottom w:val="single" w:sz="4" w:space="0" w:color="auto"/>
              <w:right w:val="single" w:sz="4" w:space="0" w:color="auto"/>
            </w:tcBorders>
            <w:vAlign w:val="center"/>
          </w:tcPr>
          <w:p w14:paraId="7D53441B" w14:textId="0E494BDB" w:rsidR="003F646A" w:rsidRPr="00D30FA1" w:rsidRDefault="003F646A" w:rsidP="00B36295">
            <w:pPr>
              <w:rPr>
                <w:rFonts w:asciiTheme="minorHAnsi" w:hAnsiTheme="minorHAnsi" w:cstheme="minorHAnsi"/>
                <w:color w:val="000000"/>
                <w:sz w:val="18"/>
                <w:szCs w:val="16"/>
              </w:rPr>
            </w:pPr>
            <w:del w:id="5323" w:author="Sowndarya S (WT01 - Manufacturing &amp; Hi Tech)" w:date="2015-03-17T12:58:00Z">
              <w:r w:rsidDel="00343D00">
                <w:rPr>
                  <w:rFonts w:asciiTheme="minorHAnsi" w:hAnsiTheme="minorHAnsi" w:cstheme="minorHAnsi"/>
                  <w:color w:val="000000"/>
                  <w:sz w:val="18"/>
                  <w:szCs w:val="16"/>
                </w:rPr>
                <w:delText>N</w:delText>
              </w:r>
            </w:del>
            <w:r>
              <w:rPr>
                <w:rFonts w:asciiTheme="minorHAnsi" w:hAnsiTheme="minorHAnsi" w:cstheme="minorHAnsi"/>
                <w:color w:val="000000"/>
                <w:sz w:val="18"/>
                <w:szCs w:val="16"/>
              </w:rPr>
              <w:t>VARCHAR2(50)</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7E68A8A1" w14:textId="77777777" w:rsidR="003F646A" w:rsidRPr="00D30FA1" w:rsidRDefault="003F646A"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4095" w:type="dxa"/>
            <w:tcBorders>
              <w:top w:val="single" w:sz="4" w:space="0" w:color="auto"/>
              <w:left w:val="single" w:sz="4" w:space="0" w:color="auto"/>
              <w:bottom w:val="single" w:sz="4" w:space="0" w:color="auto"/>
              <w:right w:val="single" w:sz="4" w:space="0" w:color="auto"/>
            </w:tcBorders>
            <w:vAlign w:val="center"/>
          </w:tcPr>
          <w:p w14:paraId="101A2D31" w14:textId="77777777" w:rsidR="003F646A" w:rsidRPr="00D30FA1" w:rsidRDefault="003F646A" w:rsidP="00B36295">
            <w:pPr>
              <w:rPr>
                <w:rFonts w:asciiTheme="minorHAnsi" w:hAnsiTheme="minorHAnsi" w:cstheme="minorHAnsi"/>
                <w:color w:val="000000"/>
                <w:sz w:val="18"/>
                <w:szCs w:val="16"/>
              </w:rPr>
            </w:pPr>
            <w:r>
              <w:rPr>
                <w:rFonts w:asciiTheme="minorHAnsi" w:hAnsiTheme="minorHAnsi" w:cstheme="minorHAnsi"/>
                <w:color w:val="000000"/>
                <w:sz w:val="18"/>
                <w:szCs w:val="16"/>
              </w:rPr>
              <w:t>Manager role name</w:t>
            </w:r>
          </w:p>
        </w:tc>
      </w:tr>
      <w:tr w:rsidR="003F646A" w:rsidRPr="00D30FA1" w14:paraId="3EEF8798" w14:textId="77777777" w:rsidTr="003F646A">
        <w:trPr>
          <w:trHeight w:val="70"/>
        </w:trPr>
        <w:tc>
          <w:tcPr>
            <w:tcW w:w="3240" w:type="dxa"/>
            <w:tcBorders>
              <w:top w:val="single" w:sz="4" w:space="0" w:color="auto"/>
              <w:left w:val="single" w:sz="4" w:space="0" w:color="auto"/>
              <w:bottom w:val="single" w:sz="4" w:space="0" w:color="auto"/>
              <w:right w:val="single" w:sz="4" w:space="0" w:color="auto"/>
            </w:tcBorders>
            <w:vAlign w:val="center"/>
          </w:tcPr>
          <w:p w14:paraId="73FBDE27" w14:textId="77777777" w:rsidR="003F646A" w:rsidRPr="007D752A" w:rsidRDefault="003F646A" w:rsidP="00B36295">
            <w:pPr>
              <w:rPr>
                <w:rFonts w:asciiTheme="minorHAnsi" w:hAnsiTheme="minorHAnsi" w:cstheme="minorHAnsi"/>
                <w:color w:val="000000"/>
                <w:sz w:val="18"/>
                <w:szCs w:val="16"/>
                <w:highlight w:val="yellow"/>
              </w:rPr>
            </w:pPr>
            <w:r w:rsidRPr="00494685">
              <w:rPr>
                <w:rFonts w:asciiTheme="minorHAnsi" w:hAnsiTheme="minorHAnsi" w:cstheme="minorHAnsi"/>
                <w:color w:val="000000"/>
                <w:sz w:val="18"/>
                <w:szCs w:val="16"/>
              </w:rPr>
              <w:t>ROLE_NAME</w:t>
            </w:r>
          </w:p>
        </w:tc>
        <w:tc>
          <w:tcPr>
            <w:tcW w:w="1620" w:type="dxa"/>
            <w:tcBorders>
              <w:top w:val="single" w:sz="4" w:space="0" w:color="auto"/>
              <w:left w:val="single" w:sz="4" w:space="0" w:color="auto"/>
              <w:bottom w:val="single" w:sz="4" w:space="0" w:color="auto"/>
              <w:right w:val="single" w:sz="4" w:space="0" w:color="auto"/>
            </w:tcBorders>
            <w:vAlign w:val="center"/>
          </w:tcPr>
          <w:p w14:paraId="2086851E" w14:textId="286464F0" w:rsidR="003F646A" w:rsidRPr="007D752A" w:rsidRDefault="003F646A" w:rsidP="00B36295">
            <w:pPr>
              <w:rPr>
                <w:rFonts w:asciiTheme="minorHAnsi" w:hAnsiTheme="minorHAnsi" w:cstheme="minorHAnsi"/>
                <w:color w:val="000000"/>
                <w:sz w:val="18"/>
                <w:szCs w:val="16"/>
                <w:highlight w:val="yellow"/>
              </w:rPr>
            </w:pPr>
            <w:del w:id="5324" w:author="Sowndarya S (WT01 - Manufacturing &amp; Hi Tech)" w:date="2015-03-17T12:58:00Z">
              <w:r w:rsidDel="00343D00">
                <w:rPr>
                  <w:rFonts w:asciiTheme="minorHAnsi" w:hAnsiTheme="minorHAnsi" w:cstheme="minorHAnsi"/>
                  <w:color w:val="000000"/>
                  <w:sz w:val="18"/>
                  <w:szCs w:val="16"/>
                </w:rPr>
                <w:delText>N</w:delText>
              </w:r>
            </w:del>
            <w:r>
              <w:rPr>
                <w:rFonts w:asciiTheme="minorHAnsi" w:hAnsiTheme="minorHAnsi" w:cstheme="minorHAnsi"/>
                <w:color w:val="000000"/>
                <w:sz w:val="18"/>
                <w:szCs w:val="16"/>
              </w:rPr>
              <w:t>VARCHAR2(50)</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63AD889E" w14:textId="77777777" w:rsidR="003F646A" w:rsidRPr="00D30FA1" w:rsidRDefault="003F646A"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4095" w:type="dxa"/>
            <w:tcBorders>
              <w:top w:val="single" w:sz="4" w:space="0" w:color="auto"/>
              <w:left w:val="single" w:sz="4" w:space="0" w:color="auto"/>
              <w:bottom w:val="single" w:sz="4" w:space="0" w:color="auto"/>
              <w:right w:val="single" w:sz="4" w:space="0" w:color="auto"/>
            </w:tcBorders>
            <w:vAlign w:val="center"/>
          </w:tcPr>
          <w:p w14:paraId="135F027F" w14:textId="77777777" w:rsidR="003F646A" w:rsidRPr="007D752A" w:rsidRDefault="003F646A" w:rsidP="00B36295">
            <w:pPr>
              <w:rPr>
                <w:rFonts w:asciiTheme="minorHAnsi" w:hAnsiTheme="minorHAnsi" w:cstheme="minorHAnsi"/>
                <w:color w:val="000000"/>
                <w:sz w:val="18"/>
                <w:szCs w:val="16"/>
                <w:highlight w:val="yellow"/>
              </w:rPr>
            </w:pPr>
            <w:r>
              <w:rPr>
                <w:rFonts w:asciiTheme="minorHAnsi" w:hAnsiTheme="minorHAnsi" w:cstheme="minorHAnsi"/>
                <w:color w:val="000000"/>
                <w:sz w:val="18"/>
                <w:szCs w:val="16"/>
              </w:rPr>
              <w:t>User role name</w:t>
            </w:r>
          </w:p>
        </w:tc>
      </w:tr>
      <w:tr w:rsidR="003F646A" w:rsidRPr="00D30FA1" w14:paraId="5ECE9596" w14:textId="77777777" w:rsidTr="003F646A">
        <w:trPr>
          <w:trHeight w:val="70"/>
          <w:ins w:id="5325" w:author="Rakesh Singhi" w:date="2015-02-07T14:32:00Z"/>
        </w:trPr>
        <w:tc>
          <w:tcPr>
            <w:tcW w:w="3240" w:type="dxa"/>
            <w:tcBorders>
              <w:top w:val="single" w:sz="4" w:space="0" w:color="auto"/>
              <w:left w:val="single" w:sz="4" w:space="0" w:color="auto"/>
              <w:bottom w:val="single" w:sz="4" w:space="0" w:color="auto"/>
              <w:right w:val="single" w:sz="4" w:space="0" w:color="auto"/>
            </w:tcBorders>
            <w:vAlign w:val="center"/>
          </w:tcPr>
          <w:p w14:paraId="7ABE63D0" w14:textId="7ECD8681" w:rsidR="003F646A" w:rsidRPr="00494685" w:rsidRDefault="003F646A" w:rsidP="00B36295">
            <w:pPr>
              <w:rPr>
                <w:ins w:id="5326" w:author="Rakesh Singhi" w:date="2015-02-07T14:32:00Z"/>
                <w:rFonts w:asciiTheme="minorHAnsi" w:hAnsiTheme="minorHAnsi" w:cstheme="minorHAnsi"/>
                <w:color w:val="000000"/>
                <w:sz w:val="18"/>
                <w:szCs w:val="16"/>
              </w:rPr>
            </w:pPr>
            <w:ins w:id="5327" w:author="Rakesh Singhi" w:date="2015-02-07T14:32:00Z">
              <w:r>
                <w:rPr>
                  <w:rFonts w:asciiTheme="minorHAnsi" w:hAnsiTheme="minorHAnsi" w:cstheme="minorHAnsi"/>
                  <w:color w:val="000000"/>
                  <w:sz w:val="18"/>
                  <w:szCs w:val="16"/>
                </w:rPr>
                <w:t>COUNTRY_ID</w:t>
              </w:r>
            </w:ins>
          </w:p>
        </w:tc>
        <w:tc>
          <w:tcPr>
            <w:tcW w:w="1620" w:type="dxa"/>
            <w:tcBorders>
              <w:top w:val="single" w:sz="4" w:space="0" w:color="auto"/>
              <w:left w:val="single" w:sz="4" w:space="0" w:color="auto"/>
              <w:bottom w:val="single" w:sz="4" w:space="0" w:color="auto"/>
              <w:right w:val="single" w:sz="4" w:space="0" w:color="auto"/>
            </w:tcBorders>
            <w:vAlign w:val="center"/>
          </w:tcPr>
          <w:p w14:paraId="750817D3" w14:textId="71BCEA06" w:rsidR="003F646A" w:rsidRDefault="003F646A" w:rsidP="00B36295">
            <w:pPr>
              <w:rPr>
                <w:ins w:id="5328" w:author="Rakesh Singhi" w:date="2015-02-07T14:32:00Z"/>
                <w:rFonts w:asciiTheme="minorHAnsi" w:hAnsiTheme="minorHAnsi" w:cstheme="minorHAnsi"/>
                <w:color w:val="000000"/>
                <w:sz w:val="18"/>
                <w:szCs w:val="16"/>
              </w:rPr>
            </w:pPr>
            <w:ins w:id="5329" w:author="Rakesh Singhi" w:date="2015-02-07T14:33:00Z">
              <w:r>
                <w:rPr>
                  <w:rFonts w:asciiTheme="minorHAnsi" w:hAnsiTheme="minorHAnsi" w:cstheme="minorHAnsi"/>
                  <w:color w:val="000000"/>
                  <w:sz w:val="18"/>
                  <w:szCs w:val="16"/>
                </w:rPr>
                <w:t>NUMBER(10)</w:t>
              </w:r>
            </w:ins>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5286DDD5" w14:textId="02E9A81E" w:rsidR="003F646A" w:rsidRDefault="003F646A" w:rsidP="00B36295">
            <w:pPr>
              <w:rPr>
                <w:ins w:id="5330" w:author="Rakesh Singhi" w:date="2015-02-07T14:32:00Z"/>
                <w:rFonts w:ascii="Arial" w:hAnsi="Arial" w:cs="Arial"/>
              </w:rPr>
            </w:pPr>
            <w:ins w:id="5331" w:author="Rakesh Singhi" w:date="2015-02-07T14:34: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4095" w:type="dxa"/>
            <w:tcBorders>
              <w:top w:val="single" w:sz="4" w:space="0" w:color="auto"/>
              <w:left w:val="single" w:sz="4" w:space="0" w:color="auto"/>
              <w:bottom w:val="single" w:sz="4" w:space="0" w:color="auto"/>
              <w:right w:val="single" w:sz="4" w:space="0" w:color="auto"/>
            </w:tcBorders>
            <w:vAlign w:val="center"/>
          </w:tcPr>
          <w:p w14:paraId="1AF908AD" w14:textId="50AC79C3" w:rsidR="003F646A" w:rsidRDefault="003F646A" w:rsidP="00B36295">
            <w:pPr>
              <w:rPr>
                <w:ins w:id="5332" w:author="Rakesh Singhi" w:date="2015-02-07T14:32:00Z"/>
                <w:rFonts w:asciiTheme="minorHAnsi" w:hAnsiTheme="minorHAnsi" w:cstheme="minorHAnsi"/>
                <w:color w:val="000000"/>
                <w:sz w:val="18"/>
                <w:szCs w:val="16"/>
              </w:rPr>
            </w:pPr>
            <w:ins w:id="5333" w:author="Rakesh Singhi" w:date="2015-02-07T14:34:00Z">
              <w:r>
                <w:rPr>
                  <w:rFonts w:asciiTheme="minorHAnsi" w:hAnsiTheme="minorHAnsi" w:cstheme="minorHAnsi"/>
                  <w:color w:val="000000"/>
                  <w:sz w:val="18"/>
                  <w:szCs w:val="16"/>
                </w:rPr>
                <w:t>Country ID</w:t>
              </w:r>
            </w:ins>
          </w:p>
        </w:tc>
      </w:tr>
      <w:tr w:rsidR="003F646A" w:rsidRPr="00D30FA1" w14:paraId="79B18D59" w14:textId="77777777" w:rsidTr="003F646A">
        <w:trPr>
          <w:trHeight w:val="70"/>
          <w:ins w:id="5334" w:author="Rakesh Singhi" w:date="2015-02-07T14:32:00Z"/>
        </w:trPr>
        <w:tc>
          <w:tcPr>
            <w:tcW w:w="3240" w:type="dxa"/>
            <w:tcBorders>
              <w:top w:val="single" w:sz="4" w:space="0" w:color="auto"/>
              <w:left w:val="single" w:sz="4" w:space="0" w:color="auto"/>
              <w:bottom w:val="single" w:sz="4" w:space="0" w:color="auto"/>
              <w:right w:val="single" w:sz="4" w:space="0" w:color="auto"/>
            </w:tcBorders>
            <w:vAlign w:val="center"/>
          </w:tcPr>
          <w:p w14:paraId="18CB604A" w14:textId="4FACB0E1" w:rsidR="003F646A" w:rsidRPr="00494685" w:rsidRDefault="00343D00" w:rsidP="00B36295">
            <w:pPr>
              <w:rPr>
                <w:ins w:id="5335" w:author="Rakesh Singhi" w:date="2015-02-07T14:32:00Z"/>
                <w:rFonts w:asciiTheme="minorHAnsi" w:hAnsiTheme="minorHAnsi" w:cstheme="minorHAnsi"/>
                <w:color w:val="000000"/>
                <w:sz w:val="18"/>
                <w:szCs w:val="16"/>
              </w:rPr>
            </w:pPr>
            <w:ins w:id="5336" w:author="Sowndarya S (WT01 - Manufacturing &amp; Hi Tech)" w:date="2015-03-17T12:53:00Z">
              <w:r>
                <w:rPr>
                  <w:rFonts w:asciiTheme="minorHAnsi" w:hAnsiTheme="minorHAnsi" w:cstheme="minorHAnsi"/>
                  <w:color w:val="000000"/>
                  <w:sz w:val="18"/>
                  <w:szCs w:val="16"/>
                </w:rPr>
                <w:t>CREATION_USER</w:t>
              </w:r>
            </w:ins>
            <w:ins w:id="5337" w:author="Rakesh Singhi" w:date="2015-02-07T14:32:00Z">
              <w:del w:id="5338" w:author="Sowndarya S (WT01 - Manufacturing &amp; Hi Tech)" w:date="2015-03-17T12:53:00Z">
                <w:r w:rsidR="003F646A" w:rsidDel="00343D00">
                  <w:rPr>
                    <w:rFonts w:asciiTheme="minorHAnsi" w:hAnsiTheme="minorHAnsi" w:cstheme="minorHAnsi"/>
                    <w:color w:val="000000"/>
                    <w:sz w:val="18"/>
                    <w:szCs w:val="16"/>
                  </w:rPr>
                  <w:delText>RESOURCE_OPERATION_AREA_NAME</w:delText>
                </w:r>
              </w:del>
            </w:ins>
          </w:p>
        </w:tc>
        <w:tc>
          <w:tcPr>
            <w:tcW w:w="1620" w:type="dxa"/>
            <w:tcBorders>
              <w:top w:val="single" w:sz="4" w:space="0" w:color="auto"/>
              <w:left w:val="single" w:sz="4" w:space="0" w:color="auto"/>
              <w:bottom w:val="single" w:sz="4" w:space="0" w:color="auto"/>
              <w:right w:val="single" w:sz="4" w:space="0" w:color="auto"/>
            </w:tcBorders>
            <w:vAlign w:val="center"/>
          </w:tcPr>
          <w:p w14:paraId="4D39A3B1" w14:textId="42618DB2" w:rsidR="003F646A" w:rsidRDefault="00343D00" w:rsidP="00B36295">
            <w:pPr>
              <w:rPr>
                <w:ins w:id="5339" w:author="Rakesh Singhi" w:date="2015-02-07T14:32:00Z"/>
                <w:rFonts w:asciiTheme="minorHAnsi" w:hAnsiTheme="minorHAnsi" w:cstheme="minorHAnsi"/>
                <w:color w:val="000000"/>
                <w:sz w:val="18"/>
                <w:szCs w:val="16"/>
              </w:rPr>
            </w:pPr>
            <w:ins w:id="5340" w:author="Sowndarya S (WT01 - Manufacturing &amp; Hi Tech)" w:date="2015-03-17T12:55:00Z">
              <w:r>
                <w:rPr>
                  <w:rFonts w:asciiTheme="minorHAnsi" w:hAnsiTheme="minorHAnsi" w:cstheme="minorHAnsi"/>
                  <w:color w:val="000000"/>
                  <w:sz w:val="18"/>
                  <w:szCs w:val="16"/>
                </w:rPr>
                <w:t>CHAR(9)</w:t>
              </w:r>
            </w:ins>
            <w:ins w:id="5341" w:author="Rakesh Singhi" w:date="2015-02-07T14:33:00Z">
              <w:del w:id="5342" w:author="Sowndarya S (WT01 - Manufacturing &amp; Hi Tech)" w:date="2015-03-17T12:53:00Z">
                <w:r w:rsidR="003F646A" w:rsidDel="00343D00">
                  <w:rPr>
                    <w:rFonts w:asciiTheme="minorHAnsi" w:hAnsiTheme="minorHAnsi" w:cstheme="minorHAnsi"/>
                    <w:color w:val="000000"/>
                    <w:sz w:val="18"/>
                    <w:szCs w:val="16"/>
                  </w:rPr>
                  <w:delText>NVARCHAR2(100)</w:delText>
                </w:r>
              </w:del>
            </w:ins>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3749889B" w14:textId="0940A3C6" w:rsidR="003F646A" w:rsidRDefault="00E03B00" w:rsidP="00B36295">
            <w:pPr>
              <w:rPr>
                <w:ins w:id="5343" w:author="Rakesh Singhi" w:date="2015-02-07T14:32:00Z"/>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id="5344" w:author="Rakesh Singhi" w:date="2015-02-07T14:34:00Z">
              <w:del w:id="5345" w:author="Sowndarya S (WT01 - Manufacturing &amp; Hi Tech)" w:date="2015-03-17T12:53:00Z">
                <w:r w:rsidR="003F646A" w:rsidDel="00343D00">
                  <w:rPr>
                    <w:rFonts w:ascii="Arial" w:hAnsi="Arial" w:cs="Arial"/>
                  </w:rPr>
                  <w:fldChar w:fldCharType="begin">
                    <w:ffData>
                      <w:name w:val=""/>
                      <w:enabled/>
                      <w:calcOnExit w:val="0"/>
                      <w:checkBox>
                        <w:size w:val="18"/>
                        <w:default w:val="1"/>
                      </w:checkBox>
                    </w:ffData>
                  </w:fldChar>
                </w:r>
                <w:r w:rsidR="003F646A" w:rsidDel="00343D00">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003F646A" w:rsidDel="00343D00">
                  <w:rPr>
                    <w:rFonts w:ascii="Arial" w:hAnsi="Arial" w:cs="Arial"/>
                  </w:rPr>
                  <w:fldChar w:fldCharType="end"/>
                </w:r>
              </w:del>
            </w:ins>
          </w:p>
        </w:tc>
        <w:tc>
          <w:tcPr>
            <w:tcW w:w="4095" w:type="dxa"/>
            <w:tcBorders>
              <w:top w:val="single" w:sz="4" w:space="0" w:color="auto"/>
              <w:left w:val="single" w:sz="4" w:space="0" w:color="auto"/>
              <w:bottom w:val="single" w:sz="4" w:space="0" w:color="auto"/>
              <w:right w:val="single" w:sz="4" w:space="0" w:color="auto"/>
            </w:tcBorders>
            <w:vAlign w:val="center"/>
          </w:tcPr>
          <w:p w14:paraId="1B0A6AD7" w14:textId="6B59A568" w:rsidR="003F646A" w:rsidRDefault="008B41B0" w:rsidP="00B36295">
            <w:pPr>
              <w:rPr>
                <w:ins w:id="5346" w:author="Rakesh Singhi" w:date="2015-02-07T14:32:00Z"/>
                <w:rFonts w:asciiTheme="minorHAnsi" w:hAnsiTheme="minorHAnsi" w:cstheme="minorHAnsi"/>
                <w:color w:val="000000"/>
                <w:sz w:val="18"/>
                <w:szCs w:val="16"/>
              </w:rPr>
            </w:pPr>
            <w:ins w:id="5347" w:author="Sowndarya S (WT01 - Manufacturing &amp; Hi Tech)" w:date="2015-03-24T10:55:00Z">
              <w:r>
                <w:rPr>
                  <w:rFonts w:asciiTheme="minorHAnsi" w:hAnsiTheme="minorHAnsi" w:cstheme="minorHAnsi"/>
                  <w:color w:val="000000"/>
                  <w:sz w:val="18"/>
                  <w:szCs w:val="16"/>
                </w:rPr>
                <w:t>Created By</w:t>
              </w:r>
              <w:r w:rsidDel="00343D00">
                <w:rPr>
                  <w:rFonts w:asciiTheme="minorHAnsi" w:hAnsiTheme="minorHAnsi" w:cstheme="minorHAnsi"/>
                  <w:color w:val="000000"/>
                  <w:sz w:val="18"/>
                  <w:szCs w:val="16"/>
                </w:rPr>
                <w:t xml:space="preserve"> </w:t>
              </w:r>
            </w:ins>
            <w:ins w:id="5348" w:author="Rakesh Singhi" w:date="2015-02-07T14:34:00Z">
              <w:del w:id="5349" w:author="Sowndarya S (WT01 - Manufacturing &amp; Hi Tech)" w:date="2015-03-17T12:53:00Z">
                <w:r w:rsidR="003F646A" w:rsidDel="00343D00">
                  <w:rPr>
                    <w:rFonts w:asciiTheme="minorHAnsi" w:hAnsiTheme="minorHAnsi" w:cstheme="minorHAnsi"/>
                    <w:color w:val="000000"/>
                    <w:sz w:val="18"/>
                    <w:szCs w:val="16"/>
                  </w:rPr>
                  <w:delText>Place holders, value not used in current release</w:delText>
                </w:r>
              </w:del>
            </w:ins>
          </w:p>
        </w:tc>
      </w:tr>
      <w:tr w:rsidR="003F646A" w:rsidRPr="00D30FA1" w14:paraId="7F2251D9" w14:textId="77777777" w:rsidTr="003F646A">
        <w:tblPrEx>
          <w:tblW w:w="98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350" w:author="Rakesh Singhi" w:date="2015-02-07T14:34:00Z">
            <w:tblPrEx>
              <w:tblW w:w="7909"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5351" w:author="Rakesh Singhi" w:date="2015-02-07T14:32:00Z"/>
          <w:trPrChange w:id="5352" w:author="Rakesh Singhi" w:date="2015-02-07T14:34:00Z">
            <w:trPr>
              <w:gridAfter w:val="0"/>
              <w:trHeight w:val="70"/>
            </w:trPr>
          </w:trPrChange>
        </w:trPr>
        <w:tc>
          <w:tcPr>
            <w:tcW w:w="3240" w:type="dxa"/>
            <w:tcBorders>
              <w:top w:val="single" w:sz="4" w:space="0" w:color="auto"/>
              <w:left w:val="single" w:sz="4" w:space="0" w:color="auto"/>
              <w:bottom w:val="single" w:sz="4" w:space="0" w:color="auto"/>
              <w:right w:val="single" w:sz="4" w:space="0" w:color="auto"/>
            </w:tcBorders>
            <w:vAlign w:val="center"/>
            <w:tcPrChange w:id="5353" w:author="Rakesh Singhi" w:date="2015-02-07T14:34:00Z">
              <w:tcPr>
                <w:tcW w:w="2695" w:type="dxa"/>
                <w:tcBorders>
                  <w:top w:val="single" w:sz="4" w:space="0" w:color="auto"/>
                  <w:left w:val="single" w:sz="4" w:space="0" w:color="auto"/>
                  <w:bottom w:val="single" w:sz="4" w:space="0" w:color="auto"/>
                  <w:right w:val="single" w:sz="4" w:space="0" w:color="auto"/>
                </w:tcBorders>
                <w:vAlign w:val="center"/>
              </w:tcPr>
            </w:tcPrChange>
          </w:tcPr>
          <w:p w14:paraId="135544AF" w14:textId="2F0A8A1F" w:rsidR="003F646A" w:rsidRPr="00494685" w:rsidRDefault="00343D00" w:rsidP="00B36295">
            <w:pPr>
              <w:rPr>
                <w:ins w:id="5354" w:author="Rakesh Singhi" w:date="2015-02-07T14:32:00Z"/>
                <w:rFonts w:asciiTheme="minorHAnsi" w:hAnsiTheme="minorHAnsi" w:cstheme="minorHAnsi"/>
                <w:color w:val="000000"/>
                <w:sz w:val="18"/>
                <w:szCs w:val="16"/>
              </w:rPr>
            </w:pPr>
            <w:ins w:id="5355" w:author="Sowndarya S (WT01 - Manufacturing &amp; Hi Tech)" w:date="2015-03-17T12:53:00Z">
              <w:r>
                <w:rPr>
                  <w:rFonts w:asciiTheme="minorHAnsi" w:hAnsiTheme="minorHAnsi" w:cstheme="minorHAnsi"/>
                  <w:color w:val="000000"/>
                  <w:sz w:val="18"/>
                  <w:szCs w:val="16"/>
                </w:rPr>
                <w:lastRenderedPageBreak/>
                <w:t>CREATION_DATETIME</w:t>
              </w:r>
            </w:ins>
            <w:ins w:id="5356" w:author="Rakesh Singhi" w:date="2015-02-07T14:33:00Z">
              <w:del w:id="5357" w:author="Sowndarya S (WT01 - Manufacturing &amp; Hi Tech)" w:date="2015-03-17T12:53:00Z">
                <w:r w:rsidR="003F646A" w:rsidDel="00343D00">
                  <w:rPr>
                    <w:rFonts w:asciiTheme="minorHAnsi" w:hAnsiTheme="minorHAnsi" w:cstheme="minorHAnsi"/>
                    <w:color w:val="000000"/>
                    <w:sz w:val="18"/>
                    <w:szCs w:val="16"/>
                  </w:rPr>
                  <w:delText>RESOURCE_MANAGER_ROLE_NAME</w:delText>
                </w:r>
              </w:del>
            </w:ins>
          </w:p>
        </w:tc>
        <w:tc>
          <w:tcPr>
            <w:tcW w:w="1620" w:type="dxa"/>
            <w:tcBorders>
              <w:top w:val="single" w:sz="4" w:space="0" w:color="auto"/>
              <w:left w:val="single" w:sz="4" w:space="0" w:color="auto"/>
              <w:bottom w:val="single" w:sz="4" w:space="0" w:color="auto"/>
              <w:right w:val="single" w:sz="4" w:space="0" w:color="auto"/>
            </w:tcBorders>
            <w:tcPrChange w:id="5358" w:author="Rakesh Singhi" w:date="2015-02-07T14:34:00Z">
              <w:tcPr>
                <w:tcW w:w="2042" w:type="dxa"/>
                <w:gridSpan w:val="2"/>
                <w:tcBorders>
                  <w:top w:val="single" w:sz="4" w:space="0" w:color="auto"/>
                  <w:left w:val="single" w:sz="4" w:space="0" w:color="auto"/>
                  <w:bottom w:val="single" w:sz="4" w:space="0" w:color="auto"/>
                  <w:right w:val="single" w:sz="4" w:space="0" w:color="auto"/>
                </w:tcBorders>
                <w:vAlign w:val="center"/>
              </w:tcPr>
            </w:tcPrChange>
          </w:tcPr>
          <w:p w14:paraId="4938BC06" w14:textId="3385B59D" w:rsidR="003F646A" w:rsidRDefault="00343D00" w:rsidP="00B36295">
            <w:pPr>
              <w:rPr>
                <w:ins w:id="5359" w:author="Rakesh Singhi" w:date="2015-02-07T14:32:00Z"/>
                <w:rFonts w:asciiTheme="minorHAnsi" w:hAnsiTheme="minorHAnsi" w:cstheme="minorHAnsi"/>
                <w:color w:val="000000"/>
                <w:sz w:val="18"/>
                <w:szCs w:val="16"/>
              </w:rPr>
            </w:pPr>
            <w:ins w:id="5360" w:author="Sowndarya S (WT01 - Manufacturing &amp; Hi Tech)" w:date="2015-03-17T12:55:00Z">
              <w:r>
                <w:rPr>
                  <w:rFonts w:asciiTheme="minorHAnsi" w:hAnsiTheme="minorHAnsi" w:cstheme="minorHAnsi"/>
                  <w:color w:val="000000"/>
                  <w:sz w:val="18"/>
                  <w:szCs w:val="16"/>
                </w:rPr>
                <w:t>DATE</w:t>
              </w:r>
            </w:ins>
            <w:ins w:id="5361" w:author="Rakesh Singhi" w:date="2015-02-07T14:33:00Z">
              <w:del w:id="5362" w:author="Sowndarya S (WT01 - Manufacturing &amp; Hi Tech)" w:date="2015-03-17T12:53:00Z">
                <w:r w:rsidR="003F646A" w:rsidRPr="00972208" w:rsidDel="00343D00">
                  <w:rPr>
                    <w:rFonts w:asciiTheme="minorHAnsi" w:hAnsiTheme="minorHAnsi" w:cstheme="minorHAnsi"/>
                    <w:color w:val="000000"/>
                    <w:sz w:val="18"/>
                    <w:szCs w:val="16"/>
                  </w:rPr>
                  <w:delText>NVARCHAR2(50)</w:delText>
                </w:r>
              </w:del>
            </w:ins>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Change w:id="5363" w:author="Rakesh Singhi" w:date="2015-02-07T14:34:00Z">
              <w:tcPr>
                <w:tcW w:w="978" w:type="dxa"/>
                <w:gridSpan w:val="2"/>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09212D7" w14:textId="0FD7A432" w:rsidR="003F646A" w:rsidRDefault="00E03B00" w:rsidP="00B36295">
            <w:pPr>
              <w:rPr>
                <w:ins w:id="5364" w:author="Rakesh Singhi" w:date="2015-02-07T14:32:00Z"/>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id="5365" w:author="Rakesh Singhi" w:date="2015-02-07T14:34:00Z">
              <w:del w:id="5366" w:author="Sowndarya S (WT01 - Manufacturing &amp; Hi Tech)" w:date="2015-03-17T12:53:00Z">
                <w:r w:rsidR="003F646A" w:rsidDel="00343D00">
                  <w:rPr>
                    <w:rFonts w:ascii="Arial" w:hAnsi="Arial" w:cs="Arial"/>
                  </w:rPr>
                  <w:fldChar w:fldCharType="begin">
                    <w:ffData>
                      <w:name w:val=""/>
                      <w:enabled/>
                      <w:calcOnExit w:val="0"/>
                      <w:checkBox>
                        <w:size w:val="18"/>
                        <w:default w:val="1"/>
                      </w:checkBox>
                    </w:ffData>
                  </w:fldChar>
                </w:r>
                <w:r w:rsidR="003F646A" w:rsidDel="00343D00">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003F646A" w:rsidDel="00343D00">
                  <w:rPr>
                    <w:rFonts w:ascii="Arial" w:hAnsi="Arial" w:cs="Arial"/>
                  </w:rPr>
                  <w:fldChar w:fldCharType="end"/>
                </w:r>
              </w:del>
            </w:ins>
          </w:p>
        </w:tc>
        <w:tc>
          <w:tcPr>
            <w:tcW w:w="4095" w:type="dxa"/>
            <w:tcBorders>
              <w:top w:val="single" w:sz="4" w:space="0" w:color="auto"/>
              <w:left w:val="single" w:sz="4" w:space="0" w:color="auto"/>
              <w:bottom w:val="single" w:sz="4" w:space="0" w:color="auto"/>
              <w:right w:val="single" w:sz="4" w:space="0" w:color="auto"/>
            </w:tcBorders>
            <w:tcPrChange w:id="5367" w:author="Rakesh Singhi" w:date="2015-02-07T14:34:00Z">
              <w:tcPr>
                <w:tcW w:w="2194" w:type="dxa"/>
                <w:tcBorders>
                  <w:top w:val="single" w:sz="4" w:space="0" w:color="auto"/>
                  <w:left w:val="single" w:sz="4" w:space="0" w:color="auto"/>
                  <w:bottom w:val="single" w:sz="4" w:space="0" w:color="auto"/>
                  <w:right w:val="single" w:sz="4" w:space="0" w:color="auto"/>
                </w:tcBorders>
                <w:vAlign w:val="center"/>
              </w:tcPr>
            </w:tcPrChange>
          </w:tcPr>
          <w:p w14:paraId="1EE981B9" w14:textId="675AFA87" w:rsidR="003F646A" w:rsidRDefault="004659B8" w:rsidP="00B36295">
            <w:pPr>
              <w:rPr>
                <w:ins w:id="5368" w:author="Rakesh Singhi" w:date="2015-02-07T14:32:00Z"/>
                <w:rFonts w:asciiTheme="minorHAnsi" w:hAnsiTheme="minorHAnsi" w:cstheme="minorHAnsi"/>
                <w:color w:val="000000"/>
                <w:sz w:val="18"/>
                <w:szCs w:val="16"/>
              </w:rPr>
            </w:pPr>
            <w:ins w:id="5369" w:author="Sowndarya S (WT01 - Manufacturing &amp; Hi Tech)" w:date="2015-03-17T13:14:00Z">
              <w:r>
                <w:rPr>
                  <w:rFonts w:asciiTheme="minorHAnsi" w:hAnsiTheme="minorHAnsi" w:cstheme="minorHAnsi"/>
                  <w:color w:val="000000"/>
                  <w:sz w:val="18"/>
                  <w:szCs w:val="16"/>
                </w:rPr>
                <w:t xml:space="preserve">Date and </w:t>
              </w:r>
            </w:ins>
            <w:ins w:id="5370" w:author="Sowndarya S (WT01 - Manufacturing &amp; Hi Tech)" w:date="2015-03-17T12:55:00Z">
              <w:r w:rsidR="00343D00">
                <w:rPr>
                  <w:rFonts w:asciiTheme="minorHAnsi" w:hAnsiTheme="minorHAnsi" w:cstheme="minorHAnsi"/>
                  <w:color w:val="000000"/>
                  <w:sz w:val="18"/>
                  <w:szCs w:val="16"/>
                </w:rPr>
                <w:t>Time of creation</w:t>
              </w:r>
            </w:ins>
            <w:ins w:id="5371" w:author="Rakesh Singhi" w:date="2015-02-07T14:34:00Z">
              <w:del w:id="5372" w:author="Sowndarya S (WT01 - Manufacturing &amp; Hi Tech)" w:date="2015-03-17T12:53:00Z">
                <w:r w:rsidR="003F646A" w:rsidRPr="00C07294" w:rsidDel="00343D00">
                  <w:rPr>
                    <w:rFonts w:asciiTheme="minorHAnsi" w:hAnsiTheme="minorHAnsi" w:cstheme="minorHAnsi"/>
                    <w:color w:val="000000"/>
                    <w:sz w:val="18"/>
                    <w:szCs w:val="16"/>
                  </w:rPr>
                  <w:delText>Place holders, value not used in current release</w:delText>
                </w:r>
              </w:del>
            </w:ins>
          </w:p>
        </w:tc>
      </w:tr>
      <w:tr w:rsidR="003F646A" w:rsidRPr="00D30FA1" w:rsidDel="00FD7D76" w14:paraId="1BF41B71" w14:textId="120430DD" w:rsidTr="003F646A">
        <w:tblPrEx>
          <w:tblW w:w="98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373" w:author="Rakesh Singhi" w:date="2015-02-07T14:34:00Z">
            <w:tblPrEx>
              <w:tblW w:w="7909"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5374" w:author="Rakesh Singhi" w:date="2015-02-07T14:32:00Z"/>
          <w:del w:id="5375" w:author="Sowndarya S (WT01 - Manufacturing &amp; Hi Tech)" w:date="2015-03-17T12:59:00Z"/>
          <w:trPrChange w:id="5376" w:author="Rakesh Singhi" w:date="2015-02-07T14:34:00Z">
            <w:trPr>
              <w:gridAfter w:val="0"/>
              <w:trHeight w:val="70"/>
            </w:trPr>
          </w:trPrChange>
        </w:trPr>
        <w:tc>
          <w:tcPr>
            <w:tcW w:w="3240" w:type="dxa"/>
            <w:tcBorders>
              <w:top w:val="single" w:sz="4" w:space="0" w:color="auto"/>
              <w:left w:val="single" w:sz="4" w:space="0" w:color="auto"/>
              <w:bottom w:val="single" w:sz="4" w:space="0" w:color="auto"/>
              <w:right w:val="single" w:sz="4" w:space="0" w:color="auto"/>
            </w:tcBorders>
            <w:vAlign w:val="center"/>
            <w:tcPrChange w:id="5377" w:author="Rakesh Singhi" w:date="2015-02-07T14:34:00Z">
              <w:tcPr>
                <w:tcW w:w="2695" w:type="dxa"/>
                <w:tcBorders>
                  <w:top w:val="single" w:sz="4" w:space="0" w:color="auto"/>
                  <w:left w:val="single" w:sz="4" w:space="0" w:color="auto"/>
                  <w:bottom w:val="single" w:sz="4" w:space="0" w:color="auto"/>
                  <w:right w:val="single" w:sz="4" w:space="0" w:color="auto"/>
                </w:tcBorders>
                <w:vAlign w:val="center"/>
              </w:tcPr>
            </w:tcPrChange>
          </w:tcPr>
          <w:p w14:paraId="18FF7D19" w14:textId="6B4F9184" w:rsidR="003F646A" w:rsidRPr="00494685" w:rsidDel="00FD7D76" w:rsidRDefault="003F646A" w:rsidP="00B36295">
            <w:pPr>
              <w:rPr>
                <w:ins w:id="5378" w:author="Rakesh Singhi" w:date="2015-02-07T14:32:00Z"/>
                <w:del w:id="5379" w:author="Sowndarya S (WT01 - Manufacturing &amp; Hi Tech)" w:date="2015-03-17T12:59:00Z"/>
                <w:rFonts w:asciiTheme="minorHAnsi" w:hAnsiTheme="minorHAnsi" w:cstheme="minorHAnsi"/>
                <w:color w:val="000000"/>
                <w:sz w:val="18"/>
                <w:szCs w:val="16"/>
              </w:rPr>
            </w:pPr>
            <w:ins w:id="5380" w:author="Rakesh Singhi" w:date="2015-02-07T14:33:00Z">
              <w:del w:id="5381" w:author="Sowndarya S (WT01 - Manufacturing &amp; Hi Tech)" w:date="2015-03-17T12:53:00Z">
                <w:r w:rsidDel="00343D00">
                  <w:rPr>
                    <w:rFonts w:asciiTheme="minorHAnsi" w:hAnsiTheme="minorHAnsi" w:cstheme="minorHAnsi"/>
                    <w:color w:val="000000"/>
                    <w:sz w:val="18"/>
                    <w:szCs w:val="16"/>
                  </w:rPr>
                  <w:delText>RESOURCE_ROLE_NAME</w:delText>
                </w:r>
              </w:del>
            </w:ins>
          </w:p>
        </w:tc>
        <w:tc>
          <w:tcPr>
            <w:tcW w:w="1620" w:type="dxa"/>
            <w:tcBorders>
              <w:top w:val="single" w:sz="4" w:space="0" w:color="auto"/>
              <w:left w:val="single" w:sz="4" w:space="0" w:color="auto"/>
              <w:bottom w:val="single" w:sz="4" w:space="0" w:color="auto"/>
              <w:right w:val="single" w:sz="4" w:space="0" w:color="auto"/>
            </w:tcBorders>
            <w:tcPrChange w:id="5382" w:author="Rakesh Singhi" w:date="2015-02-07T14:34:00Z">
              <w:tcPr>
                <w:tcW w:w="2042" w:type="dxa"/>
                <w:gridSpan w:val="2"/>
                <w:tcBorders>
                  <w:top w:val="single" w:sz="4" w:space="0" w:color="auto"/>
                  <w:left w:val="single" w:sz="4" w:space="0" w:color="auto"/>
                  <w:bottom w:val="single" w:sz="4" w:space="0" w:color="auto"/>
                  <w:right w:val="single" w:sz="4" w:space="0" w:color="auto"/>
                </w:tcBorders>
                <w:vAlign w:val="center"/>
              </w:tcPr>
            </w:tcPrChange>
          </w:tcPr>
          <w:p w14:paraId="1C6EF27D" w14:textId="668E69EA" w:rsidR="003F646A" w:rsidDel="00FD7D76" w:rsidRDefault="003F646A" w:rsidP="00B36295">
            <w:pPr>
              <w:rPr>
                <w:ins w:id="5383" w:author="Rakesh Singhi" w:date="2015-02-07T14:32:00Z"/>
                <w:del w:id="5384" w:author="Sowndarya S (WT01 - Manufacturing &amp; Hi Tech)" w:date="2015-03-17T12:59:00Z"/>
                <w:rFonts w:asciiTheme="minorHAnsi" w:hAnsiTheme="minorHAnsi" w:cstheme="minorHAnsi"/>
                <w:color w:val="000000"/>
                <w:sz w:val="18"/>
                <w:szCs w:val="16"/>
              </w:rPr>
            </w:pPr>
            <w:ins w:id="5385" w:author="Rakesh Singhi" w:date="2015-02-07T14:33:00Z">
              <w:del w:id="5386" w:author="Sowndarya S (WT01 - Manufacturing &amp; Hi Tech)" w:date="2015-03-17T12:53:00Z">
                <w:r w:rsidRPr="00972208" w:rsidDel="00343D00">
                  <w:rPr>
                    <w:rFonts w:asciiTheme="minorHAnsi" w:hAnsiTheme="minorHAnsi" w:cstheme="minorHAnsi"/>
                    <w:color w:val="000000"/>
                    <w:sz w:val="18"/>
                    <w:szCs w:val="16"/>
                  </w:rPr>
                  <w:delText>NVARCHAR2(50)</w:delText>
                </w:r>
              </w:del>
            </w:ins>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Change w:id="5387" w:author="Rakesh Singhi" w:date="2015-02-07T14:34:00Z">
              <w:tcPr>
                <w:tcW w:w="978" w:type="dxa"/>
                <w:gridSpan w:val="2"/>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759670C" w14:textId="008224AE" w:rsidR="003F646A" w:rsidDel="00FD7D76" w:rsidRDefault="003F646A" w:rsidP="00B36295">
            <w:pPr>
              <w:rPr>
                <w:ins w:id="5388" w:author="Rakesh Singhi" w:date="2015-02-07T14:32:00Z"/>
                <w:del w:id="5389" w:author="Sowndarya S (WT01 - Manufacturing &amp; Hi Tech)" w:date="2015-03-17T12:59:00Z"/>
                <w:rFonts w:ascii="Arial" w:hAnsi="Arial" w:cs="Arial"/>
              </w:rPr>
            </w:pPr>
            <w:ins w:id="5390" w:author="Rakesh Singhi" w:date="2015-02-07T14:34:00Z">
              <w:del w:id="5391" w:author="Sowndarya S (WT01 - Manufacturing &amp; Hi Tech)" w:date="2015-03-17T12:53:00Z">
                <w:r w:rsidDel="00343D00">
                  <w:rPr>
                    <w:rFonts w:ascii="Arial" w:hAnsi="Arial" w:cs="Arial"/>
                  </w:rPr>
                  <w:fldChar w:fldCharType="begin">
                    <w:ffData>
                      <w:name w:val=""/>
                      <w:enabled/>
                      <w:calcOnExit w:val="0"/>
                      <w:checkBox>
                        <w:size w:val="18"/>
                        <w:default w:val="1"/>
                      </w:checkBox>
                    </w:ffData>
                  </w:fldChar>
                </w:r>
                <w:r w:rsidDel="00343D00">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343D00">
                  <w:rPr>
                    <w:rFonts w:ascii="Arial" w:hAnsi="Arial" w:cs="Arial"/>
                  </w:rPr>
                  <w:fldChar w:fldCharType="end"/>
                </w:r>
              </w:del>
            </w:ins>
          </w:p>
        </w:tc>
        <w:tc>
          <w:tcPr>
            <w:tcW w:w="4095" w:type="dxa"/>
            <w:tcBorders>
              <w:top w:val="single" w:sz="4" w:space="0" w:color="auto"/>
              <w:left w:val="single" w:sz="4" w:space="0" w:color="auto"/>
              <w:bottom w:val="single" w:sz="4" w:space="0" w:color="auto"/>
              <w:right w:val="single" w:sz="4" w:space="0" w:color="auto"/>
            </w:tcBorders>
            <w:tcPrChange w:id="5392" w:author="Rakesh Singhi" w:date="2015-02-07T14:34:00Z">
              <w:tcPr>
                <w:tcW w:w="2194" w:type="dxa"/>
                <w:tcBorders>
                  <w:top w:val="single" w:sz="4" w:space="0" w:color="auto"/>
                  <w:left w:val="single" w:sz="4" w:space="0" w:color="auto"/>
                  <w:bottom w:val="single" w:sz="4" w:space="0" w:color="auto"/>
                  <w:right w:val="single" w:sz="4" w:space="0" w:color="auto"/>
                </w:tcBorders>
                <w:vAlign w:val="center"/>
              </w:tcPr>
            </w:tcPrChange>
          </w:tcPr>
          <w:p w14:paraId="6BD315B1" w14:textId="1BC5E58E" w:rsidR="003F646A" w:rsidDel="00FD7D76" w:rsidRDefault="003F646A" w:rsidP="00B36295">
            <w:pPr>
              <w:rPr>
                <w:ins w:id="5393" w:author="Rakesh Singhi" w:date="2015-02-07T14:32:00Z"/>
                <w:del w:id="5394" w:author="Sowndarya S (WT01 - Manufacturing &amp; Hi Tech)" w:date="2015-03-17T12:59:00Z"/>
                <w:rFonts w:asciiTheme="minorHAnsi" w:hAnsiTheme="minorHAnsi" w:cstheme="minorHAnsi"/>
                <w:color w:val="000000"/>
                <w:sz w:val="18"/>
                <w:szCs w:val="16"/>
              </w:rPr>
            </w:pPr>
            <w:ins w:id="5395" w:author="Rakesh Singhi" w:date="2015-02-07T14:34:00Z">
              <w:del w:id="5396" w:author="Sowndarya S (WT01 - Manufacturing &amp; Hi Tech)" w:date="2015-03-17T12:53:00Z">
                <w:r w:rsidRPr="00C07294" w:rsidDel="00343D00">
                  <w:rPr>
                    <w:rFonts w:asciiTheme="minorHAnsi" w:hAnsiTheme="minorHAnsi" w:cstheme="minorHAnsi"/>
                    <w:color w:val="000000"/>
                    <w:sz w:val="18"/>
                    <w:szCs w:val="16"/>
                  </w:rPr>
                  <w:delText>Place holders, value not used in current release</w:delText>
                </w:r>
              </w:del>
            </w:ins>
          </w:p>
        </w:tc>
      </w:tr>
    </w:tbl>
    <w:p w14:paraId="0631BAAC" w14:textId="77777777" w:rsidR="002A5C1E" w:rsidRDefault="002A5C1E" w:rsidP="002A5C1E">
      <w:pPr>
        <w:rPr>
          <w:rFonts w:asciiTheme="minorHAnsi" w:hAnsiTheme="minorHAnsi" w:cstheme="minorHAnsi"/>
        </w:rPr>
      </w:pPr>
    </w:p>
    <w:p w14:paraId="3CD313E7" w14:textId="77777777" w:rsidR="00E02B36" w:rsidRDefault="00E02B36" w:rsidP="002A5C1E">
      <w:pPr>
        <w:rPr>
          <w:rFonts w:asciiTheme="minorHAnsi" w:hAnsiTheme="minorHAnsi" w:cstheme="minorHAnsi"/>
        </w:rPr>
      </w:pPr>
    </w:p>
    <w:p w14:paraId="08AF6056" w14:textId="77777777" w:rsidR="00655D0F" w:rsidRDefault="00655D0F" w:rsidP="00655D0F">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103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1800"/>
        <w:gridCol w:w="1658"/>
        <w:gridCol w:w="1603"/>
        <w:gridCol w:w="2229"/>
      </w:tblGrid>
      <w:tr w:rsidR="008B3A1E" w:rsidRPr="00D30FA1" w14:paraId="6D6EAC6F" w14:textId="77777777" w:rsidTr="003F646A">
        <w:tc>
          <w:tcPr>
            <w:tcW w:w="3060" w:type="dxa"/>
            <w:tcBorders>
              <w:top w:val="single" w:sz="4" w:space="0" w:color="auto"/>
              <w:left w:val="single" w:sz="4" w:space="0" w:color="auto"/>
              <w:bottom w:val="single" w:sz="4" w:space="0" w:color="auto"/>
              <w:right w:val="single" w:sz="4" w:space="0" w:color="auto"/>
            </w:tcBorders>
            <w:shd w:val="clear" w:color="auto" w:fill="F4B8AE"/>
          </w:tcPr>
          <w:p w14:paraId="4B0F676F" w14:textId="044EE9CF" w:rsidR="008B3A1E" w:rsidRPr="00D30FA1" w:rsidRDefault="00E57BC9" w:rsidP="008B3A1E">
            <w:pPr>
              <w:rPr>
                <w:rFonts w:asciiTheme="minorHAnsi" w:hAnsiTheme="minorHAnsi" w:cstheme="minorHAnsi"/>
                <w:sz w:val="16"/>
                <w:szCs w:val="16"/>
              </w:rPr>
            </w:pPr>
            <w:r>
              <w:rPr>
                <w:rFonts w:asciiTheme="minorHAnsi" w:hAnsiTheme="minorHAnsi" w:cstheme="minorHAnsi"/>
                <w:color w:val="000000"/>
                <w:sz w:val="18"/>
                <w:szCs w:val="16"/>
              </w:rPr>
              <w:t>DMO_</w:t>
            </w:r>
            <w:r w:rsidR="008B3A1E">
              <w:rPr>
                <w:rFonts w:asciiTheme="minorHAnsi" w:hAnsiTheme="minorHAnsi" w:cstheme="minorHAnsi"/>
                <w:color w:val="000000"/>
                <w:sz w:val="18"/>
                <w:szCs w:val="16"/>
              </w:rPr>
              <w:t>USER_ROLE</w:t>
            </w:r>
            <w:r w:rsidR="00C90592">
              <w:rPr>
                <w:rFonts w:asciiTheme="minorHAnsi" w:hAnsiTheme="minorHAnsi" w:cstheme="minorHAnsi"/>
                <w:color w:val="000000"/>
                <w:sz w:val="18"/>
                <w:szCs w:val="16"/>
              </w:rPr>
              <w:t>_MIR</w:t>
            </w:r>
          </w:p>
        </w:tc>
        <w:tc>
          <w:tcPr>
            <w:tcW w:w="1800" w:type="dxa"/>
            <w:tcBorders>
              <w:top w:val="single" w:sz="4" w:space="0" w:color="auto"/>
              <w:left w:val="single" w:sz="4" w:space="0" w:color="auto"/>
              <w:bottom w:val="single" w:sz="4" w:space="0" w:color="auto"/>
              <w:right w:val="single" w:sz="4" w:space="0" w:color="auto"/>
            </w:tcBorders>
            <w:shd w:val="clear" w:color="auto" w:fill="F4B8AE"/>
          </w:tcPr>
          <w:p w14:paraId="28FFDCE6" w14:textId="77777777" w:rsidR="008B3A1E" w:rsidRPr="00655D0F" w:rsidRDefault="008B3A1E"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Source Table</w:t>
            </w:r>
          </w:p>
        </w:tc>
        <w:tc>
          <w:tcPr>
            <w:tcW w:w="1658" w:type="dxa"/>
            <w:tcBorders>
              <w:top w:val="single" w:sz="4" w:space="0" w:color="auto"/>
              <w:left w:val="single" w:sz="4" w:space="0" w:color="auto"/>
              <w:bottom w:val="single" w:sz="4" w:space="0" w:color="auto"/>
              <w:right w:val="single" w:sz="4" w:space="0" w:color="auto"/>
            </w:tcBorders>
            <w:shd w:val="clear" w:color="auto" w:fill="F4B8AE"/>
          </w:tcPr>
          <w:p w14:paraId="7ACA39A5" w14:textId="77777777" w:rsidR="008B3A1E" w:rsidRPr="00655D0F" w:rsidRDefault="008B3A1E"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Source Column Name</w:t>
            </w:r>
          </w:p>
        </w:tc>
        <w:tc>
          <w:tcPr>
            <w:tcW w:w="1603" w:type="dxa"/>
            <w:tcBorders>
              <w:top w:val="single" w:sz="4" w:space="0" w:color="auto"/>
              <w:left w:val="single" w:sz="4" w:space="0" w:color="auto"/>
              <w:bottom w:val="single" w:sz="4" w:space="0" w:color="auto"/>
              <w:right w:val="single" w:sz="4" w:space="0" w:color="auto"/>
            </w:tcBorders>
            <w:shd w:val="clear" w:color="auto" w:fill="F4B8AE"/>
          </w:tcPr>
          <w:p w14:paraId="3B1263D5" w14:textId="77777777" w:rsidR="008B3A1E" w:rsidRPr="00E50260" w:rsidRDefault="008B3A1E" w:rsidP="008B3A1E">
            <w:pPr>
              <w:rPr>
                <w:rFonts w:asciiTheme="minorHAnsi" w:hAnsiTheme="minorHAnsi" w:cstheme="minorHAnsi"/>
                <w:sz w:val="16"/>
                <w:szCs w:val="16"/>
              </w:rPr>
            </w:pPr>
            <w:r w:rsidRPr="00E50260">
              <w:rPr>
                <w:rFonts w:asciiTheme="minorHAnsi" w:hAnsiTheme="minorHAnsi" w:cstheme="minorHAnsi"/>
                <w:color w:val="000000"/>
                <w:sz w:val="18"/>
                <w:szCs w:val="16"/>
              </w:rPr>
              <w:t>View name</w:t>
            </w:r>
          </w:p>
        </w:tc>
        <w:tc>
          <w:tcPr>
            <w:tcW w:w="2229" w:type="dxa"/>
            <w:tcBorders>
              <w:top w:val="single" w:sz="4" w:space="0" w:color="auto"/>
              <w:left w:val="single" w:sz="4" w:space="0" w:color="auto"/>
              <w:bottom w:val="single" w:sz="4" w:space="0" w:color="auto"/>
              <w:right w:val="single" w:sz="4" w:space="0" w:color="auto"/>
            </w:tcBorders>
            <w:shd w:val="clear" w:color="auto" w:fill="F4B8AE"/>
          </w:tcPr>
          <w:p w14:paraId="4B8CA3A4" w14:textId="77777777" w:rsidR="008B3A1E" w:rsidRPr="00E50260" w:rsidRDefault="008B3A1E" w:rsidP="008B3A1E">
            <w:pPr>
              <w:rPr>
                <w:rFonts w:asciiTheme="minorHAnsi" w:hAnsiTheme="minorHAnsi" w:cstheme="minorHAnsi"/>
                <w:sz w:val="16"/>
                <w:szCs w:val="16"/>
              </w:rPr>
            </w:pPr>
            <w:r w:rsidRPr="00E50260">
              <w:rPr>
                <w:rFonts w:asciiTheme="minorHAnsi" w:hAnsiTheme="minorHAnsi" w:cstheme="minorHAnsi"/>
                <w:color w:val="000000"/>
                <w:sz w:val="18"/>
                <w:szCs w:val="16"/>
              </w:rPr>
              <w:t>View Column Name</w:t>
            </w:r>
          </w:p>
        </w:tc>
      </w:tr>
      <w:tr w:rsidR="008B3A1E" w:rsidRPr="00D30FA1" w14:paraId="691C2EBD" w14:textId="77777777" w:rsidTr="003F646A">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49DA00B4" w14:textId="266279F5" w:rsidR="008B3A1E" w:rsidRPr="00EC2E5D" w:rsidRDefault="003F646A" w:rsidP="008B3A1E">
            <w:pPr>
              <w:rPr>
                <w:rFonts w:asciiTheme="minorHAnsi" w:hAnsiTheme="minorHAnsi" w:cstheme="minorHAnsi"/>
                <w:color w:val="000000"/>
                <w:sz w:val="18"/>
                <w:szCs w:val="16"/>
              </w:rPr>
            </w:pPr>
            <w:ins w:id="5397" w:author="Rakesh Singhi" w:date="2015-02-07T14:35:00Z">
              <w:r>
                <w:rPr>
                  <w:rFonts w:asciiTheme="minorHAnsi" w:hAnsiTheme="minorHAnsi" w:cstheme="minorHAnsi"/>
                  <w:color w:val="000000"/>
                  <w:sz w:val="18"/>
                  <w:szCs w:val="16"/>
                </w:rPr>
                <w:t>USER_OP_AREA_ROLE_ID</w:t>
              </w:r>
            </w:ins>
            <w:del w:id="5398" w:author="Rakesh Singhi" w:date="2015-02-07T14:35:00Z">
              <w:r w:rsidR="008B3A1E" w:rsidDel="003F646A">
                <w:rPr>
                  <w:rFonts w:asciiTheme="minorHAnsi" w:hAnsiTheme="minorHAnsi" w:cstheme="minorHAnsi"/>
                  <w:color w:val="000000"/>
                  <w:sz w:val="18"/>
                  <w:szCs w:val="16"/>
                </w:rPr>
                <w:delText>USER_ROLE_ID</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B59E643" w14:textId="6F8BC251" w:rsidR="008B3A1E" w:rsidRPr="00655D0F" w:rsidRDefault="008B3A1E"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UserOpAreaRole</w:t>
            </w:r>
          </w:p>
        </w:tc>
        <w:tc>
          <w:tcPr>
            <w:tcW w:w="1658" w:type="dxa"/>
            <w:tcBorders>
              <w:top w:val="single" w:sz="4" w:space="0" w:color="auto"/>
              <w:left w:val="single" w:sz="4" w:space="0" w:color="auto"/>
              <w:bottom w:val="single" w:sz="4" w:space="0" w:color="auto"/>
              <w:right w:val="single" w:sz="4" w:space="0" w:color="auto"/>
            </w:tcBorders>
            <w:shd w:val="clear" w:color="auto" w:fill="auto"/>
          </w:tcPr>
          <w:p w14:paraId="52E36F41" w14:textId="77777777" w:rsidR="008B3A1E" w:rsidRPr="00655D0F" w:rsidRDefault="008B3A1E"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UserOpAreaRoleId</w:t>
            </w:r>
          </w:p>
        </w:tc>
        <w:tc>
          <w:tcPr>
            <w:tcW w:w="1603" w:type="dxa"/>
            <w:tcBorders>
              <w:top w:val="single" w:sz="4" w:space="0" w:color="auto"/>
              <w:left w:val="single" w:sz="4" w:space="0" w:color="auto"/>
              <w:bottom w:val="single" w:sz="4" w:space="0" w:color="auto"/>
              <w:right w:val="single" w:sz="4" w:space="0" w:color="auto"/>
            </w:tcBorders>
          </w:tcPr>
          <w:p w14:paraId="7A30056C" w14:textId="77777777" w:rsidR="008B3A1E" w:rsidRPr="00E50260" w:rsidRDefault="008B3A1E" w:rsidP="008B3A1E">
            <w:pPr>
              <w:rPr>
                <w:rFonts w:asciiTheme="minorHAnsi" w:hAnsiTheme="minorHAnsi" w:cstheme="minorHAnsi"/>
                <w:color w:val="000000"/>
                <w:sz w:val="18"/>
                <w:szCs w:val="16"/>
              </w:rPr>
            </w:pPr>
            <w:r w:rsidRPr="00E50260">
              <w:rPr>
                <w:rFonts w:asciiTheme="minorHAnsi" w:eastAsiaTheme="minorHAnsi" w:hAnsiTheme="minorHAnsi" w:cstheme="minorHAnsi"/>
                <w:color w:val="000000"/>
                <w:highlight w:val="white"/>
              </w:rPr>
              <w:t>VEBIP_UsersRole</w:t>
            </w:r>
          </w:p>
        </w:tc>
        <w:tc>
          <w:tcPr>
            <w:tcW w:w="2229" w:type="dxa"/>
            <w:tcBorders>
              <w:top w:val="single" w:sz="4" w:space="0" w:color="auto"/>
              <w:left w:val="single" w:sz="4" w:space="0" w:color="auto"/>
              <w:bottom w:val="single" w:sz="4" w:space="0" w:color="auto"/>
              <w:right w:val="single" w:sz="4" w:space="0" w:color="auto"/>
            </w:tcBorders>
          </w:tcPr>
          <w:p w14:paraId="1F4D0742" w14:textId="72611279" w:rsidR="008B3A1E" w:rsidRPr="00E50260" w:rsidRDefault="008B3A1E" w:rsidP="008B3A1E">
            <w:pPr>
              <w:rPr>
                <w:rFonts w:asciiTheme="minorHAnsi" w:hAnsiTheme="minorHAnsi" w:cstheme="minorHAnsi"/>
                <w:color w:val="000000"/>
                <w:sz w:val="18"/>
                <w:szCs w:val="16"/>
              </w:rPr>
            </w:pPr>
            <w:del w:id="5399" w:author="Rakesh Singhi" w:date="2015-02-07T14:35:00Z">
              <w:r w:rsidRPr="00E50260" w:rsidDel="003F646A">
                <w:rPr>
                  <w:rFonts w:asciiTheme="minorHAnsi" w:hAnsiTheme="minorHAnsi" w:cstheme="minorHAnsi"/>
                  <w:color w:val="000000"/>
                  <w:sz w:val="18"/>
                  <w:szCs w:val="16"/>
                </w:rPr>
                <w:delText>User_Role_ID</w:delText>
              </w:r>
            </w:del>
            <w:ins w:id="5400" w:author="Rakesh Singhi" w:date="2015-02-07T14:35:00Z">
              <w:r w:rsidR="003F646A">
                <w:rPr>
                  <w:rFonts w:asciiTheme="minorHAnsi" w:hAnsiTheme="minorHAnsi" w:cstheme="minorHAnsi"/>
                  <w:color w:val="000000"/>
                  <w:sz w:val="18"/>
                  <w:szCs w:val="16"/>
                </w:rPr>
                <w:t>UserOpAreaRoleId</w:t>
              </w:r>
            </w:ins>
          </w:p>
        </w:tc>
      </w:tr>
      <w:tr w:rsidR="003F646A" w:rsidRPr="00D30FA1" w14:paraId="139C6731" w14:textId="77777777" w:rsidTr="003F646A">
        <w:trPr>
          <w:ins w:id="5401" w:author="Rakesh Singhi" w:date="2015-02-07T14:35:00Z"/>
        </w:trPr>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7390D56C" w14:textId="62198942" w:rsidR="003F646A" w:rsidRDefault="003F646A" w:rsidP="008B3A1E">
            <w:pPr>
              <w:rPr>
                <w:ins w:id="5402" w:author="Rakesh Singhi" w:date="2015-02-07T14:35:00Z"/>
                <w:rFonts w:asciiTheme="minorHAnsi" w:hAnsiTheme="minorHAnsi" w:cstheme="minorHAnsi"/>
                <w:color w:val="000000"/>
                <w:sz w:val="18"/>
                <w:szCs w:val="16"/>
              </w:rPr>
            </w:pPr>
            <w:ins w:id="5403" w:author="Rakesh Singhi" w:date="2015-02-07T14:35:00Z">
              <w:r>
                <w:rPr>
                  <w:rFonts w:asciiTheme="minorHAnsi" w:hAnsiTheme="minorHAnsi" w:cstheme="minorHAnsi"/>
                  <w:color w:val="000000"/>
                  <w:sz w:val="18"/>
                  <w:szCs w:val="16"/>
                </w:rPr>
                <w:t>USER_ROLE_ID</w:t>
              </w:r>
            </w:ins>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6587730" w14:textId="6CE1E198" w:rsidR="003F646A" w:rsidRPr="00655D0F" w:rsidRDefault="003F646A" w:rsidP="003F646A">
            <w:pPr>
              <w:rPr>
                <w:ins w:id="5404" w:author="Rakesh Singhi" w:date="2015-02-07T14:35:00Z"/>
                <w:rFonts w:asciiTheme="minorHAnsi" w:hAnsiTheme="minorHAnsi" w:cstheme="minorHAnsi"/>
                <w:color w:val="000000"/>
                <w:sz w:val="18"/>
                <w:szCs w:val="16"/>
              </w:rPr>
            </w:pPr>
            <w:ins w:id="5405" w:author="Rakesh Singhi" w:date="2015-02-07T14:35:00Z">
              <w:r w:rsidRPr="00655D0F">
                <w:rPr>
                  <w:rFonts w:asciiTheme="minorHAnsi" w:hAnsiTheme="minorHAnsi" w:cstheme="minorHAnsi"/>
                  <w:color w:val="000000"/>
                  <w:sz w:val="18"/>
                  <w:szCs w:val="16"/>
                </w:rPr>
                <w:t>User</w:t>
              </w:r>
            </w:ins>
            <w:ins w:id="5406" w:author="Sowndarya S (WT01 - Manufacturing &amp; Hi Tech)" w:date="2015-03-17T13:04:00Z">
              <w:r w:rsidR="00064327">
                <w:rPr>
                  <w:rFonts w:asciiTheme="minorHAnsi" w:hAnsiTheme="minorHAnsi" w:cstheme="minorHAnsi"/>
                  <w:color w:val="000000"/>
                  <w:sz w:val="18"/>
                  <w:szCs w:val="16"/>
                </w:rPr>
                <w:t>OpAreaRole</w:t>
              </w:r>
            </w:ins>
            <w:ins w:id="5407" w:author="Rakesh Singhi" w:date="2015-02-07T14:35:00Z">
              <w:del w:id="5408" w:author="Sowndarya S (WT01 - Manufacturing &amp; Hi Tech)" w:date="2015-03-17T13:04:00Z">
                <w:r w:rsidRPr="00655D0F" w:rsidDel="00064327">
                  <w:rPr>
                    <w:rFonts w:asciiTheme="minorHAnsi" w:hAnsiTheme="minorHAnsi" w:cstheme="minorHAnsi"/>
                    <w:color w:val="000000"/>
                    <w:sz w:val="18"/>
                    <w:szCs w:val="16"/>
                  </w:rPr>
                  <w:delText>Role</w:delText>
                </w:r>
              </w:del>
            </w:ins>
          </w:p>
        </w:tc>
        <w:tc>
          <w:tcPr>
            <w:tcW w:w="1658" w:type="dxa"/>
            <w:tcBorders>
              <w:top w:val="single" w:sz="4" w:space="0" w:color="auto"/>
              <w:left w:val="single" w:sz="4" w:space="0" w:color="auto"/>
              <w:bottom w:val="single" w:sz="4" w:space="0" w:color="auto"/>
              <w:right w:val="single" w:sz="4" w:space="0" w:color="auto"/>
            </w:tcBorders>
            <w:shd w:val="clear" w:color="auto" w:fill="auto"/>
          </w:tcPr>
          <w:p w14:paraId="5AE13617" w14:textId="302BB2B3" w:rsidR="003F646A" w:rsidRPr="00655D0F" w:rsidRDefault="003F646A" w:rsidP="003F646A">
            <w:pPr>
              <w:rPr>
                <w:ins w:id="5409" w:author="Rakesh Singhi" w:date="2015-02-07T14:35:00Z"/>
                <w:rFonts w:asciiTheme="minorHAnsi" w:hAnsiTheme="minorHAnsi" w:cstheme="minorHAnsi"/>
                <w:color w:val="000000"/>
                <w:sz w:val="18"/>
                <w:szCs w:val="16"/>
              </w:rPr>
            </w:pPr>
            <w:ins w:id="5410" w:author="Rakesh Singhi" w:date="2015-02-07T14:35:00Z">
              <w:del w:id="5411" w:author="Sowndarya S (WT01 - Manufacturing &amp; Hi Tech)" w:date="2015-03-17T13:06:00Z">
                <w:r w:rsidRPr="00655D0F" w:rsidDel="00064327">
                  <w:rPr>
                    <w:rFonts w:asciiTheme="minorHAnsi" w:hAnsiTheme="minorHAnsi" w:cstheme="minorHAnsi"/>
                    <w:color w:val="000000"/>
                    <w:sz w:val="18"/>
                    <w:szCs w:val="16"/>
                  </w:rPr>
                  <w:delText>User</w:delText>
                </w:r>
              </w:del>
              <w:r w:rsidRPr="00655D0F">
                <w:rPr>
                  <w:rFonts w:asciiTheme="minorHAnsi" w:hAnsiTheme="minorHAnsi" w:cstheme="minorHAnsi"/>
                  <w:color w:val="000000"/>
                  <w:sz w:val="18"/>
                  <w:szCs w:val="16"/>
                </w:rPr>
                <w:t>RoleId</w:t>
              </w:r>
            </w:ins>
          </w:p>
        </w:tc>
        <w:tc>
          <w:tcPr>
            <w:tcW w:w="1603" w:type="dxa"/>
            <w:tcBorders>
              <w:top w:val="single" w:sz="4" w:space="0" w:color="auto"/>
              <w:left w:val="single" w:sz="4" w:space="0" w:color="auto"/>
              <w:bottom w:val="single" w:sz="4" w:space="0" w:color="auto"/>
              <w:right w:val="single" w:sz="4" w:space="0" w:color="auto"/>
            </w:tcBorders>
          </w:tcPr>
          <w:p w14:paraId="0CE4FF67" w14:textId="2F6E2158" w:rsidR="003F646A" w:rsidRPr="00E50260" w:rsidRDefault="003F646A" w:rsidP="008B3A1E">
            <w:pPr>
              <w:rPr>
                <w:ins w:id="5412" w:author="Rakesh Singhi" w:date="2015-02-07T14:35:00Z"/>
                <w:rFonts w:asciiTheme="minorHAnsi" w:eastAsiaTheme="minorHAnsi" w:hAnsiTheme="minorHAnsi" w:cstheme="minorHAnsi"/>
                <w:color w:val="000000"/>
                <w:highlight w:val="white"/>
              </w:rPr>
            </w:pPr>
            <w:ins w:id="5413" w:author="Rakesh Singhi" w:date="2015-02-07T14:35:00Z">
              <w:r w:rsidRPr="00E50260">
                <w:rPr>
                  <w:rFonts w:asciiTheme="minorHAnsi" w:eastAsiaTheme="minorHAnsi" w:hAnsiTheme="minorHAnsi" w:cstheme="minorHAnsi"/>
                  <w:color w:val="000000"/>
                  <w:highlight w:val="white"/>
                </w:rPr>
                <w:t>VEBIP_UsersRole</w:t>
              </w:r>
            </w:ins>
          </w:p>
        </w:tc>
        <w:tc>
          <w:tcPr>
            <w:tcW w:w="2229" w:type="dxa"/>
            <w:tcBorders>
              <w:top w:val="single" w:sz="4" w:space="0" w:color="auto"/>
              <w:left w:val="single" w:sz="4" w:space="0" w:color="auto"/>
              <w:bottom w:val="single" w:sz="4" w:space="0" w:color="auto"/>
              <w:right w:val="single" w:sz="4" w:space="0" w:color="auto"/>
            </w:tcBorders>
          </w:tcPr>
          <w:p w14:paraId="4826CD3D" w14:textId="2F02059C" w:rsidR="003F646A" w:rsidRPr="00E50260" w:rsidRDefault="003F646A" w:rsidP="008B3A1E">
            <w:pPr>
              <w:rPr>
                <w:ins w:id="5414" w:author="Rakesh Singhi" w:date="2015-02-07T14:35:00Z"/>
                <w:rFonts w:asciiTheme="minorHAnsi" w:hAnsiTheme="minorHAnsi" w:cstheme="minorHAnsi"/>
                <w:color w:val="000000"/>
                <w:sz w:val="18"/>
                <w:szCs w:val="16"/>
              </w:rPr>
            </w:pPr>
            <w:ins w:id="5415" w:author="Rakesh Singhi" w:date="2015-02-07T14:35:00Z">
              <w:r w:rsidRPr="00E50260">
                <w:rPr>
                  <w:rFonts w:asciiTheme="minorHAnsi" w:hAnsiTheme="minorHAnsi" w:cstheme="minorHAnsi"/>
                  <w:color w:val="000000"/>
                  <w:sz w:val="18"/>
                  <w:szCs w:val="16"/>
                </w:rPr>
                <w:t>User_Role_ID</w:t>
              </w:r>
            </w:ins>
          </w:p>
        </w:tc>
      </w:tr>
      <w:tr w:rsidR="003F646A" w:rsidRPr="00D30FA1" w14:paraId="7E6C0F1B" w14:textId="77777777" w:rsidTr="003F646A">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7939F89A" w14:textId="77777777" w:rsidR="003F646A" w:rsidRPr="00EC2E5D" w:rsidRDefault="003F646A" w:rsidP="008B3A1E">
            <w:pPr>
              <w:rPr>
                <w:rFonts w:asciiTheme="minorHAnsi" w:hAnsiTheme="minorHAnsi" w:cstheme="minorHAnsi"/>
                <w:color w:val="000000"/>
                <w:sz w:val="18"/>
                <w:szCs w:val="16"/>
              </w:rPr>
            </w:pPr>
            <w:r>
              <w:rPr>
                <w:rFonts w:asciiTheme="minorHAnsi" w:hAnsiTheme="minorHAnsi" w:cstheme="minorHAnsi"/>
                <w:color w:val="000000"/>
                <w:sz w:val="18"/>
                <w:szCs w:val="16"/>
              </w:rPr>
              <w:t>USER_ID</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0031405" w14:textId="77777777" w:rsidR="003F646A" w:rsidRPr="00655D0F" w:rsidRDefault="003F646A"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Users</w:t>
            </w:r>
          </w:p>
        </w:tc>
        <w:tc>
          <w:tcPr>
            <w:tcW w:w="1658" w:type="dxa"/>
            <w:tcBorders>
              <w:top w:val="single" w:sz="4" w:space="0" w:color="auto"/>
              <w:left w:val="single" w:sz="4" w:space="0" w:color="auto"/>
              <w:bottom w:val="single" w:sz="4" w:space="0" w:color="auto"/>
              <w:right w:val="single" w:sz="4" w:space="0" w:color="auto"/>
            </w:tcBorders>
          </w:tcPr>
          <w:p w14:paraId="5123E932" w14:textId="77777777" w:rsidR="003F646A" w:rsidRPr="00655D0F" w:rsidRDefault="003F646A"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Id</w:t>
            </w:r>
          </w:p>
        </w:tc>
        <w:tc>
          <w:tcPr>
            <w:tcW w:w="1603" w:type="dxa"/>
            <w:tcBorders>
              <w:top w:val="single" w:sz="4" w:space="0" w:color="auto"/>
              <w:left w:val="single" w:sz="4" w:space="0" w:color="auto"/>
              <w:bottom w:val="single" w:sz="4" w:space="0" w:color="auto"/>
              <w:right w:val="single" w:sz="4" w:space="0" w:color="auto"/>
            </w:tcBorders>
          </w:tcPr>
          <w:p w14:paraId="69B5F3C9" w14:textId="77777777" w:rsidR="003F646A" w:rsidRPr="00E50260" w:rsidRDefault="003F646A" w:rsidP="008B3A1E">
            <w:pPr>
              <w:rPr>
                <w:rFonts w:asciiTheme="minorHAnsi" w:hAnsiTheme="minorHAnsi" w:cstheme="minorHAnsi"/>
                <w:color w:val="000000"/>
                <w:sz w:val="18"/>
                <w:szCs w:val="16"/>
              </w:rPr>
            </w:pPr>
            <w:r w:rsidRPr="00E50260">
              <w:rPr>
                <w:rFonts w:asciiTheme="minorHAnsi" w:eastAsiaTheme="minorHAnsi" w:hAnsiTheme="minorHAnsi" w:cstheme="minorHAnsi"/>
                <w:color w:val="000000"/>
                <w:highlight w:val="white"/>
              </w:rPr>
              <w:t>VEBIP_UsersRole</w:t>
            </w:r>
          </w:p>
        </w:tc>
        <w:tc>
          <w:tcPr>
            <w:tcW w:w="2229" w:type="dxa"/>
            <w:tcBorders>
              <w:top w:val="single" w:sz="4" w:space="0" w:color="auto"/>
              <w:left w:val="single" w:sz="4" w:space="0" w:color="auto"/>
              <w:bottom w:val="single" w:sz="4" w:space="0" w:color="auto"/>
              <w:right w:val="single" w:sz="4" w:space="0" w:color="auto"/>
            </w:tcBorders>
          </w:tcPr>
          <w:p w14:paraId="045650F2" w14:textId="77777777" w:rsidR="003F646A" w:rsidRPr="00E50260" w:rsidRDefault="003F646A" w:rsidP="008B3A1E">
            <w:pPr>
              <w:rPr>
                <w:rFonts w:asciiTheme="minorHAnsi" w:hAnsiTheme="minorHAnsi" w:cstheme="minorHAnsi"/>
                <w:color w:val="000000"/>
                <w:sz w:val="18"/>
                <w:szCs w:val="16"/>
              </w:rPr>
            </w:pPr>
            <w:r w:rsidRPr="00E50260">
              <w:rPr>
                <w:rFonts w:asciiTheme="minorHAnsi" w:hAnsiTheme="minorHAnsi" w:cstheme="minorHAnsi"/>
                <w:color w:val="000000"/>
                <w:sz w:val="18"/>
                <w:szCs w:val="16"/>
              </w:rPr>
              <w:t>User_ID</w:t>
            </w:r>
          </w:p>
        </w:tc>
      </w:tr>
      <w:tr w:rsidR="003F646A" w:rsidRPr="00D30FA1" w14:paraId="5D4F284A" w14:textId="77777777" w:rsidTr="003F646A">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128C6BAF" w14:textId="77777777" w:rsidR="003F646A" w:rsidRPr="007D752A" w:rsidRDefault="003F646A" w:rsidP="008B3A1E">
            <w:pPr>
              <w:rPr>
                <w:rFonts w:asciiTheme="minorHAnsi" w:hAnsiTheme="minorHAnsi" w:cstheme="minorHAnsi"/>
                <w:color w:val="000000"/>
                <w:sz w:val="18"/>
                <w:szCs w:val="16"/>
                <w:highlight w:val="yellow"/>
              </w:rPr>
            </w:pPr>
            <w:r w:rsidRPr="00494685">
              <w:rPr>
                <w:rFonts w:asciiTheme="minorHAnsi" w:hAnsiTheme="minorHAnsi" w:cstheme="minorHAnsi"/>
                <w:color w:val="000000"/>
                <w:sz w:val="18"/>
                <w:szCs w:val="16"/>
              </w:rPr>
              <w:t>OPERATION_AREA_NAME</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00BC934" w14:textId="77777777" w:rsidR="003F646A" w:rsidRPr="00655D0F" w:rsidRDefault="003F646A"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OperationArea</w:t>
            </w:r>
          </w:p>
        </w:tc>
        <w:tc>
          <w:tcPr>
            <w:tcW w:w="1658" w:type="dxa"/>
            <w:tcBorders>
              <w:top w:val="single" w:sz="4" w:space="0" w:color="auto"/>
              <w:left w:val="single" w:sz="4" w:space="0" w:color="auto"/>
              <w:bottom w:val="single" w:sz="4" w:space="0" w:color="auto"/>
              <w:right w:val="single" w:sz="4" w:space="0" w:color="auto"/>
            </w:tcBorders>
          </w:tcPr>
          <w:p w14:paraId="4F32A54F" w14:textId="63EF4E12" w:rsidR="003F646A" w:rsidRPr="00655D0F" w:rsidRDefault="00064327" w:rsidP="008B3A1E">
            <w:pPr>
              <w:rPr>
                <w:rFonts w:asciiTheme="minorHAnsi" w:hAnsiTheme="minorHAnsi" w:cstheme="minorHAnsi"/>
                <w:color w:val="000000"/>
                <w:sz w:val="18"/>
                <w:szCs w:val="16"/>
              </w:rPr>
            </w:pPr>
            <w:ins w:id="5416" w:author="Sowndarya S (WT01 - Manufacturing &amp; Hi Tech)" w:date="2015-03-17T13:07:00Z">
              <w:r>
                <w:rPr>
                  <w:rFonts w:asciiTheme="minorHAnsi" w:hAnsiTheme="minorHAnsi" w:cstheme="minorHAnsi"/>
                  <w:color w:val="000000"/>
                  <w:sz w:val="18"/>
                  <w:szCs w:val="16"/>
                </w:rPr>
                <w:t>EN</w:t>
              </w:r>
            </w:ins>
            <w:r w:rsidR="003F646A" w:rsidRPr="00655D0F">
              <w:rPr>
                <w:rFonts w:asciiTheme="minorHAnsi" w:hAnsiTheme="minorHAnsi" w:cstheme="minorHAnsi"/>
                <w:color w:val="000000"/>
                <w:sz w:val="18"/>
                <w:szCs w:val="16"/>
              </w:rPr>
              <w:t>Name</w:t>
            </w:r>
          </w:p>
        </w:tc>
        <w:tc>
          <w:tcPr>
            <w:tcW w:w="1603" w:type="dxa"/>
            <w:tcBorders>
              <w:top w:val="single" w:sz="4" w:space="0" w:color="auto"/>
              <w:left w:val="single" w:sz="4" w:space="0" w:color="auto"/>
              <w:bottom w:val="single" w:sz="4" w:space="0" w:color="auto"/>
              <w:right w:val="single" w:sz="4" w:space="0" w:color="auto"/>
            </w:tcBorders>
          </w:tcPr>
          <w:p w14:paraId="64FCA43C" w14:textId="77777777" w:rsidR="003F646A" w:rsidRPr="00E50260" w:rsidRDefault="003F646A" w:rsidP="008B3A1E">
            <w:pPr>
              <w:rPr>
                <w:rFonts w:asciiTheme="minorHAnsi" w:hAnsiTheme="minorHAnsi" w:cstheme="minorHAnsi"/>
                <w:color w:val="000000"/>
                <w:sz w:val="18"/>
                <w:szCs w:val="16"/>
              </w:rPr>
            </w:pPr>
            <w:r w:rsidRPr="00E50260">
              <w:rPr>
                <w:rFonts w:asciiTheme="minorHAnsi" w:eastAsiaTheme="minorHAnsi" w:hAnsiTheme="minorHAnsi" w:cstheme="minorHAnsi"/>
                <w:color w:val="000000"/>
                <w:highlight w:val="white"/>
              </w:rPr>
              <w:t>VEBIP_UsersRole</w:t>
            </w:r>
          </w:p>
        </w:tc>
        <w:tc>
          <w:tcPr>
            <w:tcW w:w="2229" w:type="dxa"/>
            <w:tcBorders>
              <w:top w:val="single" w:sz="4" w:space="0" w:color="auto"/>
              <w:left w:val="single" w:sz="4" w:space="0" w:color="auto"/>
              <w:bottom w:val="single" w:sz="4" w:space="0" w:color="auto"/>
              <w:right w:val="single" w:sz="4" w:space="0" w:color="auto"/>
            </w:tcBorders>
          </w:tcPr>
          <w:p w14:paraId="4B357826" w14:textId="77777777" w:rsidR="003F646A" w:rsidRPr="00E50260" w:rsidRDefault="003F646A" w:rsidP="008B3A1E">
            <w:pPr>
              <w:rPr>
                <w:rFonts w:asciiTheme="minorHAnsi" w:hAnsiTheme="minorHAnsi" w:cstheme="minorHAnsi"/>
                <w:color w:val="000000"/>
                <w:sz w:val="18"/>
                <w:szCs w:val="16"/>
              </w:rPr>
            </w:pPr>
            <w:r w:rsidRPr="00E50260">
              <w:rPr>
                <w:rFonts w:asciiTheme="minorHAnsi" w:hAnsiTheme="minorHAnsi" w:cstheme="minorHAnsi"/>
                <w:color w:val="000000"/>
                <w:sz w:val="18"/>
                <w:szCs w:val="16"/>
              </w:rPr>
              <w:t>Operation_Area_Name</w:t>
            </w:r>
          </w:p>
        </w:tc>
      </w:tr>
      <w:tr w:rsidR="003F646A" w:rsidRPr="00D30FA1" w14:paraId="65431CEF" w14:textId="77777777" w:rsidTr="003F646A">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40C97A98" w14:textId="77777777" w:rsidR="003F646A" w:rsidRPr="007D752A" w:rsidRDefault="003F646A" w:rsidP="008B3A1E">
            <w:pPr>
              <w:rPr>
                <w:rFonts w:asciiTheme="minorHAnsi" w:hAnsiTheme="minorHAnsi" w:cstheme="minorHAnsi"/>
                <w:color w:val="000000"/>
                <w:sz w:val="18"/>
                <w:szCs w:val="16"/>
                <w:highlight w:val="yellow"/>
              </w:rPr>
            </w:pPr>
            <w:r w:rsidRPr="00494685">
              <w:rPr>
                <w:rFonts w:asciiTheme="minorHAnsi" w:hAnsiTheme="minorHAnsi" w:cstheme="minorHAnsi"/>
                <w:color w:val="000000"/>
                <w:sz w:val="18"/>
                <w:szCs w:val="16"/>
              </w:rPr>
              <w:t>OPERATION_AREA_TYPE_NAME</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C70FFA6" w14:textId="77777777" w:rsidR="003F646A" w:rsidRPr="00655D0F" w:rsidRDefault="003F646A"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OpearationAreaType</w:t>
            </w:r>
          </w:p>
        </w:tc>
        <w:tc>
          <w:tcPr>
            <w:tcW w:w="1658" w:type="dxa"/>
            <w:tcBorders>
              <w:top w:val="single" w:sz="4" w:space="0" w:color="auto"/>
              <w:left w:val="single" w:sz="4" w:space="0" w:color="auto"/>
              <w:bottom w:val="single" w:sz="4" w:space="0" w:color="auto"/>
              <w:right w:val="single" w:sz="4" w:space="0" w:color="auto"/>
            </w:tcBorders>
          </w:tcPr>
          <w:p w14:paraId="660C4264" w14:textId="6E92E2C0" w:rsidR="003F646A" w:rsidRPr="00655D0F" w:rsidRDefault="00064327" w:rsidP="008B3A1E">
            <w:pPr>
              <w:rPr>
                <w:rFonts w:asciiTheme="minorHAnsi" w:hAnsiTheme="minorHAnsi" w:cstheme="minorHAnsi"/>
                <w:color w:val="000000"/>
                <w:sz w:val="18"/>
                <w:szCs w:val="16"/>
              </w:rPr>
            </w:pPr>
            <w:ins w:id="5417" w:author="Sowndarya S (WT01 - Manufacturing &amp; Hi Tech)" w:date="2015-03-17T13:07:00Z">
              <w:r>
                <w:rPr>
                  <w:rFonts w:asciiTheme="minorHAnsi" w:hAnsiTheme="minorHAnsi" w:cstheme="minorHAnsi"/>
                  <w:color w:val="000000"/>
                  <w:sz w:val="18"/>
                  <w:szCs w:val="16"/>
                </w:rPr>
                <w:t>EN</w:t>
              </w:r>
            </w:ins>
            <w:r w:rsidR="003F646A" w:rsidRPr="00655D0F">
              <w:rPr>
                <w:rFonts w:asciiTheme="minorHAnsi" w:hAnsiTheme="minorHAnsi" w:cstheme="minorHAnsi"/>
                <w:color w:val="000000"/>
                <w:sz w:val="18"/>
                <w:szCs w:val="16"/>
              </w:rPr>
              <w:t>Name</w:t>
            </w:r>
          </w:p>
        </w:tc>
        <w:tc>
          <w:tcPr>
            <w:tcW w:w="1603" w:type="dxa"/>
            <w:tcBorders>
              <w:top w:val="single" w:sz="4" w:space="0" w:color="auto"/>
              <w:left w:val="single" w:sz="4" w:space="0" w:color="auto"/>
              <w:bottom w:val="single" w:sz="4" w:space="0" w:color="auto"/>
              <w:right w:val="single" w:sz="4" w:space="0" w:color="auto"/>
            </w:tcBorders>
          </w:tcPr>
          <w:p w14:paraId="7F5BF447" w14:textId="77777777" w:rsidR="003F646A" w:rsidRPr="00E50260" w:rsidRDefault="003F646A" w:rsidP="008B3A1E">
            <w:pPr>
              <w:rPr>
                <w:rFonts w:asciiTheme="minorHAnsi" w:hAnsiTheme="minorHAnsi" w:cstheme="minorHAnsi"/>
                <w:color w:val="000000"/>
                <w:sz w:val="18"/>
                <w:szCs w:val="16"/>
              </w:rPr>
            </w:pPr>
            <w:r w:rsidRPr="00E50260">
              <w:rPr>
                <w:rFonts w:asciiTheme="minorHAnsi" w:eastAsiaTheme="minorHAnsi" w:hAnsiTheme="minorHAnsi" w:cstheme="minorHAnsi"/>
                <w:color w:val="000000"/>
                <w:highlight w:val="white"/>
              </w:rPr>
              <w:t>VEBIP_UsersRole</w:t>
            </w:r>
          </w:p>
        </w:tc>
        <w:tc>
          <w:tcPr>
            <w:tcW w:w="2229" w:type="dxa"/>
            <w:tcBorders>
              <w:top w:val="single" w:sz="4" w:space="0" w:color="auto"/>
              <w:left w:val="single" w:sz="4" w:space="0" w:color="auto"/>
              <w:bottom w:val="single" w:sz="4" w:space="0" w:color="auto"/>
              <w:right w:val="single" w:sz="4" w:space="0" w:color="auto"/>
            </w:tcBorders>
          </w:tcPr>
          <w:p w14:paraId="05B754F6" w14:textId="77777777" w:rsidR="003F646A" w:rsidRPr="00E50260" w:rsidRDefault="003F646A" w:rsidP="008B3A1E">
            <w:pPr>
              <w:rPr>
                <w:rFonts w:asciiTheme="minorHAnsi" w:hAnsiTheme="minorHAnsi" w:cstheme="minorHAnsi"/>
                <w:color w:val="000000"/>
                <w:sz w:val="18"/>
                <w:szCs w:val="16"/>
              </w:rPr>
            </w:pPr>
            <w:r w:rsidRPr="00E50260">
              <w:rPr>
                <w:rFonts w:asciiTheme="minorHAnsi" w:hAnsiTheme="minorHAnsi" w:cstheme="minorHAnsi"/>
                <w:color w:val="000000"/>
                <w:sz w:val="18"/>
                <w:szCs w:val="16"/>
              </w:rPr>
              <w:t>Operation_Area_Type_Name</w:t>
            </w:r>
          </w:p>
        </w:tc>
      </w:tr>
      <w:tr w:rsidR="003F646A" w:rsidRPr="00D30FA1" w14:paraId="714B81E4" w14:textId="77777777" w:rsidTr="003F646A">
        <w:trPr>
          <w:trHeight w:val="70"/>
        </w:trPr>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5AB9E62C" w14:textId="77777777" w:rsidR="003F646A" w:rsidRPr="00D30FA1" w:rsidRDefault="003F646A" w:rsidP="008B3A1E">
            <w:pPr>
              <w:rPr>
                <w:rFonts w:asciiTheme="minorHAnsi" w:hAnsiTheme="minorHAnsi" w:cstheme="minorHAnsi"/>
                <w:color w:val="000000"/>
                <w:sz w:val="18"/>
                <w:szCs w:val="16"/>
              </w:rPr>
            </w:pPr>
            <w:r>
              <w:rPr>
                <w:rFonts w:asciiTheme="minorHAnsi" w:hAnsiTheme="minorHAnsi" w:cstheme="minorHAnsi"/>
                <w:color w:val="000000"/>
                <w:sz w:val="18"/>
                <w:szCs w:val="16"/>
              </w:rPr>
              <w:t>MANAGER_USER_ID</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8C00EA9" w14:textId="77777777" w:rsidR="003F646A" w:rsidRPr="00655D0F" w:rsidRDefault="003F646A"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UserOpAreaRole</w:t>
            </w:r>
          </w:p>
        </w:tc>
        <w:tc>
          <w:tcPr>
            <w:tcW w:w="1658" w:type="dxa"/>
            <w:tcBorders>
              <w:top w:val="single" w:sz="4" w:space="0" w:color="auto"/>
              <w:left w:val="single" w:sz="4" w:space="0" w:color="auto"/>
              <w:bottom w:val="single" w:sz="4" w:space="0" w:color="auto"/>
              <w:right w:val="single" w:sz="4" w:space="0" w:color="auto"/>
            </w:tcBorders>
          </w:tcPr>
          <w:p w14:paraId="6AFF39B7" w14:textId="77777777" w:rsidR="003F646A" w:rsidRPr="00655D0F" w:rsidRDefault="003F646A"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ManagerUserId</w:t>
            </w:r>
          </w:p>
        </w:tc>
        <w:tc>
          <w:tcPr>
            <w:tcW w:w="1603" w:type="dxa"/>
            <w:tcBorders>
              <w:top w:val="single" w:sz="4" w:space="0" w:color="auto"/>
              <w:left w:val="single" w:sz="4" w:space="0" w:color="auto"/>
              <w:bottom w:val="single" w:sz="4" w:space="0" w:color="auto"/>
              <w:right w:val="single" w:sz="4" w:space="0" w:color="auto"/>
            </w:tcBorders>
          </w:tcPr>
          <w:p w14:paraId="5C5616E4" w14:textId="77777777" w:rsidR="003F646A" w:rsidRPr="00E50260" w:rsidRDefault="003F646A" w:rsidP="008B3A1E">
            <w:pPr>
              <w:rPr>
                <w:rFonts w:asciiTheme="minorHAnsi" w:hAnsiTheme="minorHAnsi" w:cstheme="minorHAnsi"/>
                <w:color w:val="000000"/>
                <w:sz w:val="18"/>
                <w:szCs w:val="16"/>
              </w:rPr>
            </w:pPr>
            <w:r w:rsidRPr="00E50260">
              <w:rPr>
                <w:rFonts w:asciiTheme="minorHAnsi" w:eastAsiaTheme="minorHAnsi" w:hAnsiTheme="minorHAnsi" w:cstheme="minorHAnsi"/>
                <w:color w:val="000000"/>
                <w:highlight w:val="white"/>
              </w:rPr>
              <w:t>VEBIP_UsersRole</w:t>
            </w:r>
          </w:p>
        </w:tc>
        <w:tc>
          <w:tcPr>
            <w:tcW w:w="2229" w:type="dxa"/>
            <w:tcBorders>
              <w:top w:val="single" w:sz="4" w:space="0" w:color="auto"/>
              <w:left w:val="single" w:sz="4" w:space="0" w:color="auto"/>
              <w:bottom w:val="single" w:sz="4" w:space="0" w:color="auto"/>
              <w:right w:val="single" w:sz="4" w:space="0" w:color="auto"/>
            </w:tcBorders>
          </w:tcPr>
          <w:p w14:paraId="6DB91AF1" w14:textId="77777777" w:rsidR="003F646A" w:rsidRPr="00E50260" w:rsidRDefault="003F646A" w:rsidP="008B3A1E">
            <w:pPr>
              <w:rPr>
                <w:rFonts w:asciiTheme="minorHAnsi" w:hAnsiTheme="minorHAnsi" w:cstheme="minorHAnsi"/>
                <w:color w:val="000000"/>
                <w:sz w:val="18"/>
                <w:szCs w:val="16"/>
              </w:rPr>
            </w:pPr>
            <w:r w:rsidRPr="00E50260">
              <w:rPr>
                <w:rFonts w:asciiTheme="minorHAnsi" w:hAnsiTheme="minorHAnsi" w:cstheme="minorHAnsi"/>
                <w:color w:val="000000"/>
                <w:sz w:val="18"/>
                <w:szCs w:val="16"/>
              </w:rPr>
              <w:t>ManagerUserId</w:t>
            </w:r>
          </w:p>
        </w:tc>
      </w:tr>
      <w:tr w:rsidR="003F646A" w:rsidRPr="00D30FA1" w14:paraId="4500B2E7" w14:textId="77777777" w:rsidTr="003F646A">
        <w:trPr>
          <w:trHeight w:val="70"/>
        </w:trPr>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78C2E8DB" w14:textId="77777777" w:rsidR="003F646A" w:rsidRPr="00D30FA1" w:rsidRDefault="003F646A" w:rsidP="008B3A1E">
            <w:pPr>
              <w:rPr>
                <w:rFonts w:asciiTheme="minorHAnsi" w:hAnsiTheme="minorHAnsi" w:cstheme="minorHAnsi"/>
                <w:color w:val="000000"/>
                <w:sz w:val="18"/>
                <w:szCs w:val="16"/>
              </w:rPr>
            </w:pPr>
            <w:r>
              <w:rPr>
                <w:rFonts w:asciiTheme="minorHAnsi" w:hAnsiTheme="minorHAnsi" w:cstheme="minorHAnsi"/>
                <w:color w:val="000000"/>
                <w:sz w:val="18"/>
                <w:szCs w:val="16"/>
              </w:rPr>
              <w:t>MANAGER_ROLE_NAME</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86C2273" w14:textId="77777777" w:rsidR="003F646A" w:rsidRPr="00655D0F" w:rsidRDefault="003F646A"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Roles</w:t>
            </w:r>
          </w:p>
        </w:tc>
        <w:tc>
          <w:tcPr>
            <w:tcW w:w="1658" w:type="dxa"/>
            <w:tcBorders>
              <w:top w:val="single" w:sz="4" w:space="0" w:color="auto"/>
              <w:left w:val="single" w:sz="4" w:space="0" w:color="auto"/>
              <w:bottom w:val="single" w:sz="4" w:space="0" w:color="auto"/>
              <w:right w:val="single" w:sz="4" w:space="0" w:color="auto"/>
            </w:tcBorders>
          </w:tcPr>
          <w:p w14:paraId="17729096" w14:textId="1411D444" w:rsidR="003F646A" w:rsidRPr="00655D0F" w:rsidRDefault="00064327" w:rsidP="008B3A1E">
            <w:pPr>
              <w:rPr>
                <w:rFonts w:asciiTheme="minorHAnsi" w:hAnsiTheme="minorHAnsi" w:cstheme="minorHAnsi"/>
                <w:color w:val="000000"/>
                <w:sz w:val="18"/>
                <w:szCs w:val="16"/>
              </w:rPr>
            </w:pPr>
            <w:ins w:id="5418" w:author="Sowndarya S (WT01 - Manufacturing &amp; Hi Tech)" w:date="2015-03-17T13:07:00Z">
              <w:r>
                <w:rPr>
                  <w:rFonts w:asciiTheme="minorHAnsi" w:hAnsiTheme="minorHAnsi" w:cstheme="minorHAnsi"/>
                  <w:color w:val="000000"/>
                  <w:sz w:val="18"/>
                  <w:szCs w:val="16"/>
                </w:rPr>
                <w:t>EN</w:t>
              </w:r>
            </w:ins>
            <w:r w:rsidR="003F646A" w:rsidRPr="00655D0F">
              <w:rPr>
                <w:rFonts w:asciiTheme="minorHAnsi" w:hAnsiTheme="minorHAnsi" w:cstheme="minorHAnsi"/>
                <w:color w:val="000000"/>
                <w:sz w:val="18"/>
                <w:szCs w:val="16"/>
              </w:rPr>
              <w:t>Name</w:t>
            </w:r>
          </w:p>
        </w:tc>
        <w:tc>
          <w:tcPr>
            <w:tcW w:w="1603" w:type="dxa"/>
            <w:tcBorders>
              <w:top w:val="single" w:sz="4" w:space="0" w:color="auto"/>
              <w:left w:val="single" w:sz="4" w:space="0" w:color="auto"/>
              <w:bottom w:val="single" w:sz="4" w:space="0" w:color="auto"/>
              <w:right w:val="single" w:sz="4" w:space="0" w:color="auto"/>
            </w:tcBorders>
          </w:tcPr>
          <w:p w14:paraId="2121992B" w14:textId="77777777" w:rsidR="003F646A" w:rsidRPr="00E50260" w:rsidRDefault="003F646A" w:rsidP="008B3A1E">
            <w:pPr>
              <w:rPr>
                <w:rFonts w:asciiTheme="minorHAnsi" w:hAnsiTheme="minorHAnsi" w:cstheme="minorHAnsi"/>
                <w:color w:val="000000"/>
                <w:sz w:val="18"/>
                <w:szCs w:val="16"/>
              </w:rPr>
            </w:pPr>
            <w:r w:rsidRPr="00E50260">
              <w:rPr>
                <w:rFonts w:asciiTheme="minorHAnsi" w:eastAsiaTheme="minorHAnsi" w:hAnsiTheme="minorHAnsi" w:cstheme="minorHAnsi"/>
                <w:color w:val="000000"/>
                <w:highlight w:val="white"/>
              </w:rPr>
              <w:t>VEBIP_UsersRole</w:t>
            </w:r>
          </w:p>
        </w:tc>
        <w:tc>
          <w:tcPr>
            <w:tcW w:w="2229" w:type="dxa"/>
            <w:tcBorders>
              <w:top w:val="single" w:sz="4" w:space="0" w:color="auto"/>
              <w:left w:val="single" w:sz="4" w:space="0" w:color="auto"/>
              <w:bottom w:val="single" w:sz="4" w:space="0" w:color="auto"/>
              <w:right w:val="single" w:sz="4" w:space="0" w:color="auto"/>
            </w:tcBorders>
          </w:tcPr>
          <w:p w14:paraId="20FDD5D3" w14:textId="77777777" w:rsidR="003F646A" w:rsidRPr="00E50260" w:rsidRDefault="003F646A" w:rsidP="008B3A1E">
            <w:pPr>
              <w:rPr>
                <w:rFonts w:asciiTheme="minorHAnsi" w:hAnsiTheme="minorHAnsi" w:cstheme="minorHAnsi"/>
                <w:color w:val="000000"/>
                <w:sz w:val="18"/>
                <w:szCs w:val="16"/>
              </w:rPr>
            </w:pPr>
            <w:r w:rsidRPr="00E50260">
              <w:rPr>
                <w:rFonts w:asciiTheme="minorHAnsi" w:hAnsiTheme="minorHAnsi" w:cstheme="minorHAnsi"/>
                <w:color w:val="000000"/>
                <w:sz w:val="18"/>
                <w:szCs w:val="16"/>
              </w:rPr>
              <w:t>Manager_Role_Name</w:t>
            </w:r>
          </w:p>
        </w:tc>
      </w:tr>
      <w:tr w:rsidR="003F646A" w:rsidRPr="00D30FA1" w14:paraId="65561601" w14:textId="77777777" w:rsidTr="003F646A">
        <w:trPr>
          <w:trHeight w:val="70"/>
        </w:trPr>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46DC2B0C" w14:textId="77777777" w:rsidR="003F646A" w:rsidRPr="007D752A" w:rsidRDefault="003F646A" w:rsidP="008B3A1E">
            <w:pPr>
              <w:rPr>
                <w:rFonts w:asciiTheme="minorHAnsi" w:hAnsiTheme="minorHAnsi" w:cstheme="minorHAnsi"/>
                <w:color w:val="000000"/>
                <w:sz w:val="18"/>
                <w:szCs w:val="16"/>
                <w:highlight w:val="yellow"/>
              </w:rPr>
            </w:pPr>
            <w:r w:rsidRPr="00494685">
              <w:rPr>
                <w:rFonts w:asciiTheme="minorHAnsi" w:hAnsiTheme="minorHAnsi" w:cstheme="minorHAnsi"/>
                <w:color w:val="000000"/>
                <w:sz w:val="18"/>
                <w:szCs w:val="16"/>
              </w:rPr>
              <w:t>ROLE_NAME</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6C511E" w14:textId="77777777" w:rsidR="003F646A" w:rsidRPr="00655D0F" w:rsidRDefault="003F646A" w:rsidP="008B3A1E">
            <w:pPr>
              <w:rPr>
                <w:rFonts w:asciiTheme="minorHAnsi" w:hAnsiTheme="minorHAnsi" w:cstheme="minorHAnsi"/>
                <w:color w:val="000000"/>
                <w:sz w:val="18"/>
                <w:szCs w:val="16"/>
              </w:rPr>
            </w:pPr>
            <w:r w:rsidRPr="00655D0F">
              <w:rPr>
                <w:rFonts w:asciiTheme="minorHAnsi" w:hAnsiTheme="minorHAnsi" w:cstheme="minorHAnsi"/>
                <w:color w:val="000000"/>
                <w:sz w:val="18"/>
                <w:szCs w:val="16"/>
              </w:rPr>
              <w:t>Roles</w:t>
            </w:r>
          </w:p>
        </w:tc>
        <w:tc>
          <w:tcPr>
            <w:tcW w:w="1658" w:type="dxa"/>
            <w:tcBorders>
              <w:top w:val="single" w:sz="4" w:space="0" w:color="auto"/>
              <w:left w:val="single" w:sz="4" w:space="0" w:color="auto"/>
              <w:bottom w:val="single" w:sz="4" w:space="0" w:color="auto"/>
              <w:right w:val="single" w:sz="4" w:space="0" w:color="auto"/>
            </w:tcBorders>
          </w:tcPr>
          <w:p w14:paraId="617092A2" w14:textId="0B08F991" w:rsidR="003F646A" w:rsidRPr="00655D0F" w:rsidRDefault="00064327" w:rsidP="008B3A1E">
            <w:pPr>
              <w:rPr>
                <w:rFonts w:asciiTheme="minorHAnsi" w:hAnsiTheme="minorHAnsi" w:cstheme="minorHAnsi"/>
                <w:color w:val="000000"/>
                <w:sz w:val="18"/>
                <w:szCs w:val="16"/>
              </w:rPr>
            </w:pPr>
            <w:ins w:id="5419" w:author="Sowndarya S (WT01 - Manufacturing &amp; Hi Tech)" w:date="2015-03-17T13:07:00Z">
              <w:r>
                <w:rPr>
                  <w:rFonts w:asciiTheme="minorHAnsi" w:hAnsiTheme="minorHAnsi" w:cstheme="minorHAnsi"/>
                  <w:color w:val="000000"/>
                  <w:sz w:val="18"/>
                  <w:szCs w:val="16"/>
                </w:rPr>
                <w:t>EN</w:t>
              </w:r>
            </w:ins>
            <w:r w:rsidR="003F646A" w:rsidRPr="00655D0F">
              <w:rPr>
                <w:rFonts w:asciiTheme="minorHAnsi" w:hAnsiTheme="minorHAnsi" w:cstheme="minorHAnsi"/>
                <w:color w:val="000000"/>
                <w:sz w:val="18"/>
                <w:szCs w:val="16"/>
              </w:rPr>
              <w:t>Name</w:t>
            </w:r>
          </w:p>
        </w:tc>
        <w:tc>
          <w:tcPr>
            <w:tcW w:w="1603" w:type="dxa"/>
            <w:tcBorders>
              <w:top w:val="single" w:sz="4" w:space="0" w:color="auto"/>
              <w:left w:val="single" w:sz="4" w:space="0" w:color="auto"/>
              <w:bottom w:val="single" w:sz="4" w:space="0" w:color="auto"/>
              <w:right w:val="single" w:sz="4" w:space="0" w:color="auto"/>
            </w:tcBorders>
          </w:tcPr>
          <w:p w14:paraId="36B64D88" w14:textId="77777777" w:rsidR="003F646A" w:rsidRPr="00E50260" w:rsidRDefault="003F646A" w:rsidP="008B3A1E">
            <w:pPr>
              <w:rPr>
                <w:rFonts w:asciiTheme="minorHAnsi" w:hAnsiTheme="minorHAnsi" w:cstheme="minorHAnsi"/>
                <w:color w:val="000000"/>
                <w:sz w:val="18"/>
                <w:szCs w:val="16"/>
              </w:rPr>
            </w:pPr>
            <w:r w:rsidRPr="00E50260">
              <w:rPr>
                <w:rFonts w:asciiTheme="minorHAnsi" w:eastAsiaTheme="minorHAnsi" w:hAnsiTheme="minorHAnsi" w:cstheme="minorHAnsi"/>
                <w:color w:val="000000"/>
                <w:highlight w:val="white"/>
              </w:rPr>
              <w:t>VEBIP_UsersRole</w:t>
            </w:r>
          </w:p>
        </w:tc>
        <w:tc>
          <w:tcPr>
            <w:tcW w:w="2229" w:type="dxa"/>
            <w:tcBorders>
              <w:top w:val="single" w:sz="4" w:space="0" w:color="auto"/>
              <w:left w:val="single" w:sz="4" w:space="0" w:color="auto"/>
              <w:bottom w:val="single" w:sz="4" w:space="0" w:color="auto"/>
              <w:right w:val="single" w:sz="4" w:space="0" w:color="auto"/>
            </w:tcBorders>
          </w:tcPr>
          <w:p w14:paraId="0AC93DD7" w14:textId="77777777" w:rsidR="003F646A" w:rsidRPr="00E50260" w:rsidRDefault="003F646A" w:rsidP="008B3A1E">
            <w:pPr>
              <w:rPr>
                <w:rFonts w:asciiTheme="minorHAnsi" w:hAnsiTheme="minorHAnsi" w:cstheme="minorHAnsi"/>
                <w:color w:val="000000"/>
                <w:sz w:val="18"/>
                <w:szCs w:val="16"/>
              </w:rPr>
            </w:pPr>
            <w:r w:rsidRPr="00E50260">
              <w:rPr>
                <w:rFonts w:asciiTheme="minorHAnsi" w:hAnsiTheme="minorHAnsi" w:cstheme="minorHAnsi"/>
                <w:color w:val="000000"/>
                <w:sz w:val="18"/>
                <w:szCs w:val="16"/>
              </w:rPr>
              <w:t>Role_Name</w:t>
            </w:r>
          </w:p>
        </w:tc>
      </w:tr>
      <w:tr w:rsidR="003F646A" w:rsidRPr="00D30FA1" w14:paraId="71B65108" w14:textId="77777777" w:rsidTr="003F646A">
        <w:trPr>
          <w:trHeight w:val="70"/>
          <w:ins w:id="5420" w:author="Rakesh Singhi" w:date="2015-02-07T14:36:00Z"/>
        </w:trPr>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48331FB1" w14:textId="51E9E943" w:rsidR="003F646A" w:rsidRPr="00494685" w:rsidRDefault="00A374C6" w:rsidP="008B3A1E">
            <w:pPr>
              <w:rPr>
                <w:ins w:id="5421" w:author="Rakesh Singhi" w:date="2015-02-07T14:36:00Z"/>
                <w:rFonts w:asciiTheme="minorHAnsi" w:hAnsiTheme="minorHAnsi" w:cstheme="minorHAnsi"/>
                <w:color w:val="000000"/>
                <w:sz w:val="18"/>
                <w:szCs w:val="16"/>
              </w:rPr>
            </w:pPr>
            <w:ins w:id="5422" w:author="Sowndarya S (WT01 - Manufacturing &amp; Hi Tech)" w:date="2015-03-17T13:01:00Z">
              <w:r>
                <w:rPr>
                  <w:rFonts w:asciiTheme="minorHAnsi" w:hAnsiTheme="minorHAnsi" w:cstheme="minorHAnsi"/>
                  <w:color w:val="000000"/>
                  <w:sz w:val="18"/>
                  <w:szCs w:val="16"/>
                </w:rPr>
                <w:t>COUNTRY_ID</w:t>
              </w:r>
            </w:ins>
            <w:ins w:id="5423" w:author="Rakesh Singhi" w:date="2015-02-07T14:36:00Z">
              <w:del w:id="5424" w:author="Sowndarya S (WT01 - Manufacturing &amp; Hi Tech)" w:date="2015-03-17T13:01:00Z">
                <w:r w:rsidR="003F646A" w:rsidDel="00A374C6">
                  <w:rPr>
                    <w:rFonts w:asciiTheme="minorHAnsi" w:hAnsiTheme="minorHAnsi" w:cstheme="minorHAnsi"/>
                    <w:color w:val="000000"/>
                    <w:sz w:val="18"/>
                    <w:szCs w:val="16"/>
                  </w:rPr>
                  <w:delText>RESOURCE_OPERATION_AREA_NAME</w:delText>
                </w:r>
              </w:del>
            </w:ins>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53AA41" w14:textId="309875E3" w:rsidR="003F646A" w:rsidRPr="00655D0F" w:rsidRDefault="00064327" w:rsidP="008B3A1E">
            <w:pPr>
              <w:rPr>
                <w:ins w:id="5425" w:author="Rakesh Singhi" w:date="2015-02-07T14:36:00Z"/>
                <w:rFonts w:asciiTheme="minorHAnsi" w:hAnsiTheme="minorHAnsi" w:cstheme="minorHAnsi"/>
                <w:color w:val="000000"/>
                <w:sz w:val="18"/>
                <w:szCs w:val="16"/>
              </w:rPr>
            </w:pPr>
            <w:ins w:id="5426" w:author="Sowndarya S (WT01 - Manufacturing &amp; Hi Tech)" w:date="2015-03-17T13:04:00Z">
              <w:r>
                <w:rPr>
                  <w:rFonts w:asciiTheme="minorHAnsi" w:hAnsiTheme="minorHAnsi" w:cstheme="minorHAnsi"/>
                  <w:color w:val="000000"/>
                  <w:sz w:val="18"/>
                  <w:szCs w:val="16"/>
                </w:rPr>
                <w:t>Country</w:t>
              </w:r>
            </w:ins>
            <w:ins w:id="5427" w:author="Rakesh Singhi" w:date="2015-02-07T14:36:00Z">
              <w:del w:id="5428" w:author="Sowndarya S (WT01 - Manufacturing &amp; Hi Tech)" w:date="2015-03-17T13:01:00Z">
                <w:r w:rsidR="003F646A" w:rsidRPr="00655D0F" w:rsidDel="00A374C6">
                  <w:rPr>
                    <w:rFonts w:asciiTheme="minorHAnsi" w:hAnsiTheme="minorHAnsi" w:cstheme="minorHAnsi"/>
                    <w:color w:val="000000"/>
                    <w:sz w:val="18"/>
                    <w:szCs w:val="16"/>
                  </w:rPr>
                  <w:delText>UserOpAreaRole</w:delText>
                </w:r>
              </w:del>
            </w:ins>
          </w:p>
        </w:tc>
        <w:tc>
          <w:tcPr>
            <w:tcW w:w="1658" w:type="dxa"/>
            <w:tcBorders>
              <w:top w:val="single" w:sz="4" w:space="0" w:color="auto"/>
              <w:left w:val="single" w:sz="4" w:space="0" w:color="auto"/>
              <w:bottom w:val="single" w:sz="4" w:space="0" w:color="auto"/>
              <w:right w:val="single" w:sz="4" w:space="0" w:color="auto"/>
            </w:tcBorders>
          </w:tcPr>
          <w:p w14:paraId="60B78176" w14:textId="05D0639F" w:rsidR="003F646A" w:rsidRPr="00655D0F" w:rsidRDefault="00064327" w:rsidP="008B3A1E">
            <w:pPr>
              <w:rPr>
                <w:ins w:id="5429" w:author="Rakesh Singhi" w:date="2015-02-07T14:36:00Z"/>
                <w:rFonts w:asciiTheme="minorHAnsi" w:hAnsiTheme="minorHAnsi" w:cstheme="minorHAnsi"/>
                <w:color w:val="000000"/>
                <w:sz w:val="18"/>
                <w:szCs w:val="16"/>
              </w:rPr>
            </w:pPr>
            <w:ins w:id="5430" w:author="Sowndarya S (WT01 - Manufacturing &amp; Hi Tech)" w:date="2015-03-17T13:07:00Z">
              <w:r>
                <w:rPr>
                  <w:rFonts w:asciiTheme="minorHAnsi" w:hAnsiTheme="minorHAnsi" w:cstheme="minorHAnsi"/>
                  <w:color w:val="000000"/>
                  <w:sz w:val="18"/>
                  <w:szCs w:val="16"/>
                </w:rPr>
                <w:t>CountryId</w:t>
              </w:r>
            </w:ins>
            <w:ins w:id="5431" w:author="Rakesh Singhi" w:date="2015-02-07T14:36:00Z">
              <w:del w:id="5432" w:author="Sowndarya S (WT01 - Manufacturing &amp; Hi Tech)" w:date="2015-03-17T13:01:00Z">
                <w:r w:rsidR="003F646A" w:rsidDel="00A374C6">
                  <w:rPr>
                    <w:rFonts w:asciiTheme="minorHAnsi" w:hAnsiTheme="minorHAnsi" w:cstheme="minorHAnsi"/>
                    <w:color w:val="000000"/>
                    <w:sz w:val="18"/>
                    <w:szCs w:val="16"/>
                  </w:rPr>
                  <w:delText>ResourceOperationAreaName</w:delText>
                </w:r>
              </w:del>
            </w:ins>
          </w:p>
        </w:tc>
        <w:tc>
          <w:tcPr>
            <w:tcW w:w="1603" w:type="dxa"/>
            <w:tcBorders>
              <w:top w:val="single" w:sz="4" w:space="0" w:color="auto"/>
              <w:left w:val="single" w:sz="4" w:space="0" w:color="auto"/>
              <w:bottom w:val="single" w:sz="4" w:space="0" w:color="auto"/>
              <w:right w:val="single" w:sz="4" w:space="0" w:color="auto"/>
            </w:tcBorders>
          </w:tcPr>
          <w:p w14:paraId="7AEE83D3" w14:textId="41142C5C" w:rsidR="003F646A" w:rsidRPr="00E50260" w:rsidRDefault="00DE340F" w:rsidP="008B3A1E">
            <w:pPr>
              <w:rPr>
                <w:ins w:id="5433" w:author="Rakesh Singhi" w:date="2015-02-07T14:36:00Z"/>
                <w:rFonts w:asciiTheme="minorHAnsi" w:eastAsiaTheme="minorHAnsi" w:hAnsiTheme="minorHAnsi" w:cstheme="minorHAnsi"/>
                <w:color w:val="000000"/>
                <w:highlight w:val="white"/>
              </w:rPr>
            </w:pPr>
            <w:ins w:id="5434" w:author="Sowndarya S (WT01 - Manufacturing &amp; Hi Tech)" w:date="2015-03-17T13:08:00Z">
              <w:r w:rsidRPr="00E50260">
                <w:rPr>
                  <w:rFonts w:asciiTheme="minorHAnsi" w:eastAsiaTheme="minorHAnsi" w:hAnsiTheme="minorHAnsi" w:cstheme="minorHAnsi"/>
                  <w:color w:val="000000"/>
                  <w:highlight w:val="white"/>
                </w:rPr>
                <w:t>VEBIP_UsersRole</w:t>
              </w:r>
              <w:r w:rsidRPr="00D71D74" w:rsidDel="00A374C6">
                <w:rPr>
                  <w:rFonts w:asciiTheme="minorHAnsi" w:eastAsiaTheme="minorHAnsi" w:hAnsiTheme="minorHAnsi" w:cstheme="minorHAnsi"/>
                  <w:color w:val="000000"/>
                  <w:highlight w:val="white"/>
                </w:rPr>
                <w:t xml:space="preserve"> </w:t>
              </w:r>
            </w:ins>
            <w:ins w:id="5435" w:author="Rakesh Singhi" w:date="2015-02-07T14:37:00Z">
              <w:del w:id="5436" w:author="Sowndarya S (WT01 - Manufacturing &amp; Hi Tech)" w:date="2015-03-17T13:01:00Z">
                <w:r w:rsidR="003F646A" w:rsidRPr="00D71D74" w:rsidDel="00A374C6">
                  <w:rPr>
                    <w:rFonts w:asciiTheme="minorHAnsi" w:eastAsiaTheme="minorHAnsi" w:hAnsiTheme="minorHAnsi" w:cstheme="minorHAnsi"/>
                    <w:color w:val="000000"/>
                    <w:highlight w:val="white"/>
                  </w:rPr>
                  <w:delText>VEBIP_UsersRole</w:delText>
                </w:r>
              </w:del>
            </w:ins>
          </w:p>
        </w:tc>
        <w:tc>
          <w:tcPr>
            <w:tcW w:w="2229" w:type="dxa"/>
            <w:tcBorders>
              <w:top w:val="single" w:sz="4" w:space="0" w:color="auto"/>
              <w:left w:val="single" w:sz="4" w:space="0" w:color="auto"/>
              <w:bottom w:val="single" w:sz="4" w:space="0" w:color="auto"/>
              <w:right w:val="single" w:sz="4" w:space="0" w:color="auto"/>
            </w:tcBorders>
          </w:tcPr>
          <w:p w14:paraId="2B442E70" w14:textId="5078E9FC" w:rsidR="003F646A" w:rsidRPr="00E50260" w:rsidRDefault="00DE340F" w:rsidP="008B3A1E">
            <w:pPr>
              <w:rPr>
                <w:ins w:id="5437" w:author="Rakesh Singhi" w:date="2015-02-07T14:36:00Z"/>
                <w:rFonts w:asciiTheme="minorHAnsi" w:hAnsiTheme="minorHAnsi" w:cstheme="minorHAnsi"/>
                <w:color w:val="000000"/>
                <w:sz w:val="18"/>
                <w:szCs w:val="16"/>
              </w:rPr>
            </w:pPr>
            <w:ins w:id="5438" w:author="Sowndarya S (WT01 - Manufacturing &amp; Hi Tech)" w:date="2015-03-17T13:11:00Z">
              <w:r>
                <w:rPr>
                  <w:rFonts w:asciiTheme="minorHAnsi" w:hAnsiTheme="minorHAnsi" w:cstheme="minorHAnsi"/>
                  <w:color w:val="000000"/>
                  <w:sz w:val="18"/>
                  <w:szCs w:val="16"/>
                </w:rPr>
                <w:t>CountryId</w:t>
              </w:r>
            </w:ins>
            <w:ins w:id="5439" w:author="Rakesh Singhi" w:date="2015-02-07T14:37:00Z">
              <w:del w:id="5440" w:author="Sowndarya S (WT01 - Manufacturing &amp; Hi Tech)" w:date="2015-03-17T13:01:00Z">
                <w:r w:rsidR="003F646A" w:rsidDel="00A374C6">
                  <w:rPr>
                    <w:rFonts w:asciiTheme="minorHAnsi" w:hAnsiTheme="minorHAnsi" w:cstheme="minorHAnsi"/>
                    <w:color w:val="000000"/>
                    <w:sz w:val="18"/>
                    <w:szCs w:val="16"/>
                  </w:rPr>
                  <w:delText>ResourceOperationAreaName</w:delText>
                </w:r>
              </w:del>
            </w:ins>
          </w:p>
        </w:tc>
      </w:tr>
      <w:tr w:rsidR="003F646A" w:rsidRPr="00D30FA1" w:rsidDel="00A374C6" w14:paraId="06913F17" w14:textId="4B5C1CAD" w:rsidTr="003F646A">
        <w:trPr>
          <w:trHeight w:val="70"/>
          <w:ins w:id="5441" w:author="Rakesh Singhi" w:date="2015-02-07T14:36:00Z"/>
          <w:del w:id="5442" w:author="Sowndarya S (WT01 - Manufacturing &amp; Hi Tech)" w:date="2015-03-17T13:02:00Z"/>
        </w:trPr>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7D254CEC" w14:textId="15A686B6" w:rsidR="003F646A" w:rsidRPr="00494685" w:rsidDel="00A374C6" w:rsidRDefault="003F646A" w:rsidP="008B3A1E">
            <w:pPr>
              <w:rPr>
                <w:ins w:id="5443" w:author="Rakesh Singhi" w:date="2015-02-07T14:36:00Z"/>
                <w:del w:id="5444" w:author="Sowndarya S (WT01 - Manufacturing &amp; Hi Tech)" w:date="2015-03-17T13:02:00Z"/>
                <w:rFonts w:asciiTheme="minorHAnsi" w:hAnsiTheme="minorHAnsi" w:cstheme="minorHAnsi"/>
                <w:color w:val="000000"/>
                <w:sz w:val="18"/>
                <w:szCs w:val="16"/>
              </w:rPr>
            </w:pPr>
            <w:ins w:id="5445" w:author="Rakesh Singhi" w:date="2015-02-07T14:36:00Z">
              <w:del w:id="5446" w:author="Sowndarya S (WT01 - Manufacturing &amp; Hi Tech)" w:date="2015-03-17T13:01:00Z">
                <w:r w:rsidDel="00A374C6">
                  <w:rPr>
                    <w:rFonts w:asciiTheme="minorHAnsi" w:hAnsiTheme="minorHAnsi" w:cstheme="minorHAnsi"/>
                    <w:color w:val="000000"/>
                    <w:sz w:val="18"/>
                    <w:szCs w:val="16"/>
                  </w:rPr>
                  <w:delText>RESOURCE_MANAGER_ROLE_NAME</w:delText>
                </w:r>
              </w:del>
            </w:ins>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B04EA5B" w14:textId="308A9FA7" w:rsidR="003F646A" w:rsidRPr="00655D0F" w:rsidDel="00A374C6" w:rsidRDefault="003F646A" w:rsidP="008B3A1E">
            <w:pPr>
              <w:rPr>
                <w:ins w:id="5447" w:author="Rakesh Singhi" w:date="2015-02-07T14:36:00Z"/>
                <w:del w:id="5448" w:author="Sowndarya S (WT01 - Manufacturing &amp; Hi Tech)" w:date="2015-03-17T13:02:00Z"/>
                <w:rFonts w:asciiTheme="minorHAnsi" w:hAnsiTheme="minorHAnsi" w:cstheme="minorHAnsi"/>
                <w:color w:val="000000"/>
                <w:sz w:val="18"/>
                <w:szCs w:val="16"/>
              </w:rPr>
            </w:pPr>
            <w:ins w:id="5449" w:author="Rakesh Singhi" w:date="2015-02-07T14:36:00Z">
              <w:del w:id="5450" w:author="Sowndarya S (WT01 - Manufacturing &amp; Hi Tech)" w:date="2015-03-17T13:01:00Z">
                <w:r w:rsidRPr="008D0CAA" w:rsidDel="00A374C6">
                  <w:rPr>
                    <w:rFonts w:asciiTheme="minorHAnsi" w:hAnsiTheme="minorHAnsi" w:cstheme="minorHAnsi"/>
                    <w:color w:val="000000"/>
                    <w:sz w:val="18"/>
                    <w:szCs w:val="16"/>
                  </w:rPr>
                  <w:delText>UserOpAreaRole</w:delText>
                </w:r>
              </w:del>
            </w:ins>
          </w:p>
        </w:tc>
        <w:tc>
          <w:tcPr>
            <w:tcW w:w="1658" w:type="dxa"/>
            <w:tcBorders>
              <w:top w:val="single" w:sz="4" w:space="0" w:color="auto"/>
              <w:left w:val="single" w:sz="4" w:space="0" w:color="auto"/>
              <w:bottom w:val="single" w:sz="4" w:space="0" w:color="auto"/>
              <w:right w:val="single" w:sz="4" w:space="0" w:color="auto"/>
            </w:tcBorders>
          </w:tcPr>
          <w:p w14:paraId="269F58D6" w14:textId="511B9199" w:rsidR="003F646A" w:rsidRPr="00655D0F" w:rsidDel="00A374C6" w:rsidRDefault="003F646A" w:rsidP="008B3A1E">
            <w:pPr>
              <w:rPr>
                <w:ins w:id="5451" w:author="Rakesh Singhi" w:date="2015-02-07T14:36:00Z"/>
                <w:del w:id="5452" w:author="Sowndarya S (WT01 - Manufacturing &amp; Hi Tech)" w:date="2015-03-17T13:02:00Z"/>
                <w:rFonts w:asciiTheme="minorHAnsi" w:hAnsiTheme="minorHAnsi" w:cstheme="minorHAnsi"/>
                <w:color w:val="000000"/>
                <w:sz w:val="18"/>
                <w:szCs w:val="16"/>
              </w:rPr>
            </w:pPr>
            <w:ins w:id="5453" w:author="Rakesh Singhi" w:date="2015-02-07T14:36:00Z">
              <w:del w:id="5454" w:author="Sowndarya S (WT01 - Manufacturing &amp; Hi Tech)" w:date="2015-03-17T13:01:00Z">
                <w:r w:rsidDel="00A374C6">
                  <w:rPr>
                    <w:rFonts w:asciiTheme="minorHAnsi" w:hAnsiTheme="minorHAnsi" w:cstheme="minorHAnsi"/>
                    <w:color w:val="000000"/>
                    <w:sz w:val="18"/>
                    <w:szCs w:val="16"/>
                  </w:rPr>
                  <w:delText>ResourceManagerRoleName</w:delText>
                </w:r>
              </w:del>
            </w:ins>
          </w:p>
        </w:tc>
        <w:tc>
          <w:tcPr>
            <w:tcW w:w="1603" w:type="dxa"/>
            <w:tcBorders>
              <w:top w:val="single" w:sz="4" w:space="0" w:color="auto"/>
              <w:left w:val="single" w:sz="4" w:space="0" w:color="auto"/>
              <w:bottom w:val="single" w:sz="4" w:space="0" w:color="auto"/>
              <w:right w:val="single" w:sz="4" w:space="0" w:color="auto"/>
            </w:tcBorders>
          </w:tcPr>
          <w:p w14:paraId="4A1FD0EC" w14:textId="29AD82CF" w:rsidR="003F646A" w:rsidRPr="00E50260" w:rsidDel="00A374C6" w:rsidRDefault="003F646A" w:rsidP="008B3A1E">
            <w:pPr>
              <w:rPr>
                <w:ins w:id="5455" w:author="Rakesh Singhi" w:date="2015-02-07T14:36:00Z"/>
                <w:del w:id="5456" w:author="Sowndarya S (WT01 - Manufacturing &amp; Hi Tech)" w:date="2015-03-17T13:02:00Z"/>
                <w:rFonts w:asciiTheme="minorHAnsi" w:eastAsiaTheme="minorHAnsi" w:hAnsiTheme="minorHAnsi" w:cstheme="minorHAnsi"/>
                <w:color w:val="000000"/>
                <w:highlight w:val="white"/>
              </w:rPr>
            </w:pPr>
            <w:ins w:id="5457" w:author="Rakesh Singhi" w:date="2015-02-07T14:37:00Z">
              <w:del w:id="5458" w:author="Sowndarya S (WT01 - Manufacturing &amp; Hi Tech)" w:date="2015-03-17T13:01:00Z">
                <w:r w:rsidRPr="00D71D74" w:rsidDel="00A374C6">
                  <w:rPr>
                    <w:rFonts w:asciiTheme="minorHAnsi" w:eastAsiaTheme="minorHAnsi" w:hAnsiTheme="minorHAnsi" w:cstheme="minorHAnsi"/>
                    <w:color w:val="000000"/>
                    <w:highlight w:val="white"/>
                  </w:rPr>
                  <w:delText>VEBIP_UsersRole</w:delText>
                </w:r>
              </w:del>
            </w:ins>
          </w:p>
        </w:tc>
        <w:tc>
          <w:tcPr>
            <w:tcW w:w="2229" w:type="dxa"/>
            <w:tcBorders>
              <w:top w:val="single" w:sz="4" w:space="0" w:color="auto"/>
              <w:left w:val="single" w:sz="4" w:space="0" w:color="auto"/>
              <w:bottom w:val="single" w:sz="4" w:space="0" w:color="auto"/>
              <w:right w:val="single" w:sz="4" w:space="0" w:color="auto"/>
            </w:tcBorders>
          </w:tcPr>
          <w:p w14:paraId="419EDD01" w14:textId="00800C14" w:rsidR="003F646A" w:rsidRPr="00E50260" w:rsidDel="00A374C6" w:rsidRDefault="003F646A" w:rsidP="008B3A1E">
            <w:pPr>
              <w:rPr>
                <w:ins w:id="5459" w:author="Rakesh Singhi" w:date="2015-02-07T14:36:00Z"/>
                <w:del w:id="5460" w:author="Sowndarya S (WT01 - Manufacturing &amp; Hi Tech)" w:date="2015-03-17T13:02:00Z"/>
                <w:rFonts w:asciiTheme="minorHAnsi" w:hAnsiTheme="minorHAnsi" w:cstheme="minorHAnsi"/>
                <w:color w:val="000000"/>
                <w:sz w:val="18"/>
                <w:szCs w:val="16"/>
              </w:rPr>
            </w:pPr>
            <w:ins w:id="5461" w:author="Rakesh Singhi" w:date="2015-02-07T14:37:00Z">
              <w:del w:id="5462" w:author="Sowndarya S (WT01 - Manufacturing &amp; Hi Tech)" w:date="2015-03-17T13:01:00Z">
                <w:r w:rsidDel="00A374C6">
                  <w:rPr>
                    <w:rFonts w:asciiTheme="minorHAnsi" w:hAnsiTheme="minorHAnsi" w:cstheme="minorHAnsi"/>
                    <w:color w:val="000000"/>
                    <w:sz w:val="18"/>
                    <w:szCs w:val="16"/>
                  </w:rPr>
                  <w:delText>ResourceManagerRoleName</w:delText>
                </w:r>
              </w:del>
            </w:ins>
          </w:p>
        </w:tc>
      </w:tr>
      <w:tr w:rsidR="003F646A" w:rsidRPr="00D30FA1" w:rsidDel="00A374C6" w14:paraId="3B943C10" w14:textId="47B52D0F" w:rsidTr="003F646A">
        <w:trPr>
          <w:trHeight w:val="70"/>
          <w:ins w:id="5463" w:author="Rakesh Singhi" w:date="2015-02-07T14:36:00Z"/>
          <w:del w:id="5464" w:author="Sowndarya S (WT01 - Manufacturing &amp; Hi Tech)" w:date="2015-03-17T13:02:00Z"/>
        </w:trPr>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6B9024F9" w14:textId="27C508A5" w:rsidR="003F646A" w:rsidRPr="00494685" w:rsidDel="00A374C6" w:rsidRDefault="003F646A" w:rsidP="008B3A1E">
            <w:pPr>
              <w:rPr>
                <w:ins w:id="5465" w:author="Rakesh Singhi" w:date="2015-02-07T14:36:00Z"/>
                <w:del w:id="5466" w:author="Sowndarya S (WT01 - Manufacturing &amp; Hi Tech)" w:date="2015-03-17T13:02:00Z"/>
                <w:rFonts w:asciiTheme="minorHAnsi" w:hAnsiTheme="minorHAnsi" w:cstheme="minorHAnsi"/>
                <w:color w:val="000000"/>
                <w:sz w:val="18"/>
                <w:szCs w:val="16"/>
              </w:rPr>
            </w:pPr>
            <w:ins w:id="5467" w:author="Rakesh Singhi" w:date="2015-02-07T14:36:00Z">
              <w:del w:id="5468" w:author="Sowndarya S (WT01 - Manufacturing &amp; Hi Tech)" w:date="2015-03-17T13:01:00Z">
                <w:r w:rsidDel="00A374C6">
                  <w:rPr>
                    <w:rFonts w:asciiTheme="minorHAnsi" w:hAnsiTheme="minorHAnsi" w:cstheme="minorHAnsi"/>
                    <w:color w:val="000000"/>
                    <w:sz w:val="18"/>
                    <w:szCs w:val="16"/>
                  </w:rPr>
                  <w:delText>RESOURCE_ROLE_NAME</w:delText>
                </w:r>
              </w:del>
            </w:ins>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3E7463E" w14:textId="4CE9612E" w:rsidR="003F646A" w:rsidRPr="00655D0F" w:rsidDel="00A374C6" w:rsidRDefault="003F646A" w:rsidP="008B3A1E">
            <w:pPr>
              <w:rPr>
                <w:ins w:id="5469" w:author="Rakesh Singhi" w:date="2015-02-07T14:36:00Z"/>
                <w:del w:id="5470" w:author="Sowndarya S (WT01 - Manufacturing &amp; Hi Tech)" w:date="2015-03-17T13:02:00Z"/>
                <w:rFonts w:asciiTheme="minorHAnsi" w:hAnsiTheme="minorHAnsi" w:cstheme="minorHAnsi"/>
                <w:color w:val="000000"/>
                <w:sz w:val="18"/>
                <w:szCs w:val="16"/>
              </w:rPr>
            </w:pPr>
            <w:ins w:id="5471" w:author="Rakesh Singhi" w:date="2015-02-07T14:36:00Z">
              <w:del w:id="5472" w:author="Sowndarya S (WT01 - Manufacturing &amp; Hi Tech)" w:date="2015-03-17T13:01:00Z">
                <w:r w:rsidRPr="008D0CAA" w:rsidDel="00A374C6">
                  <w:rPr>
                    <w:rFonts w:asciiTheme="minorHAnsi" w:hAnsiTheme="minorHAnsi" w:cstheme="minorHAnsi"/>
                    <w:color w:val="000000"/>
                    <w:sz w:val="18"/>
                    <w:szCs w:val="16"/>
                  </w:rPr>
                  <w:delText>UserOpAreaRole</w:delText>
                </w:r>
              </w:del>
            </w:ins>
          </w:p>
        </w:tc>
        <w:tc>
          <w:tcPr>
            <w:tcW w:w="1658" w:type="dxa"/>
            <w:tcBorders>
              <w:top w:val="single" w:sz="4" w:space="0" w:color="auto"/>
              <w:left w:val="single" w:sz="4" w:space="0" w:color="auto"/>
              <w:bottom w:val="single" w:sz="4" w:space="0" w:color="auto"/>
              <w:right w:val="single" w:sz="4" w:space="0" w:color="auto"/>
            </w:tcBorders>
          </w:tcPr>
          <w:p w14:paraId="2A7E6DA6" w14:textId="3042073D" w:rsidR="003F646A" w:rsidRPr="00655D0F" w:rsidDel="00A374C6" w:rsidRDefault="003F646A" w:rsidP="008B3A1E">
            <w:pPr>
              <w:rPr>
                <w:ins w:id="5473" w:author="Rakesh Singhi" w:date="2015-02-07T14:36:00Z"/>
                <w:del w:id="5474" w:author="Sowndarya S (WT01 - Manufacturing &amp; Hi Tech)" w:date="2015-03-17T13:02:00Z"/>
                <w:rFonts w:asciiTheme="minorHAnsi" w:hAnsiTheme="minorHAnsi" w:cstheme="minorHAnsi"/>
                <w:color w:val="000000"/>
                <w:sz w:val="18"/>
                <w:szCs w:val="16"/>
              </w:rPr>
            </w:pPr>
            <w:ins w:id="5475" w:author="Rakesh Singhi" w:date="2015-02-07T14:37:00Z">
              <w:del w:id="5476" w:author="Sowndarya S (WT01 - Manufacturing &amp; Hi Tech)" w:date="2015-03-17T13:01:00Z">
                <w:r w:rsidDel="00A374C6">
                  <w:rPr>
                    <w:rFonts w:asciiTheme="minorHAnsi" w:hAnsiTheme="minorHAnsi" w:cstheme="minorHAnsi"/>
                    <w:color w:val="000000"/>
                    <w:sz w:val="18"/>
                    <w:szCs w:val="16"/>
                  </w:rPr>
                  <w:delText>ResourceRoleName</w:delText>
                </w:r>
              </w:del>
            </w:ins>
          </w:p>
        </w:tc>
        <w:tc>
          <w:tcPr>
            <w:tcW w:w="1603" w:type="dxa"/>
            <w:tcBorders>
              <w:top w:val="single" w:sz="4" w:space="0" w:color="auto"/>
              <w:left w:val="single" w:sz="4" w:space="0" w:color="auto"/>
              <w:bottom w:val="single" w:sz="4" w:space="0" w:color="auto"/>
              <w:right w:val="single" w:sz="4" w:space="0" w:color="auto"/>
            </w:tcBorders>
          </w:tcPr>
          <w:p w14:paraId="4F414AD3" w14:textId="701C8DB8" w:rsidR="003F646A" w:rsidRPr="00E50260" w:rsidDel="00A374C6" w:rsidRDefault="003F646A" w:rsidP="008B3A1E">
            <w:pPr>
              <w:rPr>
                <w:ins w:id="5477" w:author="Rakesh Singhi" w:date="2015-02-07T14:36:00Z"/>
                <w:del w:id="5478" w:author="Sowndarya S (WT01 - Manufacturing &amp; Hi Tech)" w:date="2015-03-17T13:02:00Z"/>
                <w:rFonts w:asciiTheme="minorHAnsi" w:eastAsiaTheme="minorHAnsi" w:hAnsiTheme="minorHAnsi" w:cstheme="minorHAnsi"/>
                <w:color w:val="000000"/>
                <w:highlight w:val="white"/>
              </w:rPr>
            </w:pPr>
            <w:ins w:id="5479" w:author="Rakesh Singhi" w:date="2015-02-07T14:37:00Z">
              <w:del w:id="5480" w:author="Sowndarya S (WT01 - Manufacturing &amp; Hi Tech)" w:date="2015-03-17T13:01:00Z">
                <w:r w:rsidRPr="00D71D74" w:rsidDel="00A374C6">
                  <w:rPr>
                    <w:rFonts w:asciiTheme="minorHAnsi" w:eastAsiaTheme="minorHAnsi" w:hAnsiTheme="minorHAnsi" w:cstheme="minorHAnsi"/>
                    <w:color w:val="000000"/>
                    <w:highlight w:val="white"/>
                  </w:rPr>
                  <w:delText>VEBIP_UsersRole</w:delText>
                </w:r>
              </w:del>
            </w:ins>
          </w:p>
        </w:tc>
        <w:tc>
          <w:tcPr>
            <w:tcW w:w="2229" w:type="dxa"/>
            <w:tcBorders>
              <w:top w:val="single" w:sz="4" w:space="0" w:color="auto"/>
              <w:left w:val="single" w:sz="4" w:space="0" w:color="auto"/>
              <w:bottom w:val="single" w:sz="4" w:space="0" w:color="auto"/>
              <w:right w:val="single" w:sz="4" w:space="0" w:color="auto"/>
            </w:tcBorders>
          </w:tcPr>
          <w:p w14:paraId="16E07279" w14:textId="1275AE87" w:rsidR="003F646A" w:rsidRPr="00E50260" w:rsidDel="00A374C6" w:rsidRDefault="003F646A" w:rsidP="008B3A1E">
            <w:pPr>
              <w:rPr>
                <w:ins w:id="5481" w:author="Rakesh Singhi" w:date="2015-02-07T14:36:00Z"/>
                <w:del w:id="5482" w:author="Sowndarya S (WT01 - Manufacturing &amp; Hi Tech)" w:date="2015-03-17T13:02:00Z"/>
                <w:rFonts w:asciiTheme="minorHAnsi" w:hAnsiTheme="minorHAnsi" w:cstheme="minorHAnsi"/>
                <w:color w:val="000000"/>
                <w:sz w:val="18"/>
                <w:szCs w:val="16"/>
              </w:rPr>
            </w:pPr>
            <w:ins w:id="5483" w:author="Rakesh Singhi" w:date="2015-02-07T14:37:00Z">
              <w:del w:id="5484" w:author="Sowndarya S (WT01 - Manufacturing &amp; Hi Tech)" w:date="2015-03-17T13:01:00Z">
                <w:r w:rsidDel="00A374C6">
                  <w:rPr>
                    <w:rFonts w:asciiTheme="minorHAnsi" w:hAnsiTheme="minorHAnsi" w:cstheme="minorHAnsi"/>
                    <w:color w:val="000000"/>
                    <w:sz w:val="18"/>
                    <w:szCs w:val="16"/>
                  </w:rPr>
                  <w:delText>ResourceRoleName</w:delText>
                </w:r>
              </w:del>
            </w:ins>
          </w:p>
        </w:tc>
      </w:tr>
      <w:tr w:rsidR="003F646A" w:rsidRPr="00D30FA1" w14:paraId="11E75DBC" w14:textId="77777777" w:rsidTr="003F646A">
        <w:trPr>
          <w:trHeight w:val="70"/>
        </w:trPr>
        <w:tc>
          <w:tcPr>
            <w:tcW w:w="651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2970758" w14:textId="77777777" w:rsidR="003F646A" w:rsidRDefault="003F646A" w:rsidP="008B3A1E">
            <w:pPr>
              <w:rPr>
                <w:rFonts w:asciiTheme="minorHAnsi" w:hAnsiTheme="minorHAnsi" w:cstheme="minorHAnsi"/>
                <w:b/>
                <w:color w:val="000000"/>
                <w:sz w:val="18"/>
                <w:szCs w:val="16"/>
                <w:u w:val="single"/>
              </w:rPr>
            </w:pPr>
          </w:p>
          <w:p w14:paraId="670192C8" w14:textId="77777777" w:rsidR="003F646A" w:rsidRDefault="003F646A" w:rsidP="008B3A1E">
            <w:pPr>
              <w:rPr>
                <w:rFonts w:asciiTheme="minorHAnsi" w:hAnsiTheme="minorHAnsi" w:cstheme="minorHAnsi"/>
                <w:color w:val="000000"/>
                <w:sz w:val="18"/>
                <w:szCs w:val="16"/>
              </w:rPr>
            </w:pPr>
            <w:r w:rsidRPr="00D30FA1">
              <w:rPr>
                <w:rFonts w:asciiTheme="minorHAnsi" w:hAnsiTheme="minorHAnsi" w:cstheme="minorHAnsi"/>
                <w:b/>
                <w:color w:val="000000"/>
                <w:sz w:val="18"/>
                <w:szCs w:val="16"/>
                <w:u w:val="single"/>
              </w:rPr>
              <w:t>Join Condition’s (If Any)</w:t>
            </w:r>
            <w:r>
              <w:rPr>
                <w:rFonts w:asciiTheme="minorHAnsi" w:hAnsiTheme="minorHAnsi" w:cstheme="minorHAnsi"/>
                <w:color w:val="000000"/>
                <w:sz w:val="18"/>
                <w:szCs w:val="16"/>
              </w:rPr>
              <w:t xml:space="preserve"> NA</w:t>
            </w:r>
          </w:p>
          <w:p w14:paraId="4268FE5D" w14:textId="77777777" w:rsidR="003F646A" w:rsidRPr="00D30FA1" w:rsidRDefault="003F646A" w:rsidP="008B3A1E">
            <w:pPr>
              <w:rPr>
                <w:rFonts w:asciiTheme="minorHAnsi" w:hAnsiTheme="minorHAnsi" w:cstheme="minorHAnsi"/>
                <w:color w:val="000000"/>
                <w:sz w:val="18"/>
                <w:szCs w:val="16"/>
              </w:rPr>
            </w:pPr>
          </w:p>
        </w:tc>
        <w:tc>
          <w:tcPr>
            <w:tcW w:w="1603" w:type="dxa"/>
            <w:tcBorders>
              <w:top w:val="single" w:sz="4" w:space="0" w:color="auto"/>
              <w:left w:val="single" w:sz="4" w:space="0" w:color="auto"/>
              <w:bottom w:val="single" w:sz="4" w:space="0" w:color="auto"/>
              <w:right w:val="single" w:sz="4" w:space="0" w:color="auto"/>
            </w:tcBorders>
          </w:tcPr>
          <w:p w14:paraId="50F30B5A" w14:textId="77777777" w:rsidR="003F646A" w:rsidRDefault="003F646A" w:rsidP="008B3A1E">
            <w:pPr>
              <w:rPr>
                <w:rFonts w:asciiTheme="minorHAnsi" w:hAnsiTheme="minorHAnsi" w:cstheme="minorHAnsi"/>
                <w:b/>
                <w:color w:val="000000"/>
                <w:sz w:val="18"/>
                <w:szCs w:val="16"/>
                <w:u w:val="single"/>
              </w:rPr>
            </w:pPr>
          </w:p>
        </w:tc>
        <w:tc>
          <w:tcPr>
            <w:tcW w:w="2229" w:type="dxa"/>
            <w:tcBorders>
              <w:top w:val="single" w:sz="4" w:space="0" w:color="auto"/>
              <w:left w:val="single" w:sz="4" w:space="0" w:color="auto"/>
              <w:bottom w:val="single" w:sz="4" w:space="0" w:color="auto"/>
              <w:right w:val="single" w:sz="4" w:space="0" w:color="auto"/>
            </w:tcBorders>
          </w:tcPr>
          <w:p w14:paraId="1707662C" w14:textId="77777777" w:rsidR="003F646A" w:rsidRDefault="003F646A" w:rsidP="008B3A1E">
            <w:pPr>
              <w:rPr>
                <w:rFonts w:asciiTheme="minorHAnsi" w:hAnsiTheme="minorHAnsi" w:cstheme="minorHAnsi"/>
                <w:b/>
                <w:color w:val="000000"/>
                <w:sz w:val="18"/>
                <w:szCs w:val="16"/>
                <w:u w:val="single"/>
              </w:rPr>
            </w:pPr>
          </w:p>
        </w:tc>
      </w:tr>
    </w:tbl>
    <w:p w14:paraId="7403AE2A" w14:textId="77777777" w:rsidR="002A5C1E" w:rsidRDefault="002A5C1E" w:rsidP="002A5C1E">
      <w:pPr>
        <w:rPr>
          <w:rFonts w:asciiTheme="minorHAnsi" w:hAnsiTheme="minorHAnsi" w:cstheme="minorHAnsi"/>
        </w:rPr>
      </w:pPr>
    </w:p>
    <w:p w14:paraId="4C3D7C4A" w14:textId="77777777" w:rsidR="00083365" w:rsidRDefault="00083365" w:rsidP="002A5C1E">
      <w:pPr>
        <w:rPr>
          <w:rFonts w:asciiTheme="minorHAnsi" w:hAnsiTheme="minorHAnsi" w:cstheme="minorHAnsi"/>
        </w:rPr>
      </w:pPr>
    </w:p>
    <w:p w14:paraId="6DD6069C" w14:textId="7263C6BE" w:rsidR="002A5C1E" w:rsidRPr="0075631B" w:rsidRDefault="009D4F12"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5485" w:name="_Toc415065533"/>
      <w:r>
        <w:rPr>
          <w:rFonts w:asciiTheme="minorHAnsi" w:hAnsiTheme="minorHAnsi" w:cstheme="minorHAnsi"/>
          <w:b/>
          <w:i/>
          <w:sz w:val="24"/>
          <w:szCs w:val="24"/>
          <w:lang w:val="en-GB"/>
        </w:rPr>
        <w:t>DMO_</w:t>
      </w:r>
      <w:r w:rsidR="002A5C1E" w:rsidRPr="0075631B">
        <w:rPr>
          <w:rFonts w:asciiTheme="minorHAnsi" w:hAnsiTheme="minorHAnsi" w:cstheme="minorHAnsi"/>
          <w:b/>
          <w:i/>
          <w:sz w:val="24"/>
          <w:szCs w:val="24"/>
          <w:lang w:val="en-GB"/>
        </w:rPr>
        <w:t>USER_HIERARCHY_</w:t>
      </w:r>
      <w:r w:rsidR="00BF5793">
        <w:rPr>
          <w:rFonts w:asciiTheme="minorHAnsi" w:hAnsiTheme="minorHAnsi" w:cstheme="minorHAnsi"/>
          <w:b/>
          <w:i/>
          <w:sz w:val="24"/>
          <w:szCs w:val="24"/>
          <w:lang w:val="en-GB"/>
        </w:rPr>
        <w:t>MIR</w:t>
      </w:r>
      <w:bookmarkEnd w:id="5485"/>
    </w:p>
    <w:p w14:paraId="46C885CF" w14:textId="77777777" w:rsidR="002A5C1E" w:rsidRDefault="002A5C1E" w:rsidP="002A5C1E">
      <w:pPr>
        <w:rPr>
          <w:rFonts w:asciiTheme="minorHAnsi" w:hAnsiTheme="minorHAnsi" w:cstheme="minorHAnsi"/>
        </w:rPr>
      </w:pPr>
      <w:r>
        <w:rPr>
          <w:rFonts w:asciiTheme="minorHAnsi" w:hAnsiTheme="minorHAnsi" w:cstheme="minorHAnsi"/>
        </w:rPr>
        <w:t xml:space="preserve">This staging table contains the Real Time User </w:t>
      </w:r>
      <w:r w:rsidRPr="00C47AF2">
        <w:rPr>
          <w:rFonts w:asciiTheme="minorHAnsi" w:hAnsiTheme="minorHAnsi" w:cstheme="minorHAnsi"/>
        </w:rPr>
        <w:t>Hierarchy</w:t>
      </w:r>
      <w:r>
        <w:rPr>
          <w:rFonts w:asciiTheme="minorHAnsi" w:hAnsiTheme="minorHAnsi" w:cstheme="minorHAnsi"/>
        </w:rPr>
        <w:t xml:space="preserve"> data from PNP view.</w:t>
      </w:r>
    </w:p>
    <w:p w14:paraId="15C228D9" w14:textId="77777777" w:rsidR="002A5C1E" w:rsidRPr="00D30FA1" w:rsidRDefault="002A5C1E" w:rsidP="002A5C1E">
      <w:pPr>
        <w:rPr>
          <w:rFonts w:asciiTheme="minorHAnsi" w:hAnsiTheme="minorHAnsi" w:cstheme="minorHAnsi"/>
        </w:rPr>
      </w:pPr>
    </w:p>
    <w:p w14:paraId="54A5CDB8"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583BCA8B"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77D1F138"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4C1FE854"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7F20C96F"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7DCAF3F"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0BC5EA28"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08D61B5A"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18E411E8" w14:textId="78CC4E0C" w:rsidR="002A5C1E" w:rsidRPr="00D30FA1" w:rsidRDefault="00E57BC9"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USER_HIERARCHY_</w:t>
            </w:r>
            <w:r w:rsidR="00B33214">
              <w:rPr>
                <w:rFonts w:asciiTheme="minorHAnsi" w:hAnsiTheme="minorHAnsi" w:cstheme="minorHAnsi"/>
                <w:color w:val="000000"/>
                <w:sz w:val="18"/>
                <w:szCs w:val="16"/>
              </w:rPr>
              <w:t>MIR</w:t>
            </w:r>
          </w:p>
        </w:tc>
        <w:tc>
          <w:tcPr>
            <w:tcW w:w="992" w:type="dxa"/>
            <w:tcBorders>
              <w:top w:val="single" w:sz="4" w:space="0" w:color="auto"/>
              <w:left w:val="single" w:sz="4" w:space="0" w:color="auto"/>
              <w:bottom w:val="single" w:sz="4" w:space="0" w:color="auto"/>
              <w:right w:val="single" w:sz="4" w:space="0" w:color="auto"/>
            </w:tcBorders>
            <w:hideMark/>
          </w:tcPr>
          <w:p w14:paraId="008FAC54" w14:textId="725D09C3" w:rsidR="002A5C1E" w:rsidRPr="00D30FA1" w:rsidRDefault="00446233" w:rsidP="00B36295">
            <w:pPr>
              <w:rPr>
                <w:rFonts w:asciiTheme="minorHAnsi" w:hAnsiTheme="minorHAnsi" w:cstheme="minorHAnsi"/>
                <w:color w:val="000000"/>
                <w:sz w:val="18"/>
                <w:szCs w:val="16"/>
              </w:rPr>
            </w:pPr>
            <w:del w:id="5486" w:author="Rakesh Singhi" w:date="2015-02-07T14:39:00Z">
              <w:r w:rsidDel="00AE2094">
                <w:rPr>
                  <w:rFonts w:asciiTheme="minorHAnsi" w:hAnsiTheme="minorHAnsi" w:cstheme="minorHAnsi"/>
                  <w:color w:val="000000"/>
                  <w:sz w:val="18"/>
                  <w:szCs w:val="16"/>
                </w:rPr>
                <w:delText>ISRVE_DMO_DW</w:delText>
              </w:r>
            </w:del>
            <w:ins w:id="5487" w:author="Rakesh Singhi" w:date="2015-02-07T14:39:00Z">
              <w:r w:rsidR="00AE2094">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22D2CB17"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42B4B35F" w14:textId="77777777" w:rsidR="002A5C1E" w:rsidRDefault="002A5C1E" w:rsidP="002A5C1E">
      <w:pPr>
        <w:spacing w:after="120"/>
        <w:rPr>
          <w:rFonts w:asciiTheme="minorHAnsi" w:hAnsiTheme="minorHAnsi" w:cstheme="minorHAnsi"/>
          <w:u w:val="single"/>
        </w:rPr>
      </w:pPr>
    </w:p>
    <w:p w14:paraId="29521380" w14:textId="77777777" w:rsidR="002A5C1E"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250"/>
        <w:gridCol w:w="990"/>
        <w:gridCol w:w="2250"/>
      </w:tblGrid>
      <w:tr w:rsidR="00053530" w14:paraId="1917AC47" w14:textId="77777777" w:rsidTr="0005353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F4B8AE"/>
            <w:vAlign w:val="center"/>
          </w:tcPr>
          <w:p w14:paraId="0C10F79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DB Column Name</w:t>
            </w:r>
          </w:p>
        </w:tc>
        <w:tc>
          <w:tcPr>
            <w:tcW w:w="22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1F6BE6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1F38D38" w14:textId="77777777" w:rsidR="00053530" w:rsidRPr="00053530" w:rsidRDefault="00053530">
            <w:pPr>
              <w:rPr>
                <w:rFonts w:ascii="Arial" w:hAnsi="Arial" w:cs="Arial"/>
              </w:rPr>
            </w:pPr>
            <w:r w:rsidRPr="00053530">
              <w:rPr>
                <w:rFonts w:asciiTheme="minorHAnsi" w:hAnsiTheme="minorHAnsi" w:cstheme="minorHAnsi"/>
                <w:color w:val="000000"/>
                <w:sz w:val="18"/>
                <w:szCs w:val="16"/>
              </w:rPr>
              <w:t>Staging 1</w:t>
            </w:r>
          </w:p>
        </w:tc>
        <w:tc>
          <w:tcPr>
            <w:tcW w:w="2250" w:type="dxa"/>
            <w:tcBorders>
              <w:top w:val="single" w:sz="4" w:space="0" w:color="auto"/>
              <w:left w:val="single" w:sz="4" w:space="0" w:color="auto"/>
              <w:bottom w:val="single" w:sz="4" w:space="0" w:color="auto"/>
              <w:right w:val="single" w:sz="4" w:space="0" w:color="auto"/>
            </w:tcBorders>
            <w:shd w:val="clear" w:color="auto" w:fill="F4B8AE"/>
            <w:vAlign w:val="center"/>
          </w:tcPr>
          <w:p w14:paraId="277D9DB3"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Columns Comments</w:t>
            </w:r>
          </w:p>
        </w:tc>
      </w:tr>
      <w:tr w:rsidR="00053530" w14:paraId="49A0E781"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C38E7E0"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DIRECTOR_NAME</w:t>
            </w:r>
          </w:p>
        </w:tc>
        <w:tc>
          <w:tcPr>
            <w:tcW w:w="2250" w:type="dxa"/>
            <w:tcBorders>
              <w:top w:val="single" w:sz="4" w:space="0" w:color="auto"/>
              <w:left w:val="single" w:sz="4" w:space="0" w:color="auto"/>
              <w:bottom w:val="single" w:sz="4" w:space="0" w:color="auto"/>
              <w:right w:val="single" w:sz="4" w:space="0" w:color="auto"/>
            </w:tcBorders>
            <w:vAlign w:val="center"/>
          </w:tcPr>
          <w:p w14:paraId="6E244C2C" w14:textId="3C14D4E6" w:rsidR="00053530" w:rsidRPr="00053530" w:rsidRDefault="00053530" w:rsidP="004560DB">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w:t>
            </w:r>
            <w:del w:id="5488" w:author="Sowndarya S (WT01 - Manufacturing &amp; Hi Tech)" w:date="2015-03-17T13:14:00Z">
              <w:r w:rsidRPr="00053530" w:rsidDel="004560DB">
                <w:rPr>
                  <w:rFonts w:asciiTheme="minorHAnsi" w:hAnsiTheme="minorHAnsi" w:cstheme="minorHAnsi"/>
                  <w:color w:val="000000"/>
                  <w:sz w:val="18"/>
                  <w:szCs w:val="16"/>
                </w:rPr>
                <w:delText>50</w:delText>
              </w:r>
            </w:del>
            <w:ins w:id="5489" w:author="Sowndarya S (WT01 - Manufacturing &amp; Hi Tech)" w:date="2015-03-17T13:14:00Z">
              <w:r w:rsidR="004560DB">
                <w:rPr>
                  <w:rFonts w:asciiTheme="minorHAnsi" w:hAnsiTheme="minorHAnsi" w:cstheme="minorHAnsi"/>
                  <w:color w:val="000000"/>
                  <w:sz w:val="18"/>
                  <w:szCs w:val="16"/>
                </w:rPr>
                <w:t>255</w:t>
              </w:r>
            </w:ins>
            <w:r w:rsidRPr="00053530">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18B1EFC" w14:textId="578A6381"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51306BB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 Name ( Firstname)</w:t>
            </w:r>
          </w:p>
        </w:tc>
      </w:tr>
      <w:tr w:rsidR="00053530" w14:paraId="3342D390"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CDE229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DIRECTOR_ID</w:t>
            </w:r>
          </w:p>
        </w:tc>
        <w:tc>
          <w:tcPr>
            <w:tcW w:w="2250" w:type="dxa"/>
            <w:tcBorders>
              <w:top w:val="single" w:sz="4" w:space="0" w:color="auto"/>
              <w:left w:val="single" w:sz="4" w:space="0" w:color="auto"/>
              <w:bottom w:val="single" w:sz="4" w:space="0" w:color="auto"/>
              <w:right w:val="single" w:sz="4" w:space="0" w:color="auto"/>
            </w:tcBorders>
            <w:vAlign w:val="center"/>
          </w:tcPr>
          <w:p w14:paraId="30E2F0A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D37D832" w14:textId="7318283F"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26DA43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 Id of Director</w:t>
            </w:r>
          </w:p>
        </w:tc>
      </w:tr>
      <w:tr w:rsidR="00053530" w14:paraId="66BBCE4A"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5BB0A83"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DIRECTOR_S3_ID</w:t>
            </w:r>
          </w:p>
        </w:tc>
        <w:tc>
          <w:tcPr>
            <w:tcW w:w="2250" w:type="dxa"/>
            <w:tcBorders>
              <w:top w:val="single" w:sz="4" w:space="0" w:color="auto"/>
              <w:left w:val="single" w:sz="4" w:space="0" w:color="auto"/>
              <w:bottom w:val="single" w:sz="4" w:space="0" w:color="auto"/>
              <w:right w:val="single" w:sz="4" w:space="0" w:color="auto"/>
            </w:tcBorders>
            <w:vAlign w:val="center"/>
          </w:tcPr>
          <w:p w14:paraId="138F1D3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4603705" w14:textId="00CCF7AB"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2A2BA09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 Id of Director</w:t>
            </w:r>
          </w:p>
        </w:tc>
      </w:tr>
      <w:tr w:rsidR="00053530" w14:paraId="50D4EB06"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DE5D123"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DIRECTOR_COUNTRY_NAME</w:t>
            </w:r>
          </w:p>
        </w:tc>
        <w:tc>
          <w:tcPr>
            <w:tcW w:w="2250" w:type="dxa"/>
            <w:tcBorders>
              <w:top w:val="single" w:sz="4" w:space="0" w:color="auto"/>
              <w:left w:val="single" w:sz="4" w:space="0" w:color="auto"/>
              <w:bottom w:val="single" w:sz="4" w:space="0" w:color="auto"/>
              <w:right w:val="single" w:sz="4" w:space="0" w:color="auto"/>
            </w:tcBorders>
            <w:vAlign w:val="center"/>
          </w:tcPr>
          <w:p w14:paraId="049506E8" w14:textId="246BCBFE" w:rsidR="00053530" w:rsidRPr="00053530" w:rsidRDefault="00053530" w:rsidP="004560DB">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w:t>
            </w:r>
            <w:del w:id="5490" w:author="Sowndarya S (WT01 - Manufacturing &amp; Hi Tech)" w:date="2015-03-17T13:14:00Z">
              <w:r w:rsidRPr="00053530" w:rsidDel="004560DB">
                <w:rPr>
                  <w:rFonts w:asciiTheme="minorHAnsi" w:hAnsiTheme="minorHAnsi" w:cstheme="minorHAnsi"/>
                  <w:color w:val="000000"/>
                  <w:sz w:val="18"/>
                  <w:szCs w:val="16"/>
                </w:rPr>
                <w:delText>10</w:delText>
              </w:r>
            </w:del>
            <w:ins w:id="5491" w:author="Sowndarya S (WT01 - Manufacturing &amp; Hi Tech)" w:date="2015-03-17T13:14:00Z">
              <w:r w:rsidR="004560DB">
                <w:rPr>
                  <w:rFonts w:asciiTheme="minorHAnsi" w:hAnsiTheme="minorHAnsi" w:cstheme="minorHAnsi"/>
                  <w:color w:val="000000"/>
                  <w:sz w:val="18"/>
                  <w:szCs w:val="16"/>
                </w:rPr>
                <w:t>5</w:t>
              </w:r>
            </w:ins>
            <w:r w:rsidRPr="00053530">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436A7EE" w14:textId="52461B7C"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FD5316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Specifies the country which comes under Director’s supervision</w:t>
            </w:r>
          </w:p>
        </w:tc>
      </w:tr>
      <w:tr w:rsidR="00053530" w14:paraId="635C1AF5"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13491E4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MANAGER_NAME</w:t>
            </w:r>
          </w:p>
        </w:tc>
        <w:tc>
          <w:tcPr>
            <w:tcW w:w="2250" w:type="dxa"/>
            <w:tcBorders>
              <w:top w:val="single" w:sz="4" w:space="0" w:color="auto"/>
              <w:left w:val="single" w:sz="4" w:space="0" w:color="auto"/>
              <w:bottom w:val="single" w:sz="4" w:space="0" w:color="auto"/>
              <w:right w:val="single" w:sz="4" w:space="0" w:color="auto"/>
            </w:tcBorders>
            <w:vAlign w:val="center"/>
          </w:tcPr>
          <w:p w14:paraId="771B15C7" w14:textId="2CF8D8C7" w:rsidR="00053530" w:rsidRPr="00053530" w:rsidRDefault="00053530" w:rsidP="004560DB">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w:t>
            </w:r>
            <w:ins w:id="5492" w:author="Sowndarya S (WT01 - Manufacturing &amp; Hi Tech)" w:date="2015-03-17T13:14:00Z">
              <w:r w:rsidR="004560DB">
                <w:rPr>
                  <w:rFonts w:asciiTheme="minorHAnsi" w:hAnsiTheme="minorHAnsi" w:cstheme="minorHAnsi"/>
                  <w:color w:val="000000"/>
                  <w:sz w:val="18"/>
                  <w:szCs w:val="16"/>
                </w:rPr>
                <w:t>255</w:t>
              </w:r>
            </w:ins>
            <w:del w:id="5493" w:author="Sowndarya S (WT01 - Manufacturing &amp; Hi Tech)" w:date="2015-03-17T13:14:00Z">
              <w:r w:rsidRPr="00053530" w:rsidDel="004560DB">
                <w:rPr>
                  <w:rFonts w:asciiTheme="minorHAnsi" w:hAnsiTheme="minorHAnsi" w:cstheme="minorHAnsi"/>
                  <w:color w:val="000000"/>
                  <w:sz w:val="18"/>
                  <w:szCs w:val="16"/>
                </w:rPr>
                <w:delText>50</w:delText>
              </w:r>
            </w:del>
            <w:r w:rsidRPr="00053530">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51F75E4" w14:textId="66993F02"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2FA9CC0"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 Name(Firstname)</w:t>
            </w:r>
          </w:p>
        </w:tc>
      </w:tr>
      <w:tr w:rsidR="00053530" w14:paraId="423763C4"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F83257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MANAGER_ID</w:t>
            </w:r>
          </w:p>
        </w:tc>
        <w:tc>
          <w:tcPr>
            <w:tcW w:w="2250" w:type="dxa"/>
            <w:tcBorders>
              <w:top w:val="single" w:sz="4" w:space="0" w:color="auto"/>
              <w:left w:val="single" w:sz="4" w:space="0" w:color="auto"/>
              <w:bottom w:val="single" w:sz="4" w:space="0" w:color="auto"/>
              <w:right w:val="single" w:sz="4" w:space="0" w:color="auto"/>
            </w:tcBorders>
            <w:vAlign w:val="center"/>
          </w:tcPr>
          <w:p w14:paraId="4541056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A78D240" w14:textId="201328AA"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826C3E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 Id of Manager</w:t>
            </w:r>
          </w:p>
        </w:tc>
      </w:tr>
      <w:tr w:rsidR="00053530" w14:paraId="62246F96"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61FB3C07"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MANAGER_S3_ID</w:t>
            </w:r>
          </w:p>
        </w:tc>
        <w:tc>
          <w:tcPr>
            <w:tcW w:w="2250" w:type="dxa"/>
            <w:tcBorders>
              <w:top w:val="single" w:sz="4" w:space="0" w:color="auto"/>
              <w:left w:val="single" w:sz="4" w:space="0" w:color="auto"/>
              <w:bottom w:val="single" w:sz="4" w:space="0" w:color="auto"/>
              <w:right w:val="single" w:sz="4" w:space="0" w:color="auto"/>
            </w:tcBorders>
            <w:vAlign w:val="center"/>
          </w:tcPr>
          <w:p w14:paraId="7E3AD2F9"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1BC9305" w14:textId="1A0BBBAE"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2A60E45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 Id of Manager</w:t>
            </w:r>
          </w:p>
        </w:tc>
      </w:tr>
      <w:tr w:rsidR="00053530" w14:paraId="1A7BBE24"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AD9BE1C"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lastRenderedPageBreak/>
              <w:t>BDM_NAME</w:t>
            </w:r>
          </w:p>
        </w:tc>
        <w:tc>
          <w:tcPr>
            <w:tcW w:w="2250" w:type="dxa"/>
            <w:tcBorders>
              <w:top w:val="single" w:sz="4" w:space="0" w:color="auto"/>
              <w:left w:val="single" w:sz="4" w:space="0" w:color="auto"/>
              <w:bottom w:val="single" w:sz="4" w:space="0" w:color="auto"/>
              <w:right w:val="single" w:sz="4" w:space="0" w:color="auto"/>
            </w:tcBorders>
            <w:vAlign w:val="center"/>
          </w:tcPr>
          <w:p w14:paraId="7E5F123B" w14:textId="166A555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w:t>
            </w:r>
            <w:ins w:id="5494" w:author="Sowndarya S (WT01 - Manufacturing &amp; Hi Tech)" w:date="2015-03-17T13:14:00Z">
              <w:r w:rsidR="003E17B8">
                <w:rPr>
                  <w:rFonts w:asciiTheme="minorHAnsi" w:hAnsiTheme="minorHAnsi" w:cstheme="minorHAnsi"/>
                  <w:color w:val="000000"/>
                  <w:sz w:val="18"/>
                  <w:szCs w:val="16"/>
                </w:rPr>
                <w:t>255</w:t>
              </w:r>
            </w:ins>
            <w:del w:id="5495" w:author="Sowndarya S (WT01 - Manufacturing &amp; Hi Tech)" w:date="2015-03-17T13:14:00Z">
              <w:r w:rsidRPr="00053530" w:rsidDel="003E17B8">
                <w:rPr>
                  <w:rFonts w:asciiTheme="minorHAnsi" w:hAnsiTheme="minorHAnsi" w:cstheme="minorHAnsi"/>
                  <w:color w:val="000000"/>
                  <w:sz w:val="18"/>
                  <w:szCs w:val="16"/>
                </w:rPr>
                <w:delText>50</w:delText>
              </w:r>
            </w:del>
            <w:r w:rsidRPr="00053530">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04B6E60" w14:textId="4F2BC559"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8D625F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BDM Name(Firstname)</w:t>
            </w:r>
          </w:p>
        </w:tc>
      </w:tr>
      <w:tr w:rsidR="00053530" w14:paraId="033E11DD"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183A282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BDM_ID</w:t>
            </w:r>
          </w:p>
        </w:tc>
        <w:tc>
          <w:tcPr>
            <w:tcW w:w="2250" w:type="dxa"/>
            <w:tcBorders>
              <w:top w:val="single" w:sz="4" w:space="0" w:color="auto"/>
              <w:left w:val="single" w:sz="4" w:space="0" w:color="auto"/>
              <w:bottom w:val="single" w:sz="4" w:space="0" w:color="auto"/>
              <w:right w:val="single" w:sz="4" w:space="0" w:color="auto"/>
            </w:tcBorders>
            <w:vAlign w:val="center"/>
          </w:tcPr>
          <w:p w14:paraId="0A22EEB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92C525E" w14:textId="5D3EB794"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460DE5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 Id of BDM</w:t>
            </w:r>
          </w:p>
        </w:tc>
      </w:tr>
      <w:tr w:rsidR="00053530" w14:paraId="0994C94D"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F3FFA7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BDM_S3_ID</w:t>
            </w:r>
          </w:p>
        </w:tc>
        <w:tc>
          <w:tcPr>
            <w:tcW w:w="2250" w:type="dxa"/>
            <w:tcBorders>
              <w:top w:val="single" w:sz="4" w:space="0" w:color="auto"/>
              <w:left w:val="single" w:sz="4" w:space="0" w:color="auto"/>
              <w:bottom w:val="single" w:sz="4" w:space="0" w:color="auto"/>
              <w:right w:val="single" w:sz="4" w:space="0" w:color="auto"/>
            </w:tcBorders>
            <w:vAlign w:val="center"/>
          </w:tcPr>
          <w:p w14:paraId="547977E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2F90E37" w14:textId="4A159736"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7A32A2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 Id of BDM</w:t>
            </w:r>
          </w:p>
        </w:tc>
      </w:tr>
      <w:tr w:rsidR="00053530" w14:paraId="471E5A2F"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BFB4C1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BDE_NAME</w:t>
            </w:r>
          </w:p>
        </w:tc>
        <w:tc>
          <w:tcPr>
            <w:tcW w:w="2250" w:type="dxa"/>
            <w:tcBorders>
              <w:top w:val="single" w:sz="4" w:space="0" w:color="auto"/>
              <w:left w:val="single" w:sz="4" w:space="0" w:color="auto"/>
              <w:bottom w:val="single" w:sz="4" w:space="0" w:color="auto"/>
              <w:right w:val="single" w:sz="4" w:space="0" w:color="auto"/>
            </w:tcBorders>
            <w:vAlign w:val="center"/>
          </w:tcPr>
          <w:p w14:paraId="62A3D6C4" w14:textId="08589E29"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w:t>
            </w:r>
            <w:ins w:id="5496" w:author="Sowndarya S (WT01 - Manufacturing &amp; Hi Tech)" w:date="2015-03-17T13:15:00Z">
              <w:r w:rsidR="003E17B8">
                <w:rPr>
                  <w:rFonts w:asciiTheme="minorHAnsi" w:hAnsiTheme="minorHAnsi" w:cstheme="minorHAnsi"/>
                  <w:color w:val="000000"/>
                  <w:sz w:val="18"/>
                  <w:szCs w:val="16"/>
                </w:rPr>
                <w:t>255</w:t>
              </w:r>
            </w:ins>
            <w:del w:id="5497" w:author="Sowndarya S (WT01 - Manufacturing &amp; Hi Tech)" w:date="2015-03-17T13:15:00Z">
              <w:r w:rsidRPr="00053530" w:rsidDel="003E17B8">
                <w:rPr>
                  <w:rFonts w:asciiTheme="minorHAnsi" w:hAnsiTheme="minorHAnsi" w:cstheme="minorHAnsi"/>
                  <w:color w:val="000000"/>
                  <w:sz w:val="18"/>
                  <w:szCs w:val="16"/>
                </w:rPr>
                <w:delText>50</w:delText>
              </w:r>
            </w:del>
            <w:r w:rsidRPr="00053530">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272FC10" w14:textId="3956C26B"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503CCA01"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 Name(Firstname)</w:t>
            </w:r>
          </w:p>
        </w:tc>
      </w:tr>
      <w:tr w:rsidR="00053530" w14:paraId="11C1EC17"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276A46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BDE_ID</w:t>
            </w:r>
          </w:p>
        </w:tc>
        <w:tc>
          <w:tcPr>
            <w:tcW w:w="2250" w:type="dxa"/>
            <w:tcBorders>
              <w:top w:val="single" w:sz="4" w:space="0" w:color="auto"/>
              <w:left w:val="single" w:sz="4" w:space="0" w:color="auto"/>
              <w:bottom w:val="single" w:sz="4" w:space="0" w:color="auto"/>
              <w:right w:val="single" w:sz="4" w:space="0" w:color="auto"/>
            </w:tcBorders>
            <w:vAlign w:val="center"/>
          </w:tcPr>
          <w:p w14:paraId="4C8DC967"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6744111" w14:textId="506D4781"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64F12268"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 Id of BDE</w:t>
            </w:r>
          </w:p>
        </w:tc>
      </w:tr>
      <w:tr w:rsidR="00053530" w14:paraId="1EA69A2B"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78AEEF1"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BDE_S3_ID</w:t>
            </w:r>
          </w:p>
        </w:tc>
        <w:tc>
          <w:tcPr>
            <w:tcW w:w="2250" w:type="dxa"/>
            <w:tcBorders>
              <w:top w:val="single" w:sz="4" w:space="0" w:color="auto"/>
              <w:left w:val="single" w:sz="4" w:space="0" w:color="auto"/>
              <w:bottom w:val="single" w:sz="4" w:space="0" w:color="auto"/>
              <w:right w:val="single" w:sz="4" w:space="0" w:color="auto"/>
            </w:tcBorders>
            <w:vAlign w:val="center"/>
          </w:tcPr>
          <w:p w14:paraId="07FD836C"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3A780FB" w14:textId="0B5D0864"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6C0BE03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 Id of BDE</w:t>
            </w:r>
          </w:p>
        </w:tc>
      </w:tr>
      <w:tr w:rsidR="00053530" w14:paraId="50FB5B65"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8752FF8"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PM_NAME</w:t>
            </w:r>
          </w:p>
        </w:tc>
        <w:tc>
          <w:tcPr>
            <w:tcW w:w="2250" w:type="dxa"/>
            <w:tcBorders>
              <w:top w:val="single" w:sz="4" w:space="0" w:color="auto"/>
              <w:left w:val="single" w:sz="4" w:space="0" w:color="auto"/>
              <w:bottom w:val="single" w:sz="4" w:space="0" w:color="auto"/>
              <w:right w:val="single" w:sz="4" w:space="0" w:color="auto"/>
            </w:tcBorders>
            <w:vAlign w:val="center"/>
          </w:tcPr>
          <w:p w14:paraId="42BE40D1" w14:textId="4AB83D2C"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w:t>
            </w:r>
            <w:ins w:id="5498" w:author="Sowndarya S (WT01 - Manufacturing &amp; Hi Tech)" w:date="2015-03-17T13:15:00Z">
              <w:r w:rsidR="003E17B8">
                <w:rPr>
                  <w:rFonts w:asciiTheme="minorHAnsi" w:hAnsiTheme="minorHAnsi" w:cstheme="minorHAnsi"/>
                  <w:color w:val="000000"/>
                  <w:sz w:val="18"/>
                  <w:szCs w:val="16"/>
                </w:rPr>
                <w:t>255</w:t>
              </w:r>
            </w:ins>
            <w:del w:id="5499" w:author="Sowndarya S (WT01 - Manufacturing &amp; Hi Tech)" w:date="2015-03-17T13:15:00Z">
              <w:r w:rsidRPr="00053530" w:rsidDel="003E17B8">
                <w:rPr>
                  <w:rFonts w:asciiTheme="minorHAnsi" w:hAnsiTheme="minorHAnsi" w:cstheme="minorHAnsi"/>
                  <w:color w:val="000000"/>
                  <w:sz w:val="18"/>
                  <w:szCs w:val="16"/>
                </w:rPr>
                <w:delText>50</w:delText>
              </w:r>
            </w:del>
            <w:r w:rsidRPr="00053530">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7C9785B" w14:textId="0B17A6B8"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271AFA2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 Name(Firstname)</w:t>
            </w:r>
          </w:p>
        </w:tc>
      </w:tr>
      <w:tr w:rsidR="00053530" w14:paraId="7E00FB90"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5EE187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PM_ID</w:t>
            </w:r>
          </w:p>
        </w:tc>
        <w:tc>
          <w:tcPr>
            <w:tcW w:w="2250" w:type="dxa"/>
            <w:tcBorders>
              <w:top w:val="single" w:sz="4" w:space="0" w:color="auto"/>
              <w:left w:val="single" w:sz="4" w:space="0" w:color="auto"/>
              <w:bottom w:val="single" w:sz="4" w:space="0" w:color="auto"/>
              <w:right w:val="single" w:sz="4" w:space="0" w:color="auto"/>
            </w:tcBorders>
            <w:vAlign w:val="center"/>
          </w:tcPr>
          <w:p w14:paraId="2A2E7BB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4C91BD" w14:textId="256391C6"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87FE85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 Id of PM</w:t>
            </w:r>
          </w:p>
        </w:tc>
      </w:tr>
      <w:tr w:rsidR="00053530" w14:paraId="25E03488"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06BFB8B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PM_S3_Id</w:t>
            </w:r>
          </w:p>
        </w:tc>
        <w:tc>
          <w:tcPr>
            <w:tcW w:w="2250" w:type="dxa"/>
            <w:tcBorders>
              <w:top w:val="single" w:sz="4" w:space="0" w:color="auto"/>
              <w:left w:val="single" w:sz="4" w:space="0" w:color="auto"/>
              <w:bottom w:val="single" w:sz="4" w:space="0" w:color="auto"/>
              <w:right w:val="single" w:sz="4" w:space="0" w:color="auto"/>
            </w:tcBorders>
            <w:vAlign w:val="center"/>
          </w:tcPr>
          <w:p w14:paraId="041E835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1A0D322" w14:textId="77DC23DB"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1D079D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 Id of PM</w:t>
            </w:r>
          </w:p>
        </w:tc>
      </w:tr>
      <w:tr w:rsidR="00053530" w14:paraId="303FED57"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54C1B0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TLMK_AGENT</w:t>
            </w:r>
          </w:p>
        </w:tc>
        <w:tc>
          <w:tcPr>
            <w:tcW w:w="2250" w:type="dxa"/>
            <w:tcBorders>
              <w:top w:val="single" w:sz="4" w:space="0" w:color="auto"/>
              <w:left w:val="single" w:sz="4" w:space="0" w:color="auto"/>
              <w:bottom w:val="single" w:sz="4" w:space="0" w:color="auto"/>
              <w:right w:val="single" w:sz="4" w:space="0" w:color="auto"/>
            </w:tcBorders>
            <w:vAlign w:val="center"/>
          </w:tcPr>
          <w:p w14:paraId="73B68CCC" w14:textId="190F9641"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w:t>
            </w:r>
            <w:ins w:id="5500" w:author="Sowndarya S (WT01 - Manufacturing &amp; Hi Tech)" w:date="2015-03-17T13:15:00Z">
              <w:r w:rsidR="003E17B8">
                <w:rPr>
                  <w:rFonts w:asciiTheme="minorHAnsi" w:hAnsiTheme="minorHAnsi" w:cstheme="minorHAnsi"/>
                  <w:color w:val="000000"/>
                  <w:sz w:val="18"/>
                  <w:szCs w:val="16"/>
                </w:rPr>
                <w:t>255</w:t>
              </w:r>
            </w:ins>
            <w:del w:id="5501" w:author="Sowndarya S (WT01 - Manufacturing &amp; Hi Tech)" w:date="2015-03-17T13:15:00Z">
              <w:r w:rsidRPr="00053530" w:rsidDel="003E17B8">
                <w:rPr>
                  <w:rFonts w:asciiTheme="minorHAnsi" w:hAnsiTheme="minorHAnsi" w:cstheme="minorHAnsi"/>
                  <w:color w:val="000000"/>
                  <w:sz w:val="18"/>
                  <w:szCs w:val="16"/>
                </w:rPr>
                <w:delText>50</w:delText>
              </w:r>
            </w:del>
            <w:r w:rsidRPr="00053530">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446E76" w14:textId="53587AF9"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54E848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TLML Agent Name(Firstname)</w:t>
            </w:r>
          </w:p>
        </w:tc>
      </w:tr>
      <w:tr w:rsidR="00053530" w14:paraId="07CC03F9"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1F80ED7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TLMK_AGENT_ID</w:t>
            </w:r>
          </w:p>
        </w:tc>
        <w:tc>
          <w:tcPr>
            <w:tcW w:w="2250" w:type="dxa"/>
            <w:tcBorders>
              <w:top w:val="single" w:sz="4" w:space="0" w:color="auto"/>
              <w:left w:val="single" w:sz="4" w:space="0" w:color="auto"/>
              <w:bottom w:val="single" w:sz="4" w:space="0" w:color="auto"/>
              <w:right w:val="single" w:sz="4" w:space="0" w:color="auto"/>
            </w:tcBorders>
            <w:vAlign w:val="center"/>
          </w:tcPr>
          <w:p w14:paraId="30228CF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8863240" w14:textId="04728A63"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F429147"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 Id of TLMK Agent</w:t>
            </w:r>
          </w:p>
        </w:tc>
      </w:tr>
      <w:tr w:rsidR="00053530" w14:paraId="32AB8942"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8C11D4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TLMK_AGENT_S3_ID</w:t>
            </w:r>
          </w:p>
        </w:tc>
        <w:tc>
          <w:tcPr>
            <w:tcW w:w="2250" w:type="dxa"/>
            <w:tcBorders>
              <w:top w:val="single" w:sz="4" w:space="0" w:color="auto"/>
              <w:left w:val="single" w:sz="4" w:space="0" w:color="auto"/>
              <w:bottom w:val="single" w:sz="4" w:space="0" w:color="auto"/>
              <w:right w:val="single" w:sz="4" w:space="0" w:color="auto"/>
            </w:tcBorders>
            <w:vAlign w:val="center"/>
          </w:tcPr>
          <w:p w14:paraId="638C307C"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NVARCHAR2(50)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42CF824" w14:textId="3933A8F8"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C38308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 Id of TLMK Agent</w:t>
            </w:r>
          </w:p>
        </w:tc>
      </w:tr>
      <w:tr w:rsidR="00053530" w14:paraId="768C060E"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9BD825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PARTNER_ID</w:t>
            </w:r>
          </w:p>
        </w:tc>
        <w:tc>
          <w:tcPr>
            <w:tcW w:w="2250" w:type="dxa"/>
            <w:tcBorders>
              <w:top w:val="single" w:sz="4" w:space="0" w:color="auto"/>
              <w:left w:val="single" w:sz="4" w:space="0" w:color="auto"/>
              <w:bottom w:val="single" w:sz="4" w:space="0" w:color="auto"/>
              <w:right w:val="single" w:sz="4" w:space="0" w:color="auto"/>
            </w:tcBorders>
            <w:vAlign w:val="center"/>
          </w:tcPr>
          <w:p w14:paraId="763F1E5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E7D14A0" w14:textId="0DE603FE"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F8D308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 id</w:t>
            </w:r>
          </w:p>
        </w:tc>
      </w:tr>
      <w:tr w:rsidR="00053530" w14:paraId="4B418F61"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4D144D0"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PARTNER_NAME</w:t>
            </w:r>
          </w:p>
        </w:tc>
        <w:tc>
          <w:tcPr>
            <w:tcW w:w="2250" w:type="dxa"/>
            <w:tcBorders>
              <w:top w:val="single" w:sz="4" w:space="0" w:color="auto"/>
              <w:left w:val="single" w:sz="4" w:space="0" w:color="auto"/>
              <w:bottom w:val="single" w:sz="4" w:space="0" w:color="auto"/>
              <w:right w:val="single" w:sz="4" w:space="0" w:color="auto"/>
            </w:tcBorders>
            <w:vAlign w:val="center"/>
          </w:tcPr>
          <w:p w14:paraId="1B49D7F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NVARCHAR2(255)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AEF4166" w14:textId="4C33EF34"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7ACCD0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 name</w:t>
            </w:r>
          </w:p>
        </w:tc>
      </w:tr>
      <w:tr w:rsidR="00053530" w14:paraId="6990B673" w14:textId="77777777" w:rsidTr="0013390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D266B49"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SELL_IN_OUT_FLAG</w:t>
            </w:r>
          </w:p>
        </w:tc>
        <w:tc>
          <w:tcPr>
            <w:tcW w:w="2250" w:type="dxa"/>
            <w:tcBorders>
              <w:top w:val="single" w:sz="4" w:space="0" w:color="auto"/>
              <w:left w:val="single" w:sz="4" w:space="0" w:color="auto"/>
              <w:bottom w:val="single" w:sz="4" w:space="0" w:color="auto"/>
              <w:right w:val="single" w:sz="4" w:space="0" w:color="auto"/>
            </w:tcBorders>
            <w:vAlign w:val="center"/>
          </w:tcPr>
          <w:p w14:paraId="35EE8A57" w14:textId="6408A836" w:rsidR="00053530" w:rsidRPr="00053530" w:rsidRDefault="00053530">
            <w:pPr>
              <w:rPr>
                <w:rFonts w:asciiTheme="minorHAnsi" w:hAnsiTheme="minorHAnsi" w:cstheme="minorHAnsi"/>
                <w:color w:val="000000"/>
                <w:sz w:val="18"/>
                <w:szCs w:val="16"/>
              </w:rPr>
            </w:pPr>
            <w:del w:id="5502" w:author="Sowndarya S (WT01 - Manufacturing &amp; Hi Tech)" w:date="2015-03-17T13:15:00Z">
              <w:r w:rsidRPr="00053530" w:rsidDel="003E17B8">
                <w:rPr>
                  <w:rFonts w:asciiTheme="minorHAnsi" w:hAnsiTheme="minorHAnsi" w:cstheme="minorHAnsi"/>
                  <w:color w:val="000000"/>
                  <w:sz w:val="18"/>
                  <w:szCs w:val="16"/>
                </w:rPr>
                <w:delText>NVARCHAR2(30)</w:delText>
              </w:r>
            </w:del>
            <w:ins w:id="5503" w:author="Sowndarya S (WT01 - Manufacturing &amp; Hi Tech)" w:date="2015-03-17T13:15:00Z">
              <w:r w:rsidR="003E17B8">
                <w:rPr>
                  <w:rFonts w:asciiTheme="minorHAnsi" w:hAnsiTheme="minorHAnsi" w:cstheme="minorHAnsi"/>
                  <w:color w:val="000000"/>
                  <w:sz w:val="18"/>
                  <w:szCs w:val="16"/>
                </w:rPr>
                <w:t>VARCHAR2(7)</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B3DF5A3" w14:textId="7F6C861D" w:rsidR="00053530" w:rsidRPr="00053530" w:rsidRDefault="00053530">
            <w:pPr>
              <w:rPr>
                <w:rFonts w:ascii="Arial" w:hAnsi="Arial" w:cs="Arial"/>
              </w:rPr>
            </w:pPr>
            <w:r w:rsidRPr="006C56CB">
              <w:rPr>
                <w:rFonts w:ascii="Arial" w:hAnsi="Arial" w:cs="Arial"/>
              </w:rPr>
              <w:fldChar w:fldCharType="begin">
                <w:ffData>
                  <w:name w:val=""/>
                  <w:enabled/>
                  <w:calcOnExit w:val="0"/>
                  <w:checkBox>
                    <w:size w:val="18"/>
                    <w:default w:val="1"/>
                  </w:checkBox>
                </w:ffData>
              </w:fldChar>
            </w:r>
            <w:r w:rsidRPr="006C56CB">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6C56CB">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3053360"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 Specifies whether the partner is reseller or MD</w:t>
            </w:r>
          </w:p>
        </w:tc>
      </w:tr>
      <w:tr w:rsidR="004659B8" w14:paraId="40B8C408" w14:textId="77777777" w:rsidTr="0013390A">
        <w:trPr>
          <w:trHeight w:val="70"/>
          <w:ins w:id="5504" w:author="Sowndarya S (WT01 - Manufacturing &amp; Hi Tech)" w:date="2015-03-17T13:13:00Z"/>
        </w:trPr>
        <w:tc>
          <w:tcPr>
            <w:tcW w:w="2700" w:type="dxa"/>
            <w:tcBorders>
              <w:top w:val="single" w:sz="4" w:space="0" w:color="auto"/>
              <w:left w:val="single" w:sz="4" w:space="0" w:color="auto"/>
              <w:bottom w:val="single" w:sz="4" w:space="0" w:color="auto"/>
              <w:right w:val="single" w:sz="4" w:space="0" w:color="auto"/>
            </w:tcBorders>
            <w:vAlign w:val="center"/>
          </w:tcPr>
          <w:p w14:paraId="28E9D808" w14:textId="0B45459F" w:rsidR="004659B8" w:rsidRPr="00053530" w:rsidRDefault="004659B8">
            <w:pPr>
              <w:rPr>
                <w:ins w:id="5505" w:author="Sowndarya S (WT01 - Manufacturing &amp; Hi Tech)" w:date="2015-03-17T13:13:00Z"/>
                <w:rFonts w:asciiTheme="minorHAnsi" w:hAnsiTheme="minorHAnsi" w:cstheme="minorHAnsi"/>
                <w:color w:val="000000"/>
                <w:sz w:val="18"/>
                <w:szCs w:val="16"/>
              </w:rPr>
            </w:pPr>
            <w:ins w:id="5506" w:author="Sowndarya S (WT01 - Manufacturing &amp; Hi Tech)" w:date="2015-03-17T13:13:00Z">
              <w:r>
                <w:rPr>
                  <w:rFonts w:asciiTheme="minorHAnsi" w:hAnsiTheme="minorHAnsi" w:cstheme="minorHAnsi"/>
                  <w:color w:val="000000"/>
                  <w:sz w:val="18"/>
                  <w:szCs w:val="16"/>
                </w:rPr>
                <w:t>CREATION_USER</w:t>
              </w:r>
            </w:ins>
          </w:p>
        </w:tc>
        <w:tc>
          <w:tcPr>
            <w:tcW w:w="2250" w:type="dxa"/>
            <w:tcBorders>
              <w:top w:val="single" w:sz="4" w:space="0" w:color="auto"/>
              <w:left w:val="single" w:sz="4" w:space="0" w:color="auto"/>
              <w:bottom w:val="single" w:sz="4" w:space="0" w:color="auto"/>
              <w:right w:val="single" w:sz="4" w:space="0" w:color="auto"/>
            </w:tcBorders>
            <w:vAlign w:val="center"/>
          </w:tcPr>
          <w:p w14:paraId="2E116A5F" w14:textId="596348BB" w:rsidR="004659B8" w:rsidRPr="00053530" w:rsidRDefault="004659B8">
            <w:pPr>
              <w:rPr>
                <w:ins w:id="5507" w:author="Sowndarya S (WT01 - Manufacturing &amp; Hi Tech)" w:date="2015-03-17T13:13:00Z"/>
                <w:rFonts w:asciiTheme="minorHAnsi" w:hAnsiTheme="minorHAnsi" w:cstheme="minorHAnsi"/>
                <w:color w:val="000000"/>
                <w:sz w:val="18"/>
                <w:szCs w:val="16"/>
              </w:rPr>
            </w:pPr>
            <w:ins w:id="5508" w:author="Sowndarya S (WT01 - Manufacturing &amp; Hi Tech)" w:date="2015-03-17T13:13:00Z">
              <w:r>
                <w:rPr>
                  <w:rFonts w:asciiTheme="minorHAnsi" w:hAnsiTheme="minorHAnsi" w:cstheme="minorHAnsi"/>
                  <w:color w:val="000000"/>
                  <w:sz w:val="18"/>
                  <w:szCs w:val="16"/>
                </w:rPr>
                <w:t>CHAR(9)</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D2A9294" w14:textId="154841D0" w:rsidR="004659B8" w:rsidRPr="006C56CB" w:rsidRDefault="00E03B00">
            <w:pPr>
              <w:rPr>
                <w:ins w:id="5509" w:author="Sowndarya S (WT01 - Manufacturing &amp; Hi Tech)" w:date="2015-03-17T13:13:00Z"/>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5463054" w14:textId="692B65A3" w:rsidR="004659B8" w:rsidRPr="00053530" w:rsidRDefault="008B41B0">
            <w:pPr>
              <w:rPr>
                <w:ins w:id="5510" w:author="Sowndarya S (WT01 - Manufacturing &amp; Hi Tech)" w:date="2015-03-17T13:13:00Z"/>
                <w:rFonts w:asciiTheme="minorHAnsi" w:hAnsiTheme="minorHAnsi" w:cstheme="minorHAnsi"/>
                <w:color w:val="000000"/>
                <w:sz w:val="18"/>
                <w:szCs w:val="16"/>
              </w:rPr>
            </w:pPr>
            <w:ins w:id="5511" w:author="Sowndarya S (WT01 - Manufacturing &amp; Hi Tech)" w:date="2015-03-24T10:55:00Z">
              <w:r>
                <w:rPr>
                  <w:rFonts w:asciiTheme="minorHAnsi" w:hAnsiTheme="minorHAnsi" w:cstheme="minorHAnsi"/>
                  <w:color w:val="000000"/>
                  <w:sz w:val="18"/>
                  <w:szCs w:val="16"/>
                </w:rPr>
                <w:t>Created By</w:t>
              </w:r>
            </w:ins>
          </w:p>
        </w:tc>
      </w:tr>
      <w:tr w:rsidR="004659B8" w14:paraId="4289097B" w14:textId="77777777" w:rsidTr="0013390A">
        <w:trPr>
          <w:trHeight w:val="70"/>
          <w:ins w:id="5512" w:author="Sowndarya S (WT01 - Manufacturing &amp; Hi Tech)" w:date="2015-03-17T13:13:00Z"/>
        </w:trPr>
        <w:tc>
          <w:tcPr>
            <w:tcW w:w="2700" w:type="dxa"/>
            <w:tcBorders>
              <w:top w:val="single" w:sz="4" w:space="0" w:color="auto"/>
              <w:left w:val="single" w:sz="4" w:space="0" w:color="auto"/>
              <w:bottom w:val="single" w:sz="4" w:space="0" w:color="auto"/>
              <w:right w:val="single" w:sz="4" w:space="0" w:color="auto"/>
            </w:tcBorders>
            <w:vAlign w:val="center"/>
          </w:tcPr>
          <w:p w14:paraId="27363F84" w14:textId="7B8C88A6" w:rsidR="004659B8" w:rsidRPr="00053530" w:rsidRDefault="004659B8">
            <w:pPr>
              <w:rPr>
                <w:ins w:id="5513" w:author="Sowndarya S (WT01 - Manufacturing &amp; Hi Tech)" w:date="2015-03-17T13:13:00Z"/>
                <w:rFonts w:asciiTheme="minorHAnsi" w:hAnsiTheme="minorHAnsi" w:cstheme="minorHAnsi"/>
                <w:color w:val="000000"/>
                <w:sz w:val="18"/>
                <w:szCs w:val="16"/>
              </w:rPr>
            </w:pPr>
            <w:ins w:id="5514" w:author="Sowndarya S (WT01 - Manufacturing &amp; Hi Tech)" w:date="2015-03-17T13:13:00Z">
              <w:r>
                <w:rPr>
                  <w:rFonts w:asciiTheme="minorHAnsi" w:hAnsiTheme="minorHAnsi" w:cstheme="minorHAnsi"/>
                  <w:color w:val="000000"/>
                  <w:sz w:val="18"/>
                  <w:szCs w:val="16"/>
                </w:rPr>
                <w:t>CREATION_DATETIME</w:t>
              </w:r>
            </w:ins>
          </w:p>
        </w:tc>
        <w:tc>
          <w:tcPr>
            <w:tcW w:w="2250" w:type="dxa"/>
            <w:tcBorders>
              <w:top w:val="single" w:sz="4" w:space="0" w:color="auto"/>
              <w:left w:val="single" w:sz="4" w:space="0" w:color="auto"/>
              <w:bottom w:val="single" w:sz="4" w:space="0" w:color="auto"/>
              <w:right w:val="single" w:sz="4" w:space="0" w:color="auto"/>
            </w:tcBorders>
            <w:vAlign w:val="center"/>
          </w:tcPr>
          <w:p w14:paraId="672F7248" w14:textId="50EA14A9" w:rsidR="004659B8" w:rsidRPr="00053530" w:rsidRDefault="004659B8">
            <w:pPr>
              <w:rPr>
                <w:ins w:id="5515" w:author="Sowndarya S (WT01 - Manufacturing &amp; Hi Tech)" w:date="2015-03-17T13:13:00Z"/>
                <w:rFonts w:asciiTheme="minorHAnsi" w:hAnsiTheme="minorHAnsi" w:cstheme="minorHAnsi"/>
                <w:color w:val="000000"/>
                <w:sz w:val="18"/>
                <w:szCs w:val="16"/>
              </w:rPr>
            </w:pPr>
            <w:ins w:id="5516" w:author="Sowndarya S (WT01 - Manufacturing &amp; Hi Tech)" w:date="2015-03-17T13:13:00Z">
              <w:r>
                <w:rPr>
                  <w:rFonts w:asciiTheme="minorHAnsi" w:hAnsiTheme="minorHAnsi" w:cstheme="minorHAnsi"/>
                  <w:color w:val="000000"/>
                  <w:sz w:val="18"/>
                  <w:szCs w:val="16"/>
                </w:rPr>
                <w:t>DATE</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40315D" w14:textId="1011784C" w:rsidR="004659B8" w:rsidRPr="006C56CB" w:rsidRDefault="00E03B00">
            <w:pPr>
              <w:rPr>
                <w:ins w:id="5517" w:author="Sowndarya S (WT01 - Manufacturing &amp; Hi Tech)" w:date="2015-03-17T13:13:00Z"/>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3B28445" w14:textId="3F27725C" w:rsidR="004659B8" w:rsidRPr="00053530" w:rsidRDefault="004659B8">
            <w:pPr>
              <w:rPr>
                <w:ins w:id="5518" w:author="Sowndarya S (WT01 - Manufacturing &amp; Hi Tech)" w:date="2015-03-17T13:13:00Z"/>
                <w:rFonts w:asciiTheme="minorHAnsi" w:hAnsiTheme="minorHAnsi" w:cstheme="minorHAnsi"/>
                <w:color w:val="000000"/>
                <w:sz w:val="18"/>
                <w:szCs w:val="16"/>
              </w:rPr>
            </w:pPr>
            <w:ins w:id="5519" w:author="Sowndarya S (WT01 - Manufacturing &amp; Hi Tech)" w:date="2015-03-17T13:13:00Z">
              <w:r>
                <w:rPr>
                  <w:rFonts w:asciiTheme="minorHAnsi" w:hAnsiTheme="minorHAnsi" w:cstheme="minorHAnsi"/>
                  <w:color w:val="000000"/>
                  <w:sz w:val="18"/>
                  <w:szCs w:val="16"/>
                </w:rPr>
                <w:t>Date and Time of creation</w:t>
              </w:r>
            </w:ins>
          </w:p>
        </w:tc>
      </w:tr>
    </w:tbl>
    <w:p w14:paraId="22657B15" w14:textId="77777777" w:rsidR="00053530" w:rsidRDefault="00053530" w:rsidP="002A5C1E">
      <w:pPr>
        <w:rPr>
          <w:rFonts w:asciiTheme="minorHAnsi" w:hAnsiTheme="minorHAnsi" w:cstheme="minorHAnsi"/>
        </w:rPr>
      </w:pPr>
    </w:p>
    <w:p w14:paraId="60ACAC21" w14:textId="77777777" w:rsidR="00655D0F" w:rsidRDefault="00655D0F" w:rsidP="002A5C1E">
      <w:pPr>
        <w:rPr>
          <w:rFonts w:asciiTheme="minorHAnsi" w:hAnsiTheme="minorHAnsi" w:cstheme="minorHAnsi"/>
        </w:rPr>
      </w:pPr>
    </w:p>
    <w:p w14:paraId="4290D52E" w14:textId="3EFC6AE9" w:rsidR="004A1043" w:rsidRDefault="00655D0F" w:rsidP="004A1043">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9517" w:type="dxa"/>
        <w:tblInd w:w="198" w:type="dxa"/>
        <w:tblCellMar>
          <w:left w:w="0" w:type="dxa"/>
          <w:right w:w="0" w:type="dxa"/>
        </w:tblCellMar>
        <w:tblLook w:val="04A0" w:firstRow="1" w:lastRow="0" w:firstColumn="1" w:lastColumn="0" w:noHBand="0" w:noVBand="1"/>
      </w:tblPr>
      <w:tblGrid>
        <w:gridCol w:w="2391"/>
        <w:gridCol w:w="1186"/>
        <w:gridCol w:w="1754"/>
        <w:gridCol w:w="2171"/>
        <w:gridCol w:w="2015"/>
      </w:tblGrid>
      <w:tr w:rsidR="00053530" w14:paraId="5F0ECDEB" w14:textId="77777777" w:rsidTr="00637876">
        <w:tc>
          <w:tcPr>
            <w:tcW w:w="2362" w:type="dxa"/>
            <w:tcBorders>
              <w:top w:val="single" w:sz="8" w:space="0" w:color="auto"/>
              <w:left w:val="single" w:sz="8" w:space="0" w:color="auto"/>
              <w:bottom w:val="single" w:sz="8" w:space="0" w:color="auto"/>
              <w:right w:val="single" w:sz="8" w:space="0" w:color="auto"/>
            </w:tcBorders>
            <w:shd w:val="clear" w:color="auto" w:fill="F4B8AE"/>
            <w:tcMar>
              <w:top w:w="0" w:type="dxa"/>
              <w:left w:w="108" w:type="dxa"/>
              <w:bottom w:w="0" w:type="dxa"/>
              <w:right w:w="108" w:type="dxa"/>
            </w:tcMar>
            <w:hideMark/>
          </w:tcPr>
          <w:p w14:paraId="203BE6BC" w14:textId="42F1C2DB" w:rsidR="00053530" w:rsidRPr="00053530" w:rsidRDefault="00366C3D">
            <w:pPr>
              <w:rPr>
                <w:rFonts w:asciiTheme="minorHAnsi" w:hAnsiTheme="minorHAnsi" w:cstheme="minorHAnsi"/>
                <w:color w:val="000000"/>
                <w:sz w:val="18"/>
                <w:szCs w:val="16"/>
              </w:rPr>
            </w:pPr>
            <w:ins w:id="5520" w:author="Sowndarya S (WT01 - Manufacturing &amp; Hi Tech)" w:date="2015-03-23T15:33:00Z">
              <w:r>
                <w:rPr>
                  <w:rFonts w:asciiTheme="minorHAnsi" w:hAnsiTheme="minorHAnsi" w:cstheme="minorHAnsi"/>
                  <w:color w:val="000000"/>
                  <w:sz w:val="18"/>
                  <w:szCs w:val="16"/>
                </w:rPr>
                <w:t>DMO_</w:t>
              </w:r>
            </w:ins>
            <w:r w:rsidR="00053530" w:rsidRPr="00053530">
              <w:rPr>
                <w:rFonts w:asciiTheme="minorHAnsi" w:hAnsiTheme="minorHAnsi" w:cstheme="minorHAnsi"/>
                <w:color w:val="000000"/>
                <w:sz w:val="18"/>
                <w:szCs w:val="16"/>
              </w:rPr>
              <w:t>USER_HIERARCHY_MIR</w:t>
            </w:r>
          </w:p>
        </w:tc>
        <w:tc>
          <w:tcPr>
            <w:tcW w:w="1186" w:type="dxa"/>
            <w:tcBorders>
              <w:top w:val="single" w:sz="8" w:space="0" w:color="auto"/>
              <w:left w:val="nil"/>
              <w:bottom w:val="single" w:sz="8" w:space="0" w:color="auto"/>
              <w:right w:val="single" w:sz="8" w:space="0" w:color="auto"/>
            </w:tcBorders>
            <w:shd w:val="clear" w:color="auto" w:fill="F4B8AE"/>
            <w:tcMar>
              <w:top w:w="0" w:type="dxa"/>
              <w:left w:w="108" w:type="dxa"/>
              <w:bottom w:w="0" w:type="dxa"/>
              <w:right w:w="108" w:type="dxa"/>
            </w:tcMar>
            <w:hideMark/>
          </w:tcPr>
          <w:p w14:paraId="350F8F31"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Source Table</w:t>
            </w:r>
          </w:p>
        </w:tc>
        <w:tc>
          <w:tcPr>
            <w:tcW w:w="0" w:type="auto"/>
            <w:tcBorders>
              <w:top w:val="single" w:sz="8" w:space="0" w:color="auto"/>
              <w:left w:val="nil"/>
              <w:bottom w:val="single" w:sz="8" w:space="0" w:color="auto"/>
              <w:right w:val="single" w:sz="8" w:space="0" w:color="auto"/>
            </w:tcBorders>
            <w:shd w:val="clear" w:color="auto" w:fill="F4B8AE"/>
            <w:tcMar>
              <w:top w:w="0" w:type="dxa"/>
              <w:left w:w="108" w:type="dxa"/>
              <w:bottom w:w="0" w:type="dxa"/>
              <w:right w:w="108" w:type="dxa"/>
            </w:tcMar>
            <w:hideMark/>
          </w:tcPr>
          <w:p w14:paraId="30F51CEC"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Source Column Name</w:t>
            </w:r>
          </w:p>
        </w:tc>
        <w:tc>
          <w:tcPr>
            <w:tcW w:w="0" w:type="auto"/>
            <w:tcBorders>
              <w:top w:val="single" w:sz="8" w:space="0" w:color="auto"/>
              <w:left w:val="nil"/>
              <w:bottom w:val="single" w:sz="8" w:space="0" w:color="auto"/>
              <w:right w:val="single" w:sz="8" w:space="0" w:color="auto"/>
            </w:tcBorders>
            <w:shd w:val="clear" w:color="auto" w:fill="F4B8AE"/>
            <w:tcMar>
              <w:top w:w="0" w:type="dxa"/>
              <w:left w:w="108" w:type="dxa"/>
              <w:bottom w:w="0" w:type="dxa"/>
              <w:right w:w="108" w:type="dxa"/>
            </w:tcMar>
            <w:hideMark/>
          </w:tcPr>
          <w:p w14:paraId="4663669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View Name</w:t>
            </w:r>
          </w:p>
        </w:tc>
        <w:tc>
          <w:tcPr>
            <w:tcW w:w="0" w:type="auto"/>
            <w:tcBorders>
              <w:top w:val="single" w:sz="8" w:space="0" w:color="auto"/>
              <w:left w:val="nil"/>
              <w:bottom w:val="single" w:sz="8" w:space="0" w:color="auto"/>
              <w:right w:val="single" w:sz="8" w:space="0" w:color="auto"/>
            </w:tcBorders>
            <w:shd w:val="clear" w:color="auto" w:fill="F4B8AE"/>
            <w:tcMar>
              <w:top w:w="0" w:type="dxa"/>
              <w:left w:w="108" w:type="dxa"/>
              <w:bottom w:w="0" w:type="dxa"/>
              <w:right w:w="108" w:type="dxa"/>
            </w:tcMar>
            <w:hideMark/>
          </w:tcPr>
          <w:p w14:paraId="6E62CAE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View Column Name</w:t>
            </w:r>
          </w:p>
        </w:tc>
      </w:tr>
      <w:tr w:rsidR="00053530" w14:paraId="109596B2" w14:textId="77777777" w:rsidTr="00637876">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FE8DA8"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DIRECTOR_NAME</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218D4558"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43A9F63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Username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6A5887F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616591C1"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Director_Name</w:t>
            </w:r>
          </w:p>
        </w:tc>
      </w:tr>
      <w:tr w:rsidR="00053530" w14:paraId="363F8BC0" w14:textId="77777777" w:rsidTr="00637876">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C2EE9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3249404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3F348B1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DC89EE9"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74853B4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Director_Id</w:t>
            </w:r>
          </w:p>
        </w:tc>
      </w:tr>
      <w:tr w:rsidR="00053530" w14:paraId="597CC22A" w14:textId="77777777" w:rsidTr="00637876">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E11BE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DIRECTOR_S3_ID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5CF7DD2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2BED285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44328540"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612EBFB1"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Director_S3Id</w:t>
            </w:r>
          </w:p>
        </w:tc>
      </w:tr>
      <w:tr w:rsidR="00053530" w14:paraId="193594C2" w14:textId="77777777" w:rsidTr="00637876">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231AF6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DIRECTOR_COUNTRY_NAME</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6723F78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Country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69DD18A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Name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62082B4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6E71A78C"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Director_Country_Name</w:t>
            </w:r>
          </w:p>
        </w:tc>
      </w:tr>
      <w:tr w:rsidR="00053530" w14:paraId="1DDA4606" w14:textId="77777777" w:rsidTr="00637876">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98835C"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MANAGER_NAME</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70F432B1"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63499B1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Username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9CEFB9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3496F24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Manager_Name</w:t>
            </w:r>
          </w:p>
        </w:tc>
      </w:tr>
      <w:tr w:rsidR="00053530" w14:paraId="21FF917F"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9BD03A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4343308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03AAAB9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4585072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B6F904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Manager_Id</w:t>
            </w:r>
          </w:p>
        </w:tc>
      </w:tr>
      <w:tr w:rsidR="00053530" w14:paraId="37D4D0D1"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47D7F77"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MANAGER_S3_ID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3D8FD943"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28EC1C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49AD7C83"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F8E796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Manager_S3Id</w:t>
            </w:r>
          </w:p>
        </w:tc>
      </w:tr>
      <w:tr w:rsidR="00053530" w14:paraId="70453B02"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A5BBEA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BDM_NAME</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2CAF3AD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970CF93" w14:textId="0286C38A"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w:t>
            </w:r>
            <w:ins w:id="5521" w:author="Sowndarya S (WT01 - Manufacturing &amp; Hi Tech)" w:date="2015-03-17T13:17:00Z">
              <w:r w:rsidR="002C48A4">
                <w:rPr>
                  <w:rFonts w:asciiTheme="minorHAnsi" w:hAnsiTheme="minorHAnsi" w:cstheme="minorHAnsi"/>
                  <w:color w:val="000000"/>
                  <w:sz w:val="18"/>
                  <w:szCs w:val="16"/>
                </w:rPr>
                <w:t>n</w:t>
              </w:r>
            </w:ins>
            <w:del w:id="5522" w:author="Sowndarya S (WT01 - Manufacturing &amp; Hi Tech)" w:date="2015-03-17T13:17:00Z">
              <w:r w:rsidRPr="00053530" w:rsidDel="002C48A4">
                <w:rPr>
                  <w:rFonts w:asciiTheme="minorHAnsi" w:hAnsiTheme="minorHAnsi" w:cstheme="minorHAnsi"/>
                  <w:color w:val="000000"/>
                  <w:sz w:val="18"/>
                  <w:szCs w:val="16"/>
                </w:rPr>
                <w:delText>N</w:delText>
              </w:r>
            </w:del>
            <w:r w:rsidRPr="00053530">
              <w:rPr>
                <w:rFonts w:asciiTheme="minorHAnsi" w:hAnsiTheme="minorHAnsi" w:cstheme="minorHAnsi"/>
                <w:color w:val="000000"/>
                <w:sz w:val="18"/>
                <w:szCs w:val="16"/>
              </w:rPr>
              <w:t>ame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7D81E3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90BAEF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BDM_Name</w:t>
            </w:r>
          </w:p>
        </w:tc>
      </w:tr>
      <w:tr w:rsidR="00053530" w14:paraId="3878E9C5"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AF5BBC8"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BDM_ID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3031AB78"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7C8BDCD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CA3A0BC"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4C5A1F8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BDM_Id</w:t>
            </w:r>
          </w:p>
        </w:tc>
      </w:tr>
      <w:tr w:rsidR="00053530" w14:paraId="4E36AA0B"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1ACEEF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BDM_S3_ID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3258C071"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1DB7DC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2C75F7A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44AA241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BDM_S3Id</w:t>
            </w:r>
          </w:p>
        </w:tc>
      </w:tr>
      <w:tr w:rsidR="00053530" w14:paraId="555155A4"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2264A3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BDE_NAME</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31FA71E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FF18FA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Username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2120CB7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022B61B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BDE_Name</w:t>
            </w:r>
          </w:p>
        </w:tc>
      </w:tr>
      <w:tr w:rsidR="00053530" w14:paraId="5CF286E0"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C4F677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7D405C59" w14:textId="0708290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w:t>
            </w:r>
            <w:ins w:id="5523" w:author="Sowndarya S (WT01 - Manufacturing &amp; Hi Tech)" w:date="2015-03-17T13:18:00Z">
              <w:r w:rsidR="002C48A4">
                <w:rPr>
                  <w:rFonts w:asciiTheme="minorHAnsi" w:hAnsiTheme="minorHAnsi" w:cstheme="minorHAnsi"/>
                  <w:color w:val="000000"/>
                  <w:sz w:val="18"/>
                  <w:szCs w:val="16"/>
                </w:rPr>
                <w:t>s</w:t>
              </w:r>
            </w:ins>
            <w:r w:rsidRPr="00053530">
              <w:rPr>
                <w:rFonts w:asciiTheme="minorHAnsi" w:hAnsiTheme="minorHAnsi" w:cstheme="minorHAnsi"/>
                <w:color w:val="000000"/>
                <w:sz w:val="18"/>
                <w:szCs w:val="16"/>
              </w:rPr>
              <w:t>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923BDA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B2FFBF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AE34C4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BDE_Id</w:t>
            </w:r>
          </w:p>
        </w:tc>
      </w:tr>
      <w:tr w:rsidR="00053530" w14:paraId="59A38A43"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F2D30F7"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BDE_S3_ID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63BC5BA7"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4C15136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F9601F3"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8D5B593"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BDE_S3Id</w:t>
            </w:r>
          </w:p>
        </w:tc>
      </w:tr>
      <w:tr w:rsidR="00053530" w14:paraId="2A7BA8D7"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1FC1F9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PM_NAME</w:t>
            </w:r>
          </w:p>
        </w:tc>
        <w:tc>
          <w:tcPr>
            <w:tcW w:w="118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054588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ED59600"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Username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2E85F2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7798582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PM_Name</w:t>
            </w:r>
          </w:p>
        </w:tc>
      </w:tr>
      <w:tr w:rsidR="00053530" w14:paraId="0DA60FC1"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509088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PM_ID</w:t>
            </w:r>
          </w:p>
        </w:tc>
        <w:tc>
          <w:tcPr>
            <w:tcW w:w="118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69A4897"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07DF9F40"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28ED1E49"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2BAFADA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PM_Id</w:t>
            </w:r>
          </w:p>
        </w:tc>
      </w:tr>
      <w:tr w:rsidR="00053530" w14:paraId="0291B7BA"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6B70D0C"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PM_S3_ID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277C4619"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59A048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60AC618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026FBA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PM_S3Id</w:t>
            </w:r>
          </w:p>
        </w:tc>
      </w:tr>
      <w:tr w:rsidR="00053530" w14:paraId="409E74F2"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41FD90"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TLMK_AGENT</w:t>
            </w:r>
          </w:p>
        </w:tc>
        <w:tc>
          <w:tcPr>
            <w:tcW w:w="118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DA9507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0381875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Username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B326D87"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78A081B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Agent_Name</w:t>
            </w:r>
          </w:p>
        </w:tc>
      </w:tr>
      <w:tr w:rsidR="00053530" w14:paraId="0D1C9626"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9F94BCC"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TLMK_AGENT_ID</w:t>
            </w:r>
          </w:p>
        </w:tc>
        <w:tc>
          <w:tcPr>
            <w:tcW w:w="118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BDD8975"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4CEF17C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0B6F478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47185FB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Agent_Id</w:t>
            </w:r>
          </w:p>
        </w:tc>
      </w:tr>
      <w:tr w:rsidR="00053530" w14:paraId="54B911A6"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CB8D8C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TLMK_AGENT_S3_ID</w:t>
            </w:r>
          </w:p>
        </w:tc>
        <w:tc>
          <w:tcPr>
            <w:tcW w:w="1186" w:type="dxa"/>
            <w:tcBorders>
              <w:top w:val="nil"/>
              <w:left w:val="nil"/>
              <w:bottom w:val="single" w:sz="8" w:space="0" w:color="auto"/>
              <w:right w:val="single" w:sz="8" w:space="0" w:color="auto"/>
            </w:tcBorders>
            <w:tcMar>
              <w:top w:w="0" w:type="dxa"/>
              <w:left w:w="108" w:type="dxa"/>
              <w:bottom w:w="0" w:type="dxa"/>
              <w:right w:w="108" w:type="dxa"/>
            </w:tcMar>
            <w:hideMark/>
          </w:tcPr>
          <w:p w14:paraId="7A61A4E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Users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0F013FB7"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S3ID</w:t>
            </w:r>
          </w:p>
        </w:tc>
        <w:tc>
          <w:tcPr>
            <w:tcW w:w="2171" w:type="dxa"/>
            <w:tcBorders>
              <w:top w:val="nil"/>
              <w:left w:val="nil"/>
              <w:bottom w:val="single" w:sz="8" w:space="0" w:color="auto"/>
              <w:right w:val="single" w:sz="8" w:space="0" w:color="auto"/>
            </w:tcBorders>
            <w:tcMar>
              <w:top w:w="0" w:type="dxa"/>
              <w:left w:w="108" w:type="dxa"/>
              <w:bottom w:w="0" w:type="dxa"/>
              <w:right w:w="108" w:type="dxa"/>
            </w:tcMar>
            <w:hideMark/>
          </w:tcPr>
          <w:p w14:paraId="3DF60FB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2015" w:type="dxa"/>
            <w:tcBorders>
              <w:top w:val="nil"/>
              <w:left w:val="nil"/>
              <w:bottom w:val="single" w:sz="8" w:space="0" w:color="auto"/>
              <w:right w:val="single" w:sz="8" w:space="0" w:color="auto"/>
            </w:tcBorders>
            <w:tcMar>
              <w:top w:w="0" w:type="dxa"/>
              <w:left w:w="108" w:type="dxa"/>
              <w:bottom w:w="0" w:type="dxa"/>
              <w:right w:w="108" w:type="dxa"/>
            </w:tcMar>
            <w:hideMark/>
          </w:tcPr>
          <w:p w14:paraId="23C4ECB1"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Agent_S3Id</w:t>
            </w:r>
          </w:p>
        </w:tc>
      </w:tr>
      <w:tr w:rsidR="00053530" w14:paraId="581EF223"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E6F4D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PARTNER_ID</w:t>
            </w:r>
          </w:p>
        </w:tc>
        <w:tc>
          <w:tcPr>
            <w:tcW w:w="118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94C507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FB70BEB"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PartnerId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C50FC6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9F0DB6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Partner_ID</w:t>
            </w:r>
          </w:p>
        </w:tc>
      </w:tr>
      <w:tr w:rsidR="00053530" w14:paraId="2FAC8BC3"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63C0720"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PARTNER_NAME</w:t>
            </w:r>
          </w:p>
        </w:tc>
        <w:tc>
          <w:tcPr>
            <w:tcW w:w="118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7EA2B5F"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D8E9FB3"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Name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39154BE"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96CD824"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Partner_Name</w:t>
            </w:r>
          </w:p>
        </w:tc>
      </w:tr>
      <w:tr w:rsidR="00053530" w14:paraId="05B67C62" w14:textId="77777777" w:rsidTr="00637876">
        <w:trPr>
          <w:trHeight w:val="70"/>
        </w:trPr>
        <w:tc>
          <w:tcPr>
            <w:tcW w:w="23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97A718A"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SELL_IN_OUT_FLAG</w:t>
            </w:r>
          </w:p>
        </w:tc>
        <w:tc>
          <w:tcPr>
            <w:tcW w:w="118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962695D"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0F70F166"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PartnerType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7AE99D02"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VEBIP_UserHierarchy</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F395673" w14:textId="77777777" w:rsidR="00053530" w:rsidRPr="00053530" w:rsidRDefault="00053530">
            <w:pPr>
              <w:rPr>
                <w:rFonts w:asciiTheme="minorHAnsi" w:hAnsiTheme="minorHAnsi" w:cstheme="minorHAnsi"/>
                <w:color w:val="000000"/>
                <w:sz w:val="18"/>
                <w:szCs w:val="16"/>
              </w:rPr>
            </w:pPr>
            <w:r w:rsidRPr="00053530">
              <w:rPr>
                <w:rFonts w:asciiTheme="minorHAnsi" w:hAnsiTheme="minorHAnsi" w:cstheme="minorHAnsi"/>
                <w:color w:val="000000"/>
                <w:sz w:val="18"/>
                <w:szCs w:val="16"/>
              </w:rPr>
              <w:t>Sell_In_Out_Flag</w:t>
            </w:r>
          </w:p>
        </w:tc>
      </w:tr>
      <w:tr w:rsidR="00637876" w14:paraId="51A91DA0" w14:textId="77777777" w:rsidTr="006236F2">
        <w:trPr>
          <w:trHeight w:val="70"/>
        </w:trPr>
        <w:tc>
          <w:tcPr>
            <w:tcW w:w="9517" w:type="dxa"/>
            <w:gridSpan w:val="5"/>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D0B8A6" w14:textId="77777777" w:rsidR="00637876" w:rsidRDefault="00637876">
            <w:pPr>
              <w:rPr>
                <w:rFonts w:asciiTheme="minorHAnsi" w:hAnsiTheme="minorHAnsi" w:cstheme="minorHAnsi"/>
                <w:b/>
                <w:color w:val="000000"/>
                <w:sz w:val="18"/>
                <w:szCs w:val="16"/>
              </w:rPr>
            </w:pPr>
          </w:p>
          <w:p w14:paraId="69488A59" w14:textId="77777777" w:rsidR="00637876" w:rsidRDefault="00637876">
            <w:pPr>
              <w:rPr>
                <w:rFonts w:asciiTheme="minorHAnsi" w:hAnsiTheme="minorHAnsi" w:cstheme="minorHAnsi"/>
                <w:b/>
                <w:color w:val="000000"/>
                <w:sz w:val="18"/>
                <w:szCs w:val="16"/>
              </w:rPr>
            </w:pPr>
            <w:r w:rsidRPr="00637876">
              <w:rPr>
                <w:rFonts w:asciiTheme="minorHAnsi" w:hAnsiTheme="minorHAnsi" w:cstheme="minorHAnsi"/>
                <w:b/>
                <w:color w:val="000000"/>
                <w:sz w:val="18"/>
                <w:szCs w:val="16"/>
              </w:rPr>
              <w:t>Join Condition’s (If Any) NA</w:t>
            </w:r>
          </w:p>
          <w:p w14:paraId="27BB25E2" w14:textId="77777777" w:rsidR="00637876" w:rsidRPr="00053530" w:rsidRDefault="00637876">
            <w:pPr>
              <w:rPr>
                <w:rFonts w:asciiTheme="minorHAnsi" w:hAnsiTheme="minorHAnsi" w:cstheme="minorHAnsi"/>
                <w:color w:val="000000"/>
                <w:sz w:val="18"/>
                <w:szCs w:val="16"/>
              </w:rPr>
            </w:pPr>
          </w:p>
        </w:tc>
      </w:tr>
    </w:tbl>
    <w:p w14:paraId="5FE26AC0" w14:textId="77777777" w:rsidR="00053530" w:rsidRDefault="00053530" w:rsidP="00053530">
      <w:pPr>
        <w:rPr>
          <w:rFonts w:ascii="Calibri" w:eastAsiaTheme="minorHAnsi" w:hAnsi="Calibri"/>
        </w:rPr>
      </w:pPr>
    </w:p>
    <w:p w14:paraId="6BEEF5F9" w14:textId="77777777" w:rsidR="00655D0F" w:rsidRDefault="00655D0F" w:rsidP="002A5C1E">
      <w:pPr>
        <w:rPr>
          <w:rFonts w:asciiTheme="minorHAnsi" w:hAnsiTheme="minorHAnsi" w:cstheme="minorHAnsi"/>
        </w:rPr>
      </w:pPr>
    </w:p>
    <w:p w14:paraId="495F351D" w14:textId="77777777" w:rsidR="002A5C1E" w:rsidRDefault="002A5C1E" w:rsidP="002A5C1E">
      <w:pPr>
        <w:rPr>
          <w:rFonts w:asciiTheme="minorHAnsi" w:hAnsiTheme="minorHAnsi" w:cstheme="minorHAnsi"/>
        </w:rPr>
      </w:pPr>
    </w:p>
    <w:p w14:paraId="55F6C505" w14:textId="0A85B88B" w:rsidR="0037582A" w:rsidRDefault="0037582A" w:rsidP="00DA1C8A">
      <w:pPr>
        <w:pStyle w:val="ListParagraph"/>
        <w:keepNext/>
        <w:numPr>
          <w:ilvl w:val="2"/>
          <w:numId w:val="10"/>
        </w:numPr>
        <w:spacing w:line="240" w:lineRule="auto"/>
        <w:ind w:left="90" w:right="21" w:hanging="36"/>
        <w:jc w:val="both"/>
        <w:outlineLvl w:val="1"/>
        <w:rPr>
          <w:ins w:id="5524" w:author="Rakesh Singhi" w:date="2015-02-07T15:50:00Z"/>
          <w:rFonts w:asciiTheme="minorHAnsi" w:hAnsiTheme="minorHAnsi" w:cstheme="minorHAnsi"/>
          <w:b/>
          <w:i/>
          <w:sz w:val="24"/>
          <w:szCs w:val="24"/>
          <w:lang w:val="en-GB"/>
        </w:rPr>
      </w:pPr>
      <w:bookmarkStart w:id="5525" w:name="_Toc415065534"/>
      <w:ins w:id="5526" w:author="Rakesh Singhi" w:date="2015-02-07T15:50:00Z">
        <w:r>
          <w:rPr>
            <w:rFonts w:asciiTheme="minorHAnsi" w:hAnsiTheme="minorHAnsi" w:cstheme="minorHAnsi"/>
            <w:b/>
            <w:i/>
            <w:sz w:val="24"/>
            <w:szCs w:val="24"/>
            <w:lang w:val="en-GB"/>
          </w:rPr>
          <w:t>DMO_BDE_TERRITOR</w:t>
        </w:r>
      </w:ins>
      <w:ins w:id="5527" w:author="Sowndarya S (WT01 - Manufacturing &amp; Hi Tech)" w:date="2015-03-17T14:58:00Z">
        <w:r w:rsidR="004F0A70">
          <w:rPr>
            <w:rFonts w:asciiTheme="minorHAnsi" w:hAnsiTheme="minorHAnsi" w:cstheme="minorHAnsi"/>
            <w:b/>
            <w:i/>
            <w:sz w:val="24"/>
            <w:szCs w:val="24"/>
            <w:lang w:val="en-GB"/>
          </w:rPr>
          <w:t>Y</w:t>
        </w:r>
      </w:ins>
      <w:ins w:id="5528" w:author="Rakesh Singhi" w:date="2015-02-07T15:50:00Z">
        <w:del w:id="5529" w:author="Sowndarya S (WT01 - Manufacturing &amp; Hi Tech)" w:date="2015-03-17T14:58:00Z">
          <w:r w:rsidDel="004F0A70">
            <w:rPr>
              <w:rFonts w:asciiTheme="minorHAnsi" w:hAnsiTheme="minorHAnsi" w:cstheme="minorHAnsi"/>
              <w:b/>
              <w:i/>
              <w:sz w:val="24"/>
              <w:szCs w:val="24"/>
              <w:lang w:val="en-GB"/>
            </w:rPr>
            <w:delText>IES</w:delText>
          </w:r>
        </w:del>
        <w:r>
          <w:rPr>
            <w:rFonts w:asciiTheme="minorHAnsi" w:hAnsiTheme="minorHAnsi" w:cstheme="minorHAnsi"/>
            <w:b/>
            <w:i/>
            <w:sz w:val="24"/>
            <w:szCs w:val="24"/>
            <w:lang w:val="en-GB"/>
          </w:rPr>
          <w:t>_MIR</w:t>
        </w:r>
        <w:bookmarkEnd w:id="5525"/>
      </w:ins>
    </w:p>
    <w:p w14:paraId="666B91EC" w14:textId="5019F72F" w:rsidR="0037582A" w:rsidRDefault="0037582A" w:rsidP="0037582A">
      <w:pPr>
        <w:rPr>
          <w:ins w:id="5530" w:author="Rakesh Singhi" w:date="2015-02-07T15:51:00Z"/>
          <w:rFonts w:asciiTheme="minorHAnsi" w:hAnsiTheme="minorHAnsi" w:cstheme="minorHAnsi"/>
        </w:rPr>
      </w:pPr>
      <w:ins w:id="5531" w:author="Rakesh Singhi" w:date="2015-02-07T15:50:00Z">
        <w:r w:rsidRPr="0037582A">
          <w:rPr>
            <w:rFonts w:asciiTheme="minorHAnsi" w:hAnsiTheme="minorHAnsi" w:cstheme="minorHAnsi"/>
          </w:rPr>
          <w:t xml:space="preserve">This staging table contains the Real Time </w:t>
        </w:r>
        <w:r>
          <w:rPr>
            <w:rFonts w:asciiTheme="minorHAnsi" w:hAnsiTheme="minorHAnsi" w:cstheme="minorHAnsi"/>
          </w:rPr>
          <w:t>BDE and Sale Territory mapping</w:t>
        </w:r>
        <w:r w:rsidRPr="0037582A">
          <w:rPr>
            <w:rFonts w:asciiTheme="minorHAnsi" w:hAnsiTheme="minorHAnsi" w:cstheme="minorHAnsi"/>
          </w:rPr>
          <w:t xml:space="preserve"> data from PNP view.</w:t>
        </w:r>
      </w:ins>
    </w:p>
    <w:p w14:paraId="264AA2B0" w14:textId="77777777" w:rsidR="0037582A" w:rsidRPr="0037582A" w:rsidRDefault="0037582A" w:rsidP="0037582A">
      <w:pPr>
        <w:rPr>
          <w:ins w:id="5532" w:author="Rakesh Singhi" w:date="2015-02-07T15:50:00Z"/>
          <w:rFonts w:asciiTheme="minorHAnsi" w:hAnsiTheme="minorHAnsi" w:cstheme="minorHAnsi"/>
        </w:rPr>
      </w:pPr>
    </w:p>
    <w:p w14:paraId="7E21890A" w14:textId="77777777" w:rsidR="0037582A" w:rsidRPr="00D30FA1" w:rsidRDefault="0037582A" w:rsidP="0037582A">
      <w:pPr>
        <w:spacing w:after="120"/>
        <w:rPr>
          <w:ins w:id="5533" w:author="Rakesh Singhi" w:date="2015-02-07T15:51:00Z"/>
          <w:rFonts w:asciiTheme="minorHAnsi" w:hAnsiTheme="minorHAnsi" w:cstheme="minorHAnsi"/>
          <w:u w:val="single"/>
        </w:rPr>
      </w:pPr>
      <w:ins w:id="5534" w:author="Rakesh Singhi" w:date="2015-02-07T15:51:00Z">
        <w:r w:rsidRPr="00D30FA1">
          <w:rPr>
            <w:rFonts w:asciiTheme="minorHAnsi" w:hAnsiTheme="minorHAnsi" w:cstheme="minorHAnsi"/>
            <w:u w:val="single"/>
          </w:rPr>
          <w:t>Table Details</w:t>
        </w:r>
      </w:ins>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37582A" w:rsidRPr="00D30FA1" w14:paraId="45425451" w14:textId="77777777" w:rsidTr="0037582A">
        <w:trPr>
          <w:ins w:id="5535" w:author="Rakesh Singhi" w:date="2015-02-07T15:51:00Z"/>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679332B3" w14:textId="77777777" w:rsidR="0037582A" w:rsidRPr="00D30FA1" w:rsidRDefault="0037582A" w:rsidP="0037582A">
            <w:pPr>
              <w:rPr>
                <w:ins w:id="5536" w:author="Rakesh Singhi" w:date="2015-02-07T15:51:00Z"/>
                <w:rFonts w:asciiTheme="minorHAnsi" w:hAnsiTheme="minorHAnsi" w:cstheme="minorHAnsi"/>
                <w:sz w:val="16"/>
                <w:szCs w:val="16"/>
              </w:rPr>
            </w:pPr>
            <w:ins w:id="5537" w:author="Rakesh Singhi" w:date="2015-02-07T15:51:00Z">
              <w:r w:rsidRPr="00D30FA1">
                <w:rPr>
                  <w:rFonts w:asciiTheme="minorHAnsi" w:hAnsiTheme="minorHAnsi" w:cstheme="minorHAnsi"/>
                  <w:sz w:val="16"/>
                  <w:szCs w:val="16"/>
                </w:rPr>
                <w:t>Table Logical Type</w:t>
              </w:r>
            </w:ins>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150CF6CA" w14:textId="77777777" w:rsidR="0037582A" w:rsidRPr="00D30FA1" w:rsidRDefault="0037582A" w:rsidP="0037582A">
            <w:pPr>
              <w:rPr>
                <w:ins w:id="5538" w:author="Rakesh Singhi" w:date="2015-02-07T15:51:00Z"/>
                <w:rFonts w:asciiTheme="minorHAnsi" w:hAnsiTheme="minorHAnsi" w:cstheme="minorHAnsi"/>
                <w:sz w:val="16"/>
                <w:szCs w:val="16"/>
              </w:rPr>
            </w:pPr>
            <w:ins w:id="5539" w:author="Rakesh Singhi" w:date="2015-02-07T15:51:00Z">
              <w:r w:rsidRPr="00D30FA1">
                <w:rPr>
                  <w:rFonts w:asciiTheme="minorHAnsi" w:hAnsiTheme="minorHAnsi" w:cstheme="minorHAnsi"/>
                  <w:sz w:val="16"/>
                  <w:szCs w:val="16"/>
                </w:rPr>
                <w:t>Table Name</w:t>
              </w:r>
            </w:ins>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2D645D3B" w14:textId="77777777" w:rsidR="0037582A" w:rsidRPr="00D30FA1" w:rsidRDefault="0037582A" w:rsidP="0037582A">
            <w:pPr>
              <w:rPr>
                <w:ins w:id="5540" w:author="Rakesh Singhi" w:date="2015-02-07T15:51:00Z"/>
                <w:rFonts w:asciiTheme="minorHAnsi" w:hAnsiTheme="minorHAnsi" w:cstheme="minorHAnsi"/>
                <w:sz w:val="16"/>
                <w:szCs w:val="16"/>
              </w:rPr>
            </w:pPr>
            <w:ins w:id="5541" w:author="Rakesh Singhi" w:date="2015-02-07T15:51:00Z">
              <w:r w:rsidRPr="00D30FA1">
                <w:rPr>
                  <w:rFonts w:asciiTheme="minorHAnsi" w:hAnsiTheme="minorHAnsi" w:cstheme="minorHAnsi"/>
                  <w:sz w:val="16"/>
                  <w:szCs w:val="16"/>
                </w:rPr>
                <w:t>Schema</w:t>
              </w:r>
            </w:ins>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7E595C99" w14:textId="77777777" w:rsidR="0037582A" w:rsidRPr="00D30FA1" w:rsidRDefault="0037582A" w:rsidP="0037582A">
            <w:pPr>
              <w:rPr>
                <w:ins w:id="5542" w:author="Rakesh Singhi" w:date="2015-02-07T15:51:00Z"/>
                <w:rFonts w:asciiTheme="minorHAnsi" w:hAnsiTheme="minorHAnsi" w:cstheme="minorHAnsi"/>
                <w:sz w:val="16"/>
                <w:szCs w:val="16"/>
              </w:rPr>
            </w:pPr>
            <w:ins w:id="5543" w:author="Rakesh Singhi" w:date="2015-02-07T15:51:00Z">
              <w:r w:rsidRPr="00D30FA1">
                <w:rPr>
                  <w:rFonts w:asciiTheme="minorHAnsi" w:hAnsiTheme="minorHAnsi" w:cstheme="minorHAnsi"/>
                  <w:sz w:val="16"/>
                  <w:szCs w:val="16"/>
                </w:rPr>
                <w:t>New/Existing</w:t>
              </w:r>
            </w:ins>
          </w:p>
        </w:tc>
      </w:tr>
      <w:tr w:rsidR="0037582A" w:rsidRPr="00D30FA1" w14:paraId="2D6F4AA8" w14:textId="77777777" w:rsidTr="0037582A">
        <w:trPr>
          <w:ins w:id="5544" w:author="Rakesh Singhi" w:date="2015-02-07T15:51:00Z"/>
        </w:trPr>
        <w:tc>
          <w:tcPr>
            <w:tcW w:w="1619" w:type="dxa"/>
            <w:tcBorders>
              <w:top w:val="single" w:sz="4" w:space="0" w:color="auto"/>
              <w:left w:val="single" w:sz="4" w:space="0" w:color="auto"/>
              <w:bottom w:val="single" w:sz="4" w:space="0" w:color="auto"/>
              <w:right w:val="single" w:sz="4" w:space="0" w:color="auto"/>
            </w:tcBorders>
            <w:hideMark/>
          </w:tcPr>
          <w:p w14:paraId="1CA96F49" w14:textId="77777777" w:rsidR="0037582A" w:rsidRPr="00D30FA1" w:rsidRDefault="0037582A" w:rsidP="0037582A">
            <w:pPr>
              <w:rPr>
                <w:ins w:id="5545" w:author="Rakesh Singhi" w:date="2015-02-07T15:51:00Z"/>
                <w:rFonts w:asciiTheme="minorHAnsi" w:hAnsiTheme="minorHAnsi" w:cstheme="minorHAnsi"/>
                <w:color w:val="000000"/>
                <w:sz w:val="18"/>
                <w:szCs w:val="16"/>
              </w:rPr>
            </w:pPr>
            <w:ins w:id="5546" w:author="Rakesh Singhi" w:date="2015-02-07T15:51:00Z">
              <w:r w:rsidRPr="00D30FA1">
                <w:rPr>
                  <w:rFonts w:asciiTheme="minorHAnsi" w:hAnsiTheme="minorHAnsi" w:cstheme="minorHAnsi"/>
                  <w:color w:val="000000"/>
                  <w:sz w:val="18"/>
                  <w:szCs w:val="16"/>
                </w:rPr>
                <w:t>Staging</w:t>
              </w:r>
            </w:ins>
          </w:p>
        </w:tc>
        <w:tc>
          <w:tcPr>
            <w:tcW w:w="3779" w:type="dxa"/>
            <w:tcBorders>
              <w:top w:val="single" w:sz="4" w:space="0" w:color="auto"/>
              <w:left w:val="single" w:sz="4" w:space="0" w:color="auto"/>
              <w:bottom w:val="single" w:sz="4" w:space="0" w:color="auto"/>
              <w:right w:val="single" w:sz="4" w:space="0" w:color="auto"/>
            </w:tcBorders>
            <w:hideMark/>
          </w:tcPr>
          <w:p w14:paraId="2B1EFE6A" w14:textId="145571ED" w:rsidR="0037582A" w:rsidRPr="00D30FA1" w:rsidRDefault="0037582A" w:rsidP="0037582A">
            <w:pPr>
              <w:rPr>
                <w:ins w:id="5547" w:author="Rakesh Singhi" w:date="2015-02-07T15:51:00Z"/>
                <w:rFonts w:asciiTheme="minorHAnsi" w:hAnsiTheme="minorHAnsi" w:cstheme="minorHAnsi"/>
                <w:color w:val="000000"/>
                <w:sz w:val="18"/>
                <w:szCs w:val="16"/>
              </w:rPr>
            </w:pPr>
            <w:ins w:id="5548" w:author="Rakesh Singhi" w:date="2015-02-07T15:51:00Z">
              <w:r>
                <w:rPr>
                  <w:rFonts w:asciiTheme="minorHAnsi" w:hAnsiTheme="minorHAnsi" w:cstheme="minorHAnsi"/>
                  <w:color w:val="000000"/>
                  <w:sz w:val="18"/>
                  <w:szCs w:val="16"/>
                </w:rPr>
                <w:t>DMO_BDE_TERRITO</w:t>
              </w:r>
            </w:ins>
            <w:ins w:id="5549" w:author="Sowndarya S (WT01 - Manufacturing &amp; Hi Tech)" w:date="2015-03-17T14:58:00Z">
              <w:r w:rsidR="004F0A70">
                <w:rPr>
                  <w:rFonts w:asciiTheme="minorHAnsi" w:hAnsiTheme="minorHAnsi" w:cstheme="minorHAnsi"/>
                  <w:color w:val="000000"/>
                  <w:sz w:val="18"/>
                  <w:szCs w:val="16"/>
                </w:rPr>
                <w:t>RY</w:t>
              </w:r>
            </w:ins>
            <w:ins w:id="5550" w:author="Sowndarya S (WT01 - Manufacturing &amp; Hi Tech)" w:date="2015-03-17T15:12:00Z">
              <w:r w:rsidR="00FA1DA9">
                <w:rPr>
                  <w:rFonts w:asciiTheme="minorHAnsi" w:hAnsiTheme="minorHAnsi" w:cstheme="minorHAnsi"/>
                  <w:color w:val="000000"/>
                  <w:sz w:val="18"/>
                  <w:szCs w:val="16"/>
                </w:rPr>
                <w:t>_MIR</w:t>
              </w:r>
            </w:ins>
            <w:ins w:id="5551" w:author="Rakesh Singhi" w:date="2015-02-07T15:51:00Z">
              <w:del w:id="5552" w:author="Sowndarya S (WT01 - Manufacturing &amp; Hi Tech)" w:date="2015-03-17T14:58:00Z">
                <w:r w:rsidDel="004F0A70">
                  <w:rPr>
                    <w:rFonts w:asciiTheme="minorHAnsi" w:hAnsiTheme="minorHAnsi" w:cstheme="minorHAnsi"/>
                    <w:color w:val="000000"/>
                    <w:sz w:val="18"/>
                    <w:szCs w:val="16"/>
                  </w:rPr>
                  <w:delText>RIES</w:delText>
                </w:r>
              </w:del>
            </w:ins>
          </w:p>
        </w:tc>
        <w:tc>
          <w:tcPr>
            <w:tcW w:w="992" w:type="dxa"/>
            <w:tcBorders>
              <w:top w:val="single" w:sz="4" w:space="0" w:color="auto"/>
              <w:left w:val="single" w:sz="4" w:space="0" w:color="auto"/>
              <w:bottom w:val="single" w:sz="4" w:space="0" w:color="auto"/>
              <w:right w:val="single" w:sz="4" w:space="0" w:color="auto"/>
            </w:tcBorders>
            <w:hideMark/>
          </w:tcPr>
          <w:p w14:paraId="5F12F981" w14:textId="77777777" w:rsidR="0037582A" w:rsidRPr="00D30FA1" w:rsidRDefault="0037582A" w:rsidP="0037582A">
            <w:pPr>
              <w:rPr>
                <w:ins w:id="5553" w:author="Rakesh Singhi" w:date="2015-02-07T15:51:00Z"/>
                <w:rFonts w:asciiTheme="minorHAnsi" w:hAnsiTheme="minorHAnsi" w:cstheme="minorHAnsi"/>
                <w:color w:val="000000"/>
                <w:sz w:val="18"/>
                <w:szCs w:val="16"/>
              </w:rPr>
            </w:pPr>
            <w:ins w:id="5554" w:author="Rakesh Singhi" w:date="2015-02-07T15:51:00Z">
              <w:r>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75FAB143" w14:textId="77777777" w:rsidR="0037582A" w:rsidRPr="00D30FA1" w:rsidRDefault="0037582A" w:rsidP="0037582A">
            <w:pPr>
              <w:jc w:val="center"/>
              <w:rPr>
                <w:ins w:id="5555" w:author="Rakesh Singhi" w:date="2015-02-07T15:51:00Z"/>
                <w:rFonts w:asciiTheme="minorHAnsi" w:hAnsiTheme="minorHAnsi" w:cstheme="minorHAnsi"/>
                <w:color w:val="000000"/>
                <w:sz w:val="18"/>
                <w:szCs w:val="16"/>
              </w:rPr>
            </w:pPr>
            <w:ins w:id="5556" w:author="Rakesh Singhi" w:date="2015-02-07T15:51:00Z">
              <w:r w:rsidRPr="00D30FA1">
                <w:rPr>
                  <w:rFonts w:asciiTheme="minorHAnsi" w:hAnsiTheme="minorHAnsi" w:cstheme="minorHAnsi"/>
                  <w:color w:val="000000"/>
                  <w:sz w:val="18"/>
                  <w:szCs w:val="16"/>
                </w:rPr>
                <w:t>New</w:t>
              </w:r>
            </w:ins>
          </w:p>
        </w:tc>
      </w:tr>
    </w:tbl>
    <w:p w14:paraId="218FD77D" w14:textId="77777777" w:rsidR="0037582A" w:rsidRDefault="0037582A" w:rsidP="0037582A">
      <w:pPr>
        <w:spacing w:after="120"/>
        <w:rPr>
          <w:ins w:id="5557" w:author="Rakesh Singhi" w:date="2015-02-07T15:51:00Z"/>
          <w:rFonts w:asciiTheme="minorHAnsi" w:hAnsiTheme="minorHAnsi" w:cstheme="minorHAnsi"/>
          <w:u w:val="single"/>
        </w:rPr>
      </w:pPr>
    </w:p>
    <w:p w14:paraId="4C916CD8" w14:textId="77777777" w:rsidR="0037582A" w:rsidRDefault="0037582A" w:rsidP="0037582A">
      <w:pPr>
        <w:spacing w:after="120"/>
        <w:rPr>
          <w:ins w:id="5558" w:author="Rakesh Singhi" w:date="2015-02-07T15:51:00Z"/>
          <w:rFonts w:asciiTheme="minorHAnsi" w:hAnsiTheme="minorHAnsi" w:cstheme="minorHAnsi"/>
          <w:u w:val="single"/>
        </w:rPr>
      </w:pPr>
    </w:p>
    <w:p w14:paraId="3D83D192" w14:textId="77777777" w:rsidR="0037582A" w:rsidRPr="00D30FA1" w:rsidRDefault="0037582A" w:rsidP="0037582A">
      <w:pPr>
        <w:spacing w:after="120"/>
        <w:rPr>
          <w:ins w:id="5559" w:author="Rakesh Singhi" w:date="2015-02-07T15:51:00Z"/>
          <w:rFonts w:asciiTheme="minorHAnsi" w:hAnsiTheme="minorHAnsi" w:cstheme="minorHAnsi"/>
          <w:u w:val="single"/>
        </w:rPr>
      </w:pPr>
      <w:ins w:id="5560" w:author="Rakesh Singhi" w:date="2015-02-07T15:51:00Z">
        <w:r w:rsidRPr="00D30FA1">
          <w:rPr>
            <w:rFonts w:asciiTheme="minorHAnsi" w:hAnsiTheme="minorHAnsi" w:cstheme="minorHAnsi"/>
            <w:u w:val="single"/>
          </w:rPr>
          <w:t>Columns Details</w:t>
        </w:r>
      </w:ins>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1890"/>
        <w:gridCol w:w="990"/>
        <w:gridCol w:w="3690"/>
        <w:tblGridChange w:id="5561">
          <w:tblGrid>
            <w:gridCol w:w="2700"/>
            <w:gridCol w:w="360"/>
            <w:gridCol w:w="1890"/>
            <w:gridCol w:w="990"/>
            <w:gridCol w:w="2250"/>
            <w:gridCol w:w="1440"/>
          </w:tblGrid>
        </w:tblGridChange>
      </w:tblGrid>
      <w:tr w:rsidR="0037582A" w:rsidRPr="00D30FA1" w14:paraId="7ACB6028" w14:textId="77777777" w:rsidTr="004F0A70">
        <w:trPr>
          <w:ins w:id="5562" w:author="Rakesh Singhi" w:date="2015-02-07T15:51:00Z"/>
        </w:trPr>
        <w:tc>
          <w:tcPr>
            <w:tcW w:w="3060" w:type="dxa"/>
            <w:tcBorders>
              <w:top w:val="single" w:sz="4" w:space="0" w:color="auto"/>
              <w:left w:val="single" w:sz="4" w:space="0" w:color="auto"/>
              <w:bottom w:val="single" w:sz="4" w:space="0" w:color="auto"/>
              <w:right w:val="single" w:sz="4" w:space="0" w:color="auto"/>
            </w:tcBorders>
            <w:shd w:val="clear" w:color="auto" w:fill="F4B8AE"/>
            <w:hideMark/>
          </w:tcPr>
          <w:p w14:paraId="050BADE1" w14:textId="77777777" w:rsidR="0037582A" w:rsidRPr="00D30FA1" w:rsidRDefault="0037582A" w:rsidP="0037582A">
            <w:pPr>
              <w:rPr>
                <w:ins w:id="5563" w:author="Rakesh Singhi" w:date="2015-02-07T15:51:00Z"/>
                <w:rFonts w:asciiTheme="minorHAnsi" w:hAnsiTheme="minorHAnsi" w:cstheme="minorHAnsi"/>
                <w:sz w:val="16"/>
                <w:szCs w:val="16"/>
              </w:rPr>
            </w:pPr>
            <w:ins w:id="5564" w:author="Rakesh Singhi" w:date="2015-02-07T15:51:00Z">
              <w:r w:rsidRPr="00D30FA1">
                <w:rPr>
                  <w:rFonts w:asciiTheme="minorHAnsi" w:hAnsiTheme="minorHAnsi" w:cstheme="minorHAnsi"/>
                  <w:sz w:val="16"/>
                  <w:szCs w:val="16"/>
                </w:rPr>
                <w:t>DB Column Name</w:t>
              </w:r>
            </w:ins>
          </w:p>
        </w:tc>
        <w:tc>
          <w:tcPr>
            <w:tcW w:w="1890" w:type="dxa"/>
            <w:tcBorders>
              <w:top w:val="single" w:sz="4" w:space="0" w:color="auto"/>
              <w:left w:val="single" w:sz="4" w:space="0" w:color="auto"/>
              <w:bottom w:val="single" w:sz="4" w:space="0" w:color="auto"/>
              <w:right w:val="single" w:sz="4" w:space="0" w:color="auto"/>
            </w:tcBorders>
            <w:shd w:val="clear" w:color="auto" w:fill="F4B8AE"/>
            <w:hideMark/>
          </w:tcPr>
          <w:p w14:paraId="2C1A4112" w14:textId="77777777" w:rsidR="0037582A" w:rsidRPr="00D30FA1" w:rsidRDefault="0037582A" w:rsidP="0037582A">
            <w:pPr>
              <w:rPr>
                <w:ins w:id="5565" w:author="Rakesh Singhi" w:date="2015-02-07T15:51:00Z"/>
                <w:rFonts w:asciiTheme="minorHAnsi" w:hAnsiTheme="minorHAnsi" w:cstheme="minorHAnsi"/>
                <w:sz w:val="16"/>
                <w:szCs w:val="16"/>
              </w:rPr>
            </w:pPr>
            <w:ins w:id="5566" w:author="Rakesh Singhi" w:date="2015-02-07T15:51:00Z">
              <w:r w:rsidRPr="00D30FA1">
                <w:rPr>
                  <w:rFonts w:asciiTheme="minorHAnsi" w:hAnsiTheme="minorHAnsi" w:cstheme="minorHAnsi"/>
                  <w:sz w:val="16"/>
                  <w:szCs w:val="16"/>
                </w:rPr>
                <w:t>Data Type</w:t>
              </w:r>
            </w:ins>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063F0916" w14:textId="77777777" w:rsidR="0037582A" w:rsidRPr="00D30FA1" w:rsidRDefault="0037582A" w:rsidP="0037582A">
            <w:pPr>
              <w:rPr>
                <w:ins w:id="5567" w:author="Rakesh Singhi" w:date="2015-02-07T15:51:00Z"/>
                <w:rFonts w:asciiTheme="minorHAnsi" w:hAnsiTheme="minorHAnsi" w:cstheme="minorHAnsi"/>
                <w:sz w:val="16"/>
                <w:szCs w:val="16"/>
              </w:rPr>
            </w:pPr>
            <w:ins w:id="5568" w:author="Rakesh Singhi" w:date="2015-02-07T15:51:00Z">
              <w:r w:rsidRPr="00D30FA1">
                <w:rPr>
                  <w:rFonts w:asciiTheme="minorHAnsi" w:hAnsiTheme="minorHAnsi" w:cstheme="minorHAnsi"/>
                  <w:sz w:val="16"/>
                  <w:szCs w:val="16"/>
                </w:rPr>
                <w:t>Staging 1</w:t>
              </w:r>
            </w:ins>
          </w:p>
        </w:tc>
        <w:tc>
          <w:tcPr>
            <w:tcW w:w="3690" w:type="dxa"/>
            <w:tcBorders>
              <w:top w:val="single" w:sz="4" w:space="0" w:color="auto"/>
              <w:left w:val="single" w:sz="4" w:space="0" w:color="auto"/>
              <w:bottom w:val="single" w:sz="4" w:space="0" w:color="auto"/>
              <w:right w:val="single" w:sz="4" w:space="0" w:color="auto"/>
            </w:tcBorders>
            <w:shd w:val="clear" w:color="auto" w:fill="F4B8AE"/>
            <w:hideMark/>
          </w:tcPr>
          <w:p w14:paraId="3B4C57A6" w14:textId="77777777" w:rsidR="0037582A" w:rsidRPr="00D30FA1" w:rsidRDefault="0037582A" w:rsidP="0037582A">
            <w:pPr>
              <w:rPr>
                <w:ins w:id="5569" w:author="Rakesh Singhi" w:date="2015-02-07T15:51:00Z"/>
                <w:rFonts w:asciiTheme="minorHAnsi" w:hAnsiTheme="minorHAnsi" w:cstheme="minorHAnsi"/>
                <w:sz w:val="16"/>
                <w:szCs w:val="16"/>
              </w:rPr>
            </w:pPr>
            <w:ins w:id="5570" w:author="Rakesh Singhi" w:date="2015-02-07T15:51:00Z">
              <w:r>
                <w:rPr>
                  <w:rFonts w:asciiTheme="minorHAnsi" w:hAnsiTheme="minorHAnsi" w:cstheme="minorHAnsi"/>
                  <w:sz w:val="16"/>
                  <w:szCs w:val="16"/>
                </w:rPr>
                <w:t>Columns Comments</w:t>
              </w:r>
            </w:ins>
          </w:p>
        </w:tc>
      </w:tr>
      <w:tr w:rsidR="0037582A" w:rsidRPr="00D30FA1" w14:paraId="384BAFB5" w14:textId="77777777" w:rsidTr="004F0A70">
        <w:tblPrEx>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571" w:author="Rakesh Singhi" w:date="2015-02-07T15:52: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572" w:author="Rakesh Singhi" w:date="2015-02-07T15:51:00Z"/>
          <w:trPrChange w:id="5573" w:author="Rakesh Singhi" w:date="2015-02-07T15:52:00Z">
            <w:trPr>
              <w:gridAfter w:val="0"/>
            </w:trPr>
          </w:trPrChange>
        </w:trPr>
        <w:tc>
          <w:tcPr>
            <w:tcW w:w="3060" w:type="dxa"/>
            <w:tcBorders>
              <w:top w:val="single" w:sz="4" w:space="0" w:color="auto"/>
              <w:left w:val="single" w:sz="4" w:space="0" w:color="auto"/>
              <w:bottom w:val="single" w:sz="4" w:space="0" w:color="auto"/>
              <w:right w:val="single" w:sz="4" w:space="0" w:color="auto"/>
            </w:tcBorders>
            <w:shd w:val="clear" w:color="auto" w:fill="auto"/>
            <w:tcPrChange w:id="5574" w:author="Rakesh Singhi" w:date="2015-02-07T15:52: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734CB1A" w14:textId="1DC86960" w:rsidR="0037582A" w:rsidRPr="00DD1485" w:rsidRDefault="0037582A" w:rsidP="0037582A">
            <w:pPr>
              <w:rPr>
                <w:ins w:id="5575" w:author="Rakesh Singhi" w:date="2015-02-07T15:51:00Z"/>
                <w:rFonts w:asciiTheme="minorHAnsi" w:hAnsiTheme="minorHAnsi" w:cstheme="minorHAnsi"/>
                <w:color w:val="000000"/>
                <w:sz w:val="18"/>
                <w:szCs w:val="16"/>
              </w:rPr>
            </w:pPr>
            <w:ins w:id="5576" w:author="Rakesh Singhi" w:date="2015-02-07T15:52:00Z">
              <w:r w:rsidRPr="0037582A">
                <w:rPr>
                  <w:rFonts w:asciiTheme="minorHAnsi" w:hAnsiTheme="minorHAnsi" w:cstheme="minorHAnsi"/>
                  <w:color w:val="000000"/>
                  <w:sz w:val="18"/>
                  <w:szCs w:val="16"/>
                </w:rPr>
                <w:t>BDE_ID</w:t>
              </w:r>
            </w:ins>
          </w:p>
        </w:tc>
        <w:tc>
          <w:tcPr>
            <w:tcW w:w="1890" w:type="dxa"/>
            <w:tcBorders>
              <w:top w:val="single" w:sz="4" w:space="0" w:color="auto"/>
              <w:left w:val="single" w:sz="4" w:space="0" w:color="auto"/>
              <w:bottom w:val="single" w:sz="4" w:space="0" w:color="auto"/>
              <w:right w:val="single" w:sz="4" w:space="0" w:color="auto"/>
            </w:tcBorders>
            <w:shd w:val="clear" w:color="auto" w:fill="auto"/>
            <w:vAlign w:val="bottom"/>
            <w:tcPrChange w:id="5577" w:author="Rakesh Singhi" w:date="2015-02-07T15:52:00Z">
              <w:tcPr>
                <w:tcW w:w="2250" w:type="dxa"/>
                <w:gridSpan w:val="2"/>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F6085ED" w14:textId="2C7F5B1F" w:rsidR="0037582A" w:rsidRPr="00DD1485" w:rsidRDefault="0037582A" w:rsidP="0037582A">
            <w:pPr>
              <w:rPr>
                <w:ins w:id="5578" w:author="Rakesh Singhi" w:date="2015-02-07T15:51:00Z"/>
                <w:rFonts w:asciiTheme="minorHAnsi" w:hAnsiTheme="minorHAnsi" w:cstheme="minorHAnsi"/>
                <w:color w:val="000000"/>
                <w:sz w:val="18"/>
                <w:szCs w:val="16"/>
              </w:rPr>
            </w:pPr>
            <w:ins w:id="5579" w:author="Rakesh Singhi" w:date="2015-02-07T15:52:00Z">
              <w:r w:rsidRPr="0037582A">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5580" w:author="Rakesh Singhi" w:date="2015-02-07T15:52: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4FEBB00" w14:textId="77777777" w:rsidR="0037582A" w:rsidRPr="00D30FA1" w:rsidRDefault="0037582A" w:rsidP="0037582A">
            <w:pPr>
              <w:rPr>
                <w:ins w:id="5581" w:author="Rakesh Singhi" w:date="2015-02-07T15:51:00Z"/>
                <w:rFonts w:asciiTheme="minorHAnsi" w:hAnsiTheme="minorHAnsi" w:cstheme="minorHAnsi"/>
                <w:color w:val="000000"/>
                <w:sz w:val="18"/>
                <w:szCs w:val="16"/>
              </w:rPr>
            </w:pPr>
            <w:ins w:id="5582" w:author="Rakesh Singhi" w:date="2015-02-07T15:51: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690" w:type="dxa"/>
            <w:tcBorders>
              <w:top w:val="single" w:sz="4" w:space="0" w:color="auto"/>
              <w:left w:val="single" w:sz="4" w:space="0" w:color="auto"/>
              <w:right w:val="single" w:sz="4" w:space="0" w:color="auto"/>
            </w:tcBorders>
            <w:vAlign w:val="center"/>
            <w:tcPrChange w:id="5583" w:author="Rakesh Singhi" w:date="2015-02-07T15:52:00Z">
              <w:tcPr>
                <w:tcW w:w="2250" w:type="dxa"/>
                <w:tcBorders>
                  <w:top w:val="single" w:sz="4" w:space="0" w:color="auto"/>
                  <w:left w:val="single" w:sz="4" w:space="0" w:color="auto"/>
                  <w:right w:val="single" w:sz="4" w:space="0" w:color="auto"/>
                </w:tcBorders>
                <w:vAlign w:val="center"/>
              </w:tcPr>
            </w:tcPrChange>
          </w:tcPr>
          <w:p w14:paraId="1B58CA0A" w14:textId="7E96FA0C" w:rsidR="0037582A" w:rsidRPr="00AB749E" w:rsidRDefault="0037582A" w:rsidP="0037582A">
            <w:pPr>
              <w:rPr>
                <w:ins w:id="5584" w:author="Rakesh Singhi" w:date="2015-02-07T15:51:00Z"/>
                <w:rFonts w:asciiTheme="minorHAnsi" w:hAnsiTheme="minorHAnsi" w:cstheme="minorHAnsi"/>
                <w:color w:val="000000"/>
                <w:sz w:val="18"/>
                <w:szCs w:val="18"/>
              </w:rPr>
            </w:pPr>
            <w:ins w:id="5585" w:author="Rakesh Singhi" w:date="2015-02-07T15:52:00Z">
              <w:r>
                <w:rPr>
                  <w:rFonts w:asciiTheme="minorHAnsi" w:hAnsiTheme="minorHAnsi" w:cstheme="minorHAnsi"/>
                  <w:color w:val="000000"/>
                  <w:sz w:val="18"/>
                  <w:szCs w:val="18"/>
                </w:rPr>
                <w:t>User id of BDE</w:t>
              </w:r>
            </w:ins>
          </w:p>
        </w:tc>
      </w:tr>
      <w:tr w:rsidR="0037582A" w:rsidRPr="00D30FA1" w14:paraId="57AC57B6" w14:textId="77777777" w:rsidTr="004F0A70">
        <w:tblPrEx>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586" w:author="Rakesh Singhi" w:date="2015-02-07T15:52: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587" w:author="Rakesh Singhi" w:date="2015-02-07T15:51:00Z"/>
          <w:trPrChange w:id="5588" w:author="Rakesh Singhi" w:date="2015-02-07T15:52:00Z">
            <w:trPr>
              <w:gridAfter w:val="0"/>
            </w:trPr>
          </w:trPrChange>
        </w:trPr>
        <w:tc>
          <w:tcPr>
            <w:tcW w:w="3060" w:type="dxa"/>
            <w:tcBorders>
              <w:top w:val="single" w:sz="4" w:space="0" w:color="auto"/>
              <w:left w:val="single" w:sz="4" w:space="0" w:color="auto"/>
              <w:bottom w:val="single" w:sz="4" w:space="0" w:color="auto"/>
              <w:right w:val="single" w:sz="4" w:space="0" w:color="auto"/>
            </w:tcBorders>
            <w:shd w:val="clear" w:color="auto" w:fill="auto"/>
            <w:tcPrChange w:id="5589" w:author="Rakesh Singhi" w:date="2015-02-07T15:52: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AA096EF" w14:textId="72C06C02" w:rsidR="0037582A" w:rsidRPr="00DD1485" w:rsidRDefault="0037582A" w:rsidP="0037582A">
            <w:pPr>
              <w:rPr>
                <w:ins w:id="5590" w:author="Rakesh Singhi" w:date="2015-02-07T15:51:00Z"/>
                <w:rFonts w:asciiTheme="minorHAnsi" w:hAnsiTheme="minorHAnsi" w:cstheme="minorHAnsi"/>
                <w:color w:val="000000"/>
                <w:sz w:val="18"/>
                <w:szCs w:val="16"/>
              </w:rPr>
            </w:pPr>
            <w:ins w:id="5591" w:author="Rakesh Singhi" w:date="2015-02-07T15:52:00Z">
              <w:r w:rsidRPr="0037582A">
                <w:rPr>
                  <w:rFonts w:asciiTheme="minorHAnsi" w:hAnsiTheme="minorHAnsi" w:cstheme="minorHAnsi"/>
                  <w:color w:val="000000"/>
                  <w:sz w:val="18"/>
                  <w:szCs w:val="16"/>
                </w:rPr>
                <w:t>BDE_S3_</w:t>
              </w:r>
            </w:ins>
            <w:ins w:id="5592" w:author="Sowndarya S (WT01 - Manufacturing &amp; Hi Tech)" w:date="2015-03-17T15:02:00Z">
              <w:r w:rsidR="00FF1D2A">
                <w:rPr>
                  <w:rFonts w:asciiTheme="minorHAnsi" w:hAnsiTheme="minorHAnsi" w:cstheme="minorHAnsi"/>
                  <w:color w:val="000000"/>
                  <w:sz w:val="18"/>
                  <w:szCs w:val="16"/>
                </w:rPr>
                <w:t>ID</w:t>
              </w:r>
            </w:ins>
            <w:ins w:id="5593" w:author="Rakesh Singhi" w:date="2015-02-07T15:52:00Z">
              <w:del w:id="5594" w:author="Sowndarya S (WT01 - Manufacturing &amp; Hi Tech)" w:date="2015-03-17T15:02:00Z">
                <w:r w:rsidRPr="0037582A" w:rsidDel="00FF1D2A">
                  <w:rPr>
                    <w:rFonts w:asciiTheme="minorHAnsi" w:hAnsiTheme="minorHAnsi" w:cstheme="minorHAnsi"/>
                    <w:color w:val="000000"/>
                    <w:sz w:val="18"/>
                    <w:szCs w:val="16"/>
                  </w:rPr>
                  <w:delText>Id</w:delText>
                </w:r>
              </w:del>
            </w:ins>
          </w:p>
        </w:tc>
        <w:tc>
          <w:tcPr>
            <w:tcW w:w="1890" w:type="dxa"/>
            <w:tcBorders>
              <w:top w:val="single" w:sz="4" w:space="0" w:color="auto"/>
              <w:left w:val="single" w:sz="4" w:space="0" w:color="auto"/>
              <w:bottom w:val="single" w:sz="4" w:space="0" w:color="auto"/>
              <w:right w:val="single" w:sz="4" w:space="0" w:color="auto"/>
            </w:tcBorders>
            <w:shd w:val="clear" w:color="auto" w:fill="auto"/>
            <w:vAlign w:val="bottom"/>
            <w:tcPrChange w:id="5595" w:author="Rakesh Singhi" w:date="2015-02-07T15:52:00Z">
              <w:tcPr>
                <w:tcW w:w="2250" w:type="dxa"/>
                <w:gridSpan w:val="2"/>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DCB230C" w14:textId="6350FA2D" w:rsidR="0037582A" w:rsidRPr="00DD1485" w:rsidRDefault="0037582A" w:rsidP="0037582A">
            <w:pPr>
              <w:rPr>
                <w:ins w:id="5596" w:author="Rakesh Singhi" w:date="2015-02-07T15:51:00Z"/>
                <w:rFonts w:asciiTheme="minorHAnsi" w:hAnsiTheme="minorHAnsi" w:cstheme="minorHAnsi"/>
                <w:color w:val="000000"/>
                <w:sz w:val="18"/>
                <w:szCs w:val="16"/>
              </w:rPr>
            </w:pPr>
            <w:ins w:id="5597" w:author="Rakesh Singhi" w:date="2015-02-07T15:52:00Z">
              <w:r w:rsidRPr="0037582A">
                <w:rPr>
                  <w:rFonts w:asciiTheme="minorHAnsi" w:hAnsiTheme="minorHAnsi" w:cstheme="minorHAnsi"/>
                  <w:color w:val="000000"/>
                  <w:sz w:val="18"/>
                  <w:szCs w:val="16"/>
                </w:rPr>
                <w:t>NVARCHAR2(50)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5598" w:author="Rakesh Singhi" w:date="2015-02-07T15:52: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50C3D21" w14:textId="77777777" w:rsidR="0037582A" w:rsidRPr="00D30FA1" w:rsidRDefault="0037582A" w:rsidP="0037582A">
            <w:pPr>
              <w:rPr>
                <w:ins w:id="5599" w:author="Rakesh Singhi" w:date="2015-02-07T15:51:00Z"/>
                <w:rFonts w:asciiTheme="minorHAnsi" w:hAnsiTheme="minorHAnsi" w:cstheme="minorHAnsi"/>
                <w:color w:val="000000"/>
                <w:sz w:val="18"/>
                <w:szCs w:val="16"/>
              </w:rPr>
            </w:pPr>
            <w:ins w:id="5600" w:author="Rakesh Singhi" w:date="2015-02-07T15:51: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690" w:type="dxa"/>
            <w:tcBorders>
              <w:left w:val="single" w:sz="4" w:space="0" w:color="auto"/>
              <w:bottom w:val="single" w:sz="4" w:space="0" w:color="auto"/>
              <w:right w:val="single" w:sz="4" w:space="0" w:color="auto"/>
            </w:tcBorders>
            <w:vAlign w:val="center"/>
            <w:tcPrChange w:id="5601" w:author="Rakesh Singhi" w:date="2015-02-07T15:52:00Z">
              <w:tcPr>
                <w:tcW w:w="2250" w:type="dxa"/>
                <w:tcBorders>
                  <w:left w:val="single" w:sz="4" w:space="0" w:color="auto"/>
                  <w:bottom w:val="single" w:sz="4" w:space="0" w:color="auto"/>
                  <w:right w:val="single" w:sz="4" w:space="0" w:color="auto"/>
                </w:tcBorders>
                <w:vAlign w:val="center"/>
              </w:tcPr>
            </w:tcPrChange>
          </w:tcPr>
          <w:p w14:paraId="0191F68E" w14:textId="0103919A" w:rsidR="0037582A" w:rsidRPr="00D30FA1" w:rsidRDefault="0037582A" w:rsidP="0037582A">
            <w:pPr>
              <w:rPr>
                <w:ins w:id="5602" w:author="Rakesh Singhi" w:date="2015-02-07T15:51:00Z"/>
                <w:rFonts w:asciiTheme="minorHAnsi" w:hAnsiTheme="minorHAnsi" w:cstheme="minorHAnsi"/>
                <w:color w:val="000000"/>
                <w:sz w:val="18"/>
                <w:szCs w:val="16"/>
              </w:rPr>
            </w:pPr>
            <w:ins w:id="5603" w:author="Rakesh Singhi" w:date="2015-02-07T15:52:00Z">
              <w:r>
                <w:rPr>
                  <w:rFonts w:asciiTheme="minorHAnsi" w:hAnsiTheme="minorHAnsi" w:cstheme="minorHAnsi"/>
                  <w:color w:val="000000"/>
                  <w:sz w:val="18"/>
                  <w:szCs w:val="16"/>
                </w:rPr>
                <w:t>BDE S3 Id</w:t>
              </w:r>
            </w:ins>
          </w:p>
        </w:tc>
      </w:tr>
      <w:tr w:rsidR="0037582A" w:rsidRPr="00D30FA1" w14:paraId="13A04366" w14:textId="77777777" w:rsidTr="004F0A70">
        <w:tblPrEx>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604" w:author="Rakesh Singhi" w:date="2015-02-07T15:52: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605" w:author="Rakesh Singhi" w:date="2015-02-07T15:51:00Z"/>
          <w:trPrChange w:id="5606" w:author="Rakesh Singhi" w:date="2015-02-07T15:52:00Z">
            <w:trPr>
              <w:gridAfter w:val="0"/>
            </w:trPr>
          </w:trPrChange>
        </w:trPr>
        <w:tc>
          <w:tcPr>
            <w:tcW w:w="3060" w:type="dxa"/>
            <w:tcBorders>
              <w:top w:val="single" w:sz="4" w:space="0" w:color="auto"/>
              <w:left w:val="single" w:sz="4" w:space="0" w:color="auto"/>
              <w:bottom w:val="single" w:sz="4" w:space="0" w:color="auto"/>
              <w:right w:val="single" w:sz="4" w:space="0" w:color="auto"/>
            </w:tcBorders>
            <w:tcPrChange w:id="5607" w:author="Rakesh Singhi" w:date="2015-02-07T15:52:00Z">
              <w:tcPr>
                <w:tcW w:w="2700" w:type="dxa"/>
                <w:tcBorders>
                  <w:top w:val="single" w:sz="4" w:space="0" w:color="auto"/>
                  <w:left w:val="single" w:sz="4" w:space="0" w:color="auto"/>
                  <w:bottom w:val="single" w:sz="4" w:space="0" w:color="auto"/>
                  <w:right w:val="single" w:sz="4" w:space="0" w:color="auto"/>
                </w:tcBorders>
                <w:vAlign w:val="center"/>
              </w:tcPr>
            </w:tcPrChange>
          </w:tcPr>
          <w:p w14:paraId="09ADCED1" w14:textId="3E53E5C2" w:rsidR="0037582A" w:rsidRPr="00D30FA1" w:rsidRDefault="00FF1D2A" w:rsidP="0037582A">
            <w:pPr>
              <w:rPr>
                <w:ins w:id="5608" w:author="Rakesh Singhi" w:date="2015-02-07T15:51:00Z"/>
                <w:rFonts w:asciiTheme="minorHAnsi" w:hAnsiTheme="minorHAnsi" w:cstheme="minorHAnsi"/>
                <w:color w:val="000000"/>
                <w:sz w:val="18"/>
                <w:szCs w:val="16"/>
              </w:rPr>
            </w:pPr>
            <w:ins w:id="5609" w:author="Rakesh Singhi" w:date="2015-02-07T15:52:00Z">
              <w:r w:rsidRPr="00FF1D2A">
                <w:rPr>
                  <w:rFonts w:asciiTheme="minorHAnsi" w:hAnsiTheme="minorHAnsi" w:cstheme="minorHAnsi"/>
                  <w:color w:val="000000"/>
                  <w:sz w:val="18"/>
                  <w:szCs w:val="16"/>
                </w:rPr>
                <w:t>USER</w:t>
              </w:r>
            </w:ins>
            <w:ins w:id="5610" w:author="Sowndarya S (WT01 - Manufacturing &amp; Hi Tech)" w:date="2015-03-17T15:00:00Z">
              <w:r w:rsidRPr="00FF1D2A">
                <w:rPr>
                  <w:rFonts w:asciiTheme="minorHAnsi" w:hAnsiTheme="minorHAnsi" w:cstheme="minorHAnsi"/>
                  <w:color w:val="000000"/>
                  <w:sz w:val="18"/>
                  <w:szCs w:val="16"/>
                </w:rPr>
                <w:t>_</w:t>
              </w:r>
            </w:ins>
            <w:ins w:id="5611" w:author="Rakesh Singhi" w:date="2015-02-07T15:52:00Z">
              <w:r w:rsidRPr="00FF1D2A">
                <w:rPr>
                  <w:rFonts w:asciiTheme="minorHAnsi" w:hAnsiTheme="minorHAnsi" w:cstheme="minorHAnsi"/>
                  <w:color w:val="000000"/>
                  <w:sz w:val="18"/>
                  <w:szCs w:val="16"/>
                </w:rPr>
                <w:t>OP</w:t>
              </w:r>
            </w:ins>
            <w:ins w:id="5612" w:author="Sowndarya S (WT01 - Manufacturing &amp; Hi Tech)" w:date="2015-03-17T15:00:00Z">
              <w:r w:rsidRPr="00FF1D2A">
                <w:rPr>
                  <w:rFonts w:asciiTheme="minorHAnsi" w:hAnsiTheme="minorHAnsi" w:cstheme="minorHAnsi"/>
                  <w:color w:val="000000"/>
                  <w:sz w:val="18"/>
                  <w:szCs w:val="16"/>
                </w:rPr>
                <w:t>_</w:t>
              </w:r>
            </w:ins>
            <w:ins w:id="5613" w:author="Rakesh Singhi" w:date="2015-02-07T15:52:00Z">
              <w:r w:rsidRPr="00FF1D2A">
                <w:rPr>
                  <w:rFonts w:asciiTheme="minorHAnsi" w:hAnsiTheme="minorHAnsi" w:cstheme="minorHAnsi"/>
                  <w:color w:val="000000"/>
                  <w:sz w:val="18"/>
                  <w:szCs w:val="16"/>
                </w:rPr>
                <w:t>AREA</w:t>
              </w:r>
            </w:ins>
            <w:ins w:id="5614" w:author="Sowndarya S (WT01 - Manufacturing &amp; Hi Tech)" w:date="2015-03-17T15:00:00Z">
              <w:r w:rsidRPr="00FF1D2A">
                <w:rPr>
                  <w:rFonts w:asciiTheme="minorHAnsi" w:hAnsiTheme="minorHAnsi" w:cstheme="minorHAnsi"/>
                  <w:color w:val="000000"/>
                  <w:sz w:val="18"/>
                  <w:szCs w:val="16"/>
                </w:rPr>
                <w:t>_</w:t>
              </w:r>
            </w:ins>
            <w:ins w:id="5615" w:author="Rakesh Singhi" w:date="2015-02-07T15:52:00Z">
              <w:r w:rsidRPr="00FF1D2A">
                <w:rPr>
                  <w:rFonts w:asciiTheme="minorHAnsi" w:hAnsiTheme="minorHAnsi" w:cstheme="minorHAnsi"/>
                  <w:color w:val="000000"/>
                  <w:sz w:val="18"/>
                  <w:szCs w:val="16"/>
                </w:rPr>
                <w:t>ROLE</w:t>
              </w:r>
            </w:ins>
            <w:ins w:id="5616" w:author="Sowndarya S (WT01 - Manufacturing &amp; Hi Tech)" w:date="2015-03-17T15:00:00Z">
              <w:r w:rsidRPr="00FF1D2A">
                <w:rPr>
                  <w:rFonts w:asciiTheme="minorHAnsi" w:hAnsiTheme="minorHAnsi" w:cstheme="minorHAnsi"/>
                  <w:color w:val="000000"/>
                  <w:sz w:val="18"/>
                  <w:szCs w:val="16"/>
                </w:rPr>
                <w:t>_</w:t>
              </w:r>
            </w:ins>
            <w:ins w:id="5617" w:author="Rakesh Singhi" w:date="2015-02-07T15:52:00Z">
              <w:r w:rsidRPr="00FF1D2A">
                <w:rPr>
                  <w:rFonts w:asciiTheme="minorHAnsi" w:hAnsiTheme="minorHAnsi" w:cstheme="minorHAnsi"/>
                  <w:color w:val="000000"/>
                  <w:sz w:val="18"/>
                  <w:szCs w:val="16"/>
                </w:rPr>
                <w:t>ID</w:t>
              </w:r>
            </w:ins>
          </w:p>
        </w:tc>
        <w:tc>
          <w:tcPr>
            <w:tcW w:w="1890" w:type="dxa"/>
            <w:tcBorders>
              <w:top w:val="single" w:sz="4" w:space="0" w:color="auto"/>
              <w:left w:val="single" w:sz="4" w:space="0" w:color="auto"/>
              <w:bottom w:val="single" w:sz="4" w:space="0" w:color="auto"/>
              <w:right w:val="single" w:sz="4" w:space="0" w:color="auto"/>
            </w:tcBorders>
            <w:vAlign w:val="bottom"/>
            <w:tcPrChange w:id="5618" w:author="Rakesh Singhi" w:date="2015-02-07T15:52:00Z">
              <w:tcPr>
                <w:tcW w:w="2250" w:type="dxa"/>
                <w:gridSpan w:val="2"/>
                <w:tcBorders>
                  <w:top w:val="single" w:sz="4" w:space="0" w:color="auto"/>
                  <w:left w:val="single" w:sz="4" w:space="0" w:color="auto"/>
                  <w:bottom w:val="single" w:sz="4" w:space="0" w:color="auto"/>
                  <w:right w:val="single" w:sz="4" w:space="0" w:color="auto"/>
                </w:tcBorders>
                <w:vAlign w:val="center"/>
              </w:tcPr>
            </w:tcPrChange>
          </w:tcPr>
          <w:p w14:paraId="6BE3E3DE" w14:textId="27B9ADA1" w:rsidR="0037582A" w:rsidRPr="00D30FA1" w:rsidRDefault="0037582A" w:rsidP="0037582A">
            <w:pPr>
              <w:rPr>
                <w:ins w:id="5619" w:author="Rakesh Singhi" w:date="2015-02-07T15:51:00Z"/>
                <w:rFonts w:asciiTheme="minorHAnsi" w:hAnsiTheme="minorHAnsi" w:cstheme="minorHAnsi"/>
                <w:color w:val="000000"/>
                <w:sz w:val="18"/>
                <w:szCs w:val="16"/>
              </w:rPr>
            </w:pPr>
            <w:ins w:id="5620" w:author="Rakesh Singhi" w:date="2015-02-07T15:52:00Z">
              <w:r w:rsidRPr="0037582A">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5621" w:author="Rakesh Singhi" w:date="2015-02-07T15:52: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0A9A17A" w14:textId="77777777" w:rsidR="0037582A" w:rsidRPr="00D30FA1" w:rsidRDefault="0037582A" w:rsidP="0037582A">
            <w:pPr>
              <w:rPr>
                <w:ins w:id="5622" w:author="Rakesh Singhi" w:date="2015-02-07T15:51:00Z"/>
                <w:rFonts w:asciiTheme="minorHAnsi" w:hAnsiTheme="minorHAnsi" w:cstheme="minorHAnsi"/>
                <w:color w:val="000000"/>
                <w:sz w:val="18"/>
                <w:szCs w:val="16"/>
              </w:rPr>
            </w:pPr>
            <w:ins w:id="5623" w:author="Rakesh Singhi" w:date="2015-02-07T15:51: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690" w:type="dxa"/>
            <w:tcBorders>
              <w:top w:val="single" w:sz="4" w:space="0" w:color="auto"/>
              <w:left w:val="single" w:sz="4" w:space="0" w:color="auto"/>
              <w:bottom w:val="single" w:sz="4" w:space="0" w:color="auto"/>
              <w:right w:val="single" w:sz="4" w:space="0" w:color="auto"/>
            </w:tcBorders>
            <w:vAlign w:val="center"/>
            <w:tcPrChange w:id="5624" w:author="Rakesh Singhi" w:date="2015-02-07T15:52:00Z">
              <w:tcPr>
                <w:tcW w:w="2250" w:type="dxa"/>
                <w:tcBorders>
                  <w:top w:val="single" w:sz="4" w:space="0" w:color="auto"/>
                  <w:left w:val="single" w:sz="4" w:space="0" w:color="auto"/>
                  <w:bottom w:val="single" w:sz="4" w:space="0" w:color="auto"/>
                  <w:right w:val="single" w:sz="4" w:space="0" w:color="auto"/>
                </w:tcBorders>
                <w:vAlign w:val="center"/>
              </w:tcPr>
            </w:tcPrChange>
          </w:tcPr>
          <w:p w14:paraId="26A49977" w14:textId="00F58283" w:rsidR="0037582A" w:rsidRPr="00D30FA1" w:rsidRDefault="0037582A" w:rsidP="0037582A">
            <w:pPr>
              <w:rPr>
                <w:ins w:id="5625" w:author="Rakesh Singhi" w:date="2015-02-07T15:51:00Z"/>
                <w:rFonts w:asciiTheme="minorHAnsi" w:hAnsiTheme="minorHAnsi" w:cstheme="minorHAnsi"/>
                <w:color w:val="000000"/>
                <w:sz w:val="18"/>
                <w:szCs w:val="16"/>
              </w:rPr>
            </w:pPr>
            <w:ins w:id="5626" w:author="Rakesh Singhi" w:date="2015-02-07T15:52:00Z">
              <w:r>
                <w:rPr>
                  <w:rFonts w:asciiTheme="minorHAnsi" w:hAnsiTheme="minorHAnsi" w:cstheme="minorHAnsi"/>
                  <w:color w:val="000000"/>
                  <w:sz w:val="18"/>
                  <w:szCs w:val="16"/>
                </w:rPr>
                <w:t>Op Area Role Id of BDE</w:t>
              </w:r>
            </w:ins>
          </w:p>
        </w:tc>
      </w:tr>
      <w:tr w:rsidR="0037582A" w:rsidRPr="00D30FA1" w14:paraId="055BD784" w14:textId="77777777" w:rsidTr="004F0A70">
        <w:tblPrEx>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627" w:author="Rakesh Singhi" w:date="2015-02-07T15:52: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628" w:author="Rakesh Singhi" w:date="2015-02-07T15:51:00Z"/>
          <w:trPrChange w:id="5629" w:author="Rakesh Singhi" w:date="2015-02-07T15:52:00Z">
            <w:trPr>
              <w:gridAfter w:val="0"/>
            </w:trPr>
          </w:trPrChange>
        </w:trPr>
        <w:tc>
          <w:tcPr>
            <w:tcW w:w="3060" w:type="dxa"/>
            <w:tcBorders>
              <w:top w:val="single" w:sz="4" w:space="0" w:color="auto"/>
              <w:left w:val="single" w:sz="4" w:space="0" w:color="auto"/>
              <w:bottom w:val="single" w:sz="4" w:space="0" w:color="auto"/>
              <w:right w:val="single" w:sz="4" w:space="0" w:color="auto"/>
            </w:tcBorders>
            <w:tcPrChange w:id="5630" w:author="Rakesh Singhi" w:date="2015-02-07T15:52:00Z">
              <w:tcPr>
                <w:tcW w:w="2700" w:type="dxa"/>
                <w:tcBorders>
                  <w:top w:val="single" w:sz="4" w:space="0" w:color="auto"/>
                  <w:left w:val="single" w:sz="4" w:space="0" w:color="auto"/>
                  <w:bottom w:val="single" w:sz="4" w:space="0" w:color="auto"/>
                  <w:right w:val="single" w:sz="4" w:space="0" w:color="auto"/>
                </w:tcBorders>
                <w:vAlign w:val="center"/>
              </w:tcPr>
            </w:tcPrChange>
          </w:tcPr>
          <w:p w14:paraId="06465961" w14:textId="5AFC8BA0" w:rsidR="0037582A" w:rsidRPr="00D30FA1" w:rsidRDefault="00FF1D2A" w:rsidP="0037582A">
            <w:pPr>
              <w:rPr>
                <w:ins w:id="5631" w:author="Rakesh Singhi" w:date="2015-02-07T15:51:00Z"/>
                <w:rFonts w:asciiTheme="minorHAnsi" w:hAnsiTheme="minorHAnsi" w:cstheme="minorHAnsi"/>
                <w:color w:val="000000"/>
                <w:sz w:val="18"/>
                <w:szCs w:val="16"/>
              </w:rPr>
            </w:pPr>
            <w:ins w:id="5632" w:author="Sowndarya S (WT01 - Manufacturing &amp; Hi Tech)" w:date="2015-03-17T15:02:00Z">
              <w:r>
                <w:rPr>
                  <w:rFonts w:asciiTheme="minorHAnsi" w:hAnsiTheme="minorHAnsi" w:cstheme="minorHAnsi"/>
                  <w:color w:val="000000"/>
                  <w:sz w:val="18"/>
                  <w:szCs w:val="16"/>
                </w:rPr>
                <w:t>SALES</w:t>
              </w:r>
            </w:ins>
            <w:ins w:id="5633" w:author="Rakesh Singhi" w:date="2015-02-07T15:52:00Z">
              <w:del w:id="5634" w:author="Sowndarya S (WT01 - Manufacturing &amp; Hi Tech)" w:date="2015-03-17T15:02:00Z">
                <w:r w:rsidRPr="0037582A" w:rsidDel="00FF1D2A">
                  <w:rPr>
                    <w:rFonts w:asciiTheme="minorHAnsi" w:hAnsiTheme="minorHAnsi" w:cstheme="minorHAnsi"/>
                    <w:color w:val="000000"/>
                    <w:sz w:val="18"/>
                    <w:szCs w:val="16"/>
                  </w:rPr>
                  <w:delText>BDE</w:delText>
                </w:r>
              </w:del>
              <w:r w:rsidRPr="0037582A">
                <w:rPr>
                  <w:rFonts w:asciiTheme="minorHAnsi" w:hAnsiTheme="minorHAnsi" w:cstheme="minorHAnsi"/>
                  <w:color w:val="000000"/>
                  <w:sz w:val="18"/>
                  <w:szCs w:val="16"/>
                </w:rPr>
                <w:t>_TERRITORY_NAME</w:t>
              </w:r>
            </w:ins>
          </w:p>
        </w:tc>
        <w:tc>
          <w:tcPr>
            <w:tcW w:w="1890" w:type="dxa"/>
            <w:tcBorders>
              <w:top w:val="single" w:sz="4" w:space="0" w:color="auto"/>
              <w:left w:val="single" w:sz="4" w:space="0" w:color="auto"/>
              <w:bottom w:val="single" w:sz="4" w:space="0" w:color="auto"/>
              <w:right w:val="single" w:sz="4" w:space="0" w:color="auto"/>
            </w:tcBorders>
            <w:vAlign w:val="bottom"/>
            <w:tcPrChange w:id="5635" w:author="Rakesh Singhi" w:date="2015-02-07T15:52:00Z">
              <w:tcPr>
                <w:tcW w:w="2250" w:type="dxa"/>
                <w:gridSpan w:val="2"/>
                <w:tcBorders>
                  <w:top w:val="single" w:sz="4" w:space="0" w:color="auto"/>
                  <w:left w:val="single" w:sz="4" w:space="0" w:color="auto"/>
                  <w:bottom w:val="single" w:sz="4" w:space="0" w:color="auto"/>
                  <w:right w:val="single" w:sz="4" w:space="0" w:color="auto"/>
                </w:tcBorders>
                <w:vAlign w:val="center"/>
              </w:tcPr>
            </w:tcPrChange>
          </w:tcPr>
          <w:p w14:paraId="53DF8FFD" w14:textId="08AF89AE" w:rsidR="0037582A" w:rsidRPr="00D30FA1" w:rsidRDefault="0037582A" w:rsidP="0037582A">
            <w:pPr>
              <w:rPr>
                <w:ins w:id="5636" w:author="Rakesh Singhi" w:date="2015-02-07T15:51:00Z"/>
                <w:rFonts w:asciiTheme="minorHAnsi" w:hAnsiTheme="minorHAnsi" w:cstheme="minorHAnsi"/>
                <w:color w:val="000000"/>
                <w:sz w:val="18"/>
                <w:szCs w:val="16"/>
              </w:rPr>
            </w:pPr>
            <w:ins w:id="5637" w:author="Rakesh Singhi" w:date="2015-02-07T15:52:00Z">
              <w:del w:id="5638" w:author="Sowndarya S (WT01 - Manufacturing &amp; Hi Tech)" w:date="2015-03-17T15:03:00Z">
                <w:r w:rsidRPr="0037582A" w:rsidDel="00FF1D2A">
                  <w:rPr>
                    <w:rFonts w:asciiTheme="minorHAnsi" w:hAnsiTheme="minorHAnsi" w:cstheme="minorHAnsi"/>
                    <w:color w:val="000000"/>
                    <w:sz w:val="18"/>
                    <w:szCs w:val="16"/>
                  </w:rPr>
                  <w:delText>VARCHAR2(100)</w:delText>
                </w:r>
              </w:del>
            </w:ins>
            <w:ins w:id="5639" w:author="Sowndarya S (WT01 - Manufacturing &amp; Hi Tech)" w:date="2015-03-17T15:03:00Z">
              <w:r w:rsidR="00FF1D2A">
                <w:rPr>
                  <w:rFonts w:asciiTheme="minorHAnsi" w:hAnsiTheme="minorHAnsi" w:cstheme="minorHAnsi"/>
                  <w:color w:val="000000"/>
                  <w:sz w:val="18"/>
                  <w:szCs w:val="16"/>
                </w:rPr>
                <w:t>NVARCHAR2(5)</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5640" w:author="Rakesh Singhi" w:date="2015-02-07T15:52: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2A3CE21" w14:textId="77777777" w:rsidR="0037582A" w:rsidRPr="00D30FA1" w:rsidRDefault="0037582A" w:rsidP="0037582A">
            <w:pPr>
              <w:rPr>
                <w:ins w:id="5641" w:author="Rakesh Singhi" w:date="2015-02-07T15:51:00Z"/>
                <w:rFonts w:asciiTheme="minorHAnsi" w:hAnsiTheme="minorHAnsi" w:cstheme="minorHAnsi"/>
                <w:color w:val="000000"/>
                <w:sz w:val="18"/>
                <w:szCs w:val="16"/>
              </w:rPr>
            </w:pPr>
            <w:ins w:id="5642" w:author="Rakesh Singhi" w:date="2015-02-07T15:51: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690" w:type="dxa"/>
            <w:tcBorders>
              <w:top w:val="single" w:sz="4" w:space="0" w:color="auto"/>
              <w:left w:val="single" w:sz="4" w:space="0" w:color="auto"/>
              <w:bottom w:val="single" w:sz="4" w:space="0" w:color="auto"/>
              <w:right w:val="single" w:sz="4" w:space="0" w:color="auto"/>
            </w:tcBorders>
            <w:vAlign w:val="center"/>
            <w:tcPrChange w:id="5643" w:author="Rakesh Singhi" w:date="2015-02-07T15:52:00Z">
              <w:tcPr>
                <w:tcW w:w="2250" w:type="dxa"/>
                <w:tcBorders>
                  <w:top w:val="single" w:sz="4" w:space="0" w:color="auto"/>
                  <w:left w:val="single" w:sz="4" w:space="0" w:color="auto"/>
                  <w:bottom w:val="single" w:sz="4" w:space="0" w:color="auto"/>
                  <w:right w:val="single" w:sz="4" w:space="0" w:color="auto"/>
                </w:tcBorders>
                <w:vAlign w:val="center"/>
              </w:tcPr>
            </w:tcPrChange>
          </w:tcPr>
          <w:p w14:paraId="21278D13" w14:textId="659C8C98" w:rsidR="0037582A" w:rsidRPr="00D30FA1" w:rsidRDefault="0037582A" w:rsidP="0037582A">
            <w:pPr>
              <w:rPr>
                <w:ins w:id="5644" w:author="Rakesh Singhi" w:date="2015-02-07T15:51:00Z"/>
                <w:rFonts w:asciiTheme="minorHAnsi" w:hAnsiTheme="minorHAnsi" w:cstheme="minorHAnsi"/>
                <w:color w:val="000000"/>
                <w:sz w:val="18"/>
                <w:szCs w:val="16"/>
              </w:rPr>
            </w:pPr>
            <w:ins w:id="5645" w:author="Rakesh Singhi" w:date="2015-02-07T15:52:00Z">
              <w:r>
                <w:rPr>
                  <w:rFonts w:asciiTheme="minorHAnsi" w:hAnsiTheme="minorHAnsi" w:cstheme="minorHAnsi"/>
                  <w:color w:val="000000"/>
                  <w:sz w:val="18"/>
                  <w:szCs w:val="16"/>
                </w:rPr>
                <w:t>Territory Name</w:t>
              </w:r>
            </w:ins>
          </w:p>
        </w:tc>
      </w:tr>
      <w:tr w:rsidR="0037582A" w:rsidRPr="00D30FA1" w14:paraId="71DE2B3C" w14:textId="77777777" w:rsidTr="004F0A70">
        <w:tblPrEx>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646" w:author="Rakesh Singhi" w:date="2015-02-07T15:52: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647" w:author="Rakesh Singhi" w:date="2015-02-07T15:51:00Z"/>
          <w:trPrChange w:id="5648" w:author="Rakesh Singhi" w:date="2015-02-07T15:52:00Z">
            <w:trPr>
              <w:gridAfter w:val="0"/>
            </w:trPr>
          </w:trPrChange>
        </w:trPr>
        <w:tc>
          <w:tcPr>
            <w:tcW w:w="3060" w:type="dxa"/>
            <w:tcBorders>
              <w:top w:val="single" w:sz="4" w:space="0" w:color="auto"/>
              <w:left w:val="single" w:sz="4" w:space="0" w:color="auto"/>
              <w:bottom w:val="single" w:sz="4" w:space="0" w:color="auto"/>
              <w:right w:val="single" w:sz="4" w:space="0" w:color="auto"/>
            </w:tcBorders>
            <w:vAlign w:val="bottom"/>
            <w:tcPrChange w:id="5649" w:author="Rakesh Singhi" w:date="2015-02-07T15:52:00Z">
              <w:tcPr>
                <w:tcW w:w="2700" w:type="dxa"/>
                <w:tcBorders>
                  <w:top w:val="single" w:sz="4" w:space="0" w:color="auto"/>
                  <w:left w:val="single" w:sz="4" w:space="0" w:color="auto"/>
                  <w:bottom w:val="single" w:sz="4" w:space="0" w:color="auto"/>
                  <w:right w:val="single" w:sz="4" w:space="0" w:color="auto"/>
                </w:tcBorders>
                <w:vAlign w:val="center"/>
              </w:tcPr>
            </w:tcPrChange>
          </w:tcPr>
          <w:p w14:paraId="2F678C9D" w14:textId="2CA73930" w:rsidR="0037582A" w:rsidRPr="00D30FA1" w:rsidRDefault="0037582A" w:rsidP="0037582A">
            <w:pPr>
              <w:rPr>
                <w:ins w:id="5650" w:author="Rakesh Singhi" w:date="2015-02-07T15:51:00Z"/>
                <w:rFonts w:asciiTheme="minorHAnsi" w:hAnsiTheme="minorHAnsi" w:cstheme="minorHAnsi"/>
                <w:color w:val="000000"/>
                <w:sz w:val="18"/>
                <w:szCs w:val="16"/>
              </w:rPr>
            </w:pPr>
            <w:ins w:id="5651" w:author="Rakesh Singhi" w:date="2015-02-07T15:52:00Z">
              <w:r w:rsidRPr="0037582A">
                <w:rPr>
                  <w:rFonts w:asciiTheme="minorHAnsi" w:hAnsiTheme="minorHAnsi" w:cstheme="minorHAnsi"/>
                  <w:color w:val="000000"/>
                  <w:sz w:val="18"/>
                  <w:szCs w:val="16"/>
                </w:rPr>
                <w:t>COUNTRY_ID</w:t>
              </w:r>
            </w:ins>
          </w:p>
        </w:tc>
        <w:tc>
          <w:tcPr>
            <w:tcW w:w="1890" w:type="dxa"/>
            <w:tcBorders>
              <w:top w:val="single" w:sz="4" w:space="0" w:color="auto"/>
              <w:left w:val="single" w:sz="4" w:space="0" w:color="auto"/>
              <w:bottom w:val="single" w:sz="4" w:space="0" w:color="auto"/>
              <w:right w:val="single" w:sz="4" w:space="0" w:color="auto"/>
            </w:tcBorders>
            <w:vAlign w:val="bottom"/>
            <w:tcPrChange w:id="5652" w:author="Rakesh Singhi" w:date="2015-02-07T15:52:00Z">
              <w:tcPr>
                <w:tcW w:w="2250" w:type="dxa"/>
                <w:gridSpan w:val="2"/>
                <w:tcBorders>
                  <w:top w:val="single" w:sz="4" w:space="0" w:color="auto"/>
                  <w:left w:val="single" w:sz="4" w:space="0" w:color="auto"/>
                  <w:bottom w:val="single" w:sz="4" w:space="0" w:color="auto"/>
                  <w:right w:val="single" w:sz="4" w:space="0" w:color="auto"/>
                </w:tcBorders>
                <w:vAlign w:val="center"/>
              </w:tcPr>
            </w:tcPrChange>
          </w:tcPr>
          <w:p w14:paraId="328A3C93" w14:textId="2649A24F" w:rsidR="0037582A" w:rsidRPr="00D30FA1" w:rsidRDefault="0037582A" w:rsidP="0037582A">
            <w:pPr>
              <w:rPr>
                <w:ins w:id="5653" w:author="Rakesh Singhi" w:date="2015-02-07T15:51:00Z"/>
                <w:rFonts w:asciiTheme="minorHAnsi" w:hAnsiTheme="minorHAnsi" w:cstheme="minorHAnsi"/>
                <w:color w:val="000000"/>
                <w:sz w:val="18"/>
                <w:szCs w:val="16"/>
              </w:rPr>
            </w:pPr>
            <w:ins w:id="5654" w:author="Rakesh Singhi" w:date="2015-02-07T15:52:00Z">
              <w:r w:rsidRPr="0037582A">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5655" w:author="Rakesh Singhi" w:date="2015-02-07T15:52: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C42AF90" w14:textId="77777777" w:rsidR="0037582A" w:rsidRPr="00D30FA1" w:rsidRDefault="0037582A" w:rsidP="0037582A">
            <w:pPr>
              <w:rPr>
                <w:ins w:id="5656" w:author="Rakesh Singhi" w:date="2015-02-07T15:51:00Z"/>
                <w:rFonts w:asciiTheme="minorHAnsi" w:hAnsiTheme="minorHAnsi" w:cstheme="minorHAnsi"/>
                <w:color w:val="000000"/>
                <w:sz w:val="18"/>
                <w:szCs w:val="16"/>
              </w:rPr>
            </w:pPr>
            <w:ins w:id="5657" w:author="Rakesh Singhi" w:date="2015-02-07T15:51: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690" w:type="dxa"/>
            <w:tcBorders>
              <w:top w:val="single" w:sz="4" w:space="0" w:color="auto"/>
              <w:left w:val="single" w:sz="4" w:space="0" w:color="auto"/>
              <w:bottom w:val="single" w:sz="4" w:space="0" w:color="auto"/>
              <w:right w:val="single" w:sz="4" w:space="0" w:color="auto"/>
            </w:tcBorders>
            <w:vAlign w:val="center"/>
            <w:tcPrChange w:id="5658" w:author="Rakesh Singhi" w:date="2015-02-07T15:52:00Z">
              <w:tcPr>
                <w:tcW w:w="2250" w:type="dxa"/>
                <w:tcBorders>
                  <w:top w:val="single" w:sz="4" w:space="0" w:color="auto"/>
                  <w:left w:val="single" w:sz="4" w:space="0" w:color="auto"/>
                  <w:bottom w:val="single" w:sz="4" w:space="0" w:color="auto"/>
                  <w:right w:val="single" w:sz="4" w:space="0" w:color="auto"/>
                </w:tcBorders>
                <w:vAlign w:val="center"/>
              </w:tcPr>
            </w:tcPrChange>
          </w:tcPr>
          <w:p w14:paraId="25561130" w14:textId="41CA809D" w:rsidR="0037582A" w:rsidRPr="001A15C9" w:rsidRDefault="0037582A" w:rsidP="0037582A">
            <w:pPr>
              <w:rPr>
                <w:ins w:id="5659" w:author="Rakesh Singhi" w:date="2015-02-07T15:51:00Z"/>
                <w:rFonts w:asciiTheme="minorHAnsi" w:hAnsiTheme="minorHAnsi" w:cstheme="minorHAnsi"/>
                <w:color w:val="000000"/>
                <w:sz w:val="18"/>
                <w:szCs w:val="18"/>
              </w:rPr>
            </w:pPr>
            <w:ins w:id="5660" w:author="Rakesh Singhi" w:date="2015-02-07T15:52:00Z">
              <w:r>
                <w:rPr>
                  <w:rFonts w:asciiTheme="minorHAnsi" w:hAnsiTheme="minorHAnsi" w:cstheme="minorHAnsi"/>
                  <w:color w:val="000000"/>
                  <w:sz w:val="18"/>
                  <w:szCs w:val="18"/>
                </w:rPr>
                <w:t>Country ID</w:t>
              </w:r>
            </w:ins>
          </w:p>
        </w:tc>
      </w:tr>
      <w:tr w:rsidR="00FF1D2A" w:rsidRPr="00D30FA1" w14:paraId="6A3B6733" w14:textId="77777777" w:rsidTr="004F0A70">
        <w:trPr>
          <w:ins w:id="5661" w:author="Sowndarya S (WT01 - Manufacturing &amp; Hi Tech)" w:date="2015-03-17T15:01:00Z"/>
        </w:trPr>
        <w:tc>
          <w:tcPr>
            <w:tcW w:w="3060" w:type="dxa"/>
            <w:tcBorders>
              <w:top w:val="single" w:sz="4" w:space="0" w:color="auto"/>
              <w:left w:val="single" w:sz="4" w:space="0" w:color="auto"/>
              <w:bottom w:val="single" w:sz="4" w:space="0" w:color="auto"/>
              <w:right w:val="single" w:sz="4" w:space="0" w:color="auto"/>
            </w:tcBorders>
            <w:vAlign w:val="bottom"/>
          </w:tcPr>
          <w:p w14:paraId="6C3E4476" w14:textId="7277C85C" w:rsidR="00FF1D2A" w:rsidRPr="0037582A" w:rsidRDefault="00FF1D2A" w:rsidP="0037582A">
            <w:pPr>
              <w:rPr>
                <w:ins w:id="5662" w:author="Sowndarya S (WT01 - Manufacturing &amp; Hi Tech)" w:date="2015-03-17T15:01:00Z"/>
                <w:rFonts w:asciiTheme="minorHAnsi" w:hAnsiTheme="minorHAnsi" w:cstheme="minorHAnsi"/>
                <w:color w:val="000000"/>
                <w:sz w:val="18"/>
                <w:szCs w:val="16"/>
              </w:rPr>
            </w:pPr>
            <w:ins w:id="5663" w:author="Sowndarya S (WT01 - Manufacturing &amp; Hi Tech)" w:date="2015-03-17T15:02:00Z">
              <w:r>
                <w:rPr>
                  <w:rFonts w:asciiTheme="minorHAnsi" w:hAnsiTheme="minorHAnsi" w:cstheme="minorHAnsi"/>
                  <w:color w:val="000000"/>
                  <w:sz w:val="18"/>
                  <w:szCs w:val="16"/>
                </w:rPr>
                <w:t>CREATION_USER</w:t>
              </w:r>
            </w:ins>
          </w:p>
        </w:tc>
        <w:tc>
          <w:tcPr>
            <w:tcW w:w="1890" w:type="dxa"/>
            <w:tcBorders>
              <w:top w:val="single" w:sz="4" w:space="0" w:color="auto"/>
              <w:left w:val="single" w:sz="4" w:space="0" w:color="auto"/>
              <w:bottom w:val="single" w:sz="4" w:space="0" w:color="auto"/>
              <w:right w:val="single" w:sz="4" w:space="0" w:color="auto"/>
            </w:tcBorders>
            <w:vAlign w:val="bottom"/>
          </w:tcPr>
          <w:p w14:paraId="2BD54C4B" w14:textId="51418970" w:rsidR="00FF1D2A" w:rsidRPr="0037582A" w:rsidRDefault="00FF1D2A" w:rsidP="0037582A">
            <w:pPr>
              <w:rPr>
                <w:ins w:id="5664" w:author="Sowndarya S (WT01 - Manufacturing &amp; Hi Tech)" w:date="2015-03-17T15:01:00Z"/>
                <w:rFonts w:asciiTheme="minorHAnsi" w:hAnsiTheme="minorHAnsi" w:cstheme="minorHAnsi"/>
                <w:color w:val="000000"/>
                <w:sz w:val="18"/>
                <w:szCs w:val="16"/>
              </w:rPr>
            </w:pPr>
            <w:ins w:id="5665" w:author="Sowndarya S (WT01 - Manufacturing &amp; Hi Tech)" w:date="2015-03-17T15:03:00Z">
              <w:r>
                <w:rPr>
                  <w:rFonts w:asciiTheme="minorHAnsi" w:hAnsiTheme="minorHAnsi" w:cstheme="minorHAnsi"/>
                  <w:color w:val="000000"/>
                  <w:sz w:val="18"/>
                  <w:szCs w:val="16"/>
                </w:rPr>
                <w:t>CHAR(9)</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0DCA29A" w14:textId="5297DE75" w:rsidR="00FF1D2A" w:rsidRDefault="00E03B00" w:rsidP="0037582A">
            <w:pPr>
              <w:rPr>
                <w:ins w:id="5666" w:author="Sowndarya S (WT01 - Manufacturing &amp; Hi Tech)" w:date="2015-03-17T15:01:00Z"/>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690" w:type="dxa"/>
            <w:tcBorders>
              <w:top w:val="single" w:sz="4" w:space="0" w:color="auto"/>
              <w:left w:val="single" w:sz="4" w:space="0" w:color="auto"/>
              <w:bottom w:val="single" w:sz="4" w:space="0" w:color="auto"/>
              <w:right w:val="single" w:sz="4" w:space="0" w:color="auto"/>
            </w:tcBorders>
            <w:vAlign w:val="center"/>
          </w:tcPr>
          <w:p w14:paraId="1B56C11E" w14:textId="40E71CEB" w:rsidR="00FF1D2A" w:rsidRDefault="008B41B0" w:rsidP="0037582A">
            <w:pPr>
              <w:rPr>
                <w:ins w:id="5667" w:author="Sowndarya S (WT01 - Manufacturing &amp; Hi Tech)" w:date="2015-03-17T15:01:00Z"/>
                <w:rFonts w:asciiTheme="minorHAnsi" w:hAnsiTheme="minorHAnsi" w:cstheme="minorHAnsi"/>
                <w:color w:val="000000"/>
                <w:sz w:val="18"/>
                <w:szCs w:val="18"/>
              </w:rPr>
            </w:pPr>
            <w:ins w:id="5668" w:author="Sowndarya S (WT01 - Manufacturing &amp; Hi Tech)" w:date="2015-03-24T10:55:00Z">
              <w:r>
                <w:rPr>
                  <w:rFonts w:asciiTheme="minorHAnsi" w:hAnsiTheme="minorHAnsi" w:cstheme="minorHAnsi"/>
                  <w:color w:val="000000"/>
                  <w:sz w:val="18"/>
                  <w:szCs w:val="16"/>
                </w:rPr>
                <w:t>Created By</w:t>
              </w:r>
            </w:ins>
          </w:p>
        </w:tc>
      </w:tr>
      <w:tr w:rsidR="0037582A" w:rsidRPr="00D30FA1" w14:paraId="797122E7" w14:textId="77777777" w:rsidTr="004F0A70">
        <w:tblPrEx>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669" w:author="Rakesh Singhi" w:date="2015-02-07T15:52: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670" w:author="Rakesh Singhi" w:date="2015-02-07T15:51:00Z"/>
          <w:trPrChange w:id="5671" w:author="Rakesh Singhi" w:date="2015-02-07T15:52:00Z">
            <w:trPr>
              <w:gridAfter w:val="0"/>
            </w:trPr>
          </w:trPrChange>
        </w:trPr>
        <w:tc>
          <w:tcPr>
            <w:tcW w:w="3060" w:type="dxa"/>
            <w:tcBorders>
              <w:top w:val="single" w:sz="4" w:space="0" w:color="auto"/>
              <w:left w:val="single" w:sz="4" w:space="0" w:color="auto"/>
              <w:bottom w:val="single" w:sz="4" w:space="0" w:color="auto"/>
              <w:right w:val="single" w:sz="4" w:space="0" w:color="auto"/>
            </w:tcBorders>
            <w:vAlign w:val="bottom"/>
            <w:tcPrChange w:id="5672" w:author="Rakesh Singhi" w:date="2015-02-07T15:52:00Z">
              <w:tcPr>
                <w:tcW w:w="2700" w:type="dxa"/>
                <w:tcBorders>
                  <w:top w:val="single" w:sz="4" w:space="0" w:color="auto"/>
                  <w:left w:val="single" w:sz="4" w:space="0" w:color="auto"/>
                  <w:bottom w:val="single" w:sz="4" w:space="0" w:color="auto"/>
                  <w:right w:val="single" w:sz="4" w:space="0" w:color="auto"/>
                </w:tcBorders>
                <w:vAlign w:val="center"/>
              </w:tcPr>
            </w:tcPrChange>
          </w:tcPr>
          <w:p w14:paraId="732DA3F7" w14:textId="784E6688" w:rsidR="0037582A" w:rsidRPr="005E6E58" w:rsidRDefault="00FF1D2A" w:rsidP="0037582A">
            <w:pPr>
              <w:rPr>
                <w:ins w:id="5673" w:author="Rakesh Singhi" w:date="2015-02-07T15:51:00Z"/>
                <w:rFonts w:asciiTheme="minorHAnsi" w:hAnsiTheme="minorHAnsi" w:cstheme="minorHAnsi"/>
                <w:color w:val="000000"/>
                <w:sz w:val="18"/>
                <w:szCs w:val="16"/>
              </w:rPr>
            </w:pPr>
            <w:ins w:id="5674" w:author="Sowndarya S (WT01 - Manufacturing &amp; Hi Tech)" w:date="2015-03-17T15:02:00Z">
              <w:r>
                <w:rPr>
                  <w:rFonts w:asciiTheme="minorHAnsi" w:hAnsiTheme="minorHAnsi" w:cstheme="minorHAnsi"/>
                  <w:color w:val="000000"/>
                  <w:sz w:val="18"/>
                  <w:szCs w:val="16"/>
                </w:rPr>
                <w:t>CREATION_DATETIME</w:t>
              </w:r>
            </w:ins>
            <w:ins w:id="5675" w:author="Rakesh Singhi" w:date="2015-02-07T15:52:00Z">
              <w:del w:id="5676" w:author="Sowndarya S (WT01 - Manufacturing &amp; Hi Tech)" w:date="2015-03-17T15:01:00Z">
                <w:r w:rsidR="0037582A" w:rsidRPr="0037582A" w:rsidDel="00FF1D2A">
                  <w:rPr>
                    <w:rFonts w:asciiTheme="minorHAnsi" w:hAnsiTheme="minorHAnsi" w:cstheme="minorHAnsi"/>
                    <w:color w:val="000000"/>
                    <w:sz w:val="18"/>
                    <w:szCs w:val="16"/>
                  </w:rPr>
                  <w:delText>RESOURCE_SALES_TERRITORY_NAME</w:delText>
                </w:r>
              </w:del>
            </w:ins>
          </w:p>
        </w:tc>
        <w:tc>
          <w:tcPr>
            <w:tcW w:w="1890" w:type="dxa"/>
            <w:tcBorders>
              <w:top w:val="single" w:sz="4" w:space="0" w:color="auto"/>
              <w:left w:val="single" w:sz="4" w:space="0" w:color="auto"/>
              <w:bottom w:val="single" w:sz="4" w:space="0" w:color="auto"/>
              <w:right w:val="single" w:sz="4" w:space="0" w:color="auto"/>
            </w:tcBorders>
            <w:vAlign w:val="bottom"/>
            <w:tcPrChange w:id="5677" w:author="Rakesh Singhi" w:date="2015-02-07T15:52:00Z">
              <w:tcPr>
                <w:tcW w:w="2250" w:type="dxa"/>
                <w:gridSpan w:val="2"/>
                <w:tcBorders>
                  <w:top w:val="single" w:sz="4" w:space="0" w:color="auto"/>
                  <w:left w:val="single" w:sz="4" w:space="0" w:color="auto"/>
                  <w:bottom w:val="single" w:sz="4" w:space="0" w:color="auto"/>
                  <w:right w:val="single" w:sz="4" w:space="0" w:color="auto"/>
                </w:tcBorders>
                <w:vAlign w:val="center"/>
              </w:tcPr>
            </w:tcPrChange>
          </w:tcPr>
          <w:p w14:paraId="38F82EA5" w14:textId="5A42747D" w:rsidR="0037582A" w:rsidRPr="00D77B05" w:rsidRDefault="00FF1D2A" w:rsidP="0037582A">
            <w:pPr>
              <w:rPr>
                <w:ins w:id="5678" w:author="Rakesh Singhi" w:date="2015-02-07T15:51:00Z"/>
                <w:rFonts w:asciiTheme="minorHAnsi" w:hAnsiTheme="minorHAnsi" w:cstheme="minorHAnsi"/>
                <w:color w:val="000000"/>
                <w:sz w:val="18"/>
                <w:szCs w:val="16"/>
              </w:rPr>
            </w:pPr>
            <w:ins w:id="5679" w:author="Sowndarya S (WT01 - Manufacturing &amp; Hi Tech)" w:date="2015-03-17T15:03:00Z">
              <w:r>
                <w:rPr>
                  <w:rFonts w:asciiTheme="minorHAnsi" w:hAnsiTheme="minorHAnsi" w:cstheme="minorHAnsi"/>
                  <w:color w:val="000000"/>
                  <w:sz w:val="18"/>
                  <w:szCs w:val="16"/>
                </w:rPr>
                <w:t>DATE</w:t>
              </w:r>
            </w:ins>
            <w:ins w:id="5680" w:author="Rakesh Singhi" w:date="2015-02-07T15:52:00Z">
              <w:del w:id="5681" w:author="Sowndarya S (WT01 - Manufacturing &amp; Hi Tech)" w:date="2015-03-17T15:01:00Z">
                <w:r w:rsidR="0037582A" w:rsidRPr="0037582A" w:rsidDel="00FF1D2A">
                  <w:rPr>
                    <w:rFonts w:asciiTheme="minorHAnsi" w:hAnsiTheme="minorHAnsi" w:cstheme="minorHAnsi"/>
                    <w:color w:val="000000"/>
                    <w:sz w:val="18"/>
                    <w:szCs w:val="16"/>
                  </w:rPr>
                  <w:delText>NVARCHAR2(100)</w:delText>
                </w:r>
              </w:del>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5682" w:author="Rakesh Singhi" w:date="2015-02-07T15:52: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42249C8" w14:textId="273E1F6C" w:rsidR="0037582A" w:rsidRPr="00D30FA1" w:rsidRDefault="00E03B00" w:rsidP="0037582A">
            <w:pPr>
              <w:rPr>
                <w:ins w:id="5683" w:author="Rakesh Singhi" w:date="2015-02-07T15:51:00Z"/>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id="5684" w:author="Rakesh Singhi" w:date="2015-02-07T15:51:00Z">
              <w:del w:id="5685" w:author="Sowndarya S (WT01 - Manufacturing &amp; Hi Tech)" w:date="2015-03-17T15:01:00Z">
                <w:r w:rsidR="0037582A" w:rsidDel="00FF1D2A">
                  <w:rPr>
                    <w:rFonts w:ascii="Arial" w:hAnsi="Arial" w:cs="Arial"/>
                  </w:rPr>
                  <w:fldChar w:fldCharType="begin">
                    <w:ffData>
                      <w:name w:val=""/>
                      <w:enabled/>
                      <w:calcOnExit w:val="0"/>
                      <w:checkBox>
                        <w:size w:val="18"/>
                        <w:default w:val="1"/>
                      </w:checkBox>
                    </w:ffData>
                  </w:fldChar>
                </w:r>
                <w:r w:rsidR="0037582A" w:rsidDel="00FF1D2A">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0037582A" w:rsidDel="00FF1D2A">
                  <w:rPr>
                    <w:rFonts w:ascii="Arial" w:hAnsi="Arial" w:cs="Arial"/>
                  </w:rPr>
                  <w:fldChar w:fldCharType="end"/>
                </w:r>
              </w:del>
            </w:ins>
          </w:p>
        </w:tc>
        <w:tc>
          <w:tcPr>
            <w:tcW w:w="3690" w:type="dxa"/>
            <w:tcBorders>
              <w:top w:val="single" w:sz="4" w:space="0" w:color="auto"/>
              <w:left w:val="single" w:sz="4" w:space="0" w:color="auto"/>
              <w:bottom w:val="single" w:sz="4" w:space="0" w:color="auto"/>
              <w:right w:val="single" w:sz="4" w:space="0" w:color="auto"/>
            </w:tcBorders>
            <w:vAlign w:val="center"/>
            <w:tcPrChange w:id="5686" w:author="Rakesh Singhi" w:date="2015-02-07T15:52:00Z">
              <w:tcPr>
                <w:tcW w:w="2250" w:type="dxa"/>
                <w:tcBorders>
                  <w:top w:val="single" w:sz="4" w:space="0" w:color="auto"/>
                  <w:left w:val="single" w:sz="4" w:space="0" w:color="auto"/>
                  <w:bottom w:val="single" w:sz="4" w:space="0" w:color="auto"/>
                  <w:right w:val="single" w:sz="4" w:space="0" w:color="auto"/>
                </w:tcBorders>
                <w:vAlign w:val="center"/>
              </w:tcPr>
            </w:tcPrChange>
          </w:tcPr>
          <w:p w14:paraId="52754F54" w14:textId="427BC157" w:rsidR="0037582A" w:rsidRPr="005E6E58" w:rsidRDefault="00FF1D2A" w:rsidP="0037582A">
            <w:pPr>
              <w:rPr>
                <w:ins w:id="5687" w:author="Rakesh Singhi" w:date="2015-02-07T15:51:00Z"/>
                <w:rFonts w:asciiTheme="minorHAnsi" w:hAnsiTheme="minorHAnsi" w:cstheme="minorHAnsi"/>
                <w:color w:val="000000"/>
                <w:sz w:val="18"/>
                <w:szCs w:val="16"/>
              </w:rPr>
            </w:pPr>
            <w:ins w:id="5688" w:author="Sowndarya S (WT01 - Manufacturing &amp; Hi Tech)" w:date="2015-03-17T15:03:00Z">
              <w:r>
                <w:rPr>
                  <w:rFonts w:asciiTheme="minorHAnsi" w:hAnsiTheme="minorHAnsi" w:cstheme="minorHAnsi"/>
                  <w:color w:val="000000"/>
                  <w:sz w:val="18"/>
                  <w:szCs w:val="16"/>
                </w:rPr>
                <w:t>Date and Time of creation</w:t>
              </w:r>
            </w:ins>
            <w:ins w:id="5689" w:author="Rakesh Singhi" w:date="2015-02-07T15:53:00Z">
              <w:del w:id="5690" w:author="Sowndarya S (WT01 - Manufacturing &amp; Hi Tech)" w:date="2015-03-17T15:01:00Z">
                <w:r w:rsidR="0037582A" w:rsidRPr="00C07294" w:rsidDel="00FF1D2A">
                  <w:rPr>
                    <w:rFonts w:asciiTheme="minorHAnsi" w:hAnsiTheme="minorHAnsi" w:cstheme="minorHAnsi"/>
                    <w:color w:val="000000"/>
                    <w:sz w:val="18"/>
                    <w:szCs w:val="16"/>
                  </w:rPr>
                  <w:delText>Place holders, value not used in current release</w:delText>
                </w:r>
              </w:del>
            </w:ins>
          </w:p>
        </w:tc>
      </w:tr>
    </w:tbl>
    <w:p w14:paraId="02096567" w14:textId="77777777" w:rsidR="0037582A" w:rsidRDefault="0037582A" w:rsidP="0037582A">
      <w:pPr>
        <w:spacing w:after="120"/>
        <w:rPr>
          <w:ins w:id="5691" w:author="Rakesh Singhi" w:date="2015-02-07T15:53:00Z"/>
          <w:rFonts w:asciiTheme="minorHAnsi" w:hAnsiTheme="minorHAnsi" w:cstheme="minorHAnsi"/>
          <w:u w:val="single"/>
        </w:rPr>
      </w:pPr>
    </w:p>
    <w:p w14:paraId="762B9B73" w14:textId="77777777" w:rsidR="0037582A" w:rsidRDefault="0037582A" w:rsidP="0037582A">
      <w:pPr>
        <w:spacing w:after="120"/>
        <w:rPr>
          <w:ins w:id="5692" w:author="Rakesh Singhi" w:date="2015-02-07T15:53:00Z"/>
          <w:rFonts w:asciiTheme="minorHAnsi" w:hAnsiTheme="minorHAnsi" w:cstheme="minorHAnsi"/>
          <w:u w:val="single"/>
        </w:rPr>
      </w:pPr>
    </w:p>
    <w:p w14:paraId="0D66E5D2" w14:textId="77777777" w:rsidR="0037582A" w:rsidRDefault="0037582A" w:rsidP="0037582A">
      <w:pPr>
        <w:spacing w:after="120"/>
        <w:rPr>
          <w:ins w:id="5693" w:author="Rakesh Singhi" w:date="2015-02-07T15:53:00Z"/>
          <w:rFonts w:asciiTheme="minorHAnsi" w:hAnsiTheme="minorHAnsi" w:cstheme="minorHAnsi"/>
          <w:u w:val="single"/>
        </w:rPr>
      </w:pPr>
      <w:ins w:id="5694" w:author="Rakesh Singhi" w:date="2015-02-07T15:53:00Z">
        <w:r w:rsidRPr="00A171B4">
          <w:rPr>
            <w:rFonts w:asciiTheme="minorHAnsi" w:hAnsiTheme="minorHAnsi" w:cstheme="minorHAnsi"/>
            <w:u w:val="single"/>
          </w:rPr>
          <w:t>Source Mapping</w:t>
        </w:r>
      </w:ins>
    </w:p>
    <w:tbl>
      <w:tblPr>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1530"/>
        <w:gridCol w:w="1710"/>
        <w:gridCol w:w="1800"/>
        <w:gridCol w:w="2430"/>
        <w:tblGridChange w:id="5695">
          <w:tblGrid>
            <w:gridCol w:w="2093"/>
            <w:gridCol w:w="967"/>
            <w:gridCol w:w="679"/>
            <w:gridCol w:w="851"/>
            <w:gridCol w:w="948"/>
            <w:gridCol w:w="762"/>
            <w:gridCol w:w="677"/>
            <w:gridCol w:w="1123"/>
            <w:gridCol w:w="537"/>
            <w:gridCol w:w="1893"/>
          </w:tblGrid>
        </w:tblGridChange>
      </w:tblGrid>
      <w:tr w:rsidR="0037582A" w:rsidRPr="00D30FA1" w14:paraId="521355CF" w14:textId="77777777" w:rsidTr="004F0A70">
        <w:trPr>
          <w:ins w:id="5696" w:author="Rakesh Singhi" w:date="2015-02-07T15:53:00Z"/>
        </w:trPr>
        <w:tc>
          <w:tcPr>
            <w:tcW w:w="3060" w:type="dxa"/>
            <w:tcBorders>
              <w:top w:val="single" w:sz="4" w:space="0" w:color="auto"/>
              <w:left w:val="single" w:sz="4" w:space="0" w:color="auto"/>
              <w:bottom w:val="single" w:sz="4" w:space="0" w:color="auto"/>
              <w:right w:val="single" w:sz="4" w:space="0" w:color="auto"/>
            </w:tcBorders>
            <w:shd w:val="clear" w:color="auto" w:fill="F4B8AE"/>
          </w:tcPr>
          <w:p w14:paraId="3F8B531A" w14:textId="67FF29C1" w:rsidR="0037582A" w:rsidRPr="00B234C2" w:rsidRDefault="0037582A" w:rsidP="0037582A">
            <w:pPr>
              <w:rPr>
                <w:ins w:id="5697" w:author="Rakesh Singhi" w:date="2015-02-07T15:53:00Z"/>
                <w:rFonts w:asciiTheme="minorHAnsi" w:hAnsiTheme="minorHAnsi" w:cstheme="minorHAnsi"/>
                <w:color w:val="000000"/>
                <w:sz w:val="18"/>
                <w:szCs w:val="16"/>
              </w:rPr>
            </w:pPr>
            <w:ins w:id="5698" w:author="Rakesh Singhi" w:date="2015-02-07T15:53:00Z">
              <w:r>
                <w:rPr>
                  <w:rFonts w:asciiTheme="minorHAnsi" w:hAnsiTheme="minorHAnsi" w:cstheme="minorHAnsi"/>
                  <w:color w:val="000000"/>
                  <w:sz w:val="18"/>
                  <w:szCs w:val="16"/>
                </w:rPr>
                <w:t>DMO_</w:t>
              </w:r>
            </w:ins>
            <w:ins w:id="5699" w:author="Sowndarya S (WT01 - Manufacturing &amp; Hi Tech)" w:date="2015-03-23T15:33:00Z">
              <w:r w:rsidR="00366C3D">
                <w:rPr>
                  <w:rFonts w:asciiTheme="minorHAnsi" w:hAnsiTheme="minorHAnsi" w:cstheme="minorHAnsi"/>
                  <w:color w:val="000000"/>
                  <w:sz w:val="18"/>
                  <w:szCs w:val="16"/>
                </w:rPr>
                <w:t>BDE_TERRITORY</w:t>
              </w:r>
            </w:ins>
            <w:ins w:id="5700" w:author="Rakesh Singhi" w:date="2015-02-07T15:53:00Z">
              <w:del w:id="5701" w:author="Sowndarya S (WT01 - Manufacturing &amp; Hi Tech)" w:date="2015-03-23T15:33:00Z">
                <w:r w:rsidDel="00366C3D">
                  <w:rPr>
                    <w:rFonts w:asciiTheme="minorHAnsi" w:hAnsiTheme="minorHAnsi" w:cstheme="minorHAnsi"/>
                    <w:color w:val="000000"/>
                    <w:sz w:val="18"/>
                    <w:szCs w:val="16"/>
                  </w:rPr>
                  <w:delText>COU</w:delText>
                </w:r>
              </w:del>
              <w:del w:id="5702" w:author="Sowndarya S (WT01 - Manufacturing &amp; Hi Tech)" w:date="2015-03-23T15:32:00Z">
                <w:r w:rsidDel="00366C3D">
                  <w:rPr>
                    <w:rFonts w:asciiTheme="minorHAnsi" w:hAnsiTheme="minorHAnsi" w:cstheme="minorHAnsi"/>
                    <w:color w:val="000000"/>
                    <w:sz w:val="18"/>
                    <w:szCs w:val="16"/>
                  </w:rPr>
                  <w:delText>NTRY</w:delText>
                </w:r>
              </w:del>
              <w:r>
                <w:rPr>
                  <w:rFonts w:asciiTheme="minorHAnsi" w:hAnsiTheme="minorHAnsi" w:cstheme="minorHAnsi"/>
                  <w:color w:val="000000"/>
                  <w:sz w:val="18"/>
                  <w:szCs w:val="16"/>
                </w:rPr>
                <w:t>_MIR</w:t>
              </w:r>
            </w:ins>
          </w:p>
        </w:tc>
        <w:tc>
          <w:tcPr>
            <w:tcW w:w="1530" w:type="dxa"/>
            <w:tcBorders>
              <w:top w:val="single" w:sz="4" w:space="0" w:color="auto"/>
              <w:left w:val="single" w:sz="4" w:space="0" w:color="auto"/>
              <w:bottom w:val="single" w:sz="4" w:space="0" w:color="auto"/>
              <w:right w:val="single" w:sz="4" w:space="0" w:color="auto"/>
            </w:tcBorders>
            <w:shd w:val="clear" w:color="auto" w:fill="F4B8AE"/>
          </w:tcPr>
          <w:p w14:paraId="5EFFE48F" w14:textId="77777777" w:rsidR="0037582A" w:rsidRPr="00B234C2" w:rsidRDefault="0037582A" w:rsidP="0037582A">
            <w:pPr>
              <w:rPr>
                <w:ins w:id="5703" w:author="Rakesh Singhi" w:date="2015-02-07T15:53:00Z"/>
                <w:rFonts w:asciiTheme="minorHAnsi" w:hAnsiTheme="minorHAnsi" w:cstheme="minorHAnsi"/>
                <w:color w:val="000000"/>
                <w:sz w:val="18"/>
                <w:szCs w:val="16"/>
              </w:rPr>
            </w:pPr>
            <w:ins w:id="5704" w:author="Rakesh Singhi" w:date="2015-02-07T15:53:00Z">
              <w:r w:rsidRPr="00B234C2">
                <w:rPr>
                  <w:rFonts w:asciiTheme="minorHAnsi" w:hAnsiTheme="minorHAnsi" w:cstheme="minorHAnsi"/>
                  <w:color w:val="000000"/>
                  <w:sz w:val="18"/>
                  <w:szCs w:val="16"/>
                </w:rPr>
                <w:t>Source Table</w:t>
              </w:r>
            </w:ins>
          </w:p>
        </w:tc>
        <w:tc>
          <w:tcPr>
            <w:tcW w:w="1710" w:type="dxa"/>
            <w:tcBorders>
              <w:top w:val="single" w:sz="4" w:space="0" w:color="auto"/>
              <w:left w:val="single" w:sz="4" w:space="0" w:color="auto"/>
              <w:bottom w:val="single" w:sz="4" w:space="0" w:color="auto"/>
              <w:right w:val="single" w:sz="4" w:space="0" w:color="auto"/>
            </w:tcBorders>
            <w:shd w:val="clear" w:color="auto" w:fill="F4B8AE"/>
          </w:tcPr>
          <w:p w14:paraId="19F0332B" w14:textId="77777777" w:rsidR="0037582A" w:rsidRPr="00B234C2" w:rsidRDefault="0037582A" w:rsidP="0037582A">
            <w:pPr>
              <w:rPr>
                <w:ins w:id="5705" w:author="Rakesh Singhi" w:date="2015-02-07T15:53:00Z"/>
                <w:rFonts w:asciiTheme="minorHAnsi" w:hAnsiTheme="minorHAnsi" w:cstheme="minorHAnsi"/>
                <w:color w:val="000000"/>
                <w:sz w:val="18"/>
                <w:szCs w:val="16"/>
              </w:rPr>
            </w:pPr>
            <w:ins w:id="5706" w:author="Rakesh Singhi" w:date="2015-02-07T15:53:00Z">
              <w:r w:rsidRPr="00B234C2">
                <w:rPr>
                  <w:rFonts w:asciiTheme="minorHAnsi" w:hAnsiTheme="minorHAnsi" w:cstheme="minorHAnsi"/>
                  <w:color w:val="000000"/>
                  <w:sz w:val="18"/>
                  <w:szCs w:val="16"/>
                </w:rPr>
                <w:t>Source Column Name</w:t>
              </w:r>
            </w:ins>
          </w:p>
        </w:tc>
        <w:tc>
          <w:tcPr>
            <w:tcW w:w="1800" w:type="dxa"/>
            <w:tcBorders>
              <w:top w:val="single" w:sz="4" w:space="0" w:color="auto"/>
              <w:left w:val="single" w:sz="4" w:space="0" w:color="auto"/>
              <w:bottom w:val="single" w:sz="4" w:space="0" w:color="auto"/>
              <w:right w:val="single" w:sz="4" w:space="0" w:color="auto"/>
            </w:tcBorders>
            <w:shd w:val="clear" w:color="auto" w:fill="F4B8AE"/>
          </w:tcPr>
          <w:p w14:paraId="2EE7BDB5" w14:textId="77777777" w:rsidR="0037582A" w:rsidRPr="008B2912" w:rsidRDefault="0037582A" w:rsidP="0037582A">
            <w:pPr>
              <w:rPr>
                <w:ins w:id="5707" w:author="Rakesh Singhi" w:date="2015-02-07T15:53:00Z"/>
                <w:rFonts w:asciiTheme="minorHAnsi" w:hAnsiTheme="minorHAnsi" w:cstheme="minorHAnsi"/>
                <w:color w:val="000000"/>
                <w:sz w:val="18"/>
                <w:szCs w:val="16"/>
              </w:rPr>
            </w:pPr>
            <w:ins w:id="5708" w:author="Rakesh Singhi" w:date="2015-02-07T15:53:00Z">
              <w:r w:rsidRPr="008B2912">
                <w:rPr>
                  <w:rFonts w:asciiTheme="minorHAnsi" w:hAnsiTheme="minorHAnsi" w:cstheme="minorHAnsi"/>
                  <w:color w:val="000000"/>
                  <w:sz w:val="18"/>
                  <w:szCs w:val="16"/>
                </w:rPr>
                <w:t>View Name</w:t>
              </w:r>
            </w:ins>
          </w:p>
        </w:tc>
        <w:tc>
          <w:tcPr>
            <w:tcW w:w="2430" w:type="dxa"/>
            <w:tcBorders>
              <w:top w:val="single" w:sz="4" w:space="0" w:color="auto"/>
              <w:left w:val="single" w:sz="4" w:space="0" w:color="auto"/>
              <w:bottom w:val="single" w:sz="4" w:space="0" w:color="auto"/>
              <w:right w:val="single" w:sz="4" w:space="0" w:color="auto"/>
            </w:tcBorders>
            <w:shd w:val="clear" w:color="auto" w:fill="F4B8AE"/>
          </w:tcPr>
          <w:p w14:paraId="0B658E5E" w14:textId="77777777" w:rsidR="0037582A" w:rsidRPr="008B2912" w:rsidRDefault="0037582A" w:rsidP="0037582A">
            <w:pPr>
              <w:rPr>
                <w:ins w:id="5709" w:author="Rakesh Singhi" w:date="2015-02-07T15:53:00Z"/>
                <w:rFonts w:asciiTheme="minorHAnsi" w:hAnsiTheme="minorHAnsi" w:cstheme="minorHAnsi"/>
                <w:color w:val="000000"/>
                <w:sz w:val="18"/>
                <w:szCs w:val="16"/>
              </w:rPr>
            </w:pPr>
            <w:ins w:id="5710" w:author="Rakesh Singhi" w:date="2015-02-07T15:53:00Z">
              <w:r w:rsidRPr="008B2912">
                <w:rPr>
                  <w:rFonts w:asciiTheme="minorHAnsi" w:hAnsiTheme="minorHAnsi" w:cstheme="minorHAnsi"/>
                  <w:color w:val="000000"/>
                  <w:sz w:val="18"/>
                  <w:szCs w:val="16"/>
                </w:rPr>
                <w:t>View Column Name</w:t>
              </w:r>
            </w:ins>
          </w:p>
        </w:tc>
      </w:tr>
      <w:tr w:rsidR="00393B6C" w:rsidRPr="00D30FA1" w14:paraId="1FEB0AA4" w14:textId="77777777" w:rsidTr="004F0A70">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711" w:author="Rakesh Singhi" w:date="2015-02-07T15:54: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712" w:author="Rakesh Singhi" w:date="2015-02-07T15:53:00Z"/>
          <w:trPrChange w:id="5713" w:author="Rakesh Singhi" w:date="2015-02-07T15:54:00Z">
            <w:trPr>
              <w:gridAfter w:val="0"/>
            </w:trPr>
          </w:trPrChange>
        </w:trPr>
        <w:tc>
          <w:tcPr>
            <w:tcW w:w="3060" w:type="dxa"/>
            <w:tcBorders>
              <w:top w:val="single" w:sz="4" w:space="0" w:color="auto"/>
              <w:left w:val="single" w:sz="4" w:space="0" w:color="auto"/>
              <w:bottom w:val="single" w:sz="4" w:space="0" w:color="auto"/>
              <w:right w:val="single" w:sz="4" w:space="0" w:color="auto"/>
            </w:tcBorders>
            <w:shd w:val="clear" w:color="auto" w:fill="auto"/>
            <w:tcPrChange w:id="5714" w:author="Rakesh Singhi" w:date="2015-02-07T15:5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ACFBFBD" w14:textId="01C0B490" w:rsidR="00393B6C" w:rsidRPr="00DD1485" w:rsidRDefault="00393B6C" w:rsidP="0037582A">
            <w:pPr>
              <w:rPr>
                <w:ins w:id="5715" w:author="Rakesh Singhi" w:date="2015-02-07T15:53:00Z"/>
                <w:rFonts w:asciiTheme="minorHAnsi" w:hAnsiTheme="minorHAnsi" w:cstheme="minorHAnsi"/>
                <w:color w:val="000000"/>
                <w:sz w:val="18"/>
                <w:szCs w:val="16"/>
              </w:rPr>
            </w:pPr>
            <w:ins w:id="5716" w:author="Rakesh Singhi" w:date="2015-02-07T15:53:00Z">
              <w:r w:rsidRPr="0037582A">
                <w:rPr>
                  <w:rFonts w:asciiTheme="minorHAnsi" w:hAnsiTheme="minorHAnsi" w:cstheme="minorHAnsi"/>
                  <w:color w:val="000000"/>
                  <w:sz w:val="18"/>
                  <w:szCs w:val="16"/>
                </w:rPr>
                <w:t>BDE_ID</w:t>
              </w:r>
            </w:ins>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Change w:id="5717" w:author="Rakesh Singhi" w:date="2015-02-07T15:54:00Z">
              <w:tcPr>
                <w:tcW w:w="0" w:type="auto"/>
                <w:gridSpan w:val="2"/>
                <w:tcBorders>
                  <w:top w:val="single" w:sz="4" w:space="0" w:color="auto"/>
                  <w:left w:val="single" w:sz="4" w:space="0" w:color="auto"/>
                  <w:bottom w:val="single" w:sz="4" w:space="0" w:color="auto"/>
                  <w:right w:val="single" w:sz="4" w:space="0" w:color="auto"/>
                </w:tcBorders>
                <w:shd w:val="clear" w:color="auto" w:fill="auto"/>
              </w:tcPr>
            </w:tcPrChange>
          </w:tcPr>
          <w:p w14:paraId="1EFB91D3" w14:textId="79969EA8" w:rsidR="00393B6C" w:rsidRPr="00B234C2" w:rsidRDefault="00393B6C" w:rsidP="0037582A">
            <w:pPr>
              <w:rPr>
                <w:ins w:id="5718" w:author="Rakesh Singhi" w:date="2015-02-07T15:53:00Z"/>
                <w:rFonts w:asciiTheme="minorHAnsi" w:hAnsiTheme="minorHAnsi" w:cstheme="minorHAnsi"/>
                <w:color w:val="000000"/>
                <w:sz w:val="18"/>
                <w:szCs w:val="16"/>
              </w:rPr>
            </w:pPr>
            <w:ins w:id="5719" w:author="Rakesh Singhi" w:date="2015-02-07T15:53:00Z">
              <w:r w:rsidRPr="00393B6C">
                <w:rPr>
                  <w:rFonts w:asciiTheme="minorHAnsi" w:hAnsiTheme="minorHAnsi" w:cstheme="minorHAnsi"/>
                  <w:color w:val="000000"/>
                  <w:sz w:val="18"/>
                  <w:szCs w:val="16"/>
                </w:rPr>
                <w:t>U</w:t>
              </w:r>
            </w:ins>
            <w:ins w:id="5720" w:author="Sowndarya S (WT01 - Manufacturing &amp; Hi Tech)" w:date="2015-03-17T15:06:00Z">
              <w:r w:rsidR="00ED055D">
                <w:rPr>
                  <w:rFonts w:asciiTheme="minorHAnsi" w:hAnsiTheme="minorHAnsi" w:cstheme="minorHAnsi"/>
                  <w:color w:val="000000"/>
                  <w:sz w:val="18"/>
                  <w:szCs w:val="16"/>
                </w:rPr>
                <w:t>s</w:t>
              </w:r>
            </w:ins>
            <w:ins w:id="5721" w:author="Rakesh Singhi" w:date="2015-02-07T15:53:00Z">
              <w:r w:rsidRPr="00393B6C">
                <w:rPr>
                  <w:rFonts w:asciiTheme="minorHAnsi" w:hAnsiTheme="minorHAnsi" w:cstheme="minorHAnsi"/>
                  <w:color w:val="000000"/>
                  <w:sz w:val="18"/>
                  <w:szCs w:val="16"/>
                </w:rPr>
                <w:t>ers</w:t>
              </w:r>
            </w:ins>
          </w:p>
        </w:tc>
        <w:tc>
          <w:tcPr>
            <w:tcW w:w="1710" w:type="dxa"/>
            <w:tcBorders>
              <w:top w:val="single" w:sz="4" w:space="0" w:color="auto"/>
              <w:left w:val="single" w:sz="4" w:space="0" w:color="auto"/>
              <w:bottom w:val="single" w:sz="4" w:space="0" w:color="auto"/>
              <w:right w:val="single" w:sz="4" w:space="0" w:color="auto"/>
            </w:tcBorders>
            <w:shd w:val="clear" w:color="auto" w:fill="auto"/>
            <w:vAlign w:val="bottom"/>
            <w:tcPrChange w:id="5722" w:author="Rakesh Singhi" w:date="2015-02-07T15:54:00Z">
              <w:tcPr>
                <w:tcW w:w="0" w:type="auto"/>
                <w:gridSpan w:val="2"/>
                <w:tcBorders>
                  <w:top w:val="single" w:sz="4" w:space="0" w:color="auto"/>
                  <w:left w:val="single" w:sz="4" w:space="0" w:color="auto"/>
                  <w:bottom w:val="single" w:sz="4" w:space="0" w:color="auto"/>
                  <w:right w:val="single" w:sz="4" w:space="0" w:color="auto"/>
                </w:tcBorders>
                <w:shd w:val="clear" w:color="auto" w:fill="auto"/>
              </w:tcPr>
            </w:tcPrChange>
          </w:tcPr>
          <w:p w14:paraId="34160F2A" w14:textId="4E1ACC7B" w:rsidR="00393B6C" w:rsidRPr="00B234C2" w:rsidRDefault="00393B6C" w:rsidP="0037582A">
            <w:pPr>
              <w:rPr>
                <w:ins w:id="5723" w:author="Rakesh Singhi" w:date="2015-02-07T15:53:00Z"/>
                <w:rFonts w:asciiTheme="minorHAnsi" w:hAnsiTheme="minorHAnsi" w:cstheme="minorHAnsi"/>
                <w:color w:val="000000"/>
                <w:sz w:val="18"/>
                <w:szCs w:val="16"/>
              </w:rPr>
            </w:pPr>
            <w:ins w:id="5724" w:author="Rakesh Singhi" w:date="2015-02-07T15:53:00Z">
              <w:r w:rsidRPr="00393B6C">
                <w:rPr>
                  <w:rFonts w:asciiTheme="minorHAnsi" w:hAnsiTheme="minorHAnsi" w:cstheme="minorHAnsi"/>
                  <w:color w:val="000000"/>
                  <w:sz w:val="18"/>
                  <w:szCs w:val="16"/>
                </w:rPr>
                <w:t>Id</w:t>
              </w:r>
            </w:ins>
          </w:p>
        </w:tc>
        <w:tc>
          <w:tcPr>
            <w:tcW w:w="1800" w:type="dxa"/>
            <w:tcBorders>
              <w:top w:val="single" w:sz="4" w:space="0" w:color="auto"/>
              <w:left w:val="single" w:sz="4" w:space="0" w:color="auto"/>
              <w:bottom w:val="single" w:sz="4" w:space="0" w:color="auto"/>
              <w:right w:val="single" w:sz="4" w:space="0" w:color="auto"/>
            </w:tcBorders>
            <w:vAlign w:val="bottom"/>
            <w:tcPrChange w:id="5725"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4D508AFC" w14:textId="33581313" w:rsidR="00393B6C" w:rsidRPr="008B2912" w:rsidRDefault="00393B6C" w:rsidP="0037582A">
            <w:pPr>
              <w:rPr>
                <w:ins w:id="5726" w:author="Rakesh Singhi" w:date="2015-02-07T15:53:00Z"/>
                <w:rFonts w:asciiTheme="minorHAnsi" w:hAnsiTheme="minorHAnsi" w:cstheme="minorHAnsi"/>
                <w:color w:val="000000"/>
                <w:sz w:val="18"/>
                <w:szCs w:val="16"/>
              </w:rPr>
            </w:pPr>
            <w:ins w:id="5727" w:author="Rakesh Singhi" w:date="2015-02-07T15:54:00Z">
              <w:r w:rsidRPr="00393B6C">
                <w:rPr>
                  <w:rFonts w:asciiTheme="minorHAnsi" w:hAnsiTheme="minorHAnsi" w:cstheme="minorHAnsi"/>
                  <w:color w:val="000000"/>
                  <w:sz w:val="18"/>
                  <w:szCs w:val="16"/>
                </w:rPr>
                <w:t>VEBIP_BDETerritories</w:t>
              </w:r>
            </w:ins>
          </w:p>
        </w:tc>
        <w:tc>
          <w:tcPr>
            <w:tcW w:w="2430" w:type="dxa"/>
            <w:tcBorders>
              <w:top w:val="single" w:sz="4" w:space="0" w:color="auto"/>
              <w:left w:val="single" w:sz="4" w:space="0" w:color="auto"/>
              <w:bottom w:val="single" w:sz="4" w:space="0" w:color="auto"/>
              <w:right w:val="single" w:sz="4" w:space="0" w:color="auto"/>
            </w:tcBorders>
            <w:vAlign w:val="bottom"/>
            <w:tcPrChange w:id="5728"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25F0BF63" w14:textId="482BF78C" w:rsidR="00393B6C" w:rsidRPr="008B2912" w:rsidRDefault="00393B6C" w:rsidP="0037582A">
            <w:pPr>
              <w:rPr>
                <w:ins w:id="5729" w:author="Rakesh Singhi" w:date="2015-02-07T15:53:00Z"/>
                <w:rFonts w:asciiTheme="minorHAnsi" w:hAnsiTheme="minorHAnsi" w:cstheme="minorHAnsi"/>
                <w:color w:val="000000"/>
                <w:sz w:val="18"/>
                <w:szCs w:val="16"/>
              </w:rPr>
            </w:pPr>
            <w:ins w:id="5730" w:author="Rakesh Singhi" w:date="2015-02-07T15:54:00Z">
              <w:r w:rsidRPr="00393B6C">
                <w:rPr>
                  <w:rFonts w:asciiTheme="minorHAnsi" w:hAnsiTheme="minorHAnsi" w:cstheme="minorHAnsi"/>
                  <w:color w:val="000000"/>
                  <w:sz w:val="18"/>
                  <w:szCs w:val="16"/>
                </w:rPr>
                <w:t>BDE_Id</w:t>
              </w:r>
            </w:ins>
          </w:p>
        </w:tc>
      </w:tr>
      <w:tr w:rsidR="00393B6C" w:rsidRPr="00D30FA1" w14:paraId="4E3F6D87" w14:textId="77777777" w:rsidTr="004F0A70">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731" w:author="Rakesh Singhi" w:date="2015-02-07T15:54: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732" w:author="Rakesh Singhi" w:date="2015-02-07T15:53:00Z"/>
          <w:trPrChange w:id="5733" w:author="Rakesh Singhi" w:date="2015-02-07T15:54:00Z">
            <w:trPr>
              <w:gridAfter w:val="0"/>
            </w:trPr>
          </w:trPrChange>
        </w:trPr>
        <w:tc>
          <w:tcPr>
            <w:tcW w:w="3060" w:type="dxa"/>
            <w:tcBorders>
              <w:top w:val="single" w:sz="4" w:space="0" w:color="auto"/>
              <w:left w:val="single" w:sz="4" w:space="0" w:color="auto"/>
              <w:bottom w:val="single" w:sz="4" w:space="0" w:color="auto"/>
              <w:right w:val="single" w:sz="4" w:space="0" w:color="auto"/>
            </w:tcBorders>
            <w:shd w:val="clear" w:color="auto" w:fill="auto"/>
            <w:tcPrChange w:id="5734" w:author="Rakesh Singhi" w:date="2015-02-07T15:5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703E89B" w14:textId="674A4AD6" w:rsidR="00393B6C" w:rsidRPr="00DD1485" w:rsidRDefault="00B77C84" w:rsidP="0037582A">
            <w:pPr>
              <w:rPr>
                <w:ins w:id="5735" w:author="Rakesh Singhi" w:date="2015-02-07T15:53:00Z"/>
                <w:rFonts w:asciiTheme="minorHAnsi" w:hAnsiTheme="minorHAnsi" w:cstheme="minorHAnsi"/>
                <w:color w:val="000000"/>
                <w:sz w:val="18"/>
                <w:szCs w:val="16"/>
              </w:rPr>
            </w:pPr>
            <w:ins w:id="5736" w:author="Sowndarya S (WT01 - Manufacturing &amp; Hi Tech)" w:date="2015-03-17T15:04:00Z">
              <w:r w:rsidRPr="0037582A">
                <w:rPr>
                  <w:rFonts w:asciiTheme="minorHAnsi" w:hAnsiTheme="minorHAnsi" w:cstheme="minorHAnsi"/>
                  <w:color w:val="000000"/>
                  <w:sz w:val="18"/>
                  <w:szCs w:val="16"/>
                </w:rPr>
                <w:t>BDE_S3_</w:t>
              </w:r>
              <w:r>
                <w:rPr>
                  <w:rFonts w:asciiTheme="minorHAnsi" w:hAnsiTheme="minorHAnsi" w:cstheme="minorHAnsi"/>
                  <w:color w:val="000000"/>
                  <w:sz w:val="18"/>
                  <w:szCs w:val="16"/>
                </w:rPr>
                <w:t>ID</w:t>
              </w:r>
            </w:ins>
            <w:ins w:id="5737" w:author="Rakesh Singhi" w:date="2015-02-07T15:53:00Z">
              <w:del w:id="5738" w:author="Sowndarya S (WT01 - Manufacturing &amp; Hi Tech)" w:date="2015-03-17T15:04:00Z">
                <w:r w:rsidR="00393B6C" w:rsidRPr="0037582A" w:rsidDel="00B77C84">
                  <w:rPr>
                    <w:rFonts w:asciiTheme="minorHAnsi" w:hAnsiTheme="minorHAnsi" w:cstheme="minorHAnsi"/>
                    <w:color w:val="000000"/>
                    <w:sz w:val="18"/>
                    <w:szCs w:val="16"/>
                  </w:rPr>
                  <w:delText>BDE_S3_Id</w:delText>
                </w:r>
              </w:del>
            </w:ins>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Change w:id="5739" w:author="Rakesh Singhi" w:date="2015-02-07T15:54:00Z">
              <w:tcPr>
                <w:tcW w:w="0" w:type="auto"/>
                <w:gridSpan w:val="2"/>
                <w:tcBorders>
                  <w:top w:val="single" w:sz="4" w:space="0" w:color="auto"/>
                  <w:left w:val="single" w:sz="4" w:space="0" w:color="auto"/>
                  <w:bottom w:val="single" w:sz="4" w:space="0" w:color="auto"/>
                  <w:right w:val="single" w:sz="4" w:space="0" w:color="auto"/>
                </w:tcBorders>
                <w:shd w:val="clear" w:color="auto" w:fill="auto"/>
              </w:tcPr>
            </w:tcPrChange>
          </w:tcPr>
          <w:p w14:paraId="0BFF508A" w14:textId="6827ED9E" w:rsidR="00393B6C" w:rsidRPr="00B234C2" w:rsidRDefault="00393B6C" w:rsidP="0037582A">
            <w:pPr>
              <w:rPr>
                <w:ins w:id="5740" w:author="Rakesh Singhi" w:date="2015-02-07T15:53:00Z"/>
                <w:rFonts w:asciiTheme="minorHAnsi" w:hAnsiTheme="minorHAnsi" w:cstheme="minorHAnsi"/>
                <w:color w:val="000000"/>
                <w:sz w:val="18"/>
                <w:szCs w:val="16"/>
              </w:rPr>
            </w:pPr>
            <w:ins w:id="5741" w:author="Rakesh Singhi" w:date="2015-02-07T15:53:00Z">
              <w:r w:rsidRPr="00393B6C">
                <w:rPr>
                  <w:rFonts w:asciiTheme="minorHAnsi" w:hAnsiTheme="minorHAnsi" w:cstheme="minorHAnsi"/>
                  <w:color w:val="000000"/>
                  <w:sz w:val="18"/>
                  <w:szCs w:val="16"/>
                </w:rPr>
                <w:t>Users</w:t>
              </w:r>
            </w:ins>
          </w:p>
        </w:tc>
        <w:tc>
          <w:tcPr>
            <w:tcW w:w="1710" w:type="dxa"/>
            <w:tcBorders>
              <w:top w:val="single" w:sz="4" w:space="0" w:color="auto"/>
              <w:left w:val="single" w:sz="4" w:space="0" w:color="auto"/>
              <w:bottom w:val="single" w:sz="4" w:space="0" w:color="auto"/>
              <w:right w:val="single" w:sz="4" w:space="0" w:color="auto"/>
            </w:tcBorders>
            <w:vAlign w:val="bottom"/>
            <w:tcPrChange w:id="5742"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5CC16385" w14:textId="7D7113DF" w:rsidR="00393B6C" w:rsidRPr="00B234C2" w:rsidRDefault="00393B6C" w:rsidP="0037582A">
            <w:pPr>
              <w:rPr>
                <w:ins w:id="5743" w:author="Rakesh Singhi" w:date="2015-02-07T15:53:00Z"/>
                <w:rFonts w:asciiTheme="minorHAnsi" w:hAnsiTheme="minorHAnsi" w:cstheme="minorHAnsi"/>
                <w:color w:val="000000"/>
                <w:sz w:val="18"/>
                <w:szCs w:val="16"/>
              </w:rPr>
            </w:pPr>
            <w:ins w:id="5744" w:author="Rakesh Singhi" w:date="2015-02-07T15:53:00Z">
              <w:r w:rsidRPr="00393B6C">
                <w:rPr>
                  <w:rFonts w:asciiTheme="minorHAnsi" w:hAnsiTheme="minorHAnsi" w:cstheme="minorHAnsi"/>
                  <w:color w:val="000000"/>
                  <w:sz w:val="18"/>
                  <w:szCs w:val="16"/>
                </w:rPr>
                <w:t>S3ID</w:t>
              </w:r>
            </w:ins>
          </w:p>
        </w:tc>
        <w:tc>
          <w:tcPr>
            <w:tcW w:w="1800" w:type="dxa"/>
            <w:tcBorders>
              <w:top w:val="single" w:sz="4" w:space="0" w:color="auto"/>
              <w:left w:val="single" w:sz="4" w:space="0" w:color="auto"/>
              <w:bottom w:val="single" w:sz="4" w:space="0" w:color="auto"/>
              <w:right w:val="single" w:sz="4" w:space="0" w:color="auto"/>
            </w:tcBorders>
            <w:vAlign w:val="bottom"/>
            <w:tcPrChange w:id="5745"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0213D7A9" w14:textId="51E24510" w:rsidR="00393B6C" w:rsidRPr="008B2912" w:rsidRDefault="00393B6C" w:rsidP="0037582A">
            <w:pPr>
              <w:rPr>
                <w:ins w:id="5746" w:author="Rakesh Singhi" w:date="2015-02-07T15:53:00Z"/>
                <w:rFonts w:asciiTheme="minorHAnsi" w:hAnsiTheme="minorHAnsi" w:cstheme="minorHAnsi"/>
                <w:color w:val="000000"/>
                <w:sz w:val="18"/>
                <w:szCs w:val="16"/>
              </w:rPr>
            </w:pPr>
            <w:ins w:id="5747" w:author="Rakesh Singhi" w:date="2015-02-07T15:54:00Z">
              <w:r w:rsidRPr="00393B6C">
                <w:rPr>
                  <w:rFonts w:asciiTheme="minorHAnsi" w:hAnsiTheme="minorHAnsi" w:cstheme="minorHAnsi"/>
                  <w:color w:val="000000"/>
                  <w:sz w:val="18"/>
                  <w:szCs w:val="16"/>
                </w:rPr>
                <w:t>VEBIP_BDETerritories</w:t>
              </w:r>
            </w:ins>
          </w:p>
        </w:tc>
        <w:tc>
          <w:tcPr>
            <w:tcW w:w="2430" w:type="dxa"/>
            <w:tcBorders>
              <w:top w:val="single" w:sz="4" w:space="0" w:color="auto"/>
              <w:left w:val="single" w:sz="4" w:space="0" w:color="auto"/>
              <w:bottom w:val="single" w:sz="4" w:space="0" w:color="auto"/>
              <w:right w:val="single" w:sz="4" w:space="0" w:color="auto"/>
            </w:tcBorders>
            <w:vAlign w:val="bottom"/>
            <w:tcPrChange w:id="5748"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4E4528EA" w14:textId="047DB589" w:rsidR="00393B6C" w:rsidRPr="008B2912" w:rsidRDefault="00393B6C" w:rsidP="0037582A">
            <w:pPr>
              <w:rPr>
                <w:ins w:id="5749" w:author="Rakesh Singhi" w:date="2015-02-07T15:53:00Z"/>
                <w:rFonts w:asciiTheme="minorHAnsi" w:hAnsiTheme="minorHAnsi" w:cstheme="minorHAnsi"/>
                <w:color w:val="000000"/>
                <w:sz w:val="18"/>
                <w:szCs w:val="16"/>
              </w:rPr>
            </w:pPr>
            <w:ins w:id="5750" w:author="Rakesh Singhi" w:date="2015-02-07T15:54:00Z">
              <w:r w:rsidRPr="00393B6C">
                <w:rPr>
                  <w:rFonts w:asciiTheme="minorHAnsi" w:hAnsiTheme="minorHAnsi" w:cstheme="minorHAnsi"/>
                  <w:color w:val="000000"/>
                  <w:sz w:val="18"/>
                  <w:szCs w:val="16"/>
                </w:rPr>
                <w:t>BDE_S3_Id</w:t>
              </w:r>
            </w:ins>
          </w:p>
        </w:tc>
      </w:tr>
      <w:tr w:rsidR="00B77C84" w:rsidRPr="00D30FA1" w14:paraId="15863AD8" w14:textId="77777777" w:rsidTr="004F0A70">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751" w:author="Rakesh Singhi" w:date="2015-02-07T15:54: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752" w:author="Rakesh Singhi" w:date="2015-02-07T15:53:00Z"/>
          <w:trPrChange w:id="5753" w:author="Rakesh Singhi" w:date="2015-02-07T15:54:00Z">
            <w:trPr>
              <w:gridAfter w:val="0"/>
            </w:trPr>
          </w:trPrChange>
        </w:trPr>
        <w:tc>
          <w:tcPr>
            <w:tcW w:w="3060" w:type="dxa"/>
            <w:tcBorders>
              <w:top w:val="single" w:sz="4" w:space="0" w:color="auto"/>
              <w:left w:val="single" w:sz="4" w:space="0" w:color="auto"/>
              <w:bottom w:val="single" w:sz="4" w:space="0" w:color="auto"/>
              <w:right w:val="single" w:sz="4" w:space="0" w:color="auto"/>
            </w:tcBorders>
            <w:shd w:val="clear" w:color="auto" w:fill="auto"/>
            <w:tcPrChange w:id="5754" w:author="Rakesh Singhi" w:date="2015-02-07T15:5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259C0B0" w14:textId="412E86C2" w:rsidR="00B77C84" w:rsidRPr="00D30FA1" w:rsidRDefault="00B77C84" w:rsidP="00B77C84">
            <w:pPr>
              <w:rPr>
                <w:ins w:id="5755" w:author="Rakesh Singhi" w:date="2015-02-07T15:53:00Z"/>
                <w:rFonts w:asciiTheme="minorHAnsi" w:hAnsiTheme="minorHAnsi" w:cstheme="minorHAnsi"/>
                <w:color w:val="000000"/>
                <w:sz w:val="18"/>
                <w:szCs w:val="16"/>
              </w:rPr>
            </w:pPr>
            <w:ins w:id="5756" w:author="Sowndarya S (WT01 - Manufacturing &amp; Hi Tech)" w:date="2015-03-17T15:04:00Z">
              <w:r w:rsidRPr="00FF1D2A">
                <w:rPr>
                  <w:rFonts w:asciiTheme="minorHAnsi" w:hAnsiTheme="minorHAnsi" w:cstheme="minorHAnsi"/>
                  <w:color w:val="000000"/>
                  <w:sz w:val="18"/>
                  <w:szCs w:val="16"/>
                </w:rPr>
                <w:t>USER_OP_AREA_ROLE_ID</w:t>
              </w:r>
            </w:ins>
            <w:ins w:id="5757" w:author="Rakesh Singhi" w:date="2015-02-07T15:53:00Z">
              <w:del w:id="5758" w:author="Sowndarya S (WT01 - Manufacturing &amp; Hi Tech)" w:date="2015-03-17T15:04:00Z">
                <w:r w:rsidRPr="0037582A" w:rsidDel="00F0698F">
                  <w:rPr>
                    <w:rFonts w:asciiTheme="minorHAnsi" w:hAnsiTheme="minorHAnsi" w:cstheme="minorHAnsi"/>
                    <w:color w:val="000000"/>
                    <w:sz w:val="18"/>
                    <w:szCs w:val="16"/>
                  </w:rPr>
                  <w:delText>UserOpAreaRoleId</w:delText>
                </w:r>
              </w:del>
            </w:ins>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Change w:id="5759" w:author="Rakesh Singhi" w:date="2015-02-07T15:54:00Z">
              <w:tcPr>
                <w:tcW w:w="0" w:type="auto"/>
                <w:gridSpan w:val="2"/>
                <w:tcBorders>
                  <w:top w:val="single" w:sz="4" w:space="0" w:color="auto"/>
                  <w:left w:val="single" w:sz="4" w:space="0" w:color="auto"/>
                  <w:bottom w:val="single" w:sz="4" w:space="0" w:color="auto"/>
                  <w:right w:val="single" w:sz="4" w:space="0" w:color="auto"/>
                </w:tcBorders>
                <w:shd w:val="clear" w:color="auto" w:fill="auto"/>
              </w:tcPr>
            </w:tcPrChange>
          </w:tcPr>
          <w:p w14:paraId="7842084F" w14:textId="05CDCC48" w:rsidR="00B77C84" w:rsidRPr="00B234C2" w:rsidRDefault="00B77C84" w:rsidP="00B77C84">
            <w:pPr>
              <w:rPr>
                <w:ins w:id="5760" w:author="Rakesh Singhi" w:date="2015-02-07T15:53:00Z"/>
                <w:rFonts w:asciiTheme="minorHAnsi" w:hAnsiTheme="minorHAnsi" w:cstheme="minorHAnsi"/>
                <w:color w:val="000000"/>
                <w:sz w:val="18"/>
                <w:szCs w:val="16"/>
              </w:rPr>
            </w:pPr>
            <w:ins w:id="5761" w:author="Rakesh Singhi" w:date="2015-02-07T15:53:00Z">
              <w:r w:rsidRPr="00393B6C">
                <w:rPr>
                  <w:rFonts w:asciiTheme="minorHAnsi" w:hAnsiTheme="minorHAnsi" w:cstheme="minorHAnsi"/>
                  <w:color w:val="000000"/>
                  <w:sz w:val="18"/>
                  <w:szCs w:val="16"/>
                </w:rPr>
                <w:t>UserOpAreaRole</w:t>
              </w:r>
            </w:ins>
          </w:p>
        </w:tc>
        <w:tc>
          <w:tcPr>
            <w:tcW w:w="1710" w:type="dxa"/>
            <w:tcBorders>
              <w:top w:val="single" w:sz="4" w:space="0" w:color="auto"/>
              <w:left w:val="single" w:sz="4" w:space="0" w:color="auto"/>
              <w:bottom w:val="single" w:sz="4" w:space="0" w:color="auto"/>
              <w:right w:val="single" w:sz="4" w:space="0" w:color="auto"/>
            </w:tcBorders>
            <w:vAlign w:val="bottom"/>
            <w:tcPrChange w:id="5762"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1845BFF4" w14:textId="216CAD87" w:rsidR="00B77C84" w:rsidRPr="00B234C2" w:rsidRDefault="00B77C84" w:rsidP="00B77C84">
            <w:pPr>
              <w:rPr>
                <w:ins w:id="5763" w:author="Rakesh Singhi" w:date="2015-02-07T15:53:00Z"/>
                <w:rFonts w:asciiTheme="minorHAnsi" w:hAnsiTheme="minorHAnsi" w:cstheme="minorHAnsi"/>
                <w:color w:val="000000"/>
                <w:sz w:val="18"/>
                <w:szCs w:val="16"/>
              </w:rPr>
            </w:pPr>
            <w:ins w:id="5764" w:author="Rakesh Singhi" w:date="2015-02-07T15:53:00Z">
              <w:r w:rsidRPr="00393B6C">
                <w:rPr>
                  <w:rFonts w:asciiTheme="minorHAnsi" w:hAnsiTheme="minorHAnsi" w:cstheme="minorHAnsi"/>
                  <w:color w:val="000000"/>
                  <w:sz w:val="18"/>
                  <w:szCs w:val="16"/>
                </w:rPr>
                <w:t>UserOpAreaRoleId</w:t>
              </w:r>
            </w:ins>
          </w:p>
        </w:tc>
        <w:tc>
          <w:tcPr>
            <w:tcW w:w="1800" w:type="dxa"/>
            <w:tcBorders>
              <w:top w:val="single" w:sz="4" w:space="0" w:color="auto"/>
              <w:left w:val="single" w:sz="4" w:space="0" w:color="auto"/>
              <w:bottom w:val="single" w:sz="4" w:space="0" w:color="auto"/>
              <w:right w:val="single" w:sz="4" w:space="0" w:color="auto"/>
            </w:tcBorders>
            <w:vAlign w:val="bottom"/>
            <w:tcPrChange w:id="5765"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46E1B3DB" w14:textId="44EE522E" w:rsidR="00B77C84" w:rsidRPr="008B2912" w:rsidRDefault="00B77C84" w:rsidP="00B77C84">
            <w:pPr>
              <w:rPr>
                <w:ins w:id="5766" w:author="Rakesh Singhi" w:date="2015-02-07T15:53:00Z"/>
                <w:rFonts w:asciiTheme="minorHAnsi" w:hAnsiTheme="minorHAnsi" w:cstheme="minorHAnsi"/>
                <w:color w:val="000000"/>
                <w:sz w:val="18"/>
                <w:szCs w:val="16"/>
              </w:rPr>
            </w:pPr>
            <w:ins w:id="5767" w:author="Rakesh Singhi" w:date="2015-02-07T15:54:00Z">
              <w:r w:rsidRPr="00393B6C">
                <w:rPr>
                  <w:rFonts w:asciiTheme="minorHAnsi" w:hAnsiTheme="minorHAnsi" w:cstheme="minorHAnsi"/>
                  <w:color w:val="000000"/>
                  <w:sz w:val="18"/>
                  <w:szCs w:val="16"/>
                </w:rPr>
                <w:t>VEBIP_BDETerritories</w:t>
              </w:r>
            </w:ins>
          </w:p>
        </w:tc>
        <w:tc>
          <w:tcPr>
            <w:tcW w:w="2430" w:type="dxa"/>
            <w:tcBorders>
              <w:top w:val="single" w:sz="4" w:space="0" w:color="auto"/>
              <w:left w:val="single" w:sz="4" w:space="0" w:color="auto"/>
              <w:bottom w:val="single" w:sz="4" w:space="0" w:color="auto"/>
              <w:right w:val="single" w:sz="4" w:space="0" w:color="auto"/>
            </w:tcBorders>
            <w:vAlign w:val="bottom"/>
            <w:tcPrChange w:id="5768"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5BBDA595" w14:textId="1F249B28" w:rsidR="00B77C84" w:rsidRPr="008B2912" w:rsidRDefault="00B77C84" w:rsidP="00B77C84">
            <w:pPr>
              <w:rPr>
                <w:ins w:id="5769" w:author="Rakesh Singhi" w:date="2015-02-07T15:53:00Z"/>
                <w:rFonts w:asciiTheme="minorHAnsi" w:hAnsiTheme="minorHAnsi" w:cstheme="minorHAnsi"/>
                <w:color w:val="000000"/>
                <w:sz w:val="18"/>
                <w:szCs w:val="16"/>
              </w:rPr>
            </w:pPr>
            <w:ins w:id="5770" w:author="Rakesh Singhi" w:date="2015-02-07T15:54:00Z">
              <w:r w:rsidRPr="00393B6C">
                <w:rPr>
                  <w:rFonts w:asciiTheme="minorHAnsi" w:hAnsiTheme="minorHAnsi" w:cstheme="minorHAnsi"/>
                  <w:color w:val="000000"/>
                  <w:sz w:val="18"/>
                  <w:szCs w:val="16"/>
                </w:rPr>
                <w:t>UserOpAreaRoleId</w:t>
              </w:r>
            </w:ins>
          </w:p>
        </w:tc>
      </w:tr>
      <w:tr w:rsidR="00B77C84" w:rsidRPr="00D30FA1" w14:paraId="5017A7CB" w14:textId="77777777" w:rsidTr="004F0A70">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771" w:author="Rakesh Singhi" w:date="2015-02-07T15:54: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5772" w:author="Rakesh Singhi" w:date="2015-02-07T15:53:00Z"/>
          <w:trPrChange w:id="5773" w:author="Rakesh Singhi" w:date="2015-02-07T15:54:00Z">
            <w:trPr>
              <w:gridAfter w:val="0"/>
            </w:trPr>
          </w:trPrChange>
        </w:trPr>
        <w:tc>
          <w:tcPr>
            <w:tcW w:w="3060" w:type="dxa"/>
            <w:tcBorders>
              <w:top w:val="single" w:sz="4" w:space="0" w:color="auto"/>
              <w:left w:val="single" w:sz="4" w:space="0" w:color="auto"/>
              <w:bottom w:val="single" w:sz="4" w:space="0" w:color="auto"/>
              <w:right w:val="single" w:sz="4" w:space="0" w:color="auto"/>
            </w:tcBorders>
            <w:shd w:val="clear" w:color="auto" w:fill="auto"/>
            <w:tcPrChange w:id="5774" w:author="Rakesh Singhi" w:date="2015-02-07T15:5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98C31A8" w14:textId="31277A3D" w:rsidR="00B77C84" w:rsidRPr="00D30FA1" w:rsidRDefault="00B77C84" w:rsidP="00B77C84">
            <w:pPr>
              <w:rPr>
                <w:ins w:id="5775" w:author="Rakesh Singhi" w:date="2015-02-07T15:53:00Z"/>
                <w:rFonts w:asciiTheme="minorHAnsi" w:hAnsiTheme="minorHAnsi" w:cstheme="minorHAnsi"/>
                <w:color w:val="000000"/>
                <w:sz w:val="18"/>
                <w:szCs w:val="16"/>
              </w:rPr>
            </w:pPr>
            <w:ins w:id="5776" w:author="Sowndarya S (WT01 - Manufacturing &amp; Hi Tech)" w:date="2015-03-17T15:04:00Z">
              <w:r>
                <w:rPr>
                  <w:rFonts w:asciiTheme="minorHAnsi" w:hAnsiTheme="minorHAnsi" w:cstheme="minorHAnsi"/>
                  <w:color w:val="000000"/>
                  <w:sz w:val="18"/>
                  <w:szCs w:val="16"/>
                </w:rPr>
                <w:t>SALES</w:t>
              </w:r>
              <w:r w:rsidRPr="0037582A">
                <w:rPr>
                  <w:rFonts w:asciiTheme="minorHAnsi" w:hAnsiTheme="minorHAnsi" w:cstheme="minorHAnsi"/>
                  <w:color w:val="000000"/>
                  <w:sz w:val="18"/>
                  <w:szCs w:val="16"/>
                </w:rPr>
                <w:t>_TERRITORY_NAME</w:t>
              </w:r>
            </w:ins>
            <w:ins w:id="5777" w:author="Rakesh Singhi" w:date="2015-02-07T15:53:00Z">
              <w:del w:id="5778" w:author="Sowndarya S (WT01 - Manufacturing &amp; Hi Tech)" w:date="2015-03-17T15:04:00Z">
                <w:r w:rsidRPr="0037582A" w:rsidDel="00F0698F">
                  <w:rPr>
                    <w:rFonts w:asciiTheme="minorHAnsi" w:hAnsiTheme="minorHAnsi" w:cstheme="minorHAnsi"/>
                    <w:color w:val="000000"/>
                    <w:sz w:val="18"/>
                    <w:szCs w:val="16"/>
                  </w:rPr>
                  <w:delText>BDE_Territory_Name</w:delText>
                </w:r>
              </w:del>
            </w:ins>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Change w:id="5779" w:author="Rakesh Singhi" w:date="2015-02-07T15:54:00Z">
              <w:tcPr>
                <w:tcW w:w="0" w:type="auto"/>
                <w:gridSpan w:val="2"/>
                <w:tcBorders>
                  <w:top w:val="single" w:sz="4" w:space="0" w:color="auto"/>
                  <w:left w:val="single" w:sz="4" w:space="0" w:color="auto"/>
                  <w:bottom w:val="single" w:sz="4" w:space="0" w:color="auto"/>
                  <w:right w:val="single" w:sz="4" w:space="0" w:color="auto"/>
                </w:tcBorders>
                <w:shd w:val="clear" w:color="auto" w:fill="auto"/>
              </w:tcPr>
            </w:tcPrChange>
          </w:tcPr>
          <w:p w14:paraId="7259D4EB" w14:textId="6666CBC3" w:rsidR="00B77C84" w:rsidRPr="00B234C2" w:rsidRDefault="00B77C84" w:rsidP="00B77C84">
            <w:pPr>
              <w:rPr>
                <w:ins w:id="5780" w:author="Rakesh Singhi" w:date="2015-02-07T15:53:00Z"/>
                <w:rFonts w:asciiTheme="minorHAnsi" w:hAnsiTheme="minorHAnsi" w:cstheme="minorHAnsi"/>
                <w:color w:val="000000"/>
                <w:sz w:val="18"/>
                <w:szCs w:val="16"/>
              </w:rPr>
            </w:pPr>
            <w:ins w:id="5781" w:author="Rakesh Singhi" w:date="2015-02-07T15:53:00Z">
              <w:r w:rsidRPr="00393B6C">
                <w:rPr>
                  <w:rFonts w:asciiTheme="minorHAnsi" w:hAnsiTheme="minorHAnsi" w:cstheme="minorHAnsi"/>
                  <w:color w:val="000000"/>
                  <w:sz w:val="18"/>
                  <w:szCs w:val="16"/>
                </w:rPr>
                <w:t>SalesTerritory</w:t>
              </w:r>
            </w:ins>
          </w:p>
        </w:tc>
        <w:tc>
          <w:tcPr>
            <w:tcW w:w="1710" w:type="dxa"/>
            <w:tcBorders>
              <w:top w:val="single" w:sz="4" w:space="0" w:color="auto"/>
              <w:left w:val="single" w:sz="4" w:space="0" w:color="auto"/>
              <w:bottom w:val="single" w:sz="4" w:space="0" w:color="auto"/>
              <w:right w:val="single" w:sz="4" w:space="0" w:color="auto"/>
            </w:tcBorders>
            <w:vAlign w:val="bottom"/>
            <w:tcPrChange w:id="5782"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7B4A21DF" w14:textId="7B5327FA" w:rsidR="00B77C84" w:rsidRPr="00B234C2" w:rsidRDefault="00B77C84" w:rsidP="00B77C84">
            <w:pPr>
              <w:rPr>
                <w:ins w:id="5783" w:author="Rakesh Singhi" w:date="2015-02-07T15:53:00Z"/>
                <w:rFonts w:asciiTheme="minorHAnsi" w:hAnsiTheme="minorHAnsi" w:cstheme="minorHAnsi"/>
                <w:color w:val="000000"/>
                <w:sz w:val="18"/>
                <w:szCs w:val="16"/>
              </w:rPr>
            </w:pPr>
            <w:ins w:id="5784" w:author="Rakesh Singhi" w:date="2015-02-07T15:53:00Z">
              <w:r w:rsidRPr="00393B6C">
                <w:rPr>
                  <w:rFonts w:asciiTheme="minorHAnsi" w:hAnsiTheme="minorHAnsi" w:cstheme="minorHAnsi"/>
                  <w:color w:val="000000"/>
                  <w:sz w:val="18"/>
                  <w:szCs w:val="16"/>
                </w:rPr>
                <w:t>SalesTerritoryName</w:t>
              </w:r>
            </w:ins>
          </w:p>
        </w:tc>
        <w:tc>
          <w:tcPr>
            <w:tcW w:w="1800" w:type="dxa"/>
            <w:tcBorders>
              <w:top w:val="single" w:sz="4" w:space="0" w:color="auto"/>
              <w:left w:val="single" w:sz="4" w:space="0" w:color="auto"/>
              <w:bottom w:val="single" w:sz="4" w:space="0" w:color="auto"/>
              <w:right w:val="single" w:sz="4" w:space="0" w:color="auto"/>
            </w:tcBorders>
            <w:vAlign w:val="bottom"/>
            <w:tcPrChange w:id="5785"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6602546E" w14:textId="579B6DF3" w:rsidR="00B77C84" w:rsidRPr="008B2912" w:rsidRDefault="00B77C84" w:rsidP="00B77C84">
            <w:pPr>
              <w:rPr>
                <w:ins w:id="5786" w:author="Rakesh Singhi" w:date="2015-02-07T15:53:00Z"/>
                <w:rFonts w:asciiTheme="minorHAnsi" w:hAnsiTheme="minorHAnsi" w:cstheme="minorHAnsi"/>
                <w:color w:val="000000"/>
                <w:sz w:val="18"/>
                <w:szCs w:val="16"/>
              </w:rPr>
            </w:pPr>
            <w:ins w:id="5787" w:author="Rakesh Singhi" w:date="2015-02-07T15:54:00Z">
              <w:r w:rsidRPr="00393B6C">
                <w:rPr>
                  <w:rFonts w:asciiTheme="minorHAnsi" w:hAnsiTheme="minorHAnsi" w:cstheme="minorHAnsi"/>
                  <w:color w:val="000000"/>
                  <w:sz w:val="18"/>
                  <w:szCs w:val="16"/>
                </w:rPr>
                <w:t>VEBIP_BDETerritories</w:t>
              </w:r>
            </w:ins>
          </w:p>
        </w:tc>
        <w:tc>
          <w:tcPr>
            <w:tcW w:w="2430" w:type="dxa"/>
            <w:tcBorders>
              <w:top w:val="single" w:sz="4" w:space="0" w:color="auto"/>
              <w:left w:val="single" w:sz="4" w:space="0" w:color="auto"/>
              <w:bottom w:val="single" w:sz="4" w:space="0" w:color="auto"/>
              <w:right w:val="single" w:sz="4" w:space="0" w:color="auto"/>
            </w:tcBorders>
            <w:vAlign w:val="bottom"/>
            <w:tcPrChange w:id="5788"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026DF9E0" w14:textId="268265BB" w:rsidR="00B77C84" w:rsidRPr="008B2912" w:rsidRDefault="00B77C84" w:rsidP="00B77C84">
            <w:pPr>
              <w:rPr>
                <w:ins w:id="5789" w:author="Rakesh Singhi" w:date="2015-02-07T15:53:00Z"/>
                <w:rFonts w:asciiTheme="minorHAnsi" w:hAnsiTheme="minorHAnsi" w:cstheme="minorHAnsi"/>
                <w:color w:val="000000"/>
                <w:sz w:val="18"/>
                <w:szCs w:val="16"/>
              </w:rPr>
            </w:pPr>
            <w:ins w:id="5790" w:author="Rakesh Singhi" w:date="2015-02-07T15:54:00Z">
              <w:r w:rsidRPr="00393B6C">
                <w:rPr>
                  <w:rFonts w:asciiTheme="minorHAnsi" w:hAnsiTheme="minorHAnsi" w:cstheme="minorHAnsi"/>
                  <w:color w:val="000000"/>
                  <w:sz w:val="18"/>
                  <w:szCs w:val="16"/>
                </w:rPr>
                <w:t>SalesTerritoryName</w:t>
              </w:r>
            </w:ins>
          </w:p>
        </w:tc>
      </w:tr>
      <w:tr w:rsidR="00B77C84" w:rsidRPr="00D30FA1" w14:paraId="1FC0AF98" w14:textId="77777777" w:rsidTr="004F0A70">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791" w:author="Rakesh Singhi" w:date="2015-02-07T15:54: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5792" w:author="Rakesh Singhi" w:date="2015-02-07T15:53:00Z"/>
          <w:trPrChange w:id="5793" w:author="Rakesh Singhi" w:date="2015-02-07T15:54:00Z">
            <w:trPr>
              <w:gridAfter w:val="0"/>
              <w:trHeight w:val="70"/>
            </w:trPr>
          </w:trPrChange>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Change w:id="5794" w:author="Rakesh Singhi" w:date="2015-02-07T15:5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68CF10A" w14:textId="7828292B" w:rsidR="00B77C84" w:rsidRPr="00D30FA1" w:rsidRDefault="00B77C84" w:rsidP="00B77C84">
            <w:pPr>
              <w:rPr>
                <w:ins w:id="5795" w:author="Rakesh Singhi" w:date="2015-02-07T15:53:00Z"/>
                <w:rFonts w:asciiTheme="minorHAnsi" w:hAnsiTheme="minorHAnsi" w:cstheme="minorHAnsi"/>
                <w:color w:val="000000"/>
                <w:sz w:val="18"/>
                <w:szCs w:val="16"/>
              </w:rPr>
            </w:pPr>
            <w:ins w:id="5796" w:author="Sowndarya S (WT01 - Manufacturing &amp; Hi Tech)" w:date="2015-03-17T15:04:00Z">
              <w:r w:rsidRPr="0037582A">
                <w:rPr>
                  <w:rFonts w:asciiTheme="minorHAnsi" w:hAnsiTheme="minorHAnsi" w:cstheme="minorHAnsi"/>
                  <w:color w:val="000000"/>
                  <w:sz w:val="18"/>
                  <w:szCs w:val="16"/>
                </w:rPr>
                <w:t>COUNTRY_ID</w:t>
              </w:r>
            </w:ins>
            <w:ins w:id="5797" w:author="Rakesh Singhi" w:date="2015-02-07T15:53:00Z">
              <w:del w:id="5798" w:author="Sowndarya S (WT01 - Manufacturing &amp; Hi Tech)" w:date="2015-03-17T15:04:00Z">
                <w:r w:rsidRPr="0037582A" w:rsidDel="00F0698F">
                  <w:rPr>
                    <w:rFonts w:asciiTheme="minorHAnsi" w:hAnsiTheme="minorHAnsi" w:cstheme="minorHAnsi"/>
                    <w:color w:val="000000"/>
                    <w:sz w:val="18"/>
                    <w:szCs w:val="16"/>
                  </w:rPr>
                  <w:delText>COUNTRY_ID</w:delText>
                </w:r>
              </w:del>
            </w:ins>
          </w:p>
        </w:tc>
        <w:tc>
          <w:tcPr>
            <w:tcW w:w="1530" w:type="dxa"/>
            <w:tcBorders>
              <w:top w:val="single" w:sz="4" w:space="0" w:color="auto"/>
              <w:left w:val="single" w:sz="4" w:space="0" w:color="auto"/>
              <w:bottom w:val="single" w:sz="4" w:space="0" w:color="auto"/>
              <w:right w:val="single" w:sz="4" w:space="0" w:color="auto"/>
            </w:tcBorders>
            <w:shd w:val="clear" w:color="auto" w:fill="auto"/>
            <w:tcPrChange w:id="5799" w:author="Rakesh Singhi" w:date="2015-02-07T15:54:00Z">
              <w:tcPr>
                <w:tcW w:w="0" w:type="auto"/>
                <w:gridSpan w:val="2"/>
                <w:tcBorders>
                  <w:top w:val="single" w:sz="4" w:space="0" w:color="auto"/>
                  <w:left w:val="single" w:sz="4" w:space="0" w:color="auto"/>
                  <w:bottom w:val="single" w:sz="4" w:space="0" w:color="auto"/>
                  <w:right w:val="single" w:sz="4" w:space="0" w:color="auto"/>
                </w:tcBorders>
                <w:shd w:val="clear" w:color="auto" w:fill="auto"/>
              </w:tcPr>
            </w:tcPrChange>
          </w:tcPr>
          <w:p w14:paraId="5807D264" w14:textId="4C2FC5C5" w:rsidR="00B77C84" w:rsidRPr="00B234C2" w:rsidRDefault="00B77C84" w:rsidP="00B77C84">
            <w:pPr>
              <w:rPr>
                <w:ins w:id="5800" w:author="Rakesh Singhi" w:date="2015-02-07T15:53:00Z"/>
                <w:rFonts w:asciiTheme="minorHAnsi" w:hAnsiTheme="minorHAnsi" w:cstheme="minorHAnsi"/>
                <w:color w:val="000000"/>
                <w:sz w:val="18"/>
                <w:szCs w:val="16"/>
              </w:rPr>
            </w:pPr>
            <w:ins w:id="5801" w:author="Rakesh Singhi" w:date="2015-02-07T15:53:00Z">
              <w:r w:rsidRPr="00393B6C">
                <w:rPr>
                  <w:rFonts w:asciiTheme="minorHAnsi" w:hAnsiTheme="minorHAnsi" w:cstheme="minorHAnsi"/>
                  <w:color w:val="000000"/>
                  <w:sz w:val="18"/>
                  <w:szCs w:val="16"/>
                </w:rPr>
                <w:t>Country</w:t>
              </w:r>
            </w:ins>
          </w:p>
        </w:tc>
        <w:tc>
          <w:tcPr>
            <w:tcW w:w="1710" w:type="dxa"/>
            <w:tcBorders>
              <w:top w:val="single" w:sz="4" w:space="0" w:color="auto"/>
              <w:left w:val="single" w:sz="4" w:space="0" w:color="auto"/>
              <w:bottom w:val="single" w:sz="4" w:space="0" w:color="auto"/>
              <w:right w:val="single" w:sz="4" w:space="0" w:color="auto"/>
            </w:tcBorders>
            <w:tcPrChange w:id="5802"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3F1F244A" w14:textId="54F7F2AB" w:rsidR="00B77C84" w:rsidRPr="00B234C2" w:rsidRDefault="00B77C84" w:rsidP="00B77C84">
            <w:pPr>
              <w:rPr>
                <w:ins w:id="5803" w:author="Rakesh Singhi" w:date="2015-02-07T15:53:00Z"/>
                <w:rFonts w:asciiTheme="minorHAnsi" w:hAnsiTheme="minorHAnsi" w:cstheme="minorHAnsi"/>
                <w:color w:val="000000"/>
                <w:sz w:val="18"/>
                <w:szCs w:val="16"/>
              </w:rPr>
            </w:pPr>
            <w:ins w:id="5804" w:author="Rakesh Singhi" w:date="2015-02-07T15:53:00Z">
              <w:r w:rsidRPr="00393B6C">
                <w:rPr>
                  <w:rFonts w:asciiTheme="minorHAnsi" w:hAnsiTheme="minorHAnsi" w:cstheme="minorHAnsi"/>
                  <w:color w:val="000000"/>
                  <w:sz w:val="18"/>
                  <w:szCs w:val="16"/>
                </w:rPr>
                <w:t>CountryId</w:t>
              </w:r>
            </w:ins>
          </w:p>
        </w:tc>
        <w:tc>
          <w:tcPr>
            <w:tcW w:w="1800" w:type="dxa"/>
            <w:tcBorders>
              <w:top w:val="single" w:sz="4" w:space="0" w:color="auto"/>
              <w:left w:val="single" w:sz="4" w:space="0" w:color="auto"/>
              <w:bottom w:val="single" w:sz="4" w:space="0" w:color="auto"/>
              <w:right w:val="single" w:sz="4" w:space="0" w:color="auto"/>
            </w:tcBorders>
            <w:vAlign w:val="bottom"/>
            <w:tcPrChange w:id="5805"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28BFFC2F" w14:textId="60CE95A0" w:rsidR="00B77C84" w:rsidRPr="008B2912" w:rsidRDefault="00B77C84" w:rsidP="00B77C84">
            <w:pPr>
              <w:rPr>
                <w:ins w:id="5806" w:author="Rakesh Singhi" w:date="2015-02-07T15:53:00Z"/>
                <w:rFonts w:asciiTheme="minorHAnsi" w:hAnsiTheme="minorHAnsi" w:cstheme="minorHAnsi"/>
                <w:color w:val="000000"/>
                <w:sz w:val="18"/>
                <w:szCs w:val="16"/>
              </w:rPr>
            </w:pPr>
            <w:ins w:id="5807" w:author="Rakesh Singhi" w:date="2015-02-07T15:54:00Z">
              <w:r w:rsidRPr="00393B6C">
                <w:rPr>
                  <w:rFonts w:asciiTheme="minorHAnsi" w:hAnsiTheme="minorHAnsi" w:cstheme="minorHAnsi"/>
                  <w:color w:val="000000"/>
                  <w:sz w:val="18"/>
                  <w:szCs w:val="16"/>
                </w:rPr>
                <w:t>VEBIP_BDETerritories</w:t>
              </w:r>
            </w:ins>
          </w:p>
        </w:tc>
        <w:tc>
          <w:tcPr>
            <w:tcW w:w="2430" w:type="dxa"/>
            <w:tcBorders>
              <w:top w:val="single" w:sz="4" w:space="0" w:color="auto"/>
              <w:left w:val="single" w:sz="4" w:space="0" w:color="auto"/>
              <w:bottom w:val="single" w:sz="4" w:space="0" w:color="auto"/>
              <w:right w:val="single" w:sz="4" w:space="0" w:color="auto"/>
            </w:tcBorders>
            <w:vAlign w:val="bottom"/>
            <w:tcPrChange w:id="5808"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683A4D9F" w14:textId="23CD0EBA" w:rsidR="00B77C84" w:rsidRPr="008B2912" w:rsidRDefault="00B77C84" w:rsidP="00B77C84">
            <w:pPr>
              <w:rPr>
                <w:ins w:id="5809" w:author="Rakesh Singhi" w:date="2015-02-07T15:53:00Z"/>
                <w:rFonts w:asciiTheme="minorHAnsi" w:hAnsiTheme="minorHAnsi" w:cstheme="minorHAnsi"/>
                <w:color w:val="000000"/>
                <w:sz w:val="18"/>
                <w:szCs w:val="16"/>
              </w:rPr>
            </w:pPr>
            <w:ins w:id="5810" w:author="Rakesh Singhi" w:date="2015-02-07T15:54:00Z">
              <w:r w:rsidRPr="00393B6C">
                <w:rPr>
                  <w:rFonts w:asciiTheme="minorHAnsi" w:hAnsiTheme="minorHAnsi" w:cstheme="minorHAnsi"/>
                  <w:color w:val="000000"/>
                  <w:sz w:val="18"/>
                  <w:szCs w:val="16"/>
                </w:rPr>
                <w:t xml:space="preserve"> CountryId</w:t>
              </w:r>
            </w:ins>
          </w:p>
        </w:tc>
      </w:tr>
      <w:tr w:rsidR="00393B6C" w:rsidRPr="00D30FA1" w:rsidDel="00B77C84" w14:paraId="44BC7FD2" w14:textId="002CC4EA" w:rsidTr="004F0A70">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811" w:author="Rakesh Singhi" w:date="2015-02-07T15:54: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5812" w:author="Rakesh Singhi" w:date="2015-02-07T15:53:00Z"/>
          <w:del w:id="5813" w:author="Sowndarya S (WT01 - Manufacturing &amp; Hi Tech)" w:date="2015-03-17T15:04:00Z"/>
          <w:trPrChange w:id="5814" w:author="Rakesh Singhi" w:date="2015-02-07T15:54:00Z">
            <w:trPr>
              <w:gridAfter w:val="0"/>
              <w:trHeight w:val="70"/>
            </w:trPr>
          </w:trPrChange>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Change w:id="5815" w:author="Rakesh Singhi" w:date="2015-02-07T15:5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E1D2419" w14:textId="6A119FEA" w:rsidR="00393B6C" w:rsidRPr="005E6E58" w:rsidDel="00B77C84" w:rsidRDefault="00393B6C" w:rsidP="0037582A">
            <w:pPr>
              <w:rPr>
                <w:ins w:id="5816" w:author="Rakesh Singhi" w:date="2015-02-07T15:53:00Z"/>
                <w:del w:id="5817" w:author="Sowndarya S (WT01 - Manufacturing &amp; Hi Tech)" w:date="2015-03-17T15:04:00Z"/>
                <w:rFonts w:asciiTheme="minorHAnsi" w:hAnsiTheme="minorHAnsi" w:cstheme="minorHAnsi"/>
                <w:color w:val="000000"/>
                <w:sz w:val="18"/>
                <w:szCs w:val="16"/>
              </w:rPr>
            </w:pPr>
            <w:ins w:id="5818" w:author="Rakesh Singhi" w:date="2015-02-07T15:53:00Z">
              <w:del w:id="5819" w:author="Sowndarya S (WT01 - Manufacturing &amp; Hi Tech)" w:date="2015-03-17T15:04:00Z">
                <w:r w:rsidRPr="0037582A" w:rsidDel="00B77C84">
                  <w:rPr>
                    <w:rFonts w:asciiTheme="minorHAnsi" w:hAnsiTheme="minorHAnsi" w:cstheme="minorHAnsi"/>
                    <w:color w:val="000000"/>
                    <w:sz w:val="18"/>
                    <w:szCs w:val="16"/>
                  </w:rPr>
                  <w:delText>RESOURCE_SALES_TERRITORY_NAME</w:delText>
                </w:r>
              </w:del>
            </w:ins>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Change w:id="5820" w:author="Rakesh Singhi" w:date="2015-02-07T15:54:00Z">
              <w:tcPr>
                <w:tcW w:w="0" w:type="auto"/>
                <w:gridSpan w:val="2"/>
                <w:tcBorders>
                  <w:top w:val="single" w:sz="4" w:space="0" w:color="auto"/>
                  <w:left w:val="single" w:sz="4" w:space="0" w:color="auto"/>
                  <w:bottom w:val="single" w:sz="4" w:space="0" w:color="auto"/>
                  <w:right w:val="single" w:sz="4" w:space="0" w:color="auto"/>
                </w:tcBorders>
                <w:shd w:val="clear" w:color="auto" w:fill="auto"/>
              </w:tcPr>
            </w:tcPrChange>
          </w:tcPr>
          <w:p w14:paraId="7EFEB0AA" w14:textId="04564653" w:rsidR="00393B6C" w:rsidRPr="00B234C2" w:rsidDel="00B77C84" w:rsidRDefault="00393B6C" w:rsidP="0037582A">
            <w:pPr>
              <w:rPr>
                <w:ins w:id="5821" w:author="Rakesh Singhi" w:date="2015-02-07T15:53:00Z"/>
                <w:del w:id="5822" w:author="Sowndarya S (WT01 - Manufacturing &amp; Hi Tech)" w:date="2015-03-17T15:04:00Z"/>
                <w:rFonts w:asciiTheme="minorHAnsi" w:hAnsiTheme="minorHAnsi" w:cstheme="minorHAnsi"/>
                <w:color w:val="000000"/>
                <w:sz w:val="18"/>
                <w:szCs w:val="16"/>
              </w:rPr>
            </w:pPr>
            <w:ins w:id="5823" w:author="Rakesh Singhi" w:date="2015-02-07T15:53:00Z">
              <w:del w:id="5824" w:author="Sowndarya S (WT01 - Manufacturing &amp; Hi Tech)" w:date="2015-03-17T15:04:00Z">
                <w:r w:rsidRPr="00393B6C" w:rsidDel="00B77C84">
                  <w:rPr>
                    <w:rFonts w:asciiTheme="minorHAnsi" w:hAnsiTheme="minorHAnsi" w:cstheme="minorHAnsi"/>
                    <w:color w:val="000000"/>
                    <w:sz w:val="18"/>
                    <w:szCs w:val="16"/>
                  </w:rPr>
                  <w:delText>SalesTerritory</w:delText>
                </w:r>
              </w:del>
            </w:ins>
          </w:p>
        </w:tc>
        <w:tc>
          <w:tcPr>
            <w:tcW w:w="1710" w:type="dxa"/>
            <w:tcBorders>
              <w:top w:val="single" w:sz="4" w:space="0" w:color="auto"/>
              <w:left w:val="single" w:sz="4" w:space="0" w:color="auto"/>
              <w:bottom w:val="single" w:sz="4" w:space="0" w:color="auto"/>
              <w:right w:val="single" w:sz="4" w:space="0" w:color="auto"/>
            </w:tcBorders>
            <w:vAlign w:val="bottom"/>
            <w:tcPrChange w:id="5825"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0BCC64F2" w14:textId="03F7673D" w:rsidR="00393B6C" w:rsidRPr="00B234C2" w:rsidDel="00B77C84" w:rsidRDefault="00393B6C" w:rsidP="0037582A">
            <w:pPr>
              <w:rPr>
                <w:ins w:id="5826" w:author="Rakesh Singhi" w:date="2015-02-07T15:53:00Z"/>
                <w:del w:id="5827" w:author="Sowndarya S (WT01 - Manufacturing &amp; Hi Tech)" w:date="2015-03-17T15:04:00Z"/>
                <w:rFonts w:asciiTheme="minorHAnsi" w:hAnsiTheme="minorHAnsi" w:cstheme="minorHAnsi"/>
                <w:color w:val="000000"/>
                <w:sz w:val="18"/>
                <w:szCs w:val="16"/>
              </w:rPr>
            </w:pPr>
            <w:ins w:id="5828" w:author="Rakesh Singhi" w:date="2015-02-07T15:53:00Z">
              <w:del w:id="5829" w:author="Sowndarya S (WT01 - Manufacturing &amp; Hi Tech)" w:date="2015-03-17T15:04:00Z">
                <w:r w:rsidRPr="00393B6C" w:rsidDel="00B77C84">
                  <w:rPr>
                    <w:rFonts w:asciiTheme="minorHAnsi" w:hAnsiTheme="minorHAnsi" w:cstheme="minorHAnsi"/>
                    <w:color w:val="000000"/>
                    <w:sz w:val="18"/>
                    <w:szCs w:val="16"/>
                  </w:rPr>
                  <w:delText>Name</w:delText>
                </w:r>
              </w:del>
            </w:ins>
          </w:p>
        </w:tc>
        <w:tc>
          <w:tcPr>
            <w:tcW w:w="1800" w:type="dxa"/>
            <w:tcBorders>
              <w:top w:val="single" w:sz="4" w:space="0" w:color="auto"/>
              <w:left w:val="single" w:sz="4" w:space="0" w:color="auto"/>
              <w:bottom w:val="single" w:sz="4" w:space="0" w:color="auto"/>
              <w:right w:val="single" w:sz="4" w:space="0" w:color="auto"/>
            </w:tcBorders>
            <w:vAlign w:val="bottom"/>
            <w:tcPrChange w:id="5830"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3B493CB4" w14:textId="4DF5B120" w:rsidR="00393B6C" w:rsidRPr="008B2912" w:rsidDel="00B77C84" w:rsidRDefault="00393B6C" w:rsidP="0037582A">
            <w:pPr>
              <w:rPr>
                <w:ins w:id="5831" w:author="Rakesh Singhi" w:date="2015-02-07T15:53:00Z"/>
                <w:del w:id="5832" w:author="Sowndarya S (WT01 - Manufacturing &amp; Hi Tech)" w:date="2015-03-17T15:04:00Z"/>
                <w:rFonts w:asciiTheme="minorHAnsi" w:hAnsiTheme="minorHAnsi" w:cstheme="minorHAnsi"/>
                <w:color w:val="000000"/>
                <w:sz w:val="18"/>
                <w:szCs w:val="16"/>
              </w:rPr>
            </w:pPr>
            <w:ins w:id="5833" w:author="Rakesh Singhi" w:date="2015-02-07T15:54:00Z">
              <w:del w:id="5834" w:author="Sowndarya S (WT01 - Manufacturing &amp; Hi Tech)" w:date="2015-03-17T15:04:00Z">
                <w:r w:rsidRPr="00393B6C" w:rsidDel="00B77C84">
                  <w:rPr>
                    <w:rFonts w:asciiTheme="minorHAnsi" w:hAnsiTheme="minorHAnsi" w:cstheme="minorHAnsi"/>
                    <w:color w:val="000000"/>
                    <w:sz w:val="18"/>
                    <w:szCs w:val="16"/>
                  </w:rPr>
                  <w:delText>VEBIP_BDETerritories</w:delText>
                </w:r>
              </w:del>
            </w:ins>
          </w:p>
        </w:tc>
        <w:tc>
          <w:tcPr>
            <w:tcW w:w="2430" w:type="dxa"/>
            <w:tcBorders>
              <w:top w:val="single" w:sz="4" w:space="0" w:color="auto"/>
              <w:left w:val="single" w:sz="4" w:space="0" w:color="auto"/>
              <w:bottom w:val="single" w:sz="4" w:space="0" w:color="auto"/>
              <w:right w:val="single" w:sz="4" w:space="0" w:color="auto"/>
            </w:tcBorders>
            <w:vAlign w:val="bottom"/>
            <w:tcPrChange w:id="5835" w:author="Rakesh Singhi" w:date="2015-02-07T15:54:00Z">
              <w:tcPr>
                <w:tcW w:w="0" w:type="auto"/>
                <w:gridSpan w:val="2"/>
                <w:tcBorders>
                  <w:top w:val="single" w:sz="4" w:space="0" w:color="auto"/>
                  <w:left w:val="single" w:sz="4" w:space="0" w:color="auto"/>
                  <w:bottom w:val="single" w:sz="4" w:space="0" w:color="auto"/>
                  <w:right w:val="single" w:sz="4" w:space="0" w:color="auto"/>
                </w:tcBorders>
              </w:tcPr>
            </w:tcPrChange>
          </w:tcPr>
          <w:p w14:paraId="03AAA65A" w14:textId="3AB9ACF3" w:rsidR="00393B6C" w:rsidRPr="008B2912" w:rsidDel="00B77C84" w:rsidRDefault="00393B6C" w:rsidP="0037582A">
            <w:pPr>
              <w:rPr>
                <w:ins w:id="5836" w:author="Rakesh Singhi" w:date="2015-02-07T15:53:00Z"/>
                <w:del w:id="5837" w:author="Sowndarya S (WT01 - Manufacturing &amp; Hi Tech)" w:date="2015-03-17T15:04:00Z"/>
                <w:rFonts w:asciiTheme="minorHAnsi" w:hAnsiTheme="minorHAnsi" w:cstheme="minorHAnsi"/>
                <w:color w:val="000000"/>
                <w:sz w:val="18"/>
                <w:szCs w:val="16"/>
              </w:rPr>
            </w:pPr>
            <w:ins w:id="5838" w:author="Rakesh Singhi" w:date="2015-02-07T15:54:00Z">
              <w:del w:id="5839" w:author="Sowndarya S (WT01 - Manufacturing &amp; Hi Tech)" w:date="2015-03-17T15:04:00Z">
                <w:r w:rsidRPr="00393B6C" w:rsidDel="00B77C84">
                  <w:rPr>
                    <w:rFonts w:asciiTheme="minorHAnsi" w:hAnsiTheme="minorHAnsi" w:cstheme="minorHAnsi"/>
                    <w:color w:val="000000"/>
                    <w:sz w:val="18"/>
                    <w:szCs w:val="16"/>
                  </w:rPr>
                  <w:delText xml:space="preserve"> ResourceSalesTerritoryName</w:delText>
                </w:r>
              </w:del>
            </w:ins>
          </w:p>
        </w:tc>
      </w:tr>
    </w:tbl>
    <w:p w14:paraId="01F77597" w14:textId="552C79E2" w:rsidR="0037582A" w:rsidRPr="00D80768" w:rsidDel="00D80768" w:rsidRDefault="0037582A" w:rsidP="00D80768">
      <w:pPr>
        <w:rPr>
          <w:ins w:id="5840" w:author="Rakesh Singhi" w:date="2015-02-07T15:51:00Z"/>
          <w:del w:id="5841" w:author="gu832116" w:date="2015-02-09T18:16:00Z"/>
        </w:rPr>
      </w:pPr>
    </w:p>
    <w:p w14:paraId="76F12B67" w14:textId="264CA573" w:rsidR="0037582A" w:rsidRPr="00D80768" w:rsidDel="00D80768" w:rsidRDefault="0037582A" w:rsidP="00D80768">
      <w:pPr>
        <w:rPr>
          <w:ins w:id="5842" w:author="Rakesh Singhi" w:date="2015-02-07T15:50:00Z"/>
          <w:del w:id="5843" w:author="gu832116" w:date="2015-02-09T18:16:00Z"/>
        </w:rPr>
      </w:pPr>
    </w:p>
    <w:p w14:paraId="2FC535B0" w14:textId="6573F827" w:rsidR="0037582A" w:rsidRPr="00D80768" w:rsidDel="00D80768" w:rsidRDefault="0037582A" w:rsidP="00D80768">
      <w:pPr>
        <w:rPr>
          <w:ins w:id="5844" w:author="Rakesh Singhi" w:date="2015-02-07T15:50:00Z"/>
          <w:del w:id="5845" w:author="gu832116" w:date="2015-02-09T18:16:00Z"/>
        </w:rPr>
      </w:pPr>
    </w:p>
    <w:p w14:paraId="3BA972E9" w14:textId="77777777" w:rsidR="0037582A" w:rsidRPr="00D80768" w:rsidRDefault="0037582A" w:rsidP="00D80768">
      <w:pPr>
        <w:rPr>
          <w:ins w:id="5846" w:author="Rakesh Singhi" w:date="2015-02-07T15:50:00Z"/>
        </w:rPr>
      </w:pPr>
    </w:p>
    <w:p w14:paraId="6485637D" w14:textId="0065501A" w:rsidR="002A5C1E" w:rsidRPr="0075631B" w:rsidRDefault="009D4F12"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5847" w:name="_Toc415065535"/>
      <w:r>
        <w:rPr>
          <w:rFonts w:asciiTheme="minorHAnsi" w:hAnsiTheme="minorHAnsi" w:cstheme="minorHAnsi"/>
          <w:b/>
          <w:i/>
          <w:sz w:val="24"/>
          <w:szCs w:val="24"/>
          <w:lang w:val="en-GB"/>
        </w:rPr>
        <w:t>DMO_</w:t>
      </w:r>
      <w:r w:rsidR="002A5C1E" w:rsidRPr="0075631B">
        <w:rPr>
          <w:rFonts w:asciiTheme="minorHAnsi" w:hAnsiTheme="minorHAnsi" w:cstheme="minorHAnsi"/>
          <w:b/>
          <w:i/>
          <w:sz w:val="24"/>
          <w:szCs w:val="24"/>
          <w:lang w:val="en-GB"/>
        </w:rPr>
        <w:t>COUNTRY</w:t>
      </w:r>
      <w:r w:rsidR="00C90592">
        <w:rPr>
          <w:rFonts w:asciiTheme="minorHAnsi" w:hAnsiTheme="minorHAnsi" w:cstheme="minorHAnsi"/>
          <w:b/>
          <w:i/>
          <w:sz w:val="24"/>
          <w:szCs w:val="24"/>
          <w:lang w:val="en-GB"/>
        </w:rPr>
        <w:t>_MIR</w:t>
      </w:r>
      <w:bookmarkEnd w:id="5847"/>
    </w:p>
    <w:p w14:paraId="6C4696F6" w14:textId="77777777" w:rsidR="002A5C1E" w:rsidRDefault="002A5C1E" w:rsidP="002A5C1E">
      <w:pPr>
        <w:rPr>
          <w:rFonts w:asciiTheme="minorHAnsi" w:hAnsiTheme="minorHAnsi" w:cstheme="minorHAnsi"/>
        </w:rPr>
      </w:pPr>
      <w:r>
        <w:rPr>
          <w:rFonts w:asciiTheme="minorHAnsi" w:hAnsiTheme="minorHAnsi" w:cstheme="minorHAnsi"/>
        </w:rPr>
        <w:t>This staging table contains the Real Time Country data from PNP view.</w:t>
      </w:r>
    </w:p>
    <w:p w14:paraId="6B1A526D" w14:textId="77777777" w:rsidR="002A5C1E" w:rsidRDefault="002A5C1E" w:rsidP="002A5C1E">
      <w:pPr>
        <w:keepNext/>
        <w:widowControl/>
        <w:spacing w:line="240" w:lineRule="auto"/>
        <w:ind w:left="720" w:right="21"/>
        <w:jc w:val="both"/>
        <w:outlineLvl w:val="1"/>
        <w:rPr>
          <w:rFonts w:asciiTheme="minorHAnsi" w:hAnsiTheme="minorHAnsi" w:cstheme="minorHAnsi"/>
          <w:b/>
          <w:i/>
          <w:sz w:val="24"/>
          <w:szCs w:val="24"/>
          <w:lang w:val="en-GB"/>
        </w:rPr>
      </w:pPr>
    </w:p>
    <w:p w14:paraId="6BD91190"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22CFAD53"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0183A5C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327C268D"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5FDFC5D7"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6B5AD8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33DCC90F"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14391E59"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6E4E03F6" w14:textId="647EF78C" w:rsidR="002A5C1E" w:rsidRPr="00D30FA1" w:rsidRDefault="009D4F12"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COUNTRY</w:t>
            </w:r>
            <w:r>
              <w:rPr>
                <w:rFonts w:asciiTheme="minorHAnsi" w:hAnsiTheme="minorHAnsi" w:cstheme="minorHAnsi"/>
                <w:color w:val="000000"/>
                <w:sz w:val="18"/>
                <w:szCs w:val="16"/>
              </w:rPr>
              <w:t>_</w:t>
            </w:r>
            <w:r w:rsidR="002E6D18">
              <w:rPr>
                <w:rFonts w:asciiTheme="minorHAnsi" w:hAnsiTheme="minorHAnsi" w:cstheme="minorHAnsi"/>
                <w:color w:val="000000"/>
                <w:sz w:val="18"/>
                <w:szCs w:val="16"/>
              </w:rPr>
              <w:t>MIR</w:t>
            </w:r>
          </w:p>
        </w:tc>
        <w:tc>
          <w:tcPr>
            <w:tcW w:w="992" w:type="dxa"/>
            <w:tcBorders>
              <w:top w:val="single" w:sz="4" w:space="0" w:color="auto"/>
              <w:left w:val="single" w:sz="4" w:space="0" w:color="auto"/>
              <w:bottom w:val="single" w:sz="4" w:space="0" w:color="auto"/>
              <w:right w:val="single" w:sz="4" w:space="0" w:color="auto"/>
            </w:tcBorders>
            <w:hideMark/>
          </w:tcPr>
          <w:p w14:paraId="41FAE715" w14:textId="2BF8E432" w:rsidR="002A5C1E" w:rsidRPr="00D30FA1" w:rsidRDefault="00446233" w:rsidP="00B36295">
            <w:pPr>
              <w:rPr>
                <w:rFonts w:asciiTheme="minorHAnsi" w:hAnsiTheme="minorHAnsi" w:cstheme="minorHAnsi"/>
                <w:color w:val="000000"/>
                <w:sz w:val="18"/>
                <w:szCs w:val="16"/>
              </w:rPr>
            </w:pPr>
            <w:del w:id="5848" w:author="Rakesh Singhi" w:date="2015-02-07T14:43:00Z">
              <w:r w:rsidDel="00D52DAF">
                <w:rPr>
                  <w:rFonts w:asciiTheme="minorHAnsi" w:hAnsiTheme="minorHAnsi" w:cstheme="minorHAnsi"/>
                  <w:color w:val="000000"/>
                  <w:sz w:val="18"/>
                  <w:szCs w:val="16"/>
                </w:rPr>
                <w:delText>ISRVE_DMO_DW</w:delText>
              </w:r>
            </w:del>
            <w:ins w:id="5849" w:author="Rakesh Singhi" w:date="2015-02-07T14:43:00Z">
              <w:r w:rsidR="00D52DAF">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517FEE10"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381A17D8" w14:textId="77777777" w:rsidR="002A5C1E" w:rsidRDefault="002A5C1E" w:rsidP="002A5C1E">
      <w:pPr>
        <w:spacing w:after="120"/>
        <w:rPr>
          <w:rFonts w:asciiTheme="minorHAnsi" w:hAnsiTheme="minorHAnsi" w:cstheme="minorHAnsi"/>
          <w:u w:val="single"/>
        </w:rPr>
      </w:pPr>
    </w:p>
    <w:p w14:paraId="5C1199AD"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250"/>
        <w:gridCol w:w="990"/>
        <w:gridCol w:w="3240"/>
        <w:tblGridChange w:id="5850">
          <w:tblGrid>
            <w:gridCol w:w="2700"/>
            <w:gridCol w:w="2250"/>
            <w:gridCol w:w="990"/>
            <w:gridCol w:w="2250"/>
            <w:gridCol w:w="990"/>
          </w:tblGrid>
        </w:tblGridChange>
      </w:tblGrid>
      <w:tr w:rsidR="002A5C1E" w:rsidRPr="00D30FA1" w14:paraId="3A759031" w14:textId="77777777" w:rsidTr="00FA1DA9">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2A416461"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29B4B19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140E7562"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3240" w:type="dxa"/>
            <w:tcBorders>
              <w:top w:val="single" w:sz="4" w:space="0" w:color="auto"/>
              <w:left w:val="single" w:sz="4" w:space="0" w:color="auto"/>
              <w:bottom w:val="single" w:sz="4" w:space="0" w:color="auto"/>
              <w:right w:val="single" w:sz="4" w:space="0" w:color="auto"/>
            </w:tcBorders>
            <w:shd w:val="clear" w:color="auto" w:fill="F4B8AE"/>
            <w:hideMark/>
          </w:tcPr>
          <w:p w14:paraId="09B9DD90"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14:paraId="42A140C3" w14:textId="77777777" w:rsidTr="00FA1DA9">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B296817"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E8B0E5A"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7B25DED"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right w:val="single" w:sz="4" w:space="0" w:color="auto"/>
            </w:tcBorders>
            <w:vAlign w:val="center"/>
          </w:tcPr>
          <w:p w14:paraId="60CA0EA9" w14:textId="77777777" w:rsidR="002A5C1E" w:rsidRPr="00AB749E" w:rsidRDefault="002A5C1E" w:rsidP="00B36295">
            <w:pPr>
              <w:rPr>
                <w:rFonts w:asciiTheme="minorHAnsi" w:hAnsiTheme="minorHAnsi" w:cstheme="minorHAnsi"/>
                <w:color w:val="000000"/>
                <w:sz w:val="18"/>
                <w:szCs w:val="18"/>
              </w:rPr>
            </w:pPr>
            <w:r w:rsidRPr="00AB749E">
              <w:rPr>
                <w:rFonts w:asciiTheme="minorHAnsi" w:hAnsiTheme="minorHAnsi" w:cstheme="minorHAnsi"/>
                <w:color w:val="000000"/>
                <w:sz w:val="18"/>
                <w:szCs w:val="18"/>
              </w:rPr>
              <w:t>Country id</w:t>
            </w:r>
          </w:p>
        </w:tc>
      </w:tr>
      <w:tr w:rsidR="002A5C1E" w:rsidRPr="00D30FA1" w14:paraId="13A0A3CB" w14:textId="77777777" w:rsidTr="00FA1DA9">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F3E4ABD"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COUNTRY_CODE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3C5FC97" w14:textId="2F74F92A"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D781514"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left w:val="single" w:sz="4" w:space="0" w:color="auto"/>
              <w:bottom w:val="single" w:sz="4" w:space="0" w:color="auto"/>
              <w:right w:val="single" w:sz="4" w:space="0" w:color="auto"/>
            </w:tcBorders>
            <w:vAlign w:val="center"/>
          </w:tcPr>
          <w:p w14:paraId="32CD9382"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 code</w:t>
            </w:r>
          </w:p>
        </w:tc>
      </w:tr>
      <w:tr w:rsidR="002A5C1E" w:rsidRPr="00D30FA1" w14:paraId="1667DF22" w14:textId="77777777" w:rsidTr="00FA1DA9">
        <w:tc>
          <w:tcPr>
            <w:tcW w:w="2700" w:type="dxa"/>
            <w:tcBorders>
              <w:top w:val="single" w:sz="4" w:space="0" w:color="auto"/>
              <w:left w:val="single" w:sz="4" w:space="0" w:color="auto"/>
              <w:bottom w:val="single" w:sz="4" w:space="0" w:color="auto"/>
              <w:right w:val="single" w:sz="4" w:space="0" w:color="auto"/>
            </w:tcBorders>
            <w:vAlign w:val="center"/>
          </w:tcPr>
          <w:p w14:paraId="14B853C1"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COUNTRY_NAME</w:t>
            </w:r>
          </w:p>
        </w:tc>
        <w:tc>
          <w:tcPr>
            <w:tcW w:w="2250" w:type="dxa"/>
            <w:tcBorders>
              <w:top w:val="single" w:sz="4" w:space="0" w:color="auto"/>
              <w:left w:val="single" w:sz="4" w:space="0" w:color="auto"/>
              <w:bottom w:val="single" w:sz="4" w:space="0" w:color="auto"/>
              <w:right w:val="single" w:sz="4" w:space="0" w:color="auto"/>
            </w:tcBorders>
            <w:vAlign w:val="center"/>
          </w:tcPr>
          <w:p w14:paraId="7E71BEA5" w14:textId="1BECC6F8" w:rsidR="002A5C1E"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w:t>
            </w:r>
            <w:ins w:id="5851" w:author="Sowndarya S (WT01 - Manufacturing &amp; Hi Tech)" w:date="2015-03-17T15:11:00Z">
              <w:r w:rsidR="00074605">
                <w:rPr>
                  <w:rFonts w:asciiTheme="minorHAnsi" w:hAnsiTheme="minorHAnsi" w:cstheme="minorHAnsi"/>
                  <w:color w:val="000000"/>
                  <w:sz w:val="18"/>
                  <w:szCs w:val="16"/>
                </w:rPr>
                <w:t>5</w:t>
              </w:r>
            </w:ins>
            <w:del w:id="5852" w:author="Sowndarya S (WT01 - Manufacturing &amp; Hi Tech)" w:date="2015-03-17T15:11:00Z">
              <w:r w:rsidR="002A5C1E" w:rsidDel="00074605">
                <w:rPr>
                  <w:rFonts w:asciiTheme="minorHAnsi" w:hAnsiTheme="minorHAnsi" w:cstheme="minorHAnsi"/>
                  <w:color w:val="000000"/>
                  <w:sz w:val="18"/>
                  <w:szCs w:val="16"/>
                </w:rPr>
                <w:delText>10</w:delText>
              </w:r>
            </w:del>
            <w:r w:rsidR="002A5C1E">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CABAE3C"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11481C06"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 name</w:t>
            </w:r>
          </w:p>
        </w:tc>
      </w:tr>
      <w:tr w:rsidR="002A5C1E" w:rsidRPr="00D30FA1" w14:paraId="78962DB9" w14:textId="77777777" w:rsidTr="00FA1DA9">
        <w:tc>
          <w:tcPr>
            <w:tcW w:w="2700" w:type="dxa"/>
            <w:tcBorders>
              <w:top w:val="single" w:sz="4" w:space="0" w:color="auto"/>
              <w:left w:val="single" w:sz="4" w:space="0" w:color="auto"/>
              <w:bottom w:val="single" w:sz="4" w:space="0" w:color="auto"/>
              <w:right w:val="single" w:sz="4" w:space="0" w:color="auto"/>
            </w:tcBorders>
            <w:vAlign w:val="center"/>
          </w:tcPr>
          <w:p w14:paraId="29E7E3BC"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LANGUAGE_CODE</w:t>
            </w:r>
          </w:p>
        </w:tc>
        <w:tc>
          <w:tcPr>
            <w:tcW w:w="2250" w:type="dxa"/>
            <w:tcBorders>
              <w:top w:val="single" w:sz="4" w:space="0" w:color="auto"/>
              <w:left w:val="single" w:sz="4" w:space="0" w:color="auto"/>
              <w:bottom w:val="single" w:sz="4" w:space="0" w:color="auto"/>
              <w:right w:val="single" w:sz="4" w:space="0" w:color="auto"/>
            </w:tcBorders>
            <w:vAlign w:val="center"/>
          </w:tcPr>
          <w:p w14:paraId="4018689B" w14:textId="2ABD0A75" w:rsidR="002A5C1E"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371DCD3"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42314E50"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Language code of the country</w:t>
            </w:r>
          </w:p>
        </w:tc>
      </w:tr>
      <w:tr w:rsidR="002A5C1E" w:rsidRPr="00D30FA1" w14:paraId="15105B1D" w14:textId="77777777" w:rsidTr="00FA1DA9">
        <w:tc>
          <w:tcPr>
            <w:tcW w:w="2700" w:type="dxa"/>
            <w:tcBorders>
              <w:top w:val="single" w:sz="4" w:space="0" w:color="auto"/>
              <w:left w:val="single" w:sz="4" w:space="0" w:color="auto"/>
              <w:bottom w:val="single" w:sz="4" w:space="0" w:color="auto"/>
              <w:right w:val="single" w:sz="4" w:space="0" w:color="auto"/>
            </w:tcBorders>
            <w:vAlign w:val="center"/>
          </w:tcPr>
          <w:p w14:paraId="34650A2B"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MEASUREMENT_DAYS</w:t>
            </w:r>
          </w:p>
        </w:tc>
        <w:tc>
          <w:tcPr>
            <w:tcW w:w="2250" w:type="dxa"/>
            <w:tcBorders>
              <w:top w:val="single" w:sz="4" w:space="0" w:color="auto"/>
              <w:left w:val="single" w:sz="4" w:space="0" w:color="auto"/>
              <w:bottom w:val="single" w:sz="4" w:space="0" w:color="auto"/>
              <w:right w:val="single" w:sz="4" w:space="0" w:color="auto"/>
            </w:tcBorders>
            <w:vAlign w:val="center"/>
          </w:tcPr>
          <w:p w14:paraId="2343E61F"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EDFE636"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6E8F933C" w14:textId="77777777" w:rsidR="002A5C1E" w:rsidRPr="001A15C9" w:rsidRDefault="002A5C1E" w:rsidP="00B36295">
            <w:pPr>
              <w:rPr>
                <w:rFonts w:asciiTheme="minorHAnsi" w:hAnsiTheme="minorHAnsi" w:cstheme="minorHAnsi"/>
                <w:color w:val="000000"/>
                <w:sz w:val="18"/>
                <w:szCs w:val="18"/>
              </w:rPr>
            </w:pPr>
            <w:r w:rsidRPr="00AB749E">
              <w:rPr>
                <w:rFonts w:ascii="Arial" w:hAnsi="Arial" w:cs="Arial"/>
                <w:color w:val="000000"/>
                <w:sz w:val="18"/>
                <w:szCs w:val="18"/>
              </w:rPr>
              <w:t>specifies the number of days stock can be held or the in stock values</w:t>
            </w:r>
          </w:p>
        </w:tc>
      </w:tr>
      <w:tr w:rsidR="002A5C1E" w:rsidRPr="00D30FA1" w14:paraId="3F9EAD98" w14:textId="77777777" w:rsidTr="00FA1DA9">
        <w:tc>
          <w:tcPr>
            <w:tcW w:w="2700" w:type="dxa"/>
            <w:tcBorders>
              <w:top w:val="single" w:sz="4" w:space="0" w:color="auto"/>
              <w:left w:val="single" w:sz="4" w:space="0" w:color="auto"/>
              <w:bottom w:val="single" w:sz="4" w:space="0" w:color="auto"/>
              <w:right w:val="single" w:sz="4" w:space="0" w:color="auto"/>
            </w:tcBorders>
            <w:vAlign w:val="center"/>
          </w:tcPr>
          <w:p w14:paraId="2F8413D2" w14:textId="77777777" w:rsidR="002A5C1E" w:rsidRPr="005E6E58" w:rsidRDefault="002A5C1E" w:rsidP="00B3629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TARGET_DAYS_ALLOWED</w:t>
            </w:r>
          </w:p>
        </w:tc>
        <w:tc>
          <w:tcPr>
            <w:tcW w:w="2250" w:type="dxa"/>
            <w:tcBorders>
              <w:top w:val="single" w:sz="4" w:space="0" w:color="auto"/>
              <w:left w:val="single" w:sz="4" w:space="0" w:color="auto"/>
              <w:bottom w:val="single" w:sz="4" w:space="0" w:color="auto"/>
              <w:right w:val="single" w:sz="4" w:space="0" w:color="auto"/>
            </w:tcBorders>
            <w:vAlign w:val="center"/>
          </w:tcPr>
          <w:p w14:paraId="78F9202C" w14:textId="77777777" w:rsidR="002A5C1E" w:rsidRPr="00D77B05" w:rsidRDefault="002A5C1E" w:rsidP="00B3629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85443BB"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23B70745" w14:textId="77777777" w:rsidR="002A5C1E" w:rsidRPr="005E6E58" w:rsidRDefault="002A5C1E" w:rsidP="00B3629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Target days allowed</w:t>
            </w:r>
          </w:p>
        </w:tc>
      </w:tr>
      <w:tr w:rsidR="002A5C1E" w:rsidRPr="00D30FA1" w14:paraId="70B53F86" w14:textId="77777777" w:rsidTr="00FA1DA9">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45767DA8" w14:textId="77777777" w:rsidR="002A5C1E" w:rsidRPr="005E6E58" w:rsidRDefault="002A5C1E" w:rsidP="00B3629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AVERAGE_MARKUP</w:t>
            </w:r>
          </w:p>
        </w:tc>
        <w:tc>
          <w:tcPr>
            <w:tcW w:w="2250" w:type="dxa"/>
            <w:tcBorders>
              <w:top w:val="single" w:sz="4" w:space="0" w:color="auto"/>
              <w:left w:val="single" w:sz="4" w:space="0" w:color="auto"/>
              <w:bottom w:val="single" w:sz="4" w:space="0" w:color="auto"/>
              <w:right w:val="single" w:sz="4" w:space="0" w:color="auto"/>
            </w:tcBorders>
            <w:vAlign w:val="center"/>
          </w:tcPr>
          <w:p w14:paraId="6DBF5CE9" w14:textId="77777777" w:rsidR="002A5C1E" w:rsidRPr="00D77B0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NUMBER(5,4)</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15C5067"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2D855FB4" w14:textId="77777777" w:rsidR="002A5C1E" w:rsidRPr="005E6E58" w:rsidRDefault="002A5C1E" w:rsidP="00B3629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Average markup percentage</w:t>
            </w:r>
          </w:p>
        </w:tc>
      </w:tr>
      <w:tr w:rsidR="002A5C1E" w:rsidRPr="00D30FA1" w14:paraId="3833A712" w14:textId="77777777" w:rsidTr="00FA1DA9">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452EE4A" w14:textId="77777777" w:rsidR="002A5C1E" w:rsidRPr="00D77B05" w:rsidRDefault="002A5C1E" w:rsidP="00B3629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REGION_ID</w:t>
            </w:r>
          </w:p>
        </w:tc>
        <w:tc>
          <w:tcPr>
            <w:tcW w:w="2250" w:type="dxa"/>
            <w:tcBorders>
              <w:top w:val="single" w:sz="4" w:space="0" w:color="auto"/>
              <w:left w:val="single" w:sz="4" w:space="0" w:color="auto"/>
              <w:bottom w:val="single" w:sz="4" w:space="0" w:color="auto"/>
              <w:right w:val="single" w:sz="4" w:space="0" w:color="auto"/>
            </w:tcBorders>
            <w:vAlign w:val="center"/>
          </w:tcPr>
          <w:p w14:paraId="2C8C7B67" w14:textId="77777777" w:rsidR="002A5C1E" w:rsidRPr="00C030A8" w:rsidRDefault="002A5C1E" w:rsidP="00B36295">
            <w:pPr>
              <w:rPr>
                <w:rFonts w:asciiTheme="minorHAnsi" w:hAnsiTheme="minorHAnsi" w:cstheme="minorHAnsi"/>
                <w:color w:val="000000"/>
                <w:sz w:val="18"/>
                <w:szCs w:val="16"/>
                <w:highlight w:val="yellow"/>
              </w:rPr>
            </w:pPr>
            <w:r w:rsidRPr="005E6E58">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466F543" w14:textId="77777777" w:rsidR="002A5C1E" w:rsidRDefault="002A5C1E" w:rsidP="00B36295">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1CDBD2D3" w14:textId="77777777" w:rsidR="002A5C1E" w:rsidRPr="00D77B05" w:rsidRDefault="002A5C1E" w:rsidP="00B3629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Region Id</w:t>
            </w:r>
          </w:p>
        </w:tc>
      </w:tr>
      <w:tr w:rsidR="002A5C1E" w:rsidRPr="00D30FA1" w14:paraId="158BE3E6" w14:textId="77777777" w:rsidTr="00FA1DA9">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09D1CC8" w14:textId="77777777" w:rsidR="002A5C1E" w:rsidRPr="00D77B05" w:rsidRDefault="002A5C1E" w:rsidP="00B3629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REGION_CODE</w:t>
            </w:r>
          </w:p>
        </w:tc>
        <w:tc>
          <w:tcPr>
            <w:tcW w:w="2250" w:type="dxa"/>
            <w:tcBorders>
              <w:top w:val="single" w:sz="4" w:space="0" w:color="auto"/>
              <w:left w:val="single" w:sz="4" w:space="0" w:color="auto"/>
              <w:bottom w:val="single" w:sz="4" w:space="0" w:color="auto"/>
              <w:right w:val="single" w:sz="4" w:space="0" w:color="auto"/>
            </w:tcBorders>
            <w:vAlign w:val="center"/>
          </w:tcPr>
          <w:p w14:paraId="1665E3D3" w14:textId="6599E7E4" w:rsidR="002A5C1E" w:rsidRPr="00C030A8" w:rsidRDefault="00446233" w:rsidP="00B36295">
            <w:pPr>
              <w:rPr>
                <w:rFonts w:asciiTheme="minorHAnsi" w:hAnsiTheme="minorHAnsi" w:cstheme="minorHAnsi"/>
                <w:color w:val="000000"/>
                <w:sz w:val="18"/>
                <w:szCs w:val="16"/>
                <w:highlight w:val="yellow"/>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w:t>
            </w:r>
            <w:ins w:id="5853" w:author="Sowndarya S (WT01 - Manufacturing &amp; Hi Tech)" w:date="2015-03-17T15:11:00Z">
              <w:r w:rsidR="00074605">
                <w:rPr>
                  <w:rFonts w:asciiTheme="minorHAnsi" w:hAnsiTheme="minorHAnsi" w:cstheme="minorHAnsi"/>
                  <w:color w:val="000000"/>
                  <w:sz w:val="18"/>
                  <w:szCs w:val="16"/>
                </w:rPr>
                <w:t>25</w:t>
              </w:r>
            </w:ins>
            <w:del w:id="5854" w:author="Sowndarya S (WT01 - Manufacturing &amp; Hi Tech)" w:date="2015-03-17T15:11:00Z">
              <w:r w:rsidR="002A5C1E" w:rsidDel="00074605">
                <w:rPr>
                  <w:rFonts w:asciiTheme="minorHAnsi" w:hAnsiTheme="minorHAnsi" w:cstheme="minorHAnsi"/>
                  <w:color w:val="000000"/>
                  <w:sz w:val="18"/>
                  <w:szCs w:val="16"/>
                </w:rPr>
                <w:delText>10</w:delText>
              </w:r>
            </w:del>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DE1CDD9" w14:textId="77777777" w:rsidR="002A5C1E" w:rsidRDefault="002A5C1E" w:rsidP="00B36295">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3AA2E083" w14:textId="77777777" w:rsidR="002A5C1E" w:rsidRPr="00D77B05" w:rsidRDefault="002A5C1E" w:rsidP="00B3629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Region Code</w:t>
            </w:r>
          </w:p>
        </w:tc>
      </w:tr>
      <w:tr w:rsidR="002A5C1E" w:rsidRPr="00D30FA1" w14:paraId="0CE26A46" w14:textId="77777777" w:rsidTr="00FA1DA9">
        <w:trPr>
          <w:trHeight w:val="284"/>
        </w:trPr>
        <w:tc>
          <w:tcPr>
            <w:tcW w:w="2700" w:type="dxa"/>
            <w:tcBorders>
              <w:top w:val="single" w:sz="4" w:space="0" w:color="auto"/>
              <w:left w:val="single" w:sz="4" w:space="0" w:color="auto"/>
              <w:bottom w:val="single" w:sz="4" w:space="0" w:color="auto"/>
              <w:right w:val="single" w:sz="4" w:space="0" w:color="auto"/>
            </w:tcBorders>
            <w:vAlign w:val="center"/>
          </w:tcPr>
          <w:p w14:paraId="32B2AE05" w14:textId="77777777" w:rsidR="002A5C1E" w:rsidRPr="00D77B05" w:rsidRDefault="002A5C1E" w:rsidP="00B3629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REGION_NAME</w:t>
            </w:r>
          </w:p>
        </w:tc>
        <w:tc>
          <w:tcPr>
            <w:tcW w:w="2250" w:type="dxa"/>
            <w:tcBorders>
              <w:top w:val="single" w:sz="4" w:space="0" w:color="auto"/>
              <w:left w:val="single" w:sz="4" w:space="0" w:color="auto"/>
              <w:bottom w:val="single" w:sz="4" w:space="0" w:color="auto"/>
              <w:right w:val="single" w:sz="4" w:space="0" w:color="auto"/>
            </w:tcBorders>
            <w:vAlign w:val="center"/>
          </w:tcPr>
          <w:p w14:paraId="0BCAC9E4" w14:textId="5C6200D3" w:rsidR="002A5C1E" w:rsidRPr="00C030A8" w:rsidRDefault="00446233" w:rsidP="00B36295">
            <w:pPr>
              <w:rPr>
                <w:rFonts w:asciiTheme="minorHAnsi" w:hAnsiTheme="minorHAnsi" w:cstheme="minorHAnsi"/>
                <w:color w:val="000000"/>
                <w:sz w:val="18"/>
                <w:szCs w:val="16"/>
                <w:highlight w:val="yellow"/>
              </w:rPr>
            </w:pPr>
            <w:r>
              <w:rPr>
                <w:rFonts w:asciiTheme="minorHAnsi" w:hAnsiTheme="minorHAnsi" w:cstheme="minorHAnsi"/>
                <w:color w:val="000000"/>
                <w:sz w:val="18"/>
                <w:szCs w:val="16"/>
              </w:rPr>
              <w:t>NVARCHAR2</w:t>
            </w:r>
            <w:r w:rsidR="002A5C1E" w:rsidRPr="005E6E58">
              <w:rPr>
                <w:rFonts w:asciiTheme="minorHAnsi" w:hAnsiTheme="minorHAnsi" w:cstheme="minorHAnsi"/>
                <w:color w:val="000000"/>
                <w:sz w:val="18"/>
                <w:szCs w:val="16"/>
              </w:rPr>
              <w:t>(</w:t>
            </w:r>
            <w:ins w:id="5855" w:author="Sowndarya S (WT01 - Manufacturing &amp; Hi Tech)" w:date="2015-03-17T15:11:00Z">
              <w:r w:rsidR="00074605">
                <w:rPr>
                  <w:rFonts w:asciiTheme="minorHAnsi" w:hAnsiTheme="minorHAnsi" w:cstheme="minorHAnsi"/>
                  <w:color w:val="000000"/>
                  <w:sz w:val="18"/>
                  <w:szCs w:val="16"/>
                </w:rPr>
                <w:t>25</w:t>
              </w:r>
            </w:ins>
            <w:del w:id="5856" w:author="Sowndarya S (WT01 - Manufacturing &amp; Hi Tech)" w:date="2015-03-17T15:11:00Z">
              <w:r w:rsidR="002A5C1E" w:rsidRPr="005E6E58" w:rsidDel="00074605">
                <w:rPr>
                  <w:rFonts w:asciiTheme="minorHAnsi" w:hAnsiTheme="minorHAnsi" w:cstheme="minorHAnsi"/>
                  <w:color w:val="000000"/>
                  <w:sz w:val="18"/>
                  <w:szCs w:val="16"/>
                </w:rPr>
                <w:delText>50</w:delText>
              </w:r>
            </w:del>
            <w:r w:rsidR="002A5C1E" w:rsidRPr="005E6E58">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DAFDBA8" w14:textId="77777777" w:rsidR="002A5C1E" w:rsidRDefault="002A5C1E" w:rsidP="00B36295">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5E8AC633" w14:textId="77777777" w:rsidR="002A5C1E" w:rsidRPr="00D77B05" w:rsidRDefault="002A5C1E" w:rsidP="00B3629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Region Name</w:t>
            </w:r>
          </w:p>
        </w:tc>
      </w:tr>
      <w:tr w:rsidR="00074605" w:rsidRPr="00D30FA1" w14:paraId="2D504AEC" w14:textId="77777777" w:rsidTr="00FA1DA9">
        <w:trPr>
          <w:trHeight w:val="284"/>
          <w:ins w:id="5857" w:author="Sowndarya S (WT01 - Manufacturing &amp; Hi Tech)" w:date="2015-03-17T15:10:00Z"/>
        </w:trPr>
        <w:tc>
          <w:tcPr>
            <w:tcW w:w="2700" w:type="dxa"/>
            <w:tcBorders>
              <w:top w:val="single" w:sz="4" w:space="0" w:color="auto"/>
              <w:left w:val="single" w:sz="4" w:space="0" w:color="auto"/>
              <w:bottom w:val="single" w:sz="4" w:space="0" w:color="auto"/>
              <w:right w:val="single" w:sz="4" w:space="0" w:color="auto"/>
            </w:tcBorders>
            <w:vAlign w:val="center"/>
          </w:tcPr>
          <w:p w14:paraId="738BAC6C" w14:textId="7C57069D" w:rsidR="00074605" w:rsidRPr="00D77B05" w:rsidRDefault="00074605" w:rsidP="00B36295">
            <w:pPr>
              <w:rPr>
                <w:ins w:id="5858" w:author="Sowndarya S (WT01 - Manufacturing &amp; Hi Tech)" w:date="2015-03-17T15:10:00Z"/>
                <w:rFonts w:asciiTheme="minorHAnsi" w:hAnsiTheme="minorHAnsi" w:cstheme="minorHAnsi"/>
                <w:color w:val="000000"/>
                <w:sz w:val="18"/>
                <w:szCs w:val="16"/>
              </w:rPr>
            </w:pPr>
            <w:ins w:id="5859" w:author="Sowndarya S (WT01 - Manufacturing &amp; Hi Tech)" w:date="2015-03-17T15:10:00Z">
              <w:r>
                <w:rPr>
                  <w:rFonts w:asciiTheme="minorHAnsi" w:hAnsiTheme="minorHAnsi" w:cstheme="minorHAnsi"/>
                  <w:color w:val="000000"/>
                  <w:sz w:val="18"/>
                  <w:szCs w:val="16"/>
                </w:rPr>
                <w:t>CREATION_USER</w:t>
              </w:r>
            </w:ins>
          </w:p>
        </w:tc>
        <w:tc>
          <w:tcPr>
            <w:tcW w:w="2250" w:type="dxa"/>
            <w:tcBorders>
              <w:top w:val="single" w:sz="4" w:space="0" w:color="auto"/>
              <w:left w:val="single" w:sz="4" w:space="0" w:color="auto"/>
              <w:bottom w:val="single" w:sz="4" w:space="0" w:color="auto"/>
              <w:right w:val="single" w:sz="4" w:space="0" w:color="auto"/>
            </w:tcBorders>
            <w:vAlign w:val="center"/>
          </w:tcPr>
          <w:p w14:paraId="50629841" w14:textId="3C2F8208" w:rsidR="00074605" w:rsidRDefault="00074605" w:rsidP="00B36295">
            <w:pPr>
              <w:rPr>
                <w:ins w:id="5860" w:author="Sowndarya S (WT01 - Manufacturing &amp; Hi Tech)" w:date="2015-03-17T15:10:00Z"/>
                <w:rFonts w:asciiTheme="minorHAnsi" w:hAnsiTheme="minorHAnsi" w:cstheme="minorHAnsi"/>
                <w:color w:val="000000"/>
                <w:sz w:val="18"/>
                <w:szCs w:val="16"/>
              </w:rPr>
            </w:pPr>
            <w:ins w:id="5861" w:author="Sowndarya S (WT01 - Manufacturing &amp; Hi Tech)" w:date="2015-03-17T15:10:00Z">
              <w:r>
                <w:rPr>
                  <w:rFonts w:asciiTheme="minorHAnsi" w:hAnsiTheme="minorHAnsi" w:cstheme="minorHAnsi"/>
                  <w:color w:val="000000"/>
                  <w:sz w:val="18"/>
                  <w:szCs w:val="16"/>
                </w:rPr>
                <w:t>CHAR(9)</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177DA8A" w14:textId="3FB5C444" w:rsidR="00074605" w:rsidRDefault="00E03B00" w:rsidP="00B36295">
            <w:pPr>
              <w:rPr>
                <w:ins w:id="5862" w:author="Sowndarya S (WT01 - Manufacturing &amp; Hi Tech)" w:date="2015-03-17T15:10:00Z"/>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1E07D3AD" w14:textId="7D4D4320" w:rsidR="00074605" w:rsidRPr="00D77B05" w:rsidRDefault="008B41B0" w:rsidP="00B36295">
            <w:pPr>
              <w:rPr>
                <w:ins w:id="5863" w:author="Sowndarya S (WT01 - Manufacturing &amp; Hi Tech)" w:date="2015-03-17T15:10:00Z"/>
                <w:rFonts w:asciiTheme="minorHAnsi" w:hAnsiTheme="minorHAnsi" w:cstheme="minorHAnsi"/>
                <w:color w:val="000000"/>
                <w:sz w:val="18"/>
                <w:szCs w:val="16"/>
              </w:rPr>
            </w:pPr>
            <w:ins w:id="5864" w:author="Sowndarya S (WT01 - Manufacturing &amp; Hi Tech)" w:date="2015-03-24T10:55:00Z">
              <w:r>
                <w:rPr>
                  <w:rFonts w:asciiTheme="minorHAnsi" w:hAnsiTheme="minorHAnsi" w:cstheme="minorHAnsi"/>
                  <w:color w:val="000000"/>
                  <w:sz w:val="18"/>
                  <w:szCs w:val="16"/>
                </w:rPr>
                <w:t>Created By</w:t>
              </w:r>
            </w:ins>
          </w:p>
        </w:tc>
      </w:tr>
      <w:tr w:rsidR="00074605" w:rsidRPr="00D30FA1" w14:paraId="7F7B070F" w14:textId="77777777" w:rsidTr="00FA1DA9">
        <w:trPr>
          <w:trHeight w:val="284"/>
          <w:ins w:id="5865" w:author="Sowndarya S (WT01 - Manufacturing &amp; Hi Tech)" w:date="2015-03-17T15:10:00Z"/>
        </w:trPr>
        <w:tc>
          <w:tcPr>
            <w:tcW w:w="2700" w:type="dxa"/>
            <w:tcBorders>
              <w:top w:val="single" w:sz="4" w:space="0" w:color="auto"/>
              <w:left w:val="single" w:sz="4" w:space="0" w:color="auto"/>
              <w:bottom w:val="single" w:sz="4" w:space="0" w:color="auto"/>
              <w:right w:val="single" w:sz="4" w:space="0" w:color="auto"/>
            </w:tcBorders>
            <w:vAlign w:val="center"/>
          </w:tcPr>
          <w:p w14:paraId="09F84B35" w14:textId="31A5AECB" w:rsidR="00074605" w:rsidRPr="00D77B05" w:rsidRDefault="00074605" w:rsidP="00B36295">
            <w:pPr>
              <w:rPr>
                <w:ins w:id="5866" w:author="Sowndarya S (WT01 - Manufacturing &amp; Hi Tech)" w:date="2015-03-17T15:10:00Z"/>
                <w:rFonts w:asciiTheme="minorHAnsi" w:hAnsiTheme="minorHAnsi" w:cstheme="minorHAnsi"/>
                <w:color w:val="000000"/>
                <w:sz w:val="18"/>
                <w:szCs w:val="16"/>
              </w:rPr>
            </w:pPr>
            <w:ins w:id="5867" w:author="Sowndarya S (WT01 - Manufacturing &amp; Hi Tech)" w:date="2015-03-17T15:10:00Z">
              <w:r>
                <w:rPr>
                  <w:rFonts w:asciiTheme="minorHAnsi" w:hAnsiTheme="minorHAnsi" w:cstheme="minorHAnsi"/>
                  <w:color w:val="000000"/>
                  <w:sz w:val="18"/>
                  <w:szCs w:val="16"/>
                </w:rPr>
                <w:t>CREATION_DATE</w:t>
              </w:r>
            </w:ins>
          </w:p>
        </w:tc>
        <w:tc>
          <w:tcPr>
            <w:tcW w:w="2250" w:type="dxa"/>
            <w:tcBorders>
              <w:top w:val="single" w:sz="4" w:space="0" w:color="auto"/>
              <w:left w:val="single" w:sz="4" w:space="0" w:color="auto"/>
              <w:bottom w:val="single" w:sz="4" w:space="0" w:color="auto"/>
              <w:right w:val="single" w:sz="4" w:space="0" w:color="auto"/>
            </w:tcBorders>
            <w:vAlign w:val="center"/>
          </w:tcPr>
          <w:p w14:paraId="1569E408" w14:textId="059C300C" w:rsidR="00074605" w:rsidRDefault="00074605" w:rsidP="00B36295">
            <w:pPr>
              <w:rPr>
                <w:ins w:id="5868" w:author="Sowndarya S (WT01 - Manufacturing &amp; Hi Tech)" w:date="2015-03-17T15:10:00Z"/>
                <w:rFonts w:asciiTheme="minorHAnsi" w:hAnsiTheme="minorHAnsi" w:cstheme="minorHAnsi"/>
                <w:color w:val="000000"/>
                <w:sz w:val="18"/>
                <w:szCs w:val="16"/>
              </w:rPr>
            </w:pPr>
            <w:ins w:id="5869" w:author="Sowndarya S (WT01 - Manufacturing &amp; Hi Tech)" w:date="2015-03-17T15:10:00Z">
              <w:r>
                <w:rPr>
                  <w:rFonts w:asciiTheme="minorHAnsi" w:hAnsiTheme="minorHAnsi" w:cstheme="minorHAnsi"/>
                  <w:color w:val="000000"/>
                  <w:sz w:val="18"/>
                  <w:szCs w:val="16"/>
                </w:rPr>
                <w:t>DATE</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A5DCE17" w14:textId="3B37467C" w:rsidR="00074605" w:rsidRDefault="00E03B00" w:rsidP="00B36295">
            <w:pPr>
              <w:rPr>
                <w:ins w:id="5870" w:author="Sowndarya S (WT01 - Manufacturing &amp; Hi Tech)" w:date="2015-03-17T15:10:00Z"/>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3240" w:type="dxa"/>
            <w:tcBorders>
              <w:top w:val="single" w:sz="4" w:space="0" w:color="auto"/>
              <w:left w:val="single" w:sz="4" w:space="0" w:color="auto"/>
              <w:bottom w:val="single" w:sz="4" w:space="0" w:color="auto"/>
              <w:right w:val="single" w:sz="4" w:space="0" w:color="auto"/>
            </w:tcBorders>
            <w:vAlign w:val="center"/>
          </w:tcPr>
          <w:p w14:paraId="1BB81143" w14:textId="53EBE63E" w:rsidR="00074605" w:rsidRPr="00D77B05" w:rsidRDefault="00074605" w:rsidP="00B36295">
            <w:pPr>
              <w:rPr>
                <w:ins w:id="5871" w:author="Sowndarya S (WT01 - Manufacturing &amp; Hi Tech)" w:date="2015-03-17T15:10:00Z"/>
                <w:rFonts w:asciiTheme="minorHAnsi" w:hAnsiTheme="minorHAnsi" w:cstheme="minorHAnsi"/>
                <w:color w:val="000000"/>
                <w:sz w:val="18"/>
                <w:szCs w:val="16"/>
              </w:rPr>
            </w:pPr>
            <w:ins w:id="5872" w:author="Sowndarya S (WT01 - Manufacturing &amp; Hi Tech)" w:date="2015-03-17T15:10:00Z">
              <w:r>
                <w:rPr>
                  <w:rFonts w:asciiTheme="minorHAnsi" w:hAnsiTheme="minorHAnsi" w:cstheme="minorHAnsi"/>
                  <w:color w:val="000000"/>
                  <w:sz w:val="18"/>
                  <w:szCs w:val="16"/>
                </w:rPr>
                <w:t>Date and Time of creation</w:t>
              </w:r>
            </w:ins>
          </w:p>
        </w:tc>
      </w:tr>
      <w:tr w:rsidR="00AE2094" w:rsidRPr="00D30FA1" w:rsidDel="00074605" w14:paraId="12FC3264" w14:textId="183F7632" w:rsidTr="00FA1DA9">
        <w:tblPrEx>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873" w:author="Rakesh Singhi" w:date="2015-02-07T14:42: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4"/>
          <w:ins w:id="5874" w:author="Rakesh Singhi" w:date="2015-02-07T14:41:00Z"/>
          <w:del w:id="5875" w:author="Sowndarya S (WT01 - Manufacturing &amp; Hi Tech)" w:date="2015-03-17T15:10:00Z"/>
          <w:trPrChange w:id="5876" w:author="Rakesh Singhi" w:date="2015-02-07T14:42:00Z">
            <w:trPr>
              <w:gridAfter w:val="0"/>
              <w:trHeight w:val="284"/>
            </w:trPr>
          </w:trPrChange>
        </w:trPr>
        <w:tc>
          <w:tcPr>
            <w:tcW w:w="2700" w:type="dxa"/>
            <w:tcBorders>
              <w:top w:val="single" w:sz="4" w:space="0" w:color="auto"/>
              <w:left w:val="single" w:sz="4" w:space="0" w:color="auto"/>
              <w:bottom w:val="single" w:sz="4" w:space="0" w:color="auto"/>
              <w:right w:val="single" w:sz="4" w:space="0" w:color="auto"/>
            </w:tcBorders>
            <w:vAlign w:val="center"/>
            <w:tcPrChange w:id="5877" w:author="Rakesh Singhi" w:date="2015-02-07T14:42:00Z">
              <w:tcPr>
                <w:tcW w:w="2700" w:type="dxa"/>
                <w:tcBorders>
                  <w:top w:val="single" w:sz="4" w:space="0" w:color="auto"/>
                  <w:left w:val="single" w:sz="4" w:space="0" w:color="auto"/>
                  <w:bottom w:val="single" w:sz="4" w:space="0" w:color="auto"/>
                  <w:right w:val="single" w:sz="4" w:space="0" w:color="auto"/>
                </w:tcBorders>
                <w:vAlign w:val="center"/>
              </w:tcPr>
            </w:tcPrChange>
          </w:tcPr>
          <w:p w14:paraId="6DD924BA" w14:textId="3CDF81F0" w:rsidR="00AE2094" w:rsidRPr="00D77B05" w:rsidDel="00074605" w:rsidRDefault="00AE2094" w:rsidP="00B36295">
            <w:pPr>
              <w:rPr>
                <w:ins w:id="5878" w:author="Rakesh Singhi" w:date="2015-02-07T14:41:00Z"/>
                <w:del w:id="5879" w:author="Sowndarya S (WT01 - Manufacturing &amp; Hi Tech)" w:date="2015-03-17T15:10:00Z"/>
                <w:rFonts w:asciiTheme="minorHAnsi" w:hAnsiTheme="minorHAnsi" w:cstheme="minorHAnsi"/>
                <w:color w:val="000000"/>
                <w:sz w:val="18"/>
                <w:szCs w:val="16"/>
              </w:rPr>
            </w:pPr>
            <w:ins w:id="5880" w:author="Rakesh Singhi" w:date="2015-02-07T14:41:00Z">
              <w:del w:id="5881" w:author="Sowndarya S (WT01 - Manufacturing &amp; Hi Tech)" w:date="2015-03-17T15:10:00Z">
                <w:r w:rsidDel="00074605">
                  <w:rPr>
                    <w:rFonts w:asciiTheme="minorHAnsi" w:hAnsiTheme="minorHAnsi" w:cstheme="minorHAnsi"/>
                    <w:color w:val="000000"/>
                    <w:sz w:val="18"/>
                    <w:szCs w:val="16"/>
                  </w:rPr>
                  <w:delText>RESOURCE_COUNTRY_NAME</w:delText>
                </w:r>
              </w:del>
            </w:ins>
          </w:p>
        </w:tc>
        <w:tc>
          <w:tcPr>
            <w:tcW w:w="2250" w:type="dxa"/>
            <w:tcBorders>
              <w:top w:val="single" w:sz="4" w:space="0" w:color="auto"/>
              <w:left w:val="single" w:sz="4" w:space="0" w:color="auto"/>
              <w:bottom w:val="single" w:sz="4" w:space="0" w:color="auto"/>
              <w:right w:val="single" w:sz="4" w:space="0" w:color="auto"/>
            </w:tcBorders>
            <w:tcPrChange w:id="5882" w:author="Rakesh Singhi" w:date="2015-02-07T14:42:00Z">
              <w:tcPr>
                <w:tcW w:w="2250" w:type="dxa"/>
                <w:tcBorders>
                  <w:top w:val="single" w:sz="4" w:space="0" w:color="auto"/>
                  <w:left w:val="single" w:sz="4" w:space="0" w:color="auto"/>
                  <w:bottom w:val="single" w:sz="4" w:space="0" w:color="auto"/>
                  <w:right w:val="single" w:sz="4" w:space="0" w:color="auto"/>
                </w:tcBorders>
                <w:vAlign w:val="center"/>
              </w:tcPr>
            </w:tcPrChange>
          </w:tcPr>
          <w:p w14:paraId="3E62E5B0" w14:textId="47AE7289" w:rsidR="00AE2094" w:rsidDel="00074605" w:rsidRDefault="00AE2094" w:rsidP="00B36295">
            <w:pPr>
              <w:rPr>
                <w:ins w:id="5883" w:author="Rakesh Singhi" w:date="2015-02-07T14:41:00Z"/>
                <w:del w:id="5884" w:author="Sowndarya S (WT01 - Manufacturing &amp; Hi Tech)" w:date="2015-03-17T15:10:00Z"/>
                <w:rFonts w:asciiTheme="minorHAnsi" w:hAnsiTheme="minorHAnsi" w:cstheme="minorHAnsi"/>
                <w:color w:val="000000"/>
                <w:sz w:val="18"/>
                <w:szCs w:val="16"/>
              </w:rPr>
            </w:pPr>
            <w:ins w:id="5885" w:author="Rakesh Singhi" w:date="2015-02-07T14:42:00Z">
              <w:del w:id="5886" w:author="Sowndarya S (WT01 - Manufacturing &amp; Hi Tech)" w:date="2015-03-17T15:10:00Z">
                <w:r w:rsidRPr="000C5D0D" w:rsidDel="00074605">
                  <w:rPr>
                    <w:rFonts w:asciiTheme="minorHAnsi" w:hAnsiTheme="minorHAnsi" w:cstheme="minorHAnsi"/>
                    <w:color w:val="000000"/>
                    <w:sz w:val="18"/>
                    <w:szCs w:val="16"/>
                  </w:rPr>
                  <w:delText>NVARCHAR2(100)</w:delText>
                </w:r>
              </w:del>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5887" w:author="Rakesh Singhi" w:date="2015-02-07T14:42: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3125CFD" w14:textId="4E266521" w:rsidR="00AE2094" w:rsidDel="00074605" w:rsidRDefault="00AE2094" w:rsidP="00B36295">
            <w:pPr>
              <w:rPr>
                <w:ins w:id="5888" w:author="Rakesh Singhi" w:date="2015-02-07T14:41:00Z"/>
                <w:del w:id="5889" w:author="Sowndarya S (WT01 - Manufacturing &amp; Hi Tech)" w:date="2015-03-17T15:10:00Z"/>
                <w:rFonts w:ascii="Arial" w:hAnsi="Arial" w:cs="Arial"/>
              </w:rPr>
            </w:pPr>
            <w:ins w:id="5890" w:author="Rakesh Singhi" w:date="2015-02-07T14:42:00Z">
              <w:del w:id="5891" w:author="Sowndarya S (WT01 - Manufacturing &amp; Hi Tech)" w:date="2015-03-17T15:10:00Z">
                <w:r w:rsidRPr="00B9414B" w:rsidDel="00074605">
                  <w:rPr>
                    <w:rFonts w:ascii="Arial" w:hAnsi="Arial" w:cs="Arial"/>
                  </w:rPr>
                  <w:fldChar w:fldCharType="begin">
                    <w:ffData>
                      <w:name w:val=""/>
                      <w:enabled/>
                      <w:calcOnExit w:val="0"/>
                      <w:checkBox>
                        <w:size w:val="18"/>
                        <w:default w:val="1"/>
                      </w:checkBox>
                    </w:ffData>
                  </w:fldChar>
                </w:r>
                <w:r w:rsidRPr="00B9414B" w:rsidDel="00074605">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B9414B" w:rsidDel="00074605">
                  <w:rPr>
                    <w:rFonts w:ascii="Arial" w:hAnsi="Arial" w:cs="Arial"/>
                  </w:rPr>
                  <w:fldChar w:fldCharType="end"/>
                </w:r>
              </w:del>
            </w:ins>
          </w:p>
        </w:tc>
        <w:tc>
          <w:tcPr>
            <w:tcW w:w="3240" w:type="dxa"/>
            <w:tcBorders>
              <w:top w:val="single" w:sz="4" w:space="0" w:color="auto"/>
              <w:left w:val="single" w:sz="4" w:space="0" w:color="auto"/>
              <w:bottom w:val="single" w:sz="4" w:space="0" w:color="auto"/>
              <w:right w:val="single" w:sz="4" w:space="0" w:color="auto"/>
            </w:tcBorders>
            <w:tcPrChange w:id="5892" w:author="Rakesh Singhi" w:date="2015-02-07T14:42:00Z">
              <w:tcPr>
                <w:tcW w:w="2250" w:type="dxa"/>
                <w:tcBorders>
                  <w:top w:val="single" w:sz="4" w:space="0" w:color="auto"/>
                  <w:left w:val="single" w:sz="4" w:space="0" w:color="auto"/>
                  <w:bottom w:val="single" w:sz="4" w:space="0" w:color="auto"/>
                  <w:right w:val="single" w:sz="4" w:space="0" w:color="auto"/>
                </w:tcBorders>
                <w:vAlign w:val="center"/>
              </w:tcPr>
            </w:tcPrChange>
          </w:tcPr>
          <w:p w14:paraId="22863DC3" w14:textId="2672AC0F" w:rsidR="00AE2094" w:rsidRPr="00D77B05" w:rsidDel="00074605" w:rsidRDefault="00AE2094" w:rsidP="00B36295">
            <w:pPr>
              <w:rPr>
                <w:ins w:id="5893" w:author="Rakesh Singhi" w:date="2015-02-07T14:41:00Z"/>
                <w:del w:id="5894" w:author="Sowndarya S (WT01 - Manufacturing &amp; Hi Tech)" w:date="2015-03-17T15:10:00Z"/>
                <w:rFonts w:asciiTheme="minorHAnsi" w:hAnsiTheme="minorHAnsi" w:cstheme="minorHAnsi"/>
                <w:color w:val="000000"/>
                <w:sz w:val="18"/>
                <w:szCs w:val="16"/>
              </w:rPr>
            </w:pPr>
            <w:ins w:id="5895" w:author="Rakesh Singhi" w:date="2015-02-07T14:42:00Z">
              <w:del w:id="5896" w:author="Sowndarya S (WT01 - Manufacturing &amp; Hi Tech)" w:date="2015-03-17T15:10:00Z">
                <w:r w:rsidRPr="00C018EA" w:rsidDel="00074605">
                  <w:rPr>
                    <w:rFonts w:asciiTheme="minorHAnsi" w:hAnsiTheme="minorHAnsi" w:cstheme="minorHAnsi"/>
                    <w:color w:val="000000"/>
                    <w:sz w:val="18"/>
                    <w:szCs w:val="16"/>
                  </w:rPr>
                  <w:delText>Place holders, value not used in current release</w:delText>
                </w:r>
              </w:del>
            </w:ins>
          </w:p>
        </w:tc>
      </w:tr>
      <w:tr w:rsidR="00AE2094" w:rsidRPr="00D30FA1" w:rsidDel="00074605" w14:paraId="2459D600" w14:textId="47E04684" w:rsidTr="00FA1DA9">
        <w:tblPrEx>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897" w:author="Rakesh Singhi" w:date="2015-02-07T14:42: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4"/>
          <w:ins w:id="5898" w:author="Rakesh Singhi" w:date="2015-02-07T14:41:00Z"/>
          <w:del w:id="5899" w:author="Sowndarya S (WT01 - Manufacturing &amp; Hi Tech)" w:date="2015-03-17T15:10:00Z"/>
          <w:trPrChange w:id="5900" w:author="Rakesh Singhi" w:date="2015-02-07T14:42:00Z">
            <w:trPr>
              <w:gridAfter w:val="0"/>
              <w:trHeight w:val="284"/>
            </w:trPr>
          </w:trPrChange>
        </w:trPr>
        <w:tc>
          <w:tcPr>
            <w:tcW w:w="2700" w:type="dxa"/>
            <w:tcBorders>
              <w:top w:val="single" w:sz="4" w:space="0" w:color="auto"/>
              <w:left w:val="single" w:sz="4" w:space="0" w:color="auto"/>
              <w:bottom w:val="single" w:sz="4" w:space="0" w:color="auto"/>
              <w:right w:val="single" w:sz="4" w:space="0" w:color="auto"/>
            </w:tcBorders>
            <w:vAlign w:val="center"/>
            <w:tcPrChange w:id="5901" w:author="Rakesh Singhi" w:date="2015-02-07T14:42:00Z">
              <w:tcPr>
                <w:tcW w:w="2700" w:type="dxa"/>
                <w:tcBorders>
                  <w:top w:val="single" w:sz="4" w:space="0" w:color="auto"/>
                  <w:left w:val="single" w:sz="4" w:space="0" w:color="auto"/>
                  <w:bottom w:val="single" w:sz="4" w:space="0" w:color="auto"/>
                  <w:right w:val="single" w:sz="4" w:space="0" w:color="auto"/>
                </w:tcBorders>
                <w:vAlign w:val="center"/>
              </w:tcPr>
            </w:tcPrChange>
          </w:tcPr>
          <w:p w14:paraId="47B7DE75" w14:textId="6108BD59" w:rsidR="00AE2094" w:rsidRPr="00D77B05" w:rsidDel="00074605" w:rsidRDefault="00AE2094" w:rsidP="00B36295">
            <w:pPr>
              <w:rPr>
                <w:ins w:id="5902" w:author="Rakesh Singhi" w:date="2015-02-07T14:41:00Z"/>
                <w:del w:id="5903" w:author="Sowndarya S (WT01 - Manufacturing &amp; Hi Tech)" w:date="2015-03-17T15:10:00Z"/>
                <w:rFonts w:asciiTheme="minorHAnsi" w:hAnsiTheme="minorHAnsi" w:cstheme="minorHAnsi"/>
                <w:color w:val="000000"/>
                <w:sz w:val="18"/>
                <w:szCs w:val="16"/>
              </w:rPr>
            </w:pPr>
            <w:ins w:id="5904" w:author="Rakesh Singhi" w:date="2015-02-07T14:41:00Z">
              <w:del w:id="5905" w:author="Sowndarya S (WT01 - Manufacturing &amp; Hi Tech)" w:date="2015-03-17T15:10:00Z">
                <w:r w:rsidDel="00074605">
                  <w:rPr>
                    <w:rFonts w:asciiTheme="minorHAnsi" w:hAnsiTheme="minorHAnsi" w:cstheme="minorHAnsi"/>
                    <w:color w:val="000000"/>
                    <w:sz w:val="18"/>
                    <w:szCs w:val="16"/>
                  </w:rPr>
                  <w:delText>RESOURCE_REGION_NAME</w:delText>
                </w:r>
              </w:del>
            </w:ins>
          </w:p>
        </w:tc>
        <w:tc>
          <w:tcPr>
            <w:tcW w:w="2250" w:type="dxa"/>
            <w:tcBorders>
              <w:top w:val="single" w:sz="4" w:space="0" w:color="auto"/>
              <w:left w:val="single" w:sz="4" w:space="0" w:color="auto"/>
              <w:bottom w:val="single" w:sz="4" w:space="0" w:color="auto"/>
              <w:right w:val="single" w:sz="4" w:space="0" w:color="auto"/>
            </w:tcBorders>
            <w:tcPrChange w:id="5906" w:author="Rakesh Singhi" w:date="2015-02-07T14:42:00Z">
              <w:tcPr>
                <w:tcW w:w="2250" w:type="dxa"/>
                <w:tcBorders>
                  <w:top w:val="single" w:sz="4" w:space="0" w:color="auto"/>
                  <w:left w:val="single" w:sz="4" w:space="0" w:color="auto"/>
                  <w:bottom w:val="single" w:sz="4" w:space="0" w:color="auto"/>
                  <w:right w:val="single" w:sz="4" w:space="0" w:color="auto"/>
                </w:tcBorders>
                <w:vAlign w:val="center"/>
              </w:tcPr>
            </w:tcPrChange>
          </w:tcPr>
          <w:p w14:paraId="73DDFA2D" w14:textId="66610C56" w:rsidR="00AE2094" w:rsidDel="00074605" w:rsidRDefault="00AE2094" w:rsidP="00B36295">
            <w:pPr>
              <w:rPr>
                <w:ins w:id="5907" w:author="Rakesh Singhi" w:date="2015-02-07T14:41:00Z"/>
                <w:del w:id="5908" w:author="Sowndarya S (WT01 - Manufacturing &amp; Hi Tech)" w:date="2015-03-17T15:10:00Z"/>
                <w:rFonts w:asciiTheme="minorHAnsi" w:hAnsiTheme="minorHAnsi" w:cstheme="minorHAnsi"/>
                <w:color w:val="000000"/>
                <w:sz w:val="18"/>
                <w:szCs w:val="16"/>
              </w:rPr>
            </w:pPr>
            <w:ins w:id="5909" w:author="Rakesh Singhi" w:date="2015-02-07T14:42:00Z">
              <w:del w:id="5910" w:author="Sowndarya S (WT01 - Manufacturing &amp; Hi Tech)" w:date="2015-03-17T15:10:00Z">
                <w:r w:rsidRPr="000C5D0D" w:rsidDel="00074605">
                  <w:rPr>
                    <w:rFonts w:asciiTheme="minorHAnsi" w:hAnsiTheme="minorHAnsi" w:cstheme="minorHAnsi"/>
                    <w:color w:val="000000"/>
                    <w:sz w:val="18"/>
                    <w:szCs w:val="16"/>
                  </w:rPr>
                  <w:delText>NVARCHAR2(100)</w:delText>
                </w:r>
              </w:del>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5911" w:author="Rakesh Singhi" w:date="2015-02-07T14:42: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5D37414" w14:textId="73D169D5" w:rsidR="00AE2094" w:rsidDel="00074605" w:rsidRDefault="00AE2094" w:rsidP="00B36295">
            <w:pPr>
              <w:rPr>
                <w:ins w:id="5912" w:author="Rakesh Singhi" w:date="2015-02-07T14:41:00Z"/>
                <w:del w:id="5913" w:author="Sowndarya S (WT01 - Manufacturing &amp; Hi Tech)" w:date="2015-03-17T15:10:00Z"/>
                <w:rFonts w:ascii="Arial" w:hAnsi="Arial" w:cs="Arial"/>
              </w:rPr>
            </w:pPr>
            <w:ins w:id="5914" w:author="Rakesh Singhi" w:date="2015-02-07T14:42:00Z">
              <w:del w:id="5915" w:author="Sowndarya S (WT01 - Manufacturing &amp; Hi Tech)" w:date="2015-03-17T15:10:00Z">
                <w:r w:rsidRPr="00B9414B" w:rsidDel="00074605">
                  <w:rPr>
                    <w:rFonts w:ascii="Arial" w:hAnsi="Arial" w:cs="Arial"/>
                  </w:rPr>
                  <w:fldChar w:fldCharType="begin">
                    <w:ffData>
                      <w:name w:val=""/>
                      <w:enabled/>
                      <w:calcOnExit w:val="0"/>
                      <w:checkBox>
                        <w:size w:val="18"/>
                        <w:default w:val="1"/>
                      </w:checkBox>
                    </w:ffData>
                  </w:fldChar>
                </w:r>
                <w:r w:rsidRPr="00B9414B" w:rsidDel="00074605">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B9414B" w:rsidDel="00074605">
                  <w:rPr>
                    <w:rFonts w:ascii="Arial" w:hAnsi="Arial" w:cs="Arial"/>
                  </w:rPr>
                  <w:fldChar w:fldCharType="end"/>
                </w:r>
              </w:del>
            </w:ins>
          </w:p>
        </w:tc>
        <w:tc>
          <w:tcPr>
            <w:tcW w:w="3240" w:type="dxa"/>
            <w:tcBorders>
              <w:top w:val="single" w:sz="4" w:space="0" w:color="auto"/>
              <w:left w:val="single" w:sz="4" w:space="0" w:color="auto"/>
              <w:bottom w:val="single" w:sz="4" w:space="0" w:color="auto"/>
              <w:right w:val="single" w:sz="4" w:space="0" w:color="auto"/>
            </w:tcBorders>
            <w:tcPrChange w:id="5916" w:author="Rakesh Singhi" w:date="2015-02-07T14:42:00Z">
              <w:tcPr>
                <w:tcW w:w="2250" w:type="dxa"/>
                <w:tcBorders>
                  <w:top w:val="single" w:sz="4" w:space="0" w:color="auto"/>
                  <w:left w:val="single" w:sz="4" w:space="0" w:color="auto"/>
                  <w:bottom w:val="single" w:sz="4" w:space="0" w:color="auto"/>
                  <w:right w:val="single" w:sz="4" w:space="0" w:color="auto"/>
                </w:tcBorders>
                <w:vAlign w:val="center"/>
              </w:tcPr>
            </w:tcPrChange>
          </w:tcPr>
          <w:p w14:paraId="3C18F41D" w14:textId="064CB59F" w:rsidR="00AE2094" w:rsidRPr="00D77B05" w:rsidDel="00074605" w:rsidRDefault="00AE2094" w:rsidP="00B36295">
            <w:pPr>
              <w:rPr>
                <w:ins w:id="5917" w:author="Rakesh Singhi" w:date="2015-02-07T14:41:00Z"/>
                <w:del w:id="5918" w:author="Sowndarya S (WT01 - Manufacturing &amp; Hi Tech)" w:date="2015-03-17T15:10:00Z"/>
                <w:rFonts w:asciiTheme="minorHAnsi" w:hAnsiTheme="minorHAnsi" w:cstheme="minorHAnsi"/>
                <w:color w:val="000000"/>
                <w:sz w:val="18"/>
                <w:szCs w:val="16"/>
              </w:rPr>
            </w:pPr>
            <w:ins w:id="5919" w:author="Rakesh Singhi" w:date="2015-02-07T14:42:00Z">
              <w:del w:id="5920" w:author="Sowndarya S (WT01 - Manufacturing &amp; Hi Tech)" w:date="2015-03-17T15:10:00Z">
                <w:r w:rsidRPr="00C018EA" w:rsidDel="00074605">
                  <w:rPr>
                    <w:rFonts w:asciiTheme="minorHAnsi" w:hAnsiTheme="minorHAnsi" w:cstheme="minorHAnsi"/>
                    <w:color w:val="000000"/>
                    <w:sz w:val="18"/>
                    <w:szCs w:val="16"/>
                  </w:rPr>
                  <w:delText>Place holders, value not used in current release</w:delText>
                </w:r>
              </w:del>
            </w:ins>
          </w:p>
        </w:tc>
      </w:tr>
    </w:tbl>
    <w:p w14:paraId="6513A771" w14:textId="77777777" w:rsidR="002A5C1E" w:rsidRDefault="002A5C1E" w:rsidP="002A5C1E">
      <w:pPr>
        <w:keepNext/>
        <w:widowControl/>
        <w:spacing w:line="240" w:lineRule="auto"/>
        <w:ind w:left="720" w:right="21"/>
        <w:jc w:val="both"/>
        <w:outlineLvl w:val="1"/>
        <w:rPr>
          <w:rFonts w:asciiTheme="minorHAnsi" w:hAnsiTheme="minorHAnsi" w:cstheme="minorHAnsi"/>
          <w:b/>
          <w:i/>
          <w:sz w:val="24"/>
          <w:szCs w:val="24"/>
          <w:lang w:val="en-GB"/>
        </w:rPr>
      </w:pPr>
    </w:p>
    <w:p w14:paraId="3E0B73BE" w14:textId="77777777" w:rsidR="00B234C2" w:rsidRPr="00630219" w:rsidRDefault="00B234C2" w:rsidP="00630219"/>
    <w:p w14:paraId="586403C2" w14:textId="77777777" w:rsidR="00B234C2" w:rsidRDefault="00B234C2" w:rsidP="00B234C2">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1646"/>
        <w:gridCol w:w="1912"/>
        <w:gridCol w:w="1439"/>
        <w:gridCol w:w="1831"/>
      </w:tblGrid>
      <w:tr w:rsidR="006E6126" w:rsidRPr="00D30FA1" w14:paraId="5984B143" w14:textId="77777777" w:rsidTr="0027553C">
        <w:tc>
          <w:tcPr>
            <w:tcW w:w="0" w:type="auto"/>
            <w:tcBorders>
              <w:top w:val="single" w:sz="4" w:space="0" w:color="auto"/>
              <w:left w:val="single" w:sz="4" w:space="0" w:color="auto"/>
              <w:bottom w:val="single" w:sz="4" w:space="0" w:color="auto"/>
              <w:right w:val="single" w:sz="4" w:space="0" w:color="auto"/>
            </w:tcBorders>
            <w:shd w:val="clear" w:color="auto" w:fill="F4B8AE"/>
          </w:tcPr>
          <w:p w14:paraId="0FF10B1D" w14:textId="17C6E5D4" w:rsidR="006E6126" w:rsidRPr="00B234C2" w:rsidRDefault="0027553C" w:rsidP="00AC5F3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6E6126">
              <w:rPr>
                <w:rFonts w:asciiTheme="minorHAnsi" w:hAnsiTheme="minorHAnsi" w:cstheme="minorHAnsi"/>
                <w:color w:val="000000"/>
                <w:sz w:val="18"/>
                <w:szCs w:val="16"/>
              </w:rPr>
              <w:t>COUNTRY</w:t>
            </w:r>
            <w:r w:rsidR="00C90592">
              <w:rPr>
                <w:rFonts w:asciiTheme="minorHAnsi" w:hAnsiTheme="minorHAnsi" w:cstheme="minorHAnsi"/>
                <w:color w:val="000000"/>
                <w:sz w:val="18"/>
                <w:szCs w:val="16"/>
              </w:rPr>
              <w:t>_MIR</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2D43FEA6"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Table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248CF91A"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Column Name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4F3D2945" w14:textId="77777777" w:rsidR="006E6126" w:rsidRPr="008B2912" w:rsidRDefault="006E6126">
            <w:pPr>
              <w:rPr>
                <w:rFonts w:asciiTheme="minorHAnsi" w:hAnsiTheme="minorHAnsi" w:cstheme="minorHAnsi"/>
                <w:color w:val="000000"/>
                <w:sz w:val="18"/>
                <w:szCs w:val="16"/>
              </w:rPr>
            </w:pPr>
            <w:r w:rsidRPr="008B2912">
              <w:rPr>
                <w:rFonts w:asciiTheme="minorHAnsi" w:hAnsiTheme="minorHAnsi" w:cstheme="minorHAnsi"/>
                <w:color w:val="000000"/>
                <w:sz w:val="18"/>
                <w:szCs w:val="16"/>
              </w:rPr>
              <w:t>View Name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78651933" w14:textId="77777777" w:rsidR="006E6126" w:rsidRPr="008B2912" w:rsidRDefault="006E6126">
            <w:pPr>
              <w:rPr>
                <w:rFonts w:asciiTheme="minorHAnsi" w:hAnsiTheme="minorHAnsi" w:cstheme="minorHAnsi"/>
                <w:color w:val="000000"/>
                <w:sz w:val="18"/>
                <w:szCs w:val="16"/>
              </w:rPr>
            </w:pPr>
            <w:r w:rsidRPr="008B2912">
              <w:rPr>
                <w:rFonts w:asciiTheme="minorHAnsi" w:hAnsiTheme="minorHAnsi" w:cstheme="minorHAnsi"/>
                <w:color w:val="000000"/>
                <w:sz w:val="18"/>
                <w:szCs w:val="16"/>
              </w:rPr>
              <w:t>View Column Name</w:t>
            </w:r>
          </w:p>
        </w:tc>
      </w:tr>
      <w:tr w:rsidR="006E6126" w:rsidRPr="00D30FA1" w14:paraId="7F7BCFDD" w14:textId="77777777" w:rsidTr="0027553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913B5E" w14:textId="77777777" w:rsidR="006E6126" w:rsidRPr="00DD1485" w:rsidRDefault="006E6126" w:rsidP="00AC5F35">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9F71CC"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DD6120"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CountryId</w:t>
            </w:r>
          </w:p>
        </w:tc>
        <w:tc>
          <w:tcPr>
            <w:tcW w:w="0" w:type="auto"/>
            <w:tcBorders>
              <w:top w:val="single" w:sz="4" w:space="0" w:color="auto"/>
              <w:left w:val="single" w:sz="4" w:space="0" w:color="auto"/>
              <w:bottom w:val="single" w:sz="4" w:space="0" w:color="auto"/>
              <w:right w:val="single" w:sz="4" w:space="0" w:color="auto"/>
            </w:tcBorders>
          </w:tcPr>
          <w:p w14:paraId="52E3BD13"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05D96171" w14:textId="77777777" w:rsidR="006E6126" w:rsidRPr="008B2912" w:rsidRDefault="008B2912">
            <w:pPr>
              <w:rPr>
                <w:rFonts w:asciiTheme="minorHAnsi" w:hAnsiTheme="minorHAnsi" w:cstheme="minorHAnsi"/>
                <w:color w:val="000000"/>
                <w:sz w:val="18"/>
                <w:szCs w:val="16"/>
              </w:rPr>
            </w:pPr>
            <w:r w:rsidRPr="008B2912">
              <w:rPr>
                <w:rFonts w:asciiTheme="minorHAnsi" w:hAnsiTheme="minorHAnsi" w:cstheme="minorHAnsi"/>
                <w:color w:val="000000"/>
                <w:sz w:val="18"/>
                <w:szCs w:val="16"/>
              </w:rPr>
              <w:t>CountryId</w:t>
            </w:r>
          </w:p>
        </w:tc>
      </w:tr>
      <w:tr w:rsidR="006E6126" w:rsidRPr="00D30FA1" w14:paraId="045F6377" w14:textId="77777777" w:rsidTr="0027553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E24ABE" w14:textId="77777777" w:rsidR="006E6126" w:rsidRPr="00DD1485" w:rsidRDefault="006E6126" w:rsidP="00AC5F35">
            <w:pPr>
              <w:rPr>
                <w:rFonts w:asciiTheme="minorHAnsi" w:hAnsiTheme="minorHAnsi" w:cstheme="minorHAnsi"/>
                <w:color w:val="000000"/>
                <w:sz w:val="18"/>
                <w:szCs w:val="16"/>
              </w:rPr>
            </w:pPr>
            <w:r>
              <w:rPr>
                <w:rFonts w:asciiTheme="minorHAnsi" w:hAnsiTheme="minorHAnsi" w:cstheme="minorHAnsi"/>
                <w:color w:val="000000"/>
                <w:sz w:val="18"/>
                <w:szCs w:val="16"/>
              </w:rPr>
              <w:t>COUNTRY_CODE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5A45CC"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w:t>
            </w:r>
          </w:p>
        </w:tc>
        <w:tc>
          <w:tcPr>
            <w:tcW w:w="0" w:type="auto"/>
            <w:tcBorders>
              <w:top w:val="single" w:sz="4" w:space="0" w:color="auto"/>
              <w:left w:val="single" w:sz="4" w:space="0" w:color="auto"/>
              <w:bottom w:val="single" w:sz="4" w:space="0" w:color="auto"/>
              <w:right w:val="single" w:sz="4" w:space="0" w:color="auto"/>
            </w:tcBorders>
          </w:tcPr>
          <w:p w14:paraId="793476BA"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Code</w:t>
            </w:r>
          </w:p>
        </w:tc>
        <w:tc>
          <w:tcPr>
            <w:tcW w:w="0" w:type="auto"/>
            <w:tcBorders>
              <w:top w:val="single" w:sz="4" w:space="0" w:color="auto"/>
              <w:left w:val="single" w:sz="4" w:space="0" w:color="auto"/>
              <w:bottom w:val="single" w:sz="4" w:space="0" w:color="auto"/>
              <w:right w:val="single" w:sz="4" w:space="0" w:color="auto"/>
            </w:tcBorders>
          </w:tcPr>
          <w:p w14:paraId="6CBBB2AE"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77C2B9D0" w14:textId="77777777" w:rsidR="006E6126" w:rsidRPr="008B2912" w:rsidRDefault="001D7944">
            <w:pPr>
              <w:rPr>
                <w:rFonts w:asciiTheme="minorHAnsi" w:hAnsiTheme="minorHAnsi" w:cstheme="minorHAnsi"/>
                <w:color w:val="000000"/>
                <w:sz w:val="18"/>
                <w:szCs w:val="16"/>
              </w:rPr>
            </w:pPr>
            <w:r w:rsidRPr="001D7944">
              <w:rPr>
                <w:rFonts w:asciiTheme="minorHAnsi" w:hAnsiTheme="minorHAnsi" w:cstheme="minorHAnsi"/>
                <w:color w:val="000000"/>
                <w:sz w:val="18"/>
                <w:szCs w:val="16"/>
              </w:rPr>
              <w:t>Code</w:t>
            </w:r>
          </w:p>
        </w:tc>
      </w:tr>
      <w:tr w:rsidR="006E6126" w:rsidRPr="00D30FA1" w14:paraId="24E803DB" w14:textId="77777777" w:rsidTr="0027553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778C4B" w14:textId="77777777" w:rsidR="006E6126" w:rsidRPr="00D30FA1" w:rsidRDefault="006E6126" w:rsidP="00AC5F35">
            <w:pPr>
              <w:rPr>
                <w:rFonts w:asciiTheme="minorHAnsi" w:hAnsiTheme="minorHAnsi" w:cstheme="minorHAnsi"/>
                <w:color w:val="000000"/>
                <w:sz w:val="18"/>
                <w:szCs w:val="16"/>
              </w:rPr>
            </w:pPr>
            <w:r>
              <w:rPr>
                <w:rFonts w:asciiTheme="minorHAnsi" w:hAnsiTheme="minorHAnsi" w:cstheme="minorHAnsi"/>
                <w:color w:val="000000"/>
                <w:sz w:val="18"/>
                <w:szCs w:val="16"/>
              </w:rPr>
              <w:t>COUNTRY_NAME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4DFEB3"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w:t>
            </w:r>
          </w:p>
        </w:tc>
        <w:tc>
          <w:tcPr>
            <w:tcW w:w="0" w:type="auto"/>
            <w:tcBorders>
              <w:top w:val="single" w:sz="4" w:space="0" w:color="auto"/>
              <w:left w:val="single" w:sz="4" w:space="0" w:color="auto"/>
              <w:bottom w:val="single" w:sz="4" w:space="0" w:color="auto"/>
              <w:right w:val="single" w:sz="4" w:space="0" w:color="auto"/>
            </w:tcBorders>
          </w:tcPr>
          <w:p w14:paraId="4630F09E" w14:textId="6264D2DB" w:rsidR="006E6126" w:rsidRPr="00B234C2" w:rsidRDefault="00FA1DA9">
            <w:pPr>
              <w:rPr>
                <w:rFonts w:asciiTheme="minorHAnsi" w:hAnsiTheme="minorHAnsi" w:cstheme="minorHAnsi"/>
                <w:color w:val="000000"/>
                <w:sz w:val="18"/>
                <w:szCs w:val="16"/>
              </w:rPr>
            </w:pPr>
            <w:r>
              <w:rPr>
                <w:rFonts w:asciiTheme="minorHAnsi" w:hAnsiTheme="minorHAnsi" w:cstheme="minorHAnsi"/>
                <w:color w:val="000000"/>
                <w:sz w:val="18"/>
                <w:szCs w:val="16"/>
              </w:rPr>
              <w:t>EN</w:t>
            </w:r>
            <w:r w:rsidR="006E6126" w:rsidRPr="00B234C2">
              <w:rPr>
                <w:rFonts w:asciiTheme="minorHAnsi" w:hAnsiTheme="minorHAnsi" w:cstheme="minorHAnsi"/>
                <w:color w:val="000000"/>
                <w:sz w:val="18"/>
                <w:szCs w:val="16"/>
              </w:rPr>
              <w:t>Name</w:t>
            </w:r>
          </w:p>
        </w:tc>
        <w:tc>
          <w:tcPr>
            <w:tcW w:w="0" w:type="auto"/>
            <w:tcBorders>
              <w:top w:val="single" w:sz="4" w:space="0" w:color="auto"/>
              <w:left w:val="single" w:sz="4" w:space="0" w:color="auto"/>
              <w:bottom w:val="single" w:sz="4" w:space="0" w:color="auto"/>
              <w:right w:val="single" w:sz="4" w:space="0" w:color="auto"/>
            </w:tcBorders>
          </w:tcPr>
          <w:p w14:paraId="5E8BC433"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32F2BA76" w14:textId="10F2249E" w:rsidR="006E6126" w:rsidRPr="008B2912" w:rsidRDefault="00FA1DA9">
            <w:pPr>
              <w:rPr>
                <w:rFonts w:asciiTheme="minorHAnsi" w:hAnsiTheme="minorHAnsi" w:cstheme="minorHAnsi"/>
                <w:color w:val="000000"/>
                <w:sz w:val="18"/>
                <w:szCs w:val="16"/>
              </w:rPr>
            </w:pPr>
            <w:r>
              <w:rPr>
                <w:rFonts w:asciiTheme="minorHAnsi" w:hAnsiTheme="minorHAnsi" w:cstheme="minorHAnsi"/>
                <w:color w:val="000000"/>
                <w:sz w:val="18"/>
                <w:szCs w:val="16"/>
              </w:rPr>
              <w:t>CountryName</w:t>
            </w:r>
          </w:p>
        </w:tc>
      </w:tr>
      <w:tr w:rsidR="006E6126" w:rsidRPr="00D30FA1" w14:paraId="5486848D" w14:textId="77777777" w:rsidTr="0027553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E8AADE" w14:textId="77777777" w:rsidR="006E6126" w:rsidRPr="00D30FA1" w:rsidRDefault="006E6126" w:rsidP="00AC5F35">
            <w:pPr>
              <w:rPr>
                <w:rFonts w:asciiTheme="minorHAnsi" w:hAnsiTheme="minorHAnsi" w:cstheme="minorHAnsi"/>
                <w:color w:val="000000"/>
                <w:sz w:val="18"/>
                <w:szCs w:val="16"/>
              </w:rPr>
            </w:pPr>
            <w:r>
              <w:rPr>
                <w:rFonts w:asciiTheme="minorHAnsi" w:hAnsiTheme="minorHAnsi" w:cstheme="minorHAnsi"/>
                <w:color w:val="000000"/>
                <w:sz w:val="18"/>
                <w:szCs w:val="16"/>
              </w:rPr>
              <w:t>LANGUAGE_CODE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EFFD56"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w:t>
            </w:r>
          </w:p>
        </w:tc>
        <w:tc>
          <w:tcPr>
            <w:tcW w:w="0" w:type="auto"/>
            <w:tcBorders>
              <w:top w:val="single" w:sz="4" w:space="0" w:color="auto"/>
              <w:left w:val="single" w:sz="4" w:space="0" w:color="auto"/>
              <w:bottom w:val="single" w:sz="4" w:space="0" w:color="auto"/>
              <w:right w:val="single" w:sz="4" w:space="0" w:color="auto"/>
            </w:tcBorders>
          </w:tcPr>
          <w:p w14:paraId="74D69B4A"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Languagecode</w:t>
            </w:r>
          </w:p>
        </w:tc>
        <w:tc>
          <w:tcPr>
            <w:tcW w:w="0" w:type="auto"/>
            <w:tcBorders>
              <w:top w:val="single" w:sz="4" w:space="0" w:color="auto"/>
              <w:left w:val="single" w:sz="4" w:space="0" w:color="auto"/>
              <w:bottom w:val="single" w:sz="4" w:space="0" w:color="auto"/>
              <w:right w:val="single" w:sz="4" w:space="0" w:color="auto"/>
            </w:tcBorders>
          </w:tcPr>
          <w:p w14:paraId="681057EC"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5609E441" w14:textId="77777777" w:rsidR="006E6126" w:rsidRPr="008B2912" w:rsidRDefault="001D7944">
            <w:pPr>
              <w:rPr>
                <w:rFonts w:asciiTheme="minorHAnsi" w:hAnsiTheme="minorHAnsi" w:cstheme="minorHAnsi"/>
                <w:color w:val="000000"/>
                <w:sz w:val="18"/>
                <w:szCs w:val="16"/>
              </w:rPr>
            </w:pPr>
            <w:r w:rsidRPr="001D7944">
              <w:rPr>
                <w:rFonts w:asciiTheme="minorHAnsi" w:hAnsiTheme="minorHAnsi" w:cstheme="minorHAnsi"/>
                <w:color w:val="000000"/>
                <w:sz w:val="18"/>
                <w:szCs w:val="16"/>
              </w:rPr>
              <w:t>Languagecode</w:t>
            </w:r>
          </w:p>
        </w:tc>
      </w:tr>
      <w:tr w:rsidR="006E6126" w:rsidRPr="00D30FA1" w14:paraId="77AD3A63" w14:textId="77777777" w:rsidTr="0027553C">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98077D" w14:textId="77777777" w:rsidR="006E6126" w:rsidRPr="00D30FA1" w:rsidRDefault="006E6126" w:rsidP="00AC5F35">
            <w:pPr>
              <w:rPr>
                <w:rFonts w:asciiTheme="minorHAnsi" w:hAnsiTheme="minorHAnsi" w:cstheme="minorHAnsi"/>
                <w:color w:val="000000"/>
                <w:sz w:val="18"/>
                <w:szCs w:val="16"/>
              </w:rPr>
            </w:pPr>
            <w:r>
              <w:rPr>
                <w:rFonts w:asciiTheme="minorHAnsi" w:hAnsiTheme="minorHAnsi" w:cstheme="minorHAnsi"/>
                <w:color w:val="000000"/>
                <w:sz w:val="18"/>
                <w:szCs w:val="16"/>
              </w:rPr>
              <w:t>MEASUREMENT_DAYS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42053"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CountryParameters</w:t>
            </w:r>
          </w:p>
        </w:tc>
        <w:tc>
          <w:tcPr>
            <w:tcW w:w="0" w:type="auto"/>
            <w:tcBorders>
              <w:top w:val="single" w:sz="4" w:space="0" w:color="auto"/>
              <w:left w:val="single" w:sz="4" w:space="0" w:color="auto"/>
              <w:bottom w:val="single" w:sz="4" w:space="0" w:color="auto"/>
              <w:right w:val="single" w:sz="4" w:space="0" w:color="auto"/>
            </w:tcBorders>
          </w:tcPr>
          <w:p w14:paraId="5238E8CB"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MeasurementDays</w:t>
            </w:r>
          </w:p>
        </w:tc>
        <w:tc>
          <w:tcPr>
            <w:tcW w:w="0" w:type="auto"/>
            <w:tcBorders>
              <w:top w:val="single" w:sz="4" w:space="0" w:color="auto"/>
              <w:left w:val="single" w:sz="4" w:space="0" w:color="auto"/>
              <w:bottom w:val="single" w:sz="4" w:space="0" w:color="auto"/>
              <w:right w:val="single" w:sz="4" w:space="0" w:color="auto"/>
            </w:tcBorders>
          </w:tcPr>
          <w:p w14:paraId="6C478903"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0F602D0E" w14:textId="77777777" w:rsidR="006E6126" w:rsidRPr="008B2912" w:rsidRDefault="001D7944">
            <w:pPr>
              <w:rPr>
                <w:rFonts w:asciiTheme="minorHAnsi" w:hAnsiTheme="minorHAnsi" w:cstheme="minorHAnsi"/>
                <w:color w:val="000000"/>
                <w:sz w:val="18"/>
                <w:szCs w:val="16"/>
              </w:rPr>
            </w:pPr>
            <w:r w:rsidRPr="001D7944">
              <w:rPr>
                <w:rFonts w:asciiTheme="minorHAnsi" w:hAnsiTheme="minorHAnsi" w:cstheme="minorHAnsi"/>
                <w:color w:val="000000"/>
                <w:sz w:val="18"/>
                <w:szCs w:val="16"/>
              </w:rPr>
              <w:t>MeasurementDays</w:t>
            </w:r>
          </w:p>
        </w:tc>
      </w:tr>
      <w:tr w:rsidR="006E6126" w:rsidRPr="00D30FA1" w14:paraId="76995E3E" w14:textId="77777777" w:rsidTr="0027553C">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A5F308" w14:textId="77777777" w:rsidR="006E6126" w:rsidRPr="005E6E58" w:rsidRDefault="006E6126" w:rsidP="00AC5F3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TARGET_DAYS_ALLOWED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69588B"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CountryParameters</w:t>
            </w:r>
          </w:p>
        </w:tc>
        <w:tc>
          <w:tcPr>
            <w:tcW w:w="0" w:type="auto"/>
            <w:tcBorders>
              <w:top w:val="single" w:sz="4" w:space="0" w:color="auto"/>
              <w:left w:val="single" w:sz="4" w:space="0" w:color="auto"/>
              <w:bottom w:val="single" w:sz="4" w:space="0" w:color="auto"/>
              <w:right w:val="single" w:sz="4" w:space="0" w:color="auto"/>
            </w:tcBorders>
          </w:tcPr>
          <w:p w14:paraId="3C768FC8"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TargetDays</w:t>
            </w:r>
          </w:p>
        </w:tc>
        <w:tc>
          <w:tcPr>
            <w:tcW w:w="0" w:type="auto"/>
            <w:tcBorders>
              <w:top w:val="single" w:sz="4" w:space="0" w:color="auto"/>
              <w:left w:val="single" w:sz="4" w:space="0" w:color="auto"/>
              <w:bottom w:val="single" w:sz="4" w:space="0" w:color="auto"/>
              <w:right w:val="single" w:sz="4" w:space="0" w:color="auto"/>
            </w:tcBorders>
          </w:tcPr>
          <w:p w14:paraId="2B76C9D8"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072A2350" w14:textId="77777777" w:rsidR="006E6126" w:rsidRPr="008B2912" w:rsidRDefault="001D7944">
            <w:pPr>
              <w:rPr>
                <w:rFonts w:asciiTheme="minorHAnsi" w:hAnsiTheme="minorHAnsi" w:cstheme="minorHAnsi"/>
                <w:color w:val="000000"/>
                <w:sz w:val="18"/>
                <w:szCs w:val="16"/>
              </w:rPr>
            </w:pPr>
            <w:r w:rsidRPr="001D7944">
              <w:rPr>
                <w:rFonts w:asciiTheme="minorHAnsi" w:hAnsiTheme="minorHAnsi" w:cstheme="minorHAnsi"/>
                <w:color w:val="000000"/>
                <w:sz w:val="18"/>
                <w:szCs w:val="16"/>
              </w:rPr>
              <w:t>TargetDays</w:t>
            </w:r>
          </w:p>
        </w:tc>
      </w:tr>
      <w:tr w:rsidR="006E6126" w:rsidRPr="00D30FA1" w14:paraId="1A213096" w14:textId="77777777" w:rsidTr="0027553C">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C17AD7" w14:textId="77777777" w:rsidR="006E6126" w:rsidRPr="005E6E58" w:rsidRDefault="006E6126" w:rsidP="00AC5F3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AVERAGE_MARKUP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926FEF"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CountryParameters</w:t>
            </w:r>
          </w:p>
        </w:tc>
        <w:tc>
          <w:tcPr>
            <w:tcW w:w="0" w:type="auto"/>
            <w:tcBorders>
              <w:top w:val="single" w:sz="4" w:space="0" w:color="auto"/>
              <w:left w:val="single" w:sz="4" w:space="0" w:color="auto"/>
              <w:bottom w:val="single" w:sz="4" w:space="0" w:color="auto"/>
              <w:right w:val="single" w:sz="4" w:space="0" w:color="auto"/>
            </w:tcBorders>
          </w:tcPr>
          <w:p w14:paraId="35DCF7F8"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PercentMarkup</w:t>
            </w:r>
          </w:p>
        </w:tc>
        <w:tc>
          <w:tcPr>
            <w:tcW w:w="0" w:type="auto"/>
            <w:tcBorders>
              <w:top w:val="single" w:sz="4" w:space="0" w:color="auto"/>
              <w:left w:val="single" w:sz="4" w:space="0" w:color="auto"/>
              <w:bottom w:val="single" w:sz="4" w:space="0" w:color="auto"/>
              <w:right w:val="single" w:sz="4" w:space="0" w:color="auto"/>
            </w:tcBorders>
          </w:tcPr>
          <w:p w14:paraId="7921BE41"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1E8CC9AA" w14:textId="77777777" w:rsidR="006E6126" w:rsidRPr="008B2912" w:rsidRDefault="001D7944">
            <w:pPr>
              <w:rPr>
                <w:rFonts w:asciiTheme="minorHAnsi" w:hAnsiTheme="minorHAnsi" w:cstheme="minorHAnsi"/>
                <w:color w:val="000000"/>
                <w:sz w:val="18"/>
                <w:szCs w:val="16"/>
              </w:rPr>
            </w:pPr>
            <w:r w:rsidRPr="001D7944">
              <w:rPr>
                <w:rFonts w:asciiTheme="minorHAnsi" w:hAnsiTheme="minorHAnsi" w:cstheme="minorHAnsi"/>
                <w:color w:val="000000"/>
                <w:sz w:val="18"/>
                <w:szCs w:val="16"/>
              </w:rPr>
              <w:t>PercentMarkup</w:t>
            </w:r>
          </w:p>
        </w:tc>
      </w:tr>
      <w:tr w:rsidR="006E6126" w:rsidRPr="00D30FA1" w14:paraId="07452CB6" w14:textId="77777777" w:rsidTr="0027553C">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51BC51" w14:textId="77777777" w:rsidR="006E6126" w:rsidRPr="00D77B05" w:rsidRDefault="006E6126" w:rsidP="00AC5F3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REGION_ID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B23064"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w:t>
            </w:r>
          </w:p>
        </w:tc>
        <w:tc>
          <w:tcPr>
            <w:tcW w:w="0" w:type="auto"/>
            <w:tcBorders>
              <w:top w:val="single" w:sz="4" w:space="0" w:color="auto"/>
              <w:left w:val="single" w:sz="4" w:space="0" w:color="auto"/>
              <w:bottom w:val="single" w:sz="4" w:space="0" w:color="auto"/>
              <w:right w:val="single" w:sz="4" w:space="0" w:color="auto"/>
            </w:tcBorders>
          </w:tcPr>
          <w:p w14:paraId="36F73250" w14:textId="50FA1910" w:rsidR="006E6126" w:rsidRPr="00B234C2" w:rsidRDefault="00FA1DA9">
            <w:pPr>
              <w:rPr>
                <w:rFonts w:asciiTheme="minorHAnsi" w:hAnsiTheme="minorHAnsi" w:cstheme="minorHAnsi"/>
                <w:color w:val="000000"/>
                <w:sz w:val="18"/>
                <w:szCs w:val="16"/>
              </w:rPr>
            </w:pPr>
            <w:r>
              <w:rPr>
                <w:rFonts w:asciiTheme="minorHAnsi" w:hAnsiTheme="minorHAnsi" w:cstheme="minorHAnsi"/>
                <w:color w:val="000000"/>
                <w:sz w:val="18"/>
                <w:szCs w:val="16"/>
              </w:rPr>
              <w:t>DMO</w:t>
            </w:r>
            <w:r w:rsidR="006E6126" w:rsidRPr="00B234C2">
              <w:rPr>
                <w:rFonts w:asciiTheme="minorHAnsi" w:hAnsiTheme="minorHAnsi" w:cstheme="minorHAnsi"/>
                <w:color w:val="000000"/>
                <w:sz w:val="18"/>
                <w:szCs w:val="16"/>
              </w:rPr>
              <w:t>RegionId</w:t>
            </w:r>
          </w:p>
        </w:tc>
        <w:tc>
          <w:tcPr>
            <w:tcW w:w="0" w:type="auto"/>
            <w:tcBorders>
              <w:top w:val="single" w:sz="4" w:space="0" w:color="auto"/>
              <w:left w:val="single" w:sz="4" w:space="0" w:color="auto"/>
              <w:bottom w:val="single" w:sz="4" w:space="0" w:color="auto"/>
              <w:right w:val="single" w:sz="4" w:space="0" w:color="auto"/>
            </w:tcBorders>
          </w:tcPr>
          <w:p w14:paraId="4451F390"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16F9C69D" w14:textId="77777777" w:rsidR="006E6126" w:rsidRPr="008B2912" w:rsidRDefault="001D7944">
            <w:pPr>
              <w:rPr>
                <w:rFonts w:asciiTheme="minorHAnsi" w:hAnsiTheme="minorHAnsi" w:cstheme="minorHAnsi"/>
                <w:color w:val="000000"/>
                <w:sz w:val="18"/>
                <w:szCs w:val="16"/>
              </w:rPr>
            </w:pPr>
            <w:r w:rsidRPr="001D7944">
              <w:rPr>
                <w:rFonts w:asciiTheme="minorHAnsi" w:hAnsiTheme="minorHAnsi" w:cstheme="minorHAnsi"/>
                <w:color w:val="000000"/>
                <w:sz w:val="18"/>
                <w:szCs w:val="16"/>
              </w:rPr>
              <w:t>DMORegionId</w:t>
            </w:r>
          </w:p>
        </w:tc>
      </w:tr>
      <w:tr w:rsidR="006E6126" w:rsidRPr="00D30FA1" w14:paraId="7289EE0F" w14:textId="77777777" w:rsidTr="0027553C">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D0F406" w14:textId="77777777" w:rsidR="006E6126" w:rsidRPr="00D77B05" w:rsidRDefault="006E6126" w:rsidP="00AC5F3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REGION_CODE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2E3C9C" w14:textId="15CD0B26" w:rsidR="006E6126" w:rsidRPr="00B234C2" w:rsidRDefault="00FA1DA9">
            <w:pPr>
              <w:rPr>
                <w:rFonts w:asciiTheme="minorHAnsi" w:hAnsiTheme="minorHAnsi" w:cstheme="minorHAnsi"/>
                <w:color w:val="000000"/>
                <w:sz w:val="18"/>
                <w:szCs w:val="16"/>
              </w:rPr>
            </w:pPr>
            <w:ins w:id="5921" w:author="Sowndarya S (WT01 - Manufacturing &amp; Hi Tech)" w:date="2015-03-17T15:13:00Z">
              <w:r>
                <w:rPr>
                  <w:rFonts w:asciiTheme="minorHAnsi" w:hAnsiTheme="minorHAnsi" w:cstheme="minorHAnsi"/>
                  <w:color w:val="000000"/>
                  <w:sz w:val="18"/>
                  <w:szCs w:val="16"/>
                </w:rPr>
                <w:t>DMO</w:t>
              </w:r>
            </w:ins>
            <w:r w:rsidR="006E6126" w:rsidRPr="00B234C2">
              <w:rPr>
                <w:rFonts w:asciiTheme="minorHAnsi" w:hAnsiTheme="minorHAnsi" w:cstheme="minorHAnsi"/>
                <w:color w:val="000000"/>
                <w:sz w:val="18"/>
                <w:szCs w:val="16"/>
              </w:rPr>
              <w:t>Region</w:t>
            </w:r>
          </w:p>
        </w:tc>
        <w:tc>
          <w:tcPr>
            <w:tcW w:w="0" w:type="auto"/>
            <w:tcBorders>
              <w:top w:val="single" w:sz="4" w:space="0" w:color="auto"/>
              <w:left w:val="single" w:sz="4" w:space="0" w:color="auto"/>
              <w:bottom w:val="single" w:sz="4" w:space="0" w:color="auto"/>
              <w:right w:val="single" w:sz="4" w:space="0" w:color="auto"/>
            </w:tcBorders>
            <w:vAlign w:val="bottom"/>
          </w:tcPr>
          <w:p w14:paraId="42D7E984" w14:textId="77777777" w:rsidR="006E6126" w:rsidRPr="00B234C2" w:rsidRDefault="006E6126">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Code</w:t>
            </w:r>
          </w:p>
        </w:tc>
        <w:tc>
          <w:tcPr>
            <w:tcW w:w="0" w:type="auto"/>
            <w:tcBorders>
              <w:top w:val="single" w:sz="4" w:space="0" w:color="auto"/>
              <w:left w:val="single" w:sz="4" w:space="0" w:color="auto"/>
              <w:bottom w:val="single" w:sz="4" w:space="0" w:color="auto"/>
              <w:right w:val="single" w:sz="4" w:space="0" w:color="auto"/>
            </w:tcBorders>
          </w:tcPr>
          <w:p w14:paraId="7026334F"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048B640D" w14:textId="77777777" w:rsidR="006E6126" w:rsidRPr="008B2912" w:rsidRDefault="001D7944">
            <w:pPr>
              <w:rPr>
                <w:rFonts w:asciiTheme="minorHAnsi" w:hAnsiTheme="minorHAnsi" w:cstheme="minorHAnsi"/>
                <w:color w:val="000000"/>
                <w:sz w:val="18"/>
                <w:szCs w:val="16"/>
              </w:rPr>
            </w:pPr>
            <w:r w:rsidRPr="001D7944">
              <w:rPr>
                <w:rFonts w:asciiTheme="minorHAnsi" w:hAnsiTheme="minorHAnsi" w:cstheme="minorHAnsi"/>
                <w:color w:val="000000"/>
                <w:sz w:val="18"/>
                <w:szCs w:val="16"/>
              </w:rPr>
              <w:t>RegionCode</w:t>
            </w:r>
          </w:p>
        </w:tc>
      </w:tr>
      <w:tr w:rsidR="006E6126" w:rsidRPr="00D30FA1" w14:paraId="33F34E34" w14:textId="77777777" w:rsidTr="0027553C">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7E9D27" w14:textId="77777777" w:rsidR="006E6126" w:rsidRPr="00D77B05" w:rsidRDefault="006E6126" w:rsidP="00AC5F35">
            <w:pPr>
              <w:rPr>
                <w:rFonts w:asciiTheme="minorHAnsi" w:hAnsiTheme="minorHAnsi" w:cstheme="minorHAnsi"/>
                <w:color w:val="000000"/>
                <w:sz w:val="18"/>
                <w:szCs w:val="16"/>
              </w:rPr>
            </w:pPr>
            <w:r w:rsidRPr="00D77B05">
              <w:rPr>
                <w:rFonts w:asciiTheme="minorHAnsi" w:hAnsiTheme="minorHAnsi" w:cstheme="minorHAnsi"/>
                <w:color w:val="000000"/>
                <w:sz w:val="18"/>
                <w:szCs w:val="16"/>
              </w:rPr>
              <w:t>REGION_NAME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5FA3A2" w14:textId="76317510" w:rsidR="006E6126" w:rsidRPr="00B234C2" w:rsidRDefault="00FA1DA9">
            <w:pPr>
              <w:rPr>
                <w:rFonts w:asciiTheme="minorHAnsi" w:hAnsiTheme="minorHAnsi" w:cstheme="minorHAnsi"/>
                <w:color w:val="000000"/>
                <w:sz w:val="18"/>
                <w:szCs w:val="16"/>
              </w:rPr>
            </w:pPr>
            <w:ins w:id="5922" w:author="Sowndarya S (WT01 - Manufacturing &amp; Hi Tech)" w:date="2015-03-17T15:13:00Z">
              <w:r>
                <w:rPr>
                  <w:rFonts w:asciiTheme="minorHAnsi" w:hAnsiTheme="minorHAnsi" w:cstheme="minorHAnsi"/>
                  <w:color w:val="000000"/>
                  <w:sz w:val="18"/>
                  <w:szCs w:val="16"/>
                </w:rPr>
                <w:t>DMO</w:t>
              </w:r>
            </w:ins>
            <w:r w:rsidR="006E6126" w:rsidRPr="00B234C2">
              <w:rPr>
                <w:rFonts w:asciiTheme="minorHAnsi" w:hAnsiTheme="minorHAnsi" w:cstheme="minorHAnsi"/>
                <w:color w:val="000000"/>
                <w:sz w:val="18"/>
                <w:szCs w:val="16"/>
              </w:rPr>
              <w:t>Region</w:t>
            </w:r>
          </w:p>
        </w:tc>
        <w:tc>
          <w:tcPr>
            <w:tcW w:w="0" w:type="auto"/>
            <w:tcBorders>
              <w:top w:val="single" w:sz="4" w:space="0" w:color="auto"/>
              <w:left w:val="single" w:sz="4" w:space="0" w:color="auto"/>
              <w:bottom w:val="single" w:sz="4" w:space="0" w:color="auto"/>
              <w:right w:val="single" w:sz="4" w:space="0" w:color="auto"/>
            </w:tcBorders>
            <w:vAlign w:val="bottom"/>
          </w:tcPr>
          <w:p w14:paraId="641535BF" w14:textId="25A05E2B" w:rsidR="006E6126" w:rsidRPr="00B234C2" w:rsidRDefault="00FA1DA9">
            <w:pPr>
              <w:rPr>
                <w:rFonts w:asciiTheme="minorHAnsi" w:hAnsiTheme="minorHAnsi" w:cstheme="minorHAnsi"/>
                <w:color w:val="000000"/>
                <w:sz w:val="18"/>
                <w:szCs w:val="16"/>
              </w:rPr>
            </w:pPr>
            <w:r>
              <w:rPr>
                <w:rFonts w:asciiTheme="minorHAnsi" w:hAnsiTheme="minorHAnsi" w:cstheme="minorHAnsi"/>
                <w:color w:val="000000"/>
                <w:sz w:val="18"/>
                <w:szCs w:val="16"/>
              </w:rPr>
              <w:t>EN</w:t>
            </w:r>
            <w:r w:rsidR="006E6126" w:rsidRPr="00B234C2">
              <w:rPr>
                <w:rFonts w:asciiTheme="minorHAnsi" w:hAnsiTheme="minorHAnsi" w:cstheme="minorHAnsi"/>
                <w:color w:val="000000"/>
                <w:sz w:val="18"/>
                <w:szCs w:val="16"/>
              </w:rPr>
              <w:t>Name</w:t>
            </w:r>
          </w:p>
        </w:tc>
        <w:tc>
          <w:tcPr>
            <w:tcW w:w="0" w:type="auto"/>
            <w:tcBorders>
              <w:top w:val="single" w:sz="4" w:space="0" w:color="auto"/>
              <w:left w:val="single" w:sz="4" w:space="0" w:color="auto"/>
              <w:bottom w:val="single" w:sz="4" w:space="0" w:color="auto"/>
              <w:right w:val="single" w:sz="4" w:space="0" w:color="auto"/>
            </w:tcBorders>
          </w:tcPr>
          <w:p w14:paraId="1CBBCD8F" w14:textId="77777777" w:rsidR="006E6126" w:rsidRPr="008B2912" w:rsidRDefault="008B2912">
            <w:pPr>
              <w:rPr>
                <w:rFonts w:asciiTheme="minorHAnsi" w:hAnsiTheme="minorHAnsi" w:cstheme="minorHAnsi"/>
                <w:color w:val="000000"/>
                <w:sz w:val="18"/>
                <w:szCs w:val="16"/>
              </w:rPr>
            </w:pPr>
            <w:r w:rsidRPr="008B2912">
              <w:rPr>
                <w:rFonts w:asciiTheme="minorHAnsi" w:eastAsiaTheme="minorHAnsi" w:hAnsiTheme="minorHAnsi" w:cstheme="minorHAnsi"/>
                <w:color w:val="000000"/>
                <w:highlight w:val="white"/>
              </w:rPr>
              <w:t>VEBIP_Country</w:t>
            </w:r>
          </w:p>
        </w:tc>
        <w:tc>
          <w:tcPr>
            <w:tcW w:w="0" w:type="auto"/>
            <w:tcBorders>
              <w:top w:val="single" w:sz="4" w:space="0" w:color="auto"/>
              <w:left w:val="single" w:sz="4" w:space="0" w:color="auto"/>
              <w:bottom w:val="single" w:sz="4" w:space="0" w:color="auto"/>
              <w:right w:val="single" w:sz="4" w:space="0" w:color="auto"/>
            </w:tcBorders>
          </w:tcPr>
          <w:p w14:paraId="6BC9B360" w14:textId="77777777" w:rsidR="006E6126" w:rsidRPr="008B2912" w:rsidRDefault="001D7944">
            <w:pPr>
              <w:rPr>
                <w:rFonts w:asciiTheme="minorHAnsi" w:hAnsiTheme="minorHAnsi" w:cstheme="minorHAnsi"/>
                <w:color w:val="000000"/>
                <w:sz w:val="18"/>
                <w:szCs w:val="16"/>
              </w:rPr>
            </w:pPr>
            <w:r w:rsidRPr="001D7944">
              <w:rPr>
                <w:rFonts w:asciiTheme="minorHAnsi" w:hAnsiTheme="minorHAnsi" w:cstheme="minorHAnsi"/>
                <w:color w:val="000000"/>
                <w:sz w:val="18"/>
                <w:szCs w:val="16"/>
              </w:rPr>
              <w:t>RegionName</w:t>
            </w:r>
          </w:p>
        </w:tc>
      </w:tr>
      <w:tr w:rsidR="00AE2094" w:rsidRPr="00D30FA1" w:rsidDel="00FA1DA9" w14:paraId="4D683B9B" w14:textId="6C0A0645" w:rsidTr="0027553C">
        <w:trPr>
          <w:trHeight w:val="70"/>
          <w:ins w:id="5923" w:author="Rakesh Singhi" w:date="2015-02-07T14:40:00Z"/>
          <w:del w:id="5924" w:author="Sowndarya S (WT01 - Manufacturing &amp; Hi Tech)" w:date="2015-03-17T15:12:00Z"/>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F09A58" w14:textId="13451382" w:rsidR="00AE2094" w:rsidRPr="00D77B05" w:rsidDel="00FA1DA9" w:rsidRDefault="00AE2094" w:rsidP="00AC5F35">
            <w:pPr>
              <w:rPr>
                <w:ins w:id="5925" w:author="Rakesh Singhi" w:date="2015-02-07T14:40:00Z"/>
                <w:del w:id="5926" w:author="Sowndarya S (WT01 - Manufacturing &amp; Hi Tech)" w:date="2015-03-17T15:12:00Z"/>
                <w:rFonts w:asciiTheme="minorHAnsi" w:hAnsiTheme="minorHAnsi" w:cstheme="minorHAnsi"/>
                <w:color w:val="000000"/>
                <w:sz w:val="18"/>
                <w:szCs w:val="16"/>
              </w:rPr>
            </w:pPr>
            <w:ins w:id="5927" w:author="Rakesh Singhi" w:date="2015-02-07T14:40:00Z">
              <w:del w:id="5928" w:author="Sowndarya S (WT01 - Manufacturing &amp; Hi Tech)" w:date="2015-03-17T15:12:00Z">
                <w:r w:rsidDel="00FA1DA9">
                  <w:rPr>
                    <w:rFonts w:asciiTheme="minorHAnsi" w:hAnsiTheme="minorHAnsi" w:cstheme="minorHAnsi"/>
                    <w:color w:val="000000"/>
                    <w:sz w:val="18"/>
                    <w:szCs w:val="16"/>
                  </w:rPr>
                  <w:delText>RESOURCE_COUNTRY_NAME</w:delText>
                </w:r>
              </w:del>
            </w:ins>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5DF0A4" w14:textId="0ABB82E2" w:rsidR="00AE2094" w:rsidRPr="00B234C2" w:rsidDel="00FA1DA9" w:rsidRDefault="00AE2094">
            <w:pPr>
              <w:rPr>
                <w:ins w:id="5929" w:author="Rakesh Singhi" w:date="2015-02-07T14:40:00Z"/>
                <w:del w:id="5930" w:author="Sowndarya S (WT01 - Manufacturing &amp; Hi Tech)" w:date="2015-03-17T15:12:00Z"/>
                <w:rFonts w:asciiTheme="minorHAnsi" w:hAnsiTheme="minorHAnsi" w:cstheme="minorHAnsi"/>
                <w:color w:val="000000"/>
                <w:sz w:val="18"/>
                <w:szCs w:val="16"/>
              </w:rPr>
            </w:pPr>
            <w:ins w:id="5931" w:author="Rakesh Singhi" w:date="2015-02-07T14:41:00Z">
              <w:del w:id="5932" w:author="Sowndarya S (WT01 - Manufacturing &amp; Hi Tech)" w:date="2015-03-17T15:12:00Z">
                <w:r w:rsidRPr="00B234C2" w:rsidDel="00FA1DA9">
                  <w:rPr>
                    <w:rFonts w:asciiTheme="minorHAnsi" w:hAnsiTheme="minorHAnsi" w:cstheme="minorHAnsi"/>
                    <w:color w:val="000000"/>
                    <w:sz w:val="18"/>
                    <w:szCs w:val="16"/>
                  </w:rPr>
                  <w:delText>Country</w:delText>
                </w:r>
              </w:del>
            </w:ins>
          </w:p>
        </w:tc>
        <w:tc>
          <w:tcPr>
            <w:tcW w:w="0" w:type="auto"/>
            <w:tcBorders>
              <w:top w:val="single" w:sz="4" w:space="0" w:color="auto"/>
              <w:left w:val="single" w:sz="4" w:space="0" w:color="auto"/>
              <w:bottom w:val="single" w:sz="4" w:space="0" w:color="auto"/>
              <w:right w:val="single" w:sz="4" w:space="0" w:color="auto"/>
            </w:tcBorders>
            <w:vAlign w:val="bottom"/>
          </w:tcPr>
          <w:p w14:paraId="52E5B924" w14:textId="40DA8683" w:rsidR="00AE2094" w:rsidRPr="00B234C2" w:rsidDel="00FA1DA9" w:rsidRDefault="00AE2094">
            <w:pPr>
              <w:rPr>
                <w:ins w:id="5933" w:author="Rakesh Singhi" w:date="2015-02-07T14:40:00Z"/>
                <w:del w:id="5934" w:author="Sowndarya S (WT01 - Manufacturing &amp; Hi Tech)" w:date="2015-03-17T15:12:00Z"/>
                <w:rFonts w:asciiTheme="minorHAnsi" w:hAnsiTheme="minorHAnsi" w:cstheme="minorHAnsi"/>
                <w:color w:val="000000"/>
                <w:sz w:val="18"/>
                <w:szCs w:val="16"/>
              </w:rPr>
            </w:pPr>
            <w:ins w:id="5935" w:author="Rakesh Singhi" w:date="2015-02-07T14:41:00Z">
              <w:del w:id="5936" w:author="Sowndarya S (WT01 - Manufacturing &amp; Hi Tech)" w:date="2015-03-17T15:12:00Z">
                <w:r w:rsidRPr="00AE2094" w:rsidDel="00FA1DA9">
                  <w:rPr>
                    <w:rFonts w:asciiTheme="minorHAnsi" w:hAnsiTheme="minorHAnsi" w:cstheme="minorHAnsi"/>
                    <w:color w:val="000000"/>
                    <w:sz w:val="18"/>
                    <w:szCs w:val="16"/>
                  </w:rPr>
                  <w:delText>ResourceCountryName</w:delText>
                </w:r>
              </w:del>
            </w:ins>
          </w:p>
        </w:tc>
        <w:tc>
          <w:tcPr>
            <w:tcW w:w="0" w:type="auto"/>
            <w:tcBorders>
              <w:top w:val="single" w:sz="4" w:space="0" w:color="auto"/>
              <w:left w:val="single" w:sz="4" w:space="0" w:color="auto"/>
              <w:bottom w:val="single" w:sz="4" w:space="0" w:color="auto"/>
              <w:right w:val="single" w:sz="4" w:space="0" w:color="auto"/>
            </w:tcBorders>
          </w:tcPr>
          <w:p w14:paraId="51FC73C4" w14:textId="0356CB02" w:rsidR="00AE2094" w:rsidRPr="008B2912" w:rsidDel="00FA1DA9" w:rsidRDefault="00AE2094">
            <w:pPr>
              <w:rPr>
                <w:ins w:id="5937" w:author="Rakesh Singhi" w:date="2015-02-07T14:40:00Z"/>
                <w:del w:id="5938" w:author="Sowndarya S (WT01 - Manufacturing &amp; Hi Tech)" w:date="2015-03-17T15:12:00Z"/>
                <w:rFonts w:asciiTheme="minorHAnsi" w:eastAsiaTheme="minorHAnsi" w:hAnsiTheme="minorHAnsi" w:cstheme="minorHAnsi"/>
                <w:color w:val="000000"/>
                <w:highlight w:val="white"/>
              </w:rPr>
            </w:pPr>
            <w:ins w:id="5939" w:author="Rakesh Singhi" w:date="2015-02-07T14:41:00Z">
              <w:del w:id="5940" w:author="Sowndarya S (WT01 - Manufacturing &amp; Hi Tech)" w:date="2015-03-17T15:12:00Z">
                <w:r w:rsidRPr="00D259FB" w:rsidDel="00FA1DA9">
                  <w:rPr>
                    <w:rFonts w:asciiTheme="minorHAnsi" w:eastAsiaTheme="minorHAnsi" w:hAnsiTheme="minorHAnsi" w:cstheme="minorHAnsi"/>
                    <w:color w:val="000000"/>
                    <w:highlight w:val="white"/>
                  </w:rPr>
                  <w:delText>VEBIP_Country</w:delText>
                </w:r>
              </w:del>
            </w:ins>
          </w:p>
        </w:tc>
        <w:tc>
          <w:tcPr>
            <w:tcW w:w="0" w:type="auto"/>
            <w:tcBorders>
              <w:top w:val="single" w:sz="4" w:space="0" w:color="auto"/>
              <w:left w:val="single" w:sz="4" w:space="0" w:color="auto"/>
              <w:bottom w:val="single" w:sz="4" w:space="0" w:color="auto"/>
              <w:right w:val="single" w:sz="4" w:space="0" w:color="auto"/>
            </w:tcBorders>
          </w:tcPr>
          <w:p w14:paraId="5CF2104D" w14:textId="02CF76B7" w:rsidR="00AE2094" w:rsidRPr="001D7944" w:rsidDel="00FA1DA9" w:rsidRDefault="00AE2094">
            <w:pPr>
              <w:rPr>
                <w:ins w:id="5941" w:author="Rakesh Singhi" w:date="2015-02-07T14:40:00Z"/>
                <w:del w:id="5942" w:author="Sowndarya S (WT01 - Manufacturing &amp; Hi Tech)" w:date="2015-03-17T15:12:00Z"/>
                <w:rFonts w:asciiTheme="minorHAnsi" w:hAnsiTheme="minorHAnsi" w:cstheme="minorHAnsi"/>
                <w:color w:val="000000"/>
                <w:sz w:val="18"/>
                <w:szCs w:val="16"/>
              </w:rPr>
            </w:pPr>
            <w:ins w:id="5943" w:author="Rakesh Singhi" w:date="2015-02-07T14:41:00Z">
              <w:del w:id="5944" w:author="Sowndarya S (WT01 - Manufacturing &amp; Hi Tech)" w:date="2015-03-17T15:12:00Z">
                <w:r w:rsidRPr="00AE2094" w:rsidDel="00FA1DA9">
                  <w:rPr>
                    <w:rFonts w:asciiTheme="minorHAnsi" w:hAnsiTheme="minorHAnsi" w:cstheme="minorHAnsi"/>
                    <w:color w:val="000000"/>
                    <w:sz w:val="18"/>
                    <w:szCs w:val="16"/>
                  </w:rPr>
                  <w:delText>ResourceCountryNam</w:delText>
                </w:r>
              </w:del>
            </w:ins>
          </w:p>
        </w:tc>
      </w:tr>
      <w:tr w:rsidR="00AE2094" w:rsidRPr="00D30FA1" w:rsidDel="00FA1DA9" w14:paraId="5D724268" w14:textId="62CAACD6" w:rsidTr="0027553C">
        <w:trPr>
          <w:trHeight w:val="70"/>
          <w:ins w:id="5945" w:author="Rakesh Singhi" w:date="2015-02-07T14:40:00Z"/>
          <w:del w:id="5946" w:author="Sowndarya S (WT01 - Manufacturing &amp; Hi Tech)" w:date="2015-03-17T15:12:00Z"/>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49D366" w14:textId="579F8352" w:rsidR="00AE2094" w:rsidDel="00FA1DA9" w:rsidRDefault="00AE2094" w:rsidP="00AC5F35">
            <w:pPr>
              <w:rPr>
                <w:ins w:id="5947" w:author="Rakesh Singhi" w:date="2015-02-07T14:40:00Z"/>
                <w:del w:id="5948" w:author="Sowndarya S (WT01 - Manufacturing &amp; Hi Tech)" w:date="2015-03-17T15:12:00Z"/>
                <w:rFonts w:asciiTheme="minorHAnsi" w:hAnsiTheme="minorHAnsi" w:cstheme="minorHAnsi"/>
                <w:color w:val="000000"/>
                <w:sz w:val="18"/>
                <w:szCs w:val="16"/>
              </w:rPr>
            </w:pPr>
            <w:ins w:id="5949" w:author="Rakesh Singhi" w:date="2015-02-07T14:40:00Z">
              <w:del w:id="5950" w:author="Sowndarya S (WT01 - Manufacturing &amp; Hi Tech)" w:date="2015-03-17T15:12:00Z">
                <w:r w:rsidDel="00FA1DA9">
                  <w:rPr>
                    <w:rFonts w:asciiTheme="minorHAnsi" w:hAnsiTheme="minorHAnsi" w:cstheme="minorHAnsi"/>
                    <w:color w:val="000000"/>
                    <w:sz w:val="18"/>
                    <w:szCs w:val="16"/>
                  </w:rPr>
                  <w:delText>RESOURCE_REGION_NAME</w:delText>
                </w:r>
              </w:del>
            </w:ins>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3FD97B" w14:textId="1D7DD41B" w:rsidR="00AE2094" w:rsidRPr="00B234C2" w:rsidDel="00FA1DA9" w:rsidRDefault="00AE2094">
            <w:pPr>
              <w:rPr>
                <w:ins w:id="5951" w:author="Rakesh Singhi" w:date="2015-02-07T14:40:00Z"/>
                <w:del w:id="5952" w:author="Sowndarya S (WT01 - Manufacturing &amp; Hi Tech)" w:date="2015-03-17T15:12:00Z"/>
                <w:rFonts w:asciiTheme="minorHAnsi" w:hAnsiTheme="minorHAnsi" w:cstheme="minorHAnsi"/>
                <w:color w:val="000000"/>
                <w:sz w:val="18"/>
                <w:szCs w:val="16"/>
              </w:rPr>
            </w:pPr>
            <w:ins w:id="5953" w:author="Rakesh Singhi" w:date="2015-02-07T14:40:00Z">
              <w:del w:id="5954" w:author="Sowndarya S (WT01 - Manufacturing &amp; Hi Tech)" w:date="2015-03-17T15:12:00Z">
                <w:r w:rsidRPr="00B234C2" w:rsidDel="00FA1DA9">
                  <w:rPr>
                    <w:rFonts w:asciiTheme="minorHAnsi" w:hAnsiTheme="minorHAnsi" w:cstheme="minorHAnsi"/>
                    <w:color w:val="000000"/>
                    <w:sz w:val="18"/>
                    <w:szCs w:val="16"/>
                  </w:rPr>
                  <w:delText>Region</w:delText>
                </w:r>
              </w:del>
            </w:ins>
          </w:p>
        </w:tc>
        <w:tc>
          <w:tcPr>
            <w:tcW w:w="0" w:type="auto"/>
            <w:tcBorders>
              <w:top w:val="single" w:sz="4" w:space="0" w:color="auto"/>
              <w:left w:val="single" w:sz="4" w:space="0" w:color="auto"/>
              <w:bottom w:val="single" w:sz="4" w:space="0" w:color="auto"/>
              <w:right w:val="single" w:sz="4" w:space="0" w:color="auto"/>
            </w:tcBorders>
            <w:vAlign w:val="bottom"/>
          </w:tcPr>
          <w:p w14:paraId="3D870CF7" w14:textId="28F8951C" w:rsidR="00AE2094" w:rsidRPr="00B234C2" w:rsidDel="00FA1DA9" w:rsidRDefault="00AE2094">
            <w:pPr>
              <w:rPr>
                <w:ins w:id="5955" w:author="Rakesh Singhi" w:date="2015-02-07T14:40:00Z"/>
                <w:del w:id="5956" w:author="Sowndarya S (WT01 - Manufacturing &amp; Hi Tech)" w:date="2015-03-17T15:12:00Z"/>
                <w:rFonts w:asciiTheme="minorHAnsi" w:hAnsiTheme="minorHAnsi" w:cstheme="minorHAnsi"/>
                <w:color w:val="000000"/>
                <w:sz w:val="18"/>
                <w:szCs w:val="16"/>
              </w:rPr>
            </w:pPr>
            <w:ins w:id="5957" w:author="Rakesh Singhi" w:date="2015-02-07T14:41:00Z">
              <w:del w:id="5958" w:author="Sowndarya S (WT01 - Manufacturing &amp; Hi Tech)" w:date="2015-03-17T15:12:00Z">
                <w:r w:rsidRPr="00AE2094" w:rsidDel="00FA1DA9">
                  <w:rPr>
                    <w:rFonts w:asciiTheme="minorHAnsi" w:hAnsiTheme="minorHAnsi" w:cstheme="minorHAnsi"/>
                    <w:color w:val="000000"/>
                    <w:sz w:val="18"/>
                    <w:szCs w:val="16"/>
                  </w:rPr>
                  <w:delText>ResourceRegionName</w:delText>
                </w:r>
              </w:del>
            </w:ins>
          </w:p>
        </w:tc>
        <w:tc>
          <w:tcPr>
            <w:tcW w:w="0" w:type="auto"/>
            <w:tcBorders>
              <w:top w:val="single" w:sz="4" w:space="0" w:color="auto"/>
              <w:left w:val="single" w:sz="4" w:space="0" w:color="auto"/>
              <w:bottom w:val="single" w:sz="4" w:space="0" w:color="auto"/>
              <w:right w:val="single" w:sz="4" w:space="0" w:color="auto"/>
            </w:tcBorders>
          </w:tcPr>
          <w:p w14:paraId="01092BF0" w14:textId="54515C78" w:rsidR="00AE2094" w:rsidRPr="008B2912" w:rsidDel="00FA1DA9" w:rsidRDefault="00AE2094">
            <w:pPr>
              <w:rPr>
                <w:ins w:id="5959" w:author="Rakesh Singhi" w:date="2015-02-07T14:40:00Z"/>
                <w:del w:id="5960" w:author="Sowndarya S (WT01 - Manufacturing &amp; Hi Tech)" w:date="2015-03-17T15:12:00Z"/>
                <w:rFonts w:asciiTheme="minorHAnsi" w:eastAsiaTheme="minorHAnsi" w:hAnsiTheme="minorHAnsi" w:cstheme="minorHAnsi"/>
                <w:color w:val="000000"/>
                <w:highlight w:val="white"/>
              </w:rPr>
            </w:pPr>
            <w:ins w:id="5961" w:author="Rakesh Singhi" w:date="2015-02-07T14:41:00Z">
              <w:del w:id="5962" w:author="Sowndarya S (WT01 - Manufacturing &amp; Hi Tech)" w:date="2015-03-17T15:12:00Z">
                <w:r w:rsidRPr="00D259FB" w:rsidDel="00FA1DA9">
                  <w:rPr>
                    <w:rFonts w:asciiTheme="minorHAnsi" w:eastAsiaTheme="minorHAnsi" w:hAnsiTheme="minorHAnsi" w:cstheme="minorHAnsi"/>
                    <w:color w:val="000000"/>
                    <w:highlight w:val="white"/>
                  </w:rPr>
                  <w:delText>VEBIP_Country</w:delText>
                </w:r>
              </w:del>
            </w:ins>
          </w:p>
        </w:tc>
        <w:tc>
          <w:tcPr>
            <w:tcW w:w="0" w:type="auto"/>
            <w:tcBorders>
              <w:top w:val="single" w:sz="4" w:space="0" w:color="auto"/>
              <w:left w:val="single" w:sz="4" w:space="0" w:color="auto"/>
              <w:bottom w:val="single" w:sz="4" w:space="0" w:color="auto"/>
              <w:right w:val="single" w:sz="4" w:space="0" w:color="auto"/>
            </w:tcBorders>
          </w:tcPr>
          <w:p w14:paraId="57E73F3F" w14:textId="713D96AF" w:rsidR="00AE2094" w:rsidRPr="001D7944" w:rsidDel="00FA1DA9" w:rsidRDefault="00AE2094">
            <w:pPr>
              <w:rPr>
                <w:ins w:id="5963" w:author="Rakesh Singhi" w:date="2015-02-07T14:40:00Z"/>
                <w:del w:id="5964" w:author="Sowndarya S (WT01 - Manufacturing &amp; Hi Tech)" w:date="2015-03-17T15:12:00Z"/>
                <w:rFonts w:asciiTheme="minorHAnsi" w:hAnsiTheme="minorHAnsi" w:cstheme="minorHAnsi"/>
                <w:color w:val="000000"/>
                <w:sz w:val="18"/>
                <w:szCs w:val="16"/>
              </w:rPr>
            </w:pPr>
            <w:ins w:id="5965" w:author="Rakesh Singhi" w:date="2015-02-07T14:41:00Z">
              <w:del w:id="5966" w:author="Sowndarya S (WT01 - Manufacturing &amp; Hi Tech)" w:date="2015-03-17T15:12:00Z">
                <w:r w:rsidRPr="00AE2094" w:rsidDel="00FA1DA9">
                  <w:rPr>
                    <w:rFonts w:asciiTheme="minorHAnsi" w:hAnsiTheme="minorHAnsi" w:cstheme="minorHAnsi"/>
                    <w:color w:val="000000"/>
                    <w:sz w:val="18"/>
                    <w:szCs w:val="16"/>
                  </w:rPr>
                  <w:delText>ResourceRegionName</w:delText>
                </w:r>
              </w:del>
            </w:ins>
          </w:p>
        </w:tc>
      </w:tr>
      <w:tr w:rsidR="006E6126" w:rsidRPr="00D30FA1" w14:paraId="07CF4FF7" w14:textId="77777777" w:rsidTr="0027553C">
        <w:trPr>
          <w:trHeight w:val="70"/>
        </w:trPr>
        <w:tc>
          <w:tcPr>
            <w:tcW w:w="0" w:type="auto"/>
            <w:gridSpan w:val="3"/>
            <w:tcBorders>
              <w:top w:val="single" w:sz="4" w:space="0" w:color="auto"/>
              <w:left w:val="single" w:sz="4" w:space="0" w:color="auto"/>
              <w:bottom w:val="single" w:sz="4" w:space="0" w:color="auto"/>
              <w:right w:val="single" w:sz="4" w:space="0" w:color="auto"/>
            </w:tcBorders>
            <w:shd w:val="clear" w:color="auto" w:fill="auto"/>
          </w:tcPr>
          <w:p w14:paraId="180C0320" w14:textId="77777777" w:rsidR="006E6126" w:rsidRDefault="006E6126" w:rsidP="00AC5F35">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0" w:type="auto"/>
            <w:tcBorders>
              <w:top w:val="single" w:sz="4" w:space="0" w:color="auto"/>
              <w:left w:val="single" w:sz="4" w:space="0" w:color="auto"/>
              <w:bottom w:val="single" w:sz="4" w:space="0" w:color="auto"/>
              <w:right w:val="single" w:sz="4" w:space="0" w:color="auto"/>
            </w:tcBorders>
          </w:tcPr>
          <w:p w14:paraId="1FE09B20" w14:textId="77777777" w:rsidR="006E6126" w:rsidRPr="00BC6D24" w:rsidRDefault="006E6126" w:rsidP="00AC5F35">
            <w:pPr>
              <w:rPr>
                <w:rFonts w:asciiTheme="minorHAnsi" w:hAnsiTheme="minorHAnsi" w:cstheme="minorHAnsi"/>
                <w:b/>
                <w:color w:val="000000"/>
                <w:sz w:val="18"/>
                <w:szCs w:val="16"/>
                <w:u w:val="single"/>
              </w:rPr>
            </w:pPr>
          </w:p>
        </w:tc>
        <w:tc>
          <w:tcPr>
            <w:tcW w:w="0" w:type="auto"/>
            <w:tcBorders>
              <w:top w:val="single" w:sz="4" w:space="0" w:color="auto"/>
              <w:left w:val="single" w:sz="4" w:space="0" w:color="auto"/>
              <w:bottom w:val="single" w:sz="4" w:space="0" w:color="auto"/>
              <w:right w:val="single" w:sz="4" w:space="0" w:color="auto"/>
            </w:tcBorders>
          </w:tcPr>
          <w:p w14:paraId="06ABCC75" w14:textId="77777777" w:rsidR="006E6126" w:rsidRPr="00BC6D24" w:rsidRDefault="006E6126" w:rsidP="00AC5F35">
            <w:pPr>
              <w:rPr>
                <w:rFonts w:asciiTheme="minorHAnsi" w:hAnsiTheme="minorHAnsi" w:cstheme="minorHAnsi"/>
                <w:b/>
                <w:color w:val="000000"/>
                <w:sz w:val="18"/>
                <w:szCs w:val="16"/>
                <w:u w:val="single"/>
              </w:rPr>
            </w:pPr>
          </w:p>
        </w:tc>
      </w:tr>
    </w:tbl>
    <w:p w14:paraId="373B77B2" w14:textId="77777777" w:rsidR="00B234C2" w:rsidRPr="004D1634" w:rsidRDefault="00B234C2" w:rsidP="004D1634"/>
    <w:p w14:paraId="7F6BADA5" w14:textId="77777777" w:rsidR="002A5C1E" w:rsidRPr="00D46E5F" w:rsidRDefault="002A5C1E" w:rsidP="00D46E5F"/>
    <w:p w14:paraId="60F185CE" w14:textId="446BBDDF" w:rsidR="002A5C1E" w:rsidRPr="0075631B" w:rsidRDefault="005234E8"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5967" w:name="_Toc415065536"/>
      <w:r w:rsidRPr="005234E8">
        <w:rPr>
          <w:rFonts w:asciiTheme="minorHAnsi" w:hAnsiTheme="minorHAnsi" w:cstheme="minorHAnsi"/>
          <w:b/>
          <w:i/>
          <w:sz w:val="24"/>
          <w:szCs w:val="24"/>
          <w:lang w:val="en-GB"/>
        </w:rPr>
        <w:t>DMO_</w:t>
      </w:r>
      <w:r w:rsidR="002A5C1E" w:rsidRPr="0075631B">
        <w:rPr>
          <w:rFonts w:asciiTheme="minorHAnsi" w:hAnsiTheme="minorHAnsi" w:cstheme="minorHAnsi"/>
          <w:b/>
          <w:i/>
          <w:sz w:val="24"/>
          <w:szCs w:val="24"/>
          <w:lang w:val="en-GB"/>
        </w:rPr>
        <w:t>CURRENCY</w:t>
      </w:r>
      <w:r w:rsidR="002E6D18">
        <w:rPr>
          <w:rFonts w:asciiTheme="minorHAnsi" w:hAnsiTheme="minorHAnsi" w:cstheme="minorHAnsi"/>
          <w:b/>
          <w:i/>
          <w:sz w:val="24"/>
          <w:szCs w:val="24"/>
          <w:lang w:val="en-GB"/>
        </w:rPr>
        <w:t>_</w:t>
      </w:r>
      <w:r w:rsidR="00C90592">
        <w:rPr>
          <w:rFonts w:asciiTheme="minorHAnsi" w:hAnsiTheme="minorHAnsi" w:cstheme="minorHAnsi"/>
          <w:b/>
          <w:i/>
          <w:sz w:val="24"/>
          <w:szCs w:val="24"/>
          <w:lang w:val="en-GB"/>
        </w:rPr>
        <w:t>MIR</w:t>
      </w:r>
      <w:bookmarkEnd w:id="5967"/>
    </w:p>
    <w:p w14:paraId="2CA71B36" w14:textId="77777777" w:rsidR="002A5C1E" w:rsidRDefault="002A5C1E" w:rsidP="002A5C1E">
      <w:pPr>
        <w:rPr>
          <w:rFonts w:asciiTheme="minorHAnsi" w:hAnsiTheme="minorHAnsi" w:cstheme="minorHAnsi"/>
        </w:rPr>
      </w:pPr>
      <w:r>
        <w:rPr>
          <w:rFonts w:asciiTheme="minorHAnsi" w:hAnsiTheme="minorHAnsi" w:cstheme="minorHAnsi"/>
        </w:rPr>
        <w:t>This staging table contains the Real Time Currency data from PNP Source view.</w:t>
      </w:r>
    </w:p>
    <w:p w14:paraId="21CBA542" w14:textId="77777777" w:rsidR="002A5C1E" w:rsidRDefault="002A5C1E" w:rsidP="002A5C1E">
      <w:pPr>
        <w:rPr>
          <w:rFonts w:asciiTheme="minorHAnsi" w:hAnsiTheme="minorHAnsi" w:cstheme="minorHAnsi"/>
        </w:rPr>
      </w:pPr>
    </w:p>
    <w:p w14:paraId="1CBCAC49"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2184AD66"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0D2A1E46"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23D82E49"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37746B9B"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0850DEE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68B4B0E7"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79FCD53A"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738D1498" w14:textId="52B8AB59" w:rsidR="002A5C1E" w:rsidRPr="00D30FA1" w:rsidRDefault="00460698"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CURRENCY</w:t>
            </w:r>
            <w:r w:rsidR="002E6D18">
              <w:rPr>
                <w:rFonts w:asciiTheme="minorHAnsi" w:hAnsiTheme="minorHAnsi" w:cstheme="minorHAnsi"/>
                <w:color w:val="000000"/>
                <w:sz w:val="18"/>
                <w:szCs w:val="16"/>
              </w:rPr>
              <w:t>_MIR</w:t>
            </w:r>
          </w:p>
        </w:tc>
        <w:tc>
          <w:tcPr>
            <w:tcW w:w="992" w:type="dxa"/>
            <w:tcBorders>
              <w:top w:val="single" w:sz="4" w:space="0" w:color="auto"/>
              <w:left w:val="single" w:sz="4" w:space="0" w:color="auto"/>
              <w:bottom w:val="single" w:sz="4" w:space="0" w:color="auto"/>
              <w:right w:val="single" w:sz="4" w:space="0" w:color="auto"/>
            </w:tcBorders>
            <w:hideMark/>
          </w:tcPr>
          <w:p w14:paraId="065BF53F" w14:textId="550A0488" w:rsidR="002A5C1E" w:rsidRPr="00D30FA1" w:rsidRDefault="00446233" w:rsidP="00B36295">
            <w:pPr>
              <w:rPr>
                <w:rFonts w:asciiTheme="minorHAnsi" w:hAnsiTheme="minorHAnsi" w:cstheme="minorHAnsi"/>
                <w:color w:val="000000"/>
                <w:sz w:val="18"/>
                <w:szCs w:val="16"/>
              </w:rPr>
            </w:pPr>
            <w:del w:id="5968" w:author="Rakesh Singhi" w:date="2015-02-07T14:43:00Z">
              <w:r w:rsidDel="00D52DAF">
                <w:rPr>
                  <w:rFonts w:asciiTheme="minorHAnsi" w:hAnsiTheme="minorHAnsi" w:cstheme="minorHAnsi"/>
                  <w:color w:val="000000"/>
                  <w:sz w:val="18"/>
                  <w:szCs w:val="16"/>
                </w:rPr>
                <w:delText>ISRVE_DMO_DW</w:delText>
              </w:r>
            </w:del>
            <w:ins w:id="5969" w:author="Rakesh Singhi" w:date="2015-02-07T14:43:00Z">
              <w:r w:rsidR="00D52DAF">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10DC2644"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76F38294" w14:textId="77777777" w:rsidR="002A5C1E" w:rsidRDefault="002A5C1E" w:rsidP="002A5C1E">
      <w:pPr>
        <w:spacing w:after="120"/>
        <w:rPr>
          <w:rFonts w:asciiTheme="minorHAnsi" w:hAnsiTheme="minorHAnsi" w:cstheme="minorHAnsi"/>
          <w:u w:val="single"/>
        </w:rPr>
      </w:pPr>
    </w:p>
    <w:p w14:paraId="58C1530D"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lastRenderedPageBreak/>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1530"/>
        <w:gridCol w:w="990"/>
        <w:gridCol w:w="2970"/>
      </w:tblGrid>
      <w:tr w:rsidR="002A5C1E" w:rsidRPr="00D30FA1" w14:paraId="2A7C1808" w14:textId="77777777" w:rsidTr="00E8038A">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0B9BFB0F"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1530" w:type="dxa"/>
            <w:tcBorders>
              <w:top w:val="single" w:sz="4" w:space="0" w:color="auto"/>
              <w:left w:val="single" w:sz="4" w:space="0" w:color="auto"/>
              <w:bottom w:val="single" w:sz="4" w:space="0" w:color="auto"/>
              <w:right w:val="single" w:sz="4" w:space="0" w:color="auto"/>
            </w:tcBorders>
            <w:shd w:val="clear" w:color="auto" w:fill="F4B8AE"/>
            <w:hideMark/>
          </w:tcPr>
          <w:p w14:paraId="79FB200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32097601"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2970" w:type="dxa"/>
            <w:tcBorders>
              <w:top w:val="single" w:sz="4" w:space="0" w:color="auto"/>
              <w:left w:val="single" w:sz="4" w:space="0" w:color="auto"/>
              <w:bottom w:val="single" w:sz="4" w:space="0" w:color="auto"/>
              <w:right w:val="single" w:sz="4" w:space="0" w:color="auto"/>
            </w:tcBorders>
            <w:shd w:val="clear" w:color="auto" w:fill="F4B8AE"/>
            <w:hideMark/>
          </w:tcPr>
          <w:p w14:paraId="3000D1C4"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14:paraId="7E8F3576" w14:textId="77777777" w:rsidTr="00E8038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5B2BDD9"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COUNTRY_CURRENCY_ID</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52A30F4"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EA4FC0D"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right w:val="single" w:sz="4" w:space="0" w:color="auto"/>
            </w:tcBorders>
            <w:vAlign w:val="center"/>
          </w:tcPr>
          <w:p w14:paraId="3A66386B"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Currency id of the country</w:t>
            </w:r>
          </w:p>
        </w:tc>
      </w:tr>
      <w:tr w:rsidR="002A5C1E" w:rsidRPr="00D30FA1" w14:paraId="08D0AC0D" w14:textId="77777777" w:rsidTr="00E8038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702F2D7"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CURRENCY_CODE</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72B0F6D" w14:textId="20512911"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(3)</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9FBA2F6"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left w:val="single" w:sz="4" w:space="0" w:color="auto"/>
              <w:bottom w:val="single" w:sz="4" w:space="0" w:color="auto"/>
              <w:right w:val="single" w:sz="4" w:space="0" w:color="auto"/>
            </w:tcBorders>
            <w:vAlign w:val="center"/>
          </w:tcPr>
          <w:p w14:paraId="05A79375"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Currency code</w:t>
            </w:r>
          </w:p>
        </w:tc>
      </w:tr>
      <w:tr w:rsidR="002A5C1E" w:rsidRPr="00D30FA1" w14:paraId="7822CB0D" w14:textId="77777777" w:rsidTr="00E8038A">
        <w:tc>
          <w:tcPr>
            <w:tcW w:w="2700" w:type="dxa"/>
            <w:tcBorders>
              <w:top w:val="single" w:sz="4" w:space="0" w:color="auto"/>
              <w:left w:val="single" w:sz="4" w:space="0" w:color="auto"/>
              <w:bottom w:val="single" w:sz="4" w:space="0" w:color="auto"/>
              <w:right w:val="single" w:sz="4" w:space="0" w:color="auto"/>
            </w:tcBorders>
            <w:vAlign w:val="center"/>
          </w:tcPr>
          <w:p w14:paraId="48651935"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CURRENCY_NAME</w:t>
            </w:r>
          </w:p>
        </w:tc>
        <w:tc>
          <w:tcPr>
            <w:tcW w:w="1530" w:type="dxa"/>
            <w:tcBorders>
              <w:top w:val="single" w:sz="4" w:space="0" w:color="auto"/>
              <w:left w:val="single" w:sz="4" w:space="0" w:color="auto"/>
              <w:bottom w:val="single" w:sz="4" w:space="0" w:color="auto"/>
              <w:right w:val="single" w:sz="4" w:space="0" w:color="auto"/>
            </w:tcBorders>
            <w:vAlign w:val="center"/>
          </w:tcPr>
          <w:p w14:paraId="6984DFB7" w14:textId="64A13249" w:rsidR="002A5C1E"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(100)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9876B0A"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4B222644"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Currency name</w:t>
            </w:r>
          </w:p>
        </w:tc>
      </w:tr>
      <w:tr w:rsidR="002A5C1E" w:rsidRPr="00D30FA1" w14:paraId="44D016EF" w14:textId="77777777" w:rsidTr="00E8038A">
        <w:tc>
          <w:tcPr>
            <w:tcW w:w="2700" w:type="dxa"/>
            <w:tcBorders>
              <w:top w:val="single" w:sz="4" w:space="0" w:color="auto"/>
              <w:left w:val="single" w:sz="4" w:space="0" w:color="auto"/>
              <w:bottom w:val="single" w:sz="4" w:space="0" w:color="auto"/>
              <w:right w:val="single" w:sz="4" w:space="0" w:color="auto"/>
            </w:tcBorders>
            <w:vAlign w:val="center"/>
          </w:tcPr>
          <w:p w14:paraId="69D4B572"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1530" w:type="dxa"/>
            <w:tcBorders>
              <w:top w:val="single" w:sz="4" w:space="0" w:color="auto"/>
              <w:left w:val="single" w:sz="4" w:space="0" w:color="auto"/>
              <w:bottom w:val="single" w:sz="4" w:space="0" w:color="auto"/>
              <w:right w:val="single" w:sz="4" w:space="0" w:color="auto"/>
            </w:tcBorders>
            <w:vAlign w:val="center"/>
          </w:tcPr>
          <w:p w14:paraId="2041BCD8"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4F66990"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4C3C6A8A"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 id</w:t>
            </w:r>
          </w:p>
        </w:tc>
      </w:tr>
      <w:tr w:rsidR="002A5C1E" w:rsidRPr="00D30FA1" w14:paraId="232E171F" w14:textId="77777777" w:rsidTr="00E8038A">
        <w:tc>
          <w:tcPr>
            <w:tcW w:w="2700" w:type="dxa"/>
            <w:tcBorders>
              <w:top w:val="single" w:sz="4" w:space="0" w:color="auto"/>
              <w:left w:val="single" w:sz="4" w:space="0" w:color="auto"/>
              <w:bottom w:val="single" w:sz="4" w:space="0" w:color="auto"/>
              <w:right w:val="single" w:sz="4" w:space="0" w:color="auto"/>
            </w:tcBorders>
            <w:vAlign w:val="center"/>
          </w:tcPr>
          <w:p w14:paraId="7E0CB0C1"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EXCHANGE_RATE</w:t>
            </w:r>
          </w:p>
        </w:tc>
        <w:tc>
          <w:tcPr>
            <w:tcW w:w="1530" w:type="dxa"/>
            <w:tcBorders>
              <w:top w:val="single" w:sz="4" w:space="0" w:color="auto"/>
              <w:left w:val="single" w:sz="4" w:space="0" w:color="auto"/>
              <w:bottom w:val="single" w:sz="4" w:space="0" w:color="auto"/>
              <w:right w:val="single" w:sz="4" w:space="0" w:color="auto"/>
            </w:tcBorders>
            <w:vAlign w:val="center"/>
          </w:tcPr>
          <w:p w14:paraId="47E5C576"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4D528B1"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1086EC90" w14:textId="77777777" w:rsidR="002A5C1E" w:rsidRPr="00E97481" w:rsidRDefault="002A5C1E" w:rsidP="00B36295">
            <w:pPr>
              <w:rPr>
                <w:rFonts w:asciiTheme="minorHAnsi" w:hAnsiTheme="minorHAnsi" w:cstheme="minorHAnsi"/>
                <w:color w:val="000000"/>
                <w:sz w:val="18"/>
                <w:szCs w:val="18"/>
              </w:rPr>
            </w:pPr>
            <w:r w:rsidRPr="00E97481">
              <w:rPr>
                <w:rFonts w:ascii="Arial" w:hAnsi="Arial" w:cs="Arial"/>
                <w:sz w:val="18"/>
                <w:szCs w:val="18"/>
                <w:lang w:val="en-GB"/>
              </w:rPr>
              <w:t>currency measure metrics (Sale Price and cost)</w:t>
            </w:r>
            <w:r w:rsidRPr="002102D4">
              <w:rPr>
                <w:rFonts w:ascii="Arial" w:hAnsi="Arial" w:cs="Arial"/>
                <w:sz w:val="22"/>
                <w:szCs w:val="22"/>
                <w:lang w:val="en-GB"/>
              </w:rPr>
              <w:t xml:space="preserve"> </w:t>
            </w:r>
            <w:r w:rsidRPr="00E97481">
              <w:rPr>
                <w:rFonts w:ascii="Arial" w:hAnsi="Arial" w:cs="Arial"/>
                <w:sz w:val="18"/>
                <w:szCs w:val="18"/>
                <w:lang w:val="en-GB"/>
              </w:rPr>
              <w:t>stored in local and USD value using PDR rate</w:t>
            </w:r>
          </w:p>
        </w:tc>
      </w:tr>
      <w:tr w:rsidR="002A5C1E" w:rsidRPr="00D30FA1" w14:paraId="0E193CE1" w14:textId="77777777" w:rsidTr="00E8038A">
        <w:tc>
          <w:tcPr>
            <w:tcW w:w="2700" w:type="dxa"/>
            <w:tcBorders>
              <w:top w:val="single" w:sz="4" w:space="0" w:color="auto"/>
              <w:left w:val="single" w:sz="4" w:space="0" w:color="auto"/>
              <w:bottom w:val="single" w:sz="4" w:space="0" w:color="auto"/>
              <w:right w:val="single" w:sz="4" w:space="0" w:color="auto"/>
            </w:tcBorders>
            <w:vAlign w:val="center"/>
          </w:tcPr>
          <w:p w14:paraId="3A39CCB0" w14:textId="77777777" w:rsidR="002A5C1E" w:rsidRPr="005E6E58" w:rsidRDefault="002A5C1E" w:rsidP="00B3629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FROM_DATE</w:t>
            </w:r>
          </w:p>
        </w:tc>
        <w:tc>
          <w:tcPr>
            <w:tcW w:w="1530" w:type="dxa"/>
            <w:tcBorders>
              <w:top w:val="single" w:sz="4" w:space="0" w:color="auto"/>
              <w:left w:val="single" w:sz="4" w:space="0" w:color="auto"/>
              <w:bottom w:val="single" w:sz="4" w:space="0" w:color="auto"/>
              <w:right w:val="single" w:sz="4" w:space="0" w:color="auto"/>
            </w:tcBorders>
            <w:vAlign w:val="center"/>
          </w:tcPr>
          <w:p w14:paraId="566E6044"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36FF2DB"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58C4B9D0" w14:textId="5C21EB1D" w:rsidR="002A5C1E" w:rsidRPr="00D30FA1" w:rsidRDefault="00D52DAF" w:rsidP="00B36295">
            <w:pPr>
              <w:rPr>
                <w:rFonts w:asciiTheme="minorHAnsi" w:hAnsiTheme="minorHAnsi" w:cstheme="minorHAnsi"/>
                <w:color w:val="000000"/>
                <w:sz w:val="18"/>
                <w:szCs w:val="16"/>
              </w:rPr>
            </w:pPr>
            <w:ins w:id="5970" w:author="Rakesh Singhi" w:date="2015-02-07T14:46:00Z">
              <w:r>
                <w:rPr>
                  <w:rFonts w:asciiTheme="minorHAnsi" w:hAnsiTheme="minorHAnsi" w:cstheme="minorHAnsi"/>
                  <w:color w:val="000000"/>
                  <w:sz w:val="18"/>
                  <w:szCs w:val="16"/>
                </w:rPr>
                <w:t>Exchange Rate valid from</w:t>
              </w:r>
            </w:ins>
          </w:p>
        </w:tc>
      </w:tr>
      <w:tr w:rsidR="002A5C1E" w:rsidRPr="00D30FA1" w14:paraId="7C581E0D" w14:textId="77777777" w:rsidTr="00E8038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9412ED2" w14:textId="77777777" w:rsidR="002A5C1E" w:rsidRPr="005E6E58" w:rsidRDefault="002A5C1E" w:rsidP="00B3629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TO_DATE</w:t>
            </w:r>
          </w:p>
        </w:tc>
        <w:tc>
          <w:tcPr>
            <w:tcW w:w="1530" w:type="dxa"/>
            <w:tcBorders>
              <w:top w:val="single" w:sz="4" w:space="0" w:color="auto"/>
              <w:left w:val="single" w:sz="4" w:space="0" w:color="auto"/>
              <w:bottom w:val="single" w:sz="4" w:space="0" w:color="auto"/>
              <w:right w:val="single" w:sz="4" w:space="0" w:color="auto"/>
            </w:tcBorders>
            <w:vAlign w:val="center"/>
          </w:tcPr>
          <w:p w14:paraId="54AE1923"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6072E74"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4C8DF0B5" w14:textId="1C45A71B" w:rsidR="002A5C1E" w:rsidRPr="00D30FA1" w:rsidRDefault="00D52DAF" w:rsidP="00B36295">
            <w:pPr>
              <w:rPr>
                <w:rFonts w:asciiTheme="minorHAnsi" w:hAnsiTheme="minorHAnsi" w:cstheme="minorHAnsi"/>
                <w:color w:val="000000"/>
                <w:sz w:val="18"/>
                <w:szCs w:val="16"/>
              </w:rPr>
            </w:pPr>
            <w:ins w:id="5971" w:author="Rakesh Singhi" w:date="2015-02-07T14:46:00Z">
              <w:r>
                <w:rPr>
                  <w:rFonts w:asciiTheme="minorHAnsi" w:hAnsiTheme="minorHAnsi" w:cstheme="minorHAnsi"/>
                  <w:color w:val="000000"/>
                  <w:sz w:val="18"/>
                  <w:szCs w:val="16"/>
                </w:rPr>
                <w:t>Exchange Rate valid till</w:t>
              </w:r>
            </w:ins>
          </w:p>
        </w:tc>
      </w:tr>
      <w:tr w:rsidR="00E03B00" w:rsidRPr="00D30FA1" w14:paraId="6819A6D8" w14:textId="77777777" w:rsidTr="00E8038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F0985F1" w14:textId="3B22894E" w:rsidR="00E03B00" w:rsidRPr="005E6E58" w:rsidRDefault="00E03B00" w:rsidP="00B36295">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1530" w:type="dxa"/>
            <w:tcBorders>
              <w:top w:val="single" w:sz="4" w:space="0" w:color="auto"/>
              <w:left w:val="single" w:sz="4" w:space="0" w:color="auto"/>
              <w:bottom w:val="single" w:sz="4" w:space="0" w:color="auto"/>
              <w:right w:val="single" w:sz="4" w:space="0" w:color="auto"/>
            </w:tcBorders>
            <w:vAlign w:val="center"/>
          </w:tcPr>
          <w:p w14:paraId="0B646085" w14:textId="61D11B41" w:rsidR="00E03B00" w:rsidRDefault="00E03B00" w:rsidP="00B36295">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4D78C5C" w14:textId="642A97CF" w:rsidR="00E03B00" w:rsidRDefault="00E03B00" w:rsidP="00B36295">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7C30682E" w14:textId="18152813" w:rsidR="00E03B00" w:rsidRDefault="008B41B0" w:rsidP="00B36295">
            <w:pPr>
              <w:rPr>
                <w:rFonts w:asciiTheme="minorHAnsi" w:hAnsiTheme="minorHAnsi" w:cstheme="minorHAnsi"/>
                <w:color w:val="000000"/>
                <w:sz w:val="18"/>
                <w:szCs w:val="16"/>
              </w:rPr>
            </w:pPr>
            <w:ins w:id="5972" w:author="Sowndarya S (WT01 - Manufacturing &amp; Hi Tech)" w:date="2015-03-24T10:56:00Z">
              <w:r>
                <w:rPr>
                  <w:rFonts w:asciiTheme="minorHAnsi" w:hAnsiTheme="minorHAnsi" w:cstheme="minorHAnsi"/>
                  <w:color w:val="000000"/>
                  <w:sz w:val="18"/>
                  <w:szCs w:val="16"/>
                </w:rPr>
                <w:t>Created By</w:t>
              </w:r>
            </w:ins>
          </w:p>
        </w:tc>
      </w:tr>
      <w:tr w:rsidR="00E03B00" w:rsidRPr="00D30FA1" w14:paraId="22765696" w14:textId="77777777" w:rsidTr="00E8038A">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8D7C3C9" w14:textId="36FA5133" w:rsidR="00E03B00" w:rsidRPr="005E6E58" w:rsidRDefault="00E03B00" w:rsidP="00B36295">
            <w:pPr>
              <w:rPr>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1530" w:type="dxa"/>
            <w:tcBorders>
              <w:top w:val="single" w:sz="4" w:space="0" w:color="auto"/>
              <w:left w:val="single" w:sz="4" w:space="0" w:color="auto"/>
              <w:bottom w:val="single" w:sz="4" w:space="0" w:color="auto"/>
              <w:right w:val="single" w:sz="4" w:space="0" w:color="auto"/>
            </w:tcBorders>
            <w:vAlign w:val="center"/>
          </w:tcPr>
          <w:p w14:paraId="487EBC87" w14:textId="2E0F64F5" w:rsidR="00E03B00" w:rsidRDefault="00E03B00"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1135DF6" w14:textId="510ECC05" w:rsidR="00E03B00" w:rsidRDefault="00E03B00" w:rsidP="00B36295">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970" w:type="dxa"/>
            <w:tcBorders>
              <w:top w:val="single" w:sz="4" w:space="0" w:color="auto"/>
              <w:left w:val="single" w:sz="4" w:space="0" w:color="auto"/>
              <w:bottom w:val="single" w:sz="4" w:space="0" w:color="auto"/>
              <w:right w:val="single" w:sz="4" w:space="0" w:color="auto"/>
            </w:tcBorders>
            <w:vAlign w:val="center"/>
          </w:tcPr>
          <w:p w14:paraId="1F0874D2" w14:textId="5EC2CDA8" w:rsidR="00E03B00" w:rsidRDefault="00E03B00"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5B85D1CE" w14:textId="77777777" w:rsidR="002A5C1E" w:rsidRDefault="002A5C1E" w:rsidP="002A5C1E">
      <w:pPr>
        <w:rPr>
          <w:rFonts w:asciiTheme="minorHAnsi" w:hAnsiTheme="minorHAnsi" w:cstheme="minorHAnsi"/>
        </w:rPr>
      </w:pPr>
    </w:p>
    <w:p w14:paraId="37CEBA0E" w14:textId="77777777" w:rsidR="00B234C2" w:rsidRDefault="00B234C2" w:rsidP="002A5C1E">
      <w:pPr>
        <w:rPr>
          <w:rFonts w:asciiTheme="minorHAnsi" w:hAnsiTheme="minorHAnsi" w:cstheme="minorHAnsi"/>
        </w:rPr>
      </w:pPr>
    </w:p>
    <w:p w14:paraId="3FF7E9DC" w14:textId="77777777" w:rsidR="009454A3" w:rsidRDefault="009454A3" w:rsidP="002A5C1E">
      <w:pPr>
        <w:rPr>
          <w:rFonts w:asciiTheme="minorHAnsi" w:hAnsiTheme="minorHAnsi" w:cstheme="minorHAnsi"/>
        </w:rPr>
      </w:pPr>
    </w:p>
    <w:p w14:paraId="24D37CFB" w14:textId="77777777" w:rsidR="009454A3" w:rsidRDefault="009454A3" w:rsidP="002A5C1E">
      <w:pPr>
        <w:rPr>
          <w:rFonts w:asciiTheme="minorHAnsi" w:hAnsiTheme="minorHAnsi" w:cstheme="minorHAnsi"/>
        </w:rPr>
      </w:pPr>
    </w:p>
    <w:p w14:paraId="10C48C59" w14:textId="77777777" w:rsidR="00B234C2" w:rsidRDefault="00B234C2" w:rsidP="00B234C2">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2150"/>
        <w:gridCol w:w="1799"/>
        <w:gridCol w:w="1521"/>
        <w:gridCol w:w="1619"/>
      </w:tblGrid>
      <w:tr w:rsidR="00C22B7D" w:rsidRPr="00D30FA1" w14:paraId="7F2BE2AE" w14:textId="77777777" w:rsidTr="009454A3">
        <w:tc>
          <w:tcPr>
            <w:tcW w:w="0" w:type="auto"/>
            <w:tcBorders>
              <w:top w:val="single" w:sz="4" w:space="0" w:color="auto"/>
              <w:left w:val="single" w:sz="4" w:space="0" w:color="auto"/>
              <w:bottom w:val="single" w:sz="4" w:space="0" w:color="auto"/>
              <w:right w:val="single" w:sz="4" w:space="0" w:color="auto"/>
            </w:tcBorders>
            <w:shd w:val="clear" w:color="auto" w:fill="F4B8AE"/>
          </w:tcPr>
          <w:p w14:paraId="5F48DCF7" w14:textId="171314CE" w:rsidR="00C22B7D" w:rsidRPr="00B234C2" w:rsidRDefault="00081401" w:rsidP="00AC5F3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C22B7D">
              <w:rPr>
                <w:rFonts w:asciiTheme="minorHAnsi" w:hAnsiTheme="minorHAnsi" w:cstheme="minorHAnsi"/>
                <w:color w:val="000000"/>
                <w:sz w:val="18"/>
                <w:szCs w:val="16"/>
              </w:rPr>
              <w:t>CURRENCY</w:t>
            </w:r>
            <w:r w:rsidR="00C90592">
              <w:rPr>
                <w:rFonts w:asciiTheme="minorHAnsi" w:hAnsiTheme="minorHAnsi" w:cstheme="minorHAnsi"/>
                <w:color w:val="000000"/>
                <w:sz w:val="18"/>
                <w:szCs w:val="16"/>
              </w:rPr>
              <w:t>_MIR</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0951D723"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Table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23B7004E"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Column Name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3E9378B8" w14:textId="77777777" w:rsidR="00C22B7D" w:rsidRPr="00B234C2" w:rsidRDefault="00C22B7D">
            <w:pPr>
              <w:rPr>
                <w:rFonts w:asciiTheme="minorHAnsi" w:hAnsiTheme="minorHAnsi" w:cstheme="minorHAnsi"/>
                <w:color w:val="000000"/>
                <w:sz w:val="18"/>
                <w:szCs w:val="16"/>
              </w:rPr>
            </w:pPr>
            <w:r>
              <w:rPr>
                <w:rFonts w:asciiTheme="minorHAnsi" w:hAnsiTheme="minorHAnsi" w:cstheme="minorHAnsi"/>
                <w:color w:val="000000"/>
                <w:sz w:val="18"/>
                <w:szCs w:val="16"/>
              </w:rPr>
              <w:t>View Name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3A8AF027" w14:textId="77777777" w:rsidR="00C22B7D" w:rsidRPr="00B234C2" w:rsidRDefault="00C22B7D">
            <w:pPr>
              <w:rPr>
                <w:rFonts w:asciiTheme="minorHAnsi" w:hAnsiTheme="minorHAnsi" w:cstheme="minorHAnsi"/>
                <w:color w:val="000000"/>
                <w:sz w:val="18"/>
                <w:szCs w:val="16"/>
              </w:rPr>
            </w:pPr>
            <w:r>
              <w:rPr>
                <w:rFonts w:asciiTheme="minorHAnsi" w:hAnsiTheme="minorHAnsi" w:cstheme="minorHAnsi"/>
                <w:color w:val="000000"/>
                <w:sz w:val="18"/>
                <w:szCs w:val="16"/>
              </w:rPr>
              <w:t>View column name</w:t>
            </w:r>
          </w:p>
        </w:tc>
      </w:tr>
      <w:tr w:rsidR="00C22B7D" w:rsidRPr="00D30FA1" w14:paraId="1C235334" w14:textId="77777777" w:rsidTr="009454A3">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A4173C" w14:textId="77777777" w:rsidR="00C22B7D" w:rsidRPr="00DD1485" w:rsidRDefault="00C22B7D" w:rsidP="00AC5F35">
            <w:pPr>
              <w:rPr>
                <w:rFonts w:asciiTheme="minorHAnsi" w:hAnsiTheme="minorHAnsi" w:cstheme="minorHAnsi"/>
                <w:color w:val="000000"/>
                <w:sz w:val="18"/>
                <w:szCs w:val="16"/>
              </w:rPr>
            </w:pPr>
            <w:r>
              <w:rPr>
                <w:rFonts w:asciiTheme="minorHAnsi" w:hAnsiTheme="minorHAnsi" w:cstheme="minorHAnsi"/>
                <w:color w:val="000000"/>
                <w:sz w:val="18"/>
                <w:szCs w:val="16"/>
              </w:rPr>
              <w:t>COUNTRY_CURRENCY_ID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1C338A"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CountryCurrency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F1E756"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CountryCurrencyId</w:t>
            </w:r>
          </w:p>
        </w:tc>
        <w:tc>
          <w:tcPr>
            <w:tcW w:w="0" w:type="auto"/>
            <w:tcBorders>
              <w:top w:val="single" w:sz="4" w:space="0" w:color="auto"/>
              <w:left w:val="single" w:sz="4" w:space="0" w:color="auto"/>
              <w:bottom w:val="single" w:sz="4" w:space="0" w:color="auto"/>
              <w:right w:val="single" w:sz="4" w:space="0" w:color="auto"/>
            </w:tcBorders>
          </w:tcPr>
          <w:p w14:paraId="36449C8B" w14:textId="77777777" w:rsidR="00C22B7D" w:rsidRPr="00F27867" w:rsidRDefault="00F27867">
            <w:pPr>
              <w:rPr>
                <w:rFonts w:asciiTheme="minorHAnsi" w:hAnsiTheme="minorHAnsi" w:cstheme="minorHAnsi"/>
                <w:color w:val="000000"/>
                <w:sz w:val="18"/>
                <w:szCs w:val="16"/>
              </w:rPr>
            </w:pPr>
            <w:r w:rsidRPr="00F27867">
              <w:rPr>
                <w:rFonts w:asciiTheme="minorHAnsi" w:eastAsiaTheme="minorHAnsi" w:hAnsiTheme="minorHAnsi" w:cstheme="minorHAnsi"/>
                <w:color w:val="000000"/>
                <w:highlight w:val="white"/>
              </w:rPr>
              <w:t>VEBIP_Currency</w:t>
            </w:r>
          </w:p>
        </w:tc>
        <w:tc>
          <w:tcPr>
            <w:tcW w:w="0" w:type="auto"/>
            <w:tcBorders>
              <w:top w:val="single" w:sz="4" w:space="0" w:color="auto"/>
              <w:left w:val="single" w:sz="4" w:space="0" w:color="auto"/>
              <w:bottom w:val="single" w:sz="4" w:space="0" w:color="auto"/>
              <w:right w:val="single" w:sz="4" w:space="0" w:color="auto"/>
            </w:tcBorders>
          </w:tcPr>
          <w:p w14:paraId="01365339" w14:textId="77777777" w:rsidR="00C22B7D" w:rsidRPr="00B234C2" w:rsidRDefault="006F4638">
            <w:pPr>
              <w:rPr>
                <w:rFonts w:asciiTheme="minorHAnsi" w:hAnsiTheme="minorHAnsi" w:cstheme="minorHAnsi"/>
                <w:color w:val="000000"/>
                <w:sz w:val="18"/>
                <w:szCs w:val="16"/>
              </w:rPr>
            </w:pPr>
            <w:r w:rsidRPr="006F4638">
              <w:rPr>
                <w:rFonts w:asciiTheme="minorHAnsi" w:hAnsiTheme="minorHAnsi" w:cstheme="minorHAnsi"/>
                <w:color w:val="000000"/>
                <w:sz w:val="18"/>
                <w:szCs w:val="16"/>
              </w:rPr>
              <w:t>CountryCurrencyId</w:t>
            </w:r>
          </w:p>
        </w:tc>
      </w:tr>
      <w:tr w:rsidR="00C22B7D" w:rsidRPr="00D30FA1" w14:paraId="48E617DE" w14:textId="77777777" w:rsidTr="009454A3">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3BACCA" w14:textId="77777777" w:rsidR="00C22B7D" w:rsidRPr="00DD1485" w:rsidRDefault="00C22B7D" w:rsidP="00AC5F35">
            <w:pPr>
              <w:rPr>
                <w:rFonts w:asciiTheme="minorHAnsi" w:hAnsiTheme="minorHAnsi" w:cstheme="minorHAnsi"/>
                <w:color w:val="000000"/>
                <w:sz w:val="18"/>
                <w:szCs w:val="16"/>
              </w:rPr>
            </w:pPr>
            <w:r>
              <w:rPr>
                <w:rFonts w:asciiTheme="minorHAnsi" w:hAnsiTheme="minorHAnsi" w:cstheme="minorHAnsi"/>
                <w:color w:val="000000"/>
                <w:sz w:val="18"/>
                <w:szCs w:val="16"/>
              </w:rPr>
              <w:t>CURRENCY_CODE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607785"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CountryCurrency</w:t>
            </w:r>
          </w:p>
        </w:tc>
        <w:tc>
          <w:tcPr>
            <w:tcW w:w="0" w:type="auto"/>
            <w:tcBorders>
              <w:top w:val="single" w:sz="4" w:space="0" w:color="auto"/>
              <w:left w:val="single" w:sz="4" w:space="0" w:color="auto"/>
              <w:bottom w:val="single" w:sz="4" w:space="0" w:color="auto"/>
              <w:right w:val="single" w:sz="4" w:space="0" w:color="auto"/>
            </w:tcBorders>
          </w:tcPr>
          <w:p w14:paraId="0DD5F902"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CurrencyCode</w:t>
            </w:r>
          </w:p>
        </w:tc>
        <w:tc>
          <w:tcPr>
            <w:tcW w:w="0" w:type="auto"/>
            <w:tcBorders>
              <w:top w:val="single" w:sz="4" w:space="0" w:color="auto"/>
              <w:left w:val="single" w:sz="4" w:space="0" w:color="auto"/>
              <w:bottom w:val="single" w:sz="4" w:space="0" w:color="auto"/>
              <w:right w:val="single" w:sz="4" w:space="0" w:color="auto"/>
            </w:tcBorders>
          </w:tcPr>
          <w:p w14:paraId="64BE68BA" w14:textId="77777777" w:rsidR="00C22B7D" w:rsidRPr="00F27867" w:rsidRDefault="00F27867">
            <w:pPr>
              <w:rPr>
                <w:rFonts w:asciiTheme="minorHAnsi" w:hAnsiTheme="minorHAnsi" w:cstheme="minorHAnsi"/>
                <w:color w:val="000000"/>
                <w:sz w:val="18"/>
                <w:szCs w:val="16"/>
              </w:rPr>
            </w:pPr>
            <w:r w:rsidRPr="00F27867">
              <w:rPr>
                <w:rFonts w:asciiTheme="minorHAnsi" w:eastAsiaTheme="minorHAnsi" w:hAnsiTheme="minorHAnsi" w:cstheme="minorHAnsi"/>
                <w:color w:val="000000"/>
                <w:highlight w:val="white"/>
              </w:rPr>
              <w:t>VEBIP_Currency</w:t>
            </w:r>
          </w:p>
        </w:tc>
        <w:tc>
          <w:tcPr>
            <w:tcW w:w="0" w:type="auto"/>
            <w:tcBorders>
              <w:top w:val="single" w:sz="4" w:space="0" w:color="auto"/>
              <w:left w:val="single" w:sz="4" w:space="0" w:color="auto"/>
              <w:bottom w:val="single" w:sz="4" w:space="0" w:color="auto"/>
              <w:right w:val="single" w:sz="4" w:space="0" w:color="auto"/>
            </w:tcBorders>
          </w:tcPr>
          <w:p w14:paraId="77C48318" w14:textId="77777777" w:rsidR="00C22B7D" w:rsidRPr="00B234C2" w:rsidRDefault="006F4638">
            <w:pPr>
              <w:rPr>
                <w:rFonts w:asciiTheme="minorHAnsi" w:hAnsiTheme="minorHAnsi" w:cstheme="minorHAnsi"/>
                <w:color w:val="000000"/>
                <w:sz w:val="18"/>
                <w:szCs w:val="16"/>
              </w:rPr>
            </w:pPr>
            <w:r w:rsidRPr="006F4638">
              <w:rPr>
                <w:rFonts w:asciiTheme="minorHAnsi" w:hAnsiTheme="minorHAnsi" w:cstheme="minorHAnsi"/>
                <w:color w:val="000000"/>
                <w:sz w:val="18"/>
                <w:szCs w:val="16"/>
              </w:rPr>
              <w:t>CurrencyCode</w:t>
            </w:r>
          </w:p>
        </w:tc>
      </w:tr>
      <w:tr w:rsidR="00C22B7D" w:rsidRPr="00D30FA1" w14:paraId="02A10A87" w14:textId="77777777" w:rsidTr="009454A3">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2E8C12" w14:textId="77777777" w:rsidR="00C22B7D" w:rsidRPr="00D30FA1" w:rsidRDefault="00C22B7D" w:rsidP="00AC5F35">
            <w:pPr>
              <w:rPr>
                <w:rFonts w:asciiTheme="minorHAnsi" w:hAnsiTheme="minorHAnsi" w:cstheme="minorHAnsi"/>
                <w:color w:val="000000"/>
                <w:sz w:val="18"/>
                <w:szCs w:val="16"/>
              </w:rPr>
            </w:pPr>
            <w:r>
              <w:rPr>
                <w:rFonts w:asciiTheme="minorHAnsi" w:hAnsiTheme="minorHAnsi" w:cstheme="minorHAnsi"/>
                <w:color w:val="000000"/>
                <w:sz w:val="18"/>
                <w:szCs w:val="16"/>
              </w:rPr>
              <w:t>CURRENCY_NAME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06203"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CountryCurrency</w:t>
            </w:r>
          </w:p>
        </w:tc>
        <w:tc>
          <w:tcPr>
            <w:tcW w:w="0" w:type="auto"/>
            <w:tcBorders>
              <w:top w:val="single" w:sz="4" w:space="0" w:color="auto"/>
              <w:left w:val="single" w:sz="4" w:space="0" w:color="auto"/>
              <w:bottom w:val="single" w:sz="4" w:space="0" w:color="auto"/>
              <w:right w:val="single" w:sz="4" w:space="0" w:color="auto"/>
            </w:tcBorders>
          </w:tcPr>
          <w:p w14:paraId="617CCDE7"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Currency</w:t>
            </w:r>
          </w:p>
        </w:tc>
        <w:tc>
          <w:tcPr>
            <w:tcW w:w="0" w:type="auto"/>
            <w:tcBorders>
              <w:top w:val="single" w:sz="4" w:space="0" w:color="auto"/>
              <w:left w:val="single" w:sz="4" w:space="0" w:color="auto"/>
              <w:bottom w:val="single" w:sz="4" w:space="0" w:color="auto"/>
              <w:right w:val="single" w:sz="4" w:space="0" w:color="auto"/>
            </w:tcBorders>
          </w:tcPr>
          <w:p w14:paraId="0BF3F555" w14:textId="77777777" w:rsidR="00C22B7D" w:rsidRPr="00F27867" w:rsidRDefault="00F27867">
            <w:pPr>
              <w:rPr>
                <w:rFonts w:asciiTheme="minorHAnsi" w:hAnsiTheme="minorHAnsi" w:cstheme="minorHAnsi"/>
                <w:color w:val="000000"/>
                <w:sz w:val="18"/>
                <w:szCs w:val="16"/>
              </w:rPr>
            </w:pPr>
            <w:r w:rsidRPr="00F27867">
              <w:rPr>
                <w:rFonts w:asciiTheme="minorHAnsi" w:eastAsiaTheme="minorHAnsi" w:hAnsiTheme="minorHAnsi" w:cstheme="minorHAnsi"/>
                <w:color w:val="000000"/>
                <w:highlight w:val="white"/>
              </w:rPr>
              <w:t>VEBIP_Currency</w:t>
            </w:r>
          </w:p>
        </w:tc>
        <w:tc>
          <w:tcPr>
            <w:tcW w:w="0" w:type="auto"/>
            <w:tcBorders>
              <w:top w:val="single" w:sz="4" w:space="0" w:color="auto"/>
              <w:left w:val="single" w:sz="4" w:space="0" w:color="auto"/>
              <w:bottom w:val="single" w:sz="4" w:space="0" w:color="auto"/>
              <w:right w:val="single" w:sz="4" w:space="0" w:color="auto"/>
            </w:tcBorders>
          </w:tcPr>
          <w:p w14:paraId="29176C43" w14:textId="77777777" w:rsidR="00C22B7D" w:rsidRPr="00B234C2" w:rsidRDefault="006F4638">
            <w:pPr>
              <w:rPr>
                <w:rFonts w:asciiTheme="minorHAnsi" w:hAnsiTheme="minorHAnsi" w:cstheme="minorHAnsi"/>
                <w:color w:val="000000"/>
                <w:sz w:val="18"/>
                <w:szCs w:val="16"/>
              </w:rPr>
            </w:pPr>
            <w:r w:rsidRPr="006F4638">
              <w:rPr>
                <w:rFonts w:asciiTheme="minorHAnsi" w:hAnsiTheme="minorHAnsi" w:cstheme="minorHAnsi"/>
                <w:color w:val="000000"/>
                <w:sz w:val="18"/>
                <w:szCs w:val="16"/>
              </w:rPr>
              <w:t>Currency</w:t>
            </w:r>
          </w:p>
        </w:tc>
      </w:tr>
      <w:tr w:rsidR="00C22B7D" w:rsidRPr="00D30FA1" w14:paraId="3CFE1E8D" w14:textId="77777777" w:rsidTr="009454A3">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1D9BC1" w14:textId="77777777" w:rsidR="00C22B7D" w:rsidRPr="00D30FA1" w:rsidRDefault="00C22B7D" w:rsidP="00AC5F35">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ED3C97"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CountryCurrency</w:t>
            </w:r>
          </w:p>
        </w:tc>
        <w:tc>
          <w:tcPr>
            <w:tcW w:w="0" w:type="auto"/>
            <w:tcBorders>
              <w:top w:val="single" w:sz="4" w:space="0" w:color="auto"/>
              <w:left w:val="single" w:sz="4" w:space="0" w:color="auto"/>
              <w:bottom w:val="single" w:sz="4" w:space="0" w:color="auto"/>
              <w:right w:val="single" w:sz="4" w:space="0" w:color="auto"/>
            </w:tcBorders>
          </w:tcPr>
          <w:p w14:paraId="393A58FA"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CountryId</w:t>
            </w:r>
          </w:p>
        </w:tc>
        <w:tc>
          <w:tcPr>
            <w:tcW w:w="0" w:type="auto"/>
            <w:tcBorders>
              <w:top w:val="single" w:sz="4" w:space="0" w:color="auto"/>
              <w:left w:val="single" w:sz="4" w:space="0" w:color="auto"/>
              <w:bottom w:val="single" w:sz="4" w:space="0" w:color="auto"/>
              <w:right w:val="single" w:sz="4" w:space="0" w:color="auto"/>
            </w:tcBorders>
          </w:tcPr>
          <w:p w14:paraId="0E744CC9" w14:textId="77777777" w:rsidR="00C22B7D" w:rsidRPr="00F27867" w:rsidRDefault="00F27867">
            <w:pPr>
              <w:rPr>
                <w:rFonts w:asciiTheme="minorHAnsi" w:hAnsiTheme="minorHAnsi" w:cstheme="minorHAnsi"/>
                <w:color w:val="000000"/>
                <w:sz w:val="18"/>
                <w:szCs w:val="16"/>
              </w:rPr>
            </w:pPr>
            <w:r w:rsidRPr="00F27867">
              <w:rPr>
                <w:rFonts w:asciiTheme="minorHAnsi" w:eastAsiaTheme="minorHAnsi" w:hAnsiTheme="minorHAnsi" w:cstheme="minorHAnsi"/>
                <w:color w:val="000000"/>
                <w:highlight w:val="white"/>
              </w:rPr>
              <w:t>VEBIP_Currency</w:t>
            </w:r>
          </w:p>
        </w:tc>
        <w:tc>
          <w:tcPr>
            <w:tcW w:w="0" w:type="auto"/>
            <w:tcBorders>
              <w:top w:val="single" w:sz="4" w:space="0" w:color="auto"/>
              <w:left w:val="single" w:sz="4" w:space="0" w:color="auto"/>
              <w:bottom w:val="single" w:sz="4" w:space="0" w:color="auto"/>
              <w:right w:val="single" w:sz="4" w:space="0" w:color="auto"/>
            </w:tcBorders>
          </w:tcPr>
          <w:p w14:paraId="1EB265F5" w14:textId="77777777" w:rsidR="00C22B7D" w:rsidRPr="00B234C2" w:rsidRDefault="00F27867">
            <w:pPr>
              <w:rPr>
                <w:rFonts w:asciiTheme="minorHAnsi" w:hAnsiTheme="minorHAnsi" w:cstheme="minorHAnsi"/>
                <w:color w:val="000000"/>
                <w:sz w:val="18"/>
                <w:szCs w:val="16"/>
              </w:rPr>
            </w:pPr>
            <w:r w:rsidRPr="00F27867">
              <w:rPr>
                <w:rFonts w:asciiTheme="minorHAnsi" w:hAnsiTheme="minorHAnsi" w:cstheme="minorHAnsi"/>
                <w:color w:val="000000"/>
                <w:sz w:val="18"/>
                <w:szCs w:val="16"/>
              </w:rPr>
              <w:t>CountryId</w:t>
            </w:r>
          </w:p>
        </w:tc>
      </w:tr>
      <w:tr w:rsidR="00C22B7D" w:rsidRPr="00D30FA1" w14:paraId="1ECFCDD0" w14:textId="77777777" w:rsidTr="009454A3">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E6EA0D" w14:textId="77777777" w:rsidR="00C22B7D" w:rsidRPr="00D30FA1" w:rsidRDefault="00C22B7D" w:rsidP="00AC5F35">
            <w:pPr>
              <w:rPr>
                <w:rFonts w:asciiTheme="minorHAnsi" w:hAnsiTheme="minorHAnsi" w:cstheme="minorHAnsi"/>
                <w:color w:val="000000"/>
                <w:sz w:val="18"/>
                <w:szCs w:val="16"/>
              </w:rPr>
            </w:pPr>
            <w:r>
              <w:rPr>
                <w:rFonts w:asciiTheme="minorHAnsi" w:hAnsiTheme="minorHAnsi" w:cstheme="minorHAnsi"/>
                <w:color w:val="000000"/>
                <w:sz w:val="18"/>
                <w:szCs w:val="16"/>
              </w:rPr>
              <w:t>EXCHANGE_RATE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ADE4F7"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CountryCurrencyExchange</w:t>
            </w:r>
          </w:p>
        </w:tc>
        <w:tc>
          <w:tcPr>
            <w:tcW w:w="0" w:type="auto"/>
            <w:tcBorders>
              <w:top w:val="single" w:sz="4" w:space="0" w:color="auto"/>
              <w:left w:val="single" w:sz="4" w:space="0" w:color="auto"/>
              <w:bottom w:val="single" w:sz="4" w:space="0" w:color="auto"/>
              <w:right w:val="single" w:sz="4" w:space="0" w:color="auto"/>
            </w:tcBorders>
          </w:tcPr>
          <w:p w14:paraId="7E35B576"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ExchangeRate</w:t>
            </w:r>
          </w:p>
        </w:tc>
        <w:tc>
          <w:tcPr>
            <w:tcW w:w="0" w:type="auto"/>
            <w:tcBorders>
              <w:top w:val="single" w:sz="4" w:space="0" w:color="auto"/>
              <w:left w:val="single" w:sz="4" w:space="0" w:color="auto"/>
              <w:bottom w:val="single" w:sz="4" w:space="0" w:color="auto"/>
              <w:right w:val="single" w:sz="4" w:space="0" w:color="auto"/>
            </w:tcBorders>
          </w:tcPr>
          <w:p w14:paraId="6D7F78FC" w14:textId="77777777" w:rsidR="00C22B7D" w:rsidRPr="00F27867" w:rsidRDefault="00F27867">
            <w:pPr>
              <w:rPr>
                <w:rFonts w:asciiTheme="minorHAnsi" w:hAnsiTheme="minorHAnsi" w:cstheme="minorHAnsi"/>
                <w:color w:val="000000"/>
                <w:sz w:val="18"/>
                <w:szCs w:val="16"/>
              </w:rPr>
            </w:pPr>
            <w:r w:rsidRPr="00F27867">
              <w:rPr>
                <w:rFonts w:asciiTheme="minorHAnsi" w:eastAsiaTheme="minorHAnsi" w:hAnsiTheme="minorHAnsi" w:cstheme="minorHAnsi"/>
                <w:color w:val="000000"/>
                <w:highlight w:val="white"/>
              </w:rPr>
              <w:t>VEBIP_Currency</w:t>
            </w:r>
          </w:p>
        </w:tc>
        <w:tc>
          <w:tcPr>
            <w:tcW w:w="0" w:type="auto"/>
            <w:tcBorders>
              <w:top w:val="single" w:sz="4" w:space="0" w:color="auto"/>
              <w:left w:val="single" w:sz="4" w:space="0" w:color="auto"/>
              <w:bottom w:val="single" w:sz="4" w:space="0" w:color="auto"/>
              <w:right w:val="single" w:sz="4" w:space="0" w:color="auto"/>
            </w:tcBorders>
          </w:tcPr>
          <w:p w14:paraId="4E5144F8" w14:textId="77777777" w:rsidR="00C22B7D" w:rsidRPr="00B234C2" w:rsidRDefault="00F27867">
            <w:pPr>
              <w:rPr>
                <w:rFonts w:asciiTheme="minorHAnsi" w:hAnsiTheme="minorHAnsi" w:cstheme="minorHAnsi"/>
                <w:color w:val="000000"/>
                <w:sz w:val="18"/>
                <w:szCs w:val="16"/>
              </w:rPr>
            </w:pPr>
            <w:r w:rsidRPr="00F27867">
              <w:rPr>
                <w:rFonts w:asciiTheme="minorHAnsi" w:hAnsiTheme="minorHAnsi" w:cstheme="minorHAnsi"/>
                <w:color w:val="000000"/>
                <w:sz w:val="18"/>
                <w:szCs w:val="16"/>
              </w:rPr>
              <w:t>ExchangeRate</w:t>
            </w:r>
          </w:p>
        </w:tc>
      </w:tr>
      <w:tr w:rsidR="00C22B7D" w:rsidRPr="00D30FA1" w14:paraId="5A645BB0" w14:textId="77777777" w:rsidTr="009454A3">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1777BC" w14:textId="77777777" w:rsidR="00C22B7D" w:rsidRPr="005E6E58" w:rsidRDefault="00C22B7D" w:rsidP="00AC5F3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FROM_DATE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59329A"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CountryCurrencyExchange</w:t>
            </w:r>
          </w:p>
        </w:tc>
        <w:tc>
          <w:tcPr>
            <w:tcW w:w="0" w:type="auto"/>
            <w:tcBorders>
              <w:top w:val="single" w:sz="4" w:space="0" w:color="auto"/>
              <w:left w:val="single" w:sz="4" w:space="0" w:color="auto"/>
              <w:bottom w:val="single" w:sz="4" w:space="0" w:color="auto"/>
              <w:right w:val="single" w:sz="4" w:space="0" w:color="auto"/>
            </w:tcBorders>
          </w:tcPr>
          <w:p w14:paraId="48F7067A"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FromDate</w:t>
            </w:r>
          </w:p>
        </w:tc>
        <w:tc>
          <w:tcPr>
            <w:tcW w:w="0" w:type="auto"/>
            <w:tcBorders>
              <w:top w:val="single" w:sz="4" w:space="0" w:color="auto"/>
              <w:left w:val="single" w:sz="4" w:space="0" w:color="auto"/>
              <w:bottom w:val="single" w:sz="4" w:space="0" w:color="auto"/>
              <w:right w:val="single" w:sz="4" w:space="0" w:color="auto"/>
            </w:tcBorders>
          </w:tcPr>
          <w:p w14:paraId="47C04991" w14:textId="77777777" w:rsidR="00C22B7D" w:rsidRPr="00F27867" w:rsidRDefault="00F27867">
            <w:pPr>
              <w:rPr>
                <w:rFonts w:asciiTheme="minorHAnsi" w:hAnsiTheme="minorHAnsi" w:cstheme="minorHAnsi"/>
                <w:color w:val="000000"/>
                <w:sz w:val="18"/>
                <w:szCs w:val="16"/>
              </w:rPr>
            </w:pPr>
            <w:r w:rsidRPr="00F27867">
              <w:rPr>
                <w:rFonts w:asciiTheme="minorHAnsi" w:eastAsiaTheme="minorHAnsi" w:hAnsiTheme="minorHAnsi" w:cstheme="minorHAnsi"/>
                <w:color w:val="000000"/>
                <w:highlight w:val="white"/>
              </w:rPr>
              <w:t>VEBIP_Currency</w:t>
            </w:r>
          </w:p>
        </w:tc>
        <w:tc>
          <w:tcPr>
            <w:tcW w:w="0" w:type="auto"/>
            <w:tcBorders>
              <w:top w:val="single" w:sz="4" w:space="0" w:color="auto"/>
              <w:left w:val="single" w:sz="4" w:space="0" w:color="auto"/>
              <w:bottom w:val="single" w:sz="4" w:space="0" w:color="auto"/>
              <w:right w:val="single" w:sz="4" w:space="0" w:color="auto"/>
            </w:tcBorders>
          </w:tcPr>
          <w:p w14:paraId="36D311F3" w14:textId="77777777" w:rsidR="00C22B7D" w:rsidRPr="00B234C2" w:rsidRDefault="00F27867">
            <w:pPr>
              <w:rPr>
                <w:rFonts w:asciiTheme="minorHAnsi" w:hAnsiTheme="minorHAnsi" w:cstheme="minorHAnsi"/>
                <w:color w:val="000000"/>
                <w:sz w:val="18"/>
                <w:szCs w:val="16"/>
              </w:rPr>
            </w:pPr>
            <w:r w:rsidRPr="00F27867">
              <w:rPr>
                <w:rFonts w:asciiTheme="minorHAnsi" w:hAnsiTheme="minorHAnsi" w:cstheme="minorHAnsi"/>
                <w:color w:val="000000"/>
                <w:sz w:val="18"/>
                <w:szCs w:val="16"/>
              </w:rPr>
              <w:t>FromDate</w:t>
            </w:r>
          </w:p>
        </w:tc>
      </w:tr>
      <w:tr w:rsidR="00C22B7D" w:rsidRPr="00D30FA1" w14:paraId="46F1C800" w14:textId="77777777" w:rsidTr="009454A3">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1E428E" w14:textId="77777777" w:rsidR="00C22B7D" w:rsidRPr="005E6E58" w:rsidRDefault="00C22B7D" w:rsidP="00AC5F3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TO_DATE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EC36B3"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CountryCurrencyExchange</w:t>
            </w:r>
          </w:p>
        </w:tc>
        <w:tc>
          <w:tcPr>
            <w:tcW w:w="0" w:type="auto"/>
            <w:tcBorders>
              <w:top w:val="single" w:sz="4" w:space="0" w:color="auto"/>
              <w:left w:val="single" w:sz="4" w:space="0" w:color="auto"/>
              <w:bottom w:val="single" w:sz="4" w:space="0" w:color="auto"/>
              <w:right w:val="single" w:sz="4" w:space="0" w:color="auto"/>
            </w:tcBorders>
          </w:tcPr>
          <w:p w14:paraId="06FB4733" w14:textId="77777777" w:rsidR="00C22B7D" w:rsidRPr="00B234C2" w:rsidRDefault="00C22B7D">
            <w:pPr>
              <w:rPr>
                <w:rFonts w:asciiTheme="minorHAnsi" w:hAnsiTheme="minorHAnsi" w:cstheme="minorHAnsi"/>
                <w:color w:val="000000"/>
                <w:sz w:val="18"/>
                <w:szCs w:val="16"/>
              </w:rPr>
            </w:pPr>
            <w:r w:rsidRPr="00B234C2">
              <w:rPr>
                <w:rFonts w:asciiTheme="minorHAnsi" w:hAnsiTheme="minorHAnsi" w:cstheme="minorHAnsi"/>
                <w:color w:val="000000"/>
                <w:sz w:val="18"/>
                <w:szCs w:val="16"/>
              </w:rPr>
              <w:t>ToDate</w:t>
            </w:r>
          </w:p>
        </w:tc>
        <w:tc>
          <w:tcPr>
            <w:tcW w:w="0" w:type="auto"/>
            <w:tcBorders>
              <w:top w:val="single" w:sz="4" w:space="0" w:color="auto"/>
              <w:left w:val="single" w:sz="4" w:space="0" w:color="auto"/>
              <w:bottom w:val="single" w:sz="4" w:space="0" w:color="auto"/>
              <w:right w:val="single" w:sz="4" w:space="0" w:color="auto"/>
            </w:tcBorders>
          </w:tcPr>
          <w:p w14:paraId="70E71EA8" w14:textId="77777777" w:rsidR="00C22B7D" w:rsidRPr="00F27867" w:rsidRDefault="00F27867">
            <w:pPr>
              <w:rPr>
                <w:rFonts w:asciiTheme="minorHAnsi" w:hAnsiTheme="minorHAnsi" w:cstheme="minorHAnsi"/>
                <w:color w:val="000000"/>
                <w:sz w:val="18"/>
                <w:szCs w:val="16"/>
              </w:rPr>
            </w:pPr>
            <w:r w:rsidRPr="00F27867">
              <w:rPr>
                <w:rFonts w:asciiTheme="minorHAnsi" w:eastAsiaTheme="minorHAnsi" w:hAnsiTheme="minorHAnsi" w:cstheme="minorHAnsi"/>
                <w:color w:val="000000"/>
                <w:highlight w:val="white"/>
              </w:rPr>
              <w:t>VEBIP_Currency</w:t>
            </w:r>
          </w:p>
        </w:tc>
        <w:tc>
          <w:tcPr>
            <w:tcW w:w="0" w:type="auto"/>
            <w:tcBorders>
              <w:top w:val="single" w:sz="4" w:space="0" w:color="auto"/>
              <w:left w:val="single" w:sz="4" w:space="0" w:color="auto"/>
              <w:bottom w:val="single" w:sz="4" w:space="0" w:color="auto"/>
              <w:right w:val="single" w:sz="4" w:space="0" w:color="auto"/>
            </w:tcBorders>
          </w:tcPr>
          <w:p w14:paraId="6D8FF689" w14:textId="77777777" w:rsidR="00C22B7D" w:rsidRPr="00B234C2" w:rsidRDefault="00F27867">
            <w:pPr>
              <w:rPr>
                <w:rFonts w:asciiTheme="minorHAnsi" w:hAnsiTheme="minorHAnsi" w:cstheme="minorHAnsi"/>
                <w:color w:val="000000"/>
                <w:sz w:val="18"/>
                <w:szCs w:val="16"/>
              </w:rPr>
            </w:pPr>
            <w:r w:rsidRPr="00F27867">
              <w:rPr>
                <w:rFonts w:asciiTheme="minorHAnsi" w:hAnsiTheme="minorHAnsi" w:cstheme="minorHAnsi"/>
                <w:color w:val="000000"/>
                <w:sz w:val="18"/>
                <w:szCs w:val="16"/>
              </w:rPr>
              <w:t>ToDate</w:t>
            </w:r>
          </w:p>
        </w:tc>
      </w:tr>
      <w:tr w:rsidR="00C22B7D" w:rsidRPr="00D30FA1" w14:paraId="1AF40A97" w14:textId="77777777" w:rsidTr="009454A3">
        <w:trPr>
          <w:trHeight w:val="70"/>
        </w:trPr>
        <w:tc>
          <w:tcPr>
            <w:tcW w:w="0" w:type="auto"/>
            <w:gridSpan w:val="3"/>
            <w:tcBorders>
              <w:top w:val="single" w:sz="4" w:space="0" w:color="auto"/>
              <w:left w:val="single" w:sz="4" w:space="0" w:color="auto"/>
              <w:bottom w:val="single" w:sz="4" w:space="0" w:color="auto"/>
              <w:right w:val="single" w:sz="4" w:space="0" w:color="auto"/>
            </w:tcBorders>
            <w:shd w:val="clear" w:color="auto" w:fill="auto"/>
          </w:tcPr>
          <w:p w14:paraId="449286EF" w14:textId="77777777" w:rsidR="00C22B7D" w:rsidRDefault="00C22B7D" w:rsidP="00AC5F35">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0" w:type="auto"/>
            <w:tcBorders>
              <w:top w:val="single" w:sz="4" w:space="0" w:color="auto"/>
              <w:left w:val="single" w:sz="4" w:space="0" w:color="auto"/>
              <w:bottom w:val="single" w:sz="4" w:space="0" w:color="auto"/>
              <w:right w:val="single" w:sz="4" w:space="0" w:color="auto"/>
            </w:tcBorders>
          </w:tcPr>
          <w:p w14:paraId="444F5DFC" w14:textId="77777777" w:rsidR="00C22B7D" w:rsidRPr="00BC6D24" w:rsidRDefault="00C22B7D" w:rsidP="00AC5F35">
            <w:pPr>
              <w:rPr>
                <w:rFonts w:asciiTheme="minorHAnsi" w:hAnsiTheme="minorHAnsi" w:cstheme="minorHAnsi"/>
                <w:b/>
                <w:color w:val="000000"/>
                <w:sz w:val="18"/>
                <w:szCs w:val="16"/>
                <w:u w:val="single"/>
              </w:rPr>
            </w:pPr>
          </w:p>
        </w:tc>
        <w:tc>
          <w:tcPr>
            <w:tcW w:w="0" w:type="auto"/>
            <w:tcBorders>
              <w:top w:val="single" w:sz="4" w:space="0" w:color="auto"/>
              <w:left w:val="single" w:sz="4" w:space="0" w:color="auto"/>
              <w:bottom w:val="single" w:sz="4" w:space="0" w:color="auto"/>
              <w:right w:val="single" w:sz="4" w:space="0" w:color="auto"/>
            </w:tcBorders>
          </w:tcPr>
          <w:p w14:paraId="33D55A40" w14:textId="77777777" w:rsidR="00C22B7D" w:rsidRPr="00BC6D24" w:rsidRDefault="00C22B7D" w:rsidP="00AC5F35">
            <w:pPr>
              <w:rPr>
                <w:rFonts w:asciiTheme="minorHAnsi" w:hAnsiTheme="minorHAnsi" w:cstheme="minorHAnsi"/>
                <w:b/>
                <w:color w:val="000000"/>
                <w:sz w:val="18"/>
                <w:szCs w:val="16"/>
                <w:u w:val="single"/>
              </w:rPr>
            </w:pPr>
          </w:p>
        </w:tc>
      </w:tr>
    </w:tbl>
    <w:p w14:paraId="1F470552" w14:textId="77777777" w:rsidR="00B234C2" w:rsidRDefault="00B234C2" w:rsidP="002A5C1E">
      <w:pPr>
        <w:rPr>
          <w:rFonts w:asciiTheme="minorHAnsi" w:hAnsiTheme="minorHAnsi" w:cstheme="minorHAnsi"/>
        </w:rPr>
      </w:pPr>
    </w:p>
    <w:p w14:paraId="02A3D2B1" w14:textId="77777777" w:rsidR="002A5C1E" w:rsidRDefault="002A5C1E" w:rsidP="002A5C1E">
      <w:pPr>
        <w:rPr>
          <w:rFonts w:asciiTheme="minorHAnsi" w:hAnsiTheme="minorHAnsi" w:cstheme="minorHAnsi"/>
        </w:rPr>
      </w:pPr>
    </w:p>
    <w:p w14:paraId="61D670BE" w14:textId="5211E718" w:rsidR="002A5C1E" w:rsidRPr="0075631B" w:rsidRDefault="00081401"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5973" w:name="_Toc415065537"/>
      <w:r>
        <w:rPr>
          <w:rFonts w:asciiTheme="minorHAnsi" w:hAnsiTheme="minorHAnsi" w:cstheme="minorHAnsi"/>
          <w:b/>
          <w:i/>
          <w:sz w:val="24"/>
          <w:szCs w:val="24"/>
          <w:lang w:val="en-GB"/>
        </w:rPr>
        <w:t>DMO_</w:t>
      </w:r>
      <w:r w:rsidR="002A5C1E" w:rsidRPr="0075631B">
        <w:rPr>
          <w:rFonts w:asciiTheme="minorHAnsi" w:hAnsiTheme="minorHAnsi" w:cstheme="minorHAnsi"/>
          <w:b/>
          <w:i/>
          <w:sz w:val="24"/>
          <w:szCs w:val="24"/>
          <w:lang w:val="en-GB"/>
        </w:rPr>
        <w:t>TERRITORY</w:t>
      </w:r>
      <w:r w:rsidR="00C90592">
        <w:rPr>
          <w:rFonts w:asciiTheme="minorHAnsi" w:hAnsiTheme="minorHAnsi" w:cstheme="minorHAnsi"/>
          <w:b/>
          <w:i/>
          <w:sz w:val="24"/>
          <w:szCs w:val="24"/>
          <w:lang w:val="en-GB"/>
        </w:rPr>
        <w:t>_MIR</w:t>
      </w:r>
      <w:bookmarkEnd w:id="5973"/>
    </w:p>
    <w:p w14:paraId="7AB01BD0" w14:textId="77777777" w:rsidR="002A5C1E" w:rsidRDefault="002A5C1E" w:rsidP="002A5C1E">
      <w:pPr>
        <w:rPr>
          <w:rFonts w:asciiTheme="minorHAnsi" w:hAnsiTheme="minorHAnsi" w:cstheme="minorHAnsi"/>
        </w:rPr>
      </w:pPr>
      <w:r>
        <w:rPr>
          <w:rFonts w:asciiTheme="minorHAnsi" w:hAnsiTheme="minorHAnsi" w:cstheme="minorHAnsi"/>
        </w:rPr>
        <w:t>This staging table contains the Real Time Territory data from PNP Source view.</w:t>
      </w:r>
    </w:p>
    <w:p w14:paraId="5127F5E5" w14:textId="77777777" w:rsidR="002A5C1E" w:rsidRPr="00D30FA1" w:rsidRDefault="002A5C1E" w:rsidP="002A5C1E">
      <w:pPr>
        <w:rPr>
          <w:rFonts w:asciiTheme="minorHAnsi" w:hAnsiTheme="minorHAnsi" w:cstheme="minorHAnsi"/>
        </w:rPr>
      </w:pPr>
    </w:p>
    <w:p w14:paraId="05112B6F"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4B1BEB0D"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7EBC019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0D96B808"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6A1ED635"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3C0C9E26"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2BAED6FE"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091523FF"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0B12B20D" w14:textId="7623E835" w:rsidR="002A5C1E" w:rsidRPr="00D30FA1" w:rsidRDefault="002E6D18"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TERRITORY</w:t>
            </w:r>
            <w:r>
              <w:rPr>
                <w:rFonts w:asciiTheme="minorHAnsi" w:hAnsiTheme="minorHAnsi" w:cstheme="minorHAnsi"/>
                <w:color w:val="000000"/>
                <w:sz w:val="18"/>
                <w:szCs w:val="16"/>
              </w:rPr>
              <w:t>_</w:t>
            </w:r>
            <w:r w:rsidR="0094167E">
              <w:rPr>
                <w:rFonts w:asciiTheme="minorHAnsi" w:hAnsiTheme="minorHAnsi" w:cstheme="minorHAnsi"/>
                <w:color w:val="000000"/>
                <w:sz w:val="18"/>
                <w:szCs w:val="16"/>
              </w:rPr>
              <w:t>MIR</w:t>
            </w:r>
          </w:p>
        </w:tc>
        <w:tc>
          <w:tcPr>
            <w:tcW w:w="992" w:type="dxa"/>
            <w:tcBorders>
              <w:top w:val="single" w:sz="4" w:space="0" w:color="auto"/>
              <w:left w:val="single" w:sz="4" w:space="0" w:color="auto"/>
              <w:bottom w:val="single" w:sz="4" w:space="0" w:color="auto"/>
              <w:right w:val="single" w:sz="4" w:space="0" w:color="auto"/>
            </w:tcBorders>
            <w:hideMark/>
          </w:tcPr>
          <w:p w14:paraId="674549FA" w14:textId="0C4B6396" w:rsidR="002A5C1E" w:rsidRPr="00D30FA1" w:rsidRDefault="00446233" w:rsidP="00B36295">
            <w:pPr>
              <w:rPr>
                <w:rFonts w:asciiTheme="minorHAnsi" w:hAnsiTheme="minorHAnsi" w:cstheme="minorHAnsi"/>
                <w:color w:val="000000"/>
                <w:sz w:val="18"/>
                <w:szCs w:val="16"/>
              </w:rPr>
            </w:pPr>
            <w:del w:id="5974" w:author="Rakesh Singhi" w:date="2015-02-07T14:44:00Z">
              <w:r w:rsidDel="00D52DAF">
                <w:rPr>
                  <w:rFonts w:asciiTheme="minorHAnsi" w:hAnsiTheme="minorHAnsi" w:cstheme="minorHAnsi"/>
                  <w:color w:val="000000"/>
                  <w:sz w:val="18"/>
                  <w:szCs w:val="16"/>
                </w:rPr>
                <w:delText>ISRVE_DMO_DW</w:delText>
              </w:r>
            </w:del>
            <w:ins w:id="5975" w:author="Rakesh Singhi" w:date="2015-02-07T14:44:00Z">
              <w:r w:rsidR="00D52DAF">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6833F0EE"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14E979B6" w14:textId="77777777" w:rsidR="002A5C1E" w:rsidRDefault="002A5C1E" w:rsidP="002A5C1E">
      <w:pPr>
        <w:spacing w:after="120"/>
        <w:rPr>
          <w:rFonts w:asciiTheme="minorHAnsi" w:hAnsiTheme="minorHAnsi" w:cstheme="minorHAnsi"/>
          <w:u w:val="single"/>
        </w:rPr>
      </w:pPr>
    </w:p>
    <w:p w14:paraId="5BEEF6FC"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250"/>
        <w:gridCol w:w="990"/>
        <w:gridCol w:w="2250"/>
      </w:tblGrid>
      <w:tr w:rsidR="002A5C1E" w:rsidRPr="00D30FA1" w14:paraId="4F1A2723"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79860067"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24CA6DF9"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04E9BB5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15C559FE"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14:paraId="21E40CCB"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95C3698"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1A726A2"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481DE49"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25394A4C"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 id</w:t>
            </w:r>
          </w:p>
        </w:tc>
      </w:tr>
      <w:tr w:rsidR="002A5C1E" w:rsidRPr="00D30FA1" w14:paraId="6C5872C3"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4CB90A7"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TERRITORY_NAME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0792664" w14:textId="394F7EB0"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4E17F7">
              <w:rPr>
                <w:rFonts w:asciiTheme="minorHAnsi" w:hAnsiTheme="minorHAnsi" w:cstheme="minorHAnsi"/>
                <w:color w:val="000000"/>
                <w:sz w:val="18"/>
                <w:szCs w:val="16"/>
              </w:rPr>
              <w:t>(5</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2C2AE5B"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left w:val="single" w:sz="4" w:space="0" w:color="auto"/>
              <w:bottom w:val="single" w:sz="4" w:space="0" w:color="auto"/>
              <w:right w:val="single" w:sz="4" w:space="0" w:color="auto"/>
            </w:tcBorders>
            <w:vAlign w:val="center"/>
          </w:tcPr>
          <w:p w14:paraId="11A7C5B5"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 name</w:t>
            </w:r>
          </w:p>
        </w:tc>
      </w:tr>
      <w:tr w:rsidR="002A5C1E" w:rsidRPr="00D30FA1" w14:paraId="0D64C77B" w14:textId="77777777" w:rsidTr="006740BA">
        <w:tc>
          <w:tcPr>
            <w:tcW w:w="2700" w:type="dxa"/>
            <w:tcBorders>
              <w:top w:val="single" w:sz="4" w:space="0" w:color="auto"/>
              <w:left w:val="single" w:sz="4" w:space="0" w:color="auto"/>
              <w:bottom w:val="single" w:sz="4" w:space="0" w:color="auto"/>
              <w:right w:val="single" w:sz="4" w:space="0" w:color="auto"/>
            </w:tcBorders>
            <w:vAlign w:val="center"/>
          </w:tcPr>
          <w:p w14:paraId="1837A405" w14:textId="4052A2EA" w:rsidR="002A5C1E" w:rsidRPr="00D30FA1" w:rsidRDefault="002A5C1E" w:rsidP="00B7474C">
            <w:pPr>
              <w:rPr>
                <w:rFonts w:asciiTheme="minorHAnsi" w:hAnsiTheme="minorHAnsi" w:cstheme="minorHAnsi"/>
                <w:color w:val="000000"/>
                <w:sz w:val="18"/>
                <w:szCs w:val="16"/>
              </w:rPr>
            </w:pPr>
            <w:r>
              <w:rPr>
                <w:rFonts w:asciiTheme="minorHAnsi" w:hAnsiTheme="minorHAnsi" w:cstheme="minorHAnsi"/>
                <w:color w:val="000000"/>
                <w:sz w:val="18"/>
                <w:szCs w:val="16"/>
              </w:rPr>
              <w:t>TERRITORY_</w:t>
            </w:r>
            <w:r w:rsidR="00B7474C">
              <w:rPr>
                <w:rFonts w:asciiTheme="minorHAnsi" w:hAnsiTheme="minorHAnsi" w:cstheme="minorHAnsi"/>
                <w:color w:val="000000"/>
                <w:sz w:val="18"/>
                <w:szCs w:val="16"/>
              </w:rPr>
              <w:t xml:space="preserve"> STATE</w:t>
            </w:r>
          </w:p>
        </w:tc>
        <w:tc>
          <w:tcPr>
            <w:tcW w:w="2250" w:type="dxa"/>
            <w:tcBorders>
              <w:top w:val="single" w:sz="4" w:space="0" w:color="auto"/>
              <w:left w:val="single" w:sz="4" w:space="0" w:color="auto"/>
              <w:bottom w:val="single" w:sz="4" w:space="0" w:color="auto"/>
              <w:right w:val="single" w:sz="4" w:space="0" w:color="auto"/>
            </w:tcBorders>
            <w:vAlign w:val="center"/>
          </w:tcPr>
          <w:p w14:paraId="299C0CFD" w14:textId="26AB1896" w:rsidR="002A5C1E"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2AB1016"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57951573"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 state</w:t>
            </w:r>
          </w:p>
        </w:tc>
      </w:tr>
      <w:tr w:rsidR="002A5C1E" w:rsidRPr="00D30FA1" w14:paraId="75898EE0" w14:textId="77777777" w:rsidTr="006740BA">
        <w:tc>
          <w:tcPr>
            <w:tcW w:w="2700" w:type="dxa"/>
            <w:tcBorders>
              <w:top w:val="single" w:sz="4" w:space="0" w:color="auto"/>
              <w:left w:val="single" w:sz="4" w:space="0" w:color="auto"/>
              <w:bottom w:val="single" w:sz="4" w:space="0" w:color="auto"/>
              <w:right w:val="single" w:sz="4" w:space="0" w:color="auto"/>
            </w:tcBorders>
            <w:vAlign w:val="center"/>
          </w:tcPr>
          <w:p w14:paraId="6E455FF8" w14:textId="18F6DE39"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TERRITORY_</w:t>
            </w:r>
            <w:r w:rsidR="00B7474C">
              <w:rPr>
                <w:rFonts w:asciiTheme="minorHAnsi" w:hAnsiTheme="minorHAnsi" w:cstheme="minorHAnsi"/>
                <w:color w:val="000000"/>
                <w:sz w:val="18"/>
                <w:szCs w:val="16"/>
              </w:rPr>
              <w:t xml:space="preserve"> REGION</w:t>
            </w:r>
          </w:p>
        </w:tc>
        <w:tc>
          <w:tcPr>
            <w:tcW w:w="2250" w:type="dxa"/>
            <w:tcBorders>
              <w:top w:val="single" w:sz="4" w:space="0" w:color="auto"/>
              <w:left w:val="single" w:sz="4" w:space="0" w:color="auto"/>
              <w:bottom w:val="single" w:sz="4" w:space="0" w:color="auto"/>
              <w:right w:val="single" w:sz="4" w:space="0" w:color="auto"/>
            </w:tcBorders>
            <w:vAlign w:val="center"/>
          </w:tcPr>
          <w:p w14:paraId="767FA653" w14:textId="0CDAE8AB" w:rsidR="002A5C1E"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A1CBA76"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5B2A0187"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 region</w:t>
            </w:r>
          </w:p>
        </w:tc>
      </w:tr>
      <w:tr w:rsidR="004E17F7" w:rsidRPr="00D30FA1" w14:paraId="184EB7B2" w14:textId="77777777" w:rsidTr="006740BA">
        <w:tc>
          <w:tcPr>
            <w:tcW w:w="2700" w:type="dxa"/>
            <w:tcBorders>
              <w:top w:val="single" w:sz="4" w:space="0" w:color="auto"/>
              <w:left w:val="single" w:sz="4" w:space="0" w:color="auto"/>
              <w:bottom w:val="single" w:sz="4" w:space="0" w:color="auto"/>
              <w:right w:val="single" w:sz="4" w:space="0" w:color="auto"/>
            </w:tcBorders>
            <w:vAlign w:val="center"/>
          </w:tcPr>
          <w:p w14:paraId="739BA260" w14:textId="2F951F24" w:rsidR="004E17F7" w:rsidRDefault="004E17F7"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TERRITORY_ CRITERIA3</w:t>
            </w:r>
          </w:p>
        </w:tc>
        <w:tc>
          <w:tcPr>
            <w:tcW w:w="2250" w:type="dxa"/>
            <w:tcBorders>
              <w:top w:val="single" w:sz="4" w:space="0" w:color="auto"/>
              <w:left w:val="single" w:sz="4" w:space="0" w:color="auto"/>
              <w:bottom w:val="single" w:sz="4" w:space="0" w:color="auto"/>
              <w:right w:val="single" w:sz="4" w:space="0" w:color="auto"/>
            </w:tcBorders>
            <w:vAlign w:val="center"/>
          </w:tcPr>
          <w:p w14:paraId="34B13D61" w14:textId="1F099D34" w:rsidR="004E17F7" w:rsidRDefault="004E17F7"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NVARCHAR2(200)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E8C7980" w14:textId="77777777" w:rsidR="004E17F7" w:rsidRDefault="004E17F7" w:rsidP="00B36295">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vAlign w:val="center"/>
          </w:tcPr>
          <w:p w14:paraId="3E1DCD03" w14:textId="5CEDA982" w:rsidR="004E17F7" w:rsidRDefault="004E17F7"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 criteria3</w:t>
            </w:r>
          </w:p>
        </w:tc>
      </w:tr>
      <w:tr w:rsidR="004E17F7" w:rsidRPr="00D30FA1" w14:paraId="574325B7" w14:textId="77777777" w:rsidTr="006740BA">
        <w:tc>
          <w:tcPr>
            <w:tcW w:w="2700" w:type="dxa"/>
            <w:tcBorders>
              <w:top w:val="single" w:sz="4" w:space="0" w:color="auto"/>
              <w:left w:val="single" w:sz="4" w:space="0" w:color="auto"/>
              <w:bottom w:val="single" w:sz="4" w:space="0" w:color="auto"/>
              <w:right w:val="single" w:sz="4" w:space="0" w:color="auto"/>
            </w:tcBorders>
            <w:vAlign w:val="center"/>
          </w:tcPr>
          <w:p w14:paraId="765F8186" w14:textId="3B646163" w:rsidR="004E17F7" w:rsidRDefault="004E17F7"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TERRITORY_ CRITERIA4</w:t>
            </w:r>
          </w:p>
        </w:tc>
        <w:tc>
          <w:tcPr>
            <w:tcW w:w="2250" w:type="dxa"/>
            <w:tcBorders>
              <w:top w:val="single" w:sz="4" w:space="0" w:color="auto"/>
              <w:left w:val="single" w:sz="4" w:space="0" w:color="auto"/>
              <w:bottom w:val="single" w:sz="4" w:space="0" w:color="auto"/>
              <w:right w:val="single" w:sz="4" w:space="0" w:color="auto"/>
            </w:tcBorders>
            <w:vAlign w:val="center"/>
          </w:tcPr>
          <w:p w14:paraId="48F8E4EB" w14:textId="4EE09E5E" w:rsidR="004E17F7" w:rsidRDefault="004E17F7"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NVARCHAR2(200)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F72F34D" w14:textId="77777777" w:rsidR="004E17F7" w:rsidRDefault="004E17F7" w:rsidP="00B36295">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vAlign w:val="center"/>
          </w:tcPr>
          <w:p w14:paraId="47EC81FA" w14:textId="248CCA7A" w:rsidR="004E17F7" w:rsidRDefault="004E17F7"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 criteria4</w:t>
            </w:r>
          </w:p>
        </w:tc>
      </w:tr>
      <w:tr w:rsidR="002A5C1E" w:rsidRPr="00D30FA1" w14:paraId="5CBBD04D" w14:textId="77777777" w:rsidTr="00B36295">
        <w:tc>
          <w:tcPr>
            <w:tcW w:w="2700" w:type="dxa"/>
            <w:tcBorders>
              <w:top w:val="single" w:sz="4" w:space="0" w:color="auto"/>
              <w:left w:val="single" w:sz="4" w:space="0" w:color="auto"/>
              <w:bottom w:val="single" w:sz="4" w:space="0" w:color="auto"/>
              <w:right w:val="single" w:sz="4" w:space="0" w:color="auto"/>
            </w:tcBorders>
            <w:vAlign w:val="center"/>
          </w:tcPr>
          <w:p w14:paraId="393B2ABA" w14:textId="77777777" w:rsidR="002A5C1E"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2250" w:type="dxa"/>
            <w:tcBorders>
              <w:top w:val="single" w:sz="4" w:space="0" w:color="auto"/>
              <w:left w:val="single" w:sz="4" w:space="0" w:color="auto"/>
              <w:bottom w:val="single" w:sz="4" w:space="0" w:color="auto"/>
              <w:right w:val="single" w:sz="4" w:space="0" w:color="auto"/>
            </w:tcBorders>
            <w:vAlign w:val="center"/>
          </w:tcPr>
          <w:p w14:paraId="2DE2E515"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47B235A"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30833E6" w14:textId="77777777" w:rsidR="002A5C1E"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 Id</w:t>
            </w:r>
          </w:p>
        </w:tc>
      </w:tr>
      <w:tr w:rsidR="004E17F7" w:rsidRPr="00D30FA1" w14:paraId="68905FE6" w14:textId="77777777" w:rsidTr="00B36295">
        <w:tc>
          <w:tcPr>
            <w:tcW w:w="2700" w:type="dxa"/>
            <w:tcBorders>
              <w:top w:val="single" w:sz="4" w:space="0" w:color="auto"/>
              <w:left w:val="single" w:sz="4" w:space="0" w:color="auto"/>
              <w:bottom w:val="single" w:sz="4" w:space="0" w:color="auto"/>
              <w:right w:val="single" w:sz="4" w:space="0" w:color="auto"/>
            </w:tcBorders>
            <w:vAlign w:val="center"/>
          </w:tcPr>
          <w:p w14:paraId="52C65869" w14:textId="14F8F174" w:rsidR="004E17F7" w:rsidRDefault="004E17F7" w:rsidP="00B36295">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250" w:type="dxa"/>
            <w:tcBorders>
              <w:top w:val="single" w:sz="4" w:space="0" w:color="auto"/>
              <w:left w:val="single" w:sz="4" w:space="0" w:color="auto"/>
              <w:bottom w:val="single" w:sz="4" w:space="0" w:color="auto"/>
              <w:right w:val="single" w:sz="4" w:space="0" w:color="auto"/>
            </w:tcBorders>
            <w:vAlign w:val="center"/>
          </w:tcPr>
          <w:p w14:paraId="1E3A8D63" w14:textId="39BBEAB9" w:rsidR="004E17F7" w:rsidRDefault="004E17F7" w:rsidP="00B36295">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74ECF41" w14:textId="77777777" w:rsidR="004E17F7" w:rsidRDefault="004E17F7" w:rsidP="00B36295">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vAlign w:val="center"/>
          </w:tcPr>
          <w:p w14:paraId="3571C49C" w14:textId="7EAF27B5" w:rsidR="004E17F7" w:rsidRDefault="008B41B0" w:rsidP="00B36295">
            <w:pPr>
              <w:rPr>
                <w:rFonts w:asciiTheme="minorHAnsi" w:hAnsiTheme="minorHAnsi" w:cstheme="minorHAnsi"/>
                <w:color w:val="000000"/>
                <w:sz w:val="18"/>
                <w:szCs w:val="16"/>
              </w:rPr>
            </w:pPr>
            <w:ins w:id="5976" w:author="Sowndarya S (WT01 - Manufacturing &amp; Hi Tech)" w:date="2015-03-24T10:56:00Z">
              <w:r>
                <w:rPr>
                  <w:rFonts w:asciiTheme="minorHAnsi" w:hAnsiTheme="minorHAnsi" w:cstheme="minorHAnsi"/>
                  <w:color w:val="000000"/>
                  <w:sz w:val="18"/>
                  <w:szCs w:val="16"/>
                </w:rPr>
                <w:t>Created By</w:t>
              </w:r>
            </w:ins>
          </w:p>
        </w:tc>
      </w:tr>
      <w:tr w:rsidR="00D52DAF" w:rsidRPr="00D30FA1" w14:paraId="4082DADE" w14:textId="77777777" w:rsidTr="00B36295">
        <w:trPr>
          <w:ins w:id="5977" w:author="Rakesh Singhi" w:date="2015-02-07T14:44:00Z"/>
        </w:trPr>
        <w:tc>
          <w:tcPr>
            <w:tcW w:w="2700" w:type="dxa"/>
            <w:tcBorders>
              <w:top w:val="single" w:sz="4" w:space="0" w:color="auto"/>
              <w:left w:val="single" w:sz="4" w:space="0" w:color="auto"/>
              <w:bottom w:val="single" w:sz="4" w:space="0" w:color="auto"/>
              <w:right w:val="single" w:sz="4" w:space="0" w:color="auto"/>
            </w:tcBorders>
            <w:vAlign w:val="center"/>
          </w:tcPr>
          <w:p w14:paraId="1F106B56" w14:textId="25B6C65D" w:rsidR="00D52DAF" w:rsidRDefault="004E17F7" w:rsidP="004E17F7">
            <w:pPr>
              <w:rPr>
                <w:ins w:id="5978" w:author="Rakesh Singhi" w:date="2015-02-07T14:44:00Z"/>
                <w:rFonts w:asciiTheme="minorHAnsi" w:hAnsiTheme="minorHAnsi" w:cstheme="minorHAnsi"/>
                <w:color w:val="000000"/>
                <w:sz w:val="18"/>
                <w:szCs w:val="16"/>
              </w:rPr>
            </w:pPr>
            <w:r>
              <w:rPr>
                <w:rFonts w:asciiTheme="minorHAnsi" w:hAnsiTheme="minorHAnsi" w:cstheme="minorHAnsi"/>
                <w:color w:val="000000"/>
                <w:sz w:val="18"/>
                <w:szCs w:val="16"/>
              </w:rPr>
              <w:lastRenderedPageBreak/>
              <w:t>CREATION_DATETIME</w:t>
            </w:r>
          </w:p>
        </w:tc>
        <w:tc>
          <w:tcPr>
            <w:tcW w:w="2250" w:type="dxa"/>
            <w:tcBorders>
              <w:top w:val="single" w:sz="4" w:space="0" w:color="auto"/>
              <w:left w:val="single" w:sz="4" w:space="0" w:color="auto"/>
              <w:bottom w:val="single" w:sz="4" w:space="0" w:color="auto"/>
              <w:right w:val="single" w:sz="4" w:space="0" w:color="auto"/>
            </w:tcBorders>
            <w:vAlign w:val="center"/>
          </w:tcPr>
          <w:p w14:paraId="53F28288" w14:textId="23750FD8" w:rsidR="00D52DAF" w:rsidRDefault="004E17F7" w:rsidP="00B36295">
            <w:pPr>
              <w:rPr>
                <w:ins w:id="5979" w:author="Rakesh Singhi" w:date="2015-02-07T14:44:00Z"/>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9866F67" w14:textId="12870E1E" w:rsidR="00D52DAF" w:rsidRDefault="00D52DAF" w:rsidP="00B36295">
            <w:pPr>
              <w:rPr>
                <w:ins w:id="5980" w:author="Rakesh Singhi" w:date="2015-02-07T14:44:00Z"/>
                <w:rFonts w:ascii="Arial" w:hAnsi="Arial" w:cs="Arial"/>
              </w:rPr>
            </w:pPr>
            <w:ins w:id="5981" w:author="Rakesh Singhi" w:date="2015-02-07T14:4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556C8DA5" w14:textId="48407386" w:rsidR="00D52DAF" w:rsidRDefault="004E17F7" w:rsidP="00B36295">
            <w:pPr>
              <w:rPr>
                <w:ins w:id="5982" w:author="Rakesh Singhi" w:date="2015-02-07T14:44:00Z"/>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2C32FA55" w14:textId="77777777" w:rsidR="002A5C1E" w:rsidRDefault="002A5C1E" w:rsidP="002A5C1E">
      <w:pPr>
        <w:rPr>
          <w:rFonts w:asciiTheme="minorHAnsi" w:hAnsiTheme="minorHAnsi" w:cstheme="minorHAnsi"/>
        </w:rPr>
      </w:pPr>
    </w:p>
    <w:p w14:paraId="19F487AD" w14:textId="77777777" w:rsidR="00B234C2" w:rsidRDefault="00B234C2" w:rsidP="002A5C1E">
      <w:pPr>
        <w:rPr>
          <w:rFonts w:asciiTheme="minorHAnsi" w:hAnsiTheme="minorHAnsi" w:cstheme="minorHAnsi"/>
        </w:rPr>
      </w:pPr>
    </w:p>
    <w:p w14:paraId="5505C04D" w14:textId="77777777" w:rsidR="00B234C2" w:rsidRDefault="00B234C2" w:rsidP="00B234C2">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230"/>
        <w:gridCol w:w="1799"/>
        <w:gridCol w:w="1505"/>
        <w:gridCol w:w="1660"/>
      </w:tblGrid>
      <w:tr w:rsidR="001C275C" w:rsidRPr="00D30FA1" w14:paraId="59655EBF" w14:textId="77777777" w:rsidTr="00483712">
        <w:tc>
          <w:tcPr>
            <w:tcW w:w="0" w:type="auto"/>
            <w:tcBorders>
              <w:top w:val="single" w:sz="4" w:space="0" w:color="auto"/>
              <w:left w:val="single" w:sz="4" w:space="0" w:color="auto"/>
              <w:bottom w:val="single" w:sz="4" w:space="0" w:color="auto"/>
              <w:right w:val="single" w:sz="4" w:space="0" w:color="auto"/>
            </w:tcBorders>
            <w:shd w:val="clear" w:color="auto" w:fill="F4B8AE"/>
          </w:tcPr>
          <w:p w14:paraId="58AF3C9D" w14:textId="451CA81C" w:rsidR="001C275C" w:rsidRPr="00B234C2" w:rsidRDefault="0094167E" w:rsidP="00AC5F3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1C275C">
              <w:rPr>
                <w:rFonts w:asciiTheme="minorHAnsi" w:hAnsiTheme="minorHAnsi" w:cstheme="minorHAnsi"/>
                <w:color w:val="000000"/>
                <w:sz w:val="18"/>
                <w:szCs w:val="16"/>
              </w:rPr>
              <w:t>TERRITORY</w:t>
            </w:r>
            <w:r w:rsidR="00C90592">
              <w:rPr>
                <w:rFonts w:asciiTheme="minorHAnsi" w:hAnsiTheme="minorHAnsi" w:cstheme="minorHAnsi"/>
                <w:color w:val="000000"/>
                <w:sz w:val="18"/>
                <w:szCs w:val="16"/>
              </w:rPr>
              <w:t>_MIR</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55B5296D" w14:textId="77777777" w:rsidR="001C275C" w:rsidRPr="00B234C2" w:rsidRDefault="001C275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Table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220324FF" w14:textId="77777777" w:rsidR="001C275C" w:rsidRPr="00B234C2" w:rsidRDefault="001C275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Source Column Name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6DAF21C7" w14:textId="77777777" w:rsidR="001C275C" w:rsidRPr="001C275C" w:rsidRDefault="001C275C">
            <w:pPr>
              <w:rPr>
                <w:rFonts w:asciiTheme="minorHAnsi" w:hAnsiTheme="minorHAnsi" w:cstheme="minorHAnsi"/>
                <w:color w:val="000000"/>
                <w:sz w:val="18"/>
                <w:szCs w:val="16"/>
              </w:rPr>
            </w:pPr>
            <w:r w:rsidRPr="001C275C">
              <w:rPr>
                <w:rFonts w:asciiTheme="minorHAnsi" w:hAnsiTheme="minorHAnsi" w:cstheme="minorHAnsi"/>
                <w:color w:val="000000"/>
                <w:sz w:val="18"/>
                <w:szCs w:val="16"/>
              </w:rPr>
              <w:t>View Name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72AFB2A5" w14:textId="77777777" w:rsidR="001C275C" w:rsidRPr="001C275C" w:rsidRDefault="001C275C">
            <w:pPr>
              <w:rPr>
                <w:rFonts w:asciiTheme="minorHAnsi" w:hAnsiTheme="minorHAnsi" w:cstheme="minorHAnsi"/>
                <w:color w:val="000000"/>
                <w:sz w:val="18"/>
                <w:szCs w:val="16"/>
              </w:rPr>
            </w:pPr>
            <w:r w:rsidRPr="001C275C">
              <w:rPr>
                <w:rFonts w:asciiTheme="minorHAnsi" w:hAnsiTheme="minorHAnsi" w:cstheme="minorHAnsi"/>
                <w:color w:val="000000"/>
                <w:sz w:val="18"/>
                <w:szCs w:val="16"/>
              </w:rPr>
              <w:t>View Column Name</w:t>
            </w:r>
          </w:p>
        </w:tc>
      </w:tr>
      <w:tr w:rsidR="001C275C" w:rsidRPr="00D30FA1" w14:paraId="75E117A4" w14:textId="77777777" w:rsidTr="0048371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F0BA80" w14:textId="77777777" w:rsidR="001C275C" w:rsidRPr="00DD1485" w:rsidRDefault="001C275C" w:rsidP="00AC5F35">
            <w:pPr>
              <w:rPr>
                <w:rFonts w:asciiTheme="minorHAnsi" w:hAnsiTheme="minorHAnsi" w:cstheme="minorHAnsi"/>
                <w:color w:val="000000"/>
                <w:sz w:val="18"/>
                <w:szCs w:val="16"/>
              </w:rPr>
            </w:pPr>
            <w:r>
              <w:rPr>
                <w:rFonts w:asciiTheme="minorHAnsi" w:hAnsiTheme="minorHAnsi" w:cstheme="minorHAnsi"/>
                <w:color w:val="000000"/>
                <w:sz w:val="18"/>
                <w:szCs w:val="16"/>
              </w:rPr>
              <w:t>TERRITORY_ID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2F96AB" w14:textId="77777777" w:rsidR="001C275C" w:rsidRPr="00B234C2" w:rsidRDefault="001C275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B3F39E" w14:textId="77777777" w:rsidR="001C275C" w:rsidRPr="00B234C2" w:rsidRDefault="001C275C">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SalesTerritoryId</w:t>
            </w:r>
          </w:p>
        </w:tc>
        <w:tc>
          <w:tcPr>
            <w:tcW w:w="0" w:type="auto"/>
            <w:tcBorders>
              <w:top w:val="single" w:sz="4" w:space="0" w:color="auto"/>
              <w:left w:val="single" w:sz="4" w:space="0" w:color="auto"/>
              <w:bottom w:val="single" w:sz="4" w:space="0" w:color="auto"/>
              <w:right w:val="single" w:sz="4" w:space="0" w:color="auto"/>
            </w:tcBorders>
          </w:tcPr>
          <w:p w14:paraId="1C95B18B" w14:textId="77777777" w:rsidR="001C275C" w:rsidRPr="001C275C" w:rsidRDefault="001C275C">
            <w:pPr>
              <w:rPr>
                <w:rFonts w:asciiTheme="minorHAnsi" w:hAnsiTheme="minorHAnsi" w:cstheme="minorHAnsi"/>
                <w:color w:val="000000"/>
                <w:sz w:val="18"/>
                <w:szCs w:val="16"/>
              </w:rPr>
            </w:pPr>
            <w:r w:rsidRPr="001C275C">
              <w:rPr>
                <w:rFonts w:asciiTheme="minorHAnsi" w:eastAsiaTheme="minorHAnsi" w:hAnsiTheme="minorHAnsi" w:cstheme="minorHAnsi"/>
                <w:color w:val="000000"/>
                <w:highlight w:val="white"/>
              </w:rPr>
              <w:t>VEBIP_Territory</w:t>
            </w:r>
          </w:p>
        </w:tc>
        <w:tc>
          <w:tcPr>
            <w:tcW w:w="0" w:type="auto"/>
            <w:tcBorders>
              <w:top w:val="single" w:sz="4" w:space="0" w:color="auto"/>
              <w:left w:val="single" w:sz="4" w:space="0" w:color="auto"/>
              <w:bottom w:val="single" w:sz="4" w:space="0" w:color="auto"/>
              <w:right w:val="single" w:sz="4" w:space="0" w:color="auto"/>
            </w:tcBorders>
          </w:tcPr>
          <w:p w14:paraId="35C8DD5D" w14:textId="77777777" w:rsidR="001C275C" w:rsidRPr="001C275C" w:rsidRDefault="001C275C">
            <w:pPr>
              <w:rPr>
                <w:rFonts w:asciiTheme="minorHAnsi" w:hAnsiTheme="minorHAnsi" w:cstheme="minorHAnsi"/>
                <w:color w:val="000000"/>
                <w:sz w:val="18"/>
                <w:szCs w:val="16"/>
              </w:rPr>
            </w:pPr>
            <w:r w:rsidRPr="001C275C">
              <w:rPr>
                <w:rFonts w:asciiTheme="minorHAnsi" w:hAnsiTheme="minorHAnsi" w:cstheme="minorHAnsi"/>
                <w:color w:val="000000"/>
                <w:sz w:val="18"/>
                <w:szCs w:val="16"/>
              </w:rPr>
              <w:t>SalesTerritoryId</w:t>
            </w:r>
          </w:p>
        </w:tc>
      </w:tr>
      <w:tr w:rsidR="00B8342F" w:rsidRPr="00D30FA1" w14:paraId="781EFB96" w14:textId="77777777" w:rsidTr="0048371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54ED22" w14:textId="77777777" w:rsidR="00B8342F" w:rsidRPr="00DD1485"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TERRITORY_NAME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1A033F" w14:textId="77777777"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w:t>
            </w:r>
          </w:p>
        </w:tc>
        <w:tc>
          <w:tcPr>
            <w:tcW w:w="0" w:type="auto"/>
            <w:tcBorders>
              <w:top w:val="single" w:sz="4" w:space="0" w:color="auto"/>
              <w:left w:val="single" w:sz="4" w:space="0" w:color="auto"/>
              <w:bottom w:val="single" w:sz="4" w:space="0" w:color="auto"/>
              <w:right w:val="single" w:sz="4" w:space="0" w:color="auto"/>
            </w:tcBorders>
          </w:tcPr>
          <w:p w14:paraId="30FB762F" w14:textId="653CAC18"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w:t>
            </w:r>
          </w:p>
        </w:tc>
        <w:tc>
          <w:tcPr>
            <w:tcW w:w="0" w:type="auto"/>
            <w:tcBorders>
              <w:top w:val="single" w:sz="4" w:space="0" w:color="auto"/>
              <w:left w:val="single" w:sz="4" w:space="0" w:color="auto"/>
              <w:bottom w:val="single" w:sz="4" w:space="0" w:color="auto"/>
              <w:right w:val="single" w:sz="4" w:space="0" w:color="auto"/>
            </w:tcBorders>
          </w:tcPr>
          <w:p w14:paraId="39F1AAF0" w14:textId="77777777" w:rsidR="00B8342F" w:rsidRPr="001C275C" w:rsidRDefault="00B8342F" w:rsidP="00B8342F">
            <w:pPr>
              <w:rPr>
                <w:rFonts w:asciiTheme="minorHAnsi" w:hAnsiTheme="minorHAnsi" w:cstheme="minorHAnsi"/>
                <w:color w:val="000000"/>
                <w:sz w:val="18"/>
                <w:szCs w:val="16"/>
              </w:rPr>
            </w:pPr>
            <w:r w:rsidRPr="001C275C">
              <w:rPr>
                <w:rFonts w:asciiTheme="minorHAnsi" w:eastAsiaTheme="minorHAnsi" w:hAnsiTheme="minorHAnsi" w:cstheme="minorHAnsi"/>
                <w:color w:val="000000"/>
                <w:highlight w:val="white"/>
              </w:rPr>
              <w:t>VEBIP_Territory</w:t>
            </w:r>
          </w:p>
        </w:tc>
        <w:tc>
          <w:tcPr>
            <w:tcW w:w="0" w:type="auto"/>
            <w:tcBorders>
              <w:top w:val="single" w:sz="4" w:space="0" w:color="auto"/>
              <w:left w:val="single" w:sz="4" w:space="0" w:color="auto"/>
              <w:bottom w:val="single" w:sz="4" w:space="0" w:color="auto"/>
              <w:right w:val="single" w:sz="4" w:space="0" w:color="auto"/>
            </w:tcBorders>
          </w:tcPr>
          <w:p w14:paraId="07378611" w14:textId="1632C7F3" w:rsidR="00B8342F" w:rsidRPr="001C275C"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w:t>
            </w:r>
          </w:p>
        </w:tc>
      </w:tr>
      <w:tr w:rsidR="00B8342F" w:rsidRPr="00D30FA1" w14:paraId="00C96A28" w14:textId="77777777" w:rsidTr="0048371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A69949" w14:textId="7301E758" w:rsidR="00B8342F" w:rsidRPr="00D30FA1"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TERRITORY_ STATE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535FA9" w14:textId="77777777"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w:t>
            </w:r>
          </w:p>
        </w:tc>
        <w:tc>
          <w:tcPr>
            <w:tcW w:w="0" w:type="auto"/>
            <w:tcBorders>
              <w:top w:val="single" w:sz="4" w:space="0" w:color="auto"/>
              <w:left w:val="single" w:sz="4" w:space="0" w:color="auto"/>
              <w:bottom w:val="single" w:sz="4" w:space="0" w:color="auto"/>
              <w:right w:val="single" w:sz="4" w:space="0" w:color="auto"/>
            </w:tcBorders>
          </w:tcPr>
          <w:p w14:paraId="72899D93" w14:textId="77777777"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Criteria1</w:t>
            </w:r>
          </w:p>
        </w:tc>
        <w:tc>
          <w:tcPr>
            <w:tcW w:w="0" w:type="auto"/>
            <w:tcBorders>
              <w:top w:val="single" w:sz="4" w:space="0" w:color="auto"/>
              <w:left w:val="single" w:sz="4" w:space="0" w:color="auto"/>
              <w:bottom w:val="single" w:sz="4" w:space="0" w:color="auto"/>
              <w:right w:val="single" w:sz="4" w:space="0" w:color="auto"/>
            </w:tcBorders>
          </w:tcPr>
          <w:p w14:paraId="246EFFAC" w14:textId="77777777" w:rsidR="00B8342F" w:rsidRPr="001C275C" w:rsidRDefault="00B8342F" w:rsidP="00B8342F">
            <w:pPr>
              <w:rPr>
                <w:rFonts w:asciiTheme="minorHAnsi" w:hAnsiTheme="minorHAnsi" w:cstheme="minorHAnsi"/>
                <w:color w:val="000000"/>
                <w:sz w:val="18"/>
                <w:szCs w:val="16"/>
              </w:rPr>
            </w:pPr>
            <w:r w:rsidRPr="001C275C">
              <w:rPr>
                <w:rFonts w:asciiTheme="minorHAnsi" w:eastAsiaTheme="minorHAnsi" w:hAnsiTheme="minorHAnsi" w:cstheme="minorHAnsi"/>
                <w:color w:val="000000"/>
                <w:highlight w:val="white"/>
              </w:rPr>
              <w:t>VEBIP_Territory</w:t>
            </w:r>
          </w:p>
        </w:tc>
        <w:tc>
          <w:tcPr>
            <w:tcW w:w="0" w:type="auto"/>
            <w:tcBorders>
              <w:top w:val="single" w:sz="4" w:space="0" w:color="auto"/>
              <w:left w:val="single" w:sz="4" w:space="0" w:color="auto"/>
              <w:bottom w:val="single" w:sz="4" w:space="0" w:color="auto"/>
              <w:right w:val="single" w:sz="4" w:space="0" w:color="auto"/>
            </w:tcBorders>
          </w:tcPr>
          <w:p w14:paraId="51533948" w14:textId="77777777" w:rsidR="00B8342F" w:rsidRPr="001C275C" w:rsidRDefault="00B8342F" w:rsidP="00B8342F">
            <w:pPr>
              <w:rPr>
                <w:rFonts w:asciiTheme="minorHAnsi" w:hAnsiTheme="minorHAnsi" w:cstheme="minorHAnsi"/>
                <w:color w:val="000000"/>
                <w:sz w:val="18"/>
                <w:szCs w:val="16"/>
              </w:rPr>
            </w:pPr>
            <w:r w:rsidRPr="001C275C">
              <w:rPr>
                <w:rFonts w:asciiTheme="minorHAnsi" w:hAnsiTheme="minorHAnsi" w:cstheme="minorHAnsi"/>
                <w:color w:val="000000"/>
                <w:sz w:val="18"/>
                <w:szCs w:val="16"/>
              </w:rPr>
              <w:t>Criteria1</w:t>
            </w:r>
          </w:p>
        </w:tc>
      </w:tr>
      <w:tr w:rsidR="00B8342F" w:rsidRPr="00D30FA1" w14:paraId="5A72BB8A" w14:textId="77777777" w:rsidTr="0048371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A42B1" w14:textId="40B76C8F" w:rsidR="00B8342F" w:rsidRPr="00D30FA1"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TERRITORY_ REGION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DD690E" w14:textId="77777777"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w:t>
            </w:r>
          </w:p>
        </w:tc>
        <w:tc>
          <w:tcPr>
            <w:tcW w:w="0" w:type="auto"/>
            <w:tcBorders>
              <w:top w:val="single" w:sz="4" w:space="0" w:color="auto"/>
              <w:left w:val="single" w:sz="4" w:space="0" w:color="auto"/>
              <w:bottom w:val="single" w:sz="4" w:space="0" w:color="auto"/>
              <w:right w:val="single" w:sz="4" w:space="0" w:color="auto"/>
            </w:tcBorders>
          </w:tcPr>
          <w:p w14:paraId="6913FA7A" w14:textId="77777777"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Criteria2</w:t>
            </w:r>
          </w:p>
        </w:tc>
        <w:tc>
          <w:tcPr>
            <w:tcW w:w="0" w:type="auto"/>
            <w:tcBorders>
              <w:top w:val="single" w:sz="4" w:space="0" w:color="auto"/>
              <w:left w:val="single" w:sz="4" w:space="0" w:color="auto"/>
              <w:bottom w:val="single" w:sz="4" w:space="0" w:color="auto"/>
              <w:right w:val="single" w:sz="4" w:space="0" w:color="auto"/>
            </w:tcBorders>
          </w:tcPr>
          <w:p w14:paraId="3E7D0398" w14:textId="77777777" w:rsidR="00B8342F" w:rsidRPr="001C275C" w:rsidRDefault="00B8342F" w:rsidP="00B8342F">
            <w:pPr>
              <w:rPr>
                <w:rFonts w:asciiTheme="minorHAnsi" w:hAnsiTheme="minorHAnsi" w:cstheme="minorHAnsi"/>
                <w:color w:val="000000"/>
                <w:sz w:val="18"/>
                <w:szCs w:val="16"/>
              </w:rPr>
            </w:pPr>
            <w:r w:rsidRPr="001C275C">
              <w:rPr>
                <w:rFonts w:asciiTheme="minorHAnsi" w:eastAsiaTheme="minorHAnsi" w:hAnsiTheme="minorHAnsi" w:cstheme="minorHAnsi"/>
                <w:color w:val="000000"/>
                <w:highlight w:val="white"/>
              </w:rPr>
              <w:t>VEBIP_Territory</w:t>
            </w:r>
          </w:p>
        </w:tc>
        <w:tc>
          <w:tcPr>
            <w:tcW w:w="0" w:type="auto"/>
            <w:tcBorders>
              <w:top w:val="single" w:sz="4" w:space="0" w:color="auto"/>
              <w:left w:val="single" w:sz="4" w:space="0" w:color="auto"/>
              <w:bottom w:val="single" w:sz="4" w:space="0" w:color="auto"/>
              <w:right w:val="single" w:sz="4" w:space="0" w:color="auto"/>
            </w:tcBorders>
          </w:tcPr>
          <w:p w14:paraId="5CFFBFEC" w14:textId="77777777" w:rsidR="00B8342F" w:rsidRPr="001C275C"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Criteria2</w:t>
            </w:r>
          </w:p>
        </w:tc>
      </w:tr>
      <w:tr w:rsidR="00B8342F" w:rsidRPr="00D30FA1" w14:paraId="316CE6E7" w14:textId="77777777" w:rsidTr="0048371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BC01F6" w14:textId="7D8C48CD" w:rsidR="00B8342F"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TERRITORY_ CRITERIA3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A3FDA7" w14:textId="24860D5E"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w:t>
            </w:r>
          </w:p>
        </w:tc>
        <w:tc>
          <w:tcPr>
            <w:tcW w:w="0" w:type="auto"/>
            <w:tcBorders>
              <w:top w:val="single" w:sz="4" w:space="0" w:color="auto"/>
              <w:left w:val="single" w:sz="4" w:space="0" w:color="auto"/>
              <w:bottom w:val="single" w:sz="4" w:space="0" w:color="auto"/>
              <w:right w:val="single" w:sz="4" w:space="0" w:color="auto"/>
            </w:tcBorders>
          </w:tcPr>
          <w:p w14:paraId="5346CDDA" w14:textId="1D27DE4A" w:rsidR="00B8342F" w:rsidRPr="00B234C2"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Criteria3</w:t>
            </w:r>
          </w:p>
        </w:tc>
        <w:tc>
          <w:tcPr>
            <w:tcW w:w="0" w:type="auto"/>
            <w:tcBorders>
              <w:top w:val="single" w:sz="4" w:space="0" w:color="auto"/>
              <w:left w:val="single" w:sz="4" w:space="0" w:color="auto"/>
              <w:bottom w:val="single" w:sz="4" w:space="0" w:color="auto"/>
              <w:right w:val="single" w:sz="4" w:space="0" w:color="auto"/>
            </w:tcBorders>
          </w:tcPr>
          <w:p w14:paraId="5E540A65" w14:textId="4F4E3A4C" w:rsidR="00B8342F" w:rsidRPr="001C275C" w:rsidRDefault="00B8342F" w:rsidP="00B8342F">
            <w:pPr>
              <w:rPr>
                <w:rFonts w:asciiTheme="minorHAnsi" w:eastAsiaTheme="minorHAnsi" w:hAnsiTheme="minorHAnsi" w:cstheme="minorHAnsi"/>
                <w:color w:val="000000"/>
                <w:highlight w:val="white"/>
              </w:rPr>
            </w:pPr>
            <w:r w:rsidRPr="001C275C">
              <w:rPr>
                <w:rFonts w:asciiTheme="minorHAnsi" w:eastAsiaTheme="minorHAnsi" w:hAnsiTheme="minorHAnsi" w:cstheme="minorHAnsi"/>
                <w:color w:val="000000"/>
                <w:highlight w:val="white"/>
              </w:rPr>
              <w:t>VEBIP_Territory</w:t>
            </w:r>
          </w:p>
        </w:tc>
        <w:tc>
          <w:tcPr>
            <w:tcW w:w="0" w:type="auto"/>
            <w:tcBorders>
              <w:top w:val="single" w:sz="4" w:space="0" w:color="auto"/>
              <w:left w:val="single" w:sz="4" w:space="0" w:color="auto"/>
              <w:bottom w:val="single" w:sz="4" w:space="0" w:color="auto"/>
              <w:right w:val="single" w:sz="4" w:space="0" w:color="auto"/>
            </w:tcBorders>
          </w:tcPr>
          <w:p w14:paraId="591FBB9A" w14:textId="0361AA36" w:rsidR="00B8342F"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Criteria3</w:t>
            </w:r>
          </w:p>
        </w:tc>
      </w:tr>
      <w:tr w:rsidR="00B8342F" w:rsidRPr="00D30FA1" w14:paraId="7390398A" w14:textId="77777777" w:rsidTr="0048371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3BFC78" w14:textId="533DB5D9" w:rsidR="00B8342F"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TERRITORY_ CRITERIA4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51554C" w14:textId="45BBA730"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w:t>
            </w:r>
          </w:p>
        </w:tc>
        <w:tc>
          <w:tcPr>
            <w:tcW w:w="0" w:type="auto"/>
            <w:tcBorders>
              <w:top w:val="single" w:sz="4" w:space="0" w:color="auto"/>
              <w:left w:val="single" w:sz="4" w:space="0" w:color="auto"/>
              <w:bottom w:val="single" w:sz="4" w:space="0" w:color="auto"/>
              <w:right w:val="single" w:sz="4" w:space="0" w:color="auto"/>
            </w:tcBorders>
          </w:tcPr>
          <w:p w14:paraId="564205F2" w14:textId="79E12A0E" w:rsidR="00B8342F" w:rsidRPr="00B234C2"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Criteria4</w:t>
            </w:r>
          </w:p>
        </w:tc>
        <w:tc>
          <w:tcPr>
            <w:tcW w:w="0" w:type="auto"/>
            <w:tcBorders>
              <w:top w:val="single" w:sz="4" w:space="0" w:color="auto"/>
              <w:left w:val="single" w:sz="4" w:space="0" w:color="auto"/>
              <w:bottom w:val="single" w:sz="4" w:space="0" w:color="auto"/>
              <w:right w:val="single" w:sz="4" w:space="0" w:color="auto"/>
            </w:tcBorders>
          </w:tcPr>
          <w:p w14:paraId="3DEAFDBD" w14:textId="071F6362" w:rsidR="00B8342F" w:rsidRPr="001C275C" w:rsidRDefault="00B8342F" w:rsidP="00B8342F">
            <w:pPr>
              <w:rPr>
                <w:rFonts w:asciiTheme="minorHAnsi" w:eastAsiaTheme="minorHAnsi" w:hAnsiTheme="minorHAnsi" w:cstheme="minorHAnsi"/>
                <w:color w:val="000000"/>
                <w:highlight w:val="white"/>
              </w:rPr>
            </w:pPr>
            <w:r w:rsidRPr="001C275C">
              <w:rPr>
                <w:rFonts w:asciiTheme="minorHAnsi" w:eastAsiaTheme="minorHAnsi" w:hAnsiTheme="minorHAnsi" w:cstheme="minorHAnsi"/>
                <w:color w:val="000000"/>
                <w:highlight w:val="white"/>
              </w:rPr>
              <w:t>VEBIP_Territory</w:t>
            </w:r>
          </w:p>
        </w:tc>
        <w:tc>
          <w:tcPr>
            <w:tcW w:w="0" w:type="auto"/>
            <w:tcBorders>
              <w:top w:val="single" w:sz="4" w:space="0" w:color="auto"/>
              <w:left w:val="single" w:sz="4" w:space="0" w:color="auto"/>
              <w:bottom w:val="single" w:sz="4" w:space="0" w:color="auto"/>
              <w:right w:val="single" w:sz="4" w:space="0" w:color="auto"/>
            </w:tcBorders>
          </w:tcPr>
          <w:p w14:paraId="7B1519EB" w14:textId="55AF38E2" w:rsidR="00B8342F"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Criteria4</w:t>
            </w:r>
          </w:p>
        </w:tc>
      </w:tr>
      <w:tr w:rsidR="00B8342F" w:rsidRPr="00D30FA1" w14:paraId="1FF124C4" w14:textId="77777777" w:rsidTr="00483712">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91922B" w14:textId="77777777" w:rsidR="00B8342F" w:rsidRDefault="00B8342F" w:rsidP="00B8342F">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A1712F" w14:textId="77777777"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SalesTerritory</w:t>
            </w:r>
          </w:p>
        </w:tc>
        <w:tc>
          <w:tcPr>
            <w:tcW w:w="0" w:type="auto"/>
            <w:tcBorders>
              <w:top w:val="single" w:sz="4" w:space="0" w:color="auto"/>
              <w:left w:val="single" w:sz="4" w:space="0" w:color="auto"/>
              <w:bottom w:val="single" w:sz="4" w:space="0" w:color="auto"/>
              <w:right w:val="single" w:sz="4" w:space="0" w:color="auto"/>
            </w:tcBorders>
          </w:tcPr>
          <w:p w14:paraId="197FF1C4" w14:textId="77777777" w:rsidR="00B8342F" w:rsidRPr="00B234C2" w:rsidRDefault="00B8342F" w:rsidP="00B8342F">
            <w:pPr>
              <w:rPr>
                <w:rFonts w:asciiTheme="minorHAnsi" w:hAnsiTheme="minorHAnsi" w:cstheme="minorHAnsi"/>
                <w:color w:val="000000"/>
                <w:sz w:val="18"/>
                <w:szCs w:val="16"/>
              </w:rPr>
            </w:pPr>
            <w:r w:rsidRPr="00B234C2">
              <w:rPr>
                <w:rFonts w:asciiTheme="minorHAnsi" w:hAnsiTheme="minorHAnsi" w:cstheme="minorHAnsi"/>
                <w:color w:val="000000"/>
                <w:sz w:val="18"/>
                <w:szCs w:val="16"/>
              </w:rPr>
              <w:t>CountryId</w:t>
            </w:r>
          </w:p>
        </w:tc>
        <w:tc>
          <w:tcPr>
            <w:tcW w:w="0" w:type="auto"/>
            <w:tcBorders>
              <w:top w:val="single" w:sz="4" w:space="0" w:color="auto"/>
              <w:left w:val="single" w:sz="4" w:space="0" w:color="auto"/>
              <w:bottom w:val="single" w:sz="4" w:space="0" w:color="auto"/>
              <w:right w:val="single" w:sz="4" w:space="0" w:color="auto"/>
            </w:tcBorders>
          </w:tcPr>
          <w:p w14:paraId="5C6AAFF0" w14:textId="77777777" w:rsidR="00B8342F" w:rsidRPr="001C275C" w:rsidRDefault="00B8342F" w:rsidP="00B8342F">
            <w:pPr>
              <w:rPr>
                <w:rFonts w:asciiTheme="minorHAnsi" w:hAnsiTheme="minorHAnsi" w:cstheme="minorHAnsi"/>
                <w:color w:val="000000"/>
                <w:sz w:val="18"/>
                <w:szCs w:val="16"/>
              </w:rPr>
            </w:pPr>
            <w:r w:rsidRPr="001C275C">
              <w:rPr>
                <w:rFonts w:asciiTheme="minorHAnsi" w:eastAsiaTheme="minorHAnsi" w:hAnsiTheme="minorHAnsi" w:cstheme="minorHAnsi"/>
                <w:color w:val="000000"/>
                <w:highlight w:val="white"/>
              </w:rPr>
              <w:t>VEBIP_Territory</w:t>
            </w:r>
          </w:p>
        </w:tc>
        <w:tc>
          <w:tcPr>
            <w:tcW w:w="0" w:type="auto"/>
            <w:tcBorders>
              <w:top w:val="single" w:sz="4" w:space="0" w:color="auto"/>
              <w:left w:val="single" w:sz="4" w:space="0" w:color="auto"/>
              <w:bottom w:val="single" w:sz="4" w:space="0" w:color="auto"/>
              <w:right w:val="single" w:sz="4" w:space="0" w:color="auto"/>
            </w:tcBorders>
          </w:tcPr>
          <w:p w14:paraId="03EC6BD3" w14:textId="77777777" w:rsidR="00B8342F" w:rsidRPr="001C275C" w:rsidRDefault="00B8342F" w:rsidP="00B8342F">
            <w:pPr>
              <w:rPr>
                <w:rFonts w:asciiTheme="minorHAnsi" w:hAnsiTheme="minorHAnsi" w:cstheme="minorHAnsi"/>
                <w:color w:val="000000"/>
                <w:sz w:val="18"/>
                <w:szCs w:val="16"/>
              </w:rPr>
            </w:pPr>
            <w:r w:rsidRPr="001C275C">
              <w:rPr>
                <w:rFonts w:asciiTheme="minorHAnsi" w:hAnsiTheme="minorHAnsi" w:cstheme="minorHAnsi"/>
                <w:color w:val="000000"/>
                <w:sz w:val="18"/>
                <w:szCs w:val="16"/>
              </w:rPr>
              <w:t>CountryId</w:t>
            </w:r>
          </w:p>
        </w:tc>
      </w:tr>
      <w:tr w:rsidR="00B8342F" w:rsidRPr="00D30FA1" w14:paraId="45F6ED42" w14:textId="77777777" w:rsidTr="00483712">
        <w:trPr>
          <w:trHeight w:val="70"/>
        </w:trPr>
        <w:tc>
          <w:tcPr>
            <w:tcW w:w="0" w:type="auto"/>
            <w:gridSpan w:val="3"/>
            <w:tcBorders>
              <w:top w:val="single" w:sz="4" w:space="0" w:color="auto"/>
              <w:left w:val="single" w:sz="4" w:space="0" w:color="auto"/>
              <w:bottom w:val="single" w:sz="4" w:space="0" w:color="auto"/>
              <w:right w:val="single" w:sz="4" w:space="0" w:color="auto"/>
            </w:tcBorders>
            <w:shd w:val="clear" w:color="auto" w:fill="auto"/>
          </w:tcPr>
          <w:p w14:paraId="011C4601" w14:textId="77777777" w:rsidR="00B8342F" w:rsidRDefault="00B8342F" w:rsidP="00B8342F">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0" w:type="auto"/>
            <w:tcBorders>
              <w:top w:val="single" w:sz="4" w:space="0" w:color="auto"/>
              <w:left w:val="single" w:sz="4" w:space="0" w:color="auto"/>
              <w:bottom w:val="single" w:sz="4" w:space="0" w:color="auto"/>
              <w:right w:val="single" w:sz="4" w:space="0" w:color="auto"/>
            </w:tcBorders>
          </w:tcPr>
          <w:p w14:paraId="34B63CD3" w14:textId="77777777" w:rsidR="00B8342F" w:rsidRPr="001C275C" w:rsidRDefault="00B8342F" w:rsidP="00B8342F">
            <w:pPr>
              <w:rPr>
                <w:rFonts w:asciiTheme="minorHAnsi" w:hAnsiTheme="minorHAnsi" w:cstheme="minorHAnsi"/>
                <w:b/>
                <w:color w:val="000000"/>
                <w:sz w:val="18"/>
                <w:szCs w:val="16"/>
                <w:u w:val="single"/>
              </w:rPr>
            </w:pPr>
          </w:p>
        </w:tc>
        <w:tc>
          <w:tcPr>
            <w:tcW w:w="0" w:type="auto"/>
            <w:tcBorders>
              <w:top w:val="single" w:sz="4" w:space="0" w:color="auto"/>
              <w:left w:val="single" w:sz="4" w:space="0" w:color="auto"/>
              <w:bottom w:val="single" w:sz="4" w:space="0" w:color="auto"/>
              <w:right w:val="single" w:sz="4" w:space="0" w:color="auto"/>
            </w:tcBorders>
          </w:tcPr>
          <w:p w14:paraId="4E4847CA" w14:textId="77777777" w:rsidR="00B8342F" w:rsidRPr="001C275C" w:rsidRDefault="00B8342F" w:rsidP="00B8342F">
            <w:pPr>
              <w:rPr>
                <w:rFonts w:asciiTheme="minorHAnsi" w:hAnsiTheme="minorHAnsi" w:cstheme="minorHAnsi"/>
                <w:b/>
                <w:color w:val="000000"/>
                <w:sz w:val="18"/>
                <w:szCs w:val="16"/>
                <w:u w:val="single"/>
              </w:rPr>
            </w:pPr>
          </w:p>
        </w:tc>
      </w:tr>
    </w:tbl>
    <w:p w14:paraId="2CF8C91B" w14:textId="77777777" w:rsidR="00B234C2" w:rsidRDefault="00B234C2" w:rsidP="002A5C1E">
      <w:pPr>
        <w:rPr>
          <w:rFonts w:asciiTheme="minorHAnsi" w:hAnsiTheme="minorHAnsi" w:cstheme="minorHAnsi"/>
        </w:rPr>
      </w:pPr>
    </w:p>
    <w:p w14:paraId="797A982B" w14:textId="77777777" w:rsidR="000D2509" w:rsidRDefault="000D2509" w:rsidP="002A5C1E">
      <w:pPr>
        <w:rPr>
          <w:rFonts w:asciiTheme="minorHAnsi" w:hAnsiTheme="minorHAnsi" w:cstheme="minorHAnsi"/>
        </w:rPr>
      </w:pPr>
    </w:p>
    <w:p w14:paraId="5F47D943" w14:textId="77777777" w:rsidR="00854198" w:rsidRDefault="00854198" w:rsidP="002A5C1E">
      <w:pPr>
        <w:rPr>
          <w:rFonts w:asciiTheme="minorHAnsi" w:hAnsiTheme="minorHAnsi" w:cstheme="minorHAnsi"/>
        </w:rPr>
      </w:pPr>
    </w:p>
    <w:p w14:paraId="6266D1FA" w14:textId="776A18A7" w:rsidR="002A5C1E" w:rsidRPr="0075631B" w:rsidRDefault="002E6D18"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5983" w:name="_Toc415065538"/>
      <w:r>
        <w:rPr>
          <w:rFonts w:asciiTheme="minorHAnsi" w:hAnsiTheme="minorHAnsi" w:cstheme="minorHAnsi"/>
          <w:b/>
          <w:i/>
          <w:sz w:val="24"/>
          <w:szCs w:val="24"/>
          <w:lang w:val="en-GB"/>
        </w:rPr>
        <w:t>DMO_</w:t>
      </w:r>
      <w:r w:rsidR="002A5C1E" w:rsidRPr="0075631B">
        <w:rPr>
          <w:rFonts w:asciiTheme="minorHAnsi" w:hAnsiTheme="minorHAnsi" w:cstheme="minorHAnsi"/>
          <w:b/>
          <w:i/>
          <w:sz w:val="24"/>
          <w:szCs w:val="24"/>
          <w:lang w:val="en-GB"/>
        </w:rPr>
        <w:t>PARTNER_MASTER</w:t>
      </w:r>
      <w:r w:rsidR="00C90592">
        <w:rPr>
          <w:rFonts w:asciiTheme="minorHAnsi" w:hAnsiTheme="minorHAnsi" w:cstheme="minorHAnsi"/>
          <w:b/>
          <w:i/>
          <w:sz w:val="24"/>
          <w:szCs w:val="24"/>
          <w:lang w:val="en-GB"/>
        </w:rPr>
        <w:t>_MIR</w:t>
      </w:r>
      <w:bookmarkEnd w:id="5983"/>
    </w:p>
    <w:p w14:paraId="1D926094" w14:textId="3C40C0BE" w:rsidR="002A5C1E" w:rsidRDefault="002A5C1E" w:rsidP="002A5C1E">
      <w:pPr>
        <w:rPr>
          <w:rFonts w:asciiTheme="minorHAnsi" w:hAnsiTheme="minorHAnsi" w:cstheme="minorHAnsi"/>
        </w:rPr>
      </w:pPr>
      <w:r>
        <w:rPr>
          <w:rFonts w:asciiTheme="minorHAnsi" w:hAnsiTheme="minorHAnsi" w:cstheme="minorHAnsi"/>
        </w:rPr>
        <w:t>This staging table contains the Real Time Partner data from PNP Source view.</w:t>
      </w:r>
    </w:p>
    <w:p w14:paraId="138FD1CE" w14:textId="77777777" w:rsidR="002A5C1E" w:rsidRDefault="002A5C1E" w:rsidP="002A5C1E">
      <w:pPr>
        <w:rPr>
          <w:rFonts w:asciiTheme="minorHAnsi" w:hAnsiTheme="minorHAnsi" w:cstheme="minorHAnsi"/>
        </w:rPr>
      </w:pPr>
    </w:p>
    <w:p w14:paraId="0F707C9E"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6FFF296F"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69697663"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0DEFAEA0"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3F0AF0DD"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1C725BB"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42343EA2"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2AE57180"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3F3FFDD0" w14:textId="3418F88D" w:rsidR="002A5C1E" w:rsidRPr="00D30FA1" w:rsidRDefault="0094167E"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PARTNER_MASTER</w:t>
            </w:r>
            <w:r>
              <w:rPr>
                <w:rFonts w:asciiTheme="minorHAnsi" w:hAnsiTheme="minorHAnsi" w:cstheme="minorHAnsi"/>
                <w:color w:val="000000"/>
                <w:sz w:val="18"/>
                <w:szCs w:val="16"/>
              </w:rPr>
              <w:t>_MIR</w:t>
            </w:r>
          </w:p>
        </w:tc>
        <w:tc>
          <w:tcPr>
            <w:tcW w:w="992" w:type="dxa"/>
            <w:tcBorders>
              <w:top w:val="single" w:sz="4" w:space="0" w:color="auto"/>
              <w:left w:val="single" w:sz="4" w:space="0" w:color="auto"/>
              <w:bottom w:val="single" w:sz="4" w:space="0" w:color="auto"/>
              <w:right w:val="single" w:sz="4" w:space="0" w:color="auto"/>
            </w:tcBorders>
            <w:hideMark/>
          </w:tcPr>
          <w:p w14:paraId="14F8E4E3" w14:textId="3B439DFB" w:rsidR="002A5C1E" w:rsidRPr="00D30FA1" w:rsidRDefault="00446233" w:rsidP="00B36295">
            <w:pPr>
              <w:rPr>
                <w:rFonts w:asciiTheme="minorHAnsi" w:hAnsiTheme="minorHAnsi" w:cstheme="minorHAnsi"/>
                <w:color w:val="000000"/>
                <w:sz w:val="18"/>
                <w:szCs w:val="16"/>
              </w:rPr>
            </w:pPr>
            <w:del w:id="5984" w:author="Rakesh Singhi" w:date="2015-02-07T14:48:00Z">
              <w:r w:rsidDel="00D52DAF">
                <w:rPr>
                  <w:rFonts w:asciiTheme="minorHAnsi" w:hAnsiTheme="minorHAnsi" w:cstheme="minorHAnsi"/>
                  <w:color w:val="000000"/>
                  <w:sz w:val="18"/>
                  <w:szCs w:val="16"/>
                </w:rPr>
                <w:delText>ISRVE_DMO_DW</w:delText>
              </w:r>
            </w:del>
            <w:ins w:id="5985" w:author="Rakesh Singhi" w:date="2015-02-07T14:48:00Z">
              <w:r w:rsidR="00D52DAF">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2B71A784"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695391DC" w14:textId="77777777" w:rsidR="00CE4785" w:rsidRDefault="00CE4785" w:rsidP="002A5C1E">
      <w:pPr>
        <w:spacing w:after="120"/>
        <w:rPr>
          <w:rFonts w:asciiTheme="minorHAnsi" w:hAnsiTheme="minorHAnsi" w:cstheme="minorHAnsi"/>
          <w:u w:val="single"/>
        </w:rPr>
      </w:pPr>
    </w:p>
    <w:p w14:paraId="460F89ED"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250"/>
        <w:gridCol w:w="990"/>
        <w:gridCol w:w="2250"/>
      </w:tblGrid>
      <w:tr w:rsidR="002A5C1E" w:rsidRPr="00D30FA1" w14:paraId="69DA7497"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5D2B1D3E"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5A0DACB0"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59A6BB9F"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6C789AE0"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14:paraId="2B29DAE2"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CB7B060"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DF645D1"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BE12EFA"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68D414AB"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id</w:t>
            </w:r>
          </w:p>
        </w:tc>
      </w:tr>
      <w:tr w:rsidR="002A5C1E" w:rsidRPr="00D30FA1" w14:paraId="262CC587"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FBEE61E" w14:textId="77777777" w:rsidR="002A5C1E" w:rsidRPr="00A84B19" w:rsidRDefault="002A5C1E" w:rsidP="00B36295">
            <w:pPr>
              <w:rPr>
                <w:rFonts w:asciiTheme="minorHAnsi" w:hAnsiTheme="minorHAnsi" w:cstheme="minorHAnsi"/>
                <w:color w:val="000000"/>
                <w:sz w:val="18"/>
                <w:szCs w:val="16"/>
                <w:highlight w:val="yellow"/>
              </w:rPr>
            </w:pPr>
            <w:r w:rsidRPr="005E6E58">
              <w:rPr>
                <w:rFonts w:asciiTheme="minorHAnsi" w:hAnsiTheme="minorHAnsi" w:cstheme="minorHAnsi"/>
                <w:color w:val="000000"/>
                <w:sz w:val="18"/>
                <w:szCs w:val="16"/>
              </w:rPr>
              <w:t>VAT_ID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98EFAD1" w14:textId="79D6643A"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D390FBF"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711DFAD6" w14:textId="77777777" w:rsidR="002A5C1E"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Vat ID</w:t>
            </w:r>
          </w:p>
        </w:tc>
      </w:tr>
      <w:tr w:rsidR="002A5C1E" w:rsidRPr="00D30FA1" w14:paraId="413F6F66"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EA2812B" w14:textId="77777777" w:rsidR="002A5C1E"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B422024" w14:textId="30D00307"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(255)</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2D7F6E6"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022785AA"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name</w:t>
            </w:r>
          </w:p>
        </w:tc>
      </w:tr>
      <w:tr w:rsidR="002A5C1E" w:rsidRPr="00D30FA1" w14:paraId="640C5CD3"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9A16F14"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ADDRESS</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12F26A4" w14:textId="3710E40F"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(255)</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8EA02ED"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147EEB0F"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address</w:t>
            </w:r>
          </w:p>
        </w:tc>
      </w:tr>
      <w:tr w:rsidR="002A5C1E" w:rsidRPr="00D30FA1" w14:paraId="497CB833"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951FFF4"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PHONE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69D50802" w14:textId="1E09D5FD"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CA122CC"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3CC0BF6E"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phone number</w:t>
            </w:r>
          </w:p>
        </w:tc>
      </w:tr>
      <w:tr w:rsidR="002A5C1E" w:rsidRPr="00D30FA1" w14:paraId="62AD7F89"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0B3632E"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STATE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CF0AFB6" w14:textId="7A6309C6"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8917DFC"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509AEE1C"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state</w:t>
            </w:r>
          </w:p>
        </w:tc>
      </w:tr>
      <w:tr w:rsidR="002A5C1E" w:rsidRPr="00D30FA1" w14:paraId="6F52E5DE"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502A308"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CITY</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13531D6" w14:textId="447AD9FB"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0C5C6F8"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2E6EE4F9"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city</w:t>
            </w:r>
          </w:p>
        </w:tc>
      </w:tr>
      <w:tr w:rsidR="002A5C1E" w:rsidRPr="00D30FA1" w14:paraId="515FFDDD"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A496571"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POSTAL_CODE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CC57A30" w14:textId="38093F23"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EED70FB"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06143C75"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postal code</w:t>
            </w:r>
          </w:p>
        </w:tc>
      </w:tr>
      <w:tr w:rsidR="002A5C1E" w:rsidRPr="00D30FA1" w14:paraId="32CC6402"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A9AEB50"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44248B5"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DEC3022"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38FF3CCD"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country id</w:t>
            </w:r>
          </w:p>
        </w:tc>
      </w:tr>
      <w:tr w:rsidR="002A5C1E" w:rsidRPr="00D30FA1" w14:paraId="628DE208"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6256AE7"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TERRITORY_ID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4831960"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4716292"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3CDF6E0E"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 territory id</w:t>
            </w:r>
          </w:p>
        </w:tc>
      </w:tr>
      <w:tr w:rsidR="00D52DAF" w:rsidRPr="00D30FA1" w14:paraId="1D505C77" w14:textId="77777777" w:rsidTr="00B36295">
        <w:trPr>
          <w:ins w:id="5986" w:author="Rakesh Singhi" w:date="2015-02-07T14:48: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DFCCF30" w14:textId="2A524585" w:rsidR="00D52DAF" w:rsidRDefault="00D52DAF" w:rsidP="00B36295">
            <w:pPr>
              <w:rPr>
                <w:ins w:id="5987" w:author="Rakesh Singhi" w:date="2015-02-07T14:48:00Z"/>
                <w:rFonts w:asciiTheme="minorHAnsi" w:hAnsiTheme="minorHAnsi" w:cstheme="minorHAnsi"/>
                <w:color w:val="000000"/>
                <w:sz w:val="18"/>
                <w:szCs w:val="16"/>
              </w:rPr>
            </w:pPr>
            <w:ins w:id="5988" w:author="Rakesh Singhi" w:date="2015-02-07T14:48:00Z">
              <w:r>
                <w:rPr>
                  <w:rFonts w:asciiTheme="minorHAnsi" w:hAnsiTheme="minorHAnsi" w:cstheme="minorHAnsi"/>
                  <w:color w:val="000000"/>
                  <w:sz w:val="18"/>
                  <w:szCs w:val="16"/>
                </w:rPr>
                <w:t>ACTIVE</w:t>
              </w:r>
            </w:ins>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6A5508F" w14:textId="7ACC85E7" w:rsidR="00D52DAF" w:rsidRDefault="00D52DAF" w:rsidP="00B36295">
            <w:pPr>
              <w:rPr>
                <w:ins w:id="5989" w:author="Rakesh Singhi" w:date="2015-02-07T14:48:00Z"/>
                <w:rFonts w:asciiTheme="minorHAnsi" w:hAnsiTheme="minorHAnsi" w:cstheme="minorHAnsi"/>
                <w:color w:val="000000"/>
                <w:sz w:val="18"/>
                <w:szCs w:val="16"/>
              </w:rPr>
            </w:pPr>
            <w:ins w:id="5990" w:author="Rakesh Singhi" w:date="2015-02-07T14:48:00Z">
              <w:r>
                <w:rPr>
                  <w:rFonts w:asciiTheme="minorHAnsi" w:hAnsiTheme="minorHAnsi" w:cstheme="minorHAnsi"/>
                  <w:color w:val="000000"/>
                  <w:sz w:val="18"/>
                  <w:szCs w:val="16"/>
                </w:rPr>
                <w:t>VARCHAR2(1)</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F105BE9" w14:textId="40BFBD9E" w:rsidR="00D52DAF" w:rsidRDefault="00D52DAF" w:rsidP="00B36295">
            <w:pPr>
              <w:rPr>
                <w:ins w:id="5991" w:author="Rakesh Singhi" w:date="2015-02-07T14:48:00Z"/>
                <w:rFonts w:ascii="Arial" w:hAnsi="Arial" w:cs="Arial"/>
              </w:rPr>
            </w:pPr>
            <w:ins w:id="5992" w:author="Rakesh Singhi" w:date="2015-02-07T14:4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41A2CAF1" w14:textId="16DA333D" w:rsidR="00D52DAF" w:rsidRDefault="00D52DAF" w:rsidP="00B36295">
            <w:pPr>
              <w:rPr>
                <w:ins w:id="5993" w:author="Rakesh Singhi" w:date="2015-02-07T14:48:00Z"/>
                <w:rFonts w:asciiTheme="minorHAnsi" w:hAnsiTheme="minorHAnsi" w:cstheme="minorHAnsi"/>
                <w:color w:val="000000"/>
                <w:sz w:val="18"/>
                <w:szCs w:val="16"/>
              </w:rPr>
            </w:pPr>
            <w:ins w:id="5994" w:author="Rakesh Singhi" w:date="2015-02-07T14:49:00Z">
              <w:r>
                <w:rPr>
                  <w:rFonts w:asciiTheme="minorHAnsi" w:hAnsiTheme="minorHAnsi" w:cstheme="minorHAnsi"/>
                  <w:color w:val="000000"/>
                  <w:sz w:val="18"/>
                  <w:szCs w:val="16"/>
                </w:rPr>
                <w:t>Indicator whether Partner is Active</w:t>
              </w:r>
            </w:ins>
          </w:p>
        </w:tc>
      </w:tr>
      <w:tr w:rsidR="002A5C1E" w:rsidRPr="00D30FA1" w14:paraId="396702EA"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82529AA" w14:textId="77777777" w:rsidR="002A5C1E" w:rsidRPr="00DD1485" w:rsidRDefault="002A5C1E" w:rsidP="00B36295">
            <w:pPr>
              <w:rPr>
                <w:rFonts w:asciiTheme="minorHAnsi" w:hAnsiTheme="minorHAnsi" w:cstheme="minorHAnsi"/>
                <w:color w:val="000000"/>
                <w:sz w:val="18"/>
                <w:szCs w:val="16"/>
              </w:rPr>
            </w:pPr>
            <w:r w:rsidRPr="000B3DF1">
              <w:rPr>
                <w:rFonts w:asciiTheme="minorHAnsi" w:hAnsiTheme="minorHAnsi" w:cstheme="minorHAnsi"/>
                <w:color w:val="000000"/>
                <w:sz w:val="18"/>
                <w:szCs w:val="16"/>
              </w:rPr>
              <w:t>PARTNER_TYPE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4BC5A04" w14:textId="55C7EA18"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(30)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8D61DA7"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193C4D1D" w14:textId="3A6F18B6" w:rsidR="002A5C1E" w:rsidRPr="00D30FA1" w:rsidRDefault="00427EEB" w:rsidP="00B36295">
            <w:pPr>
              <w:rPr>
                <w:rFonts w:asciiTheme="minorHAnsi" w:hAnsiTheme="minorHAnsi" w:cstheme="minorHAnsi"/>
                <w:color w:val="000000"/>
                <w:sz w:val="18"/>
                <w:szCs w:val="16"/>
              </w:rPr>
            </w:pPr>
            <w:r>
              <w:rPr>
                <w:rFonts w:asciiTheme="minorHAnsi" w:hAnsiTheme="minorHAnsi" w:cstheme="minorHAnsi"/>
                <w:color w:val="000000"/>
                <w:sz w:val="18"/>
                <w:szCs w:val="16"/>
              </w:rPr>
              <w:t>MD or Re</w:t>
            </w:r>
            <w:r w:rsidR="002A5C1E">
              <w:rPr>
                <w:rFonts w:asciiTheme="minorHAnsi" w:hAnsiTheme="minorHAnsi" w:cstheme="minorHAnsi"/>
                <w:color w:val="000000"/>
                <w:sz w:val="18"/>
                <w:szCs w:val="16"/>
              </w:rPr>
              <w:t>s</w:t>
            </w:r>
            <w:r>
              <w:rPr>
                <w:rFonts w:asciiTheme="minorHAnsi" w:hAnsiTheme="minorHAnsi" w:cstheme="minorHAnsi"/>
                <w:color w:val="000000"/>
                <w:sz w:val="18"/>
                <w:szCs w:val="16"/>
              </w:rPr>
              <w:t>e</w:t>
            </w:r>
            <w:r w:rsidR="002A5C1E">
              <w:rPr>
                <w:rFonts w:asciiTheme="minorHAnsi" w:hAnsiTheme="minorHAnsi" w:cstheme="minorHAnsi"/>
                <w:color w:val="000000"/>
                <w:sz w:val="18"/>
                <w:szCs w:val="16"/>
              </w:rPr>
              <w:t>ller</w:t>
            </w:r>
          </w:p>
        </w:tc>
      </w:tr>
      <w:tr w:rsidR="002A5C1E" w:rsidRPr="00D30FA1" w:rsidDel="00D52DAF" w14:paraId="69447B66" w14:textId="59CFB2E1" w:rsidTr="00540E6C">
        <w:trPr>
          <w:del w:id="5995" w:author="Rakesh Singhi" w:date="2015-02-07T14:49: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FE79962" w14:textId="4BEC60A9" w:rsidR="002A5C1E" w:rsidRPr="00540E6C" w:rsidDel="00D52DAF" w:rsidRDefault="002A5C1E" w:rsidP="00B36295">
            <w:pPr>
              <w:rPr>
                <w:del w:id="5996" w:author="Rakesh Singhi" w:date="2015-02-07T14:49:00Z"/>
                <w:rFonts w:asciiTheme="minorHAnsi" w:hAnsiTheme="minorHAnsi" w:cstheme="minorHAnsi"/>
                <w:color w:val="000000"/>
                <w:sz w:val="18"/>
                <w:szCs w:val="16"/>
              </w:rPr>
            </w:pPr>
            <w:del w:id="5997" w:author="Rakesh Singhi" w:date="2015-02-07T14:49:00Z">
              <w:r w:rsidRPr="00540E6C" w:rsidDel="00D52DAF">
                <w:rPr>
                  <w:rFonts w:asciiTheme="minorHAnsi" w:hAnsiTheme="minorHAnsi" w:cstheme="minorHAnsi"/>
                  <w:color w:val="000000"/>
                  <w:sz w:val="18"/>
                  <w:szCs w:val="16"/>
                </w:rPr>
                <w:delText>CHANNEL_TYPE</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32F41E4B" w14:textId="5737DDBC" w:rsidR="002A5C1E" w:rsidRPr="00DD1485" w:rsidDel="00D52DAF" w:rsidRDefault="00540E6C" w:rsidP="00B36295">
            <w:pPr>
              <w:rPr>
                <w:del w:id="5998" w:author="Rakesh Singhi" w:date="2015-02-07T14:49:00Z"/>
                <w:rFonts w:asciiTheme="minorHAnsi" w:hAnsiTheme="minorHAnsi" w:cstheme="minorHAnsi"/>
                <w:color w:val="000000"/>
                <w:sz w:val="18"/>
                <w:szCs w:val="16"/>
              </w:rPr>
            </w:pPr>
            <w:del w:id="5999" w:author="Rakesh Singhi" w:date="2015-02-07T14:49:00Z">
              <w:r w:rsidRPr="00540E6C" w:rsidDel="00D52DAF">
                <w:rPr>
                  <w:rFonts w:asciiTheme="minorHAnsi" w:hAnsiTheme="minorHAnsi" w:cstheme="minorHAnsi"/>
                  <w:color w:val="000000"/>
                  <w:sz w:val="18"/>
                  <w:szCs w:val="16"/>
                </w:rPr>
                <w:delText>NVARCHAR</w:delText>
              </w:r>
              <w:r w:rsidDel="00D52DAF">
                <w:rPr>
                  <w:rFonts w:asciiTheme="minorHAnsi" w:hAnsiTheme="minorHAnsi" w:cstheme="minorHAnsi"/>
                  <w:color w:val="000000"/>
                  <w:sz w:val="18"/>
                  <w:szCs w:val="16"/>
                </w:rPr>
                <w:delText>2</w:delText>
              </w:r>
              <w:r w:rsidRPr="00540E6C" w:rsidDel="00D52DAF">
                <w:rPr>
                  <w:rFonts w:asciiTheme="minorHAnsi" w:hAnsiTheme="minorHAnsi" w:cstheme="minorHAnsi"/>
                  <w:color w:val="000000"/>
                  <w:sz w:val="18"/>
                  <w:szCs w:val="16"/>
                </w:rPr>
                <w:delText>(30)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A3AE6FB" w14:textId="4769BDAC" w:rsidR="002A5C1E" w:rsidRPr="00D30FA1" w:rsidDel="00D52DAF" w:rsidRDefault="002A5C1E" w:rsidP="00B36295">
            <w:pPr>
              <w:rPr>
                <w:del w:id="6000" w:author="Rakesh Singhi" w:date="2015-02-07T14:49:00Z"/>
                <w:rFonts w:asciiTheme="minorHAnsi" w:hAnsiTheme="minorHAnsi" w:cstheme="minorHAnsi"/>
                <w:color w:val="000000"/>
                <w:sz w:val="18"/>
                <w:szCs w:val="16"/>
              </w:rPr>
            </w:pPr>
            <w:del w:id="6001" w:author="Rakesh Singhi" w:date="2015-02-07T14:49:00Z">
              <w:r w:rsidDel="00D52DAF">
                <w:rPr>
                  <w:rFonts w:ascii="Arial" w:hAnsi="Arial" w:cs="Arial"/>
                </w:rPr>
                <w:fldChar w:fldCharType="begin">
                  <w:ffData>
                    <w:name w:val=""/>
                    <w:enabled/>
                    <w:calcOnExit w:val="0"/>
                    <w:checkBox>
                      <w:size w:val="18"/>
                      <w:default w:val="1"/>
                    </w:checkBox>
                  </w:ffData>
                </w:fldChar>
              </w:r>
              <w:r w:rsidDel="00D52DAF">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D52DAF">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20BC0CD1" w14:textId="57B51ABD" w:rsidR="002A5C1E" w:rsidRPr="00D30FA1" w:rsidDel="00D52DAF" w:rsidRDefault="002A5C1E" w:rsidP="00B36295">
            <w:pPr>
              <w:rPr>
                <w:del w:id="6002" w:author="Rakesh Singhi" w:date="2015-02-07T14:49:00Z"/>
                <w:rFonts w:asciiTheme="minorHAnsi" w:hAnsiTheme="minorHAnsi" w:cstheme="minorHAnsi"/>
                <w:color w:val="000000"/>
                <w:sz w:val="18"/>
                <w:szCs w:val="16"/>
              </w:rPr>
            </w:pPr>
            <w:del w:id="6003" w:author="Rakesh Singhi" w:date="2015-02-07T14:49:00Z">
              <w:r w:rsidDel="00D52DAF">
                <w:rPr>
                  <w:rFonts w:asciiTheme="minorHAnsi" w:hAnsiTheme="minorHAnsi" w:cstheme="minorHAnsi"/>
                  <w:color w:val="000000"/>
                  <w:sz w:val="18"/>
                  <w:szCs w:val="16"/>
                </w:rPr>
                <w:delText>Channel type</w:delText>
              </w:r>
            </w:del>
          </w:p>
        </w:tc>
      </w:tr>
      <w:tr w:rsidR="002A5C1E" w:rsidRPr="00D30FA1" w:rsidDel="00D52DAF" w14:paraId="0A42EE32" w14:textId="422CAF58" w:rsidTr="00540E6C">
        <w:trPr>
          <w:del w:id="6004" w:author="Rakesh Singhi" w:date="2015-02-07T14:49: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033EF138" w14:textId="100E4300" w:rsidR="002A5C1E" w:rsidRPr="00540E6C" w:rsidDel="00D52DAF" w:rsidRDefault="002A5C1E" w:rsidP="00B36295">
            <w:pPr>
              <w:rPr>
                <w:del w:id="6005" w:author="Rakesh Singhi" w:date="2015-02-07T14:49:00Z"/>
                <w:rFonts w:asciiTheme="minorHAnsi" w:hAnsiTheme="minorHAnsi" w:cstheme="minorHAnsi"/>
                <w:color w:val="000000"/>
                <w:sz w:val="18"/>
                <w:szCs w:val="16"/>
              </w:rPr>
            </w:pPr>
            <w:del w:id="6006" w:author="Rakesh Singhi" w:date="2015-02-07T14:49:00Z">
              <w:r w:rsidRPr="00540E6C" w:rsidDel="00D52DAF">
                <w:rPr>
                  <w:rFonts w:asciiTheme="minorHAnsi" w:hAnsiTheme="minorHAnsi" w:cstheme="minorHAnsi"/>
                  <w:color w:val="000000"/>
                  <w:sz w:val="18"/>
                  <w:szCs w:val="16"/>
                </w:rPr>
                <w:delText>CHANNEL_SEGMENT</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0B899CF" w14:textId="167F0991" w:rsidR="002A5C1E" w:rsidRPr="00DD1485" w:rsidDel="00D52DAF" w:rsidRDefault="00446233" w:rsidP="00B36295">
            <w:pPr>
              <w:rPr>
                <w:del w:id="6007" w:author="Rakesh Singhi" w:date="2015-02-07T14:49:00Z"/>
                <w:rFonts w:asciiTheme="minorHAnsi" w:hAnsiTheme="minorHAnsi" w:cstheme="minorHAnsi"/>
                <w:color w:val="000000"/>
                <w:sz w:val="18"/>
                <w:szCs w:val="16"/>
              </w:rPr>
            </w:pPr>
            <w:del w:id="6008" w:author="Rakesh Singhi" w:date="2015-02-07T14:49:00Z">
              <w:r w:rsidDel="00D52DAF">
                <w:rPr>
                  <w:rFonts w:asciiTheme="minorHAnsi" w:hAnsiTheme="minorHAnsi" w:cstheme="minorHAnsi"/>
                  <w:color w:val="000000"/>
                  <w:sz w:val="18"/>
                  <w:szCs w:val="16"/>
                </w:rPr>
                <w:delText>NVARCHAR2</w:delText>
              </w:r>
              <w:r w:rsidR="002A5C1E" w:rsidDel="00D52DAF">
                <w:rPr>
                  <w:rFonts w:asciiTheme="minorHAnsi" w:hAnsiTheme="minorHAnsi" w:cstheme="minorHAnsi"/>
                  <w:color w:val="000000"/>
                  <w:sz w:val="18"/>
                  <w:szCs w:val="16"/>
                </w:rPr>
                <w:delText>(255)</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4F150F9" w14:textId="5133A1EA" w:rsidR="002A5C1E" w:rsidRPr="00D30FA1" w:rsidDel="00D52DAF" w:rsidRDefault="002A5C1E" w:rsidP="00B36295">
            <w:pPr>
              <w:rPr>
                <w:del w:id="6009" w:author="Rakesh Singhi" w:date="2015-02-07T14:49:00Z"/>
                <w:rFonts w:asciiTheme="minorHAnsi" w:hAnsiTheme="minorHAnsi" w:cstheme="minorHAnsi"/>
                <w:color w:val="000000"/>
                <w:sz w:val="18"/>
                <w:szCs w:val="16"/>
              </w:rPr>
            </w:pPr>
            <w:del w:id="6010" w:author="Rakesh Singhi" w:date="2015-02-07T14:49:00Z">
              <w:r w:rsidDel="00D52DAF">
                <w:rPr>
                  <w:rFonts w:ascii="Arial" w:hAnsi="Arial" w:cs="Arial"/>
                </w:rPr>
                <w:fldChar w:fldCharType="begin">
                  <w:ffData>
                    <w:name w:val=""/>
                    <w:enabled/>
                    <w:calcOnExit w:val="0"/>
                    <w:checkBox>
                      <w:size w:val="18"/>
                      <w:default w:val="1"/>
                    </w:checkBox>
                  </w:ffData>
                </w:fldChar>
              </w:r>
              <w:r w:rsidDel="00D52DAF">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D52DAF">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18BC48D6" w14:textId="15E30B14" w:rsidR="002A5C1E" w:rsidRPr="00D30FA1" w:rsidDel="00D52DAF" w:rsidRDefault="002A5C1E" w:rsidP="00B36295">
            <w:pPr>
              <w:rPr>
                <w:del w:id="6011" w:author="Rakesh Singhi" w:date="2015-02-07T14:49:00Z"/>
                <w:rFonts w:asciiTheme="minorHAnsi" w:hAnsiTheme="minorHAnsi" w:cstheme="minorHAnsi"/>
                <w:color w:val="000000"/>
                <w:sz w:val="18"/>
                <w:szCs w:val="16"/>
              </w:rPr>
            </w:pPr>
            <w:del w:id="6012" w:author="Rakesh Singhi" w:date="2015-02-07T14:49:00Z">
              <w:r w:rsidDel="00D52DAF">
                <w:rPr>
                  <w:rFonts w:asciiTheme="minorHAnsi" w:hAnsiTheme="minorHAnsi" w:cstheme="minorHAnsi"/>
                  <w:color w:val="000000"/>
                  <w:sz w:val="18"/>
                  <w:szCs w:val="16"/>
                </w:rPr>
                <w:delText>Partner Channel segment</w:delText>
              </w:r>
            </w:del>
          </w:p>
        </w:tc>
      </w:tr>
      <w:tr w:rsidR="002A5C1E" w:rsidRPr="00D30FA1" w14:paraId="24CAF781" w14:textId="77777777" w:rsidTr="00616C3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4B8AD56" w14:textId="77777777" w:rsidR="002A5C1E" w:rsidRPr="00540E6C" w:rsidRDefault="002A5C1E" w:rsidP="00B36295">
            <w:pPr>
              <w:rPr>
                <w:rFonts w:asciiTheme="minorHAnsi" w:hAnsiTheme="minorHAnsi" w:cstheme="minorHAnsi"/>
                <w:color w:val="000000"/>
                <w:sz w:val="18"/>
                <w:szCs w:val="16"/>
              </w:rPr>
            </w:pPr>
            <w:r w:rsidRPr="00540E6C">
              <w:rPr>
                <w:rFonts w:asciiTheme="minorHAnsi" w:hAnsiTheme="minorHAnsi" w:cstheme="minorHAnsi"/>
                <w:color w:val="000000"/>
                <w:sz w:val="18"/>
                <w:szCs w:val="16"/>
              </w:rPr>
              <w:t>CHANNEL_TIER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BDE866B" w14:textId="5B0E101D" w:rsidR="002A5C1E" w:rsidRPr="00DD1485" w:rsidRDefault="00540E6C" w:rsidP="00B36295">
            <w:pPr>
              <w:rPr>
                <w:rFonts w:asciiTheme="minorHAnsi" w:hAnsiTheme="minorHAnsi" w:cstheme="minorHAnsi"/>
                <w:color w:val="000000"/>
                <w:sz w:val="18"/>
                <w:szCs w:val="16"/>
              </w:rPr>
            </w:pPr>
            <w:r w:rsidRPr="00540E6C">
              <w:rPr>
                <w:rFonts w:asciiTheme="minorHAnsi" w:hAnsiTheme="minorHAnsi" w:cstheme="minorHAnsi"/>
                <w:color w:val="000000"/>
                <w:sz w:val="18"/>
                <w:szCs w:val="16"/>
              </w:rPr>
              <w:t>NVARCHAR</w:t>
            </w:r>
            <w:r>
              <w:rPr>
                <w:rFonts w:asciiTheme="minorHAnsi" w:hAnsiTheme="minorHAnsi" w:cstheme="minorHAnsi"/>
                <w:color w:val="000000"/>
                <w:sz w:val="18"/>
                <w:szCs w:val="16"/>
              </w:rPr>
              <w:t>2</w:t>
            </w:r>
            <w:r w:rsidR="00427EEB">
              <w:rPr>
                <w:rFonts w:asciiTheme="minorHAnsi" w:hAnsiTheme="minorHAnsi" w:cstheme="minorHAnsi"/>
                <w:color w:val="000000"/>
                <w:sz w:val="18"/>
                <w:szCs w:val="16"/>
              </w:rPr>
              <w:t>(255</w:t>
            </w:r>
            <w:r w:rsidRPr="00540E6C">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2D7B055"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794714A"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Gold/Silver/Platinum</w:t>
            </w:r>
          </w:p>
        </w:tc>
      </w:tr>
      <w:tr w:rsidR="00616C35" w:rsidRPr="00D30FA1" w14:paraId="2A6D7B9B" w14:textId="77777777" w:rsidTr="00540E6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F70A464" w14:textId="4278B6B6" w:rsidR="00616C35" w:rsidRPr="00540E6C" w:rsidRDefault="002B36B3" w:rsidP="00B36295">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F5F71F6" w14:textId="43059507" w:rsidR="00616C35" w:rsidRPr="00540E6C" w:rsidRDefault="00427EEB" w:rsidP="00B36295">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BA3B7D7" w14:textId="24020798" w:rsidR="00616C35" w:rsidRDefault="00427EEB" w:rsidP="00427EEB">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52D0AC44" w14:textId="20933D8C" w:rsidR="00616C35" w:rsidRDefault="008B41B0" w:rsidP="00B36295">
            <w:pPr>
              <w:rPr>
                <w:rFonts w:asciiTheme="minorHAnsi" w:hAnsiTheme="minorHAnsi" w:cstheme="minorHAnsi"/>
                <w:color w:val="000000"/>
                <w:sz w:val="18"/>
                <w:szCs w:val="16"/>
              </w:rPr>
            </w:pPr>
            <w:ins w:id="6013" w:author="Sowndarya S (WT01 - Manufacturing &amp; Hi Tech)" w:date="2015-03-24T10:56:00Z">
              <w:r>
                <w:rPr>
                  <w:rFonts w:asciiTheme="minorHAnsi" w:hAnsiTheme="minorHAnsi" w:cstheme="minorHAnsi"/>
                  <w:color w:val="000000"/>
                  <w:sz w:val="18"/>
                  <w:szCs w:val="16"/>
                </w:rPr>
                <w:t>Created By</w:t>
              </w:r>
            </w:ins>
          </w:p>
        </w:tc>
      </w:tr>
      <w:tr w:rsidR="00616C35" w:rsidRPr="00D30FA1" w14:paraId="79C58C92" w14:textId="77777777" w:rsidTr="00540E6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481C74D" w14:textId="2C063F4E" w:rsidR="00616C35" w:rsidRPr="00540E6C" w:rsidRDefault="002B36B3" w:rsidP="00B36295">
            <w:pPr>
              <w:rPr>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11C7B748" w14:textId="48330116" w:rsidR="00616C35" w:rsidRPr="00540E6C" w:rsidRDefault="00427EEB"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5CF049F" w14:textId="7CEA2383" w:rsidR="00616C35" w:rsidRDefault="00427EEB" w:rsidP="00B36295">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61F11BD4" w14:textId="67BD9722" w:rsidR="00616C35" w:rsidRDefault="00427EEB"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1985DE9E" w14:textId="77777777" w:rsidR="002A5C1E" w:rsidRDefault="002A5C1E" w:rsidP="00403057">
      <w:pPr>
        <w:keepNext/>
        <w:widowControl/>
        <w:spacing w:line="240" w:lineRule="auto"/>
        <w:ind w:right="21"/>
        <w:jc w:val="both"/>
        <w:outlineLvl w:val="1"/>
        <w:rPr>
          <w:rFonts w:asciiTheme="minorHAnsi" w:hAnsiTheme="minorHAnsi" w:cstheme="minorHAnsi"/>
        </w:rPr>
      </w:pPr>
    </w:p>
    <w:p w14:paraId="3FBA0334" w14:textId="77777777" w:rsidR="00403057" w:rsidRDefault="00403057" w:rsidP="00403057">
      <w:pPr>
        <w:keepNext/>
        <w:widowControl/>
        <w:spacing w:line="240" w:lineRule="auto"/>
        <w:ind w:right="21"/>
        <w:jc w:val="both"/>
        <w:outlineLvl w:val="1"/>
        <w:rPr>
          <w:rFonts w:asciiTheme="minorHAnsi" w:hAnsiTheme="minorHAnsi" w:cstheme="minorHAnsi"/>
        </w:rPr>
      </w:pPr>
    </w:p>
    <w:p w14:paraId="5E19B762" w14:textId="77777777" w:rsidR="00403057" w:rsidRPr="00403057" w:rsidRDefault="00403057" w:rsidP="00403057">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95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5"/>
        <w:gridCol w:w="2385"/>
        <w:gridCol w:w="1370"/>
        <w:gridCol w:w="1526"/>
        <w:gridCol w:w="1836"/>
      </w:tblGrid>
      <w:tr w:rsidR="002C1278" w:rsidRPr="00D30FA1" w14:paraId="4ADE9854" w14:textId="77777777" w:rsidTr="00311050">
        <w:tc>
          <w:tcPr>
            <w:tcW w:w="0" w:type="auto"/>
            <w:tcBorders>
              <w:top w:val="single" w:sz="4" w:space="0" w:color="auto"/>
              <w:left w:val="single" w:sz="4" w:space="0" w:color="auto"/>
              <w:bottom w:val="single" w:sz="4" w:space="0" w:color="auto"/>
              <w:right w:val="single" w:sz="4" w:space="0" w:color="auto"/>
            </w:tcBorders>
            <w:shd w:val="clear" w:color="auto" w:fill="F4B8AE"/>
          </w:tcPr>
          <w:p w14:paraId="1B9D0E1C" w14:textId="6B6C84D7" w:rsidR="002C1278" w:rsidRPr="00D30FA1" w:rsidRDefault="0094167E" w:rsidP="00AC5F35">
            <w:pPr>
              <w:rPr>
                <w:rFonts w:asciiTheme="minorHAnsi" w:hAnsiTheme="minorHAnsi" w:cstheme="minorHAnsi"/>
                <w:sz w:val="16"/>
                <w:szCs w:val="16"/>
              </w:rPr>
            </w:pPr>
            <w:r>
              <w:rPr>
                <w:rFonts w:asciiTheme="minorHAnsi" w:hAnsiTheme="minorHAnsi" w:cstheme="minorHAnsi"/>
                <w:color w:val="000000"/>
                <w:sz w:val="18"/>
                <w:szCs w:val="16"/>
              </w:rPr>
              <w:lastRenderedPageBreak/>
              <w:t>DMO_</w:t>
            </w:r>
            <w:r w:rsidR="002C1278">
              <w:rPr>
                <w:rFonts w:asciiTheme="minorHAnsi" w:hAnsiTheme="minorHAnsi" w:cstheme="minorHAnsi"/>
                <w:color w:val="000000"/>
                <w:sz w:val="18"/>
                <w:szCs w:val="16"/>
              </w:rPr>
              <w:t>PARTNER_MASTER</w:t>
            </w:r>
            <w:r w:rsidR="00C90592">
              <w:rPr>
                <w:rFonts w:asciiTheme="minorHAnsi" w:hAnsiTheme="minorHAnsi" w:cstheme="minorHAnsi"/>
                <w:color w:val="000000"/>
                <w:sz w:val="18"/>
                <w:szCs w:val="16"/>
              </w:rPr>
              <w:t>_MIR</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73330409" w14:textId="77777777" w:rsidR="002C1278" w:rsidRDefault="002C1278">
            <w:pPr>
              <w:rPr>
                <w:rFonts w:ascii="Calibri" w:hAnsi="Calibri" w:cs="Calibri"/>
                <w:color w:val="000000"/>
                <w:sz w:val="22"/>
                <w:szCs w:val="22"/>
              </w:rPr>
            </w:pPr>
            <w:r>
              <w:rPr>
                <w:rFonts w:ascii="Calibri" w:hAnsi="Calibri" w:cs="Calibri"/>
                <w:color w:val="000000"/>
                <w:sz w:val="22"/>
                <w:szCs w:val="22"/>
              </w:rPr>
              <w:t>Source Table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072ED27F" w14:textId="77777777" w:rsidR="002C1278" w:rsidRDefault="002C1278">
            <w:pPr>
              <w:rPr>
                <w:rFonts w:ascii="Calibri" w:hAnsi="Calibri" w:cs="Calibri"/>
                <w:color w:val="000000"/>
                <w:sz w:val="22"/>
                <w:szCs w:val="22"/>
              </w:rPr>
            </w:pPr>
            <w:r>
              <w:rPr>
                <w:rFonts w:ascii="Calibri" w:hAnsi="Calibri" w:cs="Calibri"/>
                <w:color w:val="000000"/>
                <w:sz w:val="22"/>
                <w:szCs w:val="22"/>
              </w:rPr>
              <w:t>Source Column Name</w:t>
            </w:r>
          </w:p>
        </w:tc>
        <w:tc>
          <w:tcPr>
            <w:tcW w:w="1526" w:type="dxa"/>
            <w:tcBorders>
              <w:top w:val="single" w:sz="4" w:space="0" w:color="auto"/>
              <w:left w:val="single" w:sz="4" w:space="0" w:color="auto"/>
              <w:bottom w:val="single" w:sz="4" w:space="0" w:color="auto"/>
              <w:right w:val="single" w:sz="4" w:space="0" w:color="auto"/>
            </w:tcBorders>
            <w:shd w:val="clear" w:color="auto" w:fill="F4B8AE"/>
          </w:tcPr>
          <w:p w14:paraId="2A4E041E" w14:textId="77777777" w:rsidR="002C1278" w:rsidRPr="008F5837" w:rsidRDefault="002C1278">
            <w:pPr>
              <w:rPr>
                <w:rFonts w:asciiTheme="minorHAnsi" w:hAnsiTheme="minorHAnsi" w:cstheme="minorHAnsi"/>
                <w:color w:val="000000"/>
                <w:sz w:val="22"/>
                <w:szCs w:val="22"/>
              </w:rPr>
            </w:pPr>
            <w:r w:rsidRPr="008F5837">
              <w:rPr>
                <w:rFonts w:asciiTheme="minorHAnsi" w:hAnsiTheme="minorHAnsi" w:cstheme="minorHAnsi"/>
                <w:color w:val="000000"/>
                <w:sz w:val="18"/>
                <w:szCs w:val="16"/>
              </w:rPr>
              <w:t>View Name</w:t>
            </w:r>
          </w:p>
        </w:tc>
        <w:tc>
          <w:tcPr>
            <w:tcW w:w="0" w:type="auto"/>
            <w:tcBorders>
              <w:top w:val="single" w:sz="4" w:space="0" w:color="auto"/>
              <w:left w:val="single" w:sz="4" w:space="0" w:color="auto"/>
              <w:bottom w:val="single" w:sz="4" w:space="0" w:color="auto"/>
              <w:right w:val="single" w:sz="4" w:space="0" w:color="auto"/>
            </w:tcBorders>
            <w:shd w:val="clear" w:color="auto" w:fill="F4B8AE"/>
          </w:tcPr>
          <w:p w14:paraId="0E00AC4C" w14:textId="77777777" w:rsidR="002C1278" w:rsidRPr="008F5837" w:rsidRDefault="002C1278">
            <w:pPr>
              <w:rPr>
                <w:rFonts w:asciiTheme="minorHAnsi" w:hAnsiTheme="minorHAnsi" w:cstheme="minorHAnsi"/>
                <w:color w:val="000000"/>
                <w:sz w:val="22"/>
                <w:szCs w:val="22"/>
              </w:rPr>
            </w:pPr>
            <w:r w:rsidRPr="008F5837">
              <w:rPr>
                <w:rFonts w:asciiTheme="minorHAnsi" w:hAnsiTheme="minorHAnsi" w:cstheme="minorHAnsi"/>
                <w:color w:val="000000"/>
                <w:sz w:val="18"/>
                <w:szCs w:val="16"/>
              </w:rPr>
              <w:t>View Column Name</w:t>
            </w:r>
          </w:p>
        </w:tc>
      </w:tr>
      <w:tr w:rsidR="002C1278" w:rsidRPr="00D30FA1" w14:paraId="6D2BD034" w14:textId="77777777" w:rsidTr="0031105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86BB9C" w14:textId="77777777" w:rsidR="002C1278" w:rsidRPr="00DD1485" w:rsidRDefault="002C1278" w:rsidP="00AC5F35">
            <w:pPr>
              <w:rPr>
                <w:rFonts w:asciiTheme="minorHAnsi" w:hAnsiTheme="minorHAnsi" w:cstheme="minorHAnsi"/>
                <w:color w:val="000000"/>
                <w:sz w:val="18"/>
                <w:szCs w:val="16"/>
              </w:rPr>
            </w:pPr>
            <w:r>
              <w:rPr>
                <w:rFonts w:asciiTheme="minorHAnsi" w:hAnsiTheme="minorHAnsi" w:cstheme="minorHAnsi"/>
                <w:color w:val="000000"/>
                <w:sz w:val="18"/>
                <w:szCs w:val="16"/>
              </w:rPr>
              <w:t>PARTNER_ID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D83B7E"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6F3939"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PartnerId</w:t>
            </w:r>
          </w:p>
        </w:tc>
        <w:tc>
          <w:tcPr>
            <w:tcW w:w="1526" w:type="dxa"/>
            <w:tcBorders>
              <w:top w:val="single" w:sz="4" w:space="0" w:color="auto"/>
              <w:left w:val="single" w:sz="4" w:space="0" w:color="auto"/>
              <w:bottom w:val="single" w:sz="4" w:space="0" w:color="auto"/>
              <w:right w:val="single" w:sz="4" w:space="0" w:color="auto"/>
            </w:tcBorders>
          </w:tcPr>
          <w:p w14:paraId="1AF3217E"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7C5893D2"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PartnerId</w:t>
            </w:r>
          </w:p>
        </w:tc>
      </w:tr>
      <w:tr w:rsidR="002C1278" w:rsidRPr="00D30FA1" w14:paraId="39A63651" w14:textId="77777777" w:rsidTr="0031105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DF50E7" w14:textId="77777777" w:rsidR="002C1278" w:rsidRPr="00403057" w:rsidRDefault="002C1278" w:rsidP="00AC5F35">
            <w:pPr>
              <w:rPr>
                <w:rFonts w:asciiTheme="minorHAnsi" w:hAnsiTheme="minorHAnsi" w:cstheme="minorHAnsi"/>
                <w:color w:val="000000"/>
                <w:sz w:val="18"/>
                <w:szCs w:val="16"/>
              </w:rPr>
            </w:pPr>
            <w:r w:rsidRPr="005E6E58">
              <w:rPr>
                <w:rFonts w:asciiTheme="minorHAnsi" w:hAnsiTheme="minorHAnsi" w:cstheme="minorHAnsi"/>
                <w:color w:val="000000"/>
                <w:sz w:val="18"/>
                <w:szCs w:val="16"/>
              </w:rPr>
              <w:t>VAT_ID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2F8B0E"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tcPr>
          <w:p w14:paraId="28F66976"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VATid</w:t>
            </w:r>
          </w:p>
        </w:tc>
        <w:tc>
          <w:tcPr>
            <w:tcW w:w="1526" w:type="dxa"/>
            <w:tcBorders>
              <w:top w:val="single" w:sz="4" w:space="0" w:color="auto"/>
              <w:left w:val="single" w:sz="4" w:space="0" w:color="auto"/>
              <w:bottom w:val="single" w:sz="4" w:space="0" w:color="auto"/>
              <w:right w:val="single" w:sz="4" w:space="0" w:color="auto"/>
            </w:tcBorders>
          </w:tcPr>
          <w:p w14:paraId="10389163"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652E3B4F"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VATid</w:t>
            </w:r>
          </w:p>
        </w:tc>
      </w:tr>
      <w:tr w:rsidR="002C1278" w:rsidRPr="00D30FA1" w14:paraId="4A026BAD" w14:textId="77777777" w:rsidTr="0031105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7E9B7E" w14:textId="77777777" w:rsidR="002C1278" w:rsidRDefault="002C1278" w:rsidP="00AC5F35">
            <w:pPr>
              <w:rPr>
                <w:rFonts w:asciiTheme="minorHAnsi" w:hAnsiTheme="minorHAnsi" w:cstheme="minorHAnsi"/>
                <w:color w:val="000000"/>
                <w:sz w:val="18"/>
                <w:szCs w:val="16"/>
              </w:rPr>
            </w:pPr>
            <w:r>
              <w:rPr>
                <w:rFonts w:asciiTheme="minorHAnsi" w:hAnsiTheme="minorHAnsi" w:cstheme="minorHAnsi"/>
                <w:color w:val="000000"/>
                <w:sz w:val="18"/>
                <w:szCs w:val="16"/>
              </w:rPr>
              <w:t>NAME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1FF0FC"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tcPr>
          <w:p w14:paraId="206CE6F0"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Name</w:t>
            </w:r>
          </w:p>
        </w:tc>
        <w:tc>
          <w:tcPr>
            <w:tcW w:w="1526" w:type="dxa"/>
            <w:tcBorders>
              <w:top w:val="single" w:sz="4" w:space="0" w:color="auto"/>
              <w:left w:val="single" w:sz="4" w:space="0" w:color="auto"/>
              <w:bottom w:val="single" w:sz="4" w:space="0" w:color="auto"/>
              <w:right w:val="single" w:sz="4" w:space="0" w:color="auto"/>
            </w:tcBorders>
          </w:tcPr>
          <w:p w14:paraId="0CE4548A"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2E8BF352"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PartnerName</w:t>
            </w:r>
          </w:p>
        </w:tc>
      </w:tr>
      <w:tr w:rsidR="002C1278" w:rsidRPr="00D30FA1" w14:paraId="260697EA" w14:textId="77777777" w:rsidTr="0031105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E9B259" w14:textId="77777777" w:rsidR="002C1278" w:rsidRPr="00DD1485" w:rsidRDefault="002C1278" w:rsidP="00AC5F35">
            <w:pPr>
              <w:rPr>
                <w:rFonts w:asciiTheme="minorHAnsi" w:hAnsiTheme="minorHAnsi" w:cstheme="minorHAnsi"/>
                <w:color w:val="000000"/>
                <w:sz w:val="18"/>
                <w:szCs w:val="16"/>
              </w:rPr>
            </w:pPr>
            <w:r>
              <w:rPr>
                <w:rFonts w:asciiTheme="minorHAnsi" w:hAnsiTheme="minorHAnsi" w:cstheme="minorHAnsi"/>
                <w:color w:val="000000"/>
                <w:sz w:val="18"/>
                <w:szCs w:val="16"/>
              </w:rPr>
              <w:t>ADDRESS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6BECC0"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tcPr>
          <w:p w14:paraId="48667B95" w14:textId="71A6CA4E"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Address</w:t>
            </w:r>
            <w:r w:rsidR="001E5B39">
              <w:rPr>
                <w:rFonts w:asciiTheme="minorHAnsi" w:hAnsiTheme="minorHAnsi" w:cstheme="minorHAnsi"/>
                <w:color w:val="000000"/>
                <w:sz w:val="18"/>
                <w:szCs w:val="16"/>
              </w:rPr>
              <w:t>1</w:t>
            </w:r>
          </w:p>
        </w:tc>
        <w:tc>
          <w:tcPr>
            <w:tcW w:w="1526" w:type="dxa"/>
            <w:tcBorders>
              <w:top w:val="single" w:sz="4" w:space="0" w:color="auto"/>
              <w:left w:val="single" w:sz="4" w:space="0" w:color="auto"/>
              <w:bottom w:val="single" w:sz="4" w:space="0" w:color="auto"/>
              <w:right w:val="single" w:sz="4" w:space="0" w:color="auto"/>
            </w:tcBorders>
          </w:tcPr>
          <w:p w14:paraId="1E9FEA75"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77F2507C"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Address1</w:t>
            </w:r>
          </w:p>
        </w:tc>
      </w:tr>
      <w:tr w:rsidR="002C1278" w:rsidRPr="00D30FA1" w14:paraId="453C3CCD" w14:textId="77777777" w:rsidTr="00311050">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FEB104" w14:textId="77777777" w:rsidR="002C1278" w:rsidRPr="00DD1485" w:rsidRDefault="002C1278" w:rsidP="00AC5F35">
            <w:pPr>
              <w:rPr>
                <w:rFonts w:asciiTheme="minorHAnsi" w:hAnsiTheme="minorHAnsi" w:cstheme="minorHAnsi"/>
                <w:color w:val="000000"/>
                <w:sz w:val="18"/>
                <w:szCs w:val="16"/>
              </w:rPr>
            </w:pPr>
            <w:r>
              <w:rPr>
                <w:rFonts w:asciiTheme="minorHAnsi" w:hAnsiTheme="minorHAnsi" w:cstheme="minorHAnsi"/>
                <w:color w:val="000000"/>
                <w:sz w:val="18"/>
                <w:szCs w:val="16"/>
              </w:rPr>
              <w:t>PHONE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9CB74"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tcPr>
          <w:p w14:paraId="1C5F1BA7"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Phone</w:t>
            </w:r>
          </w:p>
        </w:tc>
        <w:tc>
          <w:tcPr>
            <w:tcW w:w="1526" w:type="dxa"/>
            <w:tcBorders>
              <w:top w:val="single" w:sz="4" w:space="0" w:color="auto"/>
              <w:left w:val="single" w:sz="4" w:space="0" w:color="auto"/>
              <w:bottom w:val="single" w:sz="4" w:space="0" w:color="auto"/>
              <w:right w:val="single" w:sz="4" w:space="0" w:color="auto"/>
            </w:tcBorders>
          </w:tcPr>
          <w:p w14:paraId="07B4888C"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33E72326"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Phone</w:t>
            </w:r>
          </w:p>
        </w:tc>
      </w:tr>
      <w:tr w:rsidR="002C1278" w:rsidRPr="00D30FA1" w14:paraId="0044EE43" w14:textId="77777777" w:rsidTr="00311050">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F54FB4" w14:textId="77777777" w:rsidR="002C1278" w:rsidRPr="00DD1485" w:rsidRDefault="002C1278" w:rsidP="00AC5F35">
            <w:pPr>
              <w:rPr>
                <w:rFonts w:asciiTheme="minorHAnsi" w:hAnsiTheme="minorHAnsi" w:cstheme="minorHAnsi"/>
                <w:color w:val="000000"/>
                <w:sz w:val="18"/>
                <w:szCs w:val="16"/>
              </w:rPr>
            </w:pPr>
            <w:r>
              <w:rPr>
                <w:rFonts w:asciiTheme="minorHAnsi" w:hAnsiTheme="minorHAnsi" w:cstheme="minorHAnsi"/>
                <w:color w:val="000000"/>
                <w:sz w:val="18"/>
                <w:szCs w:val="16"/>
              </w:rPr>
              <w:t>STATE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FF6DF5"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tcPr>
          <w:p w14:paraId="6D2A0101"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State</w:t>
            </w:r>
          </w:p>
        </w:tc>
        <w:tc>
          <w:tcPr>
            <w:tcW w:w="1526" w:type="dxa"/>
            <w:tcBorders>
              <w:top w:val="single" w:sz="4" w:space="0" w:color="auto"/>
              <w:left w:val="single" w:sz="4" w:space="0" w:color="auto"/>
              <w:bottom w:val="single" w:sz="4" w:space="0" w:color="auto"/>
              <w:right w:val="single" w:sz="4" w:space="0" w:color="auto"/>
            </w:tcBorders>
          </w:tcPr>
          <w:p w14:paraId="7F757B9F"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59147121"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State</w:t>
            </w:r>
          </w:p>
        </w:tc>
      </w:tr>
      <w:tr w:rsidR="002C1278" w:rsidRPr="00D30FA1" w14:paraId="24DCE205" w14:textId="77777777" w:rsidTr="00311050">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7529B3" w14:textId="77777777" w:rsidR="002C1278" w:rsidRPr="00DD1485" w:rsidRDefault="002C1278" w:rsidP="00AC5F35">
            <w:pPr>
              <w:rPr>
                <w:rFonts w:asciiTheme="minorHAnsi" w:hAnsiTheme="minorHAnsi" w:cstheme="minorHAnsi"/>
                <w:color w:val="000000"/>
                <w:sz w:val="18"/>
                <w:szCs w:val="16"/>
              </w:rPr>
            </w:pPr>
            <w:r>
              <w:rPr>
                <w:rFonts w:asciiTheme="minorHAnsi" w:hAnsiTheme="minorHAnsi" w:cstheme="minorHAnsi"/>
                <w:color w:val="000000"/>
                <w:sz w:val="18"/>
                <w:szCs w:val="16"/>
              </w:rPr>
              <w:t>CITY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CD9C0E"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tcPr>
          <w:p w14:paraId="76E8C031"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City</w:t>
            </w:r>
          </w:p>
        </w:tc>
        <w:tc>
          <w:tcPr>
            <w:tcW w:w="1526" w:type="dxa"/>
            <w:tcBorders>
              <w:top w:val="single" w:sz="4" w:space="0" w:color="auto"/>
              <w:left w:val="single" w:sz="4" w:space="0" w:color="auto"/>
              <w:bottom w:val="single" w:sz="4" w:space="0" w:color="auto"/>
              <w:right w:val="single" w:sz="4" w:space="0" w:color="auto"/>
            </w:tcBorders>
          </w:tcPr>
          <w:p w14:paraId="5A22026C"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65C3D55B"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City</w:t>
            </w:r>
          </w:p>
        </w:tc>
      </w:tr>
      <w:tr w:rsidR="002C1278" w:rsidRPr="00D30FA1" w14:paraId="3BA89BF2" w14:textId="77777777" w:rsidTr="00311050">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D7AB1D" w14:textId="77777777" w:rsidR="002C1278" w:rsidRPr="00DD1485" w:rsidRDefault="002C1278" w:rsidP="00AC5F35">
            <w:pPr>
              <w:rPr>
                <w:rFonts w:asciiTheme="minorHAnsi" w:hAnsiTheme="minorHAnsi" w:cstheme="minorHAnsi"/>
                <w:color w:val="000000"/>
                <w:sz w:val="18"/>
                <w:szCs w:val="16"/>
              </w:rPr>
            </w:pPr>
            <w:r>
              <w:rPr>
                <w:rFonts w:asciiTheme="minorHAnsi" w:hAnsiTheme="minorHAnsi" w:cstheme="minorHAnsi"/>
                <w:color w:val="000000"/>
                <w:sz w:val="18"/>
                <w:szCs w:val="16"/>
              </w:rPr>
              <w:t>POSTAL_CODE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CC5473"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tcPr>
          <w:p w14:paraId="7DD07C3E"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Postcode</w:t>
            </w:r>
          </w:p>
        </w:tc>
        <w:tc>
          <w:tcPr>
            <w:tcW w:w="1526" w:type="dxa"/>
            <w:tcBorders>
              <w:top w:val="single" w:sz="4" w:space="0" w:color="auto"/>
              <w:left w:val="single" w:sz="4" w:space="0" w:color="auto"/>
              <w:bottom w:val="single" w:sz="4" w:space="0" w:color="auto"/>
              <w:right w:val="single" w:sz="4" w:space="0" w:color="auto"/>
            </w:tcBorders>
          </w:tcPr>
          <w:p w14:paraId="423B46C4"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7716AAEF"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Postcode</w:t>
            </w:r>
          </w:p>
        </w:tc>
      </w:tr>
      <w:tr w:rsidR="002C1278" w:rsidRPr="00D30FA1" w14:paraId="34D3EC20" w14:textId="77777777" w:rsidTr="00311050">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7355F9" w14:textId="77777777" w:rsidR="002C1278" w:rsidRPr="00DD1485" w:rsidRDefault="002C1278" w:rsidP="00AC5F35">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B6211A"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vAlign w:val="bottom"/>
          </w:tcPr>
          <w:p w14:paraId="1B20AEA6"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CountryId</w:t>
            </w:r>
          </w:p>
        </w:tc>
        <w:tc>
          <w:tcPr>
            <w:tcW w:w="1526" w:type="dxa"/>
            <w:tcBorders>
              <w:top w:val="single" w:sz="4" w:space="0" w:color="auto"/>
              <w:left w:val="single" w:sz="4" w:space="0" w:color="auto"/>
              <w:bottom w:val="single" w:sz="4" w:space="0" w:color="auto"/>
              <w:right w:val="single" w:sz="4" w:space="0" w:color="auto"/>
            </w:tcBorders>
          </w:tcPr>
          <w:p w14:paraId="4FD8E5BA"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4EF1FF17"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CountryId</w:t>
            </w:r>
          </w:p>
        </w:tc>
      </w:tr>
      <w:tr w:rsidR="002C1278" w:rsidRPr="00D30FA1" w14:paraId="6D853DCB" w14:textId="77777777" w:rsidTr="00311050">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164823" w14:textId="77777777" w:rsidR="002C1278" w:rsidRPr="00DD1485" w:rsidRDefault="002C1278" w:rsidP="00AC5F35">
            <w:pPr>
              <w:rPr>
                <w:rFonts w:asciiTheme="minorHAnsi" w:hAnsiTheme="minorHAnsi" w:cstheme="minorHAnsi"/>
                <w:color w:val="000000"/>
                <w:sz w:val="18"/>
                <w:szCs w:val="16"/>
              </w:rPr>
            </w:pPr>
            <w:r>
              <w:rPr>
                <w:rFonts w:asciiTheme="minorHAnsi" w:hAnsiTheme="minorHAnsi" w:cstheme="minorHAnsi"/>
                <w:color w:val="000000"/>
                <w:sz w:val="18"/>
                <w:szCs w:val="16"/>
              </w:rPr>
              <w:t>TERRITORY_ID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A4F9E"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SalesTerritory</w:t>
            </w:r>
          </w:p>
        </w:tc>
        <w:tc>
          <w:tcPr>
            <w:tcW w:w="0" w:type="auto"/>
            <w:tcBorders>
              <w:top w:val="single" w:sz="4" w:space="0" w:color="auto"/>
              <w:left w:val="single" w:sz="4" w:space="0" w:color="auto"/>
              <w:bottom w:val="single" w:sz="4" w:space="0" w:color="auto"/>
              <w:right w:val="single" w:sz="4" w:space="0" w:color="auto"/>
            </w:tcBorders>
            <w:vAlign w:val="bottom"/>
          </w:tcPr>
          <w:p w14:paraId="682D1F43" w14:textId="77777777" w:rsidR="002C1278" w:rsidRPr="00403057" w:rsidRDefault="002C1278">
            <w:pPr>
              <w:rPr>
                <w:rFonts w:asciiTheme="minorHAnsi" w:hAnsiTheme="minorHAnsi" w:cstheme="minorHAnsi"/>
                <w:color w:val="000000"/>
                <w:sz w:val="18"/>
                <w:szCs w:val="16"/>
              </w:rPr>
            </w:pPr>
            <w:r w:rsidRPr="00403057">
              <w:rPr>
                <w:rFonts w:asciiTheme="minorHAnsi" w:hAnsiTheme="minorHAnsi" w:cstheme="minorHAnsi"/>
                <w:color w:val="000000"/>
                <w:sz w:val="18"/>
                <w:szCs w:val="16"/>
              </w:rPr>
              <w:t>SalesTerritoryId</w:t>
            </w:r>
          </w:p>
        </w:tc>
        <w:tc>
          <w:tcPr>
            <w:tcW w:w="1526" w:type="dxa"/>
            <w:tcBorders>
              <w:top w:val="single" w:sz="4" w:space="0" w:color="auto"/>
              <w:left w:val="single" w:sz="4" w:space="0" w:color="auto"/>
              <w:bottom w:val="single" w:sz="4" w:space="0" w:color="auto"/>
              <w:right w:val="single" w:sz="4" w:space="0" w:color="auto"/>
            </w:tcBorders>
          </w:tcPr>
          <w:p w14:paraId="26153664"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16D46722"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SalesTerritoryId</w:t>
            </w:r>
          </w:p>
        </w:tc>
      </w:tr>
      <w:tr w:rsidR="00311050" w:rsidRPr="00D30FA1" w14:paraId="59A4B30E" w14:textId="77777777" w:rsidTr="00311050">
        <w:trPr>
          <w:trHeight w:val="70"/>
          <w:ins w:id="6014" w:author="Rakesh Singhi" w:date="2015-02-07T14:49:00Z"/>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C4F7BD" w14:textId="26359BCD" w:rsidR="00311050" w:rsidRDefault="00311050" w:rsidP="00AC5F35">
            <w:pPr>
              <w:rPr>
                <w:ins w:id="6015" w:author="Rakesh Singhi" w:date="2015-02-07T14:49:00Z"/>
                <w:rFonts w:asciiTheme="minorHAnsi" w:hAnsiTheme="minorHAnsi" w:cstheme="minorHAnsi"/>
                <w:color w:val="000000"/>
                <w:sz w:val="18"/>
                <w:szCs w:val="16"/>
              </w:rPr>
            </w:pPr>
            <w:ins w:id="6016" w:author="Rakesh Singhi" w:date="2015-02-07T14:50:00Z">
              <w:r>
                <w:rPr>
                  <w:rFonts w:asciiTheme="minorHAnsi" w:hAnsiTheme="minorHAnsi" w:cstheme="minorHAnsi"/>
                  <w:color w:val="000000"/>
                  <w:sz w:val="18"/>
                  <w:szCs w:val="16"/>
                </w:rPr>
                <w:t>ACTIVE</w:t>
              </w:r>
            </w:ins>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60B2AD" w14:textId="6E49C5E6" w:rsidR="00311050" w:rsidRPr="00403057" w:rsidRDefault="00311050">
            <w:pPr>
              <w:rPr>
                <w:ins w:id="6017" w:author="Rakesh Singhi" w:date="2015-02-07T14:49:00Z"/>
                <w:rFonts w:asciiTheme="minorHAnsi" w:hAnsiTheme="minorHAnsi" w:cstheme="minorHAnsi"/>
                <w:color w:val="000000"/>
                <w:sz w:val="18"/>
                <w:szCs w:val="16"/>
              </w:rPr>
            </w:pPr>
            <w:ins w:id="6018" w:author="Rakesh Singhi" w:date="2015-02-07T14:50:00Z">
              <w:r>
                <w:rPr>
                  <w:rFonts w:asciiTheme="minorHAnsi" w:hAnsiTheme="minorHAnsi" w:cstheme="minorHAnsi"/>
                  <w:color w:val="000000"/>
                  <w:sz w:val="18"/>
                  <w:szCs w:val="16"/>
                </w:rPr>
                <w:t>Partner</w:t>
              </w:r>
            </w:ins>
          </w:p>
        </w:tc>
        <w:tc>
          <w:tcPr>
            <w:tcW w:w="0" w:type="auto"/>
            <w:tcBorders>
              <w:top w:val="single" w:sz="4" w:space="0" w:color="auto"/>
              <w:left w:val="single" w:sz="4" w:space="0" w:color="auto"/>
              <w:bottom w:val="single" w:sz="4" w:space="0" w:color="auto"/>
              <w:right w:val="single" w:sz="4" w:space="0" w:color="auto"/>
            </w:tcBorders>
            <w:vAlign w:val="bottom"/>
          </w:tcPr>
          <w:p w14:paraId="7EB36658" w14:textId="32728854" w:rsidR="00311050" w:rsidRPr="00403057" w:rsidRDefault="00311050">
            <w:pPr>
              <w:rPr>
                <w:ins w:id="6019" w:author="Rakesh Singhi" w:date="2015-02-07T14:49:00Z"/>
                <w:rFonts w:asciiTheme="minorHAnsi" w:hAnsiTheme="minorHAnsi" w:cstheme="minorHAnsi"/>
                <w:color w:val="000000"/>
                <w:sz w:val="18"/>
                <w:szCs w:val="16"/>
              </w:rPr>
            </w:pPr>
            <w:ins w:id="6020" w:author="Rakesh Singhi" w:date="2015-02-07T14:50:00Z">
              <w:r>
                <w:rPr>
                  <w:rFonts w:asciiTheme="minorHAnsi" w:hAnsiTheme="minorHAnsi" w:cstheme="minorHAnsi"/>
                  <w:color w:val="000000"/>
                  <w:sz w:val="18"/>
                  <w:szCs w:val="16"/>
                </w:rPr>
                <w:t>Act</w:t>
              </w:r>
            </w:ins>
            <w:r w:rsidR="001E5B39">
              <w:rPr>
                <w:rFonts w:asciiTheme="minorHAnsi" w:hAnsiTheme="minorHAnsi" w:cstheme="minorHAnsi"/>
                <w:color w:val="000000"/>
                <w:sz w:val="18"/>
                <w:szCs w:val="16"/>
              </w:rPr>
              <w:t>i</w:t>
            </w:r>
            <w:ins w:id="6021" w:author="Rakesh Singhi" w:date="2015-02-07T14:50:00Z">
              <w:r>
                <w:rPr>
                  <w:rFonts w:asciiTheme="minorHAnsi" w:hAnsiTheme="minorHAnsi" w:cstheme="minorHAnsi"/>
                  <w:color w:val="000000"/>
                  <w:sz w:val="18"/>
                  <w:szCs w:val="16"/>
                </w:rPr>
                <w:t>ve</w:t>
              </w:r>
            </w:ins>
          </w:p>
        </w:tc>
        <w:tc>
          <w:tcPr>
            <w:tcW w:w="1526" w:type="dxa"/>
            <w:tcBorders>
              <w:top w:val="single" w:sz="4" w:space="0" w:color="auto"/>
              <w:left w:val="single" w:sz="4" w:space="0" w:color="auto"/>
              <w:bottom w:val="single" w:sz="4" w:space="0" w:color="auto"/>
              <w:right w:val="single" w:sz="4" w:space="0" w:color="auto"/>
            </w:tcBorders>
          </w:tcPr>
          <w:p w14:paraId="436A3375" w14:textId="2091B551" w:rsidR="00311050" w:rsidRPr="008F5837" w:rsidRDefault="00311050">
            <w:pPr>
              <w:rPr>
                <w:ins w:id="6022" w:author="Rakesh Singhi" w:date="2015-02-07T14:49:00Z"/>
                <w:rFonts w:asciiTheme="minorHAnsi" w:eastAsiaTheme="minorHAnsi" w:hAnsiTheme="minorHAnsi" w:cstheme="minorHAnsi"/>
                <w:color w:val="000000"/>
                <w:highlight w:val="white"/>
              </w:rPr>
            </w:pPr>
            <w:ins w:id="6023" w:author="Rakesh Singhi" w:date="2015-02-07T14:50:00Z">
              <w:r w:rsidRPr="008F5837">
                <w:rPr>
                  <w:rFonts w:asciiTheme="minorHAnsi" w:eastAsiaTheme="minorHAnsi" w:hAnsiTheme="minorHAnsi" w:cstheme="minorHAnsi"/>
                  <w:color w:val="000000"/>
                  <w:highlight w:val="white"/>
                </w:rPr>
                <w:t>VEBIP_Partner</w:t>
              </w:r>
            </w:ins>
          </w:p>
        </w:tc>
        <w:tc>
          <w:tcPr>
            <w:tcW w:w="0" w:type="auto"/>
            <w:tcBorders>
              <w:top w:val="single" w:sz="4" w:space="0" w:color="auto"/>
              <w:left w:val="single" w:sz="4" w:space="0" w:color="auto"/>
              <w:bottom w:val="single" w:sz="4" w:space="0" w:color="auto"/>
              <w:right w:val="single" w:sz="4" w:space="0" w:color="auto"/>
            </w:tcBorders>
          </w:tcPr>
          <w:p w14:paraId="5C44E226" w14:textId="0F1E7B6F" w:rsidR="00311050" w:rsidRPr="003405FA" w:rsidRDefault="00311050">
            <w:pPr>
              <w:rPr>
                <w:ins w:id="6024" w:author="Rakesh Singhi" w:date="2015-02-07T14:49:00Z"/>
                <w:rFonts w:asciiTheme="minorHAnsi" w:hAnsiTheme="minorHAnsi" w:cstheme="minorHAnsi"/>
                <w:color w:val="000000"/>
                <w:sz w:val="18"/>
                <w:szCs w:val="16"/>
              </w:rPr>
            </w:pPr>
            <w:ins w:id="6025" w:author="Rakesh Singhi" w:date="2015-02-07T14:50:00Z">
              <w:r>
                <w:rPr>
                  <w:rFonts w:asciiTheme="minorHAnsi" w:hAnsiTheme="minorHAnsi" w:cstheme="minorHAnsi"/>
                  <w:color w:val="000000"/>
                  <w:sz w:val="18"/>
                  <w:szCs w:val="16"/>
                </w:rPr>
                <w:t>Active</w:t>
              </w:r>
            </w:ins>
          </w:p>
        </w:tc>
      </w:tr>
      <w:tr w:rsidR="002C1278" w:rsidRPr="00D30FA1" w14:paraId="43B048AF" w14:textId="77777777" w:rsidTr="00311050">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A088A9" w14:textId="77777777" w:rsidR="002C1278" w:rsidRPr="00DD1485" w:rsidRDefault="002C1278" w:rsidP="00AC5F35">
            <w:pPr>
              <w:rPr>
                <w:rFonts w:asciiTheme="minorHAnsi" w:hAnsiTheme="minorHAnsi" w:cstheme="minorHAnsi"/>
                <w:color w:val="000000"/>
                <w:sz w:val="18"/>
                <w:szCs w:val="16"/>
              </w:rPr>
            </w:pPr>
            <w:r w:rsidRPr="000B3DF1">
              <w:rPr>
                <w:rFonts w:asciiTheme="minorHAnsi" w:hAnsiTheme="minorHAnsi" w:cstheme="minorHAnsi"/>
                <w:color w:val="000000"/>
                <w:sz w:val="18"/>
                <w:szCs w:val="16"/>
              </w:rPr>
              <w:t>PARTNER_TYPE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A7953C" w14:textId="77777777" w:rsidR="002C1278" w:rsidRPr="00403057" w:rsidRDefault="002C1278" w:rsidP="00AC5F35">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vAlign w:val="bottom"/>
          </w:tcPr>
          <w:p w14:paraId="6014F078" w14:textId="77777777" w:rsidR="002C1278" w:rsidRPr="00403057" w:rsidRDefault="002C1278" w:rsidP="00AC5F35">
            <w:pPr>
              <w:rPr>
                <w:rFonts w:asciiTheme="minorHAnsi" w:hAnsiTheme="minorHAnsi" w:cstheme="minorHAnsi"/>
                <w:color w:val="000000"/>
                <w:sz w:val="18"/>
                <w:szCs w:val="16"/>
              </w:rPr>
            </w:pPr>
            <w:r w:rsidRPr="00403057">
              <w:rPr>
                <w:rFonts w:asciiTheme="minorHAnsi" w:hAnsiTheme="minorHAnsi" w:cstheme="minorHAnsi"/>
                <w:color w:val="000000"/>
                <w:sz w:val="18"/>
                <w:szCs w:val="16"/>
              </w:rPr>
              <w:t>PartnerType</w:t>
            </w:r>
          </w:p>
        </w:tc>
        <w:tc>
          <w:tcPr>
            <w:tcW w:w="1526" w:type="dxa"/>
            <w:tcBorders>
              <w:top w:val="single" w:sz="4" w:space="0" w:color="auto"/>
              <w:left w:val="single" w:sz="4" w:space="0" w:color="auto"/>
              <w:bottom w:val="single" w:sz="4" w:space="0" w:color="auto"/>
              <w:right w:val="single" w:sz="4" w:space="0" w:color="auto"/>
            </w:tcBorders>
          </w:tcPr>
          <w:p w14:paraId="1E5A04FC" w14:textId="77777777" w:rsidR="002C1278" w:rsidRPr="008F5837" w:rsidRDefault="008F5837" w:rsidP="00AC5F35">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7E7E05C5" w14:textId="77777777" w:rsidR="002C1278" w:rsidRPr="008F5837" w:rsidRDefault="003405FA" w:rsidP="00AC5F35">
            <w:pPr>
              <w:rPr>
                <w:rFonts w:asciiTheme="minorHAnsi" w:hAnsiTheme="minorHAnsi" w:cstheme="minorHAnsi"/>
                <w:color w:val="000000"/>
                <w:sz w:val="18"/>
                <w:szCs w:val="16"/>
              </w:rPr>
            </w:pPr>
            <w:r w:rsidRPr="003405FA">
              <w:rPr>
                <w:rFonts w:asciiTheme="minorHAnsi" w:hAnsiTheme="minorHAnsi" w:cstheme="minorHAnsi"/>
                <w:color w:val="000000"/>
                <w:sz w:val="18"/>
                <w:szCs w:val="16"/>
              </w:rPr>
              <w:t>PartnerType</w:t>
            </w:r>
          </w:p>
        </w:tc>
      </w:tr>
      <w:tr w:rsidR="002C1278" w:rsidRPr="00D30FA1" w:rsidDel="00311050" w14:paraId="040DB75B" w14:textId="2046169D" w:rsidTr="00311050">
        <w:trPr>
          <w:trHeight w:val="70"/>
          <w:del w:id="6026" w:author="Rakesh Singhi" w:date="2015-02-07T14:50:00Z"/>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E12DA0" w14:textId="1E760577" w:rsidR="002C1278" w:rsidRPr="00403057" w:rsidDel="00311050" w:rsidRDefault="002C1278" w:rsidP="00AC5F35">
            <w:pPr>
              <w:rPr>
                <w:del w:id="6027" w:author="Rakesh Singhi" w:date="2015-02-07T14:50:00Z"/>
                <w:rFonts w:asciiTheme="minorHAnsi" w:hAnsiTheme="minorHAnsi" w:cstheme="minorHAnsi"/>
                <w:color w:val="000000"/>
                <w:sz w:val="18"/>
                <w:szCs w:val="16"/>
              </w:rPr>
            </w:pPr>
            <w:del w:id="6028" w:author="Rakesh Singhi" w:date="2015-02-07T14:50:00Z">
              <w:r w:rsidRPr="00403057" w:rsidDel="00311050">
                <w:rPr>
                  <w:rFonts w:asciiTheme="minorHAnsi" w:hAnsiTheme="minorHAnsi" w:cstheme="minorHAnsi"/>
                  <w:color w:val="000000"/>
                  <w:sz w:val="18"/>
                  <w:szCs w:val="16"/>
                </w:rPr>
                <w:delText>CHANNEL_TYPE</w:delText>
              </w:r>
            </w:del>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A03AFA" w14:textId="4928741E" w:rsidR="002C1278" w:rsidRPr="00403057" w:rsidDel="00311050" w:rsidRDefault="002C1278">
            <w:pPr>
              <w:rPr>
                <w:del w:id="6029" w:author="Rakesh Singhi" w:date="2015-02-07T14:50:00Z"/>
                <w:rFonts w:asciiTheme="minorHAnsi" w:hAnsiTheme="minorHAnsi" w:cstheme="minorHAnsi"/>
                <w:color w:val="000000"/>
                <w:sz w:val="18"/>
                <w:szCs w:val="16"/>
              </w:rPr>
            </w:pPr>
            <w:del w:id="6030" w:author="Rakesh Singhi" w:date="2015-02-07T14:50:00Z">
              <w:r w:rsidDel="00311050">
                <w:rPr>
                  <w:rFonts w:asciiTheme="minorHAnsi" w:hAnsiTheme="minorHAnsi" w:cstheme="minorHAnsi"/>
                  <w:color w:val="000000"/>
                  <w:sz w:val="18"/>
                  <w:szCs w:val="16"/>
                </w:rPr>
                <w:delText>Derived</w:delText>
              </w:r>
            </w:del>
          </w:p>
        </w:tc>
        <w:tc>
          <w:tcPr>
            <w:tcW w:w="0" w:type="auto"/>
            <w:tcBorders>
              <w:top w:val="single" w:sz="4" w:space="0" w:color="auto"/>
              <w:left w:val="single" w:sz="4" w:space="0" w:color="auto"/>
              <w:bottom w:val="single" w:sz="4" w:space="0" w:color="auto"/>
              <w:right w:val="single" w:sz="4" w:space="0" w:color="auto"/>
            </w:tcBorders>
            <w:vAlign w:val="bottom"/>
          </w:tcPr>
          <w:p w14:paraId="2F035938" w14:textId="5F154303" w:rsidR="002C1278" w:rsidRPr="00403057" w:rsidDel="00311050" w:rsidRDefault="002C1278">
            <w:pPr>
              <w:rPr>
                <w:del w:id="6031" w:author="Rakesh Singhi" w:date="2015-02-07T14:50:00Z"/>
                <w:rFonts w:asciiTheme="minorHAnsi" w:hAnsiTheme="minorHAnsi" w:cstheme="minorHAnsi"/>
                <w:color w:val="000000"/>
                <w:sz w:val="18"/>
                <w:szCs w:val="16"/>
              </w:rPr>
            </w:pPr>
            <w:del w:id="6032" w:author="Rakesh Singhi" w:date="2015-02-07T14:50:00Z">
              <w:r w:rsidDel="00311050">
                <w:rPr>
                  <w:rFonts w:asciiTheme="minorHAnsi" w:hAnsiTheme="minorHAnsi" w:cstheme="minorHAnsi"/>
                  <w:color w:val="000000"/>
                  <w:sz w:val="18"/>
                  <w:szCs w:val="16"/>
                </w:rPr>
                <w:delText>Derived</w:delText>
              </w:r>
            </w:del>
          </w:p>
        </w:tc>
        <w:tc>
          <w:tcPr>
            <w:tcW w:w="1526" w:type="dxa"/>
            <w:tcBorders>
              <w:top w:val="single" w:sz="4" w:space="0" w:color="auto"/>
              <w:left w:val="single" w:sz="4" w:space="0" w:color="auto"/>
              <w:bottom w:val="single" w:sz="4" w:space="0" w:color="auto"/>
              <w:right w:val="single" w:sz="4" w:space="0" w:color="auto"/>
            </w:tcBorders>
          </w:tcPr>
          <w:p w14:paraId="2E828F5D" w14:textId="3F05982D" w:rsidR="002C1278" w:rsidRPr="008F5837" w:rsidDel="00311050" w:rsidRDefault="008F5837">
            <w:pPr>
              <w:rPr>
                <w:del w:id="6033" w:author="Rakesh Singhi" w:date="2015-02-07T14:50:00Z"/>
                <w:rFonts w:asciiTheme="minorHAnsi" w:hAnsiTheme="minorHAnsi" w:cstheme="minorHAnsi"/>
                <w:color w:val="000000"/>
                <w:sz w:val="18"/>
                <w:szCs w:val="16"/>
              </w:rPr>
            </w:pPr>
            <w:del w:id="6034" w:author="Rakesh Singhi" w:date="2015-02-07T14:50:00Z">
              <w:r w:rsidRPr="008F5837" w:rsidDel="00311050">
                <w:rPr>
                  <w:rFonts w:asciiTheme="minorHAnsi" w:eastAsiaTheme="minorHAnsi" w:hAnsiTheme="minorHAnsi" w:cstheme="minorHAnsi"/>
                  <w:color w:val="000000"/>
                  <w:highlight w:val="white"/>
                </w:rPr>
                <w:delText>VEBIP_Partner</w:delText>
              </w:r>
            </w:del>
          </w:p>
        </w:tc>
        <w:tc>
          <w:tcPr>
            <w:tcW w:w="0" w:type="auto"/>
            <w:tcBorders>
              <w:top w:val="single" w:sz="4" w:space="0" w:color="auto"/>
              <w:left w:val="single" w:sz="4" w:space="0" w:color="auto"/>
              <w:bottom w:val="single" w:sz="4" w:space="0" w:color="auto"/>
              <w:right w:val="single" w:sz="4" w:space="0" w:color="auto"/>
            </w:tcBorders>
          </w:tcPr>
          <w:p w14:paraId="61C2AA57" w14:textId="5F642757" w:rsidR="002C1278" w:rsidRPr="008F5837" w:rsidDel="00311050" w:rsidRDefault="003405FA">
            <w:pPr>
              <w:rPr>
                <w:del w:id="6035" w:author="Rakesh Singhi" w:date="2015-02-07T14:50:00Z"/>
                <w:rFonts w:asciiTheme="minorHAnsi" w:hAnsiTheme="minorHAnsi" w:cstheme="minorHAnsi"/>
                <w:color w:val="000000"/>
                <w:sz w:val="18"/>
                <w:szCs w:val="16"/>
              </w:rPr>
            </w:pPr>
            <w:del w:id="6036" w:author="Rakesh Singhi" w:date="2015-02-07T14:50:00Z">
              <w:r w:rsidRPr="003405FA" w:rsidDel="00311050">
                <w:rPr>
                  <w:rFonts w:asciiTheme="minorHAnsi" w:hAnsiTheme="minorHAnsi" w:cstheme="minorHAnsi"/>
                  <w:color w:val="000000"/>
                  <w:sz w:val="18"/>
                  <w:szCs w:val="16"/>
                </w:rPr>
                <w:delText>ChannelType</w:delText>
              </w:r>
            </w:del>
          </w:p>
        </w:tc>
      </w:tr>
      <w:tr w:rsidR="002C1278" w:rsidRPr="00D30FA1" w:rsidDel="00311050" w14:paraId="5C2E354B" w14:textId="23E60208" w:rsidTr="00311050">
        <w:trPr>
          <w:trHeight w:val="70"/>
          <w:del w:id="6037" w:author="Rakesh Singhi" w:date="2015-02-07T14:50:00Z"/>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3FD92E" w14:textId="3BDE4EFD" w:rsidR="002C1278" w:rsidRPr="00403057" w:rsidDel="00311050" w:rsidRDefault="002C1278" w:rsidP="00AC5F35">
            <w:pPr>
              <w:rPr>
                <w:del w:id="6038" w:author="Rakesh Singhi" w:date="2015-02-07T14:50:00Z"/>
                <w:rFonts w:asciiTheme="minorHAnsi" w:hAnsiTheme="minorHAnsi" w:cstheme="minorHAnsi"/>
                <w:color w:val="000000"/>
                <w:sz w:val="18"/>
                <w:szCs w:val="16"/>
              </w:rPr>
            </w:pPr>
            <w:del w:id="6039" w:author="Rakesh Singhi" w:date="2015-02-07T14:50:00Z">
              <w:r w:rsidRPr="00403057" w:rsidDel="00311050">
                <w:rPr>
                  <w:rFonts w:asciiTheme="minorHAnsi" w:hAnsiTheme="minorHAnsi" w:cstheme="minorHAnsi"/>
                  <w:color w:val="000000"/>
                  <w:sz w:val="18"/>
                  <w:szCs w:val="16"/>
                </w:rPr>
                <w:delText>CHANNEL_SEGMENT</w:delText>
              </w:r>
            </w:del>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57B7940" w14:textId="5A892476" w:rsidR="002C1278" w:rsidRPr="00403057" w:rsidDel="00311050" w:rsidRDefault="002C1278" w:rsidP="00AC5F35">
            <w:pPr>
              <w:rPr>
                <w:del w:id="6040" w:author="Rakesh Singhi" w:date="2015-02-07T14:50:00Z"/>
                <w:rFonts w:asciiTheme="minorHAnsi" w:hAnsiTheme="minorHAnsi" w:cstheme="minorHAnsi"/>
                <w:color w:val="000000"/>
                <w:sz w:val="18"/>
                <w:szCs w:val="16"/>
              </w:rPr>
            </w:pPr>
            <w:del w:id="6041" w:author="Rakesh Singhi" w:date="2015-02-07T14:50:00Z">
              <w:r w:rsidRPr="00403057" w:rsidDel="00311050">
                <w:rPr>
                  <w:rFonts w:asciiTheme="minorHAnsi" w:hAnsiTheme="minorHAnsi" w:cstheme="minorHAnsi"/>
                  <w:color w:val="000000"/>
                  <w:sz w:val="18"/>
                  <w:szCs w:val="16"/>
                </w:rPr>
                <w:delText>PartnerChannelSegmentation</w:delText>
              </w:r>
            </w:del>
          </w:p>
        </w:tc>
        <w:tc>
          <w:tcPr>
            <w:tcW w:w="0" w:type="auto"/>
            <w:tcBorders>
              <w:top w:val="single" w:sz="4" w:space="0" w:color="auto"/>
              <w:left w:val="single" w:sz="4" w:space="0" w:color="auto"/>
              <w:bottom w:val="single" w:sz="4" w:space="0" w:color="auto"/>
              <w:right w:val="single" w:sz="4" w:space="0" w:color="auto"/>
            </w:tcBorders>
            <w:vAlign w:val="bottom"/>
          </w:tcPr>
          <w:p w14:paraId="5CE76749" w14:textId="5A48B9ED" w:rsidR="002C1278" w:rsidRPr="00403057" w:rsidDel="00311050" w:rsidRDefault="002C1278" w:rsidP="00AC5F35">
            <w:pPr>
              <w:rPr>
                <w:del w:id="6042" w:author="Rakesh Singhi" w:date="2015-02-07T14:50:00Z"/>
                <w:rFonts w:asciiTheme="minorHAnsi" w:hAnsiTheme="minorHAnsi" w:cstheme="minorHAnsi"/>
                <w:color w:val="000000"/>
                <w:sz w:val="18"/>
                <w:szCs w:val="16"/>
              </w:rPr>
            </w:pPr>
            <w:del w:id="6043" w:author="Rakesh Singhi" w:date="2015-02-07T14:50:00Z">
              <w:r w:rsidRPr="00403057" w:rsidDel="00311050">
                <w:rPr>
                  <w:rFonts w:asciiTheme="minorHAnsi" w:hAnsiTheme="minorHAnsi" w:cstheme="minorHAnsi"/>
                  <w:color w:val="000000"/>
                  <w:sz w:val="18"/>
                  <w:szCs w:val="16"/>
                </w:rPr>
                <w:delText>Name</w:delText>
              </w:r>
            </w:del>
          </w:p>
        </w:tc>
        <w:tc>
          <w:tcPr>
            <w:tcW w:w="1526" w:type="dxa"/>
            <w:tcBorders>
              <w:top w:val="single" w:sz="4" w:space="0" w:color="auto"/>
              <w:left w:val="single" w:sz="4" w:space="0" w:color="auto"/>
              <w:bottom w:val="single" w:sz="4" w:space="0" w:color="auto"/>
              <w:right w:val="single" w:sz="4" w:space="0" w:color="auto"/>
            </w:tcBorders>
          </w:tcPr>
          <w:p w14:paraId="34724FF6" w14:textId="47D98958" w:rsidR="002C1278" w:rsidRPr="008F5837" w:rsidDel="00311050" w:rsidRDefault="008F5837" w:rsidP="00AC5F35">
            <w:pPr>
              <w:rPr>
                <w:del w:id="6044" w:author="Rakesh Singhi" w:date="2015-02-07T14:50:00Z"/>
                <w:rFonts w:asciiTheme="minorHAnsi" w:hAnsiTheme="minorHAnsi" w:cstheme="minorHAnsi"/>
                <w:color w:val="000000"/>
                <w:sz w:val="18"/>
                <w:szCs w:val="16"/>
              </w:rPr>
            </w:pPr>
            <w:del w:id="6045" w:author="Rakesh Singhi" w:date="2015-02-07T14:50:00Z">
              <w:r w:rsidRPr="008F5837" w:rsidDel="00311050">
                <w:rPr>
                  <w:rFonts w:asciiTheme="minorHAnsi" w:eastAsiaTheme="minorHAnsi" w:hAnsiTheme="minorHAnsi" w:cstheme="minorHAnsi"/>
                  <w:color w:val="000000"/>
                  <w:highlight w:val="white"/>
                </w:rPr>
                <w:delText>VEBIP_Partner</w:delText>
              </w:r>
            </w:del>
          </w:p>
        </w:tc>
        <w:tc>
          <w:tcPr>
            <w:tcW w:w="0" w:type="auto"/>
            <w:tcBorders>
              <w:top w:val="single" w:sz="4" w:space="0" w:color="auto"/>
              <w:left w:val="single" w:sz="4" w:space="0" w:color="auto"/>
              <w:bottom w:val="single" w:sz="4" w:space="0" w:color="auto"/>
              <w:right w:val="single" w:sz="4" w:space="0" w:color="auto"/>
            </w:tcBorders>
          </w:tcPr>
          <w:p w14:paraId="20724E2F" w14:textId="0979E229" w:rsidR="002C1278" w:rsidRPr="008F5837" w:rsidDel="00311050" w:rsidRDefault="003405FA" w:rsidP="00AC5F35">
            <w:pPr>
              <w:rPr>
                <w:del w:id="6046" w:author="Rakesh Singhi" w:date="2015-02-07T14:50:00Z"/>
                <w:rFonts w:asciiTheme="minorHAnsi" w:hAnsiTheme="minorHAnsi" w:cstheme="minorHAnsi"/>
                <w:color w:val="000000"/>
                <w:sz w:val="18"/>
                <w:szCs w:val="16"/>
              </w:rPr>
            </w:pPr>
            <w:del w:id="6047" w:author="Rakesh Singhi" w:date="2015-02-07T14:50:00Z">
              <w:r w:rsidRPr="003405FA" w:rsidDel="00311050">
                <w:rPr>
                  <w:rFonts w:asciiTheme="minorHAnsi" w:hAnsiTheme="minorHAnsi" w:cstheme="minorHAnsi"/>
                  <w:color w:val="000000"/>
                  <w:sz w:val="18"/>
                  <w:szCs w:val="16"/>
                </w:rPr>
                <w:delText>ChannelSegmentation</w:delText>
              </w:r>
            </w:del>
          </w:p>
        </w:tc>
      </w:tr>
      <w:tr w:rsidR="002C1278" w:rsidRPr="00D30FA1" w14:paraId="474B3DEB" w14:textId="77777777" w:rsidTr="00311050">
        <w:trPr>
          <w:trHeight w:val="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BF5E60" w14:textId="77777777" w:rsidR="002C1278" w:rsidRPr="00403057" w:rsidRDefault="002C1278" w:rsidP="00AC5F35">
            <w:pPr>
              <w:rPr>
                <w:rFonts w:asciiTheme="minorHAnsi" w:hAnsiTheme="minorHAnsi" w:cstheme="minorHAnsi"/>
                <w:color w:val="000000"/>
                <w:sz w:val="18"/>
                <w:szCs w:val="16"/>
              </w:rPr>
            </w:pPr>
            <w:r w:rsidRPr="00403057">
              <w:rPr>
                <w:rFonts w:asciiTheme="minorHAnsi" w:hAnsiTheme="minorHAnsi" w:cstheme="minorHAnsi"/>
                <w:color w:val="000000"/>
                <w:sz w:val="18"/>
                <w:szCs w:val="16"/>
              </w:rPr>
              <w:t>CHANNEL_TIER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F948ACE" w14:textId="77777777" w:rsidR="002C1278" w:rsidRPr="00403057" w:rsidRDefault="002C1278">
            <w:pPr>
              <w:rPr>
                <w:rFonts w:asciiTheme="minorHAnsi" w:hAnsiTheme="minorHAnsi" w:cstheme="minorHAnsi"/>
                <w:color w:val="000000"/>
                <w:sz w:val="18"/>
                <w:szCs w:val="16"/>
              </w:rPr>
            </w:pPr>
            <w:r>
              <w:rPr>
                <w:rFonts w:asciiTheme="minorHAnsi" w:hAnsiTheme="minorHAnsi" w:cstheme="minorHAnsi"/>
                <w:color w:val="000000"/>
                <w:sz w:val="18"/>
                <w:szCs w:val="16"/>
              </w:rPr>
              <w:t>Partner</w:t>
            </w:r>
          </w:p>
        </w:tc>
        <w:tc>
          <w:tcPr>
            <w:tcW w:w="0" w:type="auto"/>
            <w:tcBorders>
              <w:top w:val="single" w:sz="4" w:space="0" w:color="auto"/>
              <w:left w:val="single" w:sz="4" w:space="0" w:color="auto"/>
              <w:bottom w:val="single" w:sz="4" w:space="0" w:color="auto"/>
              <w:right w:val="single" w:sz="4" w:space="0" w:color="auto"/>
            </w:tcBorders>
            <w:vAlign w:val="bottom"/>
          </w:tcPr>
          <w:p w14:paraId="509DB31D" w14:textId="6EE4D3C8" w:rsidR="002C1278" w:rsidRPr="00403057" w:rsidRDefault="002C1278">
            <w:pPr>
              <w:rPr>
                <w:rFonts w:asciiTheme="minorHAnsi" w:hAnsiTheme="minorHAnsi" w:cstheme="minorHAnsi"/>
                <w:color w:val="000000"/>
                <w:sz w:val="18"/>
                <w:szCs w:val="16"/>
              </w:rPr>
            </w:pPr>
            <w:r>
              <w:rPr>
                <w:rFonts w:asciiTheme="minorHAnsi" w:hAnsiTheme="minorHAnsi" w:cstheme="minorHAnsi"/>
                <w:color w:val="000000"/>
                <w:sz w:val="18"/>
                <w:szCs w:val="16"/>
              </w:rPr>
              <w:t>Channel</w:t>
            </w:r>
            <w:r w:rsidR="001E5B39">
              <w:rPr>
                <w:rFonts w:asciiTheme="minorHAnsi" w:hAnsiTheme="minorHAnsi" w:cstheme="minorHAnsi"/>
                <w:color w:val="000000"/>
                <w:sz w:val="18"/>
                <w:szCs w:val="16"/>
              </w:rPr>
              <w:t>_</w:t>
            </w:r>
            <w:r>
              <w:rPr>
                <w:rFonts w:asciiTheme="minorHAnsi" w:hAnsiTheme="minorHAnsi" w:cstheme="minorHAnsi"/>
                <w:color w:val="000000"/>
                <w:sz w:val="18"/>
                <w:szCs w:val="16"/>
              </w:rPr>
              <w:t>Tier</w:t>
            </w:r>
          </w:p>
        </w:tc>
        <w:tc>
          <w:tcPr>
            <w:tcW w:w="1526" w:type="dxa"/>
            <w:tcBorders>
              <w:top w:val="single" w:sz="4" w:space="0" w:color="auto"/>
              <w:left w:val="single" w:sz="4" w:space="0" w:color="auto"/>
              <w:bottom w:val="single" w:sz="4" w:space="0" w:color="auto"/>
              <w:right w:val="single" w:sz="4" w:space="0" w:color="auto"/>
            </w:tcBorders>
          </w:tcPr>
          <w:p w14:paraId="4CED34CE" w14:textId="77777777" w:rsidR="002C1278" w:rsidRPr="008F5837" w:rsidRDefault="008F5837">
            <w:pPr>
              <w:rPr>
                <w:rFonts w:asciiTheme="minorHAnsi" w:hAnsiTheme="minorHAnsi" w:cstheme="minorHAnsi"/>
                <w:color w:val="000000"/>
                <w:sz w:val="18"/>
                <w:szCs w:val="16"/>
              </w:rPr>
            </w:pPr>
            <w:r w:rsidRPr="008F5837">
              <w:rPr>
                <w:rFonts w:asciiTheme="minorHAnsi" w:eastAsiaTheme="minorHAnsi" w:hAnsiTheme="minorHAnsi" w:cstheme="minorHAnsi"/>
                <w:color w:val="000000"/>
                <w:highlight w:val="white"/>
              </w:rPr>
              <w:t>VEBIP_Partner</w:t>
            </w:r>
          </w:p>
        </w:tc>
        <w:tc>
          <w:tcPr>
            <w:tcW w:w="0" w:type="auto"/>
            <w:tcBorders>
              <w:top w:val="single" w:sz="4" w:space="0" w:color="auto"/>
              <w:left w:val="single" w:sz="4" w:space="0" w:color="auto"/>
              <w:bottom w:val="single" w:sz="4" w:space="0" w:color="auto"/>
              <w:right w:val="single" w:sz="4" w:space="0" w:color="auto"/>
            </w:tcBorders>
          </w:tcPr>
          <w:p w14:paraId="430F9170" w14:textId="77777777" w:rsidR="002C1278" w:rsidRPr="008F5837" w:rsidRDefault="003405FA">
            <w:pPr>
              <w:rPr>
                <w:rFonts w:asciiTheme="minorHAnsi" w:hAnsiTheme="minorHAnsi" w:cstheme="minorHAnsi"/>
                <w:color w:val="000000"/>
                <w:sz w:val="18"/>
                <w:szCs w:val="16"/>
              </w:rPr>
            </w:pPr>
            <w:r w:rsidRPr="003405FA">
              <w:rPr>
                <w:rFonts w:asciiTheme="minorHAnsi" w:hAnsiTheme="minorHAnsi" w:cstheme="minorHAnsi"/>
                <w:color w:val="000000"/>
                <w:sz w:val="18"/>
                <w:szCs w:val="16"/>
              </w:rPr>
              <w:t>ChannelTier</w:t>
            </w:r>
          </w:p>
        </w:tc>
      </w:tr>
      <w:tr w:rsidR="002C1278" w:rsidRPr="00D30FA1" w14:paraId="6889D932" w14:textId="77777777" w:rsidTr="00311050">
        <w:trPr>
          <w:trHeight w:val="70"/>
        </w:trPr>
        <w:tc>
          <w:tcPr>
            <w:tcW w:w="0" w:type="auto"/>
            <w:gridSpan w:val="3"/>
            <w:tcBorders>
              <w:top w:val="single" w:sz="4" w:space="0" w:color="auto"/>
              <w:left w:val="single" w:sz="4" w:space="0" w:color="auto"/>
              <w:bottom w:val="single" w:sz="4" w:space="0" w:color="auto"/>
              <w:right w:val="single" w:sz="4" w:space="0" w:color="auto"/>
            </w:tcBorders>
            <w:shd w:val="clear" w:color="auto" w:fill="auto"/>
          </w:tcPr>
          <w:p w14:paraId="2C933E1C" w14:textId="77777777" w:rsidR="002C1278" w:rsidRDefault="002C1278" w:rsidP="00AC5F35">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1526" w:type="dxa"/>
            <w:tcBorders>
              <w:top w:val="single" w:sz="4" w:space="0" w:color="auto"/>
              <w:left w:val="single" w:sz="4" w:space="0" w:color="auto"/>
              <w:bottom w:val="single" w:sz="4" w:space="0" w:color="auto"/>
              <w:right w:val="single" w:sz="4" w:space="0" w:color="auto"/>
            </w:tcBorders>
          </w:tcPr>
          <w:p w14:paraId="27C27491" w14:textId="77777777" w:rsidR="002C1278" w:rsidRPr="00BC6D24" w:rsidRDefault="002C1278" w:rsidP="00AC5F35">
            <w:pPr>
              <w:rPr>
                <w:rFonts w:asciiTheme="minorHAnsi" w:hAnsiTheme="minorHAnsi" w:cstheme="minorHAnsi"/>
                <w:b/>
                <w:color w:val="000000"/>
                <w:sz w:val="18"/>
                <w:szCs w:val="16"/>
                <w:u w:val="single"/>
              </w:rPr>
            </w:pPr>
          </w:p>
        </w:tc>
        <w:tc>
          <w:tcPr>
            <w:tcW w:w="0" w:type="auto"/>
            <w:tcBorders>
              <w:top w:val="single" w:sz="4" w:space="0" w:color="auto"/>
              <w:left w:val="single" w:sz="4" w:space="0" w:color="auto"/>
              <w:bottom w:val="single" w:sz="4" w:space="0" w:color="auto"/>
              <w:right w:val="single" w:sz="4" w:space="0" w:color="auto"/>
            </w:tcBorders>
          </w:tcPr>
          <w:p w14:paraId="69FEA196" w14:textId="77777777" w:rsidR="002C1278" w:rsidRPr="00BC6D24" w:rsidRDefault="002C1278" w:rsidP="00AC5F35">
            <w:pPr>
              <w:rPr>
                <w:rFonts w:asciiTheme="minorHAnsi" w:hAnsiTheme="minorHAnsi" w:cstheme="minorHAnsi"/>
                <w:b/>
                <w:color w:val="000000"/>
                <w:sz w:val="18"/>
                <w:szCs w:val="16"/>
                <w:u w:val="single"/>
              </w:rPr>
            </w:pPr>
          </w:p>
        </w:tc>
      </w:tr>
    </w:tbl>
    <w:p w14:paraId="0B5E4DFA" w14:textId="77777777" w:rsidR="00403057" w:rsidRPr="00FF005F" w:rsidRDefault="00403057" w:rsidP="00FF005F"/>
    <w:p w14:paraId="6A0088B8" w14:textId="77777777" w:rsidR="001E1B73" w:rsidRPr="00486D9B" w:rsidRDefault="001E1B73" w:rsidP="00486D9B">
      <w:pPr>
        <w:rPr>
          <w:ins w:id="6048" w:author="Rakesh Singhi" w:date="2015-02-07T15:01:00Z"/>
        </w:rPr>
      </w:pPr>
    </w:p>
    <w:p w14:paraId="60973FC1" w14:textId="03AD5B5C" w:rsidR="00311050" w:rsidRPr="001E1B73" w:rsidRDefault="00311050" w:rsidP="00DA1C8A">
      <w:pPr>
        <w:pStyle w:val="ListParagraph"/>
        <w:keepNext/>
        <w:numPr>
          <w:ilvl w:val="2"/>
          <w:numId w:val="10"/>
        </w:numPr>
        <w:spacing w:line="240" w:lineRule="auto"/>
        <w:ind w:left="90" w:right="21" w:hanging="36"/>
        <w:jc w:val="both"/>
        <w:outlineLvl w:val="1"/>
        <w:rPr>
          <w:ins w:id="6049" w:author="Rakesh Singhi" w:date="2015-02-07T14:58:00Z"/>
          <w:rFonts w:asciiTheme="minorHAnsi" w:hAnsiTheme="minorHAnsi" w:cstheme="minorHAnsi"/>
          <w:b/>
          <w:i/>
          <w:sz w:val="24"/>
          <w:szCs w:val="24"/>
          <w:lang w:val="en-GB"/>
        </w:rPr>
      </w:pPr>
      <w:bookmarkStart w:id="6050" w:name="_Toc415065539"/>
      <w:ins w:id="6051" w:author="Rakesh Singhi" w:date="2015-02-07T14:58:00Z">
        <w:r w:rsidRPr="001E1B73">
          <w:rPr>
            <w:rFonts w:asciiTheme="minorHAnsi" w:hAnsiTheme="minorHAnsi" w:cstheme="minorHAnsi"/>
            <w:b/>
            <w:i/>
            <w:sz w:val="24"/>
            <w:szCs w:val="24"/>
            <w:lang w:val="en-GB"/>
          </w:rPr>
          <w:t>DMO_PARTNER_</w:t>
        </w:r>
      </w:ins>
      <w:ins w:id="6052" w:author="Rakesh Singhi" w:date="2015-02-07T15:13:00Z">
        <w:r w:rsidR="00410397">
          <w:rPr>
            <w:rFonts w:asciiTheme="minorHAnsi" w:hAnsiTheme="minorHAnsi" w:cstheme="minorHAnsi"/>
            <w:b/>
            <w:i/>
            <w:sz w:val="24"/>
            <w:szCs w:val="24"/>
            <w:lang w:val="en-GB"/>
          </w:rPr>
          <w:t>MKT</w:t>
        </w:r>
      </w:ins>
      <w:ins w:id="6053" w:author="Rakesh Singhi" w:date="2015-02-07T14:58:00Z">
        <w:r w:rsidRPr="001E1B73">
          <w:rPr>
            <w:rFonts w:asciiTheme="minorHAnsi" w:hAnsiTheme="minorHAnsi" w:cstheme="minorHAnsi"/>
            <w:b/>
            <w:i/>
            <w:sz w:val="24"/>
            <w:szCs w:val="24"/>
            <w:lang w:val="en-GB"/>
          </w:rPr>
          <w:t>_SEG_MIR</w:t>
        </w:r>
        <w:bookmarkEnd w:id="6050"/>
      </w:ins>
    </w:p>
    <w:p w14:paraId="0EC2B6AF" w14:textId="6F27D7E6" w:rsidR="001E1B73" w:rsidRPr="00AB7043" w:rsidRDefault="001E1B73" w:rsidP="001E1B73">
      <w:pPr>
        <w:pStyle w:val="ListParagraph"/>
        <w:ind w:left="90"/>
        <w:rPr>
          <w:ins w:id="6054" w:author="Rakesh Singhi" w:date="2015-02-07T15:00:00Z"/>
          <w:rFonts w:asciiTheme="minorHAnsi" w:hAnsiTheme="minorHAnsi" w:cstheme="minorHAnsi"/>
          <w:sz w:val="20"/>
          <w:szCs w:val="20"/>
        </w:rPr>
      </w:pPr>
      <w:ins w:id="6055" w:author="Rakesh Singhi" w:date="2015-02-07T15:00:00Z">
        <w:r w:rsidRPr="00AB7043">
          <w:rPr>
            <w:rFonts w:asciiTheme="minorHAnsi" w:hAnsiTheme="minorHAnsi" w:cstheme="minorHAnsi"/>
            <w:sz w:val="20"/>
            <w:szCs w:val="20"/>
          </w:rPr>
          <w:t>This staging table contains the Real Time Partner Market Segment</w:t>
        </w:r>
      </w:ins>
      <w:ins w:id="6056" w:author="Rakesh Singhi" w:date="2015-02-07T15:24:00Z">
        <w:r w:rsidR="00337D70" w:rsidRPr="00AB7043">
          <w:rPr>
            <w:rFonts w:asciiTheme="minorHAnsi" w:hAnsiTheme="minorHAnsi" w:cstheme="minorHAnsi"/>
            <w:sz w:val="20"/>
            <w:szCs w:val="20"/>
          </w:rPr>
          <w:t xml:space="preserve"> and Active Flag</w:t>
        </w:r>
      </w:ins>
      <w:ins w:id="6057" w:author="Rakesh Singhi" w:date="2015-02-07T15:00:00Z">
        <w:r w:rsidRPr="00AB7043">
          <w:rPr>
            <w:rFonts w:asciiTheme="minorHAnsi" w:hAnsiTheme="minorHAnsi" w:cstheme="minorHAnsi"/>
            <w:sz w:val="20"/>
            <w:szCs w:val="20"/>
          </w:rPr>
          <w:t xml:space="preserve"> data from PNP Source view.</w:t>
        </w:r>
      </w:ins>
    </w:p>
    <w:p w14:paraId="64795925" w14:textId="7907D452" w:rsidR="001E1B73" w:rsidRPr="001E1B73" w:rsidRDefault="00311050" w:rsidP="001E1B73">
      <w:pPr>
        <w:spacing w:after="120"/>
        <w:rPr>
          <w:ins w:id="6058" w:author="Rakesh Singhi" w:date="2015-02-07T14:59:00Z"/>
          <w:rFonts w:asciiTheme="minorHAnsi" w:hAnsiTheme="minorHAnsi" w:cstheme="minorHAnsi"/>
          <w:u w:val="single"/>
        </w:rPr>
      </w:pPr>
      <w:ins w:id="6059" w:author="Rakesh Singhi" w:date="2015-02-07T14:59:00Z">
        <w:r w:rsidRPr="001E1B73">
          <w:rPr>
            <w:rFonts w:asciiTheme="minorHAnsi" w:hAnsiTheme="minorHAnsi" w:cstheme="minorHAnsi"/>
            <w:u w:val="single"/>
          </w:rPr>
          <w:t>Table Details</w:t>
        </w:r>
      </w:ins>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311050" w:rsidRPr="00D30FA1" w14:paraId="3FA4598F" w14:textId="77777777" w:rsidTr="00410397">
        <w:trPr>
          <w:ins w:id="6060" w:author="Rakesh Singhi" w:date="2015-02-07T14:59:00Z"/>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10E6F426" w14:textId="77777777" w:rsidR="00311050" w:rsidRPr="00D30FA1" w:rsidRDefault="00311050" w:rsidP="00410397">
            <w:pPr>
              <w:rPr>
                <w:ins w:id="6061" w:author="Rakesh Singhi" w:date="2015-02-07T14:59:00Z"/>
                <w:rFonts w:asciiTheme="minorHAnsi" w:hAnsiTheme="minorHAnsi" w:cstheme="minorHAnsi"/>
                <w:sz w:val="16"/>
                <w:szCs w:val="16"/>
              </w:rPr>
            </w:pPr>
            <w:ins w:id="6062" w:author="Rakesh Singhi" w:date="2015-02-07T14:59:00Z">
              <w:r w:rsidRPr="00D30FA1">
                <w:rPr>
                  <w:rFonts w:asciiTheme="minorHAnsi" w:hAnsiTheme="minorHAnsi" w:cstheme="minorHAnsi"/>
                  <w:sz w:val="16"/>
                  <w:szCs w:val="16"/>
                </w:rPr>
                <w:t>Table Logical Type</w:t>
              </w:r>
            </w:ins>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07310A69" w14:textId="77777777" w:rsidR="00311050" w:rsidRPr="00D30FA1" w:rsidRDefault="00311050" w:rsidP="00410397">
            <w:pPr>
              <w:rPr>
                <w:ins w:id="6063" w:author="Rakesh Singhi" w:date="2015-02-07T14:59:00Z"/>
                <w:rFonts w:asciiTheme="minorHAnsi" w:hAnsiTheme="minorHAnsi" w:cstheme="minorHAnsi"/>
                <w:sz w:val="16"/>
                <w:szCs w:val="16"/>
              </w:rPr>
            </w:pPr>
            <w:ins w:id="6064" w:author="Rakesh Singhi" w:date="2015-02-07T14:59:00Z">
              <w:r w:rsidRPr="00D30FA1">
                <w:rPr>
                  <w:rFonts w:asciiTheme="minorHAnsi" w:hAnsiTheme="minorHAnsi" w:cstheme="minorHAnsi"/>
                  <w:sz w:val="16"/>
                  <w:szCs w:val="16"/>
                </w:rPr>
                <w:t>Table Name</w:t>
              </w:r>
            </w:ins>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7F6915E3" w14:textId="77777777" w:rsidR="00311050" w:rsidRPr="00D30FA1" w:rsidRDefault="00311050" w:rsidP="00410397">
            <w:pPr>
              <w:rPr>
                <w:ins w:id="6065" w:author="Rakesh Singhi" w:date="2015-02-07T14:59:00Z"/>
                <w:rFonts w:asciiTheme="minorHAnsi" w:hAnsiTheme="minorHAnsi" w:cstheme="minorHAnsi"/>
                <w:sz w:val="16"/>
                <w:szCs w:val="16"/>
              </w:rPr>
            </w:pPr>
            <w:ins w:id="6066" w:author="Rakesh Singhi" w:date="2015-02-07T14:59:00Z">
              <w:r w:rsidRPr="00D30FA1">
                <w:rPr>
                  <w:rFonts w:asciiTheme="minorHAnsi" w:hAnsiTheme="minorHAnsi" w:cstheme="minorHAnsi"/>
                  <w:sz w:val="16"/>
                  <w:szCs w:val="16"/>
                </w:rPr>
                <w:t>Schema</w:t>
              </w:r>
            </w:ins>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7D79AB0F" w14:textId="77777777" w:rsidR="00311050" w:rsidRPr="00D30FA1" w:rsidRDefault="00311050" w:rsidP="00410397">
            <w:pPr>
              <w:rPr>
                <w:ins w:id="6067" w:author="Rakesh Singhi" w:date="2015-02-07T14:59:00Z"/>
                <w:rFonts w:asciiTheme="minorHAnsi" w:hAnsiTheme="minorHAnsi" w:cstheme="minorHAnsi"/>
                <w:sz w:val="16"/>
                <w:szCs w:val="16"/>
              </w:rPr>
            </w:pPr>
            <w:ins w:id="6068" w:author="Rakesh Singhi" w:date="2015-02-07T14:59:00Z">
              <w:r w:rsidRPr="00D30FA1">
                <w:rPr>
                  <w:rFonts w:asciiTheme="minorHAnsi" w:hAnsiTheme="minorHAnsi" w:cstheme="minorHAnsi"/>
                  <w:sz w:val="16"/>
                  <w:szCs w:val="16"/>
                </w:rPr>
                <w:t>New/Existing</w:t>
              </w:r>
            </w:ins>
          </w:p>
        </w:tc>
      </w:tr>
      <w:tr w:rsidR="00311050" w:rsidRPr="00D30FA1" w14:paraId="06034B58" w14:textId="77777777" w:rsidTr="00410397">
        <w:trPr>
          <w:ins w:id="6069" w:author="Rakesh Singhi" w:date="2015-02-07T14:59:00Z"/>
        </w:trPr>
        <w:tc>
          <w:tcPr>
            <w:tcW w:w="1619" w:type="dxa"/>
            <w:tcBorders>
              <w:top w:val="single" w:sz="4" w:space="0" w:color="auto"/>
              <w:left w:val="single" w:sz="4" w:space="0" w:color="auto"/>
              <w:bottom w:val="single" w:sz="4" w:space="0" w:color="auto"/>
              <w:right w:val="single" w:sz="4" w:space="0" w:color="auto"/>
            </w:tcBorders>
            <w:hideMark/>
          </w:tcPr>
          <w:p w14:paraId="1F0C8736" w14:textId="77777777" w:rsidR="00311050" w:rsidRPr="00D30FA1" w:rsidRDefault="00311050" w:rsidP="00410397">
            <w:pPr>
              <w:rPr>
                <w:ins w:id="6070" w:author="Rakesh Singhi" w:date="2015-02-07T14:59:00Z"/>
                <w:rFonts w:asciiTheme="minorHAnsi" w:hAnsiTheme="minorHAnsi" w:cstheme="minorHAnsi"/>
                <w:color w:val="000000"/>
                <w:sz w:val="18"/>
                <w:szCs w:val="16"/>
              </w:rPr>
            </w:pPr>
            <w:ins w:id="6071" w:author="Rakesh Singhi" w:date="2015-02-07T14:59:00Z">
              <w:r w:rsidRPr="00D30FA1">
                <w:rPr>
                  <w:rFonts w:asciiTheme="minorHAnsi" w:hAnsiTheme="minorHAnsi" w:cstheme="minorHAnsi"/>
                  <w:color w:val="000000"/>
                  <w:sz w:val="18"/>
                  <w:szCs w:val="16"/>
                </w:rPr>
                <w:t>Staging</w:t>
              </w:r>
            </w:ins>
          </w:p>
        </w:tc>
        <w:tc>
          <w:tcPr>
            <w:tcW w:w="3779" w:type="dxa"/>
            <w:tcBorders>
              <w:top w:val="single" w:sz="4" w:space="0" w:color="auto"/>
              <w:left w:val="single" w:sz="4" w:space="0" w:color="auto"/>
              <w:bottom w:val="single" w:sz="4" w:space="0" w:color="auto"/>
              <w:right w:val="single" w:sz="4" w:space="0" w:color="auto"/>
            </w:tcBorders>
            <w:hideMark/>
          </w:tcPr>
          <w:p w14:paraId="3EABE84D" w14:textId="353B325A" w:rsidR="00311050" w:rsidRPr="00D30FA1" w:rsidRDefault="00311050" w:rsidP="00C2171B">
            <w:pPr>
              <w:rPr>
                <w:ins w:id="6072" w:author="Rakesh Singhi" w:date="2015-02-07T14:59:00Z"/>
                <w:rFonts w:asciiTheme="minorHAnsi" w:hAnsiTheme="minorHAnsi" w:cstheme="minorHAnsi"/>
                <w:color w:val="000000"/>
                <w:sz w:val="18"/>
                <w:szCs w:val="16"/>
              </w:rPr>
            </w:pPr>
            <w:ins w:id="6073" w:author="Rakesh Singhi" w:date="2015-02-07T14:59:00Z">
              <w:r>
                <w:rPr>
                  <w:rFonts w:asciiTheme="minorHAnsi" w:hAnsiTheme="minorHAnsi" w:cstheme="minorHAnsi"/>
                  <w:color w:val="000000"/>
                  <w:sz w:val="18"/>
                  <w:szCs w:val="16"/>
                </w:rPr>
                <w:t>DMO_</w:t>
              </w:r>
            </w:ins>
            <w:ins w:id="6074" w:author="Rakesh Singhi" w:date="2015-02-07T15:01:00Z">
              <w:r w:rsidR="001E1B73">
                <w:rPr>
                  <w:rFonts w:asciiTheme="minorHAnsi" w:hAnsiTheme="minorHAnsi" w:cstheme="minorHAnsi"/>
                  <w:color w:val="000000"/>
                  <w:sz w:val="18"/>
                  <w:szCs w:val="16"/>
                </w:rPr>
                <w:t>PARTNER</w:t>
              </w:r>
            </w:ins>
            <w:ins w:id="6075" w:author="Rakesh Singhi" w:date="2015-02-07T15:18:00Z">
              <w:r w:rsidR="00410397">
                <w:rPr>
                  <w:rFonts w:asciiTheme="minorHAnsi" w:hAnsiTheme="minorHAnsi" w:cstheme="minorHAnsi"/>
                  <w:color w:val="000000"/>
                  <w:sz w:val="18"/>
                  <w:szCs w:val="16"/>
                </w:rPr>
                <w:t>_</w:t>
              </w:r>
            </w:ins>
            <w:ins w:id="6076" w:author="Rakesh Singhi" w:date="2015-02-07T14:59:00Z">
              <w:r>
                <w:rPr>
                  <w:rFonts w:asciiTheme="minorHAnsi" w:hAnsiTheme="minorHAnsi" w:cstheme="minorHAnsi"/>
                  <w:color w:val="000000"/>
                  <w:sz w:val="18"/>
                  <w:szCs w:val="16"/>
                </w:rPr>
                <w:t>MKT</w:t>
              </w:r>
            </w:ins>
            <w:ins w:id="6077" w:author="Rakesh Singhi" w:date="2015-02-07T15:01:00Z">
              <w:r w:rsidR="001E1B73">
                <w:rPr>
                  <w:rFonts w:asciiTheme="minorHAnsi" w:hAnsiTheme="minorHAnsi" w:cstheme="minorHAnsi"/>
                  <w:color w:val="000000"/>
                  <w:sz w:val="18"/>
                  <w:szCs w:val="16"/>
                </w:rPr>
                <w:t>_</w:t>
              </w:r>
            </w:ins>
            <w:ins w:id="6078" w:author="Rakesh Singhi" w:date="2015-02-07T14:59:00Z">
              <w:r>
                <w:rPr>
                  <w:rFonts w:asciiTheme="minorHAnsi" w:hAnsiTheme="minorHAnsi" w:cstheme="minorHAnsi"/>
                  <w:color w:val="000000"/>
                  <w:sz w:val="18"/>
                  <w:szCs w:val="16"/>
                </w:rPr>
                <w:t>SEG_</w:t>
              </w:r>
            </w:ins>
            <w:ins w:id="6079" w:author="Rakesh Singhi" w:date="2015-02-07T15:01:00Z">
              <w:r w:rsidR="001E1B73">
                <w:rPr>
                  <w:rFonts w:asciiTheme="minorHAnsi" w:hAnsiTheme="minorHAnsi" w:cstheme="minorHAnsi"/>
                  <w:color w:val="000000"/>
                  <w:sz w:val="18"/>
                  <w:szCs w:val="16"/>
                </w:rPr>
                <w:t>MIR</w:t>
              </w:r>
            </w:ins>
          </w:p>
        </w:tc>
        <w:tc>
          <w:tcPr>
            <w:tcW w:w="992" w:type="dxa"/>
            <w:tcBorders>
              <w:top w:val="single" w:sz="4" w:space="0" w:color="auto"/>
              <w:left w:val="single" w:sz="4" w:space="0" w:color="auto"/>
              <w:bottom w:val="single" w:sz="4" w:space="0" w:color="auto"/>
              <w:right w:val="single" w:sz="4" w:space="0" w:color="auto"/>
            </w:tcBorders>
            <w:hideMark/>
          </w:tcPr>
          <w:p w14:paraId="63FBA8F6" w14:textId="6C01F1F6" w:rsidR="00311050" w:rsidRPr="00D30FA1" w:rsidRDefault="001E1B73" w:rsidP="00410397">
            <w:pPr>
              <w:rPr>
                <w:ins w:id="6080" w:author="Rakesh Singhi" w:date="2015-02-07T14:59:00Z"/>
                <w:rFonts w:asciiTheme="minorHAnsi" w:hAnsiTheme="minorHAnsi" w:cstheme="minorHAnsi"/>
                <w:color w:val="000000"/>
                <w:sz w:val="18"/>
                <w:szCs w:val="16"/>
              </w:rPr>
            </w:pPr>
            <w:ins w:id="6081" w:author="Rakesh Singhi" w:date="2015-02-07T15:01:00Z">
              <w:r>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488DE126" w14:textId="77777777" w:rsidR="00311050" w:rsidRPr="00D30FA1" w:rsidRDefault="00311050" w:rsidP="00410397">
            <w:pPr>
              <w:jc w:val="center"/>
              <w:rPr>
                <w:ins w:id="6082" w:author="Rakesh Singhi" w:date="2015-02-07T14:59:00Z"/>
                <w:rFonts w:asciiTheme="minorHAnsi" w:hAnsiTheme="minorHAnsi" w:cstheme="minorHAnsi"/>
                <w:color w:val="000000"/>
                <w:sz w:val="18"/>
                <w:szCs w:val="16"/>
              </w:rPr>
            </w:pPr>
            <w:ins w:id="6083" w:author="Rakesh Singhi" w:date="2015-02-07T14:59:00Z">
              <w:r w:rsidRPr="00D30FA1">
                <w:rPr>
                  <w:rFonts w:asciiTheme="minorHAnsi" w:hAnsiTheme="minorHAnsi" w:cstheme="minorHAnsi"/>
                  <w:color w:val="000000"/>
                  <w:sz w:val="18"/>
                  <w:szCs w:val="16"/>
                </w:rPr>
                <w:t>New</w:t>
              </w:r>
            </w:ins>
          </w:p>
        </w:tc>
      </w:tr>
    </w:tbl>
    <w:p w14:paraId="476E2EF5" w14:textId="77777777" w:rsidR="00311050" w:rsidRPr="00311050" w:rsidRDefault="00311050" w:rsidP="00311050">
      <w:pPr>
        <w:pStyle w:val="ListParagraph"/>
        <w:spacing w:after="120"/>
        <w:jc w:val="both"/>
        <w:rPr>
          <w:ins w:id="6084" w:author="Rakesh Singhi" w:date="2015-02-07T14:59:00Z"/>
          <w:rFonts w:asciiTheme="minorHAnsi" w:hAnsiTheme="minorHAnsi" w:cstheme="minorHAnsi"/>
          <w:u w:val="single"/>
        </w:rPr>
      </w:pPr>
    </w:p>
    <w:p w14:paraId="690C4B7C" w14:textId="77777777" w:rsidR="00311050" w:rsidRPr="00311050" w:rsidRDefault="00311050" w:rsidP="00311050">
      <w:pPr>
        <w:pStyle w:val="ListParagraph"/>
        <w:spacing w:after="120"/>
        <w:rPr>
          <w:ins w:id="6085" w:author="Rakesh Singhi" w:date="2015-02-07T14:59:00Z"/>
          <w:rFonts w:asciiTheme="minorHAnsi" w:hAnsiTheme="minorHAnsi" w:cstheme="minorHAnsi"/>
          <w:u w:val="single"/>
        </w:rPr>
      </w:pPr>
      <w:ins w:id="6086" w:author="Rakesh Singhi" w:date="2015-02-07T14:59:00Z">
        <w:r w:rsidRPr="00311050">
          <w:rPr>
            <w:rFonts w:asciiTheme="minorHAnsi" w:hAnsiTheme="minorHAnsi" w:cstheme="minorHAnsi"/>
            <w:u w:val="single"/>
          </w:rPr>
          <w:t>Columns Details</w:t>
        </w:r>
      </w:ins>
    </w:p>
    <w:tbl>
      <w:tblPr>
        <w:tblpPr w:leftFromText="180" w:rightFromText="180" w:vertAnchor="text" w:tblpY="1"/>
        <w:tblOverlap w:val="neve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1800"/>
        <w:gridCol w:w="990"/>
        <w:gridCol w:w="2700"/>
        <w:tblGridChange w:id="6087">
          <w:tblGrid>
            <w:gridCol w:w="2790"/>
            <w:gridCol w:w="1800"/>
            <w:gridCol w:w="990"/>
            <w:gridCol w:w="2700"/>
          </w:tblGrid>
        </w:tblGridChange>
      </w:tblGrid>
      <w:tr w:rsidR="00311050" w:rsidRPr="00D30FA1" w14:paraId="29545F2D" w14:textId="77777777" w:rsidTr="00410397">
        <w:trPr>
          <w:ins w:id="6088" w:author="Rakesh Singhi" w:date="2015-02-07T14:59:00Z"/>
        </w:trPr>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17B8D620" w14:textId="77777777" w:rsidR="00311050" w:rsidRPr="00D30FA1" w:rsidRDefault="00311050" w:rsidP="00410397">
            <w:pPr>
              <w:rPr>
                <w:ins w:id="6089" w:author="Rakesh Singhi" w:date="2015-02-07T14:59:00Z"/>
                <w:rFonts w:asciiTheme="minorHAnsi" w:hAnsiTheme="minorHAnsi" w:cstheme="minorHAnsi"/>
                <w:sz w:val="16"/>
                <w:szCs w:val="16"/>
              </w:rPr>
            </w:pPr>
            <w:ins w:id="6090" w:author="Rakesh Singhi" w:date="2015-02-07T14:59:00Z">
              <w:r w:rsidRPr="00D30FA1">
                <w:rPr>
                  <w:rFonts w:asciiTheme="minorHAnsi" w:hAnsiTheme="minorHAnsi" w:cstheme="minorHAnsi"/>
                  <w:sz w:val="16"/>
                  <w:szCs w:val="16"/>
                </w:rPr>
                <w:t>DB Column Name</w:t>
              </w:r>
            </w:ins>
          </w:p>
        </w:tc>
        <w:tc>
          <w:tcPr>
            <w:tcW w:w="1800" w:type="dxa"/>
            <w:tcBorders>
              <w:top w:val="single" w:sz="4" w:space="0" w:color="auto"/>
              <w:left w:val="single" w:sz="4" w:space="0" w:color="auto"/>
              <w:bottom w:val="single" w:sz="4" w:space="0" w:color="auto"/>
              <w:right w:val="single" w:sz="4" w:space="0" w:color="auto"/>
            </w:tcBorders>
            <w:shd w:val="clear" w:color="auto" w:fill="F4B8AE"/>
            <w:hideMark/>
          </w:tcPr>
          <w:p w14:paraId="28FB49B1" w14:textId="77777777" w:rsidR="00311050" w:rsidRPr="00D30FA1" w:rsidRDefault="00311050" w:rsidP="00410397">
            <w:pPr>
              <w:rPr>
                <w:ins w:id="6091" w:author="Rakesh Singhi" w:date="2015-02-07T14:59:00Z"/>
                <w:rFonts w:asciiTheme="minorHAnsi" w:hAnsiTheme="minorHAnsi" w:cstheme="minorHAnsi"/>
                <w:sz w:val="16"/>
                <w:szCs w:val="16"/>
              </w:rPr>
            </w:pPr>
            <w:ins w:id="6092" w:author="Rakesh Singhi" w:date="2015-02-07T14:59:00Z">
              <w:r w:rsidRPr="00D30FA1">
                <w:rPr>
                  <w:rFonts w:asciiTheme="minorHAnsi" w:hAnsiTheme="minorHAnsi" w:cstheme="minorHAnsi"/>
                  <w:sz w:val="16"/>
                  <w:szCs w:val="16"/>
                </w:rPr>
                <w:t>Data Type</w:t>
              </w:r>
            </w:ins>
          </w:p>
        </w:tc>
        <w:tc>
          <w:tcPr>
            <w:tcW w:w="990" w:type="dxa"/>
            <w:tcBorders>
              <w:top w:val="single" w:sz="4" w:space="0" w:color="auto"/>
              <w:left w:val="single" w:sz="4" w:space="0" w:color="auto"/>
              <w:bottom w:val="single" w:sz="4" w:space="0" w:color="auto"/>
              <w:right w:val="single" w:sz="4" w:space="0" w:color="auto"/>
            </w:tcBorders>
            <w:shd w:val="clear" w:color="auto" w:fill="F4B8AE"/>
            <w:vAlign w:val="center"/>
            <w:hideMark/>
          </w:tcPr>
          <w:p w14:paraId="4B46CA64" w14:textId="77777777" w:rsidR="00311050" w:rsidRPr="00D30FA1" w:rsidRDefault="00311050" w:rsidP="00410397">
            <w:pPr>
              <w:rPr>
                <w:ins w:id="6093" w:author="Rakesh Singhi" w:date="2015-02-07T14:59:00Z"/>
                <w:rFonts w:asciiTheme="minorHAnsi" w:hAnsiTheme="minorHAnsi" w:cstheme="minorHAnsi"/>
                <w:color w:val="000000"/>
                <w:sz w:val="18"/>
                <w:szCs w:val="16"/>
              </w:rPr>
            </w:pPr>
            <w:ins w:id="6094" w:author="Rakesh Singhi" w:date="2015-02-07T14:59:00Z">
              <w:r w:rsidRPr="00973E84">
                <w:rPr>
                  <w:rFonts w:asciiTheme="minorHAnsi" w:hAnsiTheme="minorHAnsi" w:cstheme="minorHAnsi"/>
                  <w:sz w:val="16"/>
                  <w:szCs w:val="16"/>
                </w:rPr>
                <w:t>Staging1</w:t>
              </w:r>
            </w:ins>
          </w:p>
        </w:tc>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75CF35EB" w14:textId="77777777" w:rsidR="00311050" w:rsidRPr="00D30FA1" w:rsidRDefault="00311050" w:rsidP="00410397">
            <w:pPr>
              <w:rPr>
                <w:ins w:id="6095" w:author="Rakesh Singhi" w:date="2015-02-07T14:59:00Z"/>
                <w:rFonts w:asciiTheme="minorHAnsi" w:hAnsiTheme="minorHAnsi" w:cstheme="minorHAnsi"/>
                <w:sz w:val="16"/>
                <w:szCs w:val="16"/>
              </w:rPr>
            </w:pPr>
            <w:ins w:id="6096" w:author="Rakesh Singhi" w:date="2015-02-07T14:59:00Z">
              <w:r>
                <w:rPr>
                  <w:rFonts w:asciiTheme="minorHAnsi" w:hAnsiTheme="minorHAnsi" w:cstheme="minorHAnsi"/>
                  <w:sz w:val="16"/>
                  <w:szCs w:val="16"/>
                </w:rPr>
                <w:t>Columns Comments</w:t>
              </w:r>
            </w:ins>
          </w:p>
        </w:tc>
      </w:tr>
      <w:tr w:rsidR="001E1B73" w:rsidRPr="00D30FA1" w14:paraId="109DCFAF" w14:textId="77777777" w:rsidTr="00410397">
        <w:trPr>
          <w:ins w:id="6097" w:author="Rakesh Singhi" w:date="2015-02-07T14:59: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4D3FCEB" w14:textId="30AEDD45" w:rsidR="001E1B73" w:rsidRPr="001E1B73" w:rsidRDefault="001E1B73" w:rsidP="00410397">
            <w:pPr>
              <w:rPr>
                <w:ins w:id="6098" w:author="Rakesh Singhi" w:date="2015-02-07T14:59:00Z"/>
                <w:rFonts w:asciiTheme="minorHAnsi" w:hAnsiTheme="minorHAnsi" w:cstheme="minorHAnsi"/>
                <w:color w:val="000000"/>
                <w:sz w:val="18"/>
                <w:szCs w:val="16"/>
              </w:rPr>
            </w:pPr>
            <w:ins w:id="6099" w:author="Rakesh Singhi" w:date="2015-02-07T15:02:00Z">
              <w:r w:rsidRPr="001E1B73">
                <w:rPr>
                  <w:rFonts w:asciiTheme="minorHAnsi" w:hAnsiTheme="minorHAnsi" w:cstheme="minorHAnsi"/>
                  <w:color w:val="000000"/>
                  <w:sz w:val="18"/>
                  <w:szCs w:val="16"/>
                </w:rPr>
                <w:t>PARTNER_ID</w:t>
              </w:r>
            </w:ins>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9A865B" w14:textId="65C19B34" w:rsidR="001E1B73" w:rsidRPr="001E1B73" w:rsidRDefault="001E1B73" w:rsidP="00410397">
            <w:pPr>
              <w:rPr>
                <w:ins w:id="6100" w:author="Rakesh Singhi" w:date="2015-02-07T14:59:00Z"/>
                <w:rFonts w:asciiTheme="minorHAnsi" w:hAnsiTheme="minorHAnsi" w:cstheme="minorHAnsi"/>
                <w:color w:val="000000"/>
                <w:sz w:val="18"/>
                <w:szCs w:val="16"/>
              </w:rPr>
            </w:pPr>
            <w:ins w:id="6101" w:author="Rakesh Singhi" w:date="2015-02-07T15:08:00Z">
              <w:r w:rsidRPr="001E1B73">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A2139BD" w14:textId="77777777" w:rsidR="001E1B73" w:rsidRPr="00D30FA1" w:rsidRDefault="001E1B73" w:rsidP="00410397">
            <w:pPr>
              <w:rPr>
                <w:ins w:id="6102" w:author="Rakesh Singhi" w:date="2015-02-07T14:59:00Z"/>
                <w:rFonts w:asciiTheme="minorHAnsi" w:hAnsiTheme="minorHAnsi" w:cstheme="minorHAnsi"/>
                <w:color w:val="000000"/>
                <w:sz w:val="18"/>
                <w:szCs w:val="16"/>
              </w:rPr>
            </w:pPr>
            <w:ins w:id="6103" w:author="Rakesh Singhi" w:date="2015-02-07T14:5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37B0B1B2" w14:textId="77777777" w:rsidR="001E1B73" w:rsidRPr="004B4C9C" w:rsidRDefault="001E1B73" w:rsidP="00410397">
            <w:pPr>
              <w:rPr>
                <w:ins w:id="6104" w:author="Rakesh Singhi" w:date="2015-02-07T14:59:00Z"/>
                <w:rFonts w:asciiTheme="minorHAnsi" w:hAnsiTheme="minorHAnsi" w:cstheme="minorHAnsi"/>
                <w:sz w:val="18"/>
                <w:szCs w:val="18"/>
              </w:rPr>
            </w:pPr>
            <w:ins w:id="6105" w:author="Rakesh Singhi" w:date="2015-02-07T14:59:00Z">
              <w:r>
                <w:rPr>
                  <w:rFonts w:asciiTheme="minorHAnsi" w:hAnsiTheme="minorHAnsi" w:cstheme="minorHAnsi"/>
                  <w:sz w:val="18"/>
                  <w:szCs w:val="18"/>
                </w:rPr>
                <w:t>Seq Key generated at EBIP side</w:t>
              </w:r>
            </w:ins>
          </w:p>
        </w:tc>
      </w:tr>
      <w:tr w:rsidR="001E1B73" w:rsidRPr="00D30FA1" w14:paraId="3D1A2B34" w14:textId="77777777" w:rsidTr="00410397">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106" w:author="Rakesh Singhi" w:date="2015-02-07T15:0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6107" w:author="Rakesh Singhi" w:date="2015-02-07T14:59:00Z"/>
        </w:trPr>
        <w:tc>
          <w:tcPr>
            <w:tcW w:w="2790" w:type="dxa"/>
            <w:tcBorders>
              <w:top w:val="single" w:sz="4" w:space="0" w:color="auto"/>
              <w:left w:val="single" w:sz="4" w:space="0" w:color="auto"/>
              <w:bottom w:val="single" w:sz="4" w:space="0" w:color="auto"/>
              <w:right w:val="single" w:sz="4" w:space="0" w:color="auto"/>
            </w:tcBorders>
            <w:shd w:val="clear" w:color="auto" w:fill="auto"/>
            <w:tcPrChange w:id="6108" w:author="Rakesh Singhi" w:date="2015-02-07T15:0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1353422" w14:textId="152B7941" w:rsidR="001E1B73" w:rsidRPr="00DA2062" w:rsidRDefault="001E1B73" w:rsidP="00410397">
            <w:pPr>
              <w:rPr>
                <w:ins w:id="6109" w:author="Rakesh Singhi" w:date="2015-02-07T14:59:00Z"/>
                <w:rFonts w:asciiTheme="minorHAnsi" w:hAnsiTheme="minorHAnsi" w:cstheme="minorHAnsi"/>
                <w:color w:val="000000"/>
                <w:sz w:val="18"/>
                <w:szCs w:val="16"/>
              </w:rPr>
            </w:pPr>
            <w:ins w:id="6110" w:author="Rakesh Singhi" w:date="2015-02-07T15:02:00Z">
              <w:r w:rsidRPr="001E1B73">
                <w:rPr>
                  <w:rFonts w:asciiTheme="minorHAnsi" w:hAnsiTheme="minorHAnsi" w:cstheme="minorHAnsi"/>
                  <w:color w:val="000000"/>
                  <w:sz w:val="18"/>
                  <w:szCs w:val="16"/>
                </w:rPr>
                <w:t>NAME</w:t>
              </w:r>
            </w:ins>
          </w:p>
        </w:tc>
        <w:tc>
          <w:tcPr>
            <w:tcW w:w="1800" w:type="dxa"/>
            <w:tcBorders>
              <w:top w:val="single" w:sz="4" w:space="0" w:color="auto"/>
              <w:left w:val="single" w:sz="4" w:space="0" w:color="auto"/>
              <w:bottom w:val="single" w:sz="4" w:space="0" w:color="auto"/>
              <w:right w:val="single" w:sz="4" w:space="0" w:color="auto"/>
            </w:tcBorders>
            <w:shd w:val="clear" w:color="auto" w:fill="auto"/>
            <w:tcPrChange w:id="6111" w:author="Rakesh Singhi" w:date="2015-02-07T15:08:00Z">
              <w:tcPr>
                <w:tcW w:w="18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11DC1BC" w14:textId="7D5508E0" w:rsidR="001E1B73" w:rsidRPr="00DD1485" w:rsidRDefault="001E1B73" w:rsidP="00410397">
            <w:pPr>
              <w:rPr>
                <w:ins w:id="6112" w:author="Rakesh Singhi" w:date="2015-02-07T14:59:00Z"/>
                <w:rFonts w:asciiTheme="minorHAnsi" w:hAnsiTheme="minorHAnsi" w:cstheme="minorHAnsi"/>
                <w:color w:val="000000"/>
                <w:sz w:val="18"/>
                <w:szCs w:val="16"/>
              </w:rPr>
            </w:pPr>
            <w:ins w:id="6113" w:author="Rakesh Singhi" w:date="2015-02-07T15:08:00Z">
              <w:r w:rsidRPr="001E1B73">
                <w:rPr>
                  <w:rFonts w:asciiTheme="minorHAnsi" w:hAnsiTheme="minorHAnsi" w:cstheme="minorHAnsi"/>
                  <w:color w:val="000000"/>
                  <w:sz w:val="18"/>
                  <w:szCs w:val="16"/>
                </w:rPr>
                <w:t>NVARCHAR2(255)</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6114" w:author="Rakesh Singhi" w:date="2015-02-07T15:0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D9E2AC8" w14:textId="77777777" w:rsidR="001E1B73" w:rsidRPr="00D30FA1" w:rsidRDefault="001E1B73" w:rsidP="00410397">
            <w:pPr>
              <w:rPr>
                <w:ins w:id="6115" w:author="Rakesh Singhi" w:date="2015-02-07T14:59:00Z"/>
                <w:rFonts w:asciiTheme="minorHAnsi" w:hAnsiTheme="minorHAnsi" w:cstheme="minorHAnsi"/>
                <w:color w:val="000000"/>
                <w:sz w:val="18"/>
                <w:szCs w:val="16"/>
              </w:rPr>
            </w:pPr>
            <w:ins w:id="6116" w:author="Rakesh Singhi" w:date="2015-02-07T14:5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right w:val="single" w:sz="4" w:space="0" w:color="auto"/>
            </w:tcBorders>
            <w:vAlign w:val="center"/>
            <w:tcPrChange w:id="6117" w:author="Rakesh Singhi" w:date="2015-02-07T15:08:00Z">
              <w:tcPr>
                <w:tcW w:w="2700" w:type="dxa"/>
                <w:tcBorders>
                  <w:top w:val="single" w:sz="4" w:space="0" w:color="auto"/>
                  <w:left w:val="single" w:sz="4" w:space="0" w:color="auto"/>
                  <w:right w:val="single" w:sz="4" w:space="0" w:color="auto"/>
                </w:tcBorders>
                <w:vAlign w:val="center"/>
              </w:tcPr>
            </w:tcPrChange>
          </w:tcPr>
          <w:p w14:paraId="27DBFA32" w14:textId="77777777" w:rsidR="001E1B73" w:rsidRPr="00370929" w:rsidRDefault="001E1B73" w:rsidP="00410397">
            <w:pPr>
              <w:rPr>
                <w:ins w:id="6118" w:author="Rakesh Singhi" w:date="2015-02-07T14:59:00Z"/>
                <w:rFonts w:asciiTheme="minorHAnsi" w:hAnsiTheme="minorHAnsi" w:cstheme="minorHAnsi"/>
                <w:color w:val="000000"/>
                <w:sz w:val="18"/>
                <w:szCs w:val="16"/>
                <w:highlight w:val="yellow"/>
              </w:rPr>
            </w:pPr>
            <w:ins w:id="6119" w:author="Rakesh Singhi" w:date="2015-02-07T14:59:00Z">
              <w:r>
                <w:rPr>
                  <w:rFonts w:asciiTheme="minorHAnsi" w:hAnsiTheme="minorHAnsi" w:cstheme="minorHAnsi"/>
                  <w:color w:val="000000"/>
                  <w:sz w:val="18"/>
                  <w:szCs w:val="16"/>
                </w:rPr>
                <w:t>Partner ID</w:t>
              </w:r>
            </w:ins>
          </w:p>
        </w:tc>
      </w:tr>
      <w:tr w:rsidR="001E1B73" w:rsidRPr="00D30FA1" w14:paraId="797FC26E" w14:textId="77777777" w:rsidTr="00410397">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120" w:author="Rakesh Singhi" w:date="2015-02-07T15:0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6121" w:author="Rakesh Singhi" w:date="2015-02-07T14:59:00Z"/>
        </w:trPr>
        <w:tc>
          <w:tcPr>
            <w:tcW w:w="2790" w:type="dxa"/>
            <w:tcBorders>
              <w:top w:val="single" w:sz="4" w:space="0" w:color="auto"/>
              <w:left w:val="single" w:sz="4" w:space="0" w:color="auto"/>
              <w:bottom w:val="single" w:sz="4" w:space="0" w:color="auto"/>
              <w:right w:val="single" w:sz="4" w:space="0" w:color="auto"/>
            </w:tcBorders>
            <w:shd w:val="clear" w:color="auto" w:fill="auto"/>
            <w:tcPrChange w:id="6122" w:author="Rakesh Singhi" w:date="2015-02-07T15:0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FF837F8" w14:textId="4803B48A" w:rsidR="001E1B73" w:rsidRPr="00DA2062" w:rsidRDefault="001E1B73" w:rsidP="00410397">
            <w:pPr>
              <w:rPr>
                <w:ins w:id="6123" w:author="Rakesh Singhi" w:date="2015-02-07T14:59:00Z"/>
                <w:rFonts w:asciiTheme="minorHAnsi" w:hAnsiTheme="minorHAnsi" w:cstheme="minorHAnsi"/>
                <w:color w:val="000000"/>
                <w:sz w:val="18"/>
                <w:szCs w:val="16"/>
              </w:rPr>
            </w:pPr>
            <w:ins w:id="6124" w:author="Rakesh Singhi" w:date="2015-02-07T15:02:00Z">
              <w:r w:rsidRPr="001E1B73">
                <w:rPr>
                  <w:rFonts w:asciiTheme="minorHAnsi" w:hAnsiTheme="minorHAnsi" w:cstheme="minorHAnsi"/>
                  <w:color w:val="000000"/>
                  <w:sz w:val="18"/>
                  <w:szCs w:val="16"/>
                </w:rPr>
                <w:t>PARTNER_TYPE</w:t>
              </w:r>
            </w:ins>
          </w:p>
        </w:tc>
        <w:tc>
          <w:tcPr>
            <w:tcW w:w="1800" w:type="dxa"/>
            <w:tcBorders>
              <w:top w:val="single" w:sz="4" w:space="0" w:color="auto"/>
              <w:left w:val="single" w:sz="4" w:space="0" w:color="auto"/>
              <w:bottom w:val="single" w:sz="4" w:space="0" w:color="auto"/>
              <w:right w:val="single" w:sz="4" w:space="0" w:color="auto"/>
            </w:tcBorders>
            <w:shd w:val="clear" w:color="auto" w:fill="auto"/>
            <w:tcPrChange w:id="6125" w:author="Rakesh Singhi" w:date="2015-02-07T15:08:00Z">
              <w:tcPr>
                <w:tcW w:w="18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087E2E8" w14:textId="10772FA9" w:rsidR="001E1B73" w:rsidRPr="00DD1485" w:rsidRDefault="001E1B73" w:rsidP="00410397">
            <w:pPr>
              <w:rPr>
                <w:ins w:id="6126" w:author="Rakesh Singhi" w:date="2015-02-07T14:59:00Z"/>
                <w:rFonts w:asciiTheme="minorHAnsi" w:hAnsiTheme="minorHAnsi" w:cstheme="minorHAnsi"/>
                <w:color w:val="000000"/>
                <w:sz w:val="18"/>
                <w:szCs w:val="16"/>
              </w:rPr>
            </w:pPr>
            <w:ins w:id="6127" w:author="Rakesh Singhi" w:date="2015-02-07T15:08:00Z">
              <w:r w:rsidRPr="001E1B73">
                <w:rPr>
                  <w:rFonts w:asciiTheme="minorHAnsi" w:hAnsiTheme="minorHAnsi" w:cstheme="minorHAnsi"/>
                  <w:color w:val="000000"/>
                  <w:sz w:val="18"/>
                  <w:szCs w:val="16"/>
                </w:rPr>
                <w:t>NVARCHAR2(30)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6128" w:author="Rakesh Singhi" w:date="2015-02-07T15:0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818D8DD" w14:textId="77777777" w:rsidR="001E1B73" w:rsidRPr="00D30FA1" w:rsidRDefault="001E1B73" w:rsidP="00410397">
            <w:pPr>
              <w:rPr>
                <w:ins w:id="6129" w:author="Rakesh Singhi" w:date="2015-02-07T14:59:00Z"/>
                <w:rFonts w:asciiTheme="minorHAnsi" w:hAnsiTheme="minorHAnsi" w:cstheme="minorHAnsi"/>
                <w:color w:val="000000"/>
                <w:sz w:val="18"/>
                <w:szCs w:val="16"/>
              </w:rPr>
            </w:pPr>
            <w:ins w:id="6130" w:author="Rakesh Singhi" w:date="2015-02-07T14:5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right w:val="single" w:sz="4" w:space="0" w:color="auto"/>
            </w:tcBorders>
            <w:vAlign w:val="center"/>
            <w:tcPrChange w:id="6131" w:author="Rakesh Singhi" w:date="2015-02-07T15:08:00Z">
              <w:tcPr>
                <w:tcW w:w="2700" w:type="dxa"/>
                <w:tcBorders>
                  <w:top w:val="single" w:sz="4" w:space="0" w:color="auto"/>
                  <w:left w:val="single" w:sz="4" w:space="0" w:color="auto"/>
                  <w:right w:val="single" w:sz="4" w:space="0" w:color="auto"/>
                </w:tcBorders>
                <w:vAlign w:val="center"/>
              </w:tcPr>
            </w:tcPrChange>
          </w:tcPr>
          <w:p w14:paraId="4C44766B" w14:textId="77777777" w:rsidR="001E1B73" w:rsidRPr="00A26324" w:rsidRDefault="001E1B73" w:rsidP="00410397">
            <w:pPr>
              <w:rPr>
                <w:ins w:id="6132" w:author="Rakesh Singhi" w:date="2015-02-07T14:59:00Z"/>
                <w:rFonts w:asciiTheme="minorHAnsi" w:hAnsiTheme="minorHAnsi" w:cstheme="minorHAnsi"/>
                <w:color w:val="000000"/>
                <w:sz w:val="18"/>
                <w:szCs w:val="16"/>
              </w:rPr>
            </w:pPr>
            <w:ins w:id="6133" w:author="Rakesh Singhi" w:date="2015-02-07T14:59:00Z">
              <w:r>
                <w:rPr>
                  <w:rFonts w:asciiTheme="minorHAnsi" w:hAnsiTheme="minorHAnsi" w:cstheme="minorHAnsi"/>
                  <w:color w:val="000000"/>
                  <w:sz w:val="18"/>
                  <w:szCs w:val="16"/>
                </w:rPr>
                <w:t>Market Segment</w:t>
              </w:r>
            </w:ins>
          </w:p>
        </w:tc>
      </w:tr>
      <w:tr w:rsidR="001E1B73" w:rsidRPr="00D30FA1" w14:paraId="6057588C" w14:textId="77777777" w:rsidTr="00410397">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134" w:author="Rakesh Singhi" w:date="2015-02-07T15:0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6135" w:author="Rakesh Singhi" w:date="2015-02-07T14:59:00Z"/>
        </w:trPr>
        <w:tc>
          <w:tcPr>
            <w:tcW w:w="2790" w:type="dxa"/>
            <w:tcBorders>
              <w:top w:val="single" w:sz="4" w:space="0" w:color="auto"/>
              <w:left w:val="single" w:sz="4" w:space="0" w:color="auto"/>
              <w:bottom w:val="single" w:sz="4" w:space="0" w:color="auto"/>
              <w:right w:val="single" w:sz="4" w:space="0" w:color="auto"/>
            </w:tcBorders>
            <w:shd w:val="clear" w:color="auto" w:fill="auto"/>
            <w:tcPrChange w:id="6136" w:author="Rakesh Singhi" w:date="2015-02-07T15:0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552F4D1" w14:textId="0610A049" w:rsidR="001E1B73" w:rsidRPr="00DD1485" w:rsidRDefault="001E1B73" w:rsidP="00410397">
            <w:pPr>
              <w:rPr>
                <w:ins w:id="6137" w:author="Rakesh Singhi" w:date="2015-02-07T14:59:00Z"/>
                <w:rFonts w:asciiTheme="minorHAnsi" w:hAnsiTheme="minorHAnsi" w:cstheme="minorHAnsi"/>
                <w:color w:val="000000"/>
                <w:sz w:val="18"/>
                <w:szCs w:val="16"/>
              </w:rPr>
            </w:pPr>
            <w:ins w:id="6138" w:author="Rakesh Singhi" w:date="2015-02-07T15:02:00Z">
              <w:r w:rsidRPr="001E1B73">
                <w:rPr>
                  <w:rFonts w:asciiTheme="minorHAnsi" w:hAnsiTheme="minorHAnsi" w:cstheme="minorHAnsi"/>
                  <w:color w:val="000000"/>
                  <w:sz w:val="18"/>
                  <w:szCs w:val="16"/>
                </w:rPr>
                <w:t>COUNTRY_ID</w:t>
              </w:r>
            </w:ins>
          </w:p>
        </w:tc>
        <w:tc>
          <w:tcPr>
            <w:tcW w:w="1800" w:type="dxa"/>
            <w:tcBorders>
              <w:top w:val="single" w:sz="4" w:space="0" w:color="auto"/>
              <w:left w:val="single" w:sz="4" w:space="0" w:color="auto"/>
              <w:bottom w:val="single" w:sz="4" w:space="0" w:color="auto"/>
              <w:right w:val="single" w:sz="4" w:space="0" w:color="auto"/>
            </w:tcBorders>
            <w:shd w:val="clear" w:color="auto" w:fill="auto"/>
            <w:tcPrChange w:id="6139" w:author="Rakesh Singhi" w:date="2015-02-07T15:08:00Z">
              <w:tcPr>
                <w:tcW w:w="18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A86BD55" w14:textId="7A274F01" w:rsidR="001E1B73" w:rsidRPr="00DD1485" w:rsidRDefault="001E1B73" w:rsidP="00410397">
            <w:pPr>
              <w:rPr>
                <w:ins w:id="6140" w:author="Rakesh Singhi" w:date="2015-02-07T14:59:00Z"/>
                <w:rFonts w:asciiTheme="minorHAnsi" w:hAnsiTheme="minorHAnsi" w:cstheme="minorHAnsi"/>
                <w:color w:val="000000"/>
                <w:sz w:val="18"/>
                <w:szCs w:val="16"/>
              </w:rPr>
            </w:pPr>
            <w:ins w:id="6141" w:author="Rakesh Singhi" w:date="2015-02-07T15:08:00Z">
              <w:r w:rsidRPr="001E1B73">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6142" w:author="Rakesh Singhi" w:date="2015-02-07T15:0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E1A43B1" w14:textId="77777777" w:rsidR="001E1B73" w:rsidRPr="00D30FA1" w:rsidRDefault="001E1B73" w:rsidP="00410397">
            <w:pPr>
              <w:rPr>
                <w:ins w:id="6143" w:author="Rakesh Singhi" w:date="2015-02-07T14:59:00Z"/>
                <w:rFonts w:asciiTheme="minorHAnsi" w:hAnsiTheme="minorHAnsi" w:cstheme="minorHAnsi"/>
                <w:color w:val="000000"/>
                <w:sz w:val="18"/>
                <w:szCs w:val="16"/>
              </w:rPr>
            </w:pPr>
            <w:ins w:id="6144" w:author="Rakesh Singhi" w:date="2015-02-07T14:5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right w:val="single" w:sz="4" w:space="0" w:color="auto"/>
            </w:tcBorders>
            <w:vAlign w:val="center"/>
            <w:tcPrChange w:id="6145" w:author="Rakesh Singhi" w:date="2015-02-07T15:08:00Z">
              <w:tcPr>
                <w:tcW w:w="2700" w:type="dxa"/>
                <w:tcBorders>
                  <w:top w:val="single" w:sz="4" w:space="0" w:color="auto"/>
                  <w:left w:val="single" w:sz="4" w:space="0" w:color="auto"/>
                  <w:right w:val="single" w:sz="4" w:space="0" w:color="auto"/>
                </w:tcBorders>
                <w:vAlign w:val="center"/>
              </w:tcPr>
            </w:tcPrChange>
          </w:tcPr>
          <w:p w14:paraId="40A3A0A9" w14:textId="77777777" w:rsidR="001E1B73" w:rsidRPr="00D30FA1" w:rsidRDefault="001E1B73" w:rsidP="00410397">
            <w:pPr>
              <w:rPr>
                <w:ins w:id="6146" w:author="Rakesh Singhi" w:date="2015-02-07T14:59:00Z"/>
                <w:rFonts w:asciiTheme="minorHAnsi" w:hAnsiTheme="minorHAnsi" w:cstheme="minorHAnsi"/>
                <w:color w:val="000000"/>
                <w:sz w:val="18"/>
                <w:szCs w:val="16"/>
              </w:rPr>
            </w:pPr>
            <w:ins w:id="6147" w:author="Rakesh Singhi" w:date="2015-02-07T14:59:00Z">
              <w:r>
                <w:rPr>
                  <w:rFonts w:asciiTheme="minorHAnsi" w:hAnsiTheme="minorHAnsi" w:cstheme="minorHAnsi"/>
                  <w:color w:val="000000"/>
                  <w:sz w:val="18"/>
                  <w:szCs w:val="16"/>
                </w:rPr>
                <w:t>Line of Business</w:t>
              </w:r>
            </w:ins>
          </w:p>
        </w:tc>
      </w:tr>
      <w:tr w:rsidR="00311050" w:rsidRPr="00D30FA1" w14:paraId="19FFFC6D" w14:textId="77777777" w:rsidTr="00410397">
        <w:trPr>
          <w:ins w:id="6148" w:author="Rakesh Singhi" w:date="2015-02-07T14:59: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1ECD4F2" w14:textId="77777777" w:rsidR="00311050" w:rsidRPr="00DD1485" w:rsidRDefault="00311050" w:rsidP="00410397">
            <w:pPr>
              <w:rPr>
                <w:ins w:id="6149" w:author="Rakesh Singhi" w:date="2015-02-07T14:59:00Z"/>
                <w:rFonts w:asciiTheme="minorHAnsi" w:hAnsiTheme="minorHAnsi" w:cstheme="minorHAnsi"/>
                <w:color w:val="000000"/>
                <w:sz w:val="18"/>
                <w:szCs w:val="16"/>
              </w:rPr>
            </w:pPr>
            <w:ins w:id="6150" w:author="Rakesh Singhi" w:date="2015-02-07T14:59:00Z">
              <w:r>
                <w:rPr>
                  <w:rFonts w:asciiTheme="minorHAnsi" w:hAnsiTheme="minorHAnsi" w:cstheme="minorHAnsi"/>
                  <w:color w:val="000000"/>
                  <w:sz w:val="18"/>
                  <w:szCs w:val="16"/>
                </w:rPr>
                <w:t>CHANNEL_TIER</w:t>
              </w:r>
            </w:ins>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45B1F279" w14:textId="201F64AB" w:rsidR="00311050" w:rsidRPr="00DD1485" w:rsidRDefault="00311050" w:rsidP="00410397">
            <w:pPr>
              <w:rPr>
                <w:ins w:id="6151" w:author="Rakesh Singhi" w:date="2015-02-07T14:59:00Z"/>
                <w:rFonts w:asciiTheme="minorHAnsi" w:hAnsiTheme="minorHAnsi" w:cstheme="minorHAnsi"/>
                <w:color w:val="000000"/>
                <w:sz w:val="18"/>
                <w:szCs w:val="16"/>
              </w:rPr>
            </w:pPr>
            <w:ins w:id="6152" w:author="Rakesh Singhi" w:date="2015-02-07T14:59:00Z">
              <w:r>
                <w:rPr>
                  <w:rFonts w:asciiTheme="minorHAnsi" w:hAnsiTheme="minorHAnsi" w:cstheme="minorHAnsi"/>
                  <w:color w:val="000000"/>
                  <w:sz w:val="18"/>
                  <w:szCs w:val="16"/>
                </w:rPr>
                <w:t>NVARCHAR2</w:t>
              </w:r>
              <w:r w:rsidR="001E1B73">
                <w:rPr>
                  <w:rFonts w:asciiTheme="minorHAnsi" w:hAnsiTheme="minorHAnsi" w:cstheme="minorHAnsi"/>
                  <w:color w:val="000000"/>
                  <w:sz w:val="18"/>
                  <w:szCs w:val="16"/>
                </w:rPr>
                <w:t>(</w:t>
              </w:r>
            </w:ins>
            <w:ins w:id="6153" w:author="Rakesh Singhi" w:date="2015-02-07T15:08:00Z">
              <w:r w:rsidR="001E1B73">
                <w:rPr>
                  <w:rFonts w:asciiTheme="minorHAnsi" w:hAnsiTheme="minorHAnsi" w:cstheme="minorHAnsi"/>
                  <w:color w:val="000000"/>
                  <w:sz w:val="18"/>
                  <w:szCs w:val="16"/>
                </w:rPr>
                <w:t>255</w:t>
              </w:r>
            </w:ins>
            <w:ins w:id="6154" w:author="Rakesh Singhi" w:date="2015-02-07T14:59:00Z">
              <w:r>
                <w:rPr>
                  <w:rFonts w:asciiTheme="minorHAnsi" w:hAnsiTheme="minorHAnsi" w:cstheme="minorHAnsi"/>
                  <w:color w:val="000000"/>
                  <w:sz w:val="18"/>
                  <w:szCs w:val="16"/>
                </w:rPr>
                <w:t>)</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6AFEC64" w14:textId="77777777" w:rsidR="00311050" w:rsidRPr="00D30FA1" w:rsidRDefault="00311050" w:rsidP="00410397">
            <w:pPr>
              <w:rPr>
                <w:ins w:id="6155" w:author="Rakesh Singhi" w:date="2015-02-07T14:59:00Z"/>
                <w:rFonts w:asciiTheme="minorHAnsi" w:hAnsiTheme="minorHAnsi" w:cstheme="minorHAnsi"/>
                <w:color w:val="000000"/>
                <w:sz w:val="18"/>
                <w:szCs w:val="16"/>
              </w:rPr>
            </w:pPr>
            <w:ins w:id="6156" w:author="Rakesh Singhi" w:date="2015-02-07T14:5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right w:val="single" w:sz="4" w:space="0" w:color="auto"/>
            </w:tcBorders>
            <w:vAlign w:val="center"/>
          </w:tcPr>
          <w:p w14:paraId="360C8967" w14:textId="482B3EFD" w:rsidR="00311050" w:rsidRPr="00D30FA1" w:rsidRDefault="00311050" w:rsidP="00410397">
            <w:pPr>
              <w:rPr>
                <w:ins w:id="6157" w:author="Rakesh Singhi" w:date="2015-02-07T14:59:00Z"/>
                <w:rFonts w:asciiTheme="minorHAnsi" w:hAnsiTheme="minorHAnsi" w:cstheme="minorHAnsi"/>
                <w:color w:val="000000"/>
                <w:sz w:val="18"/>
                <w:szCs w:val="16"/>
              </w:rPr>
            </w:pPr>
            <w:ins w:id="6158" w:author="Rakesh Singhi" w:date="2015-02-07T14:59:00Z">
              <w:r>
                <w:rPr>
                  <w:rFonts w:asciiTheme="minorHAnsi" w:hAnsiTheme="minorHAnsi" w:cstheme="minorHAnsi"/>
                  <w:color w:val="000000"/>
                  <w:sz w:val="18"/>
                  <w:szCs w:val="16"/>
                </w:rPr>
                <w:t>Gold/Elite/Platinum</w:t>
              </w:r>
            </w:ins>
            <w:ins w:id="6159" w:author="Rakesh Singhi" w:date="2015-02-07T15:07:00Z">
              <w:r w:rsidR="001E1B73">
                <w:rPr>
                  <w:rFonts w:asciiTheme="minorHAnsi" w:hAnsiTheme="minorHAnsi" w:cstheme="minorHAnsi"/>
                  <w:color w:val="000000"/>
                  <w:sz w:val="18"/>
                  <w:szCs w:val="16"/>
                </w:rPr>
                <w:t>/SILVER</w:t>
              </w:r>
            </w:ins>
            <w:ins w:id="6160" w:author="Rakesh Singhi" w:date="2015-02-07T14:59:00Z">
              <w:r>
                <w:rPr>
                  <w:rFonts w:asciiTheme="minorHAnsi" w:hAnsiTheme="minorHAnsi" w:cstheme="minorHAnsi"/>
                  <w:color w:val="000000"/>
                  <w:sz w:val="18"/>
                  <w:szCs w:val="16"/>
                </w:rPr>
                <w:t xml:space="preserve"> etc.</w:t>
              </w:r>
            </w:ins>
          </w:p>
        </w:tc>
      </w:tr>
      <w:tr w:rsidR="002759C1" w:rsidRPr="00D30FA1" w14:paraId="076A6CAC" w14:textId="77777777" w:rsidTr="00410397">
        <w:trPr>
          <w:ins w:id="6161" w:author="Rakesh Singhi" w:date="2015-02-07T15:05: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C78FDA8" w14:textId="4B2BF77A" w:rsidR="002759C1" w:rsidRPr="001E1B73" w:rsidRDefault="002759C1" w:rsidP="002759C1">
            <w:pPr>
              <w:rPr>
                <w:ins w:id="6162" w:author="Rakesh Singhi" w:date="2015-02-07T15:05:00Z"/>
                <w:rFonts w:asciiTheme="minorHAnsi" w:hAnsiTheme="minorHAnsi" w:cstheme="minorHAnsi"/>
                <w:color w:val="000000"/>
                <w:sz w:val="18"/>
                <w:szCs w:val="16"/>
              </w:rPr>
            </w:pPr>
            <w:ins w:id="6163" w:author="Rakesh Singhi" w:date="2015-02-07T15:06:00Z">
              <w:r w:rsidRPr="001E1B73">
                <w:rPr>
                  <w:rFonts w:asciiTheme="minorHAnsi" w:hAnsiTheme="minorHAnsi" w:cstheme="minorHAnsi"/>
                  <w:color w:val="000000"/>
                  <w:sz w:val="18"/>
                  <w:szCs w:val="16"/>
                </w:rPr>
                <w:t xml:space="preserve"> PARTNER_MARKETSEGMENT</w:t>
              </w:r>
            </w:ins>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58A7ED8C" w14:textId="0B887AF9" w:rsidR="002759C1" w:rsidRDefault="002759C1" w:rsidP="002759C1">
            <w:pPr>
              <w:rPr>
                <w:ins w:id="6164" w:author="Rakesh Singhi" w:date="2015-02-07T15:05:00Z"/>
                <w:rFonts w:asciiTheme="minorHAnsi" w:hAnsiTheme="minorHAnsi" w:cstheme="minorHAnsi"/>
                <w:color w:val="000000"/>
                <w:sz w:val="18"/>
                <w:szCs w:val="16"/>
              </w:rPr>
            </w:pPr>
            <w:ins w:id="6165" w:author="Rakesh Singhi" w:date="2015-02-07T15:10:00Z">
              <w:r w:rsidRPr="001E1B73">
                <w:rPr>
                  <w:rFonts w:asciiTheme="minorHAnsi" w:hAnsiTheme="minorHAnsi" w:cstheme="minorHAnsi"/>
                  <w:color w:val="000000"/>
                  <w:sz w:val="18"/>
                  <w:szCs w:val="16"/>
                </w:rPr>
                <w:t>VARCHAR2(50)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D50F3B1" w14:textId="5197BEE6" w:rsidR="002759C1" w:rsidRDefault="002759C1" w:rsidP="002759C1">
            <w:pPr>
              <w:rPr>
                <w:ins w:id="6166" w:author="Rakesh Singhi" w:date="2015-02-07T15:05:00Z"/>
                <w:rFonts w:ascii="Arial" w:hAnsi="Arial" w:cs="Arial"/>
              </w:rPr>
            </w:pPr>
            <w:ins w:id="6167" w:author="Rakesh Singhi" w:date="2015-02-07T15:1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right w:val="single" w:sz="4" w:space="0" w:color="auto"/>
            </w:tcBorders>
            <w:vAlign w:val="center"/>
          </w:tcPr>
          <w:p w14:paraId="65A1B35A" w14:textId="7C44335C" w:rsidR="002759C1" w:rsidRDefault="002759C1" w:rsidP="002759C1">
            <w:pPr>
              <w:rPr>
                <w:ins w:id="6168" w:author="Rakesh Singhi" w:date="2015-02-07T15:05:00Z"/>
                <w:rFonts w:asciiTheme="minorHAnsi" w:hAnsiTheme="minorHAnsi" w:cstheme="minorHAnsi"/>
                <w:color w:val="000000"/>
                <w:sz w:val="18"/>
                <w:szCs w:val="16"/>
              </w:rPr>
            </w:pPr>
            <w:ins w:id="6169" w:author="Rakesh Singhi" w:date="2015-02-07T15:11:00Z">
              <w:r>
                <w:rPr>
                  <w:rFonts w:asciiTheme="minorHAnsi" w:hAnsiTheme="minorHAnsi" w:cstheme="minorHAnsi"/>
                  <w:color w:val="000000"/>
                  <w:sz w:val="18"/>
                  <w:szCs w:val="16"/>
                </w:rPr>
                <w:t>Market Segment of Partner</w:t>
              </w:r>
            </w:ins>
          </w:p>
        </w:tc>
      </w:tr>
      <w:tr w:rsidR="002759C1" w:rsidRPr="00D30FA1" w14:paraId="458D9637" w14:textId="77777777" w:rsidTr="002759C1">
        <w:trPr>
          <w:ins w:id="6170" w:author="Rakesh Singhi" w:date="2015-02-07T15:05: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51362CF" w14:textId="70C1E014" w:rsidR="002759C1" w:rsidRPr="001E1B73" w:rsidRDefault="002759C1" w:rsidP="002759C1">
            <w:pPr>
              <w:rPr>
                <w:ins w:id="6171" w:author="Rakesh Singhi" w:date="2015-02-07T15:05:00Z"/>
                <w:rFonts w:asciiTheme="minorHAnsi" w:hAnsiTheme="minorHAnsi" w:cstheme="minorHAnsi"/>
                <w:color w:val="000000"/>
                <w:sz w:val="18"/>
                <w:szCs w:val="16"/>
              </w:rPr>
            </w:pPr>
            <w:ins w:id="6172" w:author="Rakesh Singhi" w:date="2015-02-07T15:06:00Z">
              <w:r w:rsidRPr="001E1B73">
                <w:rPr>
                  <w:rFonts w:asciiTheme="minorHAnsi" w:hAnsiTheme="minorHAnsi" w:cstheme="minorHAnsi"/>
                  <w:color w:val="000000"/>
                  <w:sz w:val="18"/>
                  <w:szCs w:val="16"/>
                </w:rPr>
                <w:t xml:space="preserve"> BUSINESS_SEGMENT        </w:t>
              </w:r>
            </w:ins>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13C289D3" w14:textId="16B0E846" w:rsidR="002759C1" w:rsidRDefault="002759C1" w:rsidP="002759C1">
            <w:pPr>
              <w:rPr>
                <w:ins w:id="6173" w:author="Rakesh Singhi" w:date="2015-02-07T15:05:00Z"/>
                <w:rFonts w:asciiTheme="minorHAnsi" w:hAnsiTheme="minorHAnsi" w:cstheme="minorHAnsi"/>
                <w:color w:val="000000"/>
                <w:sz w:val="18"/>
                <w:szCs w:val="16"/>
              </w:rPr>
            </w:pPr>
            <w:ins w:id="6174" w:author="Rakesh Singhi" w:date="2015-02-07T15:10:00Z">
              <w:r w:rsidRPr="001E1B73">
                <w:rPr>
                  <w:rFonts w:asciiTheme="minorHAnsi" w:hAnsiTheme="minorHAnsi" w:cstheme="minorHAnsi"/>
                  <w:color w:val="000000"/>
                  <w:sz w:val="18"/>
                  <w:szCs w:val="16"/>
                </w:rPr>
                <w:t>NVARCHAR2(75)</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92E2956" w14:textId="45836C60" w:rsidR="002759C1" w:rsidRDefault="002759C1" w:rsidP="002759C1">
            <w:pPr>
              <w:rPr>
                <w:ins w:id="6175" w:author="Rakesh Singhi" w:date="2015-02-07T15:05:00Z"/>
                <w:rFonts w:ascii="Arial" w:hAnsi="Arial" w:cs="Arial"/>
              </w:rPr>
            </w:pPr>
            <w:ins w:id="6176" w:author="Rakesh Singhi" w:date="2015-02-07T15:1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bottom w:val="single" w:sz="4" w:space="0" w:color="auto"/>
              <w:right w:val="single" w:sz="4" w:space="0" w:color="auto"/>
            </w:tcBorders>
            <w:vAlign w:val="center"/>
          </w:tcPr>
          <w:p w14:paraId="6AF49F3B" w14:textId="5F73442F" w:rsidR="002759C1" w:rsidRDefault="002759C1" w:rsidP="002759C1">
            <w:pPr>
              <w:rPr>
                <w:ins w:id="6177" w:author="Rakesh Singhi" w:date="2015-02-07T15:05:00Z"/>
                <w:rFonts w:asciiTheme="minorHAnsi" w:hAnsiTheme="minorHAnsi" w:cstheme="minorHAnsi"/>
                <w:color w:val="000000"/>
                <w:sz w:val="18"/>
                <w:szCs w:val="16"/>
              </w:rPr>
            </w:pPr>
            <w:ins w:id="6178" w:author="Rakesh Singhi" w:date="2015-02-07T15:11:00Z">
              <w:r>
                <w:rPr>
                  <w:rFonts w:asciiTheme="minorHAnsi" w:hAnsiTheme="minorHAnsi" w:cstheme="minorHAnsi"/>
                  <w:color w:val="000000"/>
                  <w:sz w:val="18"/>
                  <w:szCs w:val="16"/>
                </w:rPr>
                <w:t>Business Segment of Partner</w:t>
              </w:r>
            </w:ins>
          </w:p>
        </w:tc>
      </w:tr>
      <w:tr w:rsidR="002759C1" w:rsidRPr="00D30FA1" w14:paraId="78DA882C" w14:textId="77777777" w:rsidTr="002759C1">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BD34CE7" w14:textId="7CCC4352" w:rsidR="002759C1" w:rsidRPr="001E1B73" w:rsidRDefault="002759C1" w:rsidP="002759C1">
            <w:pPr>
              <w:rPr>
                <w:rFonts w:asciiTheme="minorHAnsi" w:hAnsiTheme="minorHAnsi" w:cstheme="minorHAnsi"/>
                <w:color w:val="000000"/>
                <w:sz w:val="18"/>
                <w:szCs w:val="16"/>
              </w:rPr>
            </w:pPr>
            <w:ins w:id="6179" w:author="Rakesh Singhi" w:date="2015-02-07T14:59:00Z">
              <w:r>
                <w:rPr>
                  <w:rFonts w:asciiTheme="minorHAnsi" w:hAnsiTheme="minorHAnsi" w:cstheme="minorHAnsi"/>
                  <w:color w:val="000000"/>
                  <w:sz w:val="18"/>
                  <w:szCs w:val="16"/>
                </w:rPr>
                <w:t>ACTIVE_FLAG</w:t>
              </w:r>
            </w:ins>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1439E814" w14:textId="433FA962" w:rsidR="002759C1" w:rsidRPr="001E1B73" w:rsidRDefault="002759C1" w:rsidP="002759C1">
            <w:pPr>
              <w:rPr>
                <w:rFonts w:asciiTheme="minorHAnsi" w:hAnsiTheme="minorHAnsi" w:cstheme="minorHAnsi"/>
                <w:color w:val="000000"/>
                <w:sz w:val="18"/>
                <w:szCs w:val="16"/>
              </w:rPr>
            </w:pPr>
            <w:ins w:id="6180" w:author="Rakesh Singhi" w:date="2015-02-07T15:08:00Z">
              <w:r>
                <w:rPr>
                  <w:rFonts w:asciiTheme="minorHAnsi" w:hAnsiTheme="minorHAnsi" w:cstheme="minorHAnsi"/>
                  <w:color w:val="000000"/>
                  <w:sz w:val="18"/>
                  <w:szCs w:val="16"/>
                </w:rPr>
                <w:t>VARCHAR2(1)</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C88F68D" w14:textId="7C51F388" w:rsidR="002759C1" w:rsidRDefault="002759C1" w:rsidP="002759C1">
            <w:pPr>
              <w:rPr>
                <w:rFonts w:ascii="Arial" w:hAnsi="Arial" w:cs="Arial"/>
              </w:rPr>
            </w:pPr>
            <w:ins w:id="6181" w:author="Rakesh Singhi" w:date="2015-02-07T14:5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bottom w:val="single" w:sz="4" w:space="0" w:color="auto"/>
              <w:right w:val="single" w:sz="4" w:space="0" w:color="auto"/>
            </w:tcBorders>
            <w:vAlign w:val="center"/>
          </w:tcPr>
          <w:p w14:paraId="7D6723EF" w14:textId="6EF8ADED" w:rsidR="002759C1" w:rsidRDefault="002759C1" w:rsidP="002759C1">
            <w:pPr>
              <w:rPr>
                <w:rFonts w:asciiTheme="minorHAnsi" w:hAnsiTheme="minorHAnsi" w:cstheme="minorHAnsi"/>
                <w:color w:val="000000"/>
                <w:sz w:val="18"/>
                <w:szCs w:val="16"/>
              </w:rPr>
            </w:pPr>
            <w:ins w:id="6182" w:author="Rakesh Singhi" w:date="2015-02-07T14:59:00Z">
              <w:r>
                <w:rPr>
                  <w:rFonts w:asciiTheme="minorHAnsi" w:hAnsiTheme="minorHAnsi" w:cstheme="minorHAnsi"/>
                  <w:color w:val="000000"/>
                  <w:sz w:val="18"/>
                  <w:szCs w:val="16"/>
                </w:rPr>
                <w:t>Y/N</w:t>
              </w:r>
            </w:ins>
          </w:p>
        </w:tc>
      </w:tr>
      <w:tr w:rsidR="002759C1" w:rsidRPr="00D30FA1" w14:paraId="3723E5D4" w14:textId="77777777" w:rsidTr="00B15D7A">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299C99EE" w14:textId="7734C044" w:rsidR="002759C1" w:rsidRDefault="002759C1" w:rsidP="002759C1">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77CA031E" w14:textId="2DEF65B7" w:rsidR="002759C1" w:rsidRDefault="002759C1" w:rsidP="002759C1">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BE696ED" w14:textId="17417A9F" w:rsidR="002759C1" w:rsidRDefault="002759C1" w:rsidP="002759C1">
            <w:pPr>
              <w:rPr>
                <w:rFonts w:ascii="Arial" w:hAnsi="Arial" w:cs="Arial"/>
              </w:rPr>
            </w:pPr>
            <w:ins w:id="6183" w:author="Rakesh Singhi" w:date="2015-02-07T14:5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right w:val="single" w:sz="4" w:space="0" w:color="auto"/>
            </w:tcBorders>
            <w:vAlign w:val="center"/>
          </w:tcPr>
          <w:p w14:paraId="7838D3D7" w14:textId="4BACE1D3" w:rsidR="002759C1" w:rsidRDefault="008B41B0" w:rsidP="002759C1">
            <w:pPr>
              <w:rPr>
                <w:rFonts w:asciiTheme="minorHAnsi" w:hAnsiTheme="minorHAnsi" w:cstheme="minorHAnsi"/>
                <w:color w:val="000000"/>
                <w:sz w:val="18"/>
                <w:szCs w:val="16"/>
              </w:rPr>
            </w:pPr>
            <w:ins w:id="6184" w:author="Sowndarya S (WT01 - Manufacturing &amp; Hi Tech)" w:date="2015-03-24T10:56:00Z">
              <w:r>
                <w:rPr>
                  <w:rFonts w:asciiTheme="minorHAnsi" w:hAnsiTheme="minorHAnsi" w:cstheme="minorHAnsi"/>
                  <w:color w:val="000000"/>
                  <w:sz w:val="18"/>
                  <w:szCs w:val="16"/>
                </w:rPr>
                <w:t>Created By</w:t>
              </w:r>
            </w:ins>
          </w:p>
        </w:tc>
      </w:tr>
      <w:tr w:rsidR="002759C1" w:rsidRPr="00D30FA1" w14:paraId="03B619FB" w14:textId="77777777" w:rsidTr="00B15D7A">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604810D" w14:textId="3DC0F121" w:rsidR="002759C1" w:rsidRDefault="002759C1" w:rsidP="002759C1">
            <w:pPr>
              <w:rPr>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45D78B71" w14:textId="541DF871" w:rsidR="002759C1" w:rsidRDefault="002759C1" w:rsidP="002759C1">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90D3EF8" w14:textId="4609D33E" w:rsidR="002759C1" w:rsidRDefault="002759C1" w:rsidP="002759C1">
            <w:pPr>
              <w:rPr>
                <w:rFonts w:ascii="Arial" w:hAnsi="Arial" w:cs="Arial"/>
              </w:rPr>
            </w:pPr>
            <w:ins w:id="6185" w:author="Rakesh Singhi" w:date="2015-02-07T14:59: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700" w:type="dxa"/>
            <w:tcBorders>
              <w:top w:val="single" w:sz="4" w:space="0" w:color="auto"/>
              <w:left w:val="single" w:sz="4" w:space="0" w:color="auto"/>
              <w:right w:val="single" w:sz="4" w:space="0" w:color="auto"/>
            </w:tcBorders>
            <w:vAlign w:val="center"/>
          </w:tcPr>
          <w:p w14:paraId="0C35B6E5" w14:textId="01F9D52F" w:rsidR="002759C1" w:rsidRDefault="002759C1" w:rsidP="002759C1">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3BE21822" w14:textId="6D16A98C" w:rsidR="002A5C1E" w:rsidDel="00410397" w:rsidRDefault="002A5C1E" w:rsidP="00311050">
      <w:pPr>
        <w:pStyle w:val="ListParagraph"/>
        <w:keepNext/>
        <w:spacing w:line="240" w:lineRule="auto"/>
        <w:ind w:left="1764" w:right="21"/>
        <w:jc w:val="both"/>
        <w:outlineLvl w:val="1"/>
        <w:rPr>
          <w:del w:id="6186" w:author="Rakesh Singhi" w:date="2015-02-07T15:12:00Z"/>
          <w:rFonts w:asciiTheme="minorHAnsi" w:hAnsiTheme="minorHAnsi" w:cstheme="minorHAnsi"/>
        </w:rPr>
      </w:pPr>
    </w:p>
    <w:p w14:paraId="6BC49F8C" w14:textId="0F9D39B5" w:rsidR="002A5C1E" w:rsidRPr="00410397" w:rsidDel="00410397" w:rsidRDefault="00D442F8" w:rsidP="00410397">
      <w:pPr>
        <w:keepNext/>
        <w:spacing w:line="240" w:lineRule="auto"/>
        <w:ind w:right="21"/>
        <w:jc w:val="both"/>
        <w:outlineLvl w:val="1"/>
        <w:rPr>
          <w:del w:id="6187" w:author="Rakesh Singhi" w:date="2015-02-07T15:12:00Z"/>
          <w:rFonts w:asciiTheme="minorHAnsi" w:hAnsiTheme="minorHAnsi" w:cstheme="minorHAnsi"/>
          <w:b/>
          <w:i/>
          <w:sz w:val="24"/>
          <w:szCs w:val="24"/>
          <w:lang w:val="en-GB"/>
        </w:rPr>
      </w:pPr>
      <w:del w:id="6188" w:author="Rakesh Singhi" w:date="2015-02-07T15:12:00Z">
        <w:r w:rsidRPr="00410397" w:rsidDel="00410397">
          <w:rPr>
            <w:rFonts w:asciiTheme="minorHAnsi" w:hAnsiTheme="minorHAnsi" w:cstheme="minorHAnsi"/>
            <w:b/>
            <w:i/>
            <w:sz w:val="24"/>
            <w:szCs w:val="24"/>
            <w:lang w:val="en-GB"/>
          </w:rPr>
          <w:delText>DMO_</w:delText>
        </w:r>
        <w:r w:rsidR="002A5C1E" w:rsidRPr="00410397" w:rsidDel="00410397">
          <w:rPr>
            <w:rFonts w:asciiTheme="minorHAnsi" w:hAnsiTheme="minorHAnsi" w:cstheme="minorHAnsi"/>
            <w:b/>
            <w:i/>
            <w:sz w:val="24"/>
            <w:szCs w:val="24"/>
            <w:lang w:val="en-GB"/>
          </w:rPr>
          <w:delText>SELL_IN_PLAN</w:delText>
        </w:r>
        <w:r w:rsidR="00C90592" w:rsidRPr="00410397" w:rsidDel="00410397">
          <w:rPr>
            <w:rFonts w:asciiTheme="minorHAnsi" w:hAnsiTheme="minorHAnsi" w:cstheme="minorHAnsi"/>
            <w:b/>
            <w:i/>
            <w:sz w:val="24"/>
            <w:szCs w:val="24"/>
            <w:lang w:val="en-GB"/>
          </w:rPr>
          <w:delText>_MIR</w:delText>
        </w:r>
      </w:del>
    </w:p>
    <w:p w14:paraId="7129BDD6" w14:textId="1DBB9977" w:rsidR="002A5C1E" w:rsidDel="00410397" w:rsidRDefault="002A5C1E" w:rsidP="002A5C1E">
      <w:pPr>
        <w:rPr>
          <w:del w:id="6189" w:author="Rakesh Singhi" w:date="2015-02-07T15:12:00Z"/>
          <w:rFonts w:asciiTheme="minorHAnsi" w:hAnsiTheme="minorHAnsi" w:cstheme="minorHAnsi"/>
        </w:rPr>
      </w:pPr>
      <w:del w:id="6190" w:author="Rakesh Singhi" w:date="2015-02-07T15:12:00Z">
        <w:r w:rsidDel="00410397">
          <w:rPr>
            <w:rFonts w:asciiTheme="minorHAnsi" w:hAnsiTheme="minorHAnsi" w:cstheme="minorHAnsi"/>
          </w:rPr>
          <w:delText>This staging table contains the Real Time Sell In Plan  data from PNP Source view.</w:delText>
        </w:r>
      </w:del>
    </w:p>
    <w:p w14:paraId="69649DDF" w14:textId="40FB335C" w:rsidR="002A5C1E" w:rsidRPr="00D30FA1" w:rsidDel="00410397" w:rsidRDefault="002A5C1E" w:rsidP="002A5C1E">
      <w:pPr>
        <w:rPr>
          <w:del w:id="6191" w:author="Rakesh Singhi" w:date="2015-02-07T15:12:00Z"/>
          <w:rFonts w:asciiTheme="minorHAnsi" w:hAnsiTheme="minorHAnsi" w:cstheme="minorHAnsi"/>
        </w:rPr>
      </w:pPr>
    </w:p>
    <w:p w14:paraId="540959D7" w14:textId="7FEE350C" w:rsidR="002A5C1E" w:rsidRPr="00D30FA1" w:rsidDel="00410397" w:rsidRDefault="002A5C1E" w:rsidP="002A5C1E">
      <w:pPr>
        <w:spacing w:after="120"/>
        <w:rPr>
          <w:del w:id="6192" w:author="Rakesh Singhi" w:date="2015-02-07T15:12:00Z"/>
          <w:rFonts w:asciiTheme="minorHAnsi" w:hAnsiTheme="minorHAnsi" w:cstheme="minorHAnsi"/>
          <w:u w:val="single"/>
        </w:rPr>
      </w:pPr>
      <w:del w:id="6193" w:author="Rakesh Singhi" w:date="2015-02-07T15:12:00Z">
        <w:r w:rsidRPr="00D30FA1" w:rsidDel="00410397">
          <w:rPr>
            <w:rFonts w:asciiTheme="minorHAnsi" w:hAnsiTheme="minorHAnsi" w:cstheme="minorHAnsi"/>
            <w:u w:val="single"/>
          </w:rPr>
          <w:delText>Table Details</w:delText>
        </w:r>
      </w:del>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rsidDel="00410397" w14:paraId="033AF0DC" w14:textId="3FBB17DD" w:rsidTr="00B36295">
        <w:trPr>
          <w:del w:id="6194" w:author="Rakesh Singhi" w:date="2015-02-07T15:12:00Z"/>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05C8612E" w14:textId="70760B63" w:rsidR="002A5C1E" w:rsidRPr="00D30FA1" w:rsidDel="00410397" w:rsidRDefault="002A5C1E" w:rsidP="00B36295">
            <w:pPr>
              <w:rPr>
                <w:del w:id="6195" w:author="Rakesh Singhi" w:date="2015-02-07T15:12:00Z"/>
                <w:rFonts w:asciiTheme="minorHAnsi" w:hAnsiTheme="minorHAnsi" w:cstheme="minorHAnsi"/>
                <w:sz w:val="16"/>
                <w:szCs w:val="16"/>
              </w:rPr>
            </w:pPr>
            <w:del w:id="6196" w:author="Rakesh Singhi" w:date="2015-02-07T15:12:00Z">
              <w:r w:rsidRPr="00D30FA1" w:rsidDel="00410397">
                <w:rPr>
                  <w:rFonts w:asciiTheme="minorHAnsi" w:hAnsiTheme="minorHAnsi" w:cstheme="minorHAnsi"/>
                  <w:sz w:val="16"/>
                  <w:szCs w:val="16"/>
                </w:rPr>
                <w:delText>Table Logical Type</w:delText>
              </w:r>
            </w:del>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7344CD8B" w14:textId="7B9FC2E2" w:rsidR="002A5C1E" w:rsidRPr="00D30FA1" w:rsidDel="00410397" w:rsidRDefault="002A5C1E" w:rsidP="00B36295">
            <w:pPr>
              <w:rPr>
                <w:del w:id="6197" w:author="Rakesh Singhi" w:date="2015-02-07T15:12:00Z"/>
                <w:rFonts w:asciiTheme="minorHAnsi" w:hAnsiTheme="minorHAnsi" w:cstheme="minorHAnsi"/>
                <w:sz w:val="16"/>
                <w:szCs w:val="16"/>
              </w:rPr>
            </w:pPr>
            <w:del w:id="6198" w:author="Rakesh Singhi" w:date="2015-02-07T15:12:00Z">
              <w:r w:rsidRPr="00D30FA1" w:rsidDel="00410397">
                <w:rPr>
                  <w:rFonts w:asciiTheme="minorHAnsi" w:hAnsiTheme="minorHAnsi" w:cstheme="minorHAnsi"/>
                  <w:sz w:val="16"/>
                  <w:szCs w:val="16"/>
                </w:rPr>
                <w:delText>Table Name</w:delText>
              </w:r>
            </w:del>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318E314D" w14:textId="2DAE9D43" w:rsidR="002A5C1E" w:rsidRPr="00D30FA1" w:rsidDel="00410397" w:rsidRDefault="002A5C1E" w:rsidP="00B36295">
            <w:pPr>
              <w:rPr>
                <w:del w:id="6199" w:author="Rakesh Singhi" w:date="2015-02-07T15:12:00Z"/>
                <w:rFonts w:asciiTheme="minorHAnsi" w:hAnsiTheme="minorHAnsi" w:cstheme="minorHAnsi"/>
                <w:sz w:val="16"/>
                <w:szCs w:val="16"/>
              </w:rPr>
            </w:pPr>
            <w:del w:id="6200" w:author="Rakesh Singhi" w:date="2015-02-07T15:12:00Z">
              <w:r w:rsidRPr="00D30FA1" w:rsidDel="00410397">
                <w:rPr>
                  <w:rFonts w:asciiTheme="minorHAnsi" w:hAnsiTheme="minorHAnsi" w:cstheme="minorHAnsi"/>
                  <w:sz w:val="16"/>
                  <w:szCs w:val="16"/>
                </w:rPr>
                <w:delText>Schema</w:delText>
              </w:r>
            </w:del>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37062EB7" w14:textId="1ED3D5BB" w:rsidR="002A5C1E" w:rsidRPr="00D30FA1" w:rsidDel="00410397" w:rsidRDefault="002A5C1E" w:rsidP="00B36295">
            <w:pPr>
              <w:rPr>
                <w:del w:id="6201" w:author="Rakesh Singhi" w:date="2015-02-07T15:12:00Z"/>
                <w:rFonts w:asciiTheme="minorHAnsi" w:hAnsiTheme="minorHAnsi" w:cstheme="minorHAnsi"/>
                <w:sz w:val="16"/>
                <w:szCs w:val="16"/>
              </w:rPr>
            </w:pPr>
            <w:del w:id="6202" w:author="Rakesh Singhi" w:date="2015-02-07T15:12:00Z">
              <w:r w:rsidRPr="00D30FA1" w:rsidDel="00410397">
                <w:rPr>
                  <w:rFonts w:asciiTheme="minorHAnsi" w:hAnsiTheme="minorHAnsi" w:cstheme="minorHAnsi"/>
                  <w:sz w:val="16"/>
                  <w:szCs w:val="16"/>
                </w:rPr>
                <w:delText>New/Existing</w:delText>
              </w:r>
            </w:del>
          </w:p>
        </w:tc>
      </w:tr>
      <w:tr w:rsidR="002A5C1E" w:rsidRPr="00D30FA1" w:rsidDel="00410397" w14:paraId="6988E37A" w14:textId="67C177E6" w:rsidTr="00B36295">
        <w:trPr>
          <w:del w:id="6203" w:author="Rakesh Singhi" w:date="2015-02-07T15:12:00Z"/>
        </w:trPr>
        <w:tc>
          <w:tcPr>
            <w:tcW w:w="1619" w:type="dxa"/>
            <w:tcBorders>
              <w:top w:val="single" w:sz="4" w:space="0" w:color="auto"/>
              <w:left w:val="single" w:sz="4" w:space="0" w:color="auto"/>
              <w:bottom w:val="single" w:sz="4" w:space="0" w:color="auto"/>
              <w:right w:val="single" w:sz="4" w:space="0" w:color="auto"/>
            </w:tcBorders>
            <w:hideMark/>
          </w:tcPr>
          <w:p w14:paraId="0736DB40" w14:textId="078F4438" w:rsidR="002A5C1E" w:rsidRPr="00D30FA1" w:rsidDel="00410397" w:rsidRDefault="002A5C1E" w:rsidP="00B36295">
            <w:pPr>
              <w:rPr>
                <w:del w:id="6204" w:author="Rakesh Singhi" w:date="2015-02-07T15:12:00Z"/>
                <w:rFonts w:asciiTheme="minorHAnsi" w:hAnsiTheme="minorHAnsi" w:cstheme="minorHAnsi"/>
                <w:color w:val="000000"/>
                <w:sz w:val="18"/>
                <w:szCs w:val="16"/>
              </w:rPr>
            </w:pPr>
            <w:del w:id="6205" w:author="Rakesh Singhi" w:date="2015-02-07T15:12:00Z">
              <w:r w:rsidRPr="00D30FA1" w:rsidDel="00410397">
                <w:rPr>
                  <w:rFonts w:asciiTheme="minorHAnsi" w:hAnsiTheme="minorHAnsi" w:cstheme="minorHAnsi"/>
                  <w:color w:val="000000"/>
                  <w:sz w:val="18"/>
                  <w:szCs w:val="16"/>
                </w:rPr>
                <w:delText>Staging</w:delText>
              </w:r>
            </w:del>
          </w:p>
        </w:tc>
        <w:tc>
          <w:tcPr>
            <w:tcW w:w="3779" w:type="dxa"/>
            <w:tcBorders>
              <w:top w:val="single" w:sz="4" w:space="0" w:color="auto"/>
              <w:left w:val="single" w:sz="4" w:space="0" w:color="auto"/>
              <w:bottom w:val="single" w:sz="4" w:space="0" w:color="auto"/>
              <w:right w:val="single" w:sz="4" w:space="0" w:color="auto"/>
            </w:tcBorders>
            <w:hideMark/>
          </w:tcPr>
          <w:p w14:paraId="5E85E9FC" w14:textId="43C1A165" w:rsidR="002A5C1E" w:rsidRPr="00D30FA1" w:rsidDel="00410397" w:rsidRDefault="00D442F8" w:rsidP="00B36295">
            <w:pPr>
              <w:rPr>
                <w:del w:id="6206" w:author="Rakesh Singhi" w:date="2015-02-07T15:12:00Z"/>
                <w:rFonts w:asciiTheme="minorHAnsi" w:hAnsiTheme="minorHAnsi" w:cstheme="minorHAnsi"/>
                <w:color w:val="000000"/>
                <w:sz w:val="18"/>
                <w:szCs w:val="16"/>
              </w:rPr>
            </w:pPr>
            <w:del w:id="6207" w:author="Rakesh Singhi" w:date="2015-02-07T15:12:00Z">
              <w:r w:rsidDel="00410397">
                <w:rPr>
                  <w:rFonts w:asciiTheme="minorHAnsi" w:hAnsiTheme="minorHAnsi" w:cstheme="minorHAnsi"/>
                  <w:color w:val="000000"/>
                  <w:sz w:val="18"/>
                  <w:szCs w:val="16"/>
                </w:rPr>
                <w:delText>DMO_</w:delText>
              </w:r>
              <w:r w:rsidR="002A5C1E" w:rsidDel="00410397">
                <w:rPr>
                  <w:rFonts w:asciiTheme="minorHAnsi" w:hAnsiTheme="minorHAnsi" w:cstheme="minorHAnsi"/>
                  <w:color w:val="000000"/>
                  <w:sz w:val="18"/>
                  <w:szCs w:val="16"/>
                </w:rPr>
                <w:delText>SELL_IN_PLAN_</w:delText>
              </w:r>
              <w:r w:rsidDel="00410397">
                <w:rPr>
                  <w:rFonts w:asciiTheme="minorHAnsi" w:hAnsiTheme="minorHAnsi" w:cstheme="minorHAnsi"/>
                  <w:color w:val="000000"/>
                  <w:sz w:val="18"/>
                  <w:szCs w:val="16"/>
                </w:rPr>
                <w:delText>MIR</w:delText>
              </w:r>
            </w:del>
          </w:p>
        </w:tc>
        <w:tc>
          <w:tcPr>
            <w:tcW w:w="992" w:type="dxa"/>
            <w:tcBorders>
              <w:top w:val="single" w:sz="4" w:space="0" w:color="auto"/>
              <w:left w:val="single" w:sz="4" w:space="0" w:color="auto"/>
              <w:bottom w:val="single" w:sz="4" w:space="0" w:color="auto"/>
              <w:right w:val="single" w:sz="4" w:space="0" w:color="auto"/>
            </w:tcBorders>
            <w:hideMark/>
          </w:tcPr>
          <w:p w14:paraId="526E612C" w14:textId="624D3FEE" w:rsidR="002A5C1E" w:rsidRPr="00D30FA1" w:rsidDel="00410397" w:rsidRDefault="00446233" w:rsidP="00B36295">
            <w:pPr>
              <w:rPr>
                <w:del w:id="6208" w:author="Rakesh Singhi" w:date="2015-02-07T15:12:00Z"/>
                <w:rFonts w:asciiTheme="minorHAnsi" w:hAnsiTheme="minorHAnsi" w:cstheme="minorHAnsi"/>
                <w:color w:val="000000"/>
                <w:sz w:val="18"/>
                <w:szCs w:val="16"/>
              </w:rPr>
            </w:pPr>
            <w:del w:id="6209" w:author="Rakesh Singhi" w:date="2015-02-07T14:51:00Z">
              <w:r w:rsidDel="00311050">
                <w:rPr>
                  <w:rFonts w:asciiTheme="minorHAnsi" w:hAnsiTheme="minorHAnsi" w:cstheme="minorHAnsi"/>
                  <w:color w:val="000000"/>
                  <w:sz w:val="18"/>
                  <w:szCs w:val="16"/>
                </w:rPr>
                <w:delText>ISRVE_DMO_DW</w:delText>
              </w:r>
            </w:del>
          </w:p>
        </w:tc>
        <w:tc>
          <w:tcPr>
            <w:tcW w:w="1080" w:type="dxa"/>
            <w:tcBorders>
              <w:top w:val="single" w:sz="4" w:space="0" w:color="auto"/>
              <w:left w:val="single" w:sz="4" w:space="0" w:color="auto"/>
              <w:bottom w:val="single" w:sz="4" w:space="0" w:color="auto"/>
              <w:right w:val="single" w:sz="4" w:space="0" w:color="auto"/>
            </w:tcBorders>
            <w:hideMark/>
          </w:tcPr>
          <w:p w14:paraId="6F92B078" w14:textId="489A6FD7" w:rsidR="002A5C1E" w:rsidRPr="00D30FA1" w:rsidDel="00410397" w:rsidRDefault="002A5C1E" w:rsidP="00B36295">
            <w:pPr>
              <w:jc w:val="center"/>
              <w:rPr>
                <w:del w:id="6210" w:author="Rakesh Singhi" w:date="2015-02-07T15:12:00Z"/>
                <w:rFonts w:asciiTheme="minorHAnsi" w:hAnsiTheme="minorHAnsi" w:cstheme="minorHAnsi"/>
                <w:color w:val="000000"/>
                <w:sz w:val="18"/>
                <w:szCs w:val="16"/>
              </w:rPr>
            </w:pPr>
            <w:del w:id="6211" w:author="Rakesh Singhi" w:date="2015-02-07T15:12:00Z">
              <w:r w:rsidRPr="00D30FA1" w:rsidDel="00410397">
                <w:rPr>
                  <w:rFonts w:asciiTheme="minorHAnsi" w:hAnsiTheme="minorHAnsi" w:cstheme="minorHAnsi"/>
                  <w:color w:val="000000"/>
                  <w:sz w:val="18"/>
                  <w:szCs w:val="16"/>
                </w:rPr>
                <w:delText>New</w:delText>
              </w:r>
            </w:del>
          </w:p>
        </w:tc>
      </w:tr>
    </w:tbl>
    <w:p w14:paraId="438BB123" w14:textId="0421A8DF" w:rsidR="002A5C1E" w:rsidDel="00410397" w:rsidRDefault="002A5C1E" w:rsidP="002A5C1E">
      <w:pPr>
        <w:spacing w:after="120"/>
        <w:rPr>
          <w:del w:id="6212" w:author="Rakesh Singhi" w:date="2015-02-07T15:12:00Z"/>
          <w:rFonts w:asciiTheme="minorHAnsi" w:hAnsiTheme="minorHAnsi" w:cstheme="minorHAnsi"/>
          <w:u w:val="single"/>
        </w:rPr>
      </w:pPr>
    </w:p>
    <w:p w14:paraId="6117622E" w14:textId="1A581F39" w:rsidR="002A5C1E" w:rsidRPr="00D30FA1" w:rsidDel="00410397" w:rsidRDefault="002A5C1E" w:rsidP="002A5C1E">
      <w:pPr>
        <w:spacing w:after="120"/>
        <w:rPr>
          <w:del w:id="6213" w:author="Rakesh Singhi" w:date="2015-02-07T15:12:00Z"/>
          <w:rFonts w:asciiTheme="minorHAnsi" w:hAnsiTheme="minorHAnsi" w:cstheme="minorHAnsi"/>
          <w:u w:val="single"/>
        </w:rPr>
      </w:pPr>
      <w:del w:id="6214" w:author="Rakesh Singhi" w:date="2015-02-07T15:12:00Z">
        <w:r w:rsidRPr="00D30FA1" w:rsidDel="00410397">
          <w:rPr>
            <w:rFonts w:asciiTheme="minorHAnsi" w:hAnsiTheme="minorHAnsi" w:cstheme="minorHAnsi"/>
            <w:u w:val="single"/>
          </w:rPr>
          <w:delText>Columns Details</w:delText>
        </w:r>
      </w:del>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250"/>
        <w:gridCol w:w="990"/>
        <w:gridCol w:w="2250"/>
      </w:tblGrid>
      <w:tr w:rsidR="002A5C1E" w:rsidRPr="00D30FA1" w:rsidDel="00410397" w14:paraId="49265E8C" w14:textId="440EF55C" w:rsidTr="006740BA">
        <w:trPr>
          <w:del w:id="6215"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591E7014" w14:textId="41B287A0" w:rsidR="002A5C1E" w:rsidRPr="00D30FA1" w:rsidDel="00410397" w:rsidRDefault="002A5C1E" w:rsidP="00B36295">
            <w:pPr>
              <w:rPr>
                <w:del w:id="6216" w:author="Rakesh Singhi" w:date="2015-02-07T15:12:00Z"/>
                <w:rFonts w:asciiTheme="minorHAnsi" w:hAnsiTheme="minorHAnsi" w:cstheme="minorHAnsi"/>
                <w:sz w:val="16"/>
                <w:szCs w:val="16"/>
              </w:rPr>
            </w:pPr>
            <w:del w:id="6217" w:author="Rakesh Singhi" w:date="2015-02-07T15:12:00Z">
              <w:r w:rsidRPr="00D30FA1" w:rsidDel="00410397">
                <w:rPr>
                  <w:rFonts w:asciiTheme="minorHAnsi" w:hAnsiTheme="minorHAnsi" w:cstheme="minorHAnsi"/>
                  <w:sz w:val="16"/>
                  <w:szCs w:val="16"/>
                </w:rPr>
                <w:lastRenderedPageBreak/>
                <w:delText>DB Column Name</w:delText>
              </w:r>
            </w:del>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7FBE8248" w14:textId="7909EE9F" w:rsidR="002A5C1E" w:rsidRPr="00D30FA1" w:rsidDel="00410397" w:rsidRDefault="002A5C1E" w:rsidP="00B36295">
            <w:pPr>
              <w:rPr>
                <w:del w:id="6218" w:author="Rakesh Singhi" w:date="2015-02-07T15:12:00Z"/>
                <w:rFonts w:asciiTheme="minorHAnsi" w:hAnsiTheme="minorHAnsi" w:cstheme="minorHAnsi"/>
                <w:sz w:val="16"/>
                <w:szCs w:val="16"/>
              </w:rPr>
            </w:pPr>
            <w:del w:id="6219" w:author="Rakesh Singhi" w:date="2015-02-07T15:12:00Z">
              <w:r w:rsidRPr="00D30FA1" w:rsidDel="00410397">
                <w:rPr>
                  <w:rFonts w:asciiTheme="minorHAnsi" w:hAnsiTheme="minorHAnsi" w:cstheme="minorHAnsi"/>
                  <w:sz w:val="16"/>
                  <w:szCs w:val="16"/>
                </w:rPr>
                <w:delText>Data Type</w:delText>
              </w:r>
            </w:del>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4A990E40" w14:textId="0D144060" w:rsidR="002A5C1E" w:rsidRPr="00D30FA1" w:rsidDel="00410397" w:rsidRDefault="002A5C1E" w:rsidP="00B36295">
            <w:pPr>
              <w:rPr>
                <w:del w:id="6220" w:author="Rakesh Singhi" w:date="2015-02-07T15:12:00Z"/>
                <w:rFonts w:asciiTheme="minorHAnsi" w:hAnsiTheme="minorHAnsi" w:cstheme="minorHAnsi"/>
                <w:sz w:val="16"/>
                <w:szCs w:val="16"/>
              </w:rPr>
            </w:pPr>
            <w:del w:id="6221" w:author="Rakesh Singhi" w:date="2015-02-07T15:12:00Z">
              <w:r w:rsidRPr="00D30FA1" w:rsidDel="00410397">
                <w:rPr>
                  <w:rFonts w:asciiTheme="minorHAnsi" w:hAnsiTheme="minorHAnsi" w:cstheme="minorHAnsi"/>
                  <w:sz w:val="16"/>
                  <w:szCs w:val="16"/>
                </w:rPr>
                <w:delText>Staging 1</w:delText>
              </w:r>
            </w:del>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6CC47E18" w14:textId="7474E8AC" w:rsidR="002A5C1E" w:rsidRPr="00D30FA1" w:rsidDel="00410397" w:rsidRDefault="002A5C1E" w:rsidP="00B36295">
            <w:pPr>
              <w:rPr>
                <w:del w:id="6222" w:author="Rakesh Singhi" w:date="2015-02-07T15:12:00Z"/>
                <w:rFonts w:asciiTheme="minorHAnsi" w:hAnsiTheme="minorHAnsi" w:cstheme="minorHAnsi"/>
                <w:sz w:val="16"/>
                <w:szCs w:val="16"/>
              </w:rPr>
            </w:pPr>
            <w:del w:id="6223" w:author="Rakesh Singhi" w:date="2015-02-07T15:12:00Z">
              <w:r w:rsidDel="00410397">
                <w:rPr>
                  <w:rFonts w:asciiTheme="minorHAnsi" w:hAnsiTheme="minorHAnsi" w:cstheme="minorHAnsi"/>
                  <w:sz w:val="16"/>
                  <w:szCs w:val="16"/>
                </w:rPr>
                <w:delText>Columns Comments</w:delText>
              </w:r>
            </w:del>
          </w:p>
        </w:tc>
      </w:tr>
      <w:tr w:rsidR="002A5C1E" w:rsidRPr="00D30FA1" w:rsidDel="00410397" w14:paraId="574185B2" w14:textId="7B7B4970" w:rsidTr="006740BA">
        <w:trPr>
          <w:del w:id="6224"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005F633" w14:textId="2FDA15E4" w:rsidR="002A5C1E" w:rsidRPr="00DD1485" w:rsidDel="00410397" w:rsidRDefault="002A5C1E" w:rsidP="00B36295">
            <w:pPr>
              <w:rPr>
                <w:del w:id="6225" w:author="Rakesh Singhi" w:date="2015-02-07T15:12:00Z"/>
                <w:rFonts w:asciiTheme="minorHAnsi" w:hAnsiTheme="minorHAnsi" w:cstheme="minorHAnsi"/>
                <w:color w:val="000000"/>
                <w:sz w:val="18"/>
                <w:szCs w:val="16"/>
              </w:rPr>
            </w:pPr>
            <w:del w:id="6226" w:author="Rakesh Singhi" w:date="2015-02-07T15:12:00Z">
              <w:r w:rsidDel="00410397">
                <w:rPr>
                  <w:rFonts w:asciiTheme="minorHAnsi" w:hAnsiTheme="minorHAnsi" w:cstheme="minorHAnsi"/>
                  <w:color w:val="000000"/>
                  <w:sz w:val="18"/>
                  <w:szCs w:val="16"/>
                </w:rPr>
                <w:delText>PLAN_ID</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FC2FE75" w14:textId="307811DE" w:rsidR="002A5C1E" w:rsidRPr="00DD1485" w:rsidDel="00410397" w:rsidRDefault="002A5C1E" w:rsidP="00B36295">
            <w:pPr>
              <w:rPr>
                <w:del w:id="6227" w:author="Rakesh Singhi" w:date="2015-02-07T15:12:00Z"/>
                <w:rFonts w:asciiTheme="minorHAnsi" w:hAnsiTheme="minorHAnsi" w:cstheme="minorHAnsi"/>
                <w:color w:val="000000"/>
                <w:sz w:val="18"/>
                <w:szCs w:val="16"/>
              </w:rPr>
            </w:pPr>
            <w:del w:id="6228" w:author="Rakesh Singhi" w:date="2015-02-07T15:12:00Z">
              <w:r w:rsidDel="00410397">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6A8B8FA" w14:textId="7C57693D" w:rsidR="002A5C1E" w:rsidRPr="00D30FA1" w:rsidDel="00410397" w:rsidRDefault="002A5C1E" w:rsidP="00B36295">
            <w:pPr>
              <w:rPr>
                <w:del w:id="6229" w:author="Rakesh Singhi" w:date="2015-02-07T15:12:00Z"/>
                <w:rFonts w:asciiTheme="minorHAnsi" w:hAnsiTheme="minorHAnsi" w:cstheme="minorHAnsi"/>
                <w:color w:val="000000"/>
                <w:sz w:val="18"/>
                <w:szCs w:val="16"/>
              </w:rPr>
            </w:pPr>
            <w:del w:id="6230"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21CD2CEF" w14:textId="382EEE5D" w:rsidR="002A5C1E" w:rsidRPr="00D30FA1" w:rsidDel="00410397" w:rsidRDefault="002A5C1E" w:rsidP="00B36295">
            <w:pPr>
              <w:rPr>
                <w:del w:id="6231" w:author="Rakesh Singhi" w:date="2015-02-07T15:12:00Z"/>
                <w:rFonts w:asciiTheme="minorHAnsi" w:hAnsiTheme="minorHAnsi" w:cstheme="minorHAnsi"/>
                <w:color w:val="000000"/>
                <w:sz w:val="18"/>
                <w:szCs w:val="16"/>
              </w:rPr>
            </w:pPr>
            <w:del w:id="6232" w:author="Rakesh Singhi" w:date="2015-02-07T15:12:00Z">
              <w:r w:rsidDel="00410397">
                <w:rPr>
                  <w:rFonts w:asciiTheme="minorHAnsi" w:hAnsiTheme="minorHAnsi" w:cstheme="minorHAnsi"/>
                  <w:color w:val="000000"/>
                  <w:sz w:val="18"/>
                  <w:szCs w:val="16"/>
                </w:rPr>
                <w:delText>Plan id</w:delText>
              </w:r>
            </w:del>
          </w:p>
        </w:tc>
      </w:tr>
      <w:tr w:rsidR="002A5C1E" w:rsidRPr="00D30FA1" w:rsidDel="00410397" w14:paraId="5D5119A1" w14:textId="4BCAE0D8" w:rsidTr="00B36295">
        <w:trPr>
          <w:del w:id="6233"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07B2D256" w14:textId="4DFAD140" w:rsidR="002A5C1E" w:rsidRPr="00DD1485" w:rsidDel="00410397" w:rsidRDefault="002A5C1E" w:rsidP="00B36295">
            <w:pPr>
              <w:rPr>
                <w:del w:id="6234" w:author="Rakesh Singhi" w:date="2015-02-07T15:12:00Z"/>
                <w:rFonts w:asciiTheme="minorHAnsi" w:hAnsiTheme="minorHAnsi" w:cstheme="minorHAnsi"/>
                <w:color w:val="000000"/>
                <w:sz w:val="18"/>
                <w:szCs w:val="16"/>
              </w:rPr>
            </w:pPr>
            <w:del w:id="6235" w:author="Rakesh Singhi" w:date="2015-02-07T15:12:00Z">
              <w:r w:rsidDel="00410397">
                <w:rPr>
                  <w:rFonts w:asciiTheme="minorHAnsi" w:hAnsiTheme="minorHAnsi" w:cstheme="minorHAnsi"/>
                  <w:color w:val="000000"/>
                  <w:sz w:val="18"/>
                  <w:szCs w:val="16"/>
                </w:rPr>
                <w:delText>PARTNER_ID</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23BEA75" w14:textId="1D213F8E" w:rsidR="002A5C1E" w:rsidRPr="00DD1485" w:rsidDel="00410397" w:rsidRDefault="002A5C1E" w:rsidP="00B36295">
            <w:pPr>
              <w:rPr>
                <w:del w:id="6236" w:author="Rakesh Singhi" w:date="2015-02-07T15:12:00Z"/>
                <w:rFonts w:asciiTheme="minorHAnsi" w:hAnsiTheme="minorHAnsi" w:cstheme="minorHAnsi"/>
                <w:color w:val="000000"/>
                <w:sz w:val="18"/>
                <w:szCs w:val="16"/>
              </w:rPr>
            </w:pPr>
            <w:del w:id="6237" w:author="Rakesh Singhi" w:date="2015-02-07T15:12:00Z">
              <w:r w:rsidDel="00410397">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F9E73B3" w14:textId="4E38B510" w:rsidR="002A5C1E" w:rsidRPr="00D30FA1" w:rsidDel="00410397" w:rsidRDefault="002A5C1E" w:rsidP="00B36295">
            <w:pPr>
              <w:rPr>
                <w:del w:id="6238" w:author="Rakesh Singhi" w:date="2015-02-07T15:12:00Z"/>
                <w:rFonts w:asciiTheme="minorHAnsi" w:hAnsiTheme="minorHAnsi" w:cstheme="minorHAnsi"/>
                <w:color w:val="000000"/>
                <w:sz w:val="18"/>
                <w:szCs w:val="16"/>
              </w:rPr>
            </w:pPr>
            <w:del w:id="6239"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7CC99B20" w14:textId="0844A06B" w:rsidR="002A5C1E" w:rsidRPr="00D30FA1" w:rsidDel="00410397" w:rsidRDefault="002A5C1E" w:rsidP="00B36295">
            <w:pPr>
              <w:rPr>
                <w:del w:id="6240" w:author="Rakesh Singhi" w:date="2015-02-07T15:12:00Z"/>
                <w:rFonts w:asciiTheme="minorHAnsi" w:hAnsiTheme="minorHAnsi" w:cstheme="minorHAnsi"/>
                <w:color w:val="000000"/>
                <w:sz w:val="18"/>
                <w:szCs w:val="16"/>
              </w:rPr>
            </w:pPr>
            <w:del w:id="6241" w:author="Rakesh Singhi" w:date="2015-02-07T15:12:00Z">
              <w:r w:rsidDel="00410397">
                <w:rPr>
                  <w:rFonts w:asciiTheme="minorHAnsi" w:hAnsiTheme="minorHAnsi" w:cstheme="minorHAnsi"/>
                  <w:color w:val="000000"/>
                  <w:sz w:val="18"/>
                  <w:szCs w:val="16"/>
                </w:rPr>
                <w:delText>Partner id</w:delText>
              </w:r>
            </w:del>
          </w:p>
        </w:tc>
      </w:tr>
      <w:tr w:rsidR="002A5C1E" w:rsidRPr="00D30FA1" w:rsidDel="00410397" w14:paraId="617A2422" w14:textId="4B56C5FE" w:rsidTr="00B36295">
        <w:trPr>
          <w:del w:id="6242"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0B510AD6" w14:textId="41208C3F" w:rsidR="002A5C1E" w:rsidDel="00410397" w:rsidRDefault="002A5C1E" w:rsidP="00B36295">
            <w:pPr>
              <w:rPr>
                <w:del w:id="6243" w:author="Rakesh Singhi" w:date="2015-02-07T15:12:00Z"/>
                <w:rFonts w:asciiTheme="minorHAnsi" w:hAnsiTheme="minorHAnsi" w:cstheme="minorHAnsi"/>
                <w:color w:val="000000"/>
                <w:sz w:val="18"/>
                <w:szCs w:val="16"/>
              </w:rPr>
            </w:pPr>
            <w:del w:id="6244" w:author="Rakesh Singhi" w:date="2015-02-07T15:12:00Z">
              <w:r w:rsidDel="00410397">
                <w:rPr>
                  <w:rFonts w:asciiTheme="minorHAnsi" w:hAnsiTheme="minorHAnsi" w:cstheme="minorHAnsi"/>
                  <w:color w:val="000000"/>
                  <w:sz w:val="18"/>
                  <w:szCs w:val="16"/>
                </w:rPr>
                <w:delText>PRODUCT_CODE</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3F1962F3" w14:textId="5770FDC9" w:rsidR="002A5C1E" w:rsidRPr="00DD1485" w:rsidDel="00410397" w:rsidRDefault="00446233" w:rsidP="00B36295">
            <w:pPr>
              <w:rPr>
                <w:del w:id="6245" w:author="Rakesh Singhi" w:date="2015-02-07T15:12:00Z"/>
                <w:rFonts w:asciiTheme="minorHAnsi" w:hAnsiTheme="minorHAnsi" w:cstheme="minorHAnsi"/>
                <w:color w:val="000000"/>
                <w:sz w:val="18"/>
                <w:szCs w:val="16"/>
              </w:rPr>
            </w:pPr>
            <w:del w:id="6246" w:author="Rakesh Singhi" w:date="2015-02-07T15:12:00Z">
              <w:r w:rsidDel="00410397">
                <w:rPr>
                  <w:rFonts w:asciiTheme="minorHAnsi" w:hAnsiTheme="minorHAnsi" w:cstheme="minorHAnsi"/>
                  <w:color w:val="000000"/>
                  <w:sz w:val="18"/>
                  <w:szCs w:val="16"/>
                </w:rPr>
                <w:delText>NVARCHAR2</w:delText>
              </w:r>
              <w:r w:rsidR="002A5C1E" w:rsidDel="00410397">
                <w:rPr>
                  <w:rFonts w:asciiTheme="minorHAnsi" w:hAnsiTheme="minorHAnsi" w:cstheme="minorHAnsi"/>
                  <w:color w:val="000000"/>
                  <w:sz w:val="18"/>
                  <w:szCs w:val="16"/>
                </w:rPr>
                <w:delText>(10)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BF5C863" w14:textId="4431C640" w:rsidR="002A5C1E" w:rsidRPr="00D30FA1" w:rsidDel="00410397" w:rsidRDefault="002A5C1E" w:rsidP="00B36295">
            <w:pPr>
              <w:rPr>
                <w:del w:id="6247" w:author="Rakesh Singhi" w:date="2015-02-07T15:12:00Z"/>
                <w:rFonts w:asciiTheme="minorHAnsi" w:hAnsiTheme="minorHAnsi" w:cstheme="minorHAnsi"/>
                <w:color w:val="000000"/>
                <w:sz w:val="18"/>
                <w:szCs w:val="16"/>
              </w:rPr>
            </w:pPr>
            <w:del w:id="6248"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2F155C13" w14:textId="448F5FB0" w:rsidR="002A5C1E" w:rsidDel="00410397" w:rsidRDefault="002A5C1E" w:rsidP="00B36295">
            <w:pPr>
              <w:rPr>
                <w:del w:id="6249" w:author="Rakesh Singhi" w:date="2015-02-07T15:12:00Z"/>
                <w:rFonts w:asciiTheme="minorHAnsi" w:hAnsiTheme="minorHAnsi" w:cstheme="minorHAnsi"/>
                <w:color w:val="000000"/>
                <w:sz w:val="18"/>
                <w:szCs w:val="16"/>
              </w:rPr>
            </w:pPr>
            <w:del w:id="6250" w:author="Rakesh Singhi" w:date="2015-02-07T15:12:00Z">
              <w:r w:rsidDel="00410397">
                <w:rPr>
                  <w:rFonts w:asciiTheme="minorHAnsi" w:hAnsiTheme="minorHAnsi" w:cstheme="minorHAnsi"/>
                  <w:color w:val="000000"/>
                  <w:sz w:val="18"/>
                  <w:szCs w:val="16"/>
                </w:rPr>
                <w:delText>Specifies code for a product</w:delText>
              </w:r>
            </w:del>
          </w:p>
        </w:tc>
      </w:tr>
      <w:tr w:rsidR="002A5C1E" w:rsidRPr="00D30FA1" w:rsidDel="00410397" w14:paraId="684673EB" w14:textId="19B6C3F8" w:rsidTr="00B36295">
        <w:trPr>
          <w:del w:id="6251"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5C92763" w14:textId="3D9B90AC" w:rsidR="002A5C1E" w:rsidRPr="00DD1485" w:rsidDel="00410397" w:rsidRDefault="002A5C1E" w:rsidP="00B36295">
            <w:pPr>
              <w:rPr>
                <w:del w:id="6252" w:author="Rakesh Singhi" w:date="2015-02-07T15:12:00Z"/>
                <w:rFonts w:asciiTheme="minorHAnsi" w:hAnsiTheme="minorHAnsi" w:cstheme="minorHAnsi"/>
                <w:color w:val="000000"/>
                <w:sz w:val="18"/>
                <w:szCs w:val="16"/>
              </w:rPr>
            </w:pPr>
            <w:del w:id="6253" w:author="Rakesh Singhi" w:date="2015-02-07T15:12:00Z">
              <w:r w:rsidDel="00410397">
                <w:rPr>
                  <w:rFonts w:asciiTheme="minorHAnsi" w:hAnsiTheme="minorHAnsi" w:cstheme="minorHAnsi"/>
                  <w:color w:val="000000"/>
                  <w:sz w:val="18"/>
                  <w:szCs w:val="16"/>
                </w:rPr>
                <w:delText>PLAN_PERIOD_TYPE</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30F8BE2F" w14:textId="6EAF02BA" w:rsidR="002A5C1E" w:rsidRPr="00DD1485" w:rsidDel="00410397" w:rsidRDefault="00446233" w:rsidP="00B36295">
            <w:pPr>
              <w:rPr>
                <w:del w:id="6254" w:author="Rakesh Singhi" w:date="2015-02-07T15:12:00Z"/>
                <w:rFonts w:asciiTheme="minorHAnsi" w:hAnsiTheme="minorHAnsi" w:cstheme="minorHAnsi"/>
                <w:color w:val="000000"/>
                <w:sz w:val="18"/>
                <w:szCs w:val="16"/>
              </w:rPr>
            </w:pPr>
            <w:del w:id="6255" w:author="Rakesh Singhi" w:date="2015-02-07T15:12:00Z">
              <w:r w:rsidDel="00410397">
                <w:rPr>
                  <w:rFonts w:asciiTheme="minorHAnsi" w:hAnsiTheme="minorHAnsi" w:cstheme="minorHAnsi"/>
                  <w:color w:val="000000"/>
                  <w:sz w:val="18"/>
                  <w:szCs w:val="16"/>
                </w:rPr>
                <w:delText>NVARCHAR2</w:delText>
              </w:r>
              <w:r w:rsidR="002A5C1E" w:rsidDel="00410397">
                <w:rPr>
                  <w:rFonts w:asciiTheme="minorHAnsi" w:hAnsiTheme="minorHAnsi" w:cstheme="minorHAnsi"/>
                  <w:color w:val="000000"/>
                  <w:sz w:val="18"/>
                  <w:szCs w:val="16"/>
                </w:rPr>
                <w:delText>(50)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1A4D3E9" w14:textId="12102303" w:rsidR="002A5C1E" w:rsidRPr="00D30FA1" w:rsidDel="00410397" w:rsidRDefault="002A5C1E" w:rsidP="00B36295">
            <w:pPr>
              <w:rPr>
                <w:del w:id="6256" w:author="Rakesh Singhi" w:date="2015-02-07T15:12:00Z"/>
                <w:rFonts w:asciiTheme="minorHAnsi" w:hAnsiTheme="minorHAnsi" w:cstheme="minorHAnsi"/>
                <w:color w:val="000000"/>
                <w:sz w:val="18"/>
                <w:szCs w:val="16"/>
              </w:rPr>
            </w:pPr>
            <w:del w:id="6257"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3B626C62" w14:textId="101BD660" w:rsidR="002A5C1E" w:rsidDel="00410397" w:rsidRDefault="002A5C1E" w:rsidP="00B36295">
            <w:pPr>
              <w:rPr>
                <w:del w:id="6258" w:author="Rakesh Singhi" w:date="2015-02-07T15:12:00Z"/>
                <w:rFonts w:asciiTheme="minorHAnsi" w:hAnsiTheme="minorHAnsi" w:cstheme="minorHAnsi"/>
                <w:color w:val="000000"/>
                <w:sz w:val="18"/>
                <w:szCs w:val="16"/>
              </w:rPr>
            </w:pPr>
            <w:del w:id="6259" w:author="Rakesh Singhi" w:date="2015-02-07T15:12:00Z">
              <w:r w:rsidDel="00410397">
                <w:rPr>
                  <w:rFonts w:asciiTheme="minorHAnsi" w:hAnsiTheme="minorHAnsi" w:cstheme="minorHAnsi"/>
                  <w:color w:val="000000"/>
                  <w:sz w:val="18"/>
                  <w:szCs w:val="16"/>
                </w:rPr>
                <w:delText>Planned period type</w:delText>
              </w:r>
            </w:del>
          </w:p>
          <w:p w14:paraId="49E4C42B" w14:textId="5810DB37" w:rsidR="002A5C1E" w:rsidRPr="00D30FA1" w:rsidDel="00410397" w:rsidRDefault="002A5C1E" w:rsidP="00B36295">
            <w:pPr>
              <w:rPr>
                <w:del w:id="6260" w:author="Rakesh Singhi" w:date="2015-02-07T15:12:00Z"/>
                <w:rFonts w:asciiTheme="minorHAnsi" w:hAnsiTheme="minorHAnsi" w:cstheme="minorHAnsi"/>
                <w:color w:val="000000"/>
                <w:sz w:val="18"/>
                <w:szCs w:val="16"/>
              </w:rPr>
            </w:pPr>
            <w:del w:id="6261" w:author="Rakesh Singhi" w:date="2015-02-07T15:12:00Z">
              <w:r w:rsidDel="00410397">
                <w:rPr>
                  <w:rFonts w:asciiTheme="minorHAnsi" w:hAnsiTheme="minorHAnsi" w:cstheme="minorHAnsi"/>
                  <w:color w:val="000000"/>
                  <w:sz w:val="18"/>
                  <w:szCs w:val="16"/>
                </w:rPr>
                <w:delText>( Monthly , Quarterly ,Yearly)</w:delText>
              </w:r>
            </w:del>
          </w:p>
        </w:tc>
      </w:tr>
      <w:tr w:rsidR="002A5C1E" w:rsidRPr="00D30FA1" w:rsidDel="00410397" w14:paraId="2530C78C" w14:textId="663E0A46" w:rsidTr="00B36295">
        <w:trPr>
          <w:del w:id="6262"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1D9F774" w14:textId="554DB6FD" w:rsidR="002A5C1E" w:rsidRPr="00DD1485" w:rsidDel="00410397" w:rsidRDefault="002A5C1E" w:rsidP="00B36295">
            <w:pPr>
              <w:rPr>
                <w:del w:id="6263" w:author="Rakesh Singhi" w:date="2015-02-07T15:12:00Z"/>
                <w:rFonts w:asciiTheme="minorHAnsi" w:hAnsiTheme="minorHAnsi" w:cstheme="minorHAnsi"/>
                <w:color w:val="000000"/>
                <w:sz w:val="18"/>
                <w:szCs w:val="16"/>
              </w:rPr>
            </w:pPr>
            <w:del w:id="6264" w:author="Rakesh Singhi" w:date="2015-02-07T15:12:00Z">
              <w:r w:rsidDel="00410397">
                <w:rPr>
                  <w:rFonts w:asciiTheme="minorHAnsi" w:hAnsiTheme="minorHAnsi" w:cstheme="minorHAnsi"/>
                  <w:color w:val="000000"/>
                  <w:sz w:val="18"/>
                  <w:szCs w:val="16"/>
                </w:rPr>
                <w:delText>SELL_IN_PLAN_REVENUE_LOCAL</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1F70B5C" w14:textId="2CFEE59B" w:rsidR="002A5C1E" w:rsidRPr="00DD1485" w:rsidDel="00410397" w:rsidRDefault="002A5C1E" w:rsidP="00B36295">
            <w:pPr>
              <w:rPr>
                <w:del w:id="6265" w:author="Rakesh Singhi" w:date="2015-02-07T15:12:00Z"/>
                <w:rFonts w:asciiTheme="minorHAnsi" w:hAnsiTheme="minorHAnsi" w:cstheme="minorHAnsi"/>
                <w:color w:val="000000"/>
                <w:sz w:val="18"/>
                <w:szCs w:val="16"/>
              </w:rPr>
            </w:pPr>
            <w:del w:id="6266" w:author="Rakesh Singhi" w:date="2015-02-07T15:12:00Z">
              <w:r w:rsidDel="00410397">
                <w:rPr>
                  <w:rFonts w:asciiTheme="minorHAnsi" w:hAnsiTheme="minorHAnsi" w:cstheme="minorHAnsi"/>
                  <w:color w:val="000000"/>
                  <w:sz w:val="18"/>
                  <w:szCs w:val="16"/>
                </w:rPr>
                <w:delText>NUMBER(20,6)</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D7BA9C2" w14:textId="011C7853" w:rsidR="002A5C1E" w:rsidRPr="00D30FA1" w:rsidDel="00410397" w:rsidRDefault="002A5C1E" w:rsidP="00B36295">
            <w:pPr>
              <w:rPr>
                <w:del w:id="6267" w:author="Rakesh Singhi" w:date="2015-02-07T15:12:00Z"/>
                <w:rFonts w:asciiTheme="minorHAnsi" w:hAnsiTheme="minorHAnsi" w:cstheme="minorHAnsi"/>
                <w:color w:val="000000"/>
                <w:sz w:val="18"/>
                <w:szCs w:val="16"/>
              </w:rPr>
            </w:pPr>
            <w:del w:id="6268"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5C2C2914" w14:textId="18D2B387" w:rsidR="002A5C1E" w:rsidRPr="00D30FA1" w:rsidDel="00410397" w:rsidRDefault="002A5C1E" w:rsidP="00B36295">
            <w:pPr>
              <w:rPr>
                <w:del w:id="6269" w:author="Rakesh Singhi" w:date="2015-02-07T15:12:00Z"/>
                <w:rFonts w:asciiTheme="minorHAnsi" w:hAnsiTheme="minorHAnsi" w:cstheme="minorHAnsi"/>
                <w:color w:val="000000"/>
                <w:sz w:val="18"/>
                <w:szCs w:val="16"/>
              </w:rPr>
            </w:pPr>
            <w:del w:id="6270" w:author="Rakesh Singhi" w:date="2015-02-07T15:12:00Z">
              <w:r w:rsidDel="00410397">
                <w:rPr>
                  <w:rFonts w:asciiTheme="minorHAnsi" w:hAnsiTheme="minorHAnsi" w:cstheme="minorHAnsi"/>
                  <w:color w:val="000000"/>
                  <w:sz w:val="18"/>
                  <w:szCs w:val="16"/>
                </w:rPr>
                <w:delText>Planned local sell in revenue</w:delText>
              </w:r>
            </w:del>
          </w:p>
        </w:tc>
      </w:tr>
      <w:tr w:rsidR="002A5C1E" w:rsidRPr="00D30FA1" w:rsidDel="00410397" w14:paraId="4AC6B636" w14:textId="2D338081" w:rsidTr="00B36295">
        <w:trPr>
          <w:del w:id="6271"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B64132F" w14:textId="74291703" w:rsidR="002A5C1E" w:rsidDel="00410397" w:rsidRDefault="002A5C1E" w:rsidP="00B36295">
            <w:pPr>
              <w:rPr>
                <w:del w:id="6272" w:author="Rakesh Singhi" w:date="2015-02-07T15:12:00Z"/>
                <w:rFonts w:asciiTheme="minorHAnsi" w:hAnsiTheme="minorHAnsi" w:cstheme="minorHAnsi"/>
                <w:color w:val="000000"/>
                <w:sz w:val="18"/>
                <w:szCs w:val="16"/>
              </w:rPr>
            </w:pPr>
            <w:del w:id="6273" w:author="Rakesh Singhi" w:date="2015-02-07T15:12:00Z">
              <w:r w:rsidDel="00410397">
                <w:rPr>
                  <w:rFonts w:asciiTheme="minorHAnsi" w:hAnsiTheme="minorHAnsi" w:cstheme="minorHAnsi"/>
                  <w:color w:val="000000"/>
                  <w:sz w:val="18"/>
                  <w:szCs w:val="16"/>
                </w:rPr>
                <w:delText>SELL_IN_PLAN_REVENUE_USD</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940DD4C" w14:textId="1DE10C4F" w:rsidR="002A5C1E" w:rsidRPr="00DD1485" w:rsidDel="00410397" w:rsidRDefault="002A5C1E" w:rsidP="00B36295">
            <w:pPr>
              <w:rPr>
                <w:del w:id="6274" w:author="Rakesh Singhi" w:date="2015-02-07T15:12:00Z"/>
                <w:rFonts w:asciiTheme="minorHAnsi" w:hAnsiTheme="minorHAnsi" w:cstheme="minorHAnsi"/>
                <w:color w:val="000000"/>
                <w:sz w:val="18"/>
                <w:szCs w:val="16"/>
              </w:rPr>
            </w:pPr>
            <w:del w:id="6275" w:author="Rakesh Singhi" w:date="2015-02-07T15:12:00Z">
              <w:r w:rsidDel="00410397">
                <w:rPr>
                  <w:rFonts w:asciiTheme="minorHAnsi" w:hAnsiTheme="minorHAnsi" w:cstheme="minorHAnsi"/>
                  <w:color w:val="000000"/>
                  <w:sz w:val="18"/>
                  <w:szCs w:val="16"/>
                </w:rPr>
                <w:delText>NUMBER(20,6)</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87683AD" w14:textId="71D5A63D" w:rsidR="002A5C1E" w:rsidRPr="00D30FA1" w:rsidDel="00410397" w:rsidRDefault="002A5C1E" w:rsidP="00B36295">
            <w:pPr>
              <w:rPr>
                <w:del w:id="6276" w:author="Rakesh Singhi" w:date="2015-02-07T15:12:00Z"/>
                <w:rFonts w:asciiTheme="minorHAnsi" w:hAnsiTheme="minorHAnsi" w:cstheme="minorHAnsi"/>
                <w:color w:val="000000"/>
                <w:sz w:val="18"/>
                <w:szCs w:val="16"/>
              </w:rPr>
            </w:pPr>
            <w:del w:id="6277"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35A6603C" w14:textId="2C5753B8" w:rsidR="002A5C1E" w:rsidDel="00410397" w:rsidRDefault="002A5C1E" w:rsidP="00B36295">
            <w:pPr>
              <w:rPr>
                <w:del w:id="6278" w:author="Rakesh Singhi" w:date="2015-02-07T15:12:00Z"/>
                <w:rFonts w:asciiTheme="minorHAnsi" w:hAnsiTheme="minorHAnsi" w:cstheme="minorHAnsi"/>
                <w:color w:val="000000"/>
                <w:sz w:val="18"/>
                <w:szCs w:val="16"/>
              </w:rPr>
            </w:pPr>
            <w:del w:id="6279" w:author="Rakesh Singhi" w:date="2015-02-07T15:12:00Z">
              <w:r w:rsidDel="00410397">
                <w:rPr>
                  <w:rFonts w:asciiTheme="minorHAnsi" w:hAnsiTheme="minorHAnsi" w:cstheme="minorHAnsi"/>
                  <w:color w:val="000000"/>
                  <w:sz w:val="18"/>
                  <w:szCs w:val="16"/>
                </w:rPr>
                <w:delText>Planned USD sell in revenue</w:delText>
              </w:r>
            </w:del>
          </w:p>
        </w:tc>
      </w:tr>
      <w:tr w:rsidR="002A5C1E" w:rsidRPr="00D30FA1" w:rsidDel="00410397" w14:paraId="5A62B3AF" w14:textId="6D7B8F9E" w:rsidTr="00B36295">
        <w:trPr>
          <w:del w:id="6280"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4491C58" w14:textId="3B82D044" w:rsidR="002A5C1E" w:rsidRPr="00DD1485" w:rsidDel="00410397" w:rsidRDefault="002A5C1E" w:rsidP="00B36295">
            <w:pPr>
              <w:rPr>
                <w:del w:id="6281" w:author="Rakesh Singhi" w:date="2015-02-07T15:12:00Z"/>
                <w:rFonts w:asciiTheme="minorHAnsi" w:hAnsiTheme="minorHAnsi" w:cstheme="minorHAnsi"/>
                <w:color w:val="000000"/>
                <w:sz w:val="18"/>
                <w:szCs w:val="16"/>
              </w:rPr>
            </w:pPr>
            <w:del w:id="6282" w:author="Rakesh Singhi" w:date="2015-02-07T15:12:00Z">
              <w:r w:rsidDel="00410397">
                <w:rPr>
                  <w:rFonts w:asciiTheme="minorHAnsi" w:hAnsiTheme="minorHAnsi" w:cstheme="minorHAnsi"/>
                  <w:color w:val="000000"/>
                  <w:sz w:val="18"/>
                  <w:szCs w:val="16"/>
                </w:rPr>
                <w:delText>SELL_IN_PLAN_PROFIT_LOCAL</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3D136EF" w14:textId="5C63EB1B" w:rsidR="002A5C1E" w:rsidRPr="00DD1485" w:rsidDel="00410397" w:rsidRDefault="002A5C1E" w:rsidP="00B36295">
            <w:pPr>
              <w:rPr>
                <w:del w:id="6283" w:author="Rakesh Singhi" w:date="2015-02-07T15:12:00Z"/>
                <w:rFonts w:asciiTheme="minorHAnsi" w:hAnsiTheme="minorHAnsi" w:cstheme="minorHAnsi"/>
                <w:color w:val="000000"/>
                <w:sz w:val="18"/>
                <w:szCs w:val="16"/>
              </w:rPr>
            </w:pPr>
            <w:del w:id="6284" w:author="Rakesh Singhi" w:date="2015-02-07T15:12:00Z">
              <w:r w:rsidDel="00410397">
                <w:rPr>
                  <w:rFonts w:asciiTheme="minorHAnsi" w:hAnsiTheme="minorHAnsi" w:cstheme="minorHAnsi"/>
                  <w:color w:val="000000"/>
                  <w:sz w:val="18"/>
                  <w:szCs w:val="16"/>
                </w:rPr>
                <w:delText>NUMBER(20,6)</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C3535EE" w14:textId="0AC7818C" w:rsidR="002A5C1E" w:rsidRPr="00D30FA1" w:rsidDel="00410397" w:rsidRDefault="002A5C1E" w:rsidP="00B36295">
            <w:pPr>
              <w:rPr>
                <w:del w:id="6285" w:author="Rakesh Singhi" w:date="2015-02-07T15:12:00Z"/>
                <w:rFonts w:asciiTheme="minorHAnsi" w:hAnsiTheme="minorHAnsi" w:cstheme="minorHAnsi"/>
                <w:color w:val="000000"/>
                <w:sz w:val="18"/>
                <w:szCs w:val="16"/>
              </w:rPr>
            </w:pPr>
            <w:del w:id="6286"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3062D3C3" w14:textId="7775639E" w:rsidR="002A5C1E" w:rsidRPr="00D30FA1" w:rsidDel="00410397" w:rsidRDefault="002A5C1E" w:rsidP="00B36295">
            <w:pPr>
              <w:rPr>
                <w:del w:id="6287" w:author="Rakesh Singhi" w:date="2015-02-07T15:12:00Z"/>
                <w:rFonts w:asciiTheme="minorHAnsi" w:hAnsiTheme="minorHAnsi" w:cstheme="minorHAnsi"/>
                <w:color w:val="000000"/>
                <w:sz w:val="18"/>
                <w:szCs w:val="16"/>
              </w:rPr>
            </w:pPr>
            <w:del w:id="6288" w:author="Rakesh Singhi" w:date="2015-02-07T15:12:00Z">
              <w:r w:rsidDel="00410397">
                <w:rPr>
                  <w:rFonts w:asciiTheme="minorHAnsi" w:hAnsiTheme="minorHAnsi" w:cstheme="minorHAnsi"/>
                  <w:color w:val="000000"/>
                  <w:sz w:val="18"/>
                  <w:szCs w:val="16"/>
                </w:rPr>
                <w:delText xml:space="preserve">Planned local sell in profit </w:delText>
              </w:r>
            </w:del>
          </w:p>
        </w:tc>
      </w:tr>
      <w:tr w:rsidR="002A5C1E" w:rsidRPr="00D30FA1" w:rsidDel="00410397" w14:paraId="4D6CBA93" w14:textId="4D13A041" w:rsidTr="00B36295">
        <w:trPr>
          <w:del w:id="6289"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794243B" w14:textId="38419DE7" w:rsidR="002A5C1E" w:rsidDel="00410397" w:rsidRDefault="002A5C1E" w:rsidP="00B36295">
            <w:pPr>
              <w:rPr>
                <w:del w:id="6290" w:author="Rakesh Singhi" w:date="2015-02-07T15:12:00Z"/>
                <w:rFonts w:asciiTheme="minorHAnsi" w:hAnsiTheme="minorHAnsi" w:cstheme="minorHAnsi"/>
                <w:color w:val="000000"/>
                <w:sz w:val="18"/>
                <w:szCs w:val="16"/>
              </w:rPr>
            </w:pPr>
            <w:del w:id="6291" w:author="Rakesh Singhi" w:date="2015-02-07T15:12:00Z">
              <w:r w:rsidDel="00410397">
                <w:rPr>
                  <w:rFonts w:asciiTheme="minorHAnsi" w:hAnsiTheme="minorHAnsi" w:cstheme="minorHAnsi"/>
                  <w:color w:val="000000"/>
                  <w:sz w:val="18"/>
                  <w:szCs w:val="16"/>
                </w:rPr>
                <w:delText>SELL_IN_PLAN_PROFIT_USD</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93EB53D" w14:textId="47EF5398" w:rsidR="002A5C1E" w:rsidRPr="00DD1485" w:rsidDel="00410397" w:rsidRDefault="002A5C1E" w:rsidP="00B36295">
            <w:pPr>
              <w:rPr>
                <w:del w:id="6292" w:author="Rakesh Singhi" w:date="2015-02-07T15:12:00Z"/>
                <w:rFonts w:asciiTheme="minorHAnsi" w:hAnsiTheme="minorHAnsi" w:cstheme="minorHAnsi"/>
                <w:color w:val="000000"/>
                <w:sz w:val="18"/>
                <w:szCs w:val="16"/>
              </w:rPr>
            </w:pPr>
            <w:del w:id="6293" w:author="Rakesh Singhi" w:date="2015-02-07T15:12:00Z">
              <w:r w:rsidDel="00410397">
                <w:rPr>
                  <w:rFonts w:asciiTheme="minorHAnsi" w:hAnsiTheme="minorHAnsi" w:cstheme="minorHAnsi"/>
                  <w:color w:val="000000"/>
                  <w:sz w:val="18"/>
                  <w:szCs w:val="16"/>
                </w:rPr>
                <w:delText>NUMBER(20,6)</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5BBBBC6" w14:textId="085C117B" w:rsidR="002A5C1E" w:rsidRPr="00D30FA1" w:rsidDel="00410397" w:rsidRDefault="002A5C1E" w:rsidP="00B36295">
            <w:pPr>
              <w:rPr>
                <w:del w:id="6294" w:author="Rakesh Singhi" w:date="2015-02-07T15:12:00Z"/>
                <w:rFonts w:asciiTheme="minorHAnsi" w:hAnsiTheme="minorHAnsi" w:cstheme="minorHAnsi"/>
                <w:color w:val="000000"/>
                <w:sz w:val="18"/>
                <w:szCs w:val="16"/>
              </w:rPr>
            </w:pPr>
            <w:del w:id="6295"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6E1F9A3B" w14:textId="4F17548E" w:rsidR="002A5C1E" w:rsidDel="00410397" w:rsidRDefault="002A5C1E" w:rsidP="00B36295">
            <w:pPr>
              <w:rPr>
                <w:del w:id="6296" w:author="Rakesh Singhi" w:date="2015-02-07T15:12:00Z"/>
                <w:rFonts w:asciiTheme="minorHAnsi" w:hAnsiTheme="minorHAnsi" w:cstheme="minorHAnsi"/>
                <w:color w:val="000000"/>
                <w:sz w:val="18"/>
                <w:szCs w:val="16"/>
              </w:rPr>
            </w:pPr>
            <w:del w:id="6297" w:author="Rakesh Singhi" w:date="2015-02-07T15:12:00Z">
              <w:r w:rsidDel="00410397">
                <w:rPr>
                  <w:rFonts w:asciiTheme="minorHAnsi" w:hAnsiTheme="minorHAnsi" w:cstheme="minorHAnsi"/>
                  <w:color w:val="000000"/>
                  <w:sz w:val="18"/>
                  <w:szCs w:val="16"/>
                </w:rPr>
                <w:delText xml:space="preserve">Planned USD sell in profit </w:delText>
              </w:r>
            </w:del>
          </w:p>
        </w:tc>
      </w:tr>
      <w:tr w:rsidR="002A5C1E" w:rsidRPr="00D30FA1" w:rsidDel="00410397" w14:paraId="13EA5B66" w14:textId="29F5223C" w:rsidTr="00B36295">
        <w:trPr>
          <w:del w:id="6298"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F3E7E08" w14:textId="421200BD" w:rsidR="002A5C1E" w:rsidRPr="00DD1485" w:rsidDel="00410397" w:rsidRDefault="002A5C1E" w:rsidP="00B36295">
            <w:pPr>
              <w:rPr>
                <w:del w:id="6299" w:author="Rakesh Singhi" w:date="2015-02-07T15:12:00Z"/>
                <w:rFonts w:asciiTheme="minorHAnsi" w:hAnsiTheme="minorHAnsi" w:cstheme="minorHAnsi"/>
                <w:color w:val="000000"/>
                <w:sz w:val="18"/>
                <w:szCs w:val="16"/>
              </w:rPr>
            </w:pPr>
            <w:del w:id="6300" w:author="Rakesh Singhi" w:date="2015-02-07T15:12:00Z">
              <w:r w:rsidDel="00410397">
                <w:rPr>
                  <w:rFonts w:asciiTheme="minorHAnsi" w:hAnsiTheme="minorHAnsi" w:cstheme="minorHAnsi"/>
                  <w:color w:val="000000"/>
                  <w:sz w:val="18"/>
                  <w:szCs w:val="16"/>
                </w:rPr>
                <w:delText>PLANNED_NO_OF_UNIT</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B75D092" w14:textId="3F8E1E5F" w:rsidR="002A5C1E" w:rsidRPr="00DD1485" w:rsidDel="00410397" w:rsidRDefault="002A5C1E" w:rsidP="00B36295">
            <w:pPr>
              <w:rPr>
                <w:del w:id="6301" w:author="Rakesh Singhi" w:date="2015-02-07T15:12:00Z"/>
                <w:rFonts w:asciiTheme="minorHAnsi" w:hAnsiTheme="minorHAnsi" w:cstheme="minorHAnsi"/>
                <w:color w:val="000000"/>
                <w:sz w:val="18"/>
                <w:szCs w:val="16"/>
              </w:rPr>
            </w:pPr>
            <w:del w:id="6302" w:author="Rakesh Singhi" w:date="2015-02-07T15:12:00Z">
              <w:r w:rsidDel="00410397">
                <w:rPr>
                  <w:rFonts w:asciiTheme="minorHAnsi" w:hAnsiTheme="minorHAnsi" w:cstheme="minorHAnsi"/>
                  <w:color w:val="000000"/>
                  <w:sz w:val="18"/>
                  <w:szCs w:val="16"/>
                </w:rPr>
                <w:delText>NUMBER(20)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1CF5ECE" w14:textId="4A53D836" w:rsidR="002A5C1E" w:rsidRPr="00D30FA1" w:rsidDel="00410397" w:rsidRDefault="002A5C1E" w:rsidP="00B36295">
            <w:pPr>
              <w:rPr>
                <w:del w:id="6303" w:author="Rakesh Singhi" w:date="2015-02-07T15:12:00Z"/>
                <w:rFonts w:asciiTheme="minorHAnsi" w:hAnsiTheme="minorHAnsi" w:cstheme="minorHAnsi"/>
                <w:color w:val="000000"/>
                <w:sz w:val="18"/>
                <w:szCs w:val="16"/>
              </w:rPr>
            </w:pPr>
            <w:del w:id="6304"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3B750916" w14:textId="7AEE7B17" w:rsidR="002A5C1E" w:rsidRPr="00D30FA1" w:rsidDel="00410397" w:rsidRDefault="002A5C1E" w:rsidP="00B36295">
            <w:pPr>
              <w:rPr>
                <w:del w:id="6305" w:author="Rakesh Singhi" w:date="2015-02-07T15:12:00Z"/>
                <w:rFonts w:asciiTheme="minorHAnsi" w:hAnsiTheme="minorHAnsi" w:cstheme="minorHAnsi"/>
                <w:color w:val="000000"/>
                <w:sz w:val="18"/>
                <w:szCs w:val="16"/>
              </w:rPr>
            </w:pPr>
            <w:del w:id="6306" w:author="Rakesh Singhi" w:date="2015-02-07T15:12:00Z">
              <w:r w:rsidDel="00410397">
                <w:rPr>
                  <w:rFonts w:asciiTheme="minorHAnsi" w:hAnsiTheme="minorHAnsi" w:cstheme="minorHAnsi"/>
                  <w:color w:val="000000"/>
                  <w:sz w:val="18"/>
                  <w:szCs w:val="16"/>
                </w:rPr>
                <w:delText>Quantity to be sold</w:delText>
              </w:r>
            </w:del>
          </w:p>
        </w:tc>
      </w:tr>
      <w:tr w:rsidR="002A5C1E" w:rsidRPr="00D30FA1" w:rsidDel="00410397" w14:paraId="63517178" w14:textId="0CE90479" w:rsidTr="006740BA">
        <w:trPr>
          <w:del w:id="6307" w:author="Rakesh Singhi" w:date="2015-02-07T15:12:00Z"/>
        </w:trPr>
        <w:tc>
          <w:tcPr>
            <w:tcW w:w="2700" w:type="dxa"/>
            <w:tcBorders>
              <w:top w:val="single" w:sz="4" w:space="0" w:color="auto"/>
              <w:left w:val="single" w:sz="4" w:space="0" w:color="auto"/>
              <w:bottom w:val="single" w:sz="4" w:space="0" w:color="auto"/>
              <w:right w:val="single" w:sz="4" w:space="0" w:color="auto"/>
            </w:tcBorders>
            <w:vAlign w:val="center"/>
          </w:tcPr>
          <w:p w14:paraId="20C119B2" w14:textId="763D322A" w:rsidR="002A5C1E" w:rsidRPr="00D30FA1" w:rsidDel="00410397" w:rsidRDefault="002A5C1E" w:rsidP="00B36295">
            <w:pPr>
              <w:rPr>
                <w:del w:id="6308" w:author="Rakesh Singhi" w:date="2015-02-07T15:12:00Z"/>
                <w:rFonts w:asciiTheme="minorHAnsi" w:hAnsiTheme="minorHAnsi" w:cstheme="minorHAnsi"/>
                <w:color w:val="000000"/>
                <w:sz w:val="18"/>
                <w:szCs w:val="16"/>
              </w:rPr>
            </w:pPr>
            <w:del w:id="6309" w:author="Rakesh Singhi" w:date="2015-02-07T15:12:00Z">
              <w:r w:rsidDel="00410397">
                <w:rPr>
                  <w:rFonts w:asciiTheme="minorHAnsi" w:hAnsiTheme="minorHAnsi" w:cstheme="minorHAnsi"/>
                  <w:color w:val="000000"/>
                  <w:sz w:val="18"/>
                  <w:szCs w:val="16"/>
                </w:rPr>
                <w:delText>LAST_UPDATE_DATE</w:delText>
              </w:r>
            </w:del>
          </w:p>
        </w:tc>
        <w:tc>
          <w:tcPr>
            <w:tcW w:w="2250" w:type="dxa"/>
            <w:tcBorders>
              <w:top w:val="single" w:sz="4" w:space="0" w:color="auto"/>
              <w:left w:val="single" w:sz="4" w:space="0" w:color="auto"/>
              <w:bottom w:val="single" w:sz="4" w:space="0" w:color="auto"/>
              <w:right w:val="single" w:sz="4" w:space="0" w:color="auto"/>
            </w:tcBorders>
            <w:vAlign w:val="center"/>
          </w:tcPr>
          <w:p w14:paraId="2B0379A3" w14:textId="1EFCCFD8" w:rsidR="002A5C1E" w:rsidRPr="00D30FA1" w:rsidDel="00410397" w:rsidRDefault="002A5C1E" w:rsidP="00B36295">
            <w:pPr>
              <w:rPr>
                <w:del w:id="6310" w:author="Rakesh Singhi" w:date="2015-02-07T15:12:00Z"/>
                <w:rFonts w:asciiTheme="minorHAnsi" w:hAnsiTheme="minorHAnsi" w:cstheme="minorHAnsi"/>
                <w:color w:val="000000"/>
                <w:sz w:val="18"/>
                <w:szCs w:val="16"/>
              </w:rPr>
            </w:pPr>
            <w:del w:id="6311" w:author="Rakesh Singhi" w:date="2015-02-07T15:12:00Z">
              <w:r w:rsidDel="00410397">
                <w:rPr>
                  <w:rFonts w:asciiTheme="minorHAnsi" w:hAnsiTheme="minorHAnsi" w:cstheme="minorHAnsi"/>
                  <w:color w:val="000000"/>
                  <w:sz w:val="18"/>
                  <w:szCs w:val="16"/>
                </w:rPr>
                <w:delText>DATE</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F5E2FFE" w14:textId="42D3ACB3" w:rsidR="002A5C1E" w:rsidRPr="00D30FA1" w:rsidDel="00410397" w:rsidRDefault="002A5C1E" w:rsidP="00B36295">
            <w:pPr>
              <w:rPr>
                <w:del w:id="6312" w:author="Rakesh Singhi" w:date="2015-02-07T15:12:00Z"/>
                <w:rFonts w:asciiTheme="minorHAnsi" w:hAnsiTheme="minorHAnsi" w:cstheme="minorHAnsi"/>
                <w:color w:val="000000"/>
                <w:sz w:val="18"/>
                <w:szCs w:val="16"/>
              </w:rPr>
            </w:pPr>
            <w:del w:id="6313" w:author="Rakesh Singhi" w:date="2015-02-07T15:12:00Z">
              <w:r w:rsidDel="00410397">
                <w:rPr>
                  <w:rFonts w:ascii="Arial" w:hAnsi="Arial" w:cs="Arial"/>
                </w:rPr>
                <w:fldChar w:fldCharType="begin">
                  <w:ffData>
                    <w:name w:val=""/>
                    <w:enabled/>
                    <w:calcOnExit w:val="0"/>
                    <w:checkBox>
                      <w:size w:val="18"/>
                      <w:default w:val="1"/>
                    </w:checkBox>
                  </w:ffData>
                </w:fldChar>
              </w:r>
              <w:r w:rsidDel="00410397">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410397">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1B63EB95" w14:textId="70D74117" w:rsidR="002A5C1E" w:rsidRPr="00D30FA1" w:rsidDel="00410397" w:rsidRDefault="002A5C1E" w:rsidP="00B36295">
            <w:pPr>
              <w:rPr>
                <w:del w:id="6314" w:author="Rakesh Singhi" w:date="2015-02-07T15:12:00Z"/>
                <w:rFonts w:asciiTheme="minorHAnsi" w:hAnsiTheme="minorHAnsi" w:cstheme="minorHAnsi"/>
                <w:color w:val="000000"/>
                <w:sz w:val="18"/>
                <w:szCs w:val="16"/>
              </w:rPr>
            </w:pPr>
            <w:del w:id="6315" w:author="Rakesh Singhi" w:date="2015-02-07T15:12:00Z">
              <w:r w:rsidDel="00410397">
                <w:rPr>
                  <w:rFonts w:asciiTheme="minorHAnsi" w:hAnsiTheme="minorHAnsi" w:cstheme="minorHAnsi"/>
                  <w:color w:val="000000"/>
                  <w:sz w:val="18"/>
                  <w:szCs w:val="16"/>
                </w:rPr>
                <w:delText>Last updated date</w:delText>
              </w:r>
            </w:del>
          </w:p>
        </w:tc>
      </w:tr>
    </w:tbl>
    <w:p w14:paraId="467AE73A" w14:textId="625D45D6" w:rsidR="002A5C1E" w:rsidDel="00410397" w:rsidRDefault="002A5C1E" w:rsidP="002A5C1E">
      <w:pPr>
        <w:keepNext/>
        <w:widowControl/>
        <w:spacing w:line="240" w:lineRule="auto"/>
        <w:ind w:left="720" w:right="21"/>
        <w:jc w:val="both"/>
        <w:outlineLvl w:val="1"/>
        <w:rPr>
          <w:del w:id="6316" w:author="Rakesh Singhi" w:date="2015-02-07T15:12:00Z"/>
          <w:rFonts w:asciiTheme="minorHAnsi" w:hAnsiTheme="minorHAnsi" w:cstheme="minorHAnsi"/>
          <w:b/>
          <w:i/>
          <w:sz w:val="24"/>
          <w:szCs w:val="24"/>
          <w:lang w:val="en-GB"/>
        </w:rPr>
      </w:pPr>
    </w:p>
    <w:p w14:paraId="14600646" w14:textId="77777777" w:rsidR="00311050" w:rsidRDefault="00311050" w:rsidP="000F1877">
      <w:pPr>
        <w:spacing w:after="120"/>
        <w:rPr>
          <w:ins w:id="6317" w:author="Rakesh Singhi" w:date="2015-02-07T15:12:00Z"/>
          <w:rFonts w:asciiTheme="minorHAnsi" w:hAnsiTheme="minorHAnsi" w:cstheme="minorHAnsi"/>
          <w:u w:val="single"/>
        </w:rPr>
      </w:pPr>
    </w:p>
    <w:p w14:paraId="2F4CFF34" w14:textId="77777777" w:rsidR="00410397" w:rsidRDefault="00410397" w:rsidP="000F1877">
      <w:pPr>
        <w:spacing w:after="120"/>
        <w:rPr>
          <w:ins w:id="6318" w:author="Rakesh Singhi" w:date="2015-02-07T15:12:00Z"/>
          <w:rFonts w:asciiTheme="minorHAnsi" w:hAnsiTheme="minorHAnsi" w:cstheme="minorHAnsi"/>
          <w:u w:val="single"/>
        </w:rPr>
      </w:pPr>
    </w:p>
    <w:p w14:paraId="2C562350" w14:textId="77777777" w:rsidR="00410397" w:rsidRDefault="00410397" w:rsidP="000F1877">
      <w:pPr>
        <w:spacing w:after="120"/>
        <w:rPr>
          <w:ins w:id="6319" w:author="Rakesh Singhi" w:date="2015-02-07T15:12:00Z"/>
          <w:rFonts w:asciiTheme="minorHAnsi" w:hAnsiTheme="minorHAnsi" w:cstheme="minorHAnsi"/>
          <w:u w:val="single"/>
        </w:rPr>
      </w:pPr>
    </w:p>
    <w:p w14:paraId="3F8C5909" w14:textId="77777777" w:rsidR="00410397" w:rsidRDefault="00410397" w:rsidP="000F1877">
      <w:pPr>
        <w:spacing w:after="120"/>
        <w:rPr>
          <w:ins w:id="6320" w:author="Rakesh Singhi" w:date="2015-02-07T15:12:00Z"/>
          <w:rFonts w:asciiTheme="minorHAnsi" w:hAnsiTheme="minorHAnsi" w:cstheme="minorHAnsi"/>
          <w:u w:val="single"/>
        </w:rPr>
      </w:pPr>
    </w:p>
    <w:p w14:paraId="0640899C" w14:textId="77777777" w:rsidR="00410397" w:rsidRDefault="00410397" w:rsidP="000F1877">
      <w:pPr>
        <w:spacing w:after="120"/>
        <w:rPr>
          <w:ins w:id="6321" w:author="Rakesh Singhi" w:date="2015-02-07T15:12:00Z"/>
          <w:rFonts w:asciiTheme="minorHAnsi" w:hAnsiTheme="minorHAnsi" w:cstheme="minorHAnsi"/>
          <w:u w:val="single"/>
        </w:rPr>
      </w:pPr>
    </w:p>
    <w:p w14:paraId="74EBE941" w14:textId="77777777" w:rsidR="00410397" w:rsidRDefault="00410397" w:rsidP="000F1877">
      <w:pPr>
        <w:spacing w:after="120"/>
        <w:rPr>
          <w:ins w:id="6322" w:author="Rakesh Singhi" w:date="2015-02-07T15:12:00Z"/>
          <w:rFonts w:asciiTheme="minorHAnsi" w:hAnsiTheme="minorHAnsi" w:cstheme="minorHAnsi"/>
          <w:u w:val="single"/>
        </w:rPr>
      </w:pPr>
    </w:p>
    <w:p w14:paraId="19605CAD" w14:textId="77777777" w:rsidR="00410397" w:rsidRDefault="00410397" w:rsidP="000F1877">
      <w:pPr>
        <w:spacing w:after="120"/>
        <w:rPr>
          <w:ins w:id="6323" w:author="Rakesh Singhi" w:date="2015-02-07T15:12:00Z"/>
          <w:rFonts w:asciiTheme="minorHAnsi" w:hAnsiTheme="minorHAnsi" w:cstheme="minorHAnsi"/>
          <w:u w:val="single"/>
        </w:rPr>
      </w:pPr>
    </w:p>
    <w:p w14:paraId="20D00848" w14:textId="77777777" w:rsidR="00410397" w:rsidRDefault="00410397" w:rsidP="000F1877">
      <w:pPr>
        <w:spacing w:after="120"/>
        <w:rPr>
          <w:ins w:id="6324" w:author="Rakesh Singhi" w:date="2015-02-07T15:12:00Z"/>
          <w:rFonts w:asciiTheme="minorHAnsi" w:hAnsiTheme="minorHAnsi" w:cstheme="minorHAnsi"/>
          <w:u w:val="single"/>
        </w:rPr>
      </w:pPr>
    </w:p>
    <w:p w14:paraId="34DC34E6" w14:textId="77777777" w:rsidR="00410397" w:rsidRDefault="00410397" w:rsidP="000F1877">
      <w:pPr>
        <w:spacing w:after="120"/>
        <w:rPr>
          <w:ins w:id="6325" w:author="Rakesh Singhi" w:date="2015-02-07T15:12:00Z"/>
          <w:rFonts w:asciiTheme="minorHAnsi" w:hAnsiTheme="minorHAnsi" w:cstheme="minorHAnsi"/>
          <w:u w:val="single"/>
        </w:rPr>
      </w:pPr>
    </w:p>
    <w:p w14:paraId="7EE62402" w14:textId="77777777" w:rsidR="00410397" w:rsidRDefault="00410397" w:rsidP="000F1877">
      <w:pPr>
        <w:spacing w:after="120"/>
        <w:rPr>
          <w:ins w:id="6326" w:author="Rakesh Singhi" w:date="2015-02-07T15:14:00Z"/>
          <w:rFonts w:asciiTheme="minorHAnsi" w:hAnsiTheme="minorHAnsi" w:cstheme="minorHAnsi"/>
          <w:u w:val="single"/>
        </w:rPr>
      </w:pPr>
    </w:p>
    <w:p w14:paraId="075B018A" w14:textId="77777777" w:rsidR="00410397" w:rsidRDefault="00410397" w:rsidP="000F1877">
      <w:pPr>
        <w:spacing w:after="120"/>
        <w:rPr>
          <w:ins w:id="6327" w:author="Rakesh Singhi" w:date="2015-02-07T15:14:00Z"/>
          <w:rFonts w:asciiTheme="minorHAnsi" w:hAnsiTheme="minorHAnsi" w:cstheme="minorHAnsi"/>
          <w:u w:val="single"/>
        </w:rPr>
      </w:pPr>
    </w:p>
    <w:p w14:paraId="1419D435" w14:textId="77777777" w:rsidR="00410397" w:rsidRDefault="00410397" w:rsidP="00410397">
      <w:pPr>
        <w:spacing w:after="120"/>
        <w:rPr>
          <w:ins w:id="6328" w:author="Rakesh Singhi" w:date="2015-02-07T15:14:00Z"/>
          <w:rFonts w:asciiTheme="minorHAnsi" w:hAnsiTheme="minorHAnsi" w:cstheme="minorHAnsi"/>
          <w:u w:val="single"/>
        </w:rPr>
      </w:pPr>
      <w:ins w:id="6329" w:author="Rakesh Singhi" w:date="2015-02-07T15:14:00Z">
        <w:r w:rsidRPr="00A171B4">
          <w:rPr>
            <w:rFonts w:asciiTheme="minorHAnsi" w:hAnsiTheme="minorHAnsi" w:cstheme="minorHAnsi"/>
            <w:u w:val="single"/>
          </w:rPr>
          <w:t>Source Mapping</w:t>
        </w:r>
      </w:ins>
    </w:p>
    <w:tbl>
      <w:tblPr>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0"/>
        <w:gridCol w:w="1710"/>
        <w:gridCol w:w="2160"/>
        <w:gridCol w:w="2520"/>
        <w:gridCol w:w="1710"/>
        <w:tblGridChange w:id="6330">
          <w:tblGrid>
            <w:gridCol w:w="2430"/>
            <w:gridCol w:w="360"/>
            <w:gridCol w:w="450"/>
            <w:gridCol w:w="900"/>
            <w:gridCol w:w="360"/>
            <w:gridCol w:w="90"/>
            <w:gridCol w:w="1440"/>
            <w:gridCol w:w="66"/>
            <w:gridCol w:w="204"/>
            <w:gridCol w:w="1245"/>
            <w:gridCol w:w="1275"/>
            <w:gridCol w:w="558"/>
            <w:gridCol w:w="1152"/>
          </w:tblGrid>
        </w:tblGridChange>
      </w:tblGrid>
      <w:tr w:rsidR="00410397" w:rsidRPr="00D30FA1" w14:paraId="3C865B40" w14:textId="77777777" w:rsidTr="00D4711D">
        <w:trPr>
          <w:ins w:id="6331" w:author="Rakesh Singhi" w:date="2015-02-07T15:14:00Z"/>
        </w:trPr>
        <w:tc>
          <w:tcPr>
            <w:tcW w:w="2430" w:type="dxa"/>
            <w:tcBorders>
              <w:top w:val="single" w:sz="4" w:space="0" w:color="auto"/>
              <w:left w:val="single" w:sz="4" w:space="0" w:color="auto"/>
              <w:bottom w:val="single" w:sz="4" w:space="0" w:color="auto"/>
              <w:right w:val="single" w:sz="4" w:space="0" w:color="auto"/>
            </w:tcBorders>
            <w:shd w:val="clear" w:color="auto" w:fill="F4B8AE"/>
          </w:tcPr>
          <w:p w14:paraId="3DEEA7D5" w14:textId="4FCD1B0F" w:rsidR="00410397" w:rsidRPr="00B234C2" w:rsidRDefault="00410397" w:rsidP="00410397">
            <w:pPr>
              <w:rPr>
                <w:ins w:id="6332" w:author="Rakesh Singhi" w:date="2015-02-07T15:14:00Z"/>
                <w:rFonts w:asciiTheme="minorHAnsi" w:hAnsiTheme="minorHAnsi" w:cstheme="minorHAnsi"/>
                <w:color w:val="000000"/>
                <w:sz w:val="18"/>
                <w:szCs w:val="16"/>
              </w:rPr>
            </w:pPr>
            <w:ins w:id="6333" w:author="Rakesh Singhi" w:date="2015-02-07T15:14:00Z">
              <w:r>
                <w:rPr>
                  <w:rFonts w:asciiTheme="minorHAnsi" w:hAnsiTheme="minorHAnsi" w:cstheme="minorHAnsi"/>
                  <w:color w:val="000000"/>
                  <w:sz w:val="18"/>
                  <w:szCs w:val="16"/>
                </w:rPr>
                <w:t>DMO_PARTNE</w:t>
              </w:r>
            </w:ins>
            <w:ins w:id="6334" w:author="Sowndarya S (WT01 - Manufacturing &amp; Hi Tech)" w:date="2015-03-23T15:33:00Z">
              <w:r w:rsidR="00366C3D">
                <w:rPr>
                  <w:rFonts w:asciiTheme="minorHAnsi" w:hAnsiTheme="minorHAnsi" w:cstheme="minorHAnsi"/>
                  <w:color w:val="000000"/>
                  <w:sz w:val="18"/>
                  <w:szCs w:val="16"/>
                </w:rPr>
                <w:t>R_MKT</w:t>
              </w:r>
            </w:ins>
            <w:ins w:id="6335" w:author="Rakesh Singhi" w:date="2015-02-07T15:14:00Z">
              <w:del w:id="6336" w:author="Sowndarya S (WT01 - Manufacturing &amp; Hi Tech)" w:date="2015-03-23T15:33:00Z">
                <w:r w:rsidDel="00366C3D">
                  <w:rPr>
                    <w:rFonts w:asciiTheme="minorHAnsi" w:hAnsiTheme="minorHAnsi" w:cstheme="minorHAnsi"/>
                    <w:color w:val="000000"/>
                    <w:sz w:val="18"/>
                    <w:szCs w:val="16"/>
                  </w:rPr>
                  <w:delText>RMARKET</w:delText>
                </w:r>
              </w:del>
              <w:r>
                <w:rPr>
                  <w:rFonts w:asciiTheme="minorHAnsi" w:hAnsiTheme="minorHAnsi" w:cstheme="minorHAnsi"/>
                  <w:color w:val="000000"/>
                  <w:sz w:val="18"/>
                  <w:szCs w:val="16"/>
                </w:rPr>
                <w:t>_SEG</w:t>
              </w:r>
              <w:del w:id="6337" w:author="Sowndarya S (WT01 - Manufacturing &amp; Hi Tech)" w:date="2015-03-23T15:33:00Z">
                <w:r w:rsidDel="00366C3D">
                  <w:rPr>
                    <w:rFonts w:asciiTheme="minorHAnsi" w:hAnsiTheme="minorHAnsi" w:cstheme="minorHAnsi"/>
                    <w:color w:val="000000"/>
                    <w:sz w:val="18"/>
                    <w:szCs w:val="16"/>
                  </w:rPr>
                  <w:delText>MENT</w:delText>
                </w:r>
              </w:del>
              <w:r>
                <w:rPr>
                  <w:rFonts w:asciiTheme="minorHAnsi" w:hAnsiTheme="minorHAnsi" w:cstheme="minorHAnsi"/>
                  <w:color w:val="000000"/>
                  <w:sz w:val="18"/>
                  <w:szCs w:val="16"/>
                </w:rPr>
                <w:t>_MIR</w:t>
              </w:r>
            </w:ins>
          </w:p>
        </w:tc>
        <w:tc>
          <w:tcPr>
            <w:tcW w:w="1710" w:type="dxa"/>
            <w:tcBorders>
              <w:top w:val="single" w:sz="4" w:space="0" w:color="auto"/>
              <w:left w:val="single" w:sz="4" w:space="0" w:color="auto"/>
              <w:bottom w:val="single" w:sz="4" w:space="0" w:color="auto"/>
              <w:right w:val="single" w:sz="4" w:space="0" w:color="auto"/>
            </w:tcBorders>
            <w:shd w:val="clear" w:color="auto" w:fill="F4B8AE"/>
          </w:tcPr>
          <w:p w14:paraId="07A96129" w14:textId="77777777" w:rsidR="00410397" w:rsidRPr="00B234C2" w:rsidRDefault="00410397" w:rsidP="00410397">
            <w:pPr>
              <w:rPr>
                <w:ins w:id="6338" w:author="Rakesh Singhi" w:date="2015-02-07T15:14:00Z"/>
                <w:rFonts w:asciiTheme="minorHAnsi" w:hAnsiTheme="minorHAnsi" w:cstheme="minorHAnsi"/>
                <w:color w:val="000000"/>
                <w:sz w:val="18"/>
                <w:szCs w:val="16"/>
              </w:rPr>
            </w:pPr>
            <w:ins w:id="6339" w:author="Rakesh Singhi" w:date="2015-02-07T15:14:00Z">
              <w:r w:rsidRPr="00B234C2">
                <w:rPr>
                  <w:rFonts w:asciiTheme="minorHAnsi" w:hAnsiTheme="minorHAnsi" w:cstheme="minorHAnsi"/>
                  <w:color w:val="000000"/>
                  <w:sz w:val="18"/>
                  <w:szCs w:val="16"/>
                </w:rPr>
                <w:t>Source Table</w:t>
              </w:r>
            </w:ins>
          </w:p>
        </w:tc>
        <w:tc>
          <w:tcPr>
            <w:tcW w:w="2160" w:type="dxa"/>
            <w:tcBorders>
              <w:top w:val="single" w:sz="4" w:space="0" w:color="auto"/>
              <w:left w:val="single" w:sz="4" w:space="0" w:color="auto"/>
              <w:bottom w:val="single" w:sz="4" w:space="0" w:color="auto"/>
              <w:right w:val="single" w:sz="4" w:space="0" w:color="auto"/>
            </w:tcBorders>
            <w:shd w:val="clear" w:color="auto" w:fill="F4B8AE"/>
          </w:tcPr>
          <w:p w14:paraId="08012004" w14:textId="77777777" w:rsidR="00410397" w:rsidRPr="00B234C2" w:rsidRDefault="00410397" w:rsidP="00410397">
            <w:pPr>
              <w:rPr>
                <w:ins w:id="6340" w:author="Rakesh Singhi" w:date="2015-02-07T15:14:00Z"/>
                <w:rFonts w:asciiTheme="minorHAnsi" w:hAnsiTheme="minorHAnsi" w:cstheme="minorHAnsi"/>
                <w:color w:val="000000"/>
                <w:sz w:val="18"/>
                <w:szCs w:val="16"/>
              </w:rPr>
            </w:pPr>
            <w:ins w:id="6341" w:author="Rakesh Singhi" w:date="2015-02-07T15:14:00Z">
              <w:r w:rsidRPr="00B234C2">
                <w:rPr>
                  <w:rFonts w:asciiTheme="minorHAnsi" w:hAnsiTheme="minorHAnsi" w:cstheme="minorHAnsi"/>
                  <w:color w:val="000000"/>
                  <w:sz w:val="18"/>
                  <w:szCs w:val="16"/>
                </w:rPr>
                <w:t>Source Column Name</w:t>
              </w:r>
            </w:ins>
          </w:p>
        </w:tc>
        <w:tc>
          <w:tcPr>
            <w:tcW w:w="2520" w:type="dxa"/>
            <w:tcBorders>
              <w:top w:val="single" w:sz="4" w:space="0" w:color="auto"/>
              <w:left w:val="single" w:sz="4" w:space="0" w:color="auto"/>
              <w:bottom w:val="single" w:sz="4" w:space="0" w:color="auto"/>
              <w:right w:val="single" w:sz="4" w:space="0" w:color="auto"/>
            </w:tcBorders>
            <w:shd w:val="clear" w:color="auto" w:fill="F4B8AE"/>
          </w:tcPr>
          <w:p w14:paraId="2E35DCD2" w14:textId="77777777" w:rsidR="00410397" w:rsidRPr="001C275C" w:rsidRDefault="00410397" w:rsidP="00410397">
            <w:pPr>
              <w:rPr>
                <w:ins w:id="6342" w:author="Rakesh Singhi" w:date="2015-02-07T15:14:00Z"/>
                <w:rFonts w:asciiTheme="minorHAnsi" w:hAnsiTheme="minorHAnsi" w:cstheme="minorHAnsi"/>
                <w:color w:val="000000"/>
                <w:sz w:val="18"/>
                <w:szCs w:val="16"/>
              </w:rPr>
            </w:pPr>
            <w:ins w:id="6343" w:author="Rakesh Singhi" w:date="2015-02-07T15:14:00Z">
              <w:r w:rsidRPr="001C275C">
                <w:rPr>
                  <w:rFonts w:asciiTheme="minorHAnsi" w:hAnsiTheme="minorHAnsi" w:cstheme="minorHAnsi"/>
                  <w:color w:val="000000"/>
                  <w:sz w:val="18"/>
                  <w:szCs w:val="16"/>
                </w:rPr>
                <w:t>View Name</w:t>
              </w:r>
            </w:ins>
          </w:p>
        </w:tc>
        <w:tc>
          <w:tcPr>
            <w:tcW w:w="1710" w:type="dxa"/>
            <w:tcBorders>
              <w:top w:val="single" w:sz="4" w:space="0" w:color="auto"/>
              <w:left w:val="single" w:sz="4" w:space="0" w:color="auto"/>
              <w:bottom w:val="single" w:sz="4" w:space="0" w:color="auto"/>
              <w:right w:val="single" w:sz="4" w:space="0" w:color="auto"/>
            </w:tcBorders>
            <w:shd w:val="clear" w:color="auto" w:fill="F4B8AE"/>
          </w:tcPr>
          <w:p w14:paraId="636533F0" w14:textId="77777777" w:rsidR="00410397" w:rsidRPr="001C275C" w:rsidRDefault="00410397" w:rsidP="00410397">
            <w:pPr>
              <w:rPr>
                <w:ins w:id="6344" w:author="Rakesh Singhi" w:date="2015-02-07T15:14:00Z"/>
                <w:rFonts w:asciiTheme="minorHAnsi" w:hAnsiTheme="minorHAnsi" w:cstheme="minorHAnsi"/>
                <w:color w:val="000000"/>
                <w:sz w:val="18"/>
                <w:szCs w:val="16"/>
              </w:rPr>
            </w:pPr>
            <w:ins w:id="6345" w:author="Rakesh Singhi" w:date="2015-02-07T15:14:00Z">
              <w:r w:rsidRPr="001C275C">
                <w:rPr>
                  <w:rFonts w:asciiTheme="minorHAnsi" w:hAnsiTheme="minorHAnsi" w:cstheme="minorHAnsi"/>
                  <w:color w:val="000000"/>
                  <w:sz w:val="18"/>
                  <w:szCs w:val="16"/>
                </w:rPr>
                <w:t>View Column Name</w:t>
              </w:r>
            </w:ins>
          </w:p>
        </w:tc>
      </w:tr>
      <w:tr w:rsidR="00337D70" w:rsidRPr="00D30FA1" w14:paraId="38969792" w14:textId="77777777" w:rsidTr="00D4711D">
        <w:trPr>
          <w:ins w:id="6346" w:author="Rakesh Singhi" w:date="2015-02-07T15:14:00Z"/>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096770A8" w14:textId="001216CC" w:rsidR="00337D70" w:rsidRPr="00DD1485" w:rsidRDefault="00337D70" w:rsidP="00410397">
            <w:pPr>
              <w:rPr>
                <w:ins w:id="6347" w:author="Rakesh Singhi" w:date="2015-02-07T15:14:00Z"/>
                <w:rFonts w:asciiTheme="minorHAnsi" w:hAnsiTheme="minorHAnsi" w:cstheme="minorHAnsi"/>
                <w:color w:val="000000"/>
                <w:sz w:val="18"/>
                <w:szCs w:val="16"/>
              </w:rPr>
            </w:pPr>
            <w:ins w:id="6348" w:author="Rakesh Singhi" w:date="2015-02-07T15:15:00Z">
              <w:r w:rsidRPr="001E1B73">
                <w:rPr>
                  <w:rFonts w:asciiTheme="minorHAnsi" w:hAnsiTheme="minorHAnsi" w:cstheme="minorHAnsi"/>
                  <w:color w:val="000000"/>
                  <w:sz w:val="18"/>
                  <w:szCs w:val="16"/>
                </w:rPr>
                <w:t>PARTNER_ID</w:t>
              </w:r>
            </w:ins>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60599EAB" w14:textId="03A8DAEC" w:rsidR="00337D70" w:rsidRPr="00B234C2" w:rsidRDefault="00337D70" w:rsidP="00410397">
            <w:pPr>
              <w:rPr>
                <w:ins w:id="6349" w:author="Rakesh Singhi" w:date="2015-02-07T15:14:00Z"/>
                <w:rFonts w:asciiTheme="minorHAnsi" w:hAnsiTheme="minorHAnsi" w:cstheme="minorHAnsi"/>
                <w:color w:val="000000"/>
                <w:sz w:val="18"/>
                <w:szCs w:val="16"/>
              </w:rPr>
            </w:pPr>
            <w:ins w:id="6350" w:author="Rakesh Singhi" w:date="2015-02-07T15:20:00Z">
              <w:r w:rsidRPr="00410397">
                <w:rPr>
                  <w:rFonts w:asciiTheme="minorHAnsi" w:hAnsiTheme="minorHAnsi" w:cstheme="minorHAnsi"/>
                  <w:color w:val="000000"/>
                  <w:sz w:val="18"/>
                  <w:szCs w:val="16"/>
                </w:rPr>
                <w:t>Partner</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928E474" w14:textId="03D29804" w:rsidR="00337D70" w:rsidRPr="00B234C2" w:rsidRDefault="00337D70" w:rsidP="00410397">
            <w:pPr>
              <w:rPr>
                <w:ins w:id="6351" w:author="Rakesh Singhi" w:date="2015-02-07T15:14:00Z"/>
                <w:rFonts w:asciiTheme="minorHAnsi" w:hAnsiTheme="minorHAnsi" w:cstheme="minorHAnsi"/>
                <w:color w:val="000000"/>
                <w:sz w:val="18"/>
                <w:szCs w:val="16"/>
              </w:rPr>
            </w:pPr>
            <w:ins w:id="6352" w:author="Rakesh Singhi" w:date="2015-02-07T15:20:00Z">
              <w:r w:rsidRPr="00410397">
                <w:rPr>
                  <w:rFonts w:asciiTheme="minorHAnsi" w:hAnsiTheme="minorHAnsi" w:cstheme="minorHAnsi"/>
                  <w:color w:val="000000"/>
                  <w:sz w:val="18"/>
                  <w:szCs w:val="16"/>
                </w:rPr>
                <w:t>PartnerId</w:t>
              </w:r>
            </w:ins>
          </w:p>
        </w:tc>
        <w:tc>
          <w:tcPr>
            <w:tcW w:w="2520" w:type="dxa"/>
            <w:tcBorders>
              <w:top w:val="single" w:sz="4" w:space="0" w:color="auto"/>
              <w:left w:val="single" w:sz="4" w:space="0" w:color="auto"/>
              <w:bottom w:val="single" w:sz="4" w:space="0" w:color="auto"/>
              <w:right w:val="single" w:sz="4" w:space="0" w:color="auto"/>
            </w:tcBorders>
          </w:tcPr>
          <w:p w14:paraId="60D12A47" w14:textId="3085B686" w:rsidR="00337D70" w:rsidRPr="001C275C" w:rsidRDefault="00337D70" w:rsidP="00410397">
            <w:pPr>
              <w:rPr>
                <w:ins w:id="6353" w:author="Rakesh Singhi" w:date="2015-02-07T15:14:00Z"/>
                <w:rFonts w:asciiTheme="minorHAnsi" w:hAnsiTheme="minorHAnsi" w:cstheme="minorHAnsi"/>
                <w:color w:val="000000"/>
                <w:sz w:val="18"/>
                <w:szCs w:val="16"/>
              </w:rPr>
            </w:pPr>
            <w:ins w:id="6354" w:author="Rakesh Singhi" w:date="2015-02-07T15:21:00Z">
              <w:r w:rsidRPr="00337D70">
                <w:rPr>
                  <w:rFonts w:asciiTheme="minorHAnsi" w:hAnsiTheme="minorHAnsi" w:cstheme="minorHAnsi"/>
                  <w:color w:val="000000"/>
                  <w:sz w:val="18"/>
                  <w:szCs w:val="16"/>
                </w:rPr>
                <w:t>VEBIP_PartnerMarketSegment</w:t>
              </w:r>
            </w:ins>
          </w:p>
        </w:tc>
        <w:tc>
          <w:tcPr>
            <w:tcW w:w="1710" w:type="dxa"/>
            <w:tcBorders>
              <w:top w:val="single" w:sz="4" w:space="0" w:color="auto"/>
              <w:left w:val="single" w:sz="4" w:space="0" w:color="auto"/>
              <w:bottom w:val="single" w:sz="4" w:space="0" w:color="auto"/>
              <w:right w:val="single" w:sz="4" w:space="0" w:color="auto"/>
            </w:tcBorders>
          </w:tcPr>
          <w:p w14:paraId="534FD476" w14:textId="020C1829" w:rsidR="00337D70" w:rsidRPr="001C275C" w:rsidRDefault="00337D70" w:rsidP="00410397">
            <w:pPr>
              <w:rPr>
                <w:ins w:id="6355" w:author="Rakesh Singhi" w:date="2015-02-07T15:14:00Z"/>
                <w:rFonts w:asciiTheme="minorHAnsi" w:hAnsiTheme="minorHAnsi" w:cstheme="minorHAnsi"/>
                <w:color w:val="000000"/>
                <w:sz w:val="18"/>
                <w:szCs w:val="16"/>
              </w:rPr>
            </w:pPr>
            <w:ins w:id="6356" w:author="Rakesh Singhi" w:date="2015-02-07T15:22:00Z">
              <w:r w:rsidRPr="00337D70">
                <w:rPr>
                  <w:rFonts w:asciiTheme="minorHAnsi" w:hAnsiTheme="minorHAnsi" w:cstheme="minorHAnsi"/>
                  <w:color w:val="000000"/>
                  <w:sz w:val="18"/>
                  <w:szCs w:val="16"/>
                </w:rPr>
                <w:t>PartnerId</w:t>
              </w:r>
            </w:ins>
          </w:p>
        </w:tc>
      </w:tr>
      <w:tr w:rsidR="00337D70" w:rsidRPr="00D30FA1" w14:paraId="11A3AC52" w14:textId="77777777" w:rsidTr="00D4711D">
        <w:trPr>
          <w:ins w:id="6357" w:author="Rakesh Singhi" w:date="2015-02-07T15:14:00Z"/>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04419AAD" w14:textId="361DBF1A" w:rsidR="00337D70" w:rsidRPr="00DD1485" w:rsidRDefault="00337D70" w:rsidP="00410397">
            <w:pPr>
              <w:rPr>
                <w:ins w:id="6358" w:author="Rakesh Singhi" w:date="2015-02-07T15:14:00Z"/>
                <w:rFonts w:asciiTheme="minorHAnsi" w:hAnsiTheme="minorHAnsi" w:cstheme="minorHAnsi"/>
                <w:color w:val="000000"/>
                <w:sz w:val="18"/>
                <w:szCs w:val="16"/>
              </w:rPr>
            </w:pPr>
            <w:ins w:id="6359" w:author="Rakesh Singhi" w:date="2015-02-07T15:15:00Z">
              <w:r w:rsidRPr="001E1B73">
                <w:rPr>
                  <w:rFonts w:asciiTheme="minorHAnsi" w:hAnsiTheme="minorHAnsi" w:cstheme="minorHAnsi"/>
                  <w:color w:val="000000"/>
                  <w:sz w:val="18"/>
                  <w:szCs w:val="16"/>
                </w:rPr>
                <w:t>NAME</w:t>
              </w:r>
            </w:ins>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63D7A222" w14:textId="49A2424D" w:rsidR="00337D70" w:rsidRPr="00B234C2" w:rsidRDefault="00337D70" w:rsidP="00410397">
            <w:pPr>
              <w:rPr>
                <w:ins w:id="6360" w:author="Rakesh Singhi" w:date="2015-02-07T15:14:00Z"/>
                <w:rFonts w:asciiTheme="minorHAnsi" w:hAnsiTheme="minorHAnsi" w:cstheme="minorHAnsi"/>
                <w:color w:val="000000"/>
                <w:sz w:val="18"/>
                <w:szCs w:val="16"/>
              </w:rPr>
            </w:pPr>
            <w:ins w:id="6361" w:author="Rakesh Singhi" w:date="2015-02-07T15:20:00Z">
              <w:r w:rsidRPr="00410397">
                <w:rPr>
                  <w:rFonts w:asciiTheme="minorHAnsi" w:hAnsiTheme="minorHAnsi" w:cstheme="minorHAnsi"/>
                  <w:color w:val="000000"/>
                  <w:sz w:val="18"/>
                  <w:szCs w:val="16"/>
                </w:rPr>
                <w:t>Partner</w:t>
              </w:r>
            </w:ins>
          </w:p>
        </w:tc>
        <w:tc>
          <w:tcPr>
            <w:tcW w:w="2160" w:type="dxa"/>
            <w:tcBorders>
              <w:top w:val="single" w:sz="4" w:space="0" w:color="auto"/>
              <w:left w:val="single" w:sz="4" w:space="0" w:color="auto"/>
              <w:bottom w:val="single" w:sz="4" w:space="0" w:color="auto"/>
              <w:right w:val="single" w:sz="4" w:space="0" w:color="auto"/>
            </w:tcBorders>
          </w:tcPr>
          <w:p w14:paraId="6273D089" w14:textId="4B3D4BDD" w:rsidR="00337D70" w:rsidRPr="00B234C2" w:rsidRDefault="00337D70" w:rsidP="00410397">
            <w:pPr>
              <w:rPr>
                <w:ins w:id="6362" w:author="Rakesh Singhi" w:date="2015-02-07T15:14:00Z"/>
                <w:rFonts w:asciiTheme="minorHAnsi" w:hAnsiTheme="minorHAnsi" w:cstheme="minorHAnsi"/>
                <w:color w:val="000000"/>
                <w:sz w:val="18"/>
                <w:szCs w:val="16"/>
              </w:rPr>
            </w:pPr>
            <w:ins w:id="6363" w:author="Rakesh Singhi" w:date="2015-02-07T15:20:00Z">
              <w:r w:rsidRPr="00410397">
                <w:rPr>
                  <w:rFonts w:asciiTheme="minorHAnsi" w:hAnsiTheme="minorHAnsi" w:cstheme="minorHAnsi"/>
                  <w:color w:val="000000"/>
                  <w:sz w:val="18"/>
                  <w:szCs w:val="16"/>
                </w:rPr>
                <w:t>PartnerName</w:t>
              </w:r>
            </w:ins>
          </w:p>
        </w:tc>
        <w:tc>
          <w:tcPr>
            <w:tcW w:w="2520" w:type="dxa"/>
            <w:tcBorders>
              <w:top w:val="single" w:sz="4" w:space="0" w:color="auto"/>
              <w:left w:val="single" w:sz="4" w:space="0" w:color="auto"/>
              <w:bottom w:val="single" w:sz="4" w:space="0" w:color="auto"/>
              <w:right w:val="single" w:sz="4" w:space="0" w:color="auto"/>
            </w:tcBorders>
          </w:tcPr>
          <w:p w14:paraId="1013FDFA" w14:textId="704FC3D1" w:rsidR="00337D70" w:rsidRPr="001C275C" w:rsidRDefault="00337D70" w:rsidP="00410397">
            <w:pPr>
              <w:rPr>
                <w:ins w:id="6364" w:author="Rakesh Singhi" w:date="2015-02-07T15:14:00Z"/>
                <w:rFonts w:asciiTheme="minorHAnsi" w:hAnsiTheme="minorHAnsi" w:cstheme="minorHAnsi"/>
                <w:color w:val="000000"/>
                <w:sz w:val="18"/>
                <w:szCs w:val="16"/>
              </w:rPr>
            </w:pPr>
            <w:ins w:id="6365" w:author="Rakesh Singhi" w:date="2015-02-07T15:21:00Z">
              <w:r w:rsidRPr="00337D70">
                <w:rPr>
                  <w:rFonts w:asciiTheme="minorHAnsi" w:hAnsiTheme="minorHAnsi" w:cstheme="minorHAnsi"/>
                  <w:color w:val="000000"/>
                  <w:sz w:val="18"/>
                  <w:szCs w:val="16"/>
                </w:rPr>
                <w:t>VEBIP_PartnerMarketSegment</w:t>
              </w:r>
            </w:ins>
          </w:p>
        </w:tc>
        <w:tc>
          <w:tcPr>
            <w:tcW w:w="1710" w:type="dxa"/>
            <w:tcBorders>
              <w:top w:val="single" w:sz="4" w:space="0" w:color="auto"/>
              <w:left w:val="single" w:sz="4" w:space="0" w:color="auto"/>
              <w:bottom w:val="single" w:sz="4" w:space="0" w:color="auto"/>
              <w:right w:val="single" w:sz="4" w:space="0" w:color="auto"/>
            </w:tcBorders>
          </w:tcPr>
          <w:p w14:paraId="6A030A01" w14:textId="2B7FDD9D" w:rsidR="00337D70" w:rsidRPr="001C275C" w:rsidRDefault="00337D70" w:rsidP="00410397">
            <w:pPr>
              <w:rPr>
                <w:ins w:id="6366" w:author="Rakesh Singhi" w:date="2015-02-07T15:14:00Z"/>
                <w:rFonts w:asciiTheme="minorHAnsi" w:hAnsiTheme="minorHAnsi" w:cstheme="minorHAnsi"/>
                <w:color w:val="000000"/>
                <w:sz w:val="18"/>
                <w:szCs w:val="16"/>
              </w:rPr>
            </w:pPr>
            <w:ins w:id="6367" w:author="Rakesh Singhi" w:date="2015-02-07T15:22:00Z">
              <w:r w:rsidRPr="00337D70">
                <w:rPr>
                  <w:rFonts w:asciiTheme="minorHAnsi" w:hAnsiTheme="minorHAnsi" w:cstheme="minorHAnsi"/>
                  <w:color w:val="000000"/>
                  <w:sz w:val="18"/>
                  <w:szCs w:val="16"/>
                </w:rPr>
                <w:t>PartnerName</w:t>
              </w:r>
            </w:ins>
          </w:p>
        </w:tc>
      </w:tr>
      <w:tr w:rsidR="00337D70" w:rsidRPr="00D30FA1" w14:paraId="758D742C" w14:textId="77777777" w:rsidTr="00D4711D">
        <w:trPr>
          <w:ins w:id="6368" w:author="Rakesh Singhi" w:date="2015-02-07T15:14:00Z"/>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4F16851A" w14:textId="5E4A3A32" w:rsidR="00337D70" w:rsidRPr="00D30FA1" w:rsidRDefault="00337D70" w:rsidP="00410397">
            <w:pPr>
              <w:rPr>
                <w:ins w:id="6369" w:author="Rakesh Singhi" w:date="2015-02-07T15:14:00Z"/>
                <w:rFonts w:asciiTheme="minorHAnsi" w:hAnsiTheme="minorHAnsi" w:cstheme="minorHAnsi"/>
                <w:color w:val="000000"/>
                <w:sz w:val="18"/>
                <w:szCs w:val="16"/>
              </w:rPr>
            </w:pPr>
            <w:ins w:id="6370" w:author="Rakesh Singhi" w:date="2015-02-07T15:15:00Z">
              <w:r w:rsidRPr="001E1B73">
                <w:rPr>
                  <w:rFonts w:asciiTheme="minorHAnsi" w:hAnsiTheme="minorHAnsi" w:cstheme="minorHAnsi"/>
                  <w:color w:val="000000"/>
                  <w:sz w:val="18"/>
                  <w:szCs w:val="16"/>
                </w:rPr>
                <w:t>PARTNER_TYPE</w:t>
              </w:r>
            </w:ins>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2DFD22F1" w14:textId="6C3E3632" w:rsidR="00337D70" w:rsidRPr="00B234C2" w:rsidRDefault="00337D70" w:rsidP="00410397">
            <w:pPr>
              <w:rPr>
                <w:ins w:id="6371" w:author="Rakesh Singhi" w:date="2015-02-07T15:14:00Z"/>
                <w:rFonts w:asciiTheme="minorHAnsi" w:hAnsiTheme="minorHAnsi" w:cstheme="minorHAnsi"/>
                <w:color w:val="000000"/>
                <w:sz w:val="18"/>
                <w:szCs w:val="16"/>
              </w:rPr>
            </w:pPr>
            <w:ins w:id="6372" w:author="Rakesh Singhi" w:date="2015-02-07T15:20:00Z">
              <w:r w:rsidRPr="00410397">
                <w:rPr>
                  <w:rFonts w:asciiTheme="minorHAnsi" w:hAnsiTheme="minorHAnsi" w:cstheme="minorHAnsi"/>
                  <w:color w:val="000000"/>
                  <w:sz w:val="18"/>
                  <w:szCs w:val="16"/>
                </w:rPr>
                <w:t>Partner</w:t>
              </w:r>
            </w:ins>
          </w:p>
        </w:tc>
        <w:tc>
          <w:tcPr>
            <w:tcW w:w="2160" w:type="dxa"/>
            <w:tcBorders>
              <w:top w:val="single" w:sz="4" w:space="0" w:color="auto"/>
              <w:left w:val="single" w:sz="4" w:space="0" w:color="auto"/>
              <w:bottom w:val="single" w:sz="4" w:space="0" w:color="auto"/>
              <w:right w:val="single" w:sz="4" w:space="0" w:color="auto"/>
            </w:tcBorders>
          </w:tcPr>
          <w:p w14:paraId="633251FD" w14:textId="18A01AF1" w:rsidR="00337D70" w:rsidRPr="00B234C2" w:rsidRDefault="00337D70" w:rsidP="00410397">
            <w:pPr>
              <w:rPr>
                <w:ins w:id="6373" w:author="Rakesh Singhi" w:date="2015-02-07T15:14:00Z"/>
                <w:rFonts w:asciiTheme="minorHAnsi" w:hAnsiTheme="minorHAnsi" w:cstheme="minorHAnsi"/>
                <w:color w:val="000000"/>
                <w:sz w:val="18"/>
                <w:szCs w:val="16"/>
              </w:rPr>
            </w:pPr>
            <w:ins w:id="6374" w:author="Rakesh Singhi" w:date="2015-02-07T15:20:00Z">
              <w:r w:rsidRPr="00410397">
                <w:rPr>
                  <w:rFonts w:asciiTheme="minorHAnsi" w:hAnsiTheme="minorHAnsi" w:cstheme="minorHAnsi"/>
                  <w:color w:val="000000"/>
                  <w:sz w:val="18"/>
                  <w:szCs w:val="16"/>
                </w:rPr>
                <w:t>PartnerType</w:t>
              </w:r>
            </w:ins>
          </w:p>
        </w:tc>
        <w:tc>
          <w:tcPr>
            <w:tcW w:w="2520" w:type="dxa"/>
            <w:tcBorders>
              <w:top w:val="single" w:sz="4" w:space="0" w:color="auto"/>
              <w:left w:val="single" w:sz="4" w:space="0" w:color="auto"/>
              <w:bottom w:val="single" w:sz="4" w:space="0" w:color="auto"/>
              <w:right w:val="single" w:sz="4" w:space="0" w:color="auto"/>
            </w:tcBorders>
          </w:tcPr>
          <w:p w14:paraId="1C8039F8" w14:textId="1D5BE3D3" w:rsidR="00337D70" w:rsidRPr="001C275C" w:rsidRDefault="00337D70" w:rsidP="00410397">
            <w:pPr>
              <w:rPr>
                <w:ins w:id="6375" w:author="Rakesh Singhi" w:date="2015-02-07T15:14:00Z"/>
                <w:rFonts w:asciiTheme="minorHAnsi" w:hAnsiTheme="minorHAnsi" w:cstheme="minorHAnsi"/>
                <w:color w:val="000000"/>
                <w:sz w:val="18"/>
                <w:szCs w:val="16"/>
              </w:rPr>
            </w:pPr>
            <w:ins w:id="6376" w:author="Rakesh Singhi" w:date="2015-02-07T15:21:00Z">
              <w:r w:rsidRPr="00337D70">
                <w:rPr>
                  <w:rFonts w:asciiTheme="minorHAnsi" w:hAnsiTheme="minorHAnsi" w:cstheme="minorHAnsi"/>
                  <w:color w:val="000000"/>
                  <w:sz w:val="18"/>
                  <w:szCs w:val="16"/>
                </w:rPr>
                <w:t>VEBIP_PartnerMarketSegment</w:t>
              </w:r>
            </w:ins>
          </w:p>
        </w:tc>
        <w:tc>
          <w:tcPr>
            <w:tcW w:w="1710" w:type="dxa"/>
            <w:tcBorders>
              <w:top w:val="single" w:sz="4" w:space="0" w:color="auto"/>
              <w:left w:val="single" w:sz="4" w:space="0" w:color="auto"/>
              <w:bottom w:val="single" w:sz="4" w:space="0" w:color="auto"/>
              <w:right w:val="single" w:sz="4" w:space="0" w:color="auto"/>
            </w:tcBorders>
          </w:tcPr>
          <w:p w14:paraId="7E3C9783" w14:textId="4C6C9C7B" w:rsidR="00337D70" w:rsidRPr="001C275C" w:rsidRDefault="00337D70" w:rsidP="00410397">
            <w:pPr>
              <w:rPr>
                <w:ins w:id="6377" w:author="Rakesh Singhi" w:date="2015-02-07T15:14:00Z"/>
                <w:rFonts w:asciiTheme="minorHAnsi" w:hAnsiTheme="minorHAnsi" w:cstheme="minorHAnsi"/>
                <w:color w:val="000000"/>
                <w:sz w:val="18"/>
                <w:szCs w:val="16"/>
              </w:rPr>
            </w:pPr>
            <w:ins w:id="6378" w:author="Rakesh Singhi" w:date="2015-02-07T15:22:00Z">
              <w:r w:rsidRPr="00337D70">
                <w:rPr>
                  <w:rFonts w:asciiTheme="minorHAnsi" w:hAnsiTheme="minorHAnsi" w:cstheme="minorHAnsi"/>
                  <w:color w:val="000000"/>
                  <w:sz w:val="18"/>
                  <w:szCs w:val="16"/>
                </w:rPr>
                <w:t>PartnerType</w:t>
              </w:r>
            </w:ins>
          </w:p>
        </w:tc>
      </w:tr>
      <w:tr w:rsidR="00337D70" w:rsidRPr="00D30FA1" w14:paraId="71CEADAD" w14:textId="77777777" w:rsidTr="00D4711D">
        <w:trPr>
          <w:ins w:id="6379" w:author="Rakesh Singhi" w:date="2015-02-07T15:14:00Z"/>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4EAEB84A" w14:textId="11163FFD" w:rsidR="00337D70" w:rsidRPr="00D30FA1" w:rsidRDefault="00337D70" w:rsidP="00410397">
            <w:pPr>
              <w:rPr>
                <w:ins w:id="6380" w:author="Rakesh Singhi" w:date="2015-02-07T15:14:00Z"/>
                <w:rFonts w:asciiTheme="minorHAnsi" w:hAnsiTheme="minorHAnsi" w:cstheme="minorHAnsi"/>
                <w:color w:val="000000"/>
                <w:sz w:val="18"/>
                <w:szCs w:val="16"/>
              </w:rPr>
            </w:pPr>
            <w:ins w:id="6381" w:author="Rakesh Singhi" w:date="2015-02-07T15:15:00Z">
              <w:r w:rsidRPr="001E1B73">
                <w:rPr>
                  <w:rFonts w:asciiTheme="minorHAnsi" w:hAnsiTheme="minorHAnsi" w:cstheme="minorHAnsi"/>
                  <w:color w:val="000000"/>
                  <w:sz w:val="18"/>
                  <w:szCs w:val="16"/>
                </w:rPr>
                <w:t>COUNTRY_ID</w:t>
              </w:r>
            </w:ins>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FE0D5E9" w14:textId="2F1429A0" w:rsidR="00337D70" w:rsidRPr="00B234C2" w:rsidRDefault="00337D70" w:rsidP="00410397">
            <w:pPr>
              <w:rPr>
                <w:ins w:id="6382" w:author="Rakesh Singhi" w:date="2015-02-07T15:14:00Z"/>
                <w:rFonts w:asciiTheme="minorHAnsi" w:hAnsiTheme="minorHAnsi" w:cstheme="minorHAnsi"/>
                <w:color w:val="000000"/>
                <w:sz w:val="18"/>
                <w:szCs w:val="16"/>
              </w:rPr>
            </w:pPr>
            <w:ins w:id="6383" w:author="Rakesh Singhi" w:date="2015-02-07T15:20:00Z">
              <w:r w:rsidRPr="00410397">
                <w:rPr>
                  <w:rFonts w:asciiTheme="minorHAnsi" w:hAnsiTheme="minorHAnsi" w:cstheme="minorHAnsi"/>
                  <w:color w:val="000000"/>
                  <w:sz w:val="18"/>
                  <w:szCs w:val="16"/>
                </w:rPr>
                <w:t>Partner</w:t>
              </w:r>
            </w:ins>
          </w:p>
        </w:tc>
        <w:tc>
          <w:tcPr>
            <w:tcW w:w="2160" w:type="dxa"/>
            <w:tcBorders>
              <w:top w:val="single" w:sz="4" w:space="0" w:color="auto"/>
              <w:left w:val="single" w:sz="4" w:space="0" w:color="auto"/>
              <w:bottom w:val="single" w:sz="4" w:space="0" w:color="auto"/>
              <w:right w:val="single" w:sz="4" w:space="0" w:color="auto"/>
            </w:tcBorders>
          </w:tcPr>
          <w:p w14:paraId="0F7B1C1F" w14:textId="2D2E6D41" w:rsidR="00337D70" w:rsidRPr="00B234C2" w:rsidRDefault="00337D70" w:rsidP="00410397">
            <w:pPr>
              <w:rPr>
                <w:ins w:id="6384" w:author="Rakesh Singhi" w:date="2015-02-07T15:14:00Z"/>
                <w:rFonts w:asciiTheme="minorHAnsi" w:hAnsiTheme="minorHAnsi" w:cstheme="minorHAnsi"/>
                <w:color w:val="000000"/>
                <w:sz w:val="18"/>
                <w:szCs w:val="16"/>
              </w:rPr>
            </w:pPr>
            <w:ins w:id="6385" w:author="Rakesh Singhi" w:date="2015-02-07T15:20:00Z">
              <w:r w:rsidRPr="00410397">
                <w:rPr>
                  <w:rFonts w:asciiTheme="minorHAnsi" w:hAnsiTheme="minorHAnsi" w:cstheme="minorHAnsi"/>
                  <w:color w:val="000000"/>
                  <w:sz w:val="18"/>
                  <w:szCs w:val="16"/>
                </w:rPr>
                <w:t>CountryId</w:t>
              </w:r>
            </w:ins>
          </w:p>
        </w:tc>
        <w:tc>
          <w:tcPr>
            <w:tcW w:w="2520" w:type="dxa"/>
            <w:tcBorders>
              <w:top w:val="single" w:sz="4" w:space="0" w:color="auto"/>
              <w:left w:val="single" w:sz="4" w:space="0" w:color="auto"/>
              <w:bottom w:val="single" w:sz="4" w:space="0" w:color="auto"/>
              <w:right w:val="single" w:sz="4" w:space="0" w:color="auto"/>
            </w:tcBorders>
          </w:tcPr>
          <w:p w14:paraId="00F287E3" w14:textId="4F9522D7" w:rsidR="00337D70" w:rsidRPr="001C275C" w:rsidRDefault="00337D70" w:rsidP="00410397">
            <w:pPr>
              <w:rPr>
                <w:ins w:id="6386" w:author="Rakesh Singhi" w:date="2015-02-07T15:14:00Z"/>
                <w:rFonts w:asciiTheme="minorHAnsi" w:hAnsiTheme="minorHAnsi" w:cstheme="minorHAnsi"/>
                <w:color w:val="000000"/>
                <w:sz w:val="18"/>
                <w:szCs w:val="16"/>
              </w:rPr>
            </w:pPr>
            <w:ins w:id="6387" w:author="Rakesh Singhi" w:date="2015-02-07T15:21:00Z">
              <w:r w:rsidRPr="00337D70">
                <w:rPr>
                  <w:rFonts w:asciiTheme="minorHAnsi" w:hAnsiTheme="minorHAnsi" w:cstheme="minorHAnsi"/>
                  <w:color w:val="000000"/>
                  <w:sz w:val="18"/>
                  <w:szCs w:val="16"/>
                </w:rPr>
                <w:t>VEBIP_PartnerMarketSegment</w:t>
              </w:r>
            </w:ins>
          </w:p>
        </w:tc>
        <w:tc>
          <w:tcPr>
            <w:tcW w:w="1710" w:type="dxa"/>
            <w:tcBorders>
              <w:top w:val="single" w:sz="4" w:space="0" w:color="auto"/>
              <w:left w:val="single" w:sz="4" w:space="0" w:color="auto"/>
              <w:bottom w:val="single" w:sz="4" w:space="0" w:color="auto"/>
              <w:right w:val="single" w:sz="4" w:space="0" w:color="auto"/>
            </w:tcBorders>
          </w:tcPr>
          <w:p w14:paraId="7353D2E6" w14:textId="2E670CF1" w:rsidR="00337D70" w:rsidRPr="001C275C" w:rsidRDefault="00337D70" w:rsidP="00410397">
            <w:pPr>
              <w:rPr>
                <w:ins w:id="6388" w:author="Rakesh Singhi" w:date="2015-02-07T15:14:00Z"/>
                <w:rFonts w:asciiTheme="minorHAnsi" w:hAnsiTheme="minorHAnsi" w:cstheme="minorHAnsi"/>
                <w:color w:val="000000"/>
                <w:sz w:val="18"/>
                <w:szCs w:val="16"/>
              </w:rPr>
            </w:pPr>
            <w:ins w:id="6389" w:author="Rakesh Singhi" w:date="2015-02-07T15:22:00Z">
              <w:r w:rsidRPr="00337D70">
                <w:rPr>
                  <w:rFonts w:asciiTheme="minorHAnsi" w:hAnsiTheme="minorHAnsi" w:cstheme="minorHAnsi"/>
                  <w:color w:val="000000"/>
                  <w:sz w:val="18"/>
                  <w:szCs w:val="16"/>
                </w:rPr>
                <w:t>CountryId</w:t>
              </w:r>
            </w:ins>
          </w:p>
        </w:tc>
      </w:tr>
      <w:tr w:rsidR="00337D70" w:rsidRPr="00D30FA1" w14:paraId="32465CC1" w14:textId="77777777" w:rsidTr="00D4711D">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390" w:author="Rakesh Singhi" w:date="2015-02-07T15:22: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6391" w:author="Rakesh Singhi" w:date="2015-02-07T15:16:00Z"/>
          <w:trPrChange w:id="6392" w:author="Rakesh Singhi" w:date="2015-02-07T15:22:00Z">
            <w:trPr>
              <w:gridAfter w:val="0"/>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6393" w:author="Rakesh Singhi" w:date="2015-02-07T15:22:00Z">
              <w:tcPr>
                <w:tcW w:w="3240" w:type="dxa"/>
                <w:gridSpan w:val="3"/>
                <w:tcBorders>
                  <w:top w:val="single" w:sz="4" w:space="0" w:color="auto"/>
                  <w:left w:val="single" w:sz="4" w:space="0" w:color="auto"/>
                  <w:bottom w:val="single" w:sz="4" w:space="0" w:color="auto"/>
                  <w:right w:val="single" w:sz="4" w:space="0" w:color="auto"/>
                </w:tcBorders>
                <w:shd w:val="clear" w:color="auto" w:fill="auto"/>
              </w:tcPr>
            </w:tcPrChange>
          </w:tcPr>
          <w:p w14:paraId="54813818" w14:textId="3DCC9818" w:rsidR="00337D70" w:rsidRPr="001E1B73" w:rsidRDefault="00337D70" w:rsidP="00410397">
            <w:pPr>
              <w:rPr>
                <w:ins w:id="6394" w:author="Rakesh Singhi" w:date="2015-02-07T15:16:00Z"/>
                <w:rFonts w:asciiTheme="minorHAnsi" w:hAnsiTheme="minorHAnsi" w:cstheme="minorHAnsi"/>
                <w:color w:val="000000"/>
                <w:sz w:val="18"/>
                <w:szCs w:val="16"/>
              </w:rPr>
            </w:pPr>
            <w:ins w:id="6395" w:author="Rakesh Singhi" w:date="2015-02-07T15:18:00Z">
              <w:r>
                <w:rPr>
                  <w:rFonts w:asciiTheme="minorHAnsi" w:hAnsiTheme="minorHAnsi" w:cstheme="minorHAnsi"/>
                  <w:color w:val="000000"/>
                  <w:sz w:val="18"/>
                  <w:szCs w:val="16"/>
                </w:rPr>
                <w:t>CHANNEL_TIER</w:t>
              </w:r>
            </w:ins>
          </w:p>
        </w:tc>
        <w:tc>
          <w:tcPr>
            <w:tcW w:w="1710" w:type="dxa"/>
            <w:tcBorders>
              <w:top w:val="single" w:sz="4" w:space="0" w:color="auto"/>
              <w:left w:val="single" w:sz="4" w:space="0" w:color="auto"/>
              <w:bottom w:val="single" w:sz="4" w:space="0" w:color="auto"/>
              <w:right w:val="single" w:sz="4" w:space="0" w:color="auto"/>
            </w:tcBorders>
            <w:shd w:val="clear" w:color="auto" w:fill="auto"/>
            <w:tcPrChange w:id="6396" w:author="Rakesh Singhi" w:date="2015-02-07T15:22:00Z">
              <w:tcPr>
                <w:tcW w:w="1350" w:type="dxa"/>
                <w:gridSpan w:val="3"/>
                <w:tcBorders>
                  <w:top w:val="single" w:sz="4" w:space="0" w:color="auto"/>
                  <w:left w:val="single" w:sz="4" w:space="0" w:color="auto"/>
                  <w:bottom w:val="single" w:sz="4" w:space="0" w:color="auto"/>
                  <w:right w:val="single" w:sz="4" w:space="0" w:color="auto"/>
                </w:tcBorders>
                <w:shd w:val="clear" w:color="auto" w:fill="auto"/>
              </w:tcPr>
            </w:tcPrChange>
          </w:tcPr>
          <w:p w14:paraId="7C51DB57" w14:textId="2444BB55" w:rsidR="00337D70" w:rsidRPr="00B234C2" w:rsidRDefault="00337D70" w:rsidP="00410397">
            <w:pPr>
              <w:rPr>
                <w:ins w:id="6397" w:author="Rakesh Singhi" w:date="2015-02-07T15:16:00Z"/>
                <w:rFonts w:asciiTheme="minorHAnsi" w:hAnsiTheme="minorHAnsi" w:cstheme="minorHAnsi"/>
                <w:color w:val="000000"/>
                <w:sz w:val="18"/>
                <w:szCs w:val="16"/>
              </w:rPr>
            </w:pPr>
            <w:ins w:id="6398" w:author="Rakesh Singhi" w:date="2015-02-07T15:20:00Z">
              <w:r w:rsidRPr="00410397">
                <w:rPr>
                  <w:rFonts w:asciiTheme="minorHAnsi" w:hAnsiTheme="minorHAnsi" w:cstheme="minorHAnsi"/>
                  <w:color w:val="000000"/>
                  <w:sz w:val="18"/>
                  <w:szCs w:val="16"/>
                </w:rPr>
                <w:t>Partner</w:t>
              </w:r>
            </w:ins>
          </w:p>
        </w:tc>
        <w:tc>
          <w:tcPr>
            <w:tcW w:w="2160" w:type="dxa"/>
            <w:tcBorders>
              <w:top w:val="single" w:sz="4" w:space="0" w:color="auto"/>
              <w:left w:val="single" w:sz="4" w:space="0" w:color="auto"/>
              <w:bottom w:val="single" w:sz="4" w:space="0" w:color="auto"/>
              <w:right w:val="single" w:sz="4" w:space="0" w:color="auto"/>
            </w:tcBorders>
            <w:vAlign w:val="bottom"/>
            <w:tcPrChange w:id="6399" w:author="Rakesh Singhi" w:date="2015-02-07T15:22:00Z">
              <w:tcPr>
                <w:tcW w:w="1506" w:type="dxa"/>
                <w:gridSpan w:val="2"/>
                <w:tcBorders>
                  <w:top w:val="single" w:sz="4" w:space="0" w:color="auto"/>
                  <w:left w:val="single" w:sz="4" w:space="0" w:color="auto"/>
                  <w:bottom w:val="single" w:sz="4" w:space="0" w:color="auto"/>
                  <w:right w:val="single" w:sz="4" w:space="0" w:color="auto"/>
                </w:tcBorders>
              </w:tcPr>
            </w:tcPrChange>
          </w:tcPr>
          <w:p w14:paraId="6B5884A6" w14:textId="7E7E8F37" w:rsidR="00337D70" w:rsidRPr="00B234C2" w:rsidRDefault="00337D70" w:rsidP="00410397">
            <w:pPr>
              <w:rPr>
                <w:ins w:id="6400" w:author="Rakesh Singhi" w:date="2015-02-07T15:16:00Z"/>
                <w:rFonts w:asciiTheme="minorHAnsi" w:hAnsiTheme="minorHAnsi" w:cstheme="minorHAnsi"/>
                <w:color w:val="000000"/>
                <w:sz w:val="18"/>
                <w:szCs w:val="16"/>
              </w:rPr>
            </w:pPr>
            <w:ins w:id="6401" w:author="Rakesh Singhi" w:date="2015-02-07T15:20:00Z">
              <w:r w:rsidRPr="00410397">
                <w:rPr>
                  <w:rFonts w:asciiTheme="minorHAnsi" w:hAnsiTheme="minorHAnsi" w:cstheme="minorHAnsi"/>
                  <w:color w:val="000000"/>
                  <w:sz w:val="18"/>
                  <w:szCs w:val="16"/>
                </w:rPr>
                <w:t>ChannelTier</w:t>
              </w:r>
            </w:ins>
          </w:p>
        </w:tc>
        <w:tc>
          <w:tcPr>
            <w:tcW w:w="2520" w:type="dxa"/>
            <w:tcBorders>
              <w:top w:val="single" w:sz="4" w:space="0" w:color="auto"/>
              <w:left w:val="single" w:sz="4" w:space="0" w:color="auto"/>
              <w:bottom w:val="single" w:sz="4" w:space="0" w:color="auto"/>
              <w:right w:val="single" w:sz="4" w:space="0" w:color="auto"/>
            </w:tcBorders>
            <w:tcPrChange w:id="6402" w:author="Rakesh Singhi" w:date="2015-02-07T15:22:00Z">
              <w:tcPr>
                <w:tcW w:w="1449" w:type="dxa"/>
                <w:gridSpan w:val="2"/>
                <w:tcBorders>
                  <w:top w:val="single" w:sz="4" w:space="0" w:color="auto"/>
                  <w:left w:val="single" w:sz="4" w:space="0" w:color="auto"/>
                  <w:bottom w:val="single" w:sz="4" w:space="0" w:color="auto"/>
                  <w:right w:val="single" w:sz="4" w:space="0" w:color="auto"/>
                </w:tcBorders>
              </w:tcPr>
            </w:tcPrChange>
          </w:tcPr>
          <w:p w14:paraId="3DE5D1CF" w14:textId="367E41CE" w:rsidR="00337D70" w:rsidRPr="00337D70" w:rsidRDefault="00337D70" w:rsidP="00410397">
            <w:pPr>
              <w:rPr>
                <w:ins w:id="6403" w:author="Rakesh Singhi" w:date="2015-02-07T15:16:00Z"/>
                <w:rFonts w:asciiTheme="minorHAnsi" w:hAnsiTheme="minorHAnsi" w:cstheme="minorHAnsi"/>
                <w:color w:val="000000"/>
                <w:sz w:val="18"/>
                <w:szCs w:val="16"/>
              </w:rPr>
            </w:pPr>
            <w:ins w:id="6404" w:author="Rakesh Singhi" w:date="2015-02-07T15:21:00Z">
              <w:r w:rsidRPr="00337D70">
                <w:rPr>
                  <w:rFonts w:asciiTheme="minorHAnsi" w:hAnsiTheme="minorHAnsi" w:cstheme="minorHAnsi"/>
                  <w:color w:val="000000"/>
                  <w:sz w:val="18"/>
                  <w:szCs w:val="16"/>
                </w:rPr>
                <w:t>VEBIP_PartnerMarketSegment</w:t>
              </w:r>
            </w:ins>
          </w:p>
        </w:tc>
        <w:tc>
          <w:tcPr>
            <w:tcW w:w="1710" w:type="dxa"/>
            <w:tcBorders>
              <w:top w:val="single" w:sz="4" w:space="0" w:color="auto"/>
              <w:left w:val="single" w:sz="4" w:space="0" w:color="auto"/>
              <w:bottom w:val="single" w:sz="4" w:space="0" w:color="auto"/>
              <w:right w:val="single" w:sz="4" w:space="0" w:color="auto"/>
            </w:tcBorders>
            <w:vAlign w:val="bottom"/>
            <w:tcPrChange w:id="6405" w:author="Rakesh Singhi" w:date="2015-02-07T15:22:00Z">
              <w:tcPr>
                <w:tcW w:w="1833" w:type="dxa"/>
                <w:gridSpan w:val="2"/>
                <w:tcBorders>
                  <w:top w:val="single" w:sz="4" w:space="0" w:color="auto"/>
                  <w:left w:val="single" w:sz="4" w:space="0" w:color="auto"/>
                  <w:bottom w:val="single" w:sz="4" w:space="0" w:color="auto"/>
                  <w:right w:val="single" w:sz="4" w:space="0" w:color="auto"/>
                </w:tcBorders>
              </w:tcPr>
            </w:tcPrChange>
          </w:tcPr>
          <w:p w14:paraId="34AED5A1" w14:textId="176399C0" w:rsidR="00337D70" w:rsidRPr="001C275C" w:rsidRDefault="00337D70" w:rsidP="00410397">
            <w:pPr>
              <w:rPr>
                <w:ins w:id="6406" w:author="Rakesh Singhi" w:date="2015-02-07T15:16:00Z"/>
                <w:rFonts w:asciiTheme="minorHAnsi" w:hAnsiTheme="minorHAnsi" w:cstheme="minorHAnsi"/>
                <w:color w:val="000000"/>
                <w:sz w:val="18"/>
                <w:szCs w:val="16"/>
              </w:rPr>
            </w:pPr>
            <w:ins w:id="6407" w:author="Rakesh Singhi" w:date="2015-02-07T15:22:00Z">
              <w:r w:rsidRPr="00337D70">
                <w:rPr>
                  <w:rFonts w:asciiTheme="minorHAnsi" w:hAnsiTheme="minorHAnsi" w:cstheme="minorHAnsi"/>
                  <w:color w:val="000000"/>
                  <w:sz w:val="18"/>
                  <w:szCs w:val="16"/>
                </w:rPr>
                <w:t>ChannelTier</w:t>
              </w:r>
            </w:ins>
          </w:p>
        </w:tc>
      </w:tr>
      <w:tr w:rsidR="00337D70" w:rsidRPr="00D30FA1" w14:paraId="290AC483" w14:textId="77777777" w:rsidTr="00D4711D">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408" w:author="Rakesh Singhi" w:date="2015-02-07T15:22: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6409" w:author="Rakesh Singhi" w:date="2015-02-07T15:16:00Z"/>
          <w:trPrChange w:id="6410" w:author="Rakesh Singhi" w:date="2015-02-07T15:22:00Z">
            <w:trPr>
              <w:gridAfter w:val="0"/>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6411" w:author="Rakesh Singhi" w:date="2015-02-07T15:22:00Z">
              <w:tcPr>
                <w:tcW w:w="3240" w:type="dxa"/>
                <w:gridSpan w:val="3"/>
                <w:tcBorders>
                  <w:top w:val="single" w:sz="4" w:space="0" w:color="auto"/>
                  <w:left w:val="single" w:sz="4" w:space="0" w:color="auto"/>
                  <w:bottom w:val="single" w:sz="4" w:space="0" w:color="auto"/>
                  <w:right w:val="single" w:sz="4" w:space="0" w:color="auto"/>
                </w:tcBorders>
                <w:shd w:val="clear" w:color="auto" w:fill="auto"/>
              </w:tcPr>
            </w:tcPrChange>
          </w:tcPr>
          <w:p w14:paraId="3345B619" w14:textId="44147675" w:rsidR="00337D70" w:rsidRPr="001E1B73" w:rsidRDefault="00337D70" w:rsidP="00410397">
            <w:pPr>
              <w:rPr>
                <w:ins w:id="6412" w:author="Rakesh Singhi" w:date="2015-02-07T15:16:00Z"/>
                <w:rFonts w:asciiTheme="minorHAnsi" w:hAnsiTheme="minorHAnsi" w:cstheme="minorHAnsi"/>
                <w:color w:val="000000"/>
                <w:sz w:val="18"/>
                <w:szCs w:val="16"/>
              </w:rPr>
            </w:pPr>
            <w:ins w:id="6413" w:author="Rakesh Singhi" w:date="2015-02-07T15:18:00Z">
              <w:r w:rsidRPr="001E1B73">
                <w:rPr>
                  <w:rFonts w:asciiTheme="minorHAnsi" w:hAnsiTheme="minorHAnsi" w:cstheme="minorHAnsi"/>
                  <w:color w:val="000000"/>
                  <w:sz w:val="18"/>
                  <w:szCs w:val="16"/>
                </w:rPr>
                <w:t>PARTNER_MARKETSEGMENT</w:t>
              </w:r>
            </w:ins>
          </w:p>
        </w:tc>
        <w:tc>
          <w:tcPr>
            <w:tcW w:w="1710" w:type="dxa"/>
            <w:tcBorders>
              <w:top w:val="single" w:sz="4" w:space="0" w:color="auto"/>
              <w:left w:val="single" w:sz="4" w:space="0" w:color="auto"/>
              <w:bottom w:val="single" w:sz="4" w:space="0" w:color="auto"/>
              <w:right w:val="single" w:sz="4" w:space="0" w:color="auto"/>
            </w:tcBorders>
            <w:shd w:val="clear" w:color="auto" w:fill="auto"/>
            <w:vAlign w:val="bottom"/>
            <w:tcPrChange w:id="6414" w:author="Rakesh Singhi" w:date="2015-02-07T15:22:00Z">
              <w:tcPr>
                <w:tcW w:w="1350" w:type="dxa"/>
                <w:gridSpan w:val="3"/>
                <w:tcBorders>
                  <w:top w:val="single" w:sz="4" w:space="0" w:color="auto"/>
                  <w:left w:val="single" w:sz="4" w:space="0" w:color="auto"/>
                  <w:bottom w:val="single" w:sz="4" w:space="0" w:color="auto"/>
                  <w:right w:val="single" w:sz="4" w:space="0" w:color="auto"/>
                </w:tcBorders>
                <w:shd w:val="clear" w:color="auto" w:fill="auto"/>
              </w:tcPr>
            </w:tcPrChange>
          </w:tcPr>
          <w:p w14:paraId="1467991A" w14:textId="7A99C22D" w:rsidR="00337D70" w:rsidRPr="00B234C2" w:rsidRDefault="00337D70" w:rsidP="00410397">
            <w:pPr>
              <w:rPr>
                <w:ins w:id="6415" w:author="Rakesh Singhi" w:date="2015-02-07T15:16:00Z"/>
                <w:rFonts w:asciiTheme="minorHAnsi" w:hAnsiTheme="minorHAnsi" w:cstheme="minorHAnsi"/>
                <w:color w:val="000000"/>
                <w:sz w:val="18"/>
                <w:szCs w:val="16"/>
              </w:rPr>
            </w:pPr>
            <w:ins w:id="6416" w:author="Rakesh Singhi" w:date="2015-02-07T15:20:00Z">
              <w:r w:rsidRPr="00410397">
                <w:rPr>
                  <w:rFonts w:asciiTheme="minorHAnsi" w:hAnsiTheme="minorHAnsi" w:cstheme="minorHAnsi"/>
                  <w:color w:val="000000"/>
                  <w:sz w:val="18"/>
                  <w:szCs w:val="16"/>
                </w:rPr>
                <w:t> </w:t>
              </w:r>
            </w:ins>
          </w:p>
        </w:tc>
        <w:tc>
          <w:tcPr>
            <w:tcW w:w="2160" w:type="dxa"/>
            <w:tcBorders>
              <w:top w:val="single" w:sz="4" w:space="0" w:color="auto"/>
              <w:left w:val="single" w:sz="4" w:space="0" w:color="auto"/>
              <w:bottom w:val="single" w:sz="4" w:space="0" w:color="auto"/>
              <w:right w:val="single" w:sz="4" w:space="0" w:color="auto"/>
            </w:tcBorders>
            <w:vAlign w:val="bottom"/>
            <w:tcPrChange w:id="6417" w:author="Rakesh Singhi" w:date="2015-02-07T15:22:00Z">
              <w:tcPr>
                <w:tcW w:w="1506" w:type="dxa"/>
                <w:gridSpan w:val="2"/>
                <w:tcBorders>
                  <w:top w:val="single" w:sz="4" w:space="0" w:color="auto"/>
                  <w:left w:val="single" w:sz="4" w:space="0" w:color="auto"/>
                  <w:bottom w:val="single" w:sz="4" w:space="0" w:color="auto"/>
                  <w:right w:val="single" w:sz="4" w:space="0" w:color="auto"/>
                </w:tcBorders>
              </w:tcPr>
            </w:tcPrChange>
          </w:tcPr>
          <w:p w14:paraId="656940E0" w14:textId="5849335B" w:rsidR="00337D70" w:rsidRPr="00B234C2" w:rsidRDefault="00337D70" w:rsidP="00410397">
            <w:pPr>
              <w:rPr>
                <w:ins w:id="6418" w:author="Rakesh Singhi" w:date="2015-02-07T15:16:00Z"/>
                <w:rFonts w:asciiTheme="minorHAnsi" w:hAnsiTheme="minorHAnsi" w:cstheme="minorHAnsi"/>
                <w:color w:val="000000"/>
                <w:sz w:val="18"/>
                <w:szCs w:val="16"/>
              </w:rPr>
            </w:pPr>
            <w:ins w:id="6419" w:author="Rakesh Singhi" w:date="2015-02-07T15:20:00Z">
              <w:r w:rsidRPr="00410397">
                <w:rPr>
                  <w:rFonts w:asciiTheme="minorHAnsi" w:hAnsiTheme="minorHAnsi" w:cstheme="minorHAnsi"/>
                  <w:color w:val="000000"/>
                  <w:sz w:val="18"/>
                  <w:szCs w:val="16"/>
                </w:rPr>
                <w:t>OperationArea/Computed</w:t>
              </w:r>
            </w:ins>
          </w:p>
        </w:tc>
        <w:tc>
          <w:tcPr>
            <w:tcW w:w="2520" w:type="dxa"/>
            <w:tcBorders>
              <w:top w:val="single" w:sz="4" w:space="0" w:color="auto"/>
              <w:left w:val="single" w:sz="4" w:space="0" w:color="auto"/>
              <w:bottom w:val="single" w:sz="4" w:space="0" w:color="auto"/>
              <w:right w:val="single" w:sz="4" w:space="0" w:color="auto"/>
            </w:tcBorders>
            <w:tcPrChange w:id="6420" w:author="Rakesh Singhi" w:date="2015-02-07T15:22:00Z">
              <w:tcPr>
                <w:tcW w:w="1449" w:type="dxa"/>
                <w:gridSpan w:val="2"/>
                <w:tcBorders>
                  <w:top w:val="single" w:sz="4" w:space="0" w:color="auto"/>
                  <w:left w:val="single" w:sz="4" w:space="0" w:color="auto"/>
                  <w:bottom w:val="single" w:sz="4" w:space="0" w:color="auto"/>
                  <w:right w:val="single" w:sz="4" w:space="0" w:color="auto"/>
                </w:tcBorders>
              </w:tcPr>
            </w:tcPrChange>
          </w:tcPr>
          <w:p w14:paraId="11EAC7B1" w14:textId="24AF3ED3" w:rsidR="00337D70" w:rsidRPr="00337D70" w:rsidRDefault="00337D70" w:rsidP="00410397">
            <w:pPr>
              <w:rPr>
                <w:ins w:id="6421" w:author="Rakesh Singhi" w:date="2015-02-07T15:16:00Z"/>
                <w:rFonts w:asciiTheme="minorHAnsi" w:hAnsiTheme="minorHAnsi" w:cstheme="minorHAnsi"/>
                <w:color w:val="000000"/>
                <w:sz w:val="18"/>
                <w:szCs w:val="16"/>
              </w:rPr>
            </w:pPr>
            <w:ins w:id="6422" w:author="Rakesh Singhi" w:date="2015-02-07T15:21:00Z">
              <w:r w:rsidRPr="00337D70">
                <w:rPr>
                  <w:rFonts w:asciiTheme="minorHAnsi" w:hAnsiTheme="minorHAnsi" w:cstheme="minorHAnsi"/>
                  <w:color w:val="000000"/>
                  <w:sz w:val="18"/>
                  <w:szCs w:val="16"/>
                </w:rPr>
                <w:t>VEBIP_PartnerMarketSegment</w:t>
              </w:r>
            </w:ins>
          </w:p>
        </w:tc>
        <w:tc>
          <w:tcPr>
            <w:tcW w:w="1710" w:type="dxa"/>
            <w:tcBorders>
              <w:top w:val="single" w:sz="4" w:space="0" w:color="auto"/>
              <w:left w:val="single" w:sz="4" w:space="0" w:color="auto"/>
              <w:bottom w:val="single" w:sz="4" w:space="0" w:color="auto"/>
              <w:right w:val="single" w:sz="4" w:space="0" w:color="auto"/>
            </w:tcBorders>
            <w:vAlign w:val="bottom"/>
            <w:tcPrChange w:id="6423" w:author="Rakesh Singhi" w:date="2015-02-07T15:22:00Z">
              <w:tcPr>
                <w:tcW w:w="1833" w:type="dxa"/>
                <w:gridSpan w:val="2"/>
                <w:tcBorders>
                  <w:top w:val="single" w:sz="4" w:space="0" w:color="auto"/>
                  <w:left w:val="single" w:sz="4" w:space="0" w:color="auto"/>
                  <w:bottom w:val="single" w:sz="4" w:space="0" w:color="auto"/>
                  <w:right w:val="single" w:sz="4" w:space="0" w:color="auto"/>
                </w:tcBorders>
              </w:tcPr>
            </w:tcPrChange>
          </w:tcPr>
          <w:p w14:paraId="76FB7D81" w14:textId="630E2933" w:rsidR="00337D70" w:rsidRPr="001C275C" w:rsidRDefault="00337D70" w:rsidP="00410397">
            <w:pPr>
              <w:rPr>
                <w:ins w:id="6424" w:author="Rakesh Singhi" w:date="2015-02-07T15:16:00Z"/>
                <w:rFonts w:asciiTheme="minorHAnsi" w:hAnsiTheme="minorHAnsi" w:cstheme="minorHAnsi"/>
                <w:color w:val="000000"/>
                <w:sz w:val="18"/>
                <w:szCs w:val="16"/>
              </w:rPr>
            </w:pPr>
            <w:ins w:id="6425" w:author="Rakesh Singhi" w:date="2015-02-07T15:22:00Z">
              <w:r w:rsidRPr="00337D70">
                <w:rPr>
                  <w:rFonts w:asciiTheme="minorHAnsi" w:hAnsiTheme="minorHAnsi" w:cstheme="minorHAnsi"/>
                  <w:color w:val="000000"/>
                  <w:sz w:val="18"/>
                  <w:szCs w:val="16"/>
                </w:rPr>
                <w:t>PartnerMarketSegment</w:t>
              </w:r>
            </w:ins>
          </w:p>
        </w:tc>
      </w:tr>
      <w:tr w:rsidR="00337D70" w:rsidRPr="00D30FA1" w14:paraId="535C7F2B" w14:textId="77777777" w:rsidTr="00D4711D">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426" w:author="Rakesh Singhi" w:date="2015-02-07T15:22: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6427" w:author="Rakesh Singhi" w:date="2015-02-07T15:15:00Z"/>
          <w:trPrChange w:id="6428" w:author="Rakesh Singhi" w:date="2015-02-07T15:22:00Z">
            <w:trPr>
              <w:gridAfter w:val="0"/>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6429" w:author="Rakesh Singhi" w:date="2015-02-07T15:22:00Z">
              <w:tcPr>
                <w:tcW w:w="279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4DB424A6" w14:textId="4CEB49ED" w:rsidR="00337D70" w:rsidRPr="001E1B73" w:rsidRDefault="00337D70" w:rsidP="00410397">
            <w:pPr>
              <w:rPr>
                <w:ins w:id="6430" w:author="Rakesh Singhi" w:date="2015-02-07T15:15:00Z"/>
                <w:rFonts w:asciiTheme="minorHAnsi" w:hAnsiTheme="minorHAnsi" w:cstheme="minorHAnsi"/>
                <w:color w:val="000000"/>
                <w:sz w:val="18"/>
                <w:szCs w:val="16"/>
              </w:rPr>
            </w:pPr>
            <w:ins w:id="6431" w:author="Rakesh Singhi" w:date="2015-02-07T15:18:00Z">
              <w:r w:rsidRPr="001E1B73">
                <w:rPr>
                  <w:rFonts w:asciiTheme="minorHAnsi" w:hAnsiTheme="minorHAnsi" w:cstheme="minorHAnsi"/>
                  <w:color w:val="000000"/>
                  <w:sz w:val="18"/>
                  <w:szCs w:val="16"/>
                </w:rPr>
                <w:t xml:space="preserve">BUSINESS_SEGMENT        </w:t>
              </w:r>
            </w:ins>
          </w:p>
        </w:tc>
        <w:tc>
          <w:tcPr>
            <w:tcW w:w="1710" w:type="dxa"/>
            <w:tcBorders>
              <w:top w:val="single" w:sz="4" w:space="0" w:color="auto"/>
              <w:left w:val="single" w:sz="4" w:space="0" w:color="auto"/>
              <w:bottom w:val="single" w:sz="4" w:space="0" w:color="auto"/>
              <w:right w:val="single" w:sz="4" w:space="0" w:color="auto"/>
            </w:tcBorders>
            <w:shd w:val="clear" w:color="auto" w:fill="auto"/>
            <w:vAlign w:val="bottom"/>
            <w:tcPrChange w:id="6432" w:author="Rakesh Singhi" w:date="2015-02-07T15:22:00Z">
              <w:tcPr>
                <w:tcW w:w="1710" w:type="dxa"/>
                <w:gridSpan w:val="3"/>
                <w:tcBorders>
                  <w:top w:val="single" w:sz="4" w:space="0" w:color="auto"/>
                  <w:left w:val="single" w:sz="4" w:space="0" w:color="auto"/>
                  <w:bottom w:val="single" w:sz="4" w:space="0" w:color="auto"/>
                  <w:right w:val="single" w:sz="4" w:space="0" w:color="auto"/>
                </w:tcBorders>
                <w:shd w:val="clear" w:color="auto" w:fill="auto"/>
              </w:tcPr>
            </w:tcPrChange>
          </w:tcPr>
          <w:p w14:paraId="12EEDF15" w14:textId="6189EC98" w:rsidR="00337D70" w:rsidRPr="00B234C2" w:rsidRDefault="00337D70" w:rsidP="00410397">
            <w:pPr>
              <w:rPr>
                <w:ins w:id="6433" w:author="Rakesh Singhi" w:date="2015-02-07T15:15:00Z"/>
                <w:rFonts w:asciiTheme="minorHAnsi" w:hAnsiTheme="minorHAnsi" w:cstheme="minorHAnsi"/>
                <w:color w:val="000000"/>
                <w:sz w:val="18"/>
                <w:szCs w:val="16"/>
              </w:rPr>
            </w:pPr>
            <w:ins w:id="6434" w:author="Rakesh Singhi" w:date="2015-02-07T15:20:00Z">
              <w:r w:rsidRPr="00410397">
                <w:rPr>
                  <w:rFonts w:asciiTheme="minorHAnsi" w:hAnsiTheme="minorHAnsi" w:cstheme="minorHAnsi"/>
                  <w:color w:val="000000"/>
                  <w:sz w:val="18"/>
                  <w:szCs w:val="16"/>
                </w:rPr>
                <w:t>BusinessSegment</w:t>
              </w:r>
            </w:ins>
          </w:p>
        </w:tc>
        <w:tc>
          <w:tcPr>
            <w:tcW w:w="2160" w:type="dxa"/>
            <w:tcBorders>
              <w:top w:val="single" w:sz="4" w:space="0" w:color="auto"/>
              <w:left w:val="single" w:sz="4" w:space="0" w:color="auto"/>
              <w:bottom w:val="single" w:sz="4" w:space="0" w:color="auto"/>
              <w:right w:val="single" w:sz="4" w:space="0" w:color="auto"/>
            </w:tcBorders>
            <w:vAlign w:val="bottom"/>
            <w:tcPrChange w:id="6435" w:author="Rakesh Singhi" w:date="2015-02-07T15:22:00Z">
              <w:tcPr>
                <w:tcW w:w="1530" w:type="dxa"/>
                <w:gridSpan w:val="2"/>
                <w:tcBorders>
                  <w:top w:val="single" w:sz="4" w:space="0" w:color="auto"/>
                  <w:left w:val="single" w:sz="4" w:space="0" w:color="auto"/>
                  <w:bottom w:val="single" w:sz="4" w:space="0" w:color="auto"/>
                  <w:right w:val="single" w:sz="4" w:space="0" w:color="auto"/>
                </w:tcBorders>
              </w:tcPr>
            </w:tcPrChange>
          </w:tcPr>
          <w:p w14:paraId="70F0D5E2" w14:textId="0B440600" w:rsidR="00337D70" w:rsidRPr="00B234C2" w:rsidRDefault="00337D70" w:rsidP="00410397">
            <w:pPr>
              <w:rPr>
                <w:ins w:id="6436" w:author="Rakesh Singhi" w:date="2015-02-07T15:15:00Z"/>
                <w:rFonts w:asciiTheme="minorHAnsi" w:hAnsiTheme="minorHAnsi" w:cstheme="minorHAnsi"/>
                <w:color w:val="000000"/>
                <w:sz w:val="18"/>
                <w:szCs w:val="16"/>
              </w:rPr>
            </w:pPr>
            <w:ins w:id="6437" w:author="Rakesh Singhi" w:date="2015-02-07T15:20:00Z">
              <w:r w:rsidRPr="00410397">
                <w:rPr>
                  <w:rFonts w:asciiTheme="minorHAnsi" w:hAnsiTheme="minorHAnsi" w:cstheme="minorHAnsi"/>
                  <w:color w:val="000000"/>
                  <w:sz w:val="18"/>
                  <w:szCs w:val="16"/>
                </w:rPr>
                <w:t>BusinessSegment</w:t>
              </w:r>
            </w:ins>
          </w:p>
        </w:tc>
        <w:tc>
          <w:tcPr>
            <w:tcW w:w="2520" w:type="dxa"/>
            <w:tcBorders>
              <w:top w:val="single" w:sz="4" w:space="0" w:color="auto"/>
              <w:left w:val="single" w:sz="4" w:space="0" w:color="auto"/>
              <w:bottom w:val="single" w:sz="4" w:space="0" w:color="auto"/>
              <w:right w:val="single" w:sz="4" w:space="0" w:color="auto"/>
            </w:tcBorders>
            <w:tcPrChange w:id="6438" w:author="Rakesh Singhi" w:date="2015-02-07T15:22:00Z">
              <w:tcPr>
                <w:tcW w:w="1515" w:type="dxa"/>
                <w:gridSpan w:val="3"/>
                <w:tcBorders>
                  <w:top w:val="single" w:sz="4" w:space="0" w:color="auto"/>
                  <w:left w:val="single" w:sz="4" w:space="0" w:color="auto"/>
                  <w:bottom w:val="single" w:sz="4" w:space="0" w:color="auto"/>
                  <w:right w:val="single" w:sz="4" w:space="0" w:color="auto"/>
                </w:tcBorders>
              </w:tcPr>
            </w:tcPrChange>
          </w:tcPr>
          <w:p w14:paraId="624A3436" w14:textId="7209E6F6" w:rsidR="00337D70" w:rsidRPr="00337D70" w:rsidRDefault="00337D70" w:rsidP="00410397">
            <w:pPr>
              <w:rPr>
                <w:ins w:id="6439" w:author="Rakesh Singhi" w:date="2015-02-07T15:15:00Z"/>
                <w:rFonts w:asciiTheme="minorHAnsi" w:hAnsiTheme="minorHAnsi" w:cstheme="minorHAnsi"/>
                <w:color w:val="000000"/>
                <w:sz w:val="18"/>
                <w:szCs w:val="16"/>
              </w:rPr>
            </w:pPr>
            <w:ins w:id="6440" w:author="Rakesh Singhi" w:date="2015-02-07T15:21:00Z">
              <w:r w:rsidRPr="00337D70">
                <w:rPr>
                  <w:rFonts w:asciiTheme="minorHAnsi" w:hAnsiTheme="minorHAnsi" w:cstheme="minorHAnsi"/>
                  <w:color w:val="000000"/>
                  <w:sz w:val="18"/>
                  <w:szCs w:val="16"/>
                </w:rPr>
                <w:t>VEBIP_PartnerMarketSegment</w:t>
              </w:r>
            </w:ins>
          </w:p>
        </w:tc>
        <w:tc>
          <w:tcPr>
            <w:tcW w:w="1710" w:type="dxa"/>
            <w:tcBorders>
              <w:top w:val="single" w:sz="4" w:space="0" w:color="auto"/>
              <w:left w:val="single" w:sz="4" w:space="0" w:color="auto"/>
              <w:bottom w:val="single" w:sz="4" w:space="0" w:color="auto"/>
              <w:right w:val="single" w:sz="4" w:space="0" w:color="auto"/>
            </w:tcBorders>
            <w:vAlign w:val="bottom"/>
            <w:tcPrChange w:id="6441" w:author="Rakesh Singhi" w:date="2015-02-07T15:22:00Z">
              <w:tcPr>
                <w:tcW w:w="1833" w:type="dxa"/>
                <w:gridSpan w:val="2"/>
                <w:tcBorders>
                  <w:top w:val="single" w:sz="4" w:space="0" w:color="auto"/>
                  <w:left w:val="single" w:sz="4" w:space="0" w:color="auto"/>
                  <w:bottom w:val="single" w:sz="4" w:space="0" w:color="auto"/>
                  <w:right w:val="single" w:sz="4" w:space="0" w:color="auto"/>
                </w:tcBorders>
              </w:tcPr>
            </w:tcPrChange>
          </w:tcPr>
          <w:p w14:paraId="53C1F839" w14:textId="314F6A30" w:rsidR="00337D70" w:rsidRPr="001C275C" w:rsidRDefault="00337D70" w:rsidP="00410397">
            <w:pPr>
              <w:rPr>
                <w:ins w:id="6442" w:author="Rakesh Singhi" w:date="2015-02-07T15:15:00Z"/>
                <w:rFonts w:asciiTheme="minorHAnsi" w:hAnsiTheme="minorHAnsi" w:cstheme="minorHAnsi"/>
                <w:color w:val="000000"/>
                <w:sz w:val="18"/>
                <w:szCs w:val="16"/>
              </w:rPr>
            </w:pPr>
            <w:ins w:id="6443" w:author="Rakesh Singhi" w:date="2015-02-07T15:22:00Z">
              <w:r w:rsidRPr="00337D70">
                <w:rPr>
                  <w:rFonts w:asciiTheme="minorHAnsi" w:hAnsiTheme="minorHAnsi" w:cstheme="minorHAnsi"/>
                  <w:color w:val="000000"/>
                  <w:sz w:val="18"/>
                  <w:szCs w:val="16"/>
                </w:rPr>
                <w:t>BusinessSegment</w:t>
              </w:r>
            </w:ins>
          </w:p>
        </w:tc>
      </w:tr>
      <w:tr w:rsidR="00337D70" w:rsidRPr="00D30FA1" w14:paraId="5F1E20E4" w14:textId="77777777" w:rsidTr="00D4711D">
        <w:tblPrEx>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444" w:author="Rakesh Singhi" w:date="2015-02-07T15:22:00Z">
            <w:tblPrEx>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6445" w:author="Rakesh Singhi" w:date="2015-02-07T15:18:00Z"/>
          <w:trPrChange w:id="6446" w:author="Rakesh Singhi" w:date="2015-02-07T15:22:00Z">
            <w:trPr>
              <w:gridAfter w:val="0"/>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6447" w:author="Rakesh Singhi" w:date="2015-02-07T15:22:00Z">
              <w:tcPr>
                <w:tcW w:w="279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21A6987D" w14:textId="14931F65" w:rsidR="00337D70" w:rsidRPr="001E1B73" w:rsidRDefault="00337D70" w:rsidP="00410397">
            <w:pPr>
              <w:rPr>
                <w:ins w:id="6448" w:author="Rakesh Singhi" w:date="2015-02-07T15:18:00Z"/>
                <w:rFonts w:asciiTheme="minorHAnsi" w:hAnsiTheme="minorHAnsi" w:cstheme="minorHAnsi"/>
                <w:color w:val="000000"/>
                <w:sz w:val="18"/>
                <w:szCs w:val="16"/>
              </w:rPr>
            </w:pPr>
            <w:ins w:id="6449" w:author="Rakesh Singhi" w:date="2015-02-07T15:18:00Z">
              <w:r>
                <w:rPr>
                  <w:rFonts w:asciiTheme="minorHAnsi" w:hAnsiTheme="minorHAnsi" w:cstheme="minorHAnsi"/>
                  <w:color w:val="000000"/>
                  <w:sz w:val="18"/>
                  <w:szCs w:val="16"/>
                </w:rPr>
                <w:t>ACTIVE_FLAG</w:t>
              </w:r>
            </w:ins>
          </w:p>
        </w:tc>
        <w:tc>
          <w:tcPr>
            <w:tcW w:w="1710" w:type="dxa"/>
            <w:tcBorders>
              <w:top w:val="single" w:sz="4" w:space="0" w:color="auto"/>
              <w:left w:val="single" w:sz="4" w:space="0" w:color="auto"/>
              <w:bottom w:val="single" w:sz="4" w:space="0" w:color="auto"/>
              <w:right w:val="single" w:sz="4" w:space="0" w:color="auto"/>
            </w:tcBorders>
            <w:shd w:val="clear" w:color="auto" w:fill="auto"/>
            <w:tcPrChange w:id="6450" w:author="Rakesh Singhi" w:date="2015-02-07T15:22:00Z">
              <w:tcPr>
                <w:tcW w:w="1710" w:type="dxa"/>
                <w:gridSpan w:val="3"/>
                <w:tcBorders>
                  <w:top w:val="single" w:sz="4" w:space="0" w:color="auto"/>
                  <w:left w:val="single" w:sz="4" w:space="0" w:color="auto"/>
                  <w:bottom w:val="single" w:sz="4" w:space="0" w:color="auto"/>
                  <w:right w:val="single" w:sz="4" w:space="0" w:color="auto"/>
                </w:tcBorders>
                <w:shd w:val="clear" w:color="auto" w:fill="auto"/>
              </w:tcPr>
            </w:tcPrChange>
          </w:tcPr>
          <w:p w14:paraId="0F34A9F6" w14:textId="3E025366" w:rsidR="00337D70" w:rsidRPr="00B234C2" w:rsidRDefault="00337D70" w:rsidP="00410397">
            <w:pPr>
              <w:rPr>
                <w:ins w:id="6451" w:author="Rakesh Singhi" w:date="2015-02-07T15:18:00Z"/>
                <w:rFonts w:asciiTheme="minorHAnsi" w:hAnsiTheme="minorHAnsi" w:cstheme="minorHAnsi"/>
                <w:color w:val="000000"/>
                <w:sz w:val="18"/>
                <w:szCs w:val="16"/>
              </w:rPr>
            </w:pPr>
            <w:ins w:id="6452" w:author="Rakesh Singhi" w:date="2015-02-07T15:20:00Z">
              <w:r>
                <w:rPr>
                  <w:rFonts w:ascii="Calibri" w:hAnsi="Calibri" w:cs="Calibri"/>
                  <w:color w:val="000000"/>
                  <w:sz w:val="22"/>
                  <w:szCs w:val="22"/>
                </w:rPr>
                <w:t> </w:t>
              </w:r>
            </w:ins>
          </w:p>
        </w:tc>
        <w:tc>
          <w:tcPr>
            <w:tcW w:w="2160" w:type="dxa"/>
            <w:tcBorders>
              <w:top w:val="single" w:sz="4" w:space="0" w:color="auto"/>
              <w:left w:val="single" w:sz="4" w:space="0" w:color="auto"/>
              <w:bottom w:val="single" w:sz="4" w:space="0" w:color="auto"/>
              <w:right w:val="single" w:sz="4" w:space="0" w:color="auto"/>
            </w:tcBorders>
            <w:vAlign w:val="bottom"/>
            <w:tcPrChange w:id="6453" w:author="Rakesh Singhi" w:date="2015-02-07T15:22:00Z">
              <w:tcPr>
                <w:tcW w:w="1530" w:type="dxa"/>
                <w:gridSpan w:val="2"/>
                <w:tcBorders>
                  <w:top w:val="single" w:sz="4" w:space="0" w:color="auto"/>
                  <w:left w:val="single" w:sz="4" w:space="0" w:color="auto"/>
                  <w:bottom w:val="single" w:sz="4" w:space="0" w:color="auto"/>
                  <w:right w:val="single" w:sz="4" w:space="0" w:color="auto"/>
                </w:tcBorders>
              </w:tcPr>
            </w:tcPrChange>
          </w:tcPr>
          <w:p w14:paraId="7268FED5" w14:textId="4BA6DC9B" w:rsidR="00337D70" w:rsidRPr="00B234C2" w:rsidRDefault="00337D70" w:rsidP="00410397">
            <w:pPr>
              <w:rPr>
                <w:ins w:id="6454" w:author="Rakesh Singhi" w:date="2015-02-07T15:18:00Z"/>
                <w:rFonts w:asciiTheme="minorHAnsi" w:hAnsiTheme="minorHAnsi" w:cstheme="minorHAnsi"/>
                <w:color w:val="000000"/>
                <w:sz w:val="18"/>
                <w:szCs w:val="16"/>
              </w:rPr>
            </w:pPr>
            <w:ins w:id="6455" w:author="Rakesh Singhi" w:date="2015-02-07T15:20:00Z">
              <w:r w:rsidRPr="00410397">
                <w:rPr>
                  <w:rFonts w:asciiTheme="minorHAnsi" w:hAnsiTheme="minorHAnsi" w:cstheme="minorHAnsi"/>
                  <w:color w:val="000000"/>
                  <w:sz w:val="18"/>
                  <w:szCs w:val="16"/>
                </w:rPr>
                <w:t>Computed</w:t>
              </w:r>
            </w:ins>
          </w:p>
        </w:tc>
        <w:tc>
          <w:tcPr>
            <w:tcW w:w="2520" w:type="dxa"/>
            <w:tcBorders>
              <w:top w:val="single" w:sz="4" w:space="0" w:color="auto"/>
              <w:left w:val="single" w:sz="4" w:space="0" w:color="auto"/>
              <w:bottom w:val="single" w:sz="4" w:space="0" w:color="auto"/>
              <w:right w:val="single" w:sz="4" w:space="0" w:color="auto"/>
            </w:tcBorders>
            <w:tcPrChange w:id="6456" w:author="Rakesh Singhi" w:date="2015-02-07T15:22:00Z">
              <w:tcPr>
                <w:tcW w:w="1515" w:type="dxa"/>
                <w:gridSpan w:val="3"/>
                <w:tcBorders>
                  <w:top w:val="single" w:sz="4" w:space="0" w:color="auto"/>
                  <w:left w:val="single" w:sz="4" w:space="0" w:color="auto"/>
                  <w:bottom w:val="single" w:sz="4" w:space="0" w:color="auto"/>
                  <w:right w:val="single" w:sz="4" w:space="0" w:color="auto"/>
                </w:tcBorders>
              </w:tcPr>
            </w:tcPrChange>
          </w:tcPr>
          <w:p w14:paraId="4105219F" w14:textId="00EE620F" w:rsidR="00337D70" w:rsidRPr="00337D70" w:rsidRDefault="00337D70" w:rsidP="00410397">
            <w:pPr>
              <w:rPr>
                <w:ins w:id="6457" w:author="Rakesh Singhi" w:date="2015-02-07T15:18:00Z"/>
                <w:rFonts w:asciiTheme="minorHAnsi" w:hAnsiTheme="minorHAnsi" w:cstheme="minorHAnsi"/>
                <w:color w:val="000000"/>
                <w:sz w:val="18"/>
                <w:szCs w:val="16"/>
              </w:rPr>
            </w:pPr>
            <w:ins w:id="6458" w:author="Rakesh Singhi" w:date="2015-02-07T15:21:00Z">
              <w:r w:rsidRPr="00337D70">
                <w:rPr>
                  <w:rFonts w:asciiTheme="minorHAnsi" w:hAnsiTheme="minorHAnsi" w:cstheme="minorHAnsi"/>
                  <w:color w:val="000000"/>
                  <w:sz w:val="18"/>
                  <w:szCs w:val="16"/>
                </w:rPr>
                <w:t>VEBIP_PartnerMarketSegment</w:t>
              </w:r>
            </w:ins>
          </w:p>
        </w:tc>
        <w:tc>
          <w:tcPr>
            <w:tcW w:w="1710" w:type="dxa"/>
            <w:tcBorders>
              <w:top w:val="single" w:sz="4" w:space="0" w:color="auto"/>
              <w:left w:val="single" w:sz="4" w:space="0" w:color="auto"/>
              <w:bottom w:val="single" w:sz="4" w:space="0" w:color="auto"/>
              <w:right w:val="single" w:sz="4" w:space="0" w:color="auto"/>
            </w:tcBorders>
            <w:vAlign w:val="bottom"/>
            <w:tcPrChange w:id="6459" w:author="Rakesh Singhi" w:date="2015-02-07T15:22:00Z">
              <w:tcPr>
                <w:tcW w:w="1833" w:type="dxa"/>
                <w:gridSpan w:val="2"/>
                <w:tcBorders>
                  <w:top w:val="single" w:sz="4" w:space="0" w:color="auto"/>
                  <w:left w:val="single" w:sz="4" w:space="0" w:color="auto"/>
                  <w:bottom w:val="single" w:sz="4" w:space="0" w:color="auto"/>
                  <w:right w:val="single" w:sz="4" w:space="0" w:color="auto"/>
                </w:tcBorders>
              </w:tcPr>
            </w:tcPrChange>
          </w:tcPr>
          <w:p w14:paraId="7CE7AE7E" w14:textId="4EA9730D" w:rsidR="00337D70" w:rsidRPr="001C275C" w:rsidRDefault="00337D70" w:rsidP="00410397">
            <w:pPr>
              <w:rPr>
                <w:ins w:id="6460" w:author="Rakesh Singhi" w:date="2015-02-07T15:18:00Z"/>
                <w:rFonts w:asciiTheme="minorHAnsi" w:hAnsiTheme="minorHAnsi" w:cstheme="minorHAnsi"/>
                <w:color w:val="000000"/>
                <w:sz w:val="18"/>
                <w:szCs w:val="16"/>
              </w:rPr>
            </w:pPr>
            <w:ins w:id="6461" w:author="Rakesh Singhi" w:date="2015-02-07T15:22:00Z">
              <w:r w:rsidRPr="00337D70">
                <w:rPr>
                  <w:rFonts w:asciiTheme="minorHAnsi" w:hAnsiTheme="minorHAnsi" w:cstheme="minorHAnsi"/>
                  <w:color w:val="000000"/>
                  <w:sz w:val="18"/>
                  <w:szCs w:val="16"/>
                </w:rPr>
                <w:t>Active</w:t>
              </w:r>
            </w:ins>
          </w:p>
        </w:tc>
      </w:tr>
      <w:tr w:rsidR="00410397" w:rsidRPr="00D30FA1" w14:paraId="38253B26" w14:textId="77777777" w:rsidTr="00D4711D">
        <w:trPr>
          <w:trHeight w:val="70"/>
          <w:ins w:id="6462" w:author="Rakesh Singhi" w:date="2015-02-07T15:14:00Z"/>
        </w:trPr>
        <w:tc>
          <w:tcPr>
            <w:tcW w:w="6300" w:type="dxa"/>
            <w:gridSpan w:val="3"/>
            <w:tcBorders>
              <w:top w:val="single" w:sz="4" w:space="0" w:color="auto"/>
              <w:left w:val="single" w:sz="4" w:space="0" w:color="auto"/>
              <w:bottom w:val="single" w:sz="4" w:space="0" w:color="auto"/>
              <w:right w:val="single" w:sz="4" w:space="0" w:color="auto"/>
            </w:tcBorders>
            <w:shd w:val="clear" w:color="auto" w:fill="auto"/>
          </w:tcPr>
          <w:p w14:paraId="02DC25F2" w14:textId="77777777" w:rsidR="00410397" w:rsidRDefault="00410397" w:rsidP="00410397">
            <w:pPr>
              <w:rPr>
                <w:ins w:id="6463" w:author="Rakesh Singhi" w:date="2015-02-07T15:14:00Z"/>
              </w:rPr>
            </w:pPr>
            <w:ins w:id="6464" w:author="Rakesh Singhi" w:date="2015-02-07T15:14:00Z">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ins>
          </w:p>
        </w:tc>
        <w:tc>
          <w:tcPr>
            <w:tcW w:w="2520" w:type="dxa"/>
            <w:tcBorders>
              <w:top w:val="single" w:sz="4" w:space="0" w:color="auto"/>
              <w:left w:val="single" w:sz="4" w:space="0" w:color="auto"/>
              <w:bottom w:val="single" w:sz="4" w:space="0" w:color="auto"/>
              <w:right w:val="single" w:sz="4" w:space="0" w:color="auto"/>
            </w:tcBorders>
          </w:tcPr>
          <w:p w14:paraId="52A87594" w14:textId="77777777" w:rsidR="00410397" w:rsidRPr="001C275C" w:rsidRDefault="00410397" w:rsidP="00410397">
            <w:pPr>
              <w:rPr>
                <w:ins w:id="6465" w:author="Rakesh Singhi" w:date="2015-02-07T15:14:00Z"/>
                <w:rFonts w:asciiTheme="minorHAnsi" w:hAnsiTheme="minorHAnsi" w:cstheme="minorHAnsi"/>
                <w:b/>
                <w:color w:val="000000"/>
                <w:sz w:val="18"/>
                <w:szCs w:val="16"/>
                <w:u w:val="single"/>
              </w:rPr>
            </w:pPr>
          </w:p>
        </w:tc>
        <w:tc>
          <w:tcPr>
            <w:tcW w:w="1710" w:type="dxa"/>
            <w:tcBorders>
              <w:top w:val="single" w:sz="4" w:space="0" w:color="auto"/>
              <w:left w:val="single" w:sz="4" w:space="0" w:color="auto"/>
              <w:bottom w:val="single" w:sz="4" w:space="0" w:color="auto"/>
              <w:right w:val="single" w:sz="4" w:space="0" w:color="auto"/>
            </w:tcBorders>
          </w:tcPr>
          <w:p w14:paraId="23B37F3E" w14:textId="77777777" w:rsidR="00410397" w:rsidRPr="001C275C" w:rsidRDefault="00410397" w:rsidP="00410397">
            <w:pPr>
              <w:rPr>
                <w:ins w:id="6466" w:author="Rakesh Singhi" w:date="2015-02-07T15:14:00Z"/>
                <w:rFonts w:asciiTheme="minorHAnsi" w:hAnsiTheme="minorHAnsi" w:cstheme="minorHAnsi"/>
                <w:b/>
                <w:color w:val="000000"/>
                <w:sz w:val="18"/>
                <w:szCs w:val="16"/>
                <w:u w:val="single"/>
              </w:rPr>
            </w:pPr>
          </w:p>
        </w:tc>
      </w:tr>
    </w:tbl>
    <w:p w14:paraId="70053D9E" w14:textId="77777777" w:rsidR="00410397" w:rsidRDefault="00410397" w:rsidP="000F1877">
      <w:pPr>
        <w:spacing w:after="120"/>
        <w:rPr>
          <w:ins w:id="6467" w:author="Rakesh Singhi" w:date="2015-02-07T15:12:00Z"/>
          <w:rFonts w:asciiTheme="minorHAnsi" w:hAnsiTheme="minorHAnsi" w:cstheme="minorHAnsi"/>
          <w:u w:val="single"/>
        </w:rPr>
      </w:pPr>
    </w:p>
    <w:p w14:paraId="4597F3E4" w14:textId="09C9081A" w:rsidR="00337D70" w:rsidRDefault="00337D70" w:rsidP="00DA1C8A">
      <w:pPr>
        <w:pStyle w:val="ListParagraph"/>
        <w:keepNext/>
        <w:numPr>
          <w:ilvl w:val="2"/>
          <w:numId w:val="10"/>
        </w:numPr>
        <w:spacing w:line="240" w:lineRule="auto"/>
        <w:ind w:left="90" w:right="21" w:hanging="36"/>
        <w:jc w:val="both"/>
        <w:outlineLvl w:val="1"/>
        <w:rPr>
          <w:ins w:id="6468" w:author="Rakesh Singhi" w:date="2015-02-07T15:23:00Z"/>
          <w:rFonts w:asciiTheme="minorHAnsi" w:hAnsiTheme="minorHAnsi" w:cstheme="minorHAnsi"/>
          <w:b/>
          <w:i/>
          <w:sz w:val="24"/>
          <w:szCs w:val="24"/>
          <w:lang w:val="en-GB"/>
        </w:rPr>
      </w:pPr>
      <w:bookmarkStart w:id="6469" w:name="_Toc415065540"/>
      <w:ins w:id="6470" w:author="Rakesh Singhi" w:date="2015-02-07T15:23:00Z">
        <w:r>
          <w:rPr>
            <w:rFonts w:asciiTheme="minorHAnsi" w:hAnsiTheme="minorHAnsi" w:cstheme="minorHAnsi"/>
            <w:b/>
            <w:i/>
            <w:sz w:val="24"/>
            <w:szCs w:val="24"/>
            <w:lang w:val="en-GB"/>
          </w:rPr>
          <w:t>DMO_PARTNER_CHNL_SEG_MIR</w:t>
        </w:r>
        <w:bookmarkEnd w:id="6469"/>
      </w:ins>
    </w:p>
    <w:p w14:paraId="21160495" w14:textId="68FD59AD" w:rsidR="00337D70" w:rsidRPr="00337D70" w:rsidRDefault="00337D70" w:rsidP="00337D70">
      <w:pPr>
        <w:rPr>
          <w:ins w:id="6471" w:author="Rakesh Singhi" w:date="2015-02-07T15:24:00Z"/>
          <w:rFonts w:asciiTheme="minorHAnsi" w:hAnsiTheme="minorHAnsi" w:cstheme="minorHAnsi"/>
        </w:rPr>
      </w:pPr>
      <w:ins w:id="6472" w:author="Rakesh Singhi" w:date="2015-02-07T15:24:00Z">
        <w:r w:rsidRPr="00337D70">
          <w:rPr>
            <w:rFonts w:asciiTheme="minorHAnsi" w:hAnsiTheme="minorHAnsi" w:cstheme="minorHAnsi"/>
          </w:rPr>
          <w:t>This staging table</w:t>
        </w:r>
        <w:r>
          <w:rPr>
            <w:rFonts w:asciiTheme="minorHAnsi" w:hAnsiTheme="minorHAnsi" w:cstheme="minorHAnsi"/>
          </w:rPr>
          <w:t xml:space="preserve"> contains the Real Time Partner,</w:t>
        </w:r>
      </w:ins>
      <w:ins w:id="6473" w:author="Rakesh Singhi" w:date="2015-02-07T15:25:00Z">
        <w:r>
          <w:rPr>
            <w:rFonts w:asciiTheme="minorHAnsi" w:hAnsiTheme="minorHAnsi" w:cstheme="minorHAnsi"/>
          </w:rPr>
          <w:t xml:space="preserve"> </w:t>
        </w:r>
      </w:ins>
      <w:ins w:id="6474" w:author="Rakesh Singhi" w:date="2015-02-07T15:24:00Z">
        <w:r>
          <w:rPr>
            <w:rFonts w:asciiTheme="minorHAnsi" w:hAnsiTheme="minorHAnsi" w:cstheme="minorHAnsi"/>
          </w:rPr>
          <w:t>Channel Segment</w:t>
        </w:r>
        <w:r w:rsidRPr="00337D70">
          <w:rPr>
            <w:rFonts w:asciiTheme="minorHAnsi" w:hAnsiTheme="minorHAnsi" w:cstheme="minorHAnsi"/>
          </w:rPr>
          <w:t xml:space="preserve"> and </w:t>
        </w:r>
      </w:ins>
      <w:ins w:id="6475" w:author="Rakesh Singhi" w:date="2015-02-07T15:25:00Z">
        <w:r>
          <w:rPr>
            <w:rFonts w:asciiTheme="minorHAnsi" w:hAnsiTheme="minorHAnsi" w:cstheme="minorHAnsi"/>
          </w:rPr>
          <w:t>Channel Type mapping</w:t>
        </w:r>
      </w:ins>
      <w:ins w:id="6476" w:author="Rakesh Singhi" w:date="2015-02-07T15:24:00Z">
        <w:r w:rsidRPr="00337D70">
          <w:rPr>
            <w:rFonts w:asciiTheme="minorHAnsi" w:hAnsiTheme="minorHAnsi" w:cstheme="minorHAnsi"/>
          </w:rPr>
          <w:t xml:space="preserve"> data from PNP </w:t>
        </w:r>
        <w:r w:rsidRPr="00337D70">
          <w:rPr>
            <w:rFonts w:asciiTheme="minorHAnsi" w:hAnsiTheme="minorHAnsi" w:cstheme="minorHAnsi"/>
          </w:rPr>
          <w:lastRenderedPageBreak/>
          <w:t>Source view.</w:t>
        </w:r>
      </w:ins>
    </w:p>
    <w:p w14:paraId="717455DB" w14:textId="77777777" w:rsidR="00337D70" w:rsidRDefault="00337D70" w:rsidP="00337D70">
      <w:pPr>
        <w:keepNext/>
        <w:spacing w:line="240" w:lineRule="auto"/>
        <w:ind w:right="21"/>
        <w:jc w:val="both"/>
        <w:outlineLvl w:val="1"/>
        <w:rPr>
          <w:ins w:id="6477" w:author="Rakesh Singhi" w:date="2015-02-07T15:25:00Z"/>
          <w:rFonts w:asciiTheme="minorHAnsi" w:hAnsiTheme="minorHAnsi" w:cstheme="minorHAnsi"/>
          <w:b/>
          <w:i/>
          <w:sz w:val="24"/>
          <w:szCs w:val="24"/>
          <w:lang w:val="en-GB"/>
        </w:rPr>
      </w:pPr>
    </w:p>
    <w:p w14:paraId="236C5E68" w14:textId="77777777" w:rsidR="00337D70" w:rsidRPr="00D30FA1" w:rsidRDefault="00337D70" w:rsidP="00337D70">
      <w:pPr>
        <w:spacing w:after="120"/>
        <w:rPr>
          <w:ins w:id="6478" w:author="Rakesh Singhi" w:date="2015-02-07T15:25:00Z"/>
          <w:rFonts w:asciiTheme="minorHAnsi" w:hAnsiTheme="minorHAnsi" w:cstheme="minorHAnsi"/>
          <w:u w:val="single"/>
        </w:rPr>
      </w:pPr>
      <w:ins w:id="6479" w:author="Rakesh Singhi" w:date="2015-02-07T15:25:00Z">
        <w:r w:rsidRPr="00D30FA1">
          <w:rPr>
            <w:rFonts w:asciiTheme="minorHAnsi" w:hAnsiTheme="minorHAnsi" w:cstheme="minorHAnsi"/>
            <w:u w:val="single"/>
          </w:rPr>
          <w:t>Table Details</w:t>
        </w:r>
      </w:ins>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337D70" w:rsidRPr="00D30FA1" w14:paraId="501EFADD" w14:textId="77777777" w:rsidTr="0037582A">
        <w:trPr>
          <w:ins w:id="6480" w:author="Rakesh Singhi" w:date="2015-02-07T15:25:00Z"/>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0F6E71F5" w14:textId="77777777" w:rsidR="00337D70" w:rsidRPr="00D30FA1" w:rsidRDefault="00337D70" w:rsidP="0037582A">
            <w:pPr>
              <w:rPr>
                <w:ins w:id="6481" w:author="Rakesh Singhi" w:date="2015-02-07T15:25:00Z"/>
                <w:rFonts w:asciiTheme="minorHAnsi" w:hAnsiTheme="minorHAnsi" w:cstheme="minorHAnsi"/>
                <w:sz w:val="16"/>
                <w:szCs w:val="16"/>
              </w:rPr>
            </w:pPr>
            <w:ins w:id="6482" w:author="Rakesh Singhi" w:date="2015-02-07T15:25:00Z">
              <w:r w:rsidRPr="00D30FA1">
                <w:rPr>
                  <w:rFonts w:asciiTheme="minorHAnsi" w:hAnsiTheme="minorHAnsi" w:cstheme="minorHAnsi"/>
                  <w:sz w:val="16"/>
                  <w:szCs w:val="16"/>
                </w:rPr>
                <w:t>Table Logical Type</w:t>
              </w:r>
            </w:ins>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1B1683FF" w14:textId="77777777" w:rsidR="00337D70" w:rsidRPr="00D30FA1" w:rsidRDefault="00337D70" w:rsidP="0037582A">
            <w:pPr>
              <w:rPr>
                <w:ins w:id="6483" w:author="Rakesh Singhi" w:date="2015-02-07T15:25:00Z"/>
                <w:rFonts w:asciiTheme="minorHAnsi" w:hAnsiTheme="minorHAnsi" w:cstheme="minorHAnsi"/>
                <w:sz w:val="16"/>
                <w:szCs w:val="16"/>
              </w:rPr>
            </w:pPr>
            <w:ins w:id="6484" w:author="Rakesh Singhi" w:date="2015-02-07T15:25:00Z">
              <w:r w:rsidRPr="00D30FA1">
                <w:rPr>
                  <w:rFonts w:asciiTheme="minorHAnsi" w:hAnsiTheme="minorHAnsi" w:cstheme="minorHAnsi"/>
                  <w:sz w:val="16"/>
                  <w:szCs w:val="16"/>
                </w:rPr>
                <w:t>Table Name</w:t>
              </w:r>
            </w:ins>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49D285C2" w14:textId="77777777" w:rsidR="00337D70" w:rsidRPr="00D30FA1" w:rsidRDefault="00337D70" w:rsidP="0037582A">
            <w:pPr>
              <w:rPr>
                <w:ins w:id="6485" w:author="Rakesh Singhi" w:date="2015-02-07T15:25:00Z"/>
                <w:rFonts w:asciiTheme="minorHAnsi" w:hAnsiTheme="minorHAnsi" w:cstheme="minorHAnsi"/>
                <w:sz w:val="16"/>
                <w:szCs w:val="16"/>
              </w:rPr>
            </w:pPr>
            <w:ins w:id="6486" w:author="Rakesh Singhi" w:date="2015-02-07T15:25:00Z">
              <w:r w:rsidRPr="00D30FA1">
                <w:rPr>
                  <w:rFonts w:asciiTheme="minorHAnsi" w:hAnsiTheme="minorHAnsi" w:cstheme="minorHAnsi"/>
                  <w:sz w:val="16"/>
                  <w:szCs w:val="16"/>
                </w:rPr>
                <w:t>Schema</w:t>
              </w:r>
            </w:ins>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C623F31" w14:textId="77777777" w:rsidR="00337D70" w:rsidRPr="00D30FA1" w:rsidRDefault="00337D70" w:rsidP="0037582A">
            <w:pPr>
              <w:rPr>
                <w:ins w:id="6487" w:author="Rakesh Singhi" w:date="2015-02-07T15:25:00Z"/>
                <w:rFonts w:asciiTheme="minorHAnsi" w:hAnsiTheme="minorHAnsi" w:cstheme="minorHAnsi"/>
                <w:sz w:val="16"/>
                <w:szCs w:val="16"/>
              </w:rPr>
            </w:pPr>
            <w:ins w:id="6488" w:author="Rakesh Singhi" w:date="2015-02-07T15:25:00Z">
              <w:r w:rsidRPr="00D30FA1">
                <w:rPr>
                  <w:rFonts w:asciiTheme="minorHAnsi" w:hAnsiTheme="minorHAnsi" w:cstheme="minorHAnsi"/>
                  <w:sz w:val="16"/>
                  <w:szCs w:val="16"/>
                </w:rPr>
                <w:t>New/Existing</w:t>
              </w:r>
            </w:ins>
          </w:p>
        </w:tc>
      </w:tr>
      <w:tr w:rsidR="00337D70" w:rsidRPr="00D30FA1" w14:paraId="3F589918" w14:textId="77777777" w:rsidTr="0037582A">
        <w:trPr>
          <w:ins w:id="6489" w:author="Rakesh Singhi" w:date="2015-02-07T15:25:00Z"/>
        </w:trPr>
        <w:tc>
          <w:tcPr>
            <w:tcW w:w="1619" w:type="dxa"/>
            <w:tcBorders>
              <w:top w:val="single" w:sz="4" w:space="0" w:color="auto"/>
              <w:left w:val="single" w:sz="4" w:space="0" w:color="auto"/>
              <w:bottom w:val="single" w:sz="4" w:space="0" w:color="auto"/>
              <w:right w:val="single" w:sz="4" w:space="0" w:color="auto"/>
            </w:tcBorders>
            <w:hideMark/>
          </w:tcPr>
          <w:p w14:paraId="4F8AD5BD" w14:textId="77777777" w:rsidR="00337D70" w:rsidRPr="00D30FA1" w:rsidRDefault="00337D70" w:rsidP="0037582A">
            <w:pPr>
              <w:rPr>
                <w:ins w:id="6490" w:author="Rakesh Singhi" w:date="2015-02-07T15:25:00Z"/>
                <w:rFonts w:asciiTheme="minorHAnsi" w:hAnsiTheme="minorHAnsi" w:cstheme="minorHAnsi"/>
                <w:color w:val="000000"/>
                <w:sz w:val="18"/>
                <w:szCs w:val="16"/>
              </w:rPr>
            </w:pPr>
            <w:ins w:id="6491" w:author="Rakesh Singhi" w:date="2015-02-07T15:25:00Z">
              <w:r w:rsidRPr="00D30FA1">
                <w:rPr>
                  <w:rFonts w:asciiTheme="minorHAnsi" w:hAnsiTheme="minorHAnsi" w:cstheme="minorHAnsi"/>
                  <w:color w:val="000000"/>
                  <w:sz w:val="18"/>
                  <w:szCs w:val="16"/>
                </w:rPr>
                <w:t>Staging</w:t>
              </w:r>
            </w:ins>
          </w:p>
        </w:tc>
        <w:tc>
          <w:tcPr>
            <w:tcW w:w="3779" w:type="dxa"/>
            <w:tcBorders>
              <w:top w:val="single" w:sz="4" w:space="0" w:color="auto"/>
              <w:left w:val="single" w:sz="4" w:space="0" w:color="auto"/>
              <w:bottom w:val="single" w:sz="4" w:space="0" w:color="auto"/>
              <w:right w:val="single" w:sz="4" w:space="0" w:color="auto"/>
            </w:tcBorders>
            <w:hideMark/>
          </w:tcPr>
          <w:p w14:paraId="1C368B41" w14:textId="54422D19" w:rsidR="00337D70" w:rsidRPr="00D30FA1" w:rsidRDefault="00337D70" w:rsidP="006F3E3D">
            <w:pPr>
              <w:rPr>
                <w:ins w:id="6492" w:author="Rakesh Singhi" w:date="2015-02-07T15:25:00Z"/>
                <w:rFonts w:asciiTheme="minorHAnsi" w:hAnsiTheme="minorHAnsi" w:cstheme="minorHAnsi"/>
                <w:color w:val="000000"/>
                <w:sz w:val="18"/>
                <w:szCs w:val="16"/>
              </w:rPr>
            </w:pPr>
            <w:ins w:id="6493" w:author="Rakesh Singhi" w:date="2015-02-07T15:25:00Z">
              <w:r>
                <w:rPr>
                  <w:rFonts w:asciiTheme="minorHAnsi" w:hAnsiTheme="minorHAnsi" w:cstheme="minorHAnsi"/>
                  <w:color w:val="000000"/>
                  <w:sz w:val="18"/>
                  <w:szCs w:val="16"/>
                </w:rPr>
                <w:t>DMO_PARTNER_CHNL_SEG_MIR</w:t>
              </w:r>
            </w:ins>
          </w:p>
        </w:tc>
        <w:tc>
          <w:tcPr>
            <w:tcW w:w="992" w:type="dxa"/>
            <w:tcBorders>
              <w:top w:val="single" w:sz="4" w:space="0" w:color="auto"/>
              <w:left w:val="single" w:sz="4" w:space="0" w:color="auto"/>
              <w:bottom w:val="single" w:sz="4" w:space="0" w:color="auto"/>
              <w:right w:val="single" w:sz="4" w:space="0" w:color="auto"/>
            </w:tcBorders>
            <w:hideMark/>
          </w:tcPr>
          <w:p w14:paraId="7388FD0C" w14:textId="77777777" w:rsidR="00337D70" w:rsidRPr="00D30FA1" w:rsidRDefault="00337D70" w:rsidP="0037582A">
            <w:pPr>
              <w:rPr>
                <w:ins w:id="6494" w:author="Rakesh Singhi" w:date="2015-02-07T15:25:00Z"/>
                <w:rFonts w:asciiTheme="minorHAnsi" w:hAnsiTheme="minorHAnsi" w:cstheme="minorHAnsi"/>
                <w:color w:val="000000"/>
                <w:sz w:val="18"/>
                <w:szCs w:val="16"/>
              </w:rPr>
            </w:pPr>
            <w:ins w:id="6495" w:author="Rakesh Singhi" w:date="2015-02-07T15:25:00Z">
              <w:r>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6960BDA7" w14:textId="77777777" w:rsidR="00337D70" w:rsidRPr="00D30FA1" w:rsidRDefault="00337D70" w:rsidP="0037582A">
            <w:pPr>
              <w:jc w:val="center"/>
              <w:rPr>
                <w:ins w:id="6496" w:author="Rakesh Singhi" w:date="2015-02-07T15:25:00Z"/>
                <w:rFonts w:asciiTheme="minorHAnsi" w:hAnsiTheme="minorHAnsi" w:cstheme="minorHAnsi"/>
                <w:color w:val="000000"/>
                <w:sz w:val="18"/>
                <w:szCs w:val="16"/>
              </w:rPr>
            </w:pPr>
            <w:ins w:id="6497" w:author="Rakesh Singhi" w:date="2015-02-07T15:25:00Z">
              <w:r w:rsidRPr="00D30FA1">
                <w:rPr>
                  <w:rFonts w:asciiTheme="minorHAnsi" w:hAnsiTheme="minorHAnsi" w:cstheme="minorHAnsi"/>
                  <w:color w:val="000000"/>
                  <w:sz w:val="18"/>
                  <w:szCs w:val="16"/>
                </w:rPr>
                <w:t>New</w:t>
              </w:r>
            </w:ins>
          </w:p>
        </w:tc>
      </w:tr>
    </w:tbl>
    <w:p w14:paraId="162BA52D" w14:textId="77777777" w:rsidR="00337D70" w:rsidRDefault="00337D70" w:rsidP="00337D70">
      <w:pPr>
        <w:keepNext/>
        <w:spacing w:line="240" w:lineRule="auto"/>
        <w:ind w:right="21"/>
        <w:jc w:val="both"/>
        <w:outlineLvl w:val="1"/>
        <w:rPr>
          <w:ins w:id="6498" w:author="Rakesh Singhi" w:date="2015-02-07T15:26:00Z"/>
          <w:rFonts w:asciiTheme="minorHAnsi" w:hAnsiTheme="minorHAnsi" w:cstheme="minorHAnsi"/>
          <w:b/>
          <w:i/>
          <w:sz w:val="24"/>
          <w:szCs w:val="24"/>
          <w:lang w:val="en-GB"/>
        </w:rPr>
      </w:pPr>
    </w:p>
    <w:p w14:paraId="28EE77C4" w14:textId="77777777" w:rsidR="00337D70" w:rsidRPr="00337D70" w:rsidRDefault="00337D70" w:rsidP="00337D70">
      <w:pPr>
        <w:keepNext/>
        <w:spacing w:line="240" w:lineRule="auto"/>
        <w:ind w:right="21"/>
        <w:jc w:val="both"/>
        <w:outlineLvl w:val="1"/>
        <w:rPr>
          <w:ins w:id="6499" w:author="Rakesh Singhi" w:date="2015-02-07T15:23:00Z"/>
          <w:rFonts w:asciiTheme="minorHAnsi" w:hAnsiTheme="minorHAnsi" w:cstheme="minorHAnsi"/>
          <w:b/>
          <w:i/>
          <w:sz w:val="24"/>
          <w:szCs w:val="24"/>
          <w:lang w:val="en-GB"/>
        </w:rPr>
      </w:pPr>
    </w:p>
    <w:p w14:paraId="1DC2DC32" w14:textId="77777777" w:rsidR="00337D70" w:rsidRPr="00D30FA1" w:rsidRDefault="00337D70" w:rsidP="00337D70">
      <w:pPr>
        <w:spacing w:after="120"/>
        <w:rPr>
          <w:ins w:id="6500" w:author="Rakesh Singhi" w:date="2015-02-07T15:26:00Z"/>
          <w:rFonts w:asciiTheme="minorHAnsi" w:hAnsiTheme="minorHAnsi" w:cstheme="minorHAnsi"/>
          <w:u w:val="single"/>
        </w:rPr>
      </w:pPr>
      <w:ins w:id="6501" w:author="Rakesh Singhi" w:date="2015-02-07T15:26:00Z">
        <w:r w:rsidRPr="00D30FA1">
          <w:rPr>
            <w:rFonts w:asciiTheme="minorHAnsi" w:hAnsiTheme="minorHAnsi" w:cstheme="minorHAnsi"/>
            <w:u w:val="single"/>
          </w:rPr>
          <w:t>Columns Details</w:t>
        </w:r>
      </w:ins>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160"/>
        <w:gridCol w:w="990"/>
        <w:gridCol w:w="3600"/>
        <w:tblGridChange w:id="6502">
          <w:tblGrid>
            <w:gridCol w:w="2700"/>
            <w:gridCol w:w="90"/>
            <w:gridCol w:w="2160"/>
            <w:gridCol w:w="990"/>
            <w:gridCol w:w="2250"/>
            <w:gridCol w:w="1350"/>
          </w:tblGrid>
        </w:tblGridChange>
      </w:tblGrid>
      <w:tr w:rsidR="00337D70" w:rsidRPr="00D30FA1" w14:paraId="1683BA6A" w14:textId="77777777" w:rsidTr="00E2236A">
        <w:trPr>
          <w:ins w:id="6503" w:author="Rakesh Singhi" w:date="2015-02-07T15:26:00Z"/>
        </w:trPr>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57861B2B" w14:textId="77777777" w:rsidR="00337D70" w:rsidRPr="00D30FA1" w:rsidRDefault="00337D70" w:rsidP="0037582A">
            <w:pPr>
              <w:rPr>
                <w:ins w:id="6504" w:author="Rakesh Singhi" w:date="2015-02-07T15:26:00Z"/>
                <w:rFonts w:asciiTheme="minorHAnsi" w:hAnsiTheme="minorHAnsi" w:cstheme="minorHAnsi"/>
                <w:sz w:val="16"/>
                <w:szCs w:val="16"/>
              </w:rPr>
            </w:pPr>
            <w:ins w:id="6505" w:author="Rakesh Singhi" w:date="2015-02-07T15:26:00Z">
              <w:r w:rsidRPr="00D30FA1">
                <w:rPr>
                  <w:rFonts w:asciiTheme="minorHAnsi" w:hAnsiTheme="minorHAnsi" w:cstheme="minorHAnsi"/>
                  <w:sz w:val="16"/>
                  <w:szCs w:val="16"/>
                </w:rPr>
                <w:t>DB Column Name</w:t>
              </w:r>
            </w:ins>
          </w:p>
        </w:tc>
        <w:tc>
          <w:tcPr>
            <w:tcW w:w="2160" w:type="dxa"/>
            <w:tcBorders>
              <w:top w:val="single" w:sz="4" w:space="0" w:color="auto"/>
              <w:left w:val="single" w:sz="4" w:space="0" w:color="auto"/>
              <w:bottom w:val="single" w:sz="4" w:space="0" w:color="auto"/>
              <w:right w:val="single" w:sz="4" w:space="0" w:color="auto"/>
            </w:tcBorders>
            <w:shd w:val="clear" w:color="auto" w:fill="F4B8AE"/>
            <w:hideMark/>
          </w:tcPr>
          <w:p w14:paraId="4ECD1284" w14:textId="77777777" w:rsidR="00337D70" w:rsidRPr="00D30FA1" w:rsidRDefault="00337D70" w:rsidP="0037582A">
            <w:pPr>
              <w:rPr>
                <w:ins w:id="6506" w:author="Rakesh Singhi" w:date="2015-02-07T15:26:00Z"/>
                <w:rFonts w:asciiTheme="minorHAnsi" w:hAnsiTheme="minorHAnsi" w:cstheme="minorHAnsi"/>
                <w:sz w:val="16"/>
                <w:szCs w:val="16"/>
              </w:rPr>
            </w:pPr>
            <w:ins w:id="6507" w:author="Rakesh Singhi" w:date="2015-02-07T15:26:00Z">
              <w:r w:rsidRPr="00D30FA1">
                <w:rPr>
                  <w:rFonts w:asciiTheme="minorHAnsi" w:hAnsiTheme="minorHAnsi" w:cstheme="minorHAnsi"/>
                  <w:sz w:val="16"/>
                  <w:szCs w:val="16"/>
                </w:rPr>
                <w:t>Data Type</w:t>
              </w:r>
            </w:ins>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2C4C4040" w14:textId="77777777" w:rsidR="00337D70" w:rsidRPr="00D30FA1" w:rsidRDefault="00337D70" w:rsidP="0037582A">
            <w:pPr>
              <w:rPr>
                <w:ins w:id="6508" w:author="Rakesh Singhi" w:date="2015-02-07T15:26:00Z"/>
                <w:rFonts w:asciiTheme="minorHAnsi" w:hAnsiTheme="minorHAnsi" w:cstheme="minorHAnsi"/>
                <w:sz w:val="16"/>
                <w:szCs w:val="16"/>
              </w:rPr>
            </w:pPr>
            <w:ins w:id="6509" w:author="Rakesh Singhi" w:date="2015-02-07T15:26:00Z">
              <w:r w:rsidRPr="00D30FA1">
                <w:rPr>
                  <w:rFonts w:asciiTheme="minorHAnsi" w:hAnsiTheme="minorHAnsi" w:cstheme="minorHAnsi"/>
                  <w:sz w:val="16"/>
                  <w:szCs w:val="16"/>
                </w:rPr>
                <w:t>Staging 1</w:t>
              </w:r>
            </w:ins>
          </w:p>
        </w:tc>
        <w:tc>
          <w:tcPr>
            <w:tcW w:w="3600" w:type="dxa"/>
            <w:tcBorders>
              <w:top w:val="single" w:sz="4" w:space="0" w:color="auto"/>
              <w:left w:val="single" w:sz="4" w:space="0" w:color="auto"/>
              <w:bottom w:val="single" w:sz="4" w:space="0" w:color="auto"/>
              <w:right w:val="single" w:sz="4" w:space="0" w:color="auto"/>
            </w:tcBorders>
            <w:shd w:val="clear" w:color="auto" w:fill="F4B8AE"/>
            <w:hideMark/>
          </w:tcPr>
          <w:p w14:paraId="0449991E" w14:textId="77777777" w:rsidR="00337D70" w:rsidRPr="00D30FA1" w:rsidRDefault="00337D70" w:rsidP="0037582A">
            <w:pPr>
              <w:rPr>
                <w:ins w:id="6510" w:author="Rakesh Singhi" w:date="2015-02-07T15:26:00Z"/>
                <w:rFonts w:asciiTheme="minorHAnsi" w:hAnsiTheme="minorHAnsi" w:cstheme="minorHAnsi"/>
                <w:sz w:val="16"/>
                <w:szCs w:val="16"/>
              </w:rPr>
            </w:pPr>
            <w:ins w:id="6511" w:author="Rakesh Singhi" w:date="2015-02-07T15:26:00Z">
              <w:r>
                <w:rPr>
                  <w:rFonts w:asciiTheme="minorHAnsi" w:hAnsiTheme="minorHAnsi" w:cstheme="minorHAnsi"/>
                  <w:sz w:val="16"/>
                  <w:szCs w:val="16"/>
                </w:rPr>
                <w:t>Columns Comments</w:t>
              </w:r>
            </w:ins>
          </w:p>
        </w:tc>
      </w:tr>
      <w:tr w:rsidR="00337D70" w:rsidRPr="00D30FA1" w14:paraId="71EAD210" w14:textId="77777777" w:rsidTr="00E2236A">
        <w:tblPrEx>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512" w:author="Rakesh Singhi" w:date="2015-02-07T15:27: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6513" w:author="Rakesh Singhi" w:date="2015-02-07T15:26:00Z"/>
          <w:trPrChange w:id="6514" w:author="Rakesh Singhi" w:date="2015-02-07T15:27:00Z">
            <w:trPr>
              <w:gridAfter w:val="0"/>
            </w:trPr>
          </w:trPrChange>
        </w:trPr>
        <w:tc>
          <w:tcPr>
            <w:tcW w:w="2790" w:type="dxa"/>
            <w:tcBorders>
              <w:top w:val="single" w:sz="4" w:space="0" w:color="auto"/>
              <w:left w:val="single" w:sz="4" w:space="0" w:color="auto"/>
              <w:bottom w:val="single" w:sz="4" w:space="0" w:color="auto"/>
              <w:right w:val="single" w:sz="4" w:space="0" w:color="auto"/>
            </w:tcBorders>
            <w:shd w:val="clear" w:color="auto" w:fill="auto"/>
            <w:tcPrChange w:id="6515" w:author="Rakesh Singhi" w:date="2015-02-07T15:27: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69335EB" w14:textId="4174A2DC" w:rsidR="00337D70" w:rsidRPr="00DD1485" w:rsidRDefault="00337D70" w:rsidP="0037582A">
            <w:pPr>
              <w:rPr>
                <w:ins w:id="6516" w:author="Rakesh Singhi" w:date="2015-02-07T15:26:00Z"/>
                <w:rFonts w:asciiTheme="minorHAnsi" w:hAnsiTheme="minorHAnsi" w:cstheme="minorHAnsi"/>
                <w:color w:val="000000"/>
                <w:sz w:val="18"/>
                <w:szCs w:val="16"/>
              </w:rPr>
            </w:pPr>
            <w:ins w:id="6517" w:author="Rakesh Singhi" w:date="2015-02-07T15:26:00Z">
              <w:r w:rsidRPr="00337D70">
                <w:rPr>
                  <w:rFonts w:asciiTheme="minorHAnsi" w:hAnsiTheme="minorHAnsi" w:cstheme="minorHAnsi"/>
                  <w:color w:val="000000"/>
                  <w:sz w:val="18"/>
                  <w:szCs w:val="16"/>
                </w:rPr>
                <w:t>PARTNER</w:t>
              </w:r>
            </w:ins>
            <w:ins w:id="6518" w:author="Rakesh Singhi" w:date="2015-02-07T15:27:00Z">
              <w:r w:rsidRPr="00337D70">
                <w:rPr>
                  <w:rFonts w:asciiTheme="minorHAnsi" w:hAnsiTheme="minorHAnsi" w:cstheme="minorHAnsi"/>
                  <w:color w:val="000000"/>
                  <w:sz w:val="18"/>
                  <w:szCs w:val="16"/>
                </w:rPr>
                <w:t>_</w:t>
              </w:r>
            </w:ins>
            <w:ins w:id="6519" w:author="Rakesh Singhi" w:date="2015-02-07T15:26:00Z">
              <w:r w:rsidRPr="00337D70">
                <w:rPr>
                  <w:rFonts w:asciiTheme="minorHAnsi" w:hAnsiTheme="minorHAnsi" w:cstheme="minorHAnsi"/>
                  <w:color w:val="000000"/>
                  <w:sz w:val="18"/>
                  <w:szCs w:val="16"/>
                </w:rPr>
                <w:t>CHANNEL</w:t>
              </w:r>
            </w:ins>
            <w:ins w:id="6520" w:author="Rakesh Singhi" w:date="2015-02-07T15:27:00Z">
              <w:r w:rsidRPr="00337D70">
                <w:rPr>
                  <w:rFonts w:asciiTheme="minorHAnsi" w:hAnsiTheme="minorHAnsi" w:cstheme="minorHAnsi"/>
                  <w:color w:val="000000"/>
                  <w:sz w:val="18"/>
                  <w:szCs w:val="16"/>
                </w:rPr>
                <w:t>_</w:t>
              </w:r>
            </w:ins>
            <w:ins w:id="6521" w:author="Rakesh Singhi" w:date="2015-02-07T15:26:00Z">
              <w:r w:rsidRPr="00337D70">
                <w:rPr>
                  <w:rFonts w:asciiTheme="minorHAnsi" w:hAnsiTheme="minorHAnsi" w:cstheme="minorHAnsi"/>
                  <w:color w:val="000000"/>
                  <w:sz w:val="18"/>
                  <w:szCs w:val="16"/>
                </w:rPr>
                <w:t>SEGMENT</w:t>
              </w:r>
            </w:ins>
            <w:ins w:id="6522" w:author="Rakesh Singhi" w:date="2015-02-07T15:27:00Z">
              <w:r w:rsidRPr="00337D70">
                <w:rPr>
                  <w:rFonts w:asciiTheme="minorHAnsi" w:hAnsiTheme="minorHAnsi" w:cstheme="minorHAnsi"/>
                  <w:color w:val="000000"/>
                  <w:sz w:val="18"/>
                  <w:szCs w:val="16"/>
                </w:rPr>
                <w:t>_</w:t>
              </w:r>
            </w:ins>
            <w:ins w:id="6523" w:author="Rakesh Singhi" w:date="2015-02-07T15:26:00Z">
              <w:r w:rsidRPr="00337D70">
                <w:rPr>
                  <w:rFonts w:asciiTheme="minorHAnsi" w:hAnsiTheme="minorHAnsi" w:cstheme="minorHAnsi"/>
                  <w:color w:val="000000"/>
                  <w:sz w:val="18"/>
                  <w:szCs w:val="16"/>
                </w:rPr>
                <w:t>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Change w:id="6524" w:author="Rakesh Singhi" w:date="2015-02-07T15:27:00Z">
              <w:tcPr>
                <w:tcW w:w="2250" w:type="dxa"/>
                <w:gridSpan w:val="2"/>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8886829" w14:textId="698BE10C" w:rsidR="00337D70" w:rsidRPr="00DD1485" w:rsidRDefault="00337D70" w:rsidP="0037582A">
            <w:pPr>
              <w:rPr>
                <w:ins w:id="6525" w:author="Rakesh Singhi" w:date="2015-02-07T15:26:00Z"/>
                <w:rFonts w:asciiTheme="minorHAnsi" w:hAnsiTheme="minorHAnsi" w:cstheme="minorHAnsi"/>
                <w:color w:val="000000"/>
                <w:sz w:val="18"/>
                <w:szCs w:val="16"/>
              </w:rPr>
            </w:pPr>
            <w:ins w:id="6526" w:author="Rakesh Singhi" w:date="2015-02-07T15:27:00Z">
              <w:r w:rsidRPr="00337D70">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6527" w:author="Rakesh Singhi" w:date="2015-02-07T15:27: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410ED65" w14:textId="77777777" w:rsidR="00337D70" w:rsidRPr="00D30FA1" w:rsidRDefault="00337D70" w:rsidP="0037582A">
            <w:pPr>
              <w:rPr>
                <w:ins w:id="6528" w:author="Rakesh Singhi" w:date="2015-02-07T15:26:00Z"/>
                <w:rFonts w:asciiTheme="minorHAnsi" w:hAnsiTheme="minorHAnsi" w:cstheme="minorHAnsi"/>
                <w:color w:val="000000"/>
                <w:sz w:val="18"/>
                <w:szCs w:val="16"/>
              </w:rPr>
            </w:pPr>
            <w:ins w:id="6529" w:author="Rakesh Singhi" w:date="2015-02-07T15:26:00Z">
              <w:r w:rsidRPr="00337D70">
                <w:rPr>
                  <w:rFonts w:asciiTheme="minorHAnsi" w:hAnsiTheme="minorHAnsi" w:cstheme="minorHAnsi"/>
                  <w:color w:val="000000"/>
                  <w:sz w:val="18"/>
                  <w:szCs w:val="16"/>
                </w:rPr>
                <w:fldChar w:fldCharType="begin">
                  <w:ffData>
                    <w:name w:val=""/>
                    <w:enabled/>
                    <w:calcOnExit w:val="0"/>
                    <w:checkBox>
                      <w:size w:val="18"/>
                      <w:default w:val="1"/>
                    </w:checkBox>
                  </w:ffData>
                </w:fldChar>
              </w:r>
              <w:r w:rsidRPr="00337D70">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337D70">
                <w:rPr>
                  <w:rFonts w:asciiTheme="minorHAnsi" w:hAnsiTheme="minorHAnsi" w:cstheme="minorHAnsi"/>
                  <w:color w:val="000000"/>
                  <w:sz w:val="18"/>
                  <w:szCs w:val="16"/>
                </w:rPr>
                <w:fldChar w:fldCharType="end"/>
              </w:r>
            </w:ins>
          </w:p>
        </w:tc>
        <w:tc>
          <w:tcPr>
            <w:tcW w:w="3600" w:type="dxa"/>
            <w:tcBorders>
              <w:top w:val="single" w:sz="4" w:space="0" w:color="auto"/>
              <w:left w:val="single" w:sz="4" w:space="0" w:color="auto"/>
              <w:right w:val="single" w:sz="4" w:space="0" w:color="auto"/>
            </w:tcBorders>
            <w:vAlign w:val="center"/>
            <w:tcPrChange w:id="6530" w:author="Rakesh Singhi" w:date="2015-02-07T15:27:00Z">
              <w:tcPr>
                <w:tcW w:w="2250" w:type="dxa"/>
                <w:tcBorders>
                  <w:top w:val="single" w:sz="4" w:space="0" w:color="auto"/>
                  <w:left w:val="single" w:sz="4" w:space="0" w:color="auto"/>
                  <w:right w:val="single" w:sz="4" w:space="0" w:color="auto"/>
                </w:tcBorders>
                <w:vAlign w:val="center"/>
              </w:tcPr>
            </w:tcPrChange>
          </w:tcPr>
          <w:p w14:paraId="2870293D" w14:textId="588BCC0E" w:rsidR="00337D70" w:rsidRPr="00D30FA1" w:rsidRDefault="00337D70" w:rsidP="0037582A">
            <w:pPr>
              <w:rPr>
                <w:ins w:id="6531" w:author="Rakesh Singhi" w:date="2015-02-07T15:26:00Z"/>
                <w:rFonts w:asciiTheme="minorHAnsi" w:hAnsiTheme="minorHAnsi" w:cstheme="minorHAnsi"/>
                <w:color w:val="000000"/>
                <w:sz w:val="18"/>
                <w:szCs w:val="16"/>
              </w:rPr>
            </w:pPr>
            <w:ins w:id="6532" w:author="Rakesh Singhi" w:date="2015-02-07T15:27:00Z">
              <w:r>
                <w:rPr>
                  <w:rFonts w:asciiTheme="minorHAnsi" w:hAnsiTheme="minorHAnsi" w:cstheme="minorHAnsi"/>
                  <w:color w:val="000000"/>
                  <w:sz w:val="18"/>
                  <w:szCs w:val="16"/>
                </w:rPr>
                <w:t>Partner Channel Segment ID</w:t>
              </w:r>
            </w:ins>
          </w:p>
        </w:tc>
      </w:tr>
      <w:tr w:rsidR="00337D70" w:rsidRPr="00D30FA1" w14:paraId="323D0B26" w14:textId="77777777" w:rsidTr="00E2236A">
        <w:tblPrEx>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533" w:author="Rakesh Singhi" w:date="2015-02-07T15:27: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6534" w:author="Rakesh Singhi" w:date="2015-02-07T15:26:00Z"/>
          <w:trPrChange w:id="6535" w:author="Rakesh Singhi" w:date="2015-02-07T15:27:00Z">
            <w:trPr>
              <w:gridAfter w:val="0"/>
            </w:trPr>
          </w:trPrChange>
        </w:trPr>
        <w:tc>
          <w:tcPr>
            <w:tcW w:w="2790" w:type="dxa"/>
            <w:tcBorders>
              <w:top w:val="single" w:sz="4" w:space="0" w:color="auto"/>
              <w:left w:val="single" w:sz="4" w:space="0" w:color="auto"/>
              <w:bottom w:val="single" w:sz="4" w:space="0" w:color="auto"/>
              <w:right w:val="single" w:sz="4" w:space="0" w:color="auto"/>
            </w:tcBorders>
            <w:shd w:val="clear" w:color="auto" w:fill="auto"/>
            <w:tcPrChange w:id="6536" w:author="Rakesh Singhi" w:date="2015-02-07T15:27: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889A5E6" w14:textId="0DADB1A3" w:rsidR="00337D70" w:rsidRPr="00337D70" w:rsidRDefault="00337D70" w:rsidP="0037582A">
            <w:pPr>
              <w:rPr>
                <w:ins w:id="6537" w:author="Rakesh Singhi" w:date="2015-02-07T15:26:00Z"/>
                <w:rFonts w:asciiTheme="minorHAnsi" w:hAnsiTheme="minorHAnsi" w:cstheme="minorHAnsi"/>
                <w:color w:val="000000"/>
                <w:sz w:val="18"/>
                <w:szCs w:val="16"/>
              </w:rPr>
            </w:pPr>
            <w:ins w:id="6538" w:author="Rakesh Singhi" w:date="2015-02-07T15:26:00Z">
              <w:r w:rsidRPr="00337D70">
                <w:rPr>
                  <w:rFonts w:asciiTheme="minorHAnsi" w:hAnsiTheme="minorHAnsi" w:cstheme="minorHAnsi"/>
                  <w:color w:val="000000"/>
                  <w:sz w:val="18"/>
                  <w:szCs w:val="16"/>
                </w:rPr>
                <w:t>PARTNER_ID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Change w:id="6539" w:author="Rakesh Singhi" w:date="2015-02-07T15:27:00Z">
              <w:tcPr>
                <w:tcW w:w="2250" w:type="dxa"/>
                <w:gridSpan w:val="2"/>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3AE4C96" w14:textId="36458990" w:rsidR="00337D70" w:rsidRPr="00DD1485" w:rsidRDefault="00337D70" w:rsidP="0037582A">
            <w:pPr>
              <w:rPr>
                <w:ins w:id="6540" w:author="Rakesh Singhi" w:date="2015-02-07T15:26:00Z"/>
                <w:rFonts w:asciiTheme="minorHAnsi" w:hAnsiTheme="minorHAnsi" w:cstheme="minorHAnsi"/>
                <w:color w:val="000000"/>
                <w:sz w:val="18"/>
                <w:szCs w:val="16"/>
              </w:rPr>
            </w:pPr>
            <w:ins w:id="6541" w:author="Rakesh Singhi" w:date="2015-02-07T15:27:00Z">
              <w:r w:rsidRPr="00337D70">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6542" w:author="Rakesh Singhi" w:date="2015-02-07T15:27: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0BCDCC6" w14:textId="77777777" w:rsidR="00337D70" w:rsidRPr="00D30FA1" w:rsidRDefault="00337D70" w:rsidP="0037582A">
            <w:pPr>
              <w:rPr>
                <w:ins w:id="6543" w:author="Rakesh Singhi" w:date="2015-02-07T15:26:00Z"/>
                <w:rFonts w:asciiTheme="minorHAnsi" w:hAnsiTheme="minorHAnsi" w:cstheme="minorHAnsi"/>
                <w:color w:val="000000"/>
                <w:sz w:val="18"/>
                <w:szCs w:val="16"/>
              </w:rPr>
            </w:pPr>
            <w:ins w:id="6544" w:author="Rakesh Singhi" w:date="2015-02-07T15:26:00Z">
              <w:r w:rsidRPr="00337D70">
                <w:rPr>
                  <w:rFonts w:asciiTheme="minorHAnsi" w:hAnsiTheme="minorHAnsi" w:cstheme="minorHAnsi"/>
                  <w:color w:val="000000"/>
                  <w:sz w:val="18"/>
                  <w:szCs w:val="16"/>
                </w:rPr>
                <w:fldChar w:fldCharType="begin">
                  <w:ffData>
                    <w:name w:val=""/>
                    <w:enabled/>
                    <w:calcOnExit w:val="0"/>
                    <w:checkBox>
                      <w:size w:val="18"/>
                      <w:default w:val="1"/>
                    </w:checkBox>
                  </w:ffData>
                </w:fldChar>
              </w:r>
              <w:r w:rsidRPr="00337D70">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337D70">
                <w:rPr>
                  <w:rFonts w:asciiTheme="minorHAnsi" w:hAnsiTheme="minorHAnsi" w:cstheme="minorHAnsi"/>
                  <w:color w:val="000000"/>
                  <w:sz w:val="18"/>
                  <w:szCs w:val="16"/>
                </w:rPr>
                <w:fldChar w:fldCharType="end"/>
              </w:r>
            </w:ins>
          </w:p>
        </w:tc>
        <w:tc>
          <w:tcPr>
            <w:tcW w:w="3600" w:type="dxa"/>
            <w:tcBorders>
              <w:left w:val="single" w:sz="4" w:space="0" w:color="auto"/>
              <w:bottom w:val="single" w:sz="4" w:space="0" w:color="auto"/>
              <w:right w:val="single" w:sz="4" w:space="0" w:color="auto"/>
            </w:tcBorders>
            <w:vAlign w:val="center"/>
            <w:tcPrChange w:id="6545" w:author="Rakesh Singhi" w:date="2015-02-07T15:27:00Z">
              <w:tcPr>
                <w:tcW w:w="2250" w:type="dxa"/>
                <w:tcBorders>
                  <w:left w:val="single" w:sz="4" w:space="0" w:color="auto"/>
                  <w:bottom w:val="single" w:sz="4" w:space="0" w:color="auto"/>
                  <w:right w:val="single" w:sz="4" w:space="0" w:color="auto"/>
                </w:tcBorders>
                <w:vAlign w:val="center"/>
              </w:tcPr>
            </w:tcPrChange>
          </w:tcPr>
          <w:p w14:paraId="286E804E" w14:textId="06200A5C" w:rsidR="00337D70" w:rsidRPr="00D30FA1" w:rsidRDefault="00337D70" w:rsidP="0037582A">
            <w:pPr>
              <w:rPr>
                <w:ins w:id="6546" w:author="Rakesh Singhi" w:date="2015-02-07T15:26:00Z"/>
                <w:rFonts w:asciiTheme="minorHAnsi" w:hAnsiTheme="minorHAnsi" w:cstheme="minorHAnsi"/>
                <w:color w:val="000000"/>
                <w:sz w:val="18"/>
                <w:szCs w:val="16"/>
              </w:rPr>
            </w:pPr>
            <w:ins w:id="6547" w:author="Rakesh Singhi" w:date="2015-02-07T15:28:00Z">
              <w:r>
                <w:rPr>
                  <w:rFonts w:asciiTheme="minorHAnsi" w:hAnsiTheme="minorHAnsi" w:cstheme="minorHAnsi"/>
                  <w:color w:val="000000"/>
                  <w:sz w:val="18"/>
                  <w:szCs w:val="16"/>
                </w:rPr>
                <w:t>Partner ID</w:t>
              </w:r>
            </w:ins>
          </w:p>
        </w:tc>
      </w:tr>
      <w:tr w:rsidR="00337D70" w:rsidRPr="00D30FA1" w14:paraId="14ABA63C" w14:textId="77777777" w:rsidTr="00E2236A">
        <w:tblPrEx>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548" w:author="Rakesh Singhi" w:date="2015-02-07T15:27: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6549" w:author="Rakesh Singhi" w:date="2015-02-07T15:26:00Z"/>
          <w:trPrChange w:id="6550" w:author="Rakesh Singhi" w:date="2015-02-07T15:27:00Z">
            <w:trPr>
              <w:gridAfter w:val="0"/>
            </w:trPr>
          </w:trPrChange>
        </w:trPr>
        <w:tc>
          <w:tcPr>
            <w:tcW w:w="2790" w:type="dxa"/>
            <w:tcBorders>
              <w:top w:val="single" w:sz="4" w:space="0" w:color="auto"/>
              <w:left w:val="single" w:sz="4" w:space="0" w:color="auto"/>
              <w:bottom w:val="single" w:sz="4" w:space="0" w:color="auto"/>
              <w:right w:val="single" w:sz="4" w:space="0" w:color="auto"/>
            </w:tcBorders>
            <w:tcPrChange w:id="6551" w:author="Rakesh Singhi" w:date="2015-02-07T15:27:00Z">
              <w:tcPr>
                <w:tcW w:w="2700" w:type="dxa"/>
                <w:tcBorders>
                  <w:top w:val="single" w:sz="4" w:space="0" w:color="auto"/>
                  <w:left w:val="single" w:sz="4" w:space="0" w:color="auto"/>
                  <w:bottom w:val="single" w:sz="4" w:space="0" w:color="auto"/>
                  <w:right w:val="single" w:sz="4" w:space="0" w:color="auto"/>
                </w:tcBorders>
                <w:vAlign w:val="center"/>
              </w:tcPr>
            </w:tcPrChange>
          </w:tcPr>
          <w:p w14:paraId="6AE19056" w14:textId="32989715" w:rsidR="00337D70" w:rsidRPr="00337D70" w:rsidRDefault="00337D70" w:rsidP="0037582A">
            <w:pPr>
              <w:rPr>
                <w:ins w:id="6552" w:author="Rakesh Singhi" w:date="2015-02-07T15:26:00Z"/>
                <w:rFonts w:asciiTheme="minorHAnsi" w:hAnsiTheme="minorHAnsi" w:cstheme="minorHAnsi"/>
                <w:color w:val="000000"/>
                <w:sz w:val="18"/>
                <w:szCs w:val="16"/>
              </w:rPr>
            </w:pPr>
            <w:ins w:id="6553" w:author="Rakesh Singhi" w:date="2015-02-07T15:26:00Z">
              <w:r w:rsidRPr="00337D70">
                <w:rPr>
                  <w:rFonts w:asciiTheme="minorHAnsi" w:hAnsiTheme="minorHAnsi" w:cstheme="minorHAnsi"/>
                  <w:color w:val="000000"/>
                  <w:sz w:val="18"/>
                  <w:szCs w:val="16"/>
                </w:rPr>
                <w:t>PARTNER</w:t>
              </w:r>
            </w:ins>
            <w:ins w:id="6554" w:author="Rakesh Singhi" w:date="2015-02-07T15:27:00Z">
              <w:r w:rsidRPr="00337D70">
                <w:rPr>
                  <w:rFonts w:asciiTheme="minorHAnsi" w:hAnsiTheme="minorHAnsi" w:cstheme="minorHAnsi"/>
                  <w:color w:val="000000"/>
                  <w:sz w:val="18"/>
                  <w:szCs w:val="16"/>
                </w:rPr>
                <w:t>_</w:t>
              </w:r>
            </w:ins>
            <w:ins w:id="6555" w:author="Rakesh Singhi" w:date="2015-02-07T15:26:00Z">
              <w:r w:rsidRPr="00337D70">
                <w:rPr>
                  <w:rFonts w:asciiTheme="minorHAnsi" w:hAnsiTheme="minorHAnsi" w:cstheme="minorHAnsi"/>
                  <w:color w:val="000000"/>
                  <w:sz w:val="18"/>
                  <w:szCs w:val="16"/>
                </w:rPr>
                <w:t>NAME</w:t>
              </w:r>
            </w:ins>
          </w:p>
        </w:tc>
        <w:tc>
          <w:tcPr>
            <w:tcW w:w="2160" w:type="dxa"/>
            <w:tcBorders>
              <w:top w:val="single" w:sz="4" w:space="0" w:color="auto"/>
              <w:left w:val="single" w:sz="4" w:space="0" w:color="auto"/>
              <w:bottom w:val="single" w:sz="4" w:space="0" w:color="auto"/>
              <w:right w:val="single" w:sz="4" w:space="0" w:color="auto"/>
            </w:tcBorders>
            <w:tcPrChange w:id="6556" w:author="Rakesh Singhi" w:date="2015-02-07T15:27:00Z">
              <w:tcPr>
                <w:tcW w:w="2250" w:type="dxa"/>
                <w:gridSpan w:val="2"/>
                <w:tcBorders>
                  <w:top w:val="single" w:sz="4" w:space="0" w:color="auto"/>
                  <w:left w:val="single" w:sz="4" w:space="0" w:color="auto"/>
                  <w:bottom w:val="single" w:sz="4" w:space="0" w:color="auto"/>
                  <w:right w:val="single" w:sz="4" w:space="0" w:color="auto"/>
                </w:tcBorders>
                <w:vAlign w:val="center"/>
              </w:tcPr>
            </w:tcPrChange>
          </w:tcPr>
          <w:p w14:paraId="6A6B23C8" w14:textId="4F69671A" w:rsidR="00337D70" w:rsidRPr="00D30FA1" w:rsidRDefault="00337D70" w:rsidP="006F3E3D">
            <w:pPr>
              <w:rPr>
                <w:ins w:id="6557" w:author="Rakesh Singhi" w:date="2015-02-07T15:26:00Z"/>
                <w:rFonts w:asciiTheme="minorHAnsi" w:hAnsiTheme="minorHAnsi" w:cstheme="minorHAnsi"/>
                <w:color w:val="000000"/>
                <w:sz w:val="18"/>
                <w:szCs w:val="16"/>
              </w:rPr>
            </w:pPr>
            <w:ins w:id="6558" w:author="Rakesh Singhi" w:date="2015-02-07T15:27:00Z">
              <w:r w:rsidRPr="00337D70">
                <w:rPr>
                  <w:rFonts w:asciiTheme="minorHAnsi" w:hAnsiTheme="minorHAnsi" w:cstheme="minorHAnsi"/>
                  <w:color w:val="000000"/>
                  <w:sz w:val="18"/>
                  <w:szCs w:val="16"/>
                </w:rPr>
                <w:t>NVARCHAR2(</w:t>
              </w:r>
            </w:ins>
            <w:r w:rsidR="006F3E3D">
              <w:rPr>
                <w:rFonts w:asciiTheme="minorHAnsi" w:hAnsiTheme="minorHAnsi" w:cstheme="minorHAnsi"/>
                <w:color w:val="000000"/>
                <w:sz w:val="18"/>
                <w:szCs w:val="16"/>
              </w:rPr>
              <w:t>255</w:t>
            </w:r>
            <w:ins w:id="6559" w:author="Rakesh Singhi" w:date="2015-02-07T15:27:00Z">
              <w:r w:rsidRPr="00337D70">
                <w:rPr>
                  <w:rFonts w:asciiTheme="minorHAnsi" w:hAnsiTheme="minorHAnsi" w:cstheme="minorHAnsi"/>
                  <w:color w:val="000000"/>
                  <w:sz w:val="18"/>
                  <w:szCs w:val="16"/>
                </w:rPr>
                <w:t>)</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6560" w:author="Rakesh Singhi" w:date="2015-02-07T15:27: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B48A944" w14:textId="77777777" w:rsidR="00337D70" w:rsidRPr="00D30FA1" w:rsidRDefault="00337D70" w:rsidP="0037582A">
            <w:pPr>
              <w:rPr>
                <w:ins w:id="6561" w:author="Rakesh Singhi" w:date="2015-02-07T15:26:00Z"/>
                <w:rFonts w:asciiTheme="minorHAnsi" w:hAnsiTheme="minorHAnsi" w:cstheme="minorHAnsi"/>
                <w:color w:val="000000"/>
                <w:sz w:val="18"/>
                <w:szCs w:val="16"/>
              </w:rPr>
            </w:pPr>
            <w:ins w:id="6562" w:author="Rakesh Singhi" w:date="2015-02-07T15:26:00Z">
              <w:r w:rsidRPr="00337D70">
                <w:rPr>
                  <w:rFonts w:asciiTheme="minorHAnsi" w:hAnsiTheme="minorHAnsi" w:cstheme="minorHAnsi"/>
                  <w:color w:val="000000"/>
                  <w:sz w:val="18"/>
                  <w:szCs w:val="16"/>
                </w:rPr>
                <w:fldChar w:fldCharType="begin">
                  <w:ffData>
                    <w:name w:val=""/>
                    <w:enabled/>
                    <w:calcOnExit w:val="0"/>
                    <w:checkBox>
                      <w:size w:val="18"/>
                      <w:default w:val="1"/>
                    </w:checkBox>
                  </w:ffData>
                </w:fldChar>
              </w:r>
              <w:r w:rsidRPr="00337D70">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337D70">
                <w:rPr>
                  <w:rFonts w:asciiTheme="minorHAnsi" w:hAnsiTheme="minorHAnsi" w:cstheme="minorHAnsi"/>
                  <w:color w:val="000000"/>
                  <w:sz w:val="18"/>
                  <w:szCs w:val="16"/>
                </w:rPr>
                <w:fldChar w:fldCharType="end"/>
              </w:r>
            </w:ins>
          </w:p>
        </w:tc>
        <w:tc>
          <w:tcPr>
            <w:tcW w:w="3600" w:type="dxa"/>
            <w:tcBorders>
              <w:top w:val="single" w:sz="4" w:space="0" w:color="auto"/>
              <w:left w:val="single" w:sz="4" w:space="0" w:color="auto"/>
              <w:bottom w:val="single" w:sz="4" w:space="0" w:color="auto"/>
              <w:right w:val="single" w:sz="4" w:space="0" w:color="auto"/>
            </w:tcBorders>
            <w:vAlign w:val="center"/>
            <w:tcPrChange w:id="6563" w:author="Rakesh Singhi" w:date="2015-02-07T15:27:00Z">
              <w:tcPr>
                <w:tcW w:w="2250" w:type="dxa"/>
                <w:tcBorders>
                  <w:top w:val="single" w:sz="4" w:space="0" w:color="auto"/>
                  <w:left w:val="single" w:sz="4" w:space="0" w:color="auto"/>
                  <w:bottom w:val="single" w:sz="4" w:space="0" w:color="auto"/>
                  <w:right w:val="single" w:sz="4" w:space="0" w:color="auto"/>
                </w:tcBorders>
                <w:vAlign w:val="center"/>
              </w:tcPr>
            </w:tcPrChange>
          </w:tcPr>
          <w:p w14:paraId="1D9267FA" w14:textId="163A13A9" w:rsidR="00337D70" w:rsidRPr="00D30FA1" w:rsidRDefault="00337D70" w:rsidP="0037582A">
            <w:pPr>
              <w:rPr>
                <w:ins w:id="6564" w:author="Rakesh Singhi" w:date="2015-02-07T15:26:00Z"/>
                <w:rFonts w:asciiTheme="minorHAnsi" w:hAnsiTheme="minorHAnsi" w:cstheme="minorHAnsi"/>
                <w:color w:val="000000"/>
                <w:sz w:val="18"/>
                <w:szCs w:val="16"/>
              </w:rPr>
            </w:pPr>
            <w:ins w:id="6565" w:author="Rakesh Singhi" w:date="2015-02-07T15:28:00Z">
              <w:r>
                <w:rPr>
                  <w:rFonts w:asciiTheme="minorHAnsi" w:hAnsiTheme="minorHAnsi" w:cstheme="minorHAnsi"/>
                  <w:color w:val="000000"/>
                  <w:sz w:val="18"/>
                  <w:szCs w:val="16"/>
                </w:rPr>
                <w:t>Name</w:t>
              </w:r>
            </w:ins>
          </w:p>
        </w:tc>
      </w:tr>
      <w:tr w:rsidR="00337D70" w:rsidRPr="00D30FA1" w14:paraId="31CDCCF6" w14:textId="77777777" w:rsidTr="00E2236A">
        <w:tblPrEx>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566" w:author="Rakesh Singhi" w:date="2015-02-07T15:27: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6567" w:author="Rakesh Singhi" w:date="2015-02-07T15:26:00Z"/>
          <w:trPrChange w:id="6568" w:author="Rakesh Singhi" w:date="2015-02-07T15:27:00Z">
            <w:trPr>
              <w:gridAfter w:val="0"/>
            </w:trPr>
          </w:trPrChange>
        </w:trPr>
        <w:tc>
          <w:tcPr>
            <w:tcW w:w="2790" w:type="dxa"/>
            <w:tcBorders>
              <w:top w:val="single" w:sz="4" w:space="0" w:color="auto"/>
              <w:left w:val="single" w:sz="4" w:space="0" w:color="auto"/>
              <w:bottom w:val="single" w:sz="4" w:space="0" w:color="auto"/>
              <w:right w:val="single" w:sz="4" w:space="0" w:color="auto"/>
            </w:tcBorders>
            <w:tcPrChange w:id="6569" w:author="Rakesh Singhi" w:date="2015-02-07T15:27:00Z">
              <w:tcPr>
                <w:tcW w:w="2700" w:type="dxa"/>
                <w:tcBorders>
                  <w:top w:val="single" w:sz="4" w:space="0" w:color="auto"/>
                  <w:left w:val="single" w:sz="4" w:space="0" w:color="auto"/>
                  <w:bottom w:val="single" w:sz="4" w:space="0" w:color="auto"/>
                  <w:right w:val="single" w:sz="4" w:space="0" w:color="auto"/>
                </w:tcBorders>
                <w:vAlign w:val="center"/>
              </w:tcPr>
            </w:tcPrChange>
          </w:tcPr>
          <w:p w14:paraId="1814F90E" w14:textId="22E8CD35" w:rsidR="00337D70" w:rsidRPr="00337D70" w:rsidRDefault="00337D70" w:rsidP="0037582A">
            <w:pPr>
              <w:rPr>
                <w:ins w:id="6570" w:author="Rakesh Singhi" w:date="2015-02-07T15:26:00Z"/>
                <w:rFonts w:asciiTheme="minorHAnsi" w:hAnsiTheme="minorHAnsi" w:cstheme="minorHAnsi"/>
                <w:color w:val="000000"/>
                <w:sz w:val="18"/>
                <w:szCs w:val="16"/>
              </w:rPr>
            </w:pPr>
            <w:ins w:id="6571" w:author="Rakesh Singhi" w:date="2015-02-07T15:26:00Z">
              <w:r w:rsidRPr="00337D70">
                <w:rPr>
                  <w:rFonts w:asciiTheme="minorHAnsi" w:hAnsiTheme="minorHAnsi" w:cstheme="minorHAnsi"/>
                  <w:color w:val="000000"/>
                  <w:sz w:val="18"/>
                  <w:szCs w:val="16"/>
                </w:rPr>
                <w:t>CHANNEL</w:t>
              </w:r>
            </w:ins>
            <w:ins w:id="6572" w:author="Rakesh Singhi" w:date="2015-02-07T15:27:00Z">
              <w:r w:rsidRPr="00337D70">
                <w:rPr>
                  <w:rFonts w:asciiTheme="minorHAnsi" w:hAnsiTheme="minorHAnsi" w:cstheme="minorHAnsi"/>
                  <w:color w:val="000000"/>
                  <w:sz w:val="18"/>
                  <w:szCs w:val="16"/>
                </w:rPr>
                <w:t>_</w:t>
              </w:r>
            </w:ins>
            <w:ins w:id="6573" w:author="Rakesh Singhi" w:date="2015-02-07T15:26:00Z">
              <w:r w:rsidRPr="00337D70">
                <w:rPr>
                  <w:rFonts w:asciiTheme="minorHAnsi" w:hAnsiTheme="minorHAnsi" w:cstheme="minorHAnsi"/>
                  <w:color w:val="000000"/>
                  <w:sz w:val="18"/>
                  <w:szCs w:val="16"/>
                </w:rPr>
                <w:t>SEGMENTATIONID</w:t>
              </w:r>
            </w:ins>
          </w:p>
        </w:tc>
        <w:tc>
          <w:tcPr>
            <w:tcW w:w="2160" w:type="dxa"/>
            <w:tcBorders>
              <w:top w:val="single" w:sz="4" w:space="0" w:color="auto"/>
              <w:left w:val="single" w:sz="4" w:space="0" w:color="auto"/>
              <w:bottom w:val="single" w:sz="4" w:space="0" w:color="auto"/>
              <w:right w:val="single" w:sz="4" w:space="0" w:color="auto"/>
            </w:tcBorders>
            <w:tcPrChange w:id="6574" w:author="Rakesh Singhi" w:date="2015-02-07T15:27:00Z">
              <w:tcPr>
                <w:tcW w:w="2250" w:type="dxa"/>
                <w:gridSpan w:val="2"/>
                <w:tcBorders>
                  <w:top w:val="single" w:sz="4" w:space="0" w:color="auto"/>
                  <w:left w:val="single" w:sz="4" w:space="0" w:color="auto"/>
                  <w:bottom w:val="single" w:sz="4" w:space="0" w:color="auto"/>
                  <w:right w:val="single" w:sz="4" w:space="0" w:color="auto"/>
                </w:tcBorders>
                <w:vAlign w:val="center"/>
              </w:tcPr>
            </w:tcPrChange>
          </w:tcPr>
          <w:p w14:paraId="77A35CD5" w14:textId="6FB02B8F" w:rsidR="00337D70" w:rsidRPr="00D30FA1" w:rsidRDefault="006F3E3D" w:rsidP="0037582A">
            <w:pPr>
              <w:rPr>
                <w:ins w:id="6575" w:author="Rakesh Singhi" w:date="2015-02-07T15:26:00Z"/>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6576" w:author="Rakesh Singhi" w:date="2015-02-07T15:27: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12D53E9" w14:textId="77777777" w:rsidR="00337D70" w:rsidRPr="00D30FA1" w:rsidRDefault="00337D70" w:rsidP="0037582A">
            <w:pPr>
              <w:rPr>
                <w:ins w:id="6577" w:author="Rakesh Singhi" w:date="2015-02-07T15:26:00Z"/>
                <w:rFonts w:asciiTheme="minorHAnsi" w:hAnsiTheme="minorHAnsi" w:cstheme="minorHAnsi"/>
                <w:color w:val="000000"/>
                <w:sz w:val="18"/>
                <w:szCs w:val="16"/>
              </w:rPr>
            </w:pPr>
            <w:ins w:id="6578" w:author="Rakesh Singhi" w:date="2015-02-07T15:26:00Z">
              <w:r w:rsidRPr="00337D70">
                <w:rPr>
                  <w:rFonts w:asciiTheme="minorHAnsi" w:hAnsiTheme="minorHAnsi" w:cstheme="minorHAnsi"/>
                  <w:color w:val="000000"/>
                  <w:sz w:val="18"/>
                  <w:szCs w:val="16"/>
                </w:rPr>
                <w:fldChar w:fldCharType="begin">
                  <w:ffData>
                    <w:name w:val=""/>
                    <w:enabled/>
                    <w:calcOnExit w:val="0"/>
                    <w:checkBox>
                      <w:size w:val="18"/>
                      <w:default w:val="1"/>
                    </w:checkBox>
                  </w:ffData>
                </w:fldChar>
              </w:r>
              <w:r w:rsidRPr="00337D70">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337D70">
                <w:rPr>
                  <w:rFonts w:asciiTheme="minorHAnsi" w:hAnsiTheme="minorHAnsi" w:cstheme="minorHAnsi"/>
                  <w:color w:val="000000"/>
                  <w:sz w:val="18"/>
                  <w:szCs w:val="16"/>
                </w:rPr>
                <w:fldChar w:fldCharType="end"/>
              </w:r>
            </w:ins>
          </w:p>
        </w:tc>
        <w:tc>
          <w:tcPr>
            <w:tcW w:w="3600" w:type="dxa"/>
            <w:tcBorders>
              <w:top w:val="single" w:sz="4" w:space="0" w:color="auto"/>
              <w:left w:val="single" w:sz="4" w:space="0" w:color="auto"/>
              <w:bottom w:val="single" w:sz="4" w:space="0" w:color="auto"/>
              <w:right w:val="single" w:sz="4" w:space="0" w:color="auto"/>
            </w:tcBorders>
            <w:vAlign w:val="center"/>
            <w:tcPrChange w:id="6579" w:author="Rakesh Singhi" w:date="2015-02-07T15:27:00Z">
              <w:tcPr>
                <w:tcW w:w="2250" w:type="dxa"/>
                <w:tcBorders>
                  <w:top w:val="single" w:sz="4" w:space="0" w:color="auto"/>
                  <w:left w:val="single" w:sz="4" w:space="0" w:color="auto"/>
                  <w:bottom w:val="single" w:sz="4" w:space="0" w:color="auto"/>
                  <w:right w:val="single" w:sz="4" w:space="0" w:color="auto"/>
                </w:tcBorders>
                <w:vAlign w:val="center"/>
              </w:tcPr>
            </w:tcPrChange>
          </w:tcPr>
          <w:p w14:paraId="52F8E749" w14:textId="25B7E120" w:rsidR="00337D70" w:rsidRPr="00D30FA1" w:rsidRDefault="00337D70" w:rsidP="00337D70">
            <w:pPr>
              <w:rPr>
                <w:ins w:id="6580" w:author="Rakesh Singhi" w:date="2015-02-07T15:26:00Z"/>
                <w:rFonts w:asciiTheme="minorHAnsi" w:hAnsiTheme="minorHAnsi" w:cstheme="minorHAnsi"/>
                <w:color w:val="000000"/>
                <w:sz w:val="18"/>
                <w:szCs w:val="16"/>
              </w:rPr>
            </w:pPr>
            <w:ins w:id="6581" w:author="Rakesh Singhi" w:date="2015-02-07T15:28:00Z">
              <w:r>
                <w:rPr>
                  <w:rFonts w:asciiTheme="minorHAnsi" w:hAnsiTheme="minorHAnsi" w:cstheme="minorHAnsi"/>
                  <w:color w:val="000000"/>
                  <w:sz w:val="18"/>
                  <w:szCs w:val="16"/>
                </w:rPr>
                <w:t>Channel Segment ID</w:t>
              </w:r>
            </w:ins>
          </w:p>
        </w:tc>
      </w:tr>
      <w:tr w:rsidR="00337D70" w:rsidRPr="00D30FA1" w14:paraId="4058BEB5" w14:textId="77777777" w:rsidTr="00E2236A">
        <w:tblPrEx>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582" w:author="Rakesh Singhi" w:date="2015-02-07T15:27: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6583" w:author="Rakesh Singhi" w:date="2015-02-07T15:26:00Z"/>
          <w:trPrChange w:id="6584" w:author="Rakesh Singhi" w:date="2015-02-07T15:27:00Z">
            <w:trPr>
              <w:gridAfter w:val="0"/>
            </w:trPr>
          </w:trPrChange>
        </w:trPr>
        <w:tc>
          <w:tcPr>
            <w:tcW w:w="2790" w:type="dxa"/>
            <w:tcBorders>
              <w:top w:val="single" w:sz="4" w:space="0" w:color="auto"/>
              <w:left w:val="single" w:sz="4" w:space="0" w:color="auto"/>
              <w:bottom w:val="single" w:sz="4" w:space="0" w:color="auto"/>
              <w:right w:val="single" w:sz="4" w:space="0" w:color="auto"/>
            </w:tcBorders>
            <w:tcPrChange w:id="6585" w:author="Rakesh Singhi" w:date="2015-02-07T15:27:00Z">
              <w:tcPr>
                <w:tcW w:w="2700" w:type="dxa"/>
                <w:tcBorders>
                  <w:top w:val="single" w:sz="4" w:space="0" w:color="auto"/>
                  <w:left w:val="single" w:sz="4" w:space="0" w:color="auto"/>
                  <w:bottom w:val="single" w:sz="4" w:space="0" w:color="auto"/>
                  <w:right w:val="single" w:sz="4" w:space="0" w:color="auto"/>
                </w:tcBorders>
                <w:vAlign w:val="center"/>
              </w:tcPr>
            </w:tcPrChange>
          </w:tcPr>
          <w:p w14:paraId="3F3CD35B" w14:textId="58153628" w:rsidR="00337D70" w:rsidRPr="00337D70" w:rsidRDefault="00337D70" w:rsidP="0037582A">
            <w:pPr>
              <w:rPr>
                <w:ins w:id="6586" w:author="Rakesh Singhi" w:date="2015-02-07T15:26:00Z"/>
                <w:rFonts w:asciiTheme="minorHAnsi" w:hAnsiTheme="minorHAnsi" w:cstheme="minorHAnsi"/>
                <w:color w:val="000000"/>
                <w:sz w:val="18"/>
                <w:szCs w:val="16"/>
              </w:rPr>
            </w:pPr>
            <w:ins w:id="6587" w:author="Rakesh Singhi" w:date="2015-02-07T15:26:00Z">
              <w:r w:rsidRPr="00337D70">
                <w:rPr>
                  <w:rFonts w:asciiTheme="minorHAnsi" w:hAnsiTheme="minorHAnsi" w:cstheme="minorHAnsi"/>
                  <w:color w:val="000000"/>
                  <w:sz w:val="18"/>
                  <w:szCs w:val="16"/>
                </w:rPr>
                <w:t>CHANNEL</w:t>
              </w:r>
            </w:ins>
            <w:ins w:id="6588" w:author="Rakesh Singhi" w:date="2015-02-07T15:27:00Z">
              <w:r w:rsidRPr="00337D70">
                <w:rPr>
                  <w:rFonts w:asciiTheme="minorHAnsi" w:hAnsiTheme="minorHAnsi" w:cstheme="minorHAnsi"/>
                  <w:color w:val="000000"/>
                  <w:sz w:val="18"/>
                  <w:szCs w:val="16"/>
                </w:rPr>
                <w:t>_</w:t>
              </w:r>
            </w:ins>
            <w:ins w:id="6589" w:author="Rakesh Singhi" w:date="2015-02-07T15:26:00Z">
              <w:r w:rsidRPr="00337D70">
                <w:rPr>
                  <w:rFonts w:asciiTheme="minorHAnsi" w:hAnsiTheme="minorHAnsi" w:cstheme="minorHAnsi"/>
                  <w:color w:val="000000"/>
                  <w:sz w:val="18"/>
                  <w:szCs w:val="16"/>
                </w:rPr>
                <w:t>TYPE</w:t>
              </w:r>
            </w:ins>
          </w:p>
        </w:tc>
        <w:tc>
          <w:tcPr>
            <w:tcW w:w="2160" w:type="dxa"/>
            <w:tcBorders>
              <w:top w:val="single" w:sz="4" w:space="0" w:color="auto"/>
              <w:left w:val="single" w:sz="4" w:space="0" w:color="auto"/>
              <w:bottom w:val="single" w:sz="4" w:space="0" w:color="auto"/>
              <w:right w:val="single" w:sz="4" w:space="0" w:color="auto"/>
            </w:tcBorders>
            <w:tcPrChange w:id="6590" w:author="Rakesh Singhi" w:date="2015-02-07T15:27:00Z">
              <w:tcPr>
                <w:tcW w:w="2250" w:type="dxa"/>
                <w:gridSpan w:val="2"/>
                <w:tcBorders>
                  <w:top w:val="single" w:sz="4" w:space="0" w:color="auto"/>
                  <w:left w:val="single" w:sz="4" w:space="0" w:color="auto"/>
                  <w:bottom w:val="single" w:sz="4" w:space="0" w:color="auto"/>
                  <w:right w:val="single" w:sz="4" w:space="0" w:color="auto"/>
                </w:tcBorders>
                <w:vAlign w:val="center"/>
              </w:tcPr>
            </w:tcPrChange>
          </w:tcPr>
          <w:p w14:paraId="1B8529AB" w14:textId="5AB16B69" w:rsidR="00337D70" w:rsidRPr="00D30FA1" w:rsidRDefault="00337D70" w:rsidP="0037582A">
            <w:pPr>
              <w:rPr>
                <w:ins w:id="6591" w:author="Rakesh Singhi" w:date="2015-02-07T15:26:00Z"/>
                <w:rFonts w:asciiTheme="minorHAnsi" w:hAnsiTheme="minorHAnsi" w:cstheme="minorHAnsi"/>
                <w:color w:val="000000"/>
                <w:sz w:val="18"/>
                <w:szCs w:val="16"/>
              </w:rPr>
            </w:pPr>
            <w:ins w:id="6592" w:author="Rakesh Singhi" w:date="2015-02-07T15:27:00Z">
              <w:r w:rsidRPr="00337D70">
                <w:rPr>
                  <w:rFonts w:asciiTheme="minorHAnsi" w:hAnsiTheme="minorHAnsi" w:cstheme="minorHAnsi"/>
                  <w:color w:val="000000"/>
                  <w:sz w:val="18"/>
                  <w:szCs w:val="16"/>
                </w:rPr>
                <w:t>NVARCHAR2(255)</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6593" w:author="Rakesh Singhi" w:date="2015-02-07T15:27: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E9C5644" w14:textId="77777777" w:rsidR="00337D70" w:rsidRPr="00D30FA1" w:rsidRDefault="00337D70" w:rsidP="0037582A">
            <w:pPr>
              <w:rPr>
                <w:ins w:id="6594" w:author="Rakesh Singhi" w:date="2015-02-07T15:26:00Z"/>
                <w:rFonts w:asciiTheme="minorHAnsi" w:hAnsiTheme="minorHAnsi" w:cstheme="minorHAnsi"/>
                <w:color w:val="000000"/>
                <w:sz w:val="18"/>
                <w:szCs w:val="16"/>
              </w:rPr>
            </w:pPr>
            <w:ins w:id="6595" w:author="Rakesh Singhi" w:date="2015-02-07T15:26:00Z">
              <w:r w:rsidRPr="00337D70">
                <w:rPr>
                  <w:rFonts w:asciiTheme="minorHAnsi" w:hAnsiTheme="minorHAnsi" w:cstheme="minorHAnsi"/>
                  <w:color w:val="000000"/>
                  <w:sz w:val="18"/>
                  <w:szCs w:val="16"/>
                </w:rPr>
                <w:fldChar w:fldCharType="begin">
                  <w:ffData>
                    <w:name w:val=""/>
                    <w:enabled/>
                    <w:calcOnExit w:val="0"/>
                    <w:checkBox>
                      <w:size w:val="18"/>
                      <w:default w:val="1"/>
                    </w:checkBox>
                  </w:ffData>
                </w:fldChar>
              </w:r>
              <w:r w:rsidRPr="00337D70">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337D70">
                <w:rPr>
                  <w:rFonts w:asciiTheme="minorHAnsi" w:hAnsiTheme="minorHAnsi" w:cstheme="minorHAnsi"/>
                  <w:color w:val="000000"/>
                  <w:sz w:val="18"/>
                  <w:szCs w:val="16"/>
                </w:rPr>
                <w:fldChar w:fldCharType="end"/>
              </w:r>
            </w:ins>
          </w:p>
        </w:tc>
        <w:tc>
          <w:tcPr>
            <w:tcW w:w="3600" w:type="dxa"/>
            <w:tcBorders>
              <w:top w:val="single" w:sz="4" w:space="0" w:color="auto"/>
              <w:left w:val="single" w:sz="4" w:space="0" w:color="auto"/>
              <w:bottom w:val="single" w:sz="4" w:space="0" w:color="auto"/>
              <w:right w:val="single" w:sz="4" w:space="0" w:color="auto"/>
            </w:tcBorders>
            <w:vAlign w:val="center"/>
            <w:tcPrChange w:id="6596" w:author="Rakesh Singhi" w:date="2015-02-07T15:27:00Z">
              <w:tcPr>
                <w:tcW w:w="2250" w:type="dxa"/>
                <w:tcBorders>
                  <w:top w:val="single" w:sz="4" w:space="0" w:color="auto"/>
                  <w:left w:val="single" w:sz="4" w:space="0" w:color="auto"/>
                  <w:bottom w:val="single" w:sz="4" w:space="0" w:color="auto"/>
                  <w:right w:val="single" w:sz="4" w:space="0" w:color="auto"/>
                </w:tcBorders>
                <w:vAlign w:val="center"/>
              </w:tcPr>
            </w:tcPrChange>
          </w:tcPr>
          <w:p w14:paraId="2EA6640B" w14:textId="209E91DD" w:rsidR="00337D70" w:rsidRDefault="00337D70" w:rsidP="0037582A">
            <w:pPr>
              <w:rPr>
                <w:ins w:id="6597" w:author="Rakesh Singhi" w:date="2015-02-07T15:26:00Z"/>
                <w:rFonts w:asciiTheme="minorHAnsi" w:hAnsiTheme="minorHAnsi" w:cstheme="minorHAnsi"/>
                <w:color w:val="000000"/>
                <w:sz w:val="18"/>
                <w:szCs w:val="16"/>
              </w:rPr>
            </w:pPr>
            <w:ins w:id="6598" w:author="Rakesh Singhi" w:date="2015-02-07T15:28:00Z">
              <w:r>
                <w:rPr>
                  <w:rFonts w:asciiTheme="minorHAnsi" w:hAnsiTheme="minorHAnsi" w:cstheme="minorHAnsi"/>
                  <w:color w:val="000000"/>
                  <w:sz w:val="18"/>
                  <w:szCs w:val="16"/>
                </w:rPr>
                <w:t>Channel Type derived from Channel Segment</w:t>
              </w:r>
            </w:ins>
          </w:p>
        </w:tc>
      </w:tr>
      <w:tr w:rsidR="00337D70" w:rsidRPr="00D30FA1" w14:paraId="3BF78695" w14:textId="77777777" w:rsidTr="00E2236A">
        <w:tblPrEx>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599" w:author="Rakesh Singhi" w:date="2015-02-07T15:27: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6600" w:author="Rakesh Singhi" w:date="2015-02-07T15:26:00Z"/>
          <w:trPrChange w:id="6601" w:author="Rakesh Singhi" w:date="2015-02-07T15:27:00Z">
            <w:trPr>
              <w:gridAfter w:val="0"/>
            </w:trPr>
          </w:trPrChange>
        </w:trPr>
        <w:tc>
          <w:tcPr>
            <w:tcW w:w="2790" w:type="dxa"/>
            <w:tcBorders>
              <w:top w:val="single" w:sz="4" w:space="0" w:color="auto"/>
              <w:left w:val="single" w:sz="4" w:space="0" w:color="auto"/>
              <w:bottom w:val="single" w:sz="4" w:space="0" w:color="auto"/>
              <w:right w:val="single" w:sz="4" w:space="0" w:color="auto"/>
            </w:tcBorders>
            <w:tcPrChange w:id="6602" w:author="Rakesh Singhi" w:date="2015-02-07T15:27:00Z">
              <w:tcPr>
                <w:tcW w:w="2700" w:type="dxa"/>
                <w:tcBorders>
                  <w:top w:val="single" w:sz="4" w:space="0" w:color="auto"/>
                  <w:left w:val="single" w:sz="4" w:space="0" w:color="auto"/>
                  <w:bottom w:val="single" w:sz="4" w:space="0" w:color="auto"/>
                  <w:right w:val="single" w:sz="4" w:space="0" w:color="auto"/>
                </w:tcBorders>
                <w:vAlign w:val="center"/>
              </w:tcPr>
            </w:tcPrChange>
          </w:tcPr>
          <w:p w14:paraId="2798EEE3" w14:textId="40CB7672" w:rsidR="00337D70" w:rsidRPr="00337D70" w:rsidRDefault="00337D70" w:rsidP="0037582A">
            <w:pPr>
              <w:rPr>
                <w:ins w:id="6603" w:author="Rakesh Singhi" w:date="2015-02-07T15:26:00Z"/>
                <w:rFonts w:asciiTheme="minorHAnsi" w:hAnsiTheme="minorHAnsi" w:cstheme="minorHAnsi"/>
                <w:color w:val="000000"/>
                <w:sz w:val="18"/>
                <w:szCs w:val="16"/>
              </w:rPr>
            </w:pPr>
            <w:ins w:id="6604" w:author="Rakesh Singhi" w:date="2015-02-07T15:26:00Z">
              <w:r w:rsidRPr="00337D70">
                <w:rPr>
                  <w:rFonts w:asciiTheme="minorHAnsi" w:hAnsiTheme="minorHAnsi" w:cstheme="minorHAnsi"/>
                  <w:color w:val="000000"/>
                  <w:sz w:val="18"/>
                  <w:szCs w:val="16"/>
                </w:rPr>
                <w:t>CHANNEL</w:t>
              </w:r>
            </w:ins>
            <w:ins w:id="6605" w:author="Rakesh Singhi" w:date="2015-02-07T15:27:00Z">
              <w:r w:rsidRPr="00337D70">
                <w:rPr>
                  <w:rFonts w:asciiTheme="minorHAnsi" w:hAnsiTheme="minorHAnsi" w:cstheme="minorHAnsi"/>
                  <w:color w:val="000000"/>
                  <w:sz w:val="18"/>
                  <w:szCs w:val="16"/>
                </w:rPr>
                <w:t>_</w:t>
              </w:r>
            </w:ins>
            <w:ins w:id="6606" w:author="Rakesh Singhi" w:date="2015-02-07T15:26:00Z">
              <w:r w:rsidRPr="00337D70">
                <w:rPr>
                  <w:rFonts w:asciiTheme="minorHAnsi" w:hAnsiTheme="minorHAnsi" w:cstheme="minorHAnsi"/>
                  <w:color w:val="000000"/>
                  <w:sz w:val="18"/>
                  <w:szCs w:val="16"/>
                </w:rPr>
                <w:t>SEGMENTATION</w:t>
              </w:r>
            </w:ins>
          </w:p>
        </w:tc>
        <w:tc>
          <w:tcPr>
            <w:tcW w:w="2160" w:type="dxa"/>
            <w:tcBorders>
              <w:top w:val="single" w:sz="4" w:space="0" w:color="auto"/>
              <w:left w:val="single" w:sz="4" w:space="0" w:color="auto"/>
              <w:bottom w:val="single" w:sz="4" w:space="0" w:color="auto"/>
              <w:right w:val="single" w:sz="4" w:space="0" w:color="auto"/>
            </w:tcBorders>
            <w:tcPrChange w:id="6607" w:author="Rakesh Singhi" w:date="2015-02-07T15:27:00Z">
              <w:tcPr>
                <w:tcW w:w="2250" w:type="dxa"/>
                <w:gridSpan w:val="2"/>
                <w:tcBorders>
                  <w:top w:val="single" w:sz="4" w:space="0" w:color="auto"/>
                  <w:left w:val="single" w:sz="4" w:space="0" w:color="auto"/>
                  <w:bottom w:val="single" w:sz="4" w:space="0" w:color="auto"/>
                  <w:right w:val="single" w:sz="4" w:space="0" w:color="auto"/>
                </w:tcBorders>
                <w:vAlign w:val="center"/>
              </w:tcPr>
            </w:tcPrChange>
          </w:tcPr>
          <w:p w14:paraId="311138BB" w14:textId="4FFF3F43" w:rsidR="00337D70" w:rsidRDefault="00337D70" w:rsidP="006F3E3D">
            <w:pPr>
              <w:rPr>
                <w:ins w:id="6608" w:author="Rakesh Singhi" w:date="2015-02-07T15:26:00Z"/>
                <w:rFonts w:asciiTheme="minorHAnsi" w:hAnsiTheme="minorHAnsi" w:cstheme="minorHAnsi"/>
                <w:color w:val="000000"/>
                <w:sz w:val="18"/>
                <w:szCs w:val="16"/>
              </w:rPr>
            </w:pPr>
            <w:ins w:id="6609" w:author="Rakesh Singhi" w:date="2015-02-07T15:27:00Z">
              <w:r w:rsidRPr="00337D70">
                <w:rPr>
                  <w:rFonts w:asciiTheme="minorHAnsi" w:hAnsiTheme="minorHAnsi" w:cstheme="minorHAnsi"/>
                  <w:color w:val="000000"/>
                  <w:sz w:val="18"/>
                  <w:szCs w:val="16"/>
                </w:rPr>
                <w:t>NVARCHAR2(</w:t>
              </w:r>
            </w:ins>
            <w:r w:rsidR="006F3E3D">
              <w:rPr>
                <w:rFonts w:asciiTheme="minorHAnsi" w:hAnsiTheme="minorHAnsi" w:cstheme="minorHAnsi"/>
                <w:color w:val="000000"/>
                <w:sz w:val="18"/>
                <w:szCs w:val="16"/>
              </w:rPr>
              <w:t>255</w:t>
            </w:r>
            <w:ins w:id="6610" w:author="Rakesh Singhi" w:date="2015-02-07T15:27:00Z">
              <w:r w:rsidRPr="00337D70">
                <w:rPr>
                  <w:rFonts w:asciiTheme="minorHAnsi" w:hAnsiTheme="minorHAnsi" w:cstheme="minorHAnsi"/>
                  <w:color w:val="000000"/>
                  <w:sz w:val="18"/>
                  <w:szCs w:val="16"/>
                </w:rPr>
                <w:t>)</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6611" w:author="Rakesh Singhi" w:date="2015-02-07T15:27: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CBA3599" w14:textId="77777777" w:rsidR="00337D70" w:rsidRPr="00337D70" w:rsidRDefault="00337D70" w:rsidP="0037582A">
            <w:pPr>
              <w:rPr>
                <w:ins w:id="6612" w:author="Rakesh Singhi" w:date="2015-02-07T15:26:00Z"/>
                <w:rFonts w:asciiTheme="minorHAnsi" w:hAnsiTheme="minorHAnsi" w:cstheme="minorHAnsi"/>
                <w:color w:val="000000"/>
                <w:sz w:val="18"/>
                <w:szCs w:val="16"/>
              </w:rPr>
            </w:pPr>
            <w:ins w:id="6613" w:author="Rakesh Singhi" w:date="2015-02-07T15:26:00Z">
              <w:r w:rsidRPr="00337D70">
                <w:rPr>
                  <w:rFonts w:asciiTheme="minorHAnsi" w:hAnsiTheme="minorHAnsi" w:cstheme="minorHAnsi"/>
                  <w:color w:val="000000"/>
                  <w:sz w:val="18"/>
                  <w:szCs w:val="16"/>
                </w:rPr>
                <w:fldChar w:fldCharType="begin">
                  <w:ffData>
                    <w:name w:val=""/>
                    <w:enabled/>
                    <w:calcOnExit w:val="0"/>
                    <w:checkBox>
                      <w:size w:val="18"/>
                      <w:default w:val="1"/>
                    </w:checkBox>
                  </w:ffData>
                </w:fldChar>
              </w:r>
              <w:r w:rsidRPr="00337D70">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337D70">
                <w:rPr>
                  <w:rFonts w:asciiTheme="minorHAnsi" w:hAnsiTheme="minorHAnsi" w:cstheme="minorHAnsi"/>
                  <w:color w:val="000000"/>
                  <w:sz w:val="18"/>
                  <w:szCs w:val="16"/>
                </w:rPr>
                <w:fldChar w:fldCharType="end"/>
              </w:r>
            </w:ins>
          </w:p>
        </w:tc>
        <w:tc>
          <w:tcPr>
            <w:tcW w:w="3600" w:type="dxa"/>
            <w:tcBorders>
              <w:top w:val="single" w:sz="4" w:space="0" w:color="auto"/>
              <w:left w:val="single" w:sz="4" w:space="0" w:color="auto"/>
              <w:bottom w:val="single" w:sz="4" w:space="0" w:color="auto"/>
              <w:right w:val="single" w:sz="4" w:space="0" w:color="auto"/>
            </w:tcBorders>
            <w:vAlign w:val="center"/>
            <w:tcPrChange w:id="6614" w:author="Rakesh Singhi" w:date="2015-02-07T15:27:00Z">
              <w:tcPr>
                <w:tcW w:w="2250" w:type="dxa"/>
                <w:tcBorders>
                  <w:top w:val="single" w:sz="4" w:space="0" w:color="auto"/>
                  <w:left w:val="single" w:sz="4" w:space="0" w:color="auto"/>
                  <w:bottom w:val="single" w:sz="4" w:space="0" w:color="auto"/>
                  <w:right w:val="single" w:sz="4" w:space="0" w:color="auto"/>
                </w:tcBorders>
                <w:vAlign w:val="center"/>
              </w:tcPr>
            </w:tcPrChange>
          </w:tcPr>
          <w:p w14:paraId="0EA71C5B" w14:textId="1A44440C" w:rsidR="00337D70" w:rsidRDefault="00337D70" w:rsidP="0037582A">
            <w:pPr>
              <w:rPr>
                <w:ins w:id="6615" w:author="Rakesh Singhi" w:date="2015-02-07T15:26:00Z"/>
                <w:rFonts w:asciiTheme="minorHAnsi" w:hAnsiTheme="minorHAnsi" w:cstheme="minorHAnsi"/>
                <w:color w:val="000000"/>
                <w:sz w:val="18"/>
                <w:szCs w:val="16"/>
              </w:rPr>
            </w:pPr>
            <w:ins w:id="6616" w:author="Rakesh Singhi" w:date="2015-02-07T15:28:00Z">
              <w:r>
                <w:rPr>
                  <w:rFonts w:asciiTheme="minorHAnsi" w:hAnsiTheme="minorHAnsi" w:cstheme="minorHAnsi"/>
                  <w:color w:val="000000"/>
                  <w:sz w:val="18"/>
                  <w:szCs w:val="16"/>
                </w:rPr>
                <w:t>Channel Segment Name</w:t>
              </w:r>
            </w:ins>
          </w:p>
        </w:tc>
      </w:tr>
      <w:tr w:rsidR="006F3E3D" w:rsidRPr="00D30FA1" w14:paraId="74850F67" w14:textId="77777777" w:rsidTr="00E2236A">
        <w:tc>
          <w:tcPr>
            <w:tcW w:w="2790" w:type="dxa"/>
            <w:tcBorders>
              <w:top w:val="single" w:sz="4" w:space="0" w:color="auto"/>
              <w:left w:val="single" w:sz="4" w:space="0" w:color="auto"/>
              <w:bottom w:val="single" w:sz="4" w:space="0" w:color="auto"/>
              <w:right w:val="single" w:sz="4" w:space="0" w:color="auto"/>
            </w:tcBorders>
          </w:tcPr>
          <w:p w14:paraId="52A6E4B8" w14:textId="2FACDD4D" w:rsidR="006F3E3D" w:rsidRPr="00337D70" w:rsidRDefault="006F3E3D" w:rsidP="0037582A">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160" w:type="dxa"/>
            <w:tcBorders>
              <w:top w:val="single" w:sz="4" w:space="0" w:color="auto"/>
              <w:left w:val="single" w:sz="4" w:space="0" w:color="auto"/>
              <w:bottom w:val="single" w:sz="4" w:space="0" w:color="auto"/>
              <w:right w:val="single" w:sz="4" w:space="0" w:color="auto"/>
            </w:tcBorders>
          </w:tcPr>
          <w:p w14:paraId="67A15B6E" w14:textId="01FB807B" w:rsidR="006F3E3D" w:rsidRPr="00337D70" w:rsidRDefault="006F3E3D" w:rsidP="0037582A">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43D7D14" w14:textId="2F1C933A" w:rsidR="006F3E3D" w:rsidRPr="00337D70" w:rsidRDefault="006F3E3D" w:rsidP="0037582A">
            <w:pPr>
              <w:rPr>
                <w:rFonts w:asciiTheme="minorHAnsi" w:hAnsiTheme="minorHAnsi" w:cstheme="minorHAnsi"/>
                <w:color w:val="000000"/>
                <w:sz w:val="18"/>
                <w:szCs w:val="16"/>
              </w:rPr>
            </w:pPr>
            <w:ins w:id="6617" w:author="Rakesh Singhi" w:date="2015-02-07T15:26:00Z">
              <w:r w:rsidRPr="00337D70">
                <w:rPr>
                  <w:rFonts w:asciiTheme="minorHAnsi" w:hAnsiTheme="minorHAnsi" w:cstheme="minorHAnsi"/>
                  <w:color w:val="000000"/>
                  <w:sz w:val="18"/>
                  <w:szCs w:val="16"/>
                </w:rPr>
                <w:fldChar w:fldCharType="begin">
                  <w:ffData>
                    <w:name w:val=""/>
                    <w:enabled/>
                    <w:calcOnExit w:val="0"/>
                    <w:checkBox>
                      <w:size w:val="18"/>
                      <w:default w:val="1"/>
                    </w:checkBox>
                  </w:ffData>
                </w:fldChar>
              </w:r>
              <w:r w:rsidRPr="00337D70">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337D70">
                <w:rPr>
                  <w:rFonts w:asciiTheme="minorHAnsi" w:hAnsiTheme="minorHAnsi" w:cstheme="minorHAnsi"/>
                  <w:color w:val="000000"/>
                  <w:sz w:val="18"/>
                  <w:szCs w:val="16"/>
                </w:rPr>
                <w:fldChar w:fldCharType="end"/>
              </w:r>
            </w:ins>
          </w:p>
        </w:tc>
        <w:tc>
          <w:tcPr>
            <w:tcW w:w="3600" w:type="dxa"/>
            <w:tcBorders>
              <w:top w:val="single" w:sz="4" w:space="0" w:color="auto"/>
              <w:left w:val="single" w:sz="4" w:space="0" w:color="auto"/>
              <w:bottom w:val="single" w:sz="4" w:space="0" w:color="auto"/>
              <w:right w:val="single" w:sz="4" w:space="0" w:color="auto"/>
            </w:tcBorders>
            <w:vAlign w:val="center"/>
          </w:tcPr>
          <w:p w14:paraId="35F4343E" w14:textId="42603DCF" w:rsidR="006F3E3D" w:rsidRDefault="008B41B0" w:rsidP="0037582A">
            <w:pPr>
              <w:rPr>
                <w:rFonts w:asciiTheme="minorHAnsi" w:hAnsiTheme="minorHAnsi" w:cstheme="minorHAnsi"/>
                <w:color w:val="000000"/>
                <w:sz w:val="18"/>
                <w:szCs w:val="16"/>
              </w:rPr>
            </w:pPr>
            <w:ins w:id="6618" w:author="Sowndarya S (WT01 - Manufacturing &amp; Hi Tech)" w:date="2015-03-24T10:56:00Z">
              <w:r>
                <w:rPr>
                  <w:rFonts w:asciiTheme="minorHAnsi" w:hAnsiTheme="minorHAnsi" w:cstheme="minorHAnsi"/>
                  <w:color w:val="000000"/>
                  <w:sz w:val="18"/>
                  <w:szCs w:val="16"/>
                </w:rPr>
                <w:t>Created By</w:t>
              </w:r>
            </w:ins>
          </w:p>
        </w:tc>
      </w:tr>
      <w:tr w:rsidR="006F3E3D" w:rsidRPr="00D30FA1" w14:paraId="05BD18A9" w14:textId="77777777" w:rsidTr="00E2236A">
        <w:tc>
          <w:tcPr>
            <w:tcW w:w="2790" w:type="dxa"/>
            <w:tcBorders>
              <w:top w:val="single" w:sz="4" w:space="0" w:color="auto"/>
              <w:left w:val="single" w:sz="4" w:space="0" w:color="auto"/>
              <w:bottom w:val="single" w:sz="4" w:space="0" w:color="auto"/>
              <w:right w:val="single" w:sz="4" w:space="0" w:color="auto"/>
            </w:tcBorders>
          </w:tcPr>
          <w:p w14:paraId="7073D012" w14:textId="15B2A89E" w:rsidR="006F3E3D" w:rsidRPr="00337D70" w:rsidRDefault="006F3E3D" w:rsidP="0037582A">
            <w:pPr>
              <w:rPr>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2160" w:type="dxa"/>
            <w:tcBorders>
              <w:top w:val="single" w:sz="4" w:space="0" w:color="auto"/>
              <w:left w:val="single" w:sz="4" w:space="0" w:color="auto"/>
              <w:bottom w:val="single" w:sz="4" w:space="0" w:color="auto"/>
              <w:right w:val="single" w:sz="4" w:space="0" w:color="auto"/>
            </w:tcBorders>
          </w:tcPr>
          <w:p w14:paraId="26023ED9" w14:textId="287CA250" w:rsidR="006F3E3D" w:rsidRPr="00337D70" w:rsidRDefault="006F3E3D" w:rsidP="0037582A">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F31CB7F" w14:textId="7648D309" w:rsidR="006F3E3D" w:rsidRPr="00337D70" w:rsidRDefault="006F3E3D" w:rsidP="0037582A">
            <w:pPr>
              <w:rPr>
                <w:rFonts w:asciiTheme="minorHAnsi" w:hAnsiTheme="minorHAnsi" w:cstheme="minorHAnsi"/>
                <w:color w:val="000000"/>
                <w:sz w:val="18"/>
                <w:szCs w:val="16"/>
              </w:rPr>
            </w:pPr>
            <w:ins w:id="6619" w:author="Rakesh Singhi" w:date="2015-02-07T15:26:00Z">
              <w:r w:rsidRPr="00337D70">
                <w:rPr>
                  <w:rFonts w:asciiTheme="minorHAnsi" w:hAnsiTheme="minorHAnsi" w:cstheme="minorHAnsi"/>
                  <w:color w:val="000000"/>
                  <w:sz w:val="18"/>
                  <w:szCs w:val="16"/>
                </w:rPr>
                <w:fldChar w:fldCharType="begin">
                  <w:ffData>
                    <w:name w:val=""/>
                    <w:enabled/>
                    <w:calcOnExit w:val="0"/>
                    <w:checkBox>
                      <w:size w:val="18"/>
                      <w:default w:val="1"/>
                    </w:checkBox>
                  </w:ffData>
                </w:fldChar>
              </w:r>
              <w:r w:rsidRPr="00337D70">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337D70">
                <w:rPr>
                  <w:rFonts w:asciiTheme="minorHAnsi" w:hAnsiTheme="minorHAnsi" w:cstheme="minorHAnsi"/>
                  <w:color w:val="000000"/>
                  <w:sz w:val="18"/>
                  <w:szCs w:val="16"/>
                </w:rPr>
                <w:fldChar w:fldCharType="end"/>
              </w:r>
            </w:ins>
          </w:p>
        </w:tc>
        <w:tc>
          <w:tcPr>
            <w:tcW w:w="3600" w:type="dxa"/>
            <w:tcBorders>
              <w:top w:val="single" w:sz="4" w:space="0" w:color="auto"/>
              <w:left w:val="single" w:sz="4" w:space="0" w:color="auto"/>
              <w:bottom w:val="single" w:sz="4" w:space="0" w:color="auto"/>
              <w:right w:val="single" w:sz="4" w:space="0" w:color="auto"/>
            </w:tcBorders>
            <w:vAlign w:val="center"/>
          </w:tcPr>
          <w:p w14:paraId="7458979B" w14:textId="22D7A95B" w:rsidR="006F3E3D" w:rsidRDefault="006F3E3D" w:rsidP="0037582A">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21F2CC76" w14:textId="77777777" w:rsidR="00337D70" w:rsidRDefault="00337D70" w:rsidP="00337D70">
      <w:pPr>
        <w:rPr>
          <w:ins w:id="6620" w:author="Rakesh Singhi" w:date="2015-02-07T15:26:00Z"/>
          <w:rFonts w:asciiTheme="minorHAnsi" w:hAnsiTheme="minorHAnsi" w:cstheme="minorHAnsi"/>
        </w:rPr>
      </w:pPr>
    </w:p>
    <w:p w14:paraId="7A9A8588" w14:textId="77777777" w:rsidR="00337D70" w:rsidRDefault="00337D70" w:rsidP="00337D70">
      <w:pPr>
        <w:rPr>
          <w:ins w:id="6621" w:author="Rakesh Singhi" w:date="2015-02-07T15:26:00Z"/>
          <w:rFonts w:asciiTheme="minorHAnsi" w:hAnsiTheme="minorHAnsi" w:cstheme="minorHAnsi"/>
        </w:rPr>
      </w:pPr>
    </w:p>
    <w:p w14:paraId="1501BB3A" w14:textId="77777777" w:rsidR="00337D70" w:rsidRDefault="00337D70" w:rsidP="00337D70">
      <w:pPr>
        <w:spacing w:after="120"/>
        <w:rPr>
          <w:ins w:id="6622" w:author="Rakesh Singhi" w:date="2015-02-07T15:26:00Z"/>
          <w:rFonts w:asciiTheme="minorHAnsi" w:hAnsiTheme="minorHAnsi" w:cstheme="minorHAnsi"/>
          <w:u w:val="single"/>
        </w:rPr>
      </w:pPr>
      <w:ins w:id="6623" w:author="Rakesh Singhi" w:date="2015-02-07T15:26:00Z">
        <w:r w:rsidRPr="00A171B4">
          <w:rPr>
            <w:rFonts w:asciiTheme="minorHAnsi" w:hAnsiTheme="minorHAnsi" w:cstheme="minorHAnsi"/>
            <w:u w:val="single"/>
          </w:rPr>
          <w:t>Source Mapping</w:t>
        </w:r>
      </w:ins>
    </w:p>
    <w:tbl>
      <w:tblPr>
        <w:tblW w:w="103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1685"/>
        <w:gridCol w:w="1551"/>
        <w:gridCol w:w="2164"/>
        <w:gridCol w:w="2160"/>
      </w:tblGrid>
      <w:tr w:rsidR="00C061B6" w:rsidRPr="00D30FA1" w14:paraId="0528FB3A" w14:textId="77777777" w:rsidTr="00A9660E">
        <w:trPr>
          <w:ins w:id="6624" w:author="Rakesh Singhi" w:date="2015-02-07T15:26:00Z"/>
        </w:trPr>
        <w:tc>
          <w:tcPr>
            <w:tcW w:w="2790" w:type="dxa"/>
            <w:tcBorders>
              <w:top w:val="single" w:sz="4" w:space="0" w:color="auto"/>
              <w:left w:val="single" w:sz="4" w:space="0" w:color="auto"/>
              <w:bottom w:val="single" w:sz="4" w:space="0" w:color="auto"/>
              <w:right w:val="single" w:sz="4" w:space="0" w:color="auto"/>
            </w:tcBorders>
            <w:shd w:val="clear" w:color="auto" w:fill="F4B8AE"/>
          </w:tcPr>
          <w:p w14:paraId="7E786D9E" w14:textId="78A8B184" w:rsidR="00337D70" w:rsidRPr="00B234C2" w:rsidRDefault="00337D70" w:rsidP="00C061B6">
            <w:pPr>
              <w:rPr>
                <w:ins w:id="6625" w:author="Rakesh Singhi" w:date="2015-02-07T15:26:00Z"/>
                <w:rFonts w:asciiTheme="minorHAnsi" w:hAnsiTheme="minorHAnsi" w:cstheme="minorHAnsi"/>
                <w:color w:val="000000"/>
                <w:sz w:val="18"/>
                <w:szCs w:val="16"/>
              </w:rPr>
            </w:pPr>
            <w:ins w:id="6626" w:author="Rakesh Singhi" w:date="2015-02-07T15:26:00Z">
              <w:r>
                <w:rPr>
                  <w:rFonts w:asciiTheme="minorHAnsi" w:hAnsiTheme="minorHAnsi" w:cstheme="minorHAnsi"/>
                  <w:color w:val="000000"/>
                  <w:sz w:val="18"/>
                  <w:szCs w:val="16"/>
                </w:rPr>
                <w:t>DMO_</w:t>
              </w:r>
            </w:ins>
            <w:ins w:id="6627" w:author="Rakesh Singhi" w:date="2015-02-07T15:41:00Z">
              <w:r w:rsidR="00C061B6">
                <w:rPr>
                  <w:rFonts w:asciiTheme="minorHAnsi" w:hAnsiTheme="minorHAnsi" w:cstheme="minorHAnsi"/>
                  <w:color w:val="000000"/>
                  <w:sz w:val="18"/>
                  <w:szCs w:val="16"/>
                </w:rPr>
                <w:t>PARTNER_CHANNEL_SEGMENT_MIR</w:t>
              </w:r>
            </w:ins>
          </w:p>
        </w:tc>
        <w:tc>
          <w:tcPr>
            <w:tcW w:w="1685" w:type="dxa"/>
            <w:tcBorders>
              <w:top w:val="single" w:sz="4" w:space="0" w:color="auto"/>
              <w:left w:val="single" w:sz="4" w:space="0" w:color="auto"/>
              <w:bottom w:val="single" w:sz="4" w:space="0" w:color="auto"/>
              <w:right w:val="single" w:sz="4" w:space="0" w:color="auto"/>
            </w:tcBorders>
            <w:shd w:val="clear" w:color="auto" w:fill="F4B8AE"/>
          </w:tcPr>
          <w:p w14:paraId="6D124686" w14:textId="77777777" w:rsidR="00337D70" w:rsidRPr="00B234C2" w:rsidRDefault="00337D70" w:rsidP="0037582A">
            <w:pPr>
              <w:rPr>
                <w:ins w:id="6628" w:author="Rakesh Singhi" w:date="2015-02-07T15:26:00Z"/>
                <w:rFonts w:asciiTheme="minorHAnsi" w:hAnsiTheme="minorHAnsi" w:cstheme="minorHAnsi"/>
                <w:color w:val="000000"/>
                <w:sz w:val="18"/>
                <w:szCs w:val="16"/>
              </w:rPr>
            </w:pPr>
            <w:ins w:id="6629" w:author="Rakesh Singhi" w:date="2015-02-07T15:26:00Z">
              <w:r w:rsidRPr="00B234C2">
                <w:rPr>
                  <w:rFonts w:asciiTheme="minorHAnsi" w:hAnsiTheme="minorHAnsi" w:cstheme="minorHAnsi"/>
                  <w:color w:val="000000"/>
                  <w:sz w:val="18"/>
                  <w:szCs w:val="16"/>
                </w:rPr>
                <w:t>Source Table</w:t>
              </w:r>
            </w:ins>
          </w:p>
        </w:tc>
        <w:tc>
          <w:tcPr>
            <w:tcW w:w="1551" w:type="dxa"/>
            <w:tcBorders>
              <w:top w:val="single" w:sz="4" w:space="0" w:color="auto"/>
              <w:left w:val="single" w:sz="4" w:space="0" w:color="auto"/>
              <w:bottom w:val="single" w:sz="4" w:space="0" w:color="auto"/>
              <w:right w:val="single" w:sz="4" w:space="0" w:color="auto"/>
            </w:tcBorders>
            <w:shd w:val="clear" w:color="auto" w:fill="F4B8AE"/>
          </w:tcPr>
          <w:p w14:paraId="712873E5" w14:textId="77777777" w:rsidR="00337D70" w:rsidRPr="00B234C2" w:rsidRDefault="00337D70" w:rsidP="0037582A">
            <w:pPr>
              <w:rPr>
                <w:ins w:id="6630" w:author="Rakesh Singhi" w:date="2015-02-07T15:26:00Z"/>
                <w:rFonts w:asciiTheme="minorHAnsi" w:hAnsiTheme="minorHAnsi" w:cstheme="minorHAnsi"/>
                <w:color w:val="000000"/>
                <w:sz w:val="18"/>
                <w:szCs w:val="16"/>
              </w:rPr>
            </w:pPr>
            <w:ins w:id="6631" w:author="Rakesh Singhi" w:date="2015-02-07T15:26:00Z">
              <w:r w:rsidRPr="00B234C2">
                <w:rPr>
                  <w:rFonts w:asciiTheme="minorHAnsi" w:hAnsiTheme="minorHAnsi" w:cstheme="minorHAnsi"/>
                  <w:color w:val="000000"/>
                  <w:sz w:val="18"/>
                  <w:szCs w:val="16"/>
                </w:rPr>
                <w:t>Source Column Name</w:t>
              </w:r>
            </w:ins>
          </w:p>
        </w:tc>
        <w:tc>
          <w:tcPr>
            <w:tcW w:w="2164" w:type="dxa"/>
            <w:tcBorders>
              <w:top w:val="single" w:sz="4" w:space="0" w:color="auto"/>
              <w:left w:val="single" w:sz="4" w:space="0" w:color="auto"/>
              <w:bottom w:val="single" w:sz="4" w:space="0" w:color="auto"/>
              <w:right w:val="single" w:sz="4" w:space="0" w:color="auto"/>
            </w:tcBorders>
            <w:shd w:val="clear" w:color="auto" w:fill="F4B8AE"/>
          </w:tcPr>
          <w:p w14:paraId="37F303B7" w14:textId="77777777" w:rsidR="00337D70" w:rsidRPr="001C275C" w:rsidRDefault="00337D70" w:rsidP="0037582A">
            <w:pPr>
              <w:rPr>
                <w:ins w:id="6632" w:author="Rakesh Singhi" w:date="2015-02-07T15:26:00Z"/>
                <w:rFonts w:asciiTheme="minorHAnsi" w:hAnsiTheme="minorHAnsi" w:cstheme="minorHAnsi"/>
                <w:color w:val="000000"/>
                <w:sz w:val="18"/>
                <w:szCs w:val="16"/>
              </w:rPr>
            </w:pPr>
            <w:ins w:id="6633" w:author="Rakesh Singhi" w:date="2015-02-07T15:26:00Z">
              <w:r w:rsidRPr="001C275C">
                <w:rPr>
                  <w:rFonts w:asciiTheme="minorHAnsi" w:hAnsiTheme="minorHAnsi" w:cstheme="minorHAnsi"/>
                  <w:color w:val="000000"/>
                  <w:sz w:val="18"/>
                  <w:szCs w:val="16"/>
                </w:rPr>
                <w:t>View Name</w:t>
              </w:r>
            </w:ins>
          </w:p>
        </w:tc>
        <w:tc>
          <w:tcPr>
            <w:tcW w:w="2160" w:type="dxa"/>
            <w:tcBorders>
              <w:top w:val="single" w:sz="4" w:space="0" w:color="auto"/>
              <w:left w:val="single" w:sz="4" w:space="0" w:color="auto"/>
              <w:bottom w:val="single" w:sz="4" w:space="0" w:color="auto"/>
              <w:right w:val="single" w:sz="4" w:space="0" w:color="auto"/>
            </w:tcBorders>
            <w:shd w:val="clear" w:color="auto" w:fill="F4B8AE"/>
          </w:tcPr>
          <w:p w14:paraId="00E25023" w14:textId="77777777" w:rsidR="00337D70" w:rsidRPr="001C275C" w:rsidRDefault="00337D70" w:rsidP="0037582A">
            <w:pPr>
              <w:rPr>
                <w:ins w:id="6634" w:author="Rakesh Singhi" w:date="2015-02-07T15:26:00Z"/>
                <w:rFonts w:asciiTheme="minorHAnsi" w:hAnsiTheme="minorHAnsi" w:cstheme="minorHAnsi"/>
                <w:color w:val="000000"/>
                <w:sz w:val="18"/>
                <w:szCs w:val="16"/>
              </w:rPr>
            </w:pPr>
            <w:ins w:id="6635" w:author="Rakesh Singhi" w:date="2015-02-07T15:26:00Z">
              <w:r w:rsidRPr="001C275C">
                <w:rPr>
                  <w:rFonts w:asciiTheme="minorHAnsi" w:hAnsiTheme="minorHAnsi" w:cstheme="minorHAnsi"/>
                  <w:color w:val="000000"/>
                  <w:sz w:val="18"/>
                  <w:szCs w:val="16"/>
                </w:rPr>
                <w:t>View Column Name</w:t>
              </w:r>
            </w:ins>
          </w:p>
        </w:tc>
      </w:tr>
      <w:tr w:rsidR="00C061B6" w:rsidRPr="00D30FA1" w14:paraId="4454B5D5" w14:textId="77777777" w:rsidTr="00A9660E">
        <w:trPr>
          <w:ins w:id="6636" w:author="Rakesh Singhi" w:date="2015-02-07T15:26: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03A8F81" w14:textId="7D6E4410" w:rsidR="00337D70" w:rsidRPr="00DD1485" w:rsidRDefault="00337D70" w:rsidP="0037582A">
            <w:pPr>
              <w:rPr>
                <w:ins w:id="6637" w:author="Rakesh Singhi" w:date="2015-02-07T15:26:00Z"/>
                <w:rFonts w:asciiTheme="minorHAnsi" w:hAnsiTheme="minorHAnsi" w:cstheme="minorHAnsi"/>
                <w:color w:val="000000"/>
                <w:sz w:val="18"/>
                <w:szCs w:val="16"/>
              </w:rPr>
            </w:pPr>
            <w:ins w:id="6638" w:author="Rakesh Singhi" w:date="2015-02-07T15:29:00Z">
              <w:r w:rsidRPr="00337D70">
                <w:rPr>
                  <w:rFonts w:asciiTheme="minorHAnsi" w:hAnsiTheme="minorHAnsi" w:cstheme="minorHAnsi"/>
                  <w:color w:val="000000"/>
                  <w:sz w:val="18"/>
                  <w:szCs w:val="16"/>
                </w:rPr>
                <w:t>PARTNER_CHANNEL_SEGMENT_ID</w:t>
              </w:r>
            </w:ins>
          </w:p>
        </w:tc>
        <w:tc>
          <w:tcPr>
            <w:tcW w:w="1685" w:type="dxa"/>
            <w:tcBorders>
              <w:top w:val="single" w:sz="4" w:space="0" w:color="auto"/>
              <w:left w:val="single" w:sz="4" w:space="0" w:color="auto"/>
              <w:bottom w:val="single" w:sz="4" w:space="0" w:color="auto"/>
              <w:right w:val="single" w:sz="4" w:space="0" w:color="auto"/>
            </w:tcBorders>
            <w:shd w:val="clear" w:color="auto" w:fill="auto"/>
          </w:tcPr>
          <w:p w14:paraId="31A00603" w14:textId="091035F6" w:rsidR="00337D70" w:rsidRPr="00B234C2" w:rsidRDefault="00337D70" w:rsidP="0037582A">
            <w:pPr>
              <w:rPr>
                <w:ins w:id="6639" w:author="Rakesh Singhi" w:date="2015-02-07T15:26:00Z"/>
                <w:rFonts w:asciiTheme="minorHAnsi" w:hAnsiTheme="minorHAnsi" w:cstheme="minorHAnsi"/>
                <w:color w:val="000000"/>
                <w:sz w:val="18"/>
                <w:szCs w:val="16"/>
              </w:rPr>
            </w:pPr>
            <w:ins w:id="6640" w:author="Rakesh Singhi" w:date="2015-02-07T15:29:00Z">
              <w:r w:rsidRPr="00337D70">
                <w:rPr>
                  <w:rFonts w:asciiTheme="minorHAnsi" w:hAnsiTheme="minorHAnsi" w:cstheme="minorHAnsi"/>
                  <w:color w:val="000000"/>
                  <w:sz w:val="18"/>
                  <w:szCs w:val="16"/>
                </w:rPr>
                <w:t>PartnerChannelSegmentation</w:t>
              </w:r>
            </w:ins>
          </w:p>
        </w:tc>
        <w:tc>
          <w:tcPr>
            <w:tcW w:w="1551" w:type="dxa"/>
            <w:tcBorders>
              <w:top w:val="single" w:sz="4" w:space="0" w:color="auto"/>
              <w:left w:val="single" w:sz="4" w:space="0" w:color="auto"/>
              <w:bottom w:val="single" w:sz="4" w:space="0" w:color="auto"/>
              <w:right w:val="single" w:sz="4" w:space="0" w:color="auto"/>
            </w:tcBorders>
            <w:shd w:val="clear" w:color="auto" w:fill="auto"/>
          </w:tcPr>
          <w:p w14:paraId="631379DC" w14:textId="160A5F23" w:rsidR="00337D70" w:rsidRPr="00B234C2" w:rsidRDefault="00337D70" w:rsidP="0037582A">
            <w:pPr>
              <w:rPr>
                <w:ins w:id="6641" w:author="Rakesh Singhi" w:date="2015-02-07T15:26:00Z"/>
                <w:rFonts w:asciiTheme="minorHAnsi" w:hAnsiTheme="minorHAnsi" w:cstheme="minorHAnsi"/>
                <w:color w:val="000000"/>
                <w:sz w:val="18"/>
                <w:szCs w:val="16"/>
              </w:rPr>
            </w:pPr>
            <w:ins w:id="6642" w:author="Rakesh Singhi" w:date="2015-02-07T15:29:00Z">
              <w:r w:rsidRPr="00337D70">
                <w:rPr>
                  <w:rFonts w:asciiTheme="minorHAnsi" w:hAnsiTheme="minorHAnsi" w:cstheme="minorHAnsi"/>
                  <w:color w:val="000000"/>
                  <w:sz w:val="18"/>
                  <w:szCs w:val="16"/>
                </w:rPr>
                <w:t>Id</w:t>
              </w:r>
            </w:ins>
          </w:p>
        </w:tc>
        <w:tc>
          <w:tcPr>
            <w:tcW w:w="2164" w:type="dxa"/>
            <w:tcBorders>
              <w:top w:val="single" w:sz="4" w:space="0" w:color="auto"/>
              <w:left w:val="single" w:sz="4" w:space="0" w:color="auto"/>
              <w:bottom w:val="single" w:sz="4" w:space="0" w:color="auto"/>
              <w:right w:val="single" w:sz="4" w:space="0" w:color="auto"/>
            </w:tcBorders>
          </w:tcPr>
          <w:p w14:paraId="7D36D7FE" w14:textId="15099E0E" w:rsidR="00337D70" w:rsidRPr="001C275C" w:rsidRDefault="00337D70" w:rsidP="0037582A">
            <w:pPr>
              <w:rPr>
                <w:ins w:id="6643" w:author="Rakesh Singhi" w:date="2015-02-07T15:26:00Z"/>
                <w:rFonts w:asciiTheme="minorHAnsi" w:hAnsiTheme="minorHAnsi" w:cstheme="minorHAnsi"/>
                <w:color w:val="000000"/>
                <w:sz w:val="18"/>
                <w:szCs w:val="16"/>
              </w:rPr>
            </w:pPr>
            <w:ins w:id="6644" w:author="Rakesh Singhi" w:date="2015-02-07T15:29:00Z">
              <w:r w:rsidRPr="00337D70">
                <w:rPr>
                  <w:rFonts w:asciiTheme="minorHAnsi" w:hAnsiTheme="minorHAnsi" w:cstheme="minorHAnsi"/>
                  <w:color w:val="000000"/>
                  <w:sz w:val="18"/>
                  <w:szCs w:val="16"/>
                </w:rPr>
                <w:t>VEBIP_PartnerChannelSeg</w:t>
              </w:r>
            </w:ins>
          </w:p>
        </w:tc>
        <w:tc>
          <w:tcPr>
            <w:tcW w:w="2160" w:type="dxa"/>
            <w:tcBorders>
              <w:top w:val="single" w:sz="4" w:space="0" w:color="auto"/>
              <w:left w:val="single" w:sz="4" w:space="0" w:color="auto"/>
              <w:bottom w:val="single" w:sz="4" w:space="0" w:color="auto"/>
              <w:right w:val="single" w:sz="4" w:space="0" w:color="auto"/>
            </w:tcBorders>
          </w:tcPr>
          <w:p w14:paraId="3C091AC4" w14:textId="2AA72E91" w:rsidR="00337D70" w:rsidRPr="001C275C" w:rsidRDefault="00337D70" w:rsidP="0037582A">
            <w:pPr>
              <w:rPr>
                <w:ins w:id="6645" w:author="Rakesh Singhi" w:date="2015-02-07T15:26:00Z"/>
                <w:rFonts w:asciiTheme="minorHAnsi" w:hAnsiTheme="minorHAnsi" w:cstheme="minorHAnsi"/>
                <w:color w:val="000000"/>
                <w:sz w:val="18"/>
                <w:szCs w:val="16"/>
              </w:rPr>
            </w:pPr>
            <w:ins w:id="6646" w:author="Rakesh Singhi" w:date="2015-02-07T15:30:00Z">
              <w:r w:rsidRPr="00337D70">
                <w:rPr>
                  <w:rFonts w:asciiTheme="minorHAnsi" w:hAnsiTheme="minorHAnsi" w:cstheme="minorHAnsi"/>
                  <w:color w:val="000000"/>
                  <w:sz w:val="18"/>
                  <w:szCs w:val="16"/>
                </w:rPr>
                <w:t>PartnerChannelSegmentId</w:t>
              </w:r>
            </w:ins>
          </w:p>
        </w:tc>
      </w:tr>
      <w:tr w:rsidR="00C061B6" w:rsidRPr="00D30FA1" w14:paraId="67890BD5" w14:textId="77777777" w:rsidTr="00A9660E">
        <w:trPr>
          <w:ins w:id="6647" w:author="Rakesh Singhi" w:date="2015-02-07T15:26: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0D0840D" w14:textId="574EF739" w:rsidR="00337D70" w:rsidRPr="00DD1485" w:rsidRDefault="00337D70" w:rsidP="0037582A">
            <w:pPr>
              <w:rPr>
                <w:ins w:id="6648" w:author="Rakesh Singhi" w:date="2015-02-07T15:26:00Z"/>
                <w:rFonts w:asciiTheme="minorHAnsi" w:hAnsiTheme="minorHAnsi" w:cstheme="minorHAnsi"/>
                <w:color w:val="000000"/>
                <w:sz w:val="18"/>
                <w:szCs w:val="16"/>
              </w:rPr>
            </w:pPr>
            <w:ins w:id="6649" w:author="Rakesh Singhi" w:date="2015-02-07T15:29:00Z">
              <w:r w:rsidRPr="00337D70">
                <w:rPr>
                  <w:rFonts w:asciiTheme="minorHAnsi" w:hAnsiTheme="minorHAnsi" w:cstheme="minorHAnsi"/>
                  <w:color w:val="000000"/>
                  <w:sz w:val="18"/>
                  <w:szCs w:val="16"/>
                </w:rPr>
                <w:t>PARTNER_ID</w:t>
              </w:r>
            </w:ins>
          </w:p>
        </w:tc>
        <w:tc>
          <w:tcPr>
            <w:tcW w:w="1685" w:type="dxa"/>
            <w:tcBorders>
              <w:top w:val="single" w:sz="4" w:space="0" w:color="auto"/>
              <w:left w:val="single" w:sz="4" w:space="0" w:color="auto"/>
              <w:bottom w:val="single" w:sz="4" w:space="0" w:color="auto"/>
              <w:right w:val="single" w:sz="4" w:space="0" w:color="auto"/>
            </w:tcBorders>
            <w:shd w:val="clear" w:color="auto" w:fill="auto"/>
          </w:tcPr>
          <w:p w14:paraId="5A6687C4" w14:textId="7601CD4E" w:rsidR="00337D70" w:rsidRPr="00B234C2" w:rsidRDefault="00337D70" w:rsidP="0037582A">
            <w:pPr>
              <w:rPr>
                <w:ins w:id="6650" w:author="Rakesh Singhi" w:date="2015-02-07T15:26:00Z"/>
                <w:rFonts w:asciiTheme="minorHAnsi" w:hAnsiTheme="minorHAnsi" w:cstheme="minorHAnsi"/>
                <w:color w:val="000000"/>
                <w:sz w:val="18"/>
                <w:szCs w:val="16"/>
              </w:rPr>
            </w:pPr>
            <w:ins w:id="6651" w:author="Rakesh Singhi" w:date="2015-02-07T15:29:00Z">
              <w:r w:rsidRPr="00337D70">
                <w:rPr>
                  <w:rFonts w:asciiTheme="minorHAnsi" w:hAnsiTheme="minorHAnsi" w:cstheme="minorHAnsi"/>
                  <w:color w:val="000000"/>
                  <w:sz w:val="18"/>
                  <w:szCs w:val="16"/>
                </w:rPr>
                <w:t>Partner</w:t>
              </w:r>
            </w:ins>
          </w:p>
        </w:tc>
        <w:tc>
          <w:tcPr>
            <w:tcW w:w="1551" w:type="dxa"/>
            <w:tcBorders>
              <w:top w:val="single" w:sz="4" w:space="0" w:color="auto"/>
              <w:left w:val="single" w:sz="4" w:space="0" w:color="auto"/>
              <w:bottom w:val="single" w:sz="4" w:space="0" w:color="auto"/>
              <w:right w:val="single" w:sz="4" w:space="0" w:color="auto"/>
            </w:tcBorders>
          </w:tcPr>
          <w:p w14:paraId="2A734804" w14:textId="759DFE80" w:rsidR="00337D70" w:rsidRPr="00B234C2" w:rsidRDefault="00337D70" w:rsidP="0037582A">
            <w:pPr>
              <w:rPr>
                <w:ins w:id="6652" w:author="Rakesh Singhi" w:date="2015-02-07T15:26:00Z"/>
                <w:rFonts w:asciiTheme="minorHAnsi" w:hAnsiTheme="minorHAnsi" w:cstheme="minorHAnsi"/>
                <w:color w:val="000000"/>
                <w:sz w:val="18"/>
                <w:szCs w:val="16"/>
              </w:rPr>
            </w:pPr>
            <w:ins w:id="6653" w:author="Rakesh Singhi" w:date="2015-02-07T15:29:00Z">
              <w:r w:rsidRPr="00337D70">
                <w:rPr>
                  <w:rFonts w:asciiTheme="minorHAnsi" w:hAnsiTheme="minorHAnsi" w:cstheme="minorHAnsi"/>
                  <w:color w:val="000000"/>
                  <w:sz w:val="18"/>
                  <w:szCs w:val="16"/>
                </w:rPr>
                <w:t>PartnerId</w:t>
              </w:r>
            </w:ins>
          </w:p>
        </w:tc>
        <w:tc>
          <w:tcPr>
            <w:tcW w:w="2164" w:type="dxa"/>
            <w:tcBorders>
              <w:top w:val="single" w:sz="4" w:space="0" w:color="auto"/>
              <w:left w:val="single" w:sz="4" w:space="0" w:color="auto"/>
              <w:bottom w:val="single" w:sz="4" w:space="0" w:color="auto"/>
              <w:right w:val="single" w:sz="4" w:space="0" w:color="auto"/>
            </w:tcBorders>
          </w:tcPr>
          <w:p w14:paraId="239E9048" w14:textId="23174350" w:rsidR="00337D70" w:rsidRPr="001C275C" w:rsidRDefault="00337D70" w:rsidP="0037582A">
            <w:pPr>
              <w:rPr>
                <w:ins w:id="6654" w:author="Rakesh Singhi" w:date="2015-02-07T15:26:00Z"/>
                <w:rFonts w:asciiTheme="minorHAnsi" w:hAnsiTheme="minorHAnsi" w:cstheme="minorHAnsi"/>
                <w:color w:val="000000"/>
                <w:sz w:val="18"/>
                <w:szCs w:val="16"/>
              </w:rPr>
            </w:pPr>
            <w:ins w:id="6655" w:author="Rakesh Singhi" w:date="2015-02-07T15:29:00Z">
              <w:r w:rsidRPr="00337D70">
                <w:rPr>
                  <w:rFonts w:asciiTheme="minorHAnsi" w:hAnsiTheme="minorHAnsi" w:cstheme="minorHAnsi"/>
                  <w:color w:val="000000"/>
                  <w:sz w:val="18"/>
                  <w:szCs w:val="16"/>
                </w:rPr>
                <w:t>VEBIP_PartnerChannelSeg</w:t>
              </w:r>
            </w:ins>
          </w:p>
        </w:tc>
        <w:tc>
          <w:tcPr>
            <w:tcW w:w="2160" w:type="dxa"/>
            <w:tcBorders>
              <w:top w:val="single" w:sz="4" w:space="0" w:color="auto"/>
              <w:left w:val="single" w:sz="4" w:space="0" w:color="auto"/>
              <w:bottom w:val="single" w:sz="4" w:space="0" w:color="auto"/>
              <w:right w:val="single" w:sz="4" w:space="0" w:color="auto"/>
            </w:tcBorders>
          </w:tcPr>
          <w:p w14:paraId="1511D0EF" w14:textId="509D2CC5" w:rsidR="00337D70" w:rsidRPr="001C275C" w:rsidRDefault="00337D70" w:rsidP="0037582A">
            <w:pPr>
              <w:rPr>
                <w:ins w:id="6656" w:author="Rakesh Singhi" w:date="2015-02-07T15:26:00Z"/>
                <w:rFonts w:asciiTheme="minorHAnsi" w:hAnsiTheme="minorHAnsi" w:cstheme="minorHAnsi"/>
                <w:color w:val="000000"/>
                <w:sz w:val="18"/>
                <w:szCs w:val="16"/>
              </w:rPr>
            </w:pPr>
            <w:ins w:id="6657" w:author="Rakesh Singhi" w:date="2015-02-07T15:30:00Z">
              <w:r w:rsidRPr="00337D70">
                <w:rPr>
                  <w:rFonts w:asciiTheme="minorHAnsi" w:hAnsiTheme="minorHAnsi" w:cstheme="minorHAnsi"/>
                  <w:color w:val="000000"/>
                  <w:sz w:val="18"/>
                  <w:szCs w:val="16"/>
                </w:rPr>
                <w:t>PartnerId</w:t>
              </w:r>
            </w:ins>
          </w:p>
        </w:tc>
      </w:tr>
      <w:tr w:rsidR="00C061B6" w:rsidRPr="00D30FA1" w14:paraId="3C8CC250" w14:textId="77777777" w:rsidTr="00A9660E">
        <w:trPr>
          <w:ins w:id="6658" w:author="Rakesh Singhi" w:date="2015-02-07T15:26: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F97CE43" w14:textId="4219E405" w:rsidR="00337D70" w:rsidRPr="00D30FA1" w:rsidRDefault="00337D70" w:rsidP="0037582A">
            <w:pPr>
              <w:rPr>
                <w:ins w:id="6659" w:author="Rakesh Singhi" w:date="2015-02-07T15:26:00Z"/>
                <w:rFonts w:asciiTheme="minorHAnsi" w:hAnsiTheme="minorHAnsi" w:cstheme="minorHAnsi"/>
                <w:color w:val="000000"/>
                <w:sz w:val="18"/>
                <w:szCs w:val="16"/>
              </w:rPr>
            </w:pPr>
            <w:ins w:id="6660" w:author="Rakesh Singhi" w:date="2015-02-07T15:29:00Z">
              <w:r w:rsidRPr="00337D70">
                <w:rPr>
                  <w:rFonts w:asciiTheme="minorHAnsi" w:hAnsiTheme="minorHAnsi" w:cstheme="minorHAnsi"/>
                  <w:color w:val="000000"/>
                  <w:sz w:val="18"/>
                  <w:szCs w:val="16"/>
                </w:rPr>
                <w:t>PARTNER_NAME</w:t>
              </w:r>
            </w:ins>
          </w:p>
        </w:tc>
        <w:tc>
          <w:tcPr>
            <w:tcW w:w="1685" w:type="dxa"/>
            <w:tcBorders>
              <w:top w:val="single" w:sz="4" w:space="0" w:color="auto"/>
              <w:left w:val="single" w:sz="4" w:space="0" w:color="auto"/>
              <w:bottom w:val="single" w:sz="4" w:space="0" w:color="auto"/>
              <w:right w:val="single" w:sz="4" w:space="0" w:color="auto"/>
            </w:tcBorders>
            <w:shd w:val="clear" w:color="auto" w:fill="auto"/>
          </w:tcPr>
          <w:p w14:paraId="4DD098AF" w14:textId="08A0EB7A" w:rsidR="00337D70" w:rsidRPr="00B234C2" w:rsidRDefault="00337D70" w:rsidP="0037582A">
            <w:pPr>
              <w:rPr>
                <w:ins w:id="6661" w:author="Rakesh Singhi" w:date="2015-02-07T15:26:00Z"/>
                <w:rFonts w:asciiTheme="minorHAnsi" w:hAnsiTheme="minorHAnsi" w:cstheme="minorHAnsi"/>
                <w:color w:val="000000"/>
                <w:sz w:val="18"/>
                <w:szCs w:val="16"/>
              </w:rPr>
            </w:pPr>
            <w:ins w:id="6662" w:author="Rakesh Singhi" w:date="2015-02-07T15:29:00Z">
              <w:r w:rsidRPr="00337D70">
                <w:rPr>
                  <w:rFonts w:asciiTheme="minorHAnsi" w:hAnsiTheme="minorHAnsi" w:cstheme="minorHAnsi"/>
                  <w:color w:val="000000"/>
                  <w:sz w:val="18"/>
                  <w:szCs w:val="16"/>
                </w:rPr>
                <w:t>Partner</w:t>
              </w:r>
            </w:ins>
          </w:p>
        </w:tc>
        <w:tc>
          <w:tcPr>
            <w:tcW w:w="1551" w:type="dxa"/>
            <w:tcBorders>
              <w:top w:val="single" w:sz="4" w:space="0" w:color="auto"/>
              <w:left w:val="single" w:sz="4" w:space="0" w:color="auto"/>
              <w:bottom w:val="single" w:sz="4" w:space="0" w:color="auto"/>
              <w:right w:val="single" w:sz="4" w:space="0" w:color="auto"/>
            </w:tcBorders>
          </w:tcPr>
          <w:p w14:paraId="567E6231" w14:textId="392B5293" w:rsidR="00337D70" w:rsidRPr="00B234C2" w:rsidRDefault="00337D70" w:rsidP="0037582A">
            <w:pPr>
              <w:rPr>
                <w:ins w:id="6663" w:author="Rakesh Singhi" w:date="2015-02-07T15:26:00Z"/>
                <w:rFonts w:asciiTheme="minorHAnsi" w:hAnsiTheme="minorHAnsi" w:cstheme="minorHAnsi"/>
                <w:color w:val="000000"/>
                <w:sz w:val="18"/>
                <w:szCs w:val="16"/>
              </w:rPr>
            </w:pPr>
            <w:ins w:id="6664" w:author="Rakesh Singhi" w:date="2015-02-07T15:29:00Z">
              <w:r w:rsidRPr="00337D70">
                <w:rPr>
                  <w:rFonts w:asciiTheme="minorHAnsi" w:hAnsiTheme="minorHAnsi" w:cstheme="minorHAnsi"/>
                  <w:color w:val="000000"/>
                  <w:sz w:val="18"/>
                  <w:szCs w:val="16"/>
                </w:rPr>
                <w:t>PartnerName</w:t>
              </w:r>
            </w:ins>
          </w:p>
        </w:tc>
        <w:tc>
          <w:tcPr>
            <w:tcW w:w="2164" w:type="dxa"/>
            <w:tcBorders>
              <w:top w:val="single" w:sz="4" w:space="0" w:color="auto"/>
              <w:left w:val="single" w:sz="4" w:space="0" w:color="auto"/>
              <w:bottom w:val="single" w:sz="4" w:space="0" w:color="auto"/>
              <w:right w:val="single" w:sz="4" w:space="0" w:color="auto"/>
            </w:tcBorders>
          </w:tcPr>
          <w:p w14:paraId="4989CBDD" w14:textId="569A6C48" w:rsidR="00337D70" w:rsidRPr="001C275C" w:rsidRDefault="00337D70" w:rsidP="0037582A">
            <w:pPr>
              <w:rPr>
                <w:ins w:id="6665" w:author="Rakesh Singhi" w:date="2015-02-07T15:26:00Z"/>
                <w:rFonts w:asciiTheme="minorHAnsi" w:hAnsiTheme="minorHAnsi" w:cstheme="minorHAnsi"/>
                <w:color w:val="000000"/>
                <w:sz w:val="18"/>
                <w:szCs w:val="16"/>
              </w:rPr>
            </w:pPr>
            <w:ins w:id="6666" w:author="Rakesh Singhi" w:date="2015-02-07T15:29:00Z">
              <w:r w:rsidRPr="00337D70">
                <w:rPr>
                  <w:rFonts w:asciiTheme="minorHAnsi" w:hAnsiTheme="minorHAnsi" w:cstheme="minorHAnsi"/>
                  <w:color w:val="000000"/>
                  <w:sz w:val="18"/>
                  <w:szCs w:val="16"/>
                </w:rPr>
                <w:t>VEBIP_PartnerChannelSeg</w:t>
              </w:r>
            </w:ins>
          </w:p>
        </w:tc>
        <w:tc>
          <w:tcPr>
            <w:tcW w:w="2160" w:type="dxa"/>
            <w:tcBorders>
              <w:top w:val="single" w:sz="4" w:space="0" w:color="auto"/>
              <w:left w:val="single" w:sz="4" w:space="0" w:color="auto"/>
              <w:bottom w:val="single" w:sz="4" w:space="0" w:color="auto"/>
              <w:right w:val="single" w:sz="4" w:space="0" w:color="auto"/>
            </w:tcBorders>
          </w:tcPr>
          <w:p w14:paraId="465EC3DD" w14:textId="139E9040" w:rsidR="00337D70" w:rsidRPr="001C275C" w:rsidRDefault="00337D70" w:rsidP="0037582A">
            <w:pPr>
              <w:rPr>
                <w:ins w:id="6667" w:author="Rakesh Singhi" w:date="2015-02-07T15:26:00Z"/>
                <w:rFonts w:asciiTheme="minorHAnsi" w:hAnsiTheme="minorHAnsi" w:cstheme="minorHAnsi"/>
                <w:color w:val="000000"/>
                <w:sz w:val="18"/>
                <w:szCs w:val="16"/>
              </w:rPr>
            </w:pPr>
            <w:ins w:id="6668" w:author="Rakesh Singhi" w:date="2015-02-07T15:30:00Z">
              <w:r w:rsidRPr="00337D70">
                <w:rPr>
                  <w:rFonts w:asciiTheme="minorHAnsi" w:hAnsiTheme="minorHAnsi" w:cstheme="minorHAnsi"/>
                  <w:color w:val="000000"/>
                  <w:sz w:val="18"/>
                  <w:szCs w:val="16"/>
                </w:rPr>
                <w:t>PartnerName</w:t>
              </w:r>
            </w:ins>
          </w:p>
        </w:tc>
      </w:tr>
      <w:tr w:rsidR="00C061B6" w:rsidRPr="00D30FA1" w14:paraId="6939885D" w14:textId="77777777" w:rsidTr="00A9660E">
        <w:trPr>
          <w:ins w:id="6669" w:author="Rakesh Singhi" w:date="2015-02-07T15:26: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F074668" w14:textId="15EA1B62" w:rsidR="00337D70" w:rsidRPr="00D30FA1" w:rsidRDefault="00337D70" w:rsidP="0037582A">
            <w:pPr>
              <w:rPr>
                <w:ins w:id="6670" w:author="Rakesh Singhi" w:date="2015-02-07T15:26:00Z"/>
                <w:rFonts w:asciiTheme="minorHAnsi" w:hAnsiTheme="minorHAnsi" w:cstheme="minorHAnsi"/>
                <w:color w:val="000000"/>
                <w:sz w:val="18"/>
                <w:szCs w:val="16"/>
              </w:rPr>
            </w:pPr>
            <w:ins w:id="6671" w:author="Rakesh Singhi" w:date="2015-02-07T15:29:00Z">
              <w:r w:rsidRPr="00337D70">
                <w:rPr>
                  <w:rFonts w:asciiTheme="minorHAnsi" w:hAnsiTheme="minorHAnsi" w:cstheme="minorHAnsi"/>
                  <w:color w:val="000000"/>
                  <w:sz w:val="18"/>
                  <w:szCs w:val="16"/>
                </w:rPr>
                <w:t>CHANNEL_SEGMENTATIONID</w:t>
              </w:r>
            </w:ins>
          </w:p>
        </w:tc>
        <w:tc>
          <w:tcPr>
            <w:tcW w:w="1685" w:type="dxa"/>
            <w:tcBorders>
              <w:top w:val="single" w:sz="4" w:space="0" w:color="auto"/>
              <w:left w:val="single" w:sz="4" w:space="0" w:color="auto"/>
              <w:bottom w:val="single" w:sz="4" w:space="0" w:color="auto"/>
              <w:right w:val="single" w:sz="4" w:space="0" w:color="auto"/>
            </w:tcBorders>
            <w:shd w:val="clear" w:color="auto" w:fill="auto"/>
          </w:tcPr>
          <w:p w14:paraId="552511B2" w14:textId="78242EAA" w:rsidR="00337D70" w:rsidRPr="00B234C2" w:rsidRDefault="00337D70" w:rsidP="0037582A">
            <w:pPr>
              <w:rPr>
                <w:ins w:id="6672" w:author="Rakesh Singhi" w:date="2015-02-07T15:26:00Z"/>
                <w:rFonts w:asciiTheme="minorHAnsi" w:hAnsiTheme="minorHAnsi" w:cstheme="minorHAnsi"/>
                <w:color w:val="000000"/>
                <w:sz w:val="18"/>
                <w:szCs w:val="16"/>
              </w:rPr>
            </w:pPr>
            <w:ins w:id="6673" w:author="Rakesh Singhi" w:date="2015-02-07T15:29:00Z">
              <w:r w:rsidRPr="00337D70">
                <w:rPr>
                  <w:rFonts w:asciiTheme="minorHAnsi" w:hAnsiTheme="minorHAnsi" w:cstheme="minorHAnsi"/>
                  <w:color w:val="000000"/>
                  <w:sz w:val="18"/>
                  <w:szCs w:val="16"/>
                </w:rPr>
                <w:t>PartnerChannelSegmentation</w:t>
              </w:r>
            </w:ins>
          </w:p>
        </w:tc>
        <w:tc>
          <w:tcPr>
            <w:tcW w:w="1551" w:type="dxa"/>
            <w:tcBorders>
              <w:top w:val="single" w:sz="4" w:space="0" w:color="auto"/>
              <w:left w:val="single" w:sz="4" w:space="0" w:color="auto"/>
              <w:bottom w:val="single" w:sz="4" w:space="0" w:color="auto"/>
              <w:right w:val="single" w:sz="4" w:space="0" w:color="auto"/>
            </w:tcBorders>
          </w:tcPr>
          <w:p w14:paraId="0A24B4B5" w14:textId="2E6DB573" w:rsidR="00337D70" w:rsidRPr="00B234C2" w:rsidRDefault="00337D70" w:rsidP="0037582A">
            <w:pPr>
              <w:rPr>
                <w:ins w:id="6674" w:author="Rakesh Singhi" w:date="2015-02-07T15:26:00Z"/>
                <w:rFonts w:asciiTheme="minorHAnsi" w:hAnsiTheme="minorHAnsi" w:cstheme="minorHAnsi"/>
                <w:color w:val="000000"/>
                <w:sz w:val="18"/>
                <w:szCs w:val="16"/>
              </w:rPr>
            </w:pPr>
            <w:ins w:id="6675" w:author="Rakesh Singhi" w:date="2015-02-07T15:29:00Z">
              <w:r w:rsidRPr="00337D70">
                <w:rPr>
                  <w:rFonts w:asciiTheme="minorHAnsi" w:hAnsiTheme="minorHAnsi" w:cstheme="minorHAnsi"/>
                  <w:color w:val="000000"/>
                  <w:sz w:val="18"/>
                  <w:szCs w:val="16"/>
                </w:rPr>
                <w:t>ChannelSegmentationId</w:t>
              </w:r>
            </w:ins>
          </w:p>
        </w:tc>
        <w:tc>
          <w:tcPr>
            <w:tcW w:w="2164" w:type="dxa"/>
            <w:tcBorders>
              <w:top w:val="single" w:sz="4" w:space="0" w:color="auto"/>
              <w:left w:val="single" w:sz="4" w:space="0" w:color="auto"/>
              <w:bottom w:val="single" w:sz="4" w:space="0" w:color="auto"/>
              <w:right w:val="single" w:sz="4" w:space="0" w:color="auto"/>
            </w:tcBorders>
          </w:tcPr>
          <w:p w14:paraId="3D352B77" w14:textId="0D9F2127" w:rsidR="00337D70" w:rsidRPr="001C275C" w:rsidRDefault="00337D70" w:rsidP="0037582A">
            <w:pPr>
              <w:rPr>
                <w:ins w:id="6676" w:author="Rakesh Singhi" w:date="2015-02-07T15:26:00Z"/>
                <w:rFonts w:asciiTheme="minorHAnsi" w:hAnsiTheme="minorHAnsi" w:cstheme="minorHAnsi"/>
                <w:color w:val="000000"/>
                <w:sz w:val="18"/>
                <w:szCs w:val="16"/>
              </w:rPr>
            </w:pPr>
            <w:ins w:id="6677" w:author="Rakesh Singhi" w:date="2015-02-07T15:29:00Z">
              <w:r w:rsidRPr="00337D70">
                <w:rPr>
                  <w:rFonts w:asciiTheme="minorHAnsi" w:hAnsiTheme="minorHAnsi" w:cstheme="minorHAnsi"/>
                  <w:color w:val="000000"/>
                  <w:sz w:val="18"/>
                  <w:szCs w:val="16"/>
                </w:rPr>
                <w:t>VEBIP_PartnerChannelSeg</w:t>
              </w:r>
            </w:ins>
          </w:p>
        </w:tc>
        <w:tc>
          <w:tcPr>
            <w:tcW w:w="2160" w:type="dxa"/>
            <w:tcBorders>
              <w:top w:val="single" w:sz="4" w:space="0" w:color="auto"/>
              <w:left w:val="single" w:sz="4" w:space="0" w:color="auto"/>
              <w:bottom w:val="single" w:sz="4" w:space="0" w:color="auto"/>
              <w:right w:val="single" w:sz="4" w:space="0" w:color="auto"/>
            </w:tcBorders>
          </w:tcPr>
          <w:p w14:paraId="3BD15869" w14:textId="27913451" w:rsidR="00337D70" w:rsidRPr="001C275C" w:rsidRDefault="00337D70" w:rsidP="0037582A">
            <w:pPr>
              <w:rPr>
                <w:ins w:id="6678" w:author="Rakesh Singhi" w:date="2015-02-07T15:26:00Z"/>
                <w:rFonts w:asciiTheme="minorHAnsi" w:hAnsiTheme="minorHAnsi" w:cstheme="minorHAnsi"/>
                <w:color w:val="000000"/>
                <w:sz w:val="18"/>
                <w:szCs w:val="16"/>
              </w:rPr>
            </w:pPr>
            <w:ins w:id="6679" w:author="Rakesh Singhi" w:date="2015-02-07T15:30:00Z">
              <w:r w:rsidRPr="00337D70">
                <w:rPr>
                  <w:rFonts w:asciiTheme="minorHAnsi" w:hAnsiTheme="minorHAnsi" w:cstheme="minorHAnsi"/>
                  <w:color w:val="000000"/>
                  <w:sz w:val="18"/>
                  <w:szCs w:val="16"/>
                </w:rPr>
                <w:t>ChannelSegmentationId</w:t>
              </w:r>
            </w:ins>
          </w:p>
        </w:tc>
      </w:tr>
      <w:tr w:rsidR="00C061B6" w:rsidRPr="00D30FA1" w14:paraId="28ECC42A" w14:textId="77777777" w:rsidTr="00A9660E">
        <w:trPr>
          <w:trHeight w:val="70"/>
          <w:ins w:id="6680" w:author="Rakesh Singhi" w:date="2015-02-07T15:26: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F3137EB" w14:textId="371F1C29" w:rsidR="00337D70" w:rsidRDefault="00337D70" w:rsidP="0037582A">
            <w:pPr>
              <w:rPr>
                <w:ins w:id="6681" w:author="Rakesh Singhi" w:date="2015-02-07T15:26:00Z"/>
                <w:rFonts w:asciiTheme="minorHAnsi" w:hAnsiTheme="minorHAnsi" w:cstheme="minorHAnsi"/>
                <w:color w:val="000000"/>
                <w:sz w:val="18"/>
                <w:szCs w:val="16"/>
              </w:rPr>
            </w:pPr>
            <w:ins w:id="6682" w:author="Rakesh Singhi" w:date="2015-02-07T15:29:00Z">
              <w:r w:rsidRPr="00337D70">
                <w:rPr>
                  <w:rFonts w:asciiTheme="minorHAnsi" w:hAnsiTheme="minorHAnsi" w:cstheme="minorHAnsi"/>
                  <w:color w:val="000000"/>
                  <w:sz w:val="18"/>
                  <w:szCs w:val="16"/>
                </w:rPr>
                <w:t>CHANNEL_TYPE</w:t>
              </w:r>
            </w:ins>
          </w:p>
        </w:tc>
        <w:tc>
          <w:tcPr>
            <w:tcW w:w="1685" w:type="dxa"/>
            <w:tcBorders>
              <w:top w:val="single" w:sz="4" w:space="0" w:color="auto"/>
              <w:left w:val="single" w:sz="4" w:space="0" w:color="auto"/>
              <w:bottom w:val="single" w:sz="4" w:space="0" w:color="auto"/>
              <w:right w:val="single" w:sz="4" w:space="0" w:color="auto"/>
            </w:tcBorders>
            <w:shd w:val="clear" w:color="auto" w:fill="auto"/>
            <w:vAlign w:val="bottom"/>
          </w:tcPr>
          <w:p w14:paraId="7E3B0DEE" w14:textId="1F1F3309" w:rsidR="00337D70" w:rsidRPr="00B234C2" w:rsidRDefault="00337D70" w:rsidP="0037582A">
            <w:pPr>
              <w:rPr>
                <w:ins w:id="6683" w:author="Rakesh Singhi" w:date="2015-02-07T15:26:00Z"/>
                <w:rFonts w:asciiTheme="minorHAnsi" w:hAnsiTheme="minorHAnsi" w:cstheme="minorHAnsi"/>
                <w:color w:val="000000"/>
                <w:sz w:val="18"/>
                <w:szCs w:val="16"/>
              </w:rPr>
            </w:pPr>
          </w:p>
        </w:tc>
        <w:tc>
          <w:tcPr>
            <w:tcW w:w="1551" w:type="dxa"/>
            <w:tcBorders>
              <w:top w:val="single" w:sz="4" w:space="0" w:color="auto"/>
              <w:left w:val="single" w:sz="4" w:space="0" w:color="auto"/>
              <w:bottom w:val="single" w:sz="4" w:space="0" w:color="auto"/>
              <w:right w:val="single" w:sz="4" w:space="0" w:color="auto"/>
            </w:tcBorders>
          </w:tcPr>
          <w:p w14:paraId="3A926251" w14:textId="68C66AA6" w:rsidR="00337D70" w:rsidRPr="00B234C2" w:rsidRDefault="00337D70" w:rsidP="0037582A">
            <w:pPr>
              <w:rPr>
                <w:ins w:id="6684" w:author="Rakesh Singhi" w:date="2015-02-07T15:26:00Z"/>
                <w:rFonts w:asciiTheme="minorHAnsi" w:hAnsiTheme="minorHAnsi" w:cstheme="minorHAnsi"/>
                <w:color w:val="000000"/>
                <w:sz w:val="18"/>
                <w:szCs w:val="16"/>
              </w:rPr>
            </w:pPr>
            <w:ins w:id="6685" w:author="Rakesh Singhi" w:date="2015-02-07T15:29:00Z">
              <w:r w:rsidRPr="00337D70">
                <w:rPr>
                  <w:rFonts w:asciiTheme="minorHAnsi" w:hAnsiTheme="minorHAnsi" w:cstheme="minorHAnsi"/>
                  <w:color w:val="000000"/>
                  <w:sz w:val="18"/>
                  <w:szCs w:val="16"/>
                </w:rPr>
                <w:t>Computed</w:t>
              </w:r>
            </w:ins>
          </w:p>
        </w:tc>
        <w:tc>
          <w:tcPr>
            <w:tcW w:w="2164" w:type="dxa"/>
            <w:tcBorders>
              <w:top w:val="single" w:sz="4" w:space="0" w:color="auto"/>
              <w:left w:val="single" w:sz="4" w:space="0" w:color="auto"/>
              <w:bottom w:val="single" w:sz="4" w:space="0" w:color="auto"/>
              <w:right w:val="single" w:sz="4" w:space="0" w:color="auto"/>
            </w:tcBorders>
          </w:tcPr>
          <w:p w14:paraId="1CD284D6" w14:textId="7DA3F5AE" w:rsidR="00337D70" w:rsidRPr="001C275C" w:rsidRDefault="00337D70" w:rsidP="0037582A">
            <w:pPr>
              <w:rPr>
                <w:ins w:id="6686" w:author="Rakesh Singhi" w:date="2015-02-07T15:26:00Z"/>
                <w:rFonts w:asciiTheme="minorHAnsi" w:hAnsiTheme="minorHAnsi" w:cstheme="minorHAnsi"/>
                <w:color w:val="000000"/>
                <w:sz w:val="18"/>
                <w:szCs w:val="16"/>
              </w:rPr>
            </w:pPr>
            <w:ins w:id="6687" w:author="Rakesh Singhi" w:date="2015-02-07T15:29:00Z">
              <w:r w:rsidRPr="00337D70">
                <w:rPr>
                  <w:rFonts w:asciiTheme="minorHAnsi" w:hAnsiTheme="minorHAnsi" w:cstheme="minorHAnsi"/>
                  <w:color w:val="000000"/>
                  <w:sz w:val="18"/>
                  <w:szCs w:val="16"/>
                </w:rPr>
                <w:t>VEBIP_PartnerChannelSeg</w:t>
              </w:r>
            </w:ins>
          </w:p>
        </w:tc>
        <w:tc>
          <w:tcPr>
            <w:tcW w:w="2160" w:type="dxa"/>
            <w:tcBorders>
              <w:top w:val="single" w:sz="4" w:space="0" w:color="auto"/>
              <w:left w:val="single" w:sz="4" w:space="0" w:color="auto"/>
              <w:bottom w:val="single" w:sz="4" w:space="0" w:color="auto"/>
              <w:right w:val="single" w:sz="4" w:space="0" w:color="auto"/>
            </w:tcBorders>
          </w:tcPr>
          <w:p w14:paraId="533EBD30" w14:textId="34563678" w:rsidR="00337D70" w:rsidRPr="001C275C" w:rsidRDefault="00337D70" w:rsidP="0037582A">
            <w:pPr>
              <w:rPr>
                <w:ins w:id="6688" w:author="Rakesh Singhi" w:date="2015-02-07T15:26:00Z"/>
                <w:rFonts w:asciiTheme="minorHAnsi" w:hAnsiTheme="minorHAnsi" w:cstheme="minorHAnsi"/>
                <w:color w:val="000000"/>
                <w:sz w:val="18"/>
                <w:szCs w:val="16"/>
              </w:rPr>
            </w:pPr>
            <w:ins w:id="6689" w:author="Rakesh Singhi" w:date="2015-02-07T15:30:00Z">
              <w:r w:rsidRPr="00337D70">
                <w:rPr>
                  <w:rFonts w:asciiTheme="minorHAnsi" w:hAnsiTheme="minorHAnsi" w:cstheme="minorHAnsi"/>
                  <w:color w:val="000000"/>
                  <w:sz w:val="18"/>
                  <w:szCs w:val="16"/>
                </w:rPr>
                <w:t>ChannelType</w:t>
              </w:r>
            </w:ins>
          </w:p>
        </w:tc>
      </w:tr>
      <w:tr w:rsidR="00C061B6" w:rsidRPr="00D30FA1" w14:paraId="277C73ED" w14:textId="77777777" w:rsidTr="00A9660E">
        <w:trPr>
          <w:trHeight w:val="70"/>
          <w:ins w:id="6690" w:author="Rakesh Singhi" w:date="2015-02-07T15:26: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E2E3E0D" w14:textId="3F5838BF" w:rsidR="00337D70" w:rsidRDefault="00337D70" w:rsidP="0037582A">
            <w:pPr>
              <w:rPr>
                <w:ins w:id="6691" w:author="Rakesh Singhi" w:date="2015-02-07T15:26:00Z"/>
                <w:rFonts w:asciiTheme="minorHAnsi" w:hAnsiTheme="minorHAnsi" w:cstheme="minorHAnsi"/>
                <w:color w:val="000000"/>
                <w:sz w:val="18"/>
                <w:szCs w:val="16"/>
              </w:rPr>
            </w:pPr>
            <w:ins w:id="6692" w:author="Rakesh Singhi" w:date="2015-02-07T15:29:00Z">
              <w:r w:rsidRPr="00337D70">
                <w:rPr>
                  <w:rFonts w:asciiTheme="minorHAnsi" w:hAnsiTheme="minorHAnsi" w:cstheme="minorHAnsi"/>
                  <w:color w:val="000000"/>
                  <w:sz w:val="18"/>
                  <w:szCs w:val="16"/>
                </w:rPr>
                <w:t>CHANNEL_SEGMENTATION</w:t>
              </w:r>
            </w:ins>
          </w:p>
        </w:tc>
        <w:tc>
          <w:tcPr>
            <w:tcW w:w="1685" w:type="dxa"/>
            <w:tcBorders>
              <w:top w:val="single" w:sz="4" w:space="0" w:color="auto"/>
              <w:left w:val="single" w:sz="4" w:space="0" w:color="auto"/>
              <w:bottom w:val="single" w:sz="4" w:space="0" w:color="auto"/>
              <w:right w:val="single" w:sz="4" w:space="0" w:color="auto"/>
            </w:tcBorders>
            <w:shd w:val="clear" w:color="auto" w:fill="auto"/>
          </w:tcPr>
          <w:p w14:paraId="6F0F3470" w14:textId="0B8AC88B" w:rsidR="00337D70" w:rsidRPr="00B234C2" w:rsidRDefault="00337D70" w:rsidP="0037582A">
            <w:pPr>
              <w:rPr>
                <w:ins w:id="6693" w:author="Rakesh Singhi" w:date="2015-02-07T15:26:00Z"/>
                <w:rFonts w:asciiTheme="minorHAnsi" w:hAnsiTheme="minorHAnsi" w:cstheme="minorHAnsi"/>
                <w:color w:val="000000"/>
                <w:sz w:val="18"/>
                <w:szCs w:val="16"/>
              </w:rPr>
            </w:pPr>
            <w:ins w:id="6694" w:author="Rakesh Singhi" w:date="2015-02-07T15:29:00Z">
              <w:r w:rsidRPr="00337D70">
                <w:rPr>
                  <w:rFonts w:asciiTheme="minorHAnsi" w:hAnsiTheme="minorHAnsi" w:cstheme="minorHAnsi"/>
                  <w:color w:val="000000"/>
                  <w:sz w:val="18"/>
                  <w:szCs w:val="16"/>
                </w:rPr>
                <w:t>ENName</w:t>
              </w:r>
            </w:ins>
          </w:p>
        </w:tc>
        <w:tc>
          <w:tcPr>
            <w:tcW w:w="1551" w:type="dxa"/>
            <w:tcBorders>
              <w:top w:val="single" w:sz="4" w:space="0" w:color="auto"/>
              <w:left w:val="single" w:sz="4" w:space="0" w:color="auto"/>
              <w:bottom w:val="single" w:sz="4" w:space="0" w:color="auto"/>
              <w:right w:val="single" w:sz="4" w:space="0" w:color="auto"/>
            </w:tcBorders>
          </w:tcPr>
          <w:p w14:paraId="355BA3F9" w14:textId="68F7F765" w:rsidR="00337D70" w:rsidRPr="00B234C2" w:rsidRDefault="00337D70" w:rsidP="0037582A">
            <w:pPr>
              <w:rPr>
                <w:ins w:id="6695" w:author="Rakesh Singhi" w:date="2015-02-07T15:26:00Z"/>
                <w:rFonts w:asciiTheme="minorHAnsi" w:hAnsiTheme="minorHAnsi" w:cstheme="minorHAnsi"/>
                <w:color w:val="000000"/>
                <w:sz w:val="18"/>
                <w:szCs w:val="16"/>
              </w:rPr>
            </w:pPr>
            <w:ins w:id="6696" w:author="Rakesh Singhi" w:date="2015-02-07T15:29:00Z">
              <w:r w:rsidRPr="00337D70">
                <w:rPr>
                  <w:rFonts w:asciiTheme="minorHAnsi" w:hAnsiTheme="minorHAnsi" w:cstheme="minorHAnsi"/>
                  <w:color w:val="000000"/>
                  <w:sz w:val="18"/>
                  <w:szCs w:val="16"/>
                </w:rPr>
                <w:t>ENName</w:t>
              </w:r>
            </w:ins>
          </w:p>
        </w:tc>
        <w:tc>
          <w:tcPr>
            <w:tcW w:w="2164" w:type="dxa"/>
            <w:tcBorders>
              <w:top w:val="single" w:sz="4" w:space="0" w:color="auto"/>
              <w:left w:val="single" w:sz="4" w:space="0" w:color="auto"/>
              <w:bottom w:val="single" w:sz="4" w:space="0" w:color="auto"/>
              <w:right w:val="single" w:sz="4" w:space="0" w:color="auto"/>
            </w:tcBorders>
          </w:tcPr>
          <w:p w14:paraId="17AE67E4" w14:textId="400DCBA7" w:rsidR="00337D70" w:rsidRPr="00337D70" w:rsidRDefault="00337D70" w:rsidP="0037582A">
            <w:pPr>
              <w:rPr>
                <w:ins w:id="6697" w:author="Rakesh Singhi" w:date="2015-02-07T15:26:00Z"/>
                <w:rFonts w:asciiTheme="minorHAnsi" w:hAnsiTheme="minorHAnsi" w:cstheme="minorHAnsi"/>
                <w:color w:val="000000"/>
                <w:sz w:val="18"/>
                <w:szCs w:val="16"/>
              </w:rPr>
            </w:pPr>
            <w:ins w:id="6698" w:author="Rakesh Singhi" w:date="2015-02-07T15:29:00Z">
              <w:r w:rsidRPr="00337D70">
                <w:rPr>
                  <w:rFonts w:asciiTheme="minorHAnsi" w:hAnsiTheme="minorHAnsi" w:cstheme="minorHAnsi"/>
                  <w:color w:val="000000"/>
                  <w:sz w:val="18"/>
                  <w:szCs w:val="16"/>
                </w:rPr>
                <w:t>VEBIP_PartnerChannelSeg</w:t>
              </w:r>
            </w:ins>
          </w:p>
        </w:tc>
        <w:tc>
          <w:tcPr>
            <w:tcW w:w="2160" w:type="dxa"/>
            <w:tcBorders>
              <w:top w:val="single" w:sz="4" w:space="0" w:color="auto"/>
              <w:left w:val="single" w:sz="4" w:space="0" w:color="auto"/>
              <w:bottom w:val="single" w:sz="4" w:space="0" w:color="auto"/>
              <w:right w:val="single" w:sz="4" w:space="0" w:color="auto"/>
            </w:tcBorders>
          </w:tcPr>
          <w:p w14:paraId="18D466E7" w14:textId="0F0D4B8E" w:rsidR="00337D70" w:rsidRPr="001C275C" w:rsidRDefault="00337D70" w:rsidP="0037582A">
            <w:pPr>
              <w:rPr>
                <w:ins w:id="6699" w:author="Rakesh Singhi" w:date="2015-02-07T15:26:00Z"/>
                <w:rFonts w:asciiTheme="minorHAnsi" w:hAnsiTheme="minorHAnsi" w:cstheme="minorHAnsi"/>
                <w:color w:val="000000"/>
                <w:sz w:val="18"/>
                <w:szCs w:val="16"/>
              </w:rPr>
            </w:pPr>
            <w:ins w:id="6700" w:author="Rakesh Singhi" w:date="2015-02-07T15:30:00Z">
              <w:r w:rsidRPr="00337D70">
                <w:rPr>
                  <w:rFonts w:asciiTheme="minorHAnsi" w:hAnsiTheme="minorHAnsi" w:cstheme="minorHAnsi"/>
                  <w:color w:val="000000"/>
                  <w:sz w:val="18"/>
                  <w:szCs w:val="16"/>
                </w:rPr>
                <w:t>ChannelSegmentation</w:t>
              </w:r>
            </w:ins>
          </w:p>
        </w:tc>
      </w:tr>
      <w:tr w:rsidR="00337D70" w:rsidRPr="00D30FA1" w14:paraId="16893622" w14:textId="77777777" w:rsidTr="00A9660E">
        <w:trPr>
          <w:trHeight w:val="70"/>
          <w:ins w:id="6701" w:author="Rakesh Singhi" w:date="2015-02-07T15:26:00Z"/>
        </w:trPr>
        <w:tc>
          <w:tcPr>
            <w:tcW w:w="6026" w:type="dxa"/>
            <w:gridSpan w:val="3"/>
            <w:tcBorders>
              <w:top w:val="single" w:sz="4" w:space="0" w:color="auto"/>
              <w:left w:val="single" w:sz="4" w:space="0" w:color="auto"/>
              <w:bottom w:val="single" w:sz="4" w:space="0" w:color="auto"/>
              <w:right w:val="single" w:sz="4" w:space="0" w:color="auto"/>
            </w:tcBorders>
            <w:shd w:val="clear" w:color="auto" w:fill="auto"/>
          </w:tcPr>
          <w:p w14:paraId="6C7813ED" w14:textId="77777777" w:rsidR="00337D70" w:rsidRDefault="00337D70" w:rsidP="0037582A">
            <w:pPr>
              <w:rPr>
                <w:ins w:id="6702" w:author="Rakesh Singhi" w:date="2015-02-07T15:26:00Z"/>
              </w:rPr>
            </w:pPr>
            <w:ins w:id="6703" w:author="Rakesh Singhi" w:date="2015-02-07T15:26:00Z">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ins>
          </w:p>
        </w:tc>
        <w:tc>
          <w:tcPr>
            <w:tcW w:w="2164" w:type="dxa"/>
            <w:tcBorders>
              <w:top w:val="single" w:sz="4" w:space="0" w:color="auto"/>
              <w:left w:val="single" w:sz="4" w:space="0" w:color="auto"/>
              <w:bottom w:val="single" w:sz="4" w:space="0" w:color="auto"/>
              <w:right w:val="single" w:sz="4" w:space="0" w:color="auto"/>
            </w:tcBorders>
          </w:tcPr>
          <w:p w14:paraId="55A15A37" w14:textId="77777777" w:rsidR="00337D70" w:rsidRPr="001C275C" w:rsidRDefault="00337D70" w:rsidP="0037582A">
            <w:pPr>
              <w:rPr>
                <w:ins w:id="6704" w:author="Rakesh Singhi" w:date="2015-02-07T15:26:00Z"/>
                <w:rFonts w:asciiTheme="minorHAnsi" w:hAnsiTheme="minorHAnsi" w:cstheme="minorHAnsi"/>
                <w:b/>
                <w:color w:val="000000"/>
                <w:sz w:val="18"/>
                <w:szCs w:val="16"/>
                <w:u w:val="single"/>
              </w:rPr>
            </w:pPr>
          </w:p>
        </w:tc>
        <w:tc>
          <w:tcPr>
            <w:tcW w:w="2160" w:type="dxa"/>
            <w:tcBorders>
              <w:top w:val="single" w:sz="4" w:space="0" w:color="auto"/>
              <w:left w:val="single" w:sz="4" w:space="0" w:color="auto"/>
              <w:bottom w:val="single" w:sz="4" w:space="0" w:color="auto"/>
              <w:right w:val="single" w:sz="4" w:space="0" w:color="auto"/>
            </w:tcBorders>
          </w:tcPr>
          <w:p w14:paraId="2A0ED835" w14:textId="77777777" w:rsidR="00337D70" w:rsidRPr="001C275C" w:rsidRDefault="00337D70" w:rsidP="0037582A">
            <w:pPr>
              <w:rPr>
                <w:ins w:id="6705" w:author="Rakesh Singhi" w:date="2015-02-07T15:26:00Z"/>
                <w:rFonts w:asciiTheme="minorHAnsi" w:hAnsiTheme="minorHAnsi" w:cstheme="minorHAnsi"/>
                <w:b/>
                <w:color w:val="000000"/>
                <w:sz w:val="18"/>
                <w:szCs w:val="16"/>
                <w:u w:val="single"/>
              </w:rPr>
            </w:pPr>
          </w:p>
        </w:tc>
      </w:tr>
    </w:tbl>
    <w:p w14:paraId="170E9F35" w14:textId="77777777" w:rsidR="00337D70" w:rsidRPr="00337D70" w:rsidRDefault="00337D70" w:rsidP="00337D70">
      <w:pPr>
        <w:keepNext/>
        <w:spacing w:line="240" w:lineRule="auto"/>
        <w:ind w:right="21"/>
        <w:jc w:val="both"/>
        <w:outlineLvl w:val="1"/>
        <w:rPr>
          <w:ins w:id="6706" w:author="Rakesh Singhi" w:date="2015-02-07T15:23:00Z"/>
          <w:rFonts w:asciiTheme="minorHAnsi" w:hAnsiTheme="minorHAnsi" w:cstheme="minorHAnsi"/>
          <w:b/>
          <w:i/>
          <w:sz w:val="24"/>
          <w:szCs w:val="24"/>
          <w:lang w:val="en-GB"/>
        </w:rPr>
      </w:pPr>
    </w:p>
    <w:p w14:paraId="26FE766B" w14:textId="77777777" w:rsidR="00337D70" w:rsidRDefault="00337D70" w:rsidP="00337D70">
      <w:pPr>
        <w:pStyle w:val="ListParagraph"/>
        <w:keepNext/>
        <w:spacing w:line="240" w:lineRule="auto"/>
        <w:ind w:left="2070" w:right="21"/>
        <w:jc w:val="both"/>
        <w:outlineLvl w:val="1"/>
        <w:rPr>
          <w:ins w:id="6707" w:author="Rakesh Singhi" w:date="2015-02-07T15:23:00Z"/>
          <w:rFonts w:asciiTheme="minorHAnsi" w:hAnsiTheme="minorHAnsi" w:cstheme="minorHAnsi"/>
          <w:b/>
          <w:i/>
          <w:sz w:val="24"/>
          <w:szCs w:val="24"/>
          <w:lang w:val="en-GB"/>
        </w:rPr>
      </w:pPr>
    </w:p>
    <w:p w14:paraId="4D8B13B1" w14:textId="15A21FE5" w:rsidR="00410397" w:rsidRPr="00410397" w:rsidRDefault="00410397" w:rsidP="00DA1C8A">
      <w:pPr>
        <w:pStyle w:val="ListParagraph"/>
        <w:keepNext/>
        <w:numPr>
          <w:ilvl w:val="2"/>
          <w:numId w:val="10"/>
        </w:numPr>
        <w:spacing w:line="240" w:lineRule="auto"/>
        <w:ind w:left="90" w:right="21" w:hanging="36"/>
        <w:jc w:val="both"/>
        <w:outlineLvl w:val="1"/>
        <w:rPr>
          <w:ins w:id="6708" w:author="Rakesh Singhi" w:date="2015-02-07T15:12:00Z"/>
          <w:rFonts w:asciiTheme="minorHAnsi" w:hAnsiTheme="minorHAnsi" w:cstheme="minorHAnsi"/>
          <w:b/>
          <w:i/>
          <w:sz w:val="24"/>
          <w:szCs w:val="24"/>
          <w:lang w:val="en-GB"/>
        </w:rPr>
      </w:pPr>
      <w:bookmarkStart w:id="6709" w:name="_Toc415065541"/>
      <w:ins w:id="6710" w:author="Rakesh Singhi" w:date="2015-02-07T15:12:00Z">
        <w:r w:rsidRPr="00410397">
          <w:rPr>
            <w:rFonts w:asciiTheme="minorHAnsi" w:hAnsiTheme="minorHAnsi" w:cstheme="minorHAnsi"/>
            <w:b/>
            <w:i/>
            <w:sz w:val="24"/>
            <w:szCs w:val="24"/>
            <w:lang w:val="en-GB"/>
          </w:rPr>
          <w:t>DMO_SELLIN_</w:t>
        </w:r>
      </w:ins>
      <w:r w:rsidR="00BB6735">
        <w:rPr>
          <w:rFonts w:asciiTheme="minorHAnsi" w:hAnsiTheme="minorHAnsi" w:cstheme="minorHAnsi"/>
          <w:b/>
          <w:i/>
          <w:sz w:val="24"/>
          <w:szCs w:val="24"/>
          <w:lang w:val="en-GB"/>
        </w:rPr>
        <w:t>PROD_</w:t>
      </w:r>
      <w:ins w:id="6711" w:author="Rakesh Singhi" w:date="2015-02-07T15:12:00Z">
        <w:r w:rsidRPr="00410397">
          <w:rPr>
            <w:rFonts w:asciiTheme="minorHAnsi" w:hAnsiTheme="minorHAnsi" w:cstheme="minorHAnsi"/>
            <w:b/>
            <w:i/>
            <w:sz w:val="24"/>
            <w:szCs w:val="24"/>
            <w:lang w:val="en-GB"/>
          </w:rPr>
          <w:t>PLAN_MIR</w:t>
        </w:r>
        <w:bookmarkEnd w:id="6709"/>
      </w:ins>
    </w:p>
    <w:p w14:paraId="6B7F3F45" w14:textId="5C2B6517" w:rsidR="00410397" w:rsidRDefault="00410397" w:rsidP="00410397">
      <w:pPr>
        <w:rPr>
          <w:ins w:id="6712" w:author="Rakesh Singhi" w:date="2015-02-07T15:12:00Z"/>
          <w:rFonts w:asciiTheme="minorHAnsi" w:hAnsiTheme="minorHAnsi" w:cstheme="minorHAnsi"/>
        </w:rPr>
      </w:pPr>
      <w:ins w:id="6713" w:author="Rakesh Singhi" w:date="2015-02-07T15:12:00Z">
        <w:r>
          <w:rPr>
            <w:rFonts w:asciiTheme="minorHAnsi" w:hAnsiTheme="minorHAnsi" w:cstheme="minorHAnsi"/>
          </w:rPr>
          <w:t xml:space="preserve">This staging table contains the Real Time Sell In </w:t>
        </w:r>
      </w:ins>
      <w:ins w:id="6714" w:author="Sowndarya S (WT01 - Manufacturing &amp; Hi Tech)" w:date="2015-03-24T10:48:00Z">
        <w:r w:rsidR="00AB7043">
          <w:rPr>
            <w:rFonts w:asciiTheme="minorHAnsi" w:hAnsiTheme="minorHAnsi" w:cstheme="minorHAnsi"/>
          </w:rPr>
          <w:t xml:space="preserve">product </w:t>
        </w:r>
      </w:ins>
      <w:ins w:id="6715" w:author="Rakesh Singhi" w:date="2015-02-07T15:12:00Z">
        <w:r>
          <w:rPr>
            <w:rFonts w:asciiTheme="minorHAnsi" w:hAnsiTheme="minorHAnsi" w:cstheme="minorHAnsi"/>
          </w:rPr>
          <w:t xml:space="preserve">Plan </w:t>
        </w:r>
        <w:del w:id="6716" w:author="Sowndarya S (WT01 - Manufacturing &amp; Hi Tech)" w:date="2015-03-24T10:48:00Z">
          <w:r w:rsidDel="00AB7043">
            <w:rPr>
              <w:rFonts w:asciiTheme="minorHAnsi" w:hAnsiTheme="minorHAnsi" w:cstheme="minorHAnsi"/>
            </w:rPr>
            <w:delText xml:space="preserve"> </w:delText>
          </w:r>
        </w:del>
        <w:r>
          <w:rPr>
            <w:rFonts w:asciiTheme="minorHAnsi" w:hAnsiTheme="minorHAnsi" w:cstheme="minorHAnsi"/>
          </w:rPr>
          <w:t>data from PNP Source view.</w:t>
        </w:r>
      </w:ins>
    </w:p>
    <w:p w14:paraId="0BAB2F55" w14:textId="77777777" w:rsidR="00410397" w:rsidRPr="00D30FA1" w:rsidRDefault="00410397" w:rsidP="00410397">
      <w:pPr>
        <w:rPr>
          <w:ins w:id="6717" w:author="Rakesh Singhi" w:date="2015-02-07T15:12:00Z"/>
          <w:rFonts w:asciiTheme="minorHAnsi" w:hAnsiTheme="minorHAnsi" w:cstheme="minorHAnsi"/>
        </w:rPr>
      </w:pPr>
    </w:p>
    <w:p w14:paraId="41438DB2" w14:textId="77777777" w:rsidR="00410397" w:rsidRPr="00D30FA1" w:rsidRDefault="00410397" w:rsidP="00410397">
      <w:pPr>
        <w:spacing w:after="120"/>
        <w:rPr>
          <w:ins w:id="6718" w:author="Rakesh Singhi" w:date="2015-02-07T15:12:00Z"/>
          <w:rFonts w:asciiTheme="minorHAnsi" w:hAnsiTheme="minorHAnsi" w:cstheme="minorHAnsi"/>
          <w:u w:val="single"/>
        </w:rPr>
      </w:pPr>
      <w:ins w:id="6719" w:author="Rakesh Singhi" w:date="2015-02-07T15:12:00Z">
        <w:r w:rsidRPr="00D30FA1">
          <w:rPr>
            <w:rFonts w:asciiTheme="minorHAnsi" w:hAnsiTheme="minorHAnsi" w:cstheme="minorHAnsi"/>
            <w:u w:val="single"/>
          </w:rPr>
          <w:t>Table Details</w:t>
        </w:r>
      </w:ins>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410397" w:rsidRPr="00D30FA1" w14:paraId="474D7557" w14:textId="77777777" w:rsidTr="00410397">
        <w:trPr>
          <w:ins w:id="6720" w:author="Rakesh Singhi" w:date="2015-02-07T15:12:00Z"/>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579FB9E2" w14:textId="77777777" w:rsidR="00410397" w:rsidRPr="00D30FA1" w:rsidRDefault="00410397" w:rsidP="00410397">
            <w:pPr>
              <w:rPr>
                <w:ins w:id="6721" w:author="Rakesh Singhi" w:date="2015-02-07T15:12:00Z"/>
                <w:rFonts w:asciiTheme="minorHAnsi" w:hAnsiTheme="minorHAnsi" w:cstheme="minorHAnsi"/>
                <w:sz w:val="16"/>
                <w:szCs w:val="16"/>
              </w:rPr>
            </w:pPr>
            <w:ins w:id="6722" w:author="Rakesh Singhi" w:date="2015-02-07T15:12:00Z">
              <w:r w:rsidRPr="00D30FA1">
                <w:rPr>
                  <w:rFonts w:asciiTheme="minorHAnsi" w:hAnsiTheme="minorHAnsi" w:cstheme="minorHAnsi"/>
                  <w:sz w:val="16"/>
                  <w:szCs w:val="16"/>
                </w:rPr>
                <w:t>Table Logical Type</w:t>
              </w:r>
            </w:ins>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25AAF33D" w14:textId="77777777" w:rsidR="00410397" w:rsidRPr="00D30FA1" w:rsidRDefault="00410397" w:rsidP="00410397">
            <w:pPr>
              <w:rPr>
                <w:ins w:id="6723" w:author="Rakesh Singhi" w:date="2015-02-07T15:12:00Z"/>
                <w:rFonts w:asciiTheme="minorHAnsi" w:hAnsiTheme="minorHAnsi" w:cstheme="minorHAnsi"/>
                <w:sz w:val="16"/>
                <w:szCs w:val="16"/>
              </w:rPr>
            </w:pPr>
            <w:ins w:id="6724" w:author="Rakesh Singhi" w:date="2015-02-07T15:12:00Z">
              <w:r w:rsidRPr="00D30FA1">
                <w:rPr>
                  <w:rFonts w:asciiTheme="minorHAnsi" w:hAnsiTheme="minorHAnsi" w:cstheme="minorHAnsi"/>
                  <w:sz w:val="16"/>
                  <w:szCs w:val="16"/>
                </w:rPr>
                <w:t>Table Name</w:t>
              </w:r>
            </w:ins>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2A42205C" w14:textId="77777777" w:rsidR="00410397" w:rsidRPr="00D30FA1" w:rsidRDefault="00410397" w:rsidP="00410397">
            <w:pPr>
              <w:rPr>
                <w:ins w:id="6725" w:author="Rakesh Singhi" w:date="2015-02-07T15:12:00Z"/>
                <w:rFonts w:asciiTheme="minorHAnsi" w:hAnsiTheme="minorHAnsi" w:cstheme="minorHAnsi"/>
                <w:sz w:val="16"/>
                <w:szCs w:val="16"/>
              </w:rPr>
            </w:pPr>
            <w:ins w:id="6726" w:author="Rakesh Singhi" w:date="2015-02-07T15:12:00Z">
              <w:r w:rsidRPr="00D30FA1">
                <w:rPr>
                  <w:rFonts w:asciiTheme="minorHAnsi" w:hAnsiTheme="minorHAnsi" w:cstheme="minorHAnsi"/>
                  <w:sz w:val="16"/>
                  <w:szCs w:val="16"/>
                </w:rPr>
                <w:t>Schema</w:t>
              </w:r>
            </w:ins>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45E041EA" w14:textId="77777777" w:rsidR="00410397" w:rsidRPr="00D30FA1" w:rsidRDefault="00410397" w:rsidP="00410397">
            <w:pPr>
              <w:rPr>
                <w:ins w:id="6727" w:author="Rakesh Singhi" w:date="2015-02-07T15:12:00Z"/>
                <w:rFonts w:asciiTheme="minorHAnsi" w:hAnsiTheme="minorHAnsi" w:cstheme="minorHAnsi"/>
                <w:sz w:val="16"/>
                <w:szCs w:val="16"/>
              </w:rPr>
            </w:pPr>
            <w:ins w:id="6728" w:author="Rakesh Singhi" w:date="2015-02-07T15:12:00Z">
              <w:r w:rsidRPr="00D30FA1">
                <w:rPr>
                  <w:rFonts w:asciiTheme="minorHAnsi" w:hAnsiTheme="minorHAnsi" w:cstheme="minorHAnsi"/>
                  <w:sz w:val="16"/>
                  <w:szCs w:val="16"/>
                </w:rPr>
                <w:t>New/Existing</w:t>
              </w:r>
            </w:ins>
          </w:p>
        </w:tc>
      </w:tr>
      <w:tr w:rsidR="00410397" w:rsidRPr="00D30FA1" w14:paraId="65715338" w14:textId="77777777" w:rsidTr="00410397">
        <w:trPr>
          <w:ins w:id="6729" w:author="Rakesh Singhi" w:date="2015-02-07T15:12:00Z"/>
        </w:trPr>
        <w:tc>
          <w:tcPr>
            <w:tcW w:w="1619" w:type="dxa"/>
            <w:tcBorders>
              <w:top w:val="single" w:sz="4" w:space="0" w:color="auto"/>
              <w:left w:val="single" w:sz="4" w:space="0" w:color="auto"/>
              <w:bottom w:val="single" w:sz="4" w:space="0" w:color="auto"/>
              <w:right w:val="single" w:sz="4" w:space="0" w:color="auto"/>
            </w:tcBorders>
            <w:hideMark/>
          </w:tcPr>
          <w:p w14:paraId="019B6174" w14:textId="77777777" w:rsidR="00410397" w:rsidRPr="00D30FA1" w:rsidRDefault="00410397" w:rsidP="00410397">
            <w:pPr>
              <w:rPr>
                <w:ins w:id="6730" w:author="Rakesh Singhi" w:date="2015-02-07T15:12:00Z"/>
                <w:rFonts w:asciiTheme="minorHAnsi" w:hAnsiTheme="minorHAnsi" w:cstheme="minorHAnsi"/>
                <w:color w:val="000000"/>
                <w:sz w:val="18"/>
                <w:szCs w:val="16"/>
              </w:rPr>
            </w:pPr>
            <w:ins w:id="6731" w:author="Rakesh Singhi" w:date="2015-02-07T15:12:00Z">
              <w:r w:rsidRPr="00D30FA1">
                <w:rPr>
                  <w:rFonts w:asciiTheme="minorHAnsi" w:hAnsiTheme="minorHAnsi" w:cstheme="minorHAnsi"/>
                  <w:color w:val="000000"/>
                  <w:sz w:val="18"/>
                  <w:szCs w:val="16"/>
                </w:rPr>
                <w:t>Staging</w:t>
              </w:r>
            </w:ins>
          </w:p>
        </w:tc>
        <w:tc>
          <w:tcPr>
            <w:tcW w:w="3779" w:type="dxa"/>
            <w:tcBorders>
              <w:top w:val="single" w:sz="4" w:space="0" w:color="auto"/>
              <w:left w:val="single" w:sz="4" w:space="0" w:color="auto"/>
              <w:bottom w:val="single" w:sz="4" w:space="0" w:color="auto"/>
              <w:right w:val="single" w:sz="4" w:space="0" w:color="auto"/>
            </w:tcBorders>
            <w:hideMark/>
          </w:tcPr>
          <w:p w14:paraId="40F64042" w14:textId="42C12B26" w:rsidR="00410397" w:rsidRPr="00D30FA1" w:rsidRDefault="00410397" w:rsidP="00410397">
            <w:pPr>
              <w:rPr>
                <w:ins w:id="6732" w:author="Rakesh Singhi" w:date="2015-02-07T15:12:00Z"/>
                <w:rFonts w:asciiTheme="minorHAnsi" w:hAnsiTheme="minorHAnsi" w:cstheme="minorHAnsi"/>
                <w:color w:val="000000"/>
                <w:sz w:val="18"/>
                <w:szCs w:val="16"/>
              </w:rPr>
            </w:pPr>
            <w:ins w:id="6733" w:author="Rakesh Singhi" w:date="2015-02-07T15:12:00Z">
              <w:r>
                <w:rPr>
                  <w:rFonts w:asciiTheme="minorHAnsi" w:hAnsiTheme="minorHAnsi" w:cstheme="minorHAnsi"/>
                  <w:color w:val="000000"/>
                  <w:sz w:val="18"/>
                  <w:szCs w:val="16"/>
                </w:rPr>
                <w:t>DMO_SELLIN_</w:t>
              </w:r>
            </w:ins>
            <w:r w:rsidR="00BB6735">
              <w:rPr>
                <w:rFonts w:asciiTheme="minorHAnsi" w:hAnsiTheme="minorHAnsi" w:cstheme="minorHAnsi"/>
                <w:color w:val="000000"/>
                <w:sz w:val="18"/>
                <w:szCs w:val="16"/>
              </w:rPr>
              <w:t>PROD_</w:t>
            </w:r>
            <w:ins w:id="6734" w:author="Rakesh Singhi" w:date="2015-02-07T15:12:00Z">
              <w:r>
                <w:rPr>
                  <w:rFonts w:asciiTheme="minorHAnsi" w:hAnsiTheme="minorHAnsi" w:cstheme="minorHAnsi"/>
                  <w:color w:val="000000"/>
                  <w:sz w:val="18"/>
                  <w:szCs w:val="16"/>
                </w:rPr>
                <w:t>PLAN_MIR</w:t>
              </w:r>
            </w:ins>
          </w:p>
        </w:tc>
        <w:tc>
          <w:tcPr>
            <w:tcW w:w="992" w:type="dxa"/>
            <w:tcBorders>
              <w:top w:val="single" w:sz="4" w:space="0" w:color="auto"/>
              <w:left w:val="single" w:sz="4" w:space="0" w:color="auto"/>
              <w:bottom w:val="single" w:sz="4" w:space="0" w:color="auto"/>
              <w:right w:val="single" w:sz="4" w:space="0" w:color="auto"/>
            </w:tcBorders>
            <w:hideMark/>
          </w:tcPr>
          <w:p w14:paraId="420C08C2" w14:textId="77777777" w:rsidR="00410397" w:rsidRPr="00D30FA1" w:rsidRDefault="00410397" w:rsidP="00410397">
            <w:pPr>
              <w:rPr>
                <w:ins w:id="6735" w:author="Rakesh Singhi" w:date="2015-02-07T15:12:00Z"/>
                <w:rFonts w:asciiTheme="minorHAnsi" w:hAnsiTheme="minorHAnsi" w:cstheme="minorHAnsi"/>
                <w:color w:val="000000"/>
                <w:sz w:val="18"/>
                <w:szCs w:val="16"/>
              </w:rPr>
            </w:pPr>
            <w:ins w:id="6736" w:author="Rakesh Singhi" w:date="2015-02-07T15:12:00Z">
              <w:r>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62B8C52E" w14:textId="77777777" w:rsidR="00410397" w:rsidRPr="00D30FA1" w:rsidRDefault="00410397" w:rsidP="00410397">
            <w:pPr>
              <w:jc w:val="center"/>
              <w:rPr>
                <w:ins w:id="6737" w:author="Rakesh Singhi" w:date="2015-02-07T15:12:00Z"/>
                <w:rFonts w:asciiTheme="minorHAnsi" w:hAnsiTheme="minorHAnsi" w:cstheme="minorHAnsi"/>
                <w:color w:val="000000"/>
                <w:sz w:val="18"/>
                <w:szCs w:val="16"/>
              </w:rPr>
            </w:pPr>
            <w:ins w:id="6738" w:author="Rakesh Singhi" w:date="2015-02-07T15:12:00Z">
              <w:r w:rsidRPr="00D30FA1">
                <w:rPr>
                  <w:rFonts w:asciiTheme="minorHAnsi" w:hAnsiTheme="minorHAnsi" w:cstheme="minorHAnsi"/>
                  <w:color w:val="000000"/>
                  <w:sz w:val="18"/>
                  <w:szCs w:val="16"/>
                </w:rPr>
                <w:t>New</w:t>
              </w:r>
            </w:ins>
          </w:p>
        </w:tc>
      </w:tr>
    </w:tbl>
    <w:p w14:paraId="47927F8F" w14:textId="77777777" w:rsidR="00410397" w:rsidRDefault="00410397" w:rsidP="00410397">
      <w:pPr>
        <w:spacing w:after="120"/>
        <w:rPr>
          <w:ins w:id="6739" w:author="Rakesh Singhi" w:date="2015-02-07T15:12:00Z"/>
          <w:rFonts w:asciiTheme="minorHAnsi" w:hAnsiTheme="minorHAnsi" w:cstheme="minorHAnsi"/>
          <w:u w:val="single"/>
        </w:rPr>
      </w:pPr>
    </w:p>
    <w:p w14:paraId="5A346039" w14:textId="77777777" w:rsidR="00410397" w:rsidRPr="00D30FA1" w:rsidRDefault="00410397" w:rsidP="00410397">
      <w:pPr>
        <w:spacing w:after="120"/>
        <w:rPr>
          <w:ins w:id="6740" w:author="Rakesh Singhi" w:date="2015-02-07T15:12:00Z"/>
          <w:rFonts w:asciiTheme="minorHAnsi" w:hAnsiTheme="minorHAnsi" w:cstheme="minorHAnsi"/>
          <w:u w:val="single"/>
        </w:rPr>
      </w:pPr>
      <w:ins w:id="6741" w:author="Rakesh Singhi" w:date="2015-02-07T15:12:00Z">
        <w:r w:rsidRPr="00D30FA1">
          <w:rPr>
            <w:rFonts w:asciiTheme="minorHAnsi" w:hAnsiTheme="minorHAnsi" w:cstheme="minorHAnsi"/>
            <w:u w:val="single"/>
          </w:rPr>
          <w:t>Columns Details</w:t>
        </w:r>
      </w:ins>
    </w:p>
    <w:tbl>
      <w:tblPr>
        <w:tblW w:w="94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250"/>
        <w:gridCol w:w="990"/>
        <w:gridCol w:w="3510"/>
      </w:tblGrid>
      <w:tr w:rsidR="00410397" w:rsidRPr="00D30FA1" w14:paraId="5D485034" w14:textId="77777777" w:rsidTr="00BB6735">
        <w:trPr>
          <w:ins w:id="6742"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265C4B4B" w14:textId="77777777" w:rsidR="00410397" w:rsidRPr="00D30FA1" w:rsidRDefault="00410397" w:rsidP="00410397">
            <w:pPr>
              <w:rPr>
                <w:ins w:id="6743" w:author="Rakesh Singhi" w:date="2015-02-07T15:12:00Z"/>
                <w:rFonts w:asciiTheme="minorHAnsi" w:hAnsiTheme="minorHAnsi" w:cstheme="minorHAnsi"/>
                <w:sz w:val="16"/>
                <w:szCs w:val="16"/>
              </w:rPr>
            </w:pPr>
            <w:ins w:id="6744" w:author="Rakesh Singhi" w:date="2015-02-07T15:12:00Z">
              <w:r w:rsidRPr="00D30FA1">
                <w:rPr>
                  <w:rFonts w:asciiTheme="minorHAnsi" w:hAnsiTheme="minorHAnsi" w:cstheme="minorHAnsi"/>
                  <w:sz w:val="16"/>
                  <w:szCs w:val="16"/>
                </w:rPr>
                <w:t>DB Column Name</w:t>
              </w:r>
            </w:ins>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3DC134E4" w14:textId="77777777" w:rsidR="00410397" w:rsidRPr="00D30FA1" w:rsidRDefault="00410397" w:rsidP="00410397">
            <w:pPr>
              <w:rPr>
                <w:ins w:id="6745" w:author="Rakesh Singhi" w:date="2015-02-07T15:12:00Z"/>
                <w:rFonts w:asciiTheme="minorHAnsi" w:hAnsiTheme="minorHAnsi" w:cstheme="minorHAnsi"/>
                <w:sz w:val="16"/>
                <w:szCs w:val="16"/>
              </w:rPr>
            </w:pPr>
            <w:ins w:id="6746" w:author="Rakesh Singhi" w:date="2015-02-07T15:12:00Z">
              <w:r w:rsidRPr="00D30FA1">
                <w:rPr>
                  <w:rFonts w:asciiTheme="minorHAnsi" w:hAnsiTheme="minorHAnsi" w:cstheme="minorHAnsi"/>
                  <w:sz w:val="16"/>
                  <w:szCs w:val="16"/>
                </w:rPr>
                <w:t>Data Type</w:t>
              </w:r>
            </w:ins>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3816F4F5" w14:textId="77777777" w:rsidR="00410397" w:rsidRPr="00D30FA1" w:rsidRDefault="00410397" w:rsidP="00410397">
            <w:pPr>
              <w:rPr>
                <w:ins w:id="6747" w:author="Rakesh Singhi" w:date="2015-02-07T15:12:00Z"/>
                <w:rFonts w:asciiTheme="minorHAnsi" w:hAnsiTheme="minorHAnsi" w:cstheme="minorHAnsi"/>
                <w:sz w:val="16"/>
                <w:szCs w:val="16"/>
              </w:rPr>
            </w:pPr>
            <w:ins w:id="6748" w:author="Rakesh Singhi" w:date="2015-02-07T15:12:00Z">
              <w:r w:rsidRPr="00D30FA1">
                <w:rPr>
                  <w:rFonts w:asciiTheme="minorHAnsi" w:hAnsiTheme="minorHAnsi" w:cstheme="minorHAnsi"/>
                  <w:sz w:val="16"/>
                  <w:szCs w:val="16"/>
                </w:rPr>
                <w:t>Staging 1</w:t>
              </w:r>
            </w:ins>
          </w:p>
        </w:tc>
        <w:tc>
          <w:tcPr>
            <w:tcW w:w="3510" w:type="dxa"/>
            <w:tcBorders>
              <w:top w:val="single" w:sz="4" w:space="0" w:color="auto"/>
              <w:left w:val="single" w:sz="4" w:space="0" w:color="auto"/>
              <w:bottom w:val="single" w:sz="4" w:space="0" w:color="auto"/>
              <w:right w:val="single" w:sz="4" w:space="0" w:color="auto"/>
            </w:tcBorders>
            <w:shd w:val="clear" w:color="auto" w:fill="F4B8AE"/>
            <w:hideMark/>
          </w:tcPr>
          <w:p w14:paraId="63C02495" w14:textId="77777777" w:rsidR="00410397" w:rsidRPr="00D30FA1" w:rsidRDefault="00410397" w:rsidP="00410397">
            <w:pPr>
              <w:rPr>
                <w:ins w:id="6749" w:author="Rakesh Singhi" w:date="2015-02-07T15:12:00Z"/>
                <w:rFonts w:asciiTheme="minorHAnsi" w:hAnsiTheme="minorHAnsi" w:cstheme="minorHAnsi"/>
                <w:sz w:val="16"/>
                <w:szCs w:val="16"/>
              </w:rPr>
            </w:pPr>
            <w:ins w:id="6750" w:author="Rakesh Singhi" w:date="2015-02-07T15:12:00Z">
              <w:r>
                <w:rPr>
                  <w:rFonts w:asciiTheme="minorHAnsi" w:hAnsiTheme="minorHAnsi" w:cstheme="minorHAnsi"/>
                  <w:sz w:val="16"/>
                  <w:szCs w:val="16"/>
                </w:rPr>
                <w:t>Columns Comments</w:t>
              </w:r>
            </w:ins>
          </w:p>
        </w:tc>
      </w:tr>
      <w:tr w:rsidR="00410397" w:rsidRPr="00D30FA1" w14:paraId="5428CFD2" w14:textId="77777777" w:rsidTr="00BB6735">
        <w:trPr>
          <w:ins w:id="6751"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A39C032" w14:textId="77777777" w:rsidR="00410397" w:rsidRPr="00DD1485" w:rsidRDefault="00410397" w:rsidP="00410397">
            <w:pPr>
              <w:rPr>
                <w:ins w:id="6752" w:author="Rakesh Singhi" w:date="2015-02-07T15:12:00Z"/>
                <w:rFonts w:asciiTheme="minorHAnsi" w:hAnsiTheme="minorHAnsi" w:cstheme="minorHAnsi"/>
                <w:color w:val="000000"/>
                <w:sz w:val="18"/>
                <w:szCs w:val="16"/>
              </w:rPr>
            </w:pPr>
            <w:ins w:id="6753" w:author="Rakesh Singhi" w:date="2015-02-07T15:12:00Z">
              <w:r>
                <w:rPr>
                  <w:rFonts w:asciiTheme="minorHAnsi" w:hAnsiTheme="minorHAnsi" w:cstheme="minorHAnsi"/>
                  <w:color w:val="000000"/>
                  <w:sz w:val="18"/>
                  <w:szCs w:val="16"/>
                </w:rPr>
                <w:t>PLAN_ID</w:t>
              </w:r>
            </w:ins>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48F07D1" w14:textId="77777777" w:rsidR="00410397" w:rsidRPr="00DD1485" w:rsidRDefault="00410397" w:rsidP="00410397">
            <w:pPr>
              <w:rPr>
                <w:ins w:id="6754" w:author="Rakesh Singhi" w:date="2015-02-07T15:12:00Z"/>
                <w:rFonts w:asciiTheme="minorHAnsi" w:hAnsiTheme="minorHAnsi" w:cstheme="minorHAnsi"/>
                <w:color w:val="000000"/>
                <w:sz w:val="18"/>
                <w:szCs w:val="16"/>
              </w:rPr>
            </w:pPr>
            <w:ins w:id="6755" w:author="Rakesh Singhi" w:date="2015-02-07T15:12: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E2BCBF9" w14:textId="77777777" w:rsidR="00410397" w:rsidRPr="00D30FA1" w:rsidRDefault="00410397" w:rsidP="00410397">
            <w:pPr>
              <w:rPr>
                <w:ins w:id="6756" w:author="Rakesh Singhi" w:date="2015-02-07T15:12:00Z"/>
                <w:rFonts w:asciiTheme="minorHAnsi" w:hAnsiTheme="minorHAnsi" w:cstheme="minorHAnsi"/>
                <w:color w:val="000000"/>
                <w:sz w:val="18"/>
                <w:szCs w:val="16"/>
              </w:rPr>
            </w:pPr>
            <w:ins w:id="6757"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413CCA47" w14:textId="77777777" w:rsidR="00410397" w:rsidRPr="00D30FA1" w:rsidRDefault="00410397" w:rsidP="00410397">
            <w:pPr>
              <w:rPr>
                <w:ins w:id="6758" w:author="Rakesh Singhi" w:date="2015-02-07T15:12:00Z"/>
                <w:rFonts w:asciiTheme="minorHAnsi" w:hAnsiTheme="minorHAnsi" w:cstheme="minorHAnsi"/>
                <w:color w:val="000000"/>
                <w:sz w:val="18"/>
                <w:szCs w:val="16"/>
              </w:rPr>
            </w:pPr>
            <w:ins w:id="6759" w:author="Rakesh Singhi" w:date="2015-02-07T15:12:00Z">
              <w:r>
                <w:rPr>
                  <w:rFonts w:asciiTheme="minorHAnsi" w:hAnsiTheme="minorHAnsi" w:cstheme="minorHAnsi"/>
                  <w:color w:val="000000"/>
                  <w:sz w:val="18"/>
                  <w:szCs w:val="16"/>
                </w:rPr>
                <w:t>Plan id</w:t>
              </w:r>
            </w:ins>
          </w:p>
        </w:tc>
      </w:tr>
      <w:tr w:rsidR="00410397" w:rsidRPr="00D30FA1" w14:paraId="4140D0B9" w14:textId="77777777" w:rsidTr="00BB6735">
        <w:trPr>
          <w:ins w:id="6760"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CB996D0" w14:textId="20600789" w:rsidR="00410397" w:rsidRPr="00DD1485" w:rsidRDefault="00BB6735" w:rsidP="00410397">
            <w:pPr>
              <w:rPr>
                <w:ins w:id="6761"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MD_</w:t>
            </w:r>
            <w:ins w:id="6762" w:author="Rakesh Singhi" w:date="2015-02-07T15:12:00Z">
              <w:r w:rsidR="00410397">
                <w:rPr>
                  <w:rFonts w:asciiTheme="minorHAnsi" w:hAnsiTheme="minorHAnsi" w:cstheme="minorHAnsi"/>
                  <w:color w:val="000000"/>
                  <w:sz w:val="18"/>
                  <w:szCs w:val="16"/>
                </w:rPr>
                <w:t>PARTNER_ID</w:t>
              </w:r>
            </w:ins>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36DB7624" w14:textId="77777777" w:rsidR="00410397" w:rsidRPr="00DD1485" w:rsidRDefault="00410397" w:rsidP="00410397">
            <w:pPr>
              <w:rPr>
                <w:ins w:id="6763" w:author="Rakesh Singhi" w:date="2015-02-07T15:12:00Z"/>
                <w:rFonts w:asciiTheme="minorHAnsi" w:hAnsiTheme="minorHAnsi" w:cstheme="minorHAnsi"/>
                <w:color w:val="000000"/>
                <w:sz w:val="18"/>
                <w:szCs w:val="16"/>
              </w:rPr>
            </w:pPr>
            <w:ins w:id="6764" w:author="Rakesh Singhi" w:date="2015-02-07T15:12: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C500EFC" w14:textId="77777777" w:rsidR="00410397" w:rsidRPr="00D30FA1" w:rsidRDefault="00410397" w:rsidP="00410397">
            <w:pPr>
              <w:rPr>
                <w:ins w:id="6765" w:author="Rakesh Singhi" w:date="2015-02-07T15:12:00Z"/>
                <w:rFonts w:asciiTheme="minorHAnsi" w:hAnsiTheme="minorHAnsi" w:cstheme="minorHAnsi"/>
                <w:color w:val="000000"/>
                <w:sz w:val="18"/>
                <w:szCs w:val="16"/>
              </w:rPr>
            </w:pPr>
            <w:ins w:id="6766"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465B8D19" w14:textId="11CDC1DF" w:rsidR="00410397" w:rsidRPr="00D30FA1" w:rsidRDefault="00A51F82" w:rsidP="00410397">
            <w:pPr>
              <w:rPr>
                <w:ins w:id="6767"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 xml:space="preserve">MD </w:t>
            </w:r>
            <w:ins w:id="6768" w:author="Rakesh Singhi" w:date="2015-02-07T15:12:00Z">
              <w:r w:rsidR="00410397">
                <w:rPr>
                  <w:rFonts w:asciiTheme="minorHAnsi" w:hAnsiTheme="minorHAnsi" w:cstheme="minorHAnsi"/>
                  <w:color w:val="000000"/>
                  <w:sz w:val="18"/>
                  <w:szCs w:val="16"/>
                </w:rPr>
                <w:t>Partner id</w:t>
              </w:r>
            </w:ins>
          </w:p>
        </w:tc>
      </w:tr>
      <w:tr w:rsidR="00A51F82" w:rsidRPr="00D30FA1" w14:paraId="62D1D7E0" w14:textId="77777777" w:rsidTr="007E707F">
        <w:trPr>
          <w:ins w:id="6769"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E941E79" w14:textId="6E80F04C" w:rsidR="00A51F82" w:rsidRDefault="00A51F82" w:rsidP="00A51F82">
            <w:pPr>
              <w:rPr>
                <w:ins w:id="6770" w:author="Rakesh Singhi" w:date="2015-02-07T15:12:00Z"/>
                <w:rFonts w:asciiTheme="minorHAnsi" w:hAnsiTheme="minorHAnsi" w:cstheme="minorHAnsi"/>
                <w:color w:val="000000"/>
                <w:sz w:val="18"/>
                <w:szCs w:val="16"/>
              </w:rPr>
            </w:pPr>
            <w:ins w:id="6771" w:author="Rakesh Singhi" w:date="2015-02-07T15:12:00Z">
              <w:r>
                <w:rPr>
                  <w:rFonts w:asciiTheme="minorHAnsi" w:hAnsiTheme="minorHAnsi" w:cstheme="minorHAnsi"/>
                  <w:color w:val="000000"/>
                  <w:sz w:val="18"/>
                  <w:szCs w:val="16"/>
                </w:rPr>
                <w:t>PRODUCT_</w:t>
              </w:r>
            </w:ins>
            <w:r>
              <w:rPr>
                <w:rFonts w:asciiTheme="minorHAnsi" w:hAnsiTheme="minorHAnsi" w:cstheme="minorHAnsi"/>
                <w:color w:val="000000"/>
                <w:sz w:val="18"/>
                <w:szCs w:val="16"/>
              </w:rPr>
              <w:t>PART_ID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361FCEC" w14:textId="7CD13C47" w:rsidR="00A51F82" w:rsidRPr="00DD1485" w:rsidRDefault="00A51F82" w:rsidP="00A51F82">
            <w:pPr>
              <w:rPr>
                <w:ins w:id="6772" w:author="Rakesh Singhi" w:date="2015-02-07T15:12:00Z"/>
                <w:rFonts w:asciiTheme="minorHAnsi" w:hAnsiTheme="minorHAnsi" w:cstheme="minorHAnsi"/>
                <w:color w:val="000000"/>
                <w:sz w:val="18"/>
                <w:szCs w:val="16"/>
              </w:rPr>
            </w:pPr>
            <w:ins w:id="6773" w:author="Rakesh Singhi" w:date="2015-02-07T15:12:00Z">
              <w:r>
                <w:rPr>
                  <w:rFonts w:asciiTheme="minorHAnsi" w:hAnsiTheme="minorHAnsi" w:cstheme="minorHAnsi"/>
                  <w:color w:val="000000"/>
                  <w:sz w:val="18"/>
                  <w:szCs w:val="16"/>
                </w:rPr>
                <w:t>NVARCHAR2(10</w:t>
              </w:r>
            </w:ins>
            <w:r>
              <w:rPr>
                <w:rFonts w:asciiTheme="minorHAnsi" w:hAnsiTheme="minorHAnsi" w:cstheme="minorHAnsi"/>
                <w:color w:val="000000"/>
                <w:sz w:val="18"/>
                <w:szCs w:val="16"/>
              </w:rPr>
              <w:t>0</w:t>
            </w:r>
            <w:ins w:id="6774" w:author="Rakesh Singhi" w:date="2015-02-07T15:12:00Z">
              <w:r>
                <w:rPr>
                  <w:rFonts w:asciiTheme="minorHAnsi" w:hAnsiTheme="minorHAnsi" w:cstheme="minorHAnsi"/>
                  <w:color w:val="000000"/>
                  <w:sz w:val="18"/>
                  <w:szCs w:val="16"/>
                </w:rPr>
                <w:t>)</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130B20B" w14:textId="77777777" w:rsidR="00A51F82" w:rsidRPr="00D30FA1" w:rsidRDefault="00A51F82" w:rsidP="00A51F82">
            <w:pPr>
              <w:rPr>
                <w:ins w:id="6775" w:author="Rakesh Singhi" w:date="2015-02-07T15:12:00Z"/>
                <w:rFonts w:asciiTheme="minorHAnsi" w:hAnsiTheme="minorHAnsi" w:cstheme="minorHAnsi"/>
                <w:color w:val="000000"/>
                <w:sz w:val="18"/>
                <w:szCs w:val="16"/>
              </w:rPr>
            </w:pPr>
            <w:ins w:id="6776"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642B0E56" w14:textId="5316524C" w:rsidR="00A51F82" w:rsidRDefault="00A51F82" w:rsidP="00A51F82">
            <w:pPr>
              <w:rPr>
                <w:ins w:id="6777" w:author="Rakesh Singhi" w:date="2015-02-07T15:12:00Z"/>
                <w:rFonts w:asciiTheme="minorHAnsi" w:hAnsiTheme="minorHAnsi" w:cstheme="minorHAnsi"/>
                <w:color w:val="000000"/>
                <w:sz w:val="18"/>
                <w:szCs w:val="16"/>
              </w:rPr>
            </w:pPr>
            <w:r w:rsidRPr="00A12BE0">
              <w:rPr>
                <w:rFonts w:asciiTheme="minorHAnsi" w:hAnsiTheme="minorHAnsi" w:cstheme="minorHAnsi"/>
                <w:color w:val="000000"/>
                <w:sz w:val="18"/>
                <w:szCs w:val="16"/>
              </w:rPr>
              <w:t>ProductPartId</w:t>
            </w:r>
          </w:p>
        </w:tc>
      </w:tr>
      <w:tr w:rsidR="00A51F82" w:rsidRPr="00D30FA1" w14:paraId="78ED9F0D" w14:textId="77777777" w:rsidTr="007E707F">
        <w:trPr>
          <w:ins w:id="6778"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7539607" w14:textId="14D8F350" w:rsidR="00A51F82" w:rsidRPr="00DD1485" w:rsidRDefault="00A51F82" w:rsidP="00A51F82">
            <w:pPr>
              <w:rPr>
                <w:ins w:id="6779"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TOTAL_REVENUE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CAF425D" w14:textId="1AF667E5" w:rsidR="00A51F82" w:rsidRPr="00DD1485" w:rsidRDefault="00A51F82" w:rsidP="00A51F82">
            <w:pPr>
              <w:rPr>
                <w:ins w:id="6780"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A91CFFC" w14:textId="77777777" w:rsidR="00A51F82" w:rsidRPr="00D30FA1" w:rsidRDefault="00A51F82" w:rsidP="00A51F82">
            <w:pPr>
              <w:rPr>
                <w:ins w:id="6781" w:author="Rakesh Singhi" w:date="2015-02-07T15:12:00Z"/>
                <w:rFonts w:asciiTheme="minorHAnsi" w:hAnsiTheme="minorHAnsi" w:cstheme="minorHAnsi"/>
                <w:color w:val="000000"/>
                <w:sz w:val="18"/>
                <w:szCs w:val="16"/>
              </w:rPr>
            </w:pPr>
            <w:ins w:id="6782"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57768588" w14:textId="70CE3B2A" w:rsidR="00A51F82" w:rsidRPr="00D30FA1" w:rsidRDefault="00A51F82" w:rsidP="00A51F82">
            <w:pPr>
              <w:rPr>
                <w:ins w:id="6783"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Total revenue</w:t>
            </w:r>
          </w:p>
        </w:tc>
      </w:tr>
      <w:tr w:rsidR="00A51F82" w:rsidRPr="00D30FA1" w14:paraId="15A6F90D" w14:textId="77777777" w:rsidTr="007E707F">
        <w:trPr>
          <w:ins w:id="6784"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EFB9E19" w14:textId="1CB7BE7C" w:rsidR="00A51F82" w:rsidRDefault="00A51F82" w:rsidP="00A51F82">
            <w:pPr>
              <w:rPr>
                <w:ins w:id="6785"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TOTAL_PROFIT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5ECFFF9" w14:textId="7738DE44" w:rsidR="00A51F82" w:rsidRDefault="00A51F82" w:rsidP="00A51F82">
            <w:pPr>
              <w:rPr>
                <w:ins w:id="6786"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024B399" w14:textId="77777777" w:rsidR="00A51F82" w:rsidRDefault="00A51F82" w:rsidP="00A51F82">
            <w:pPr>
              <w:rPr>
                <w:ins w:id="6787" w:author="Rakesh Singhi" w:date="2015-02-07T15:12:00Z"/>
                <w:rFonts w:ascii="Arial" w:hAnsi="Arial" w:cs="Arial"/>
              </w:rPr>
            </w:pPr>
            <w:ins w:id="6788"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6B0ABAA3" w14:textId="2265A497" w:rsidR="00A51F82" w:rsidRDefault="00A51F82" w:rsidP="00A51F82">
            <w:pPr>
              <w:rPr>
                <w:ins w:id="6789"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Total profit</w:t>
            </w:r>
          </w:p>
        </w:tc>
      </w:tr>
      <w:tr w:rsidR="00A51F82" w:rsidRPr="00D30FA1" w14:paraId="559076C1" w14:textId="77777777" w:rsidTr="007E707F">
        <w:trPr>
          <w:ins w:id="6790"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1AD28B0" w14:textId="636F2138" w:rsidR="00A51F82" w:rsidRPr="00DD1485" w:rsidRDefault="00A51F82" w:rsidP="00A51F82">
            <w:pPr>
              <w:rPr>
                <w:ins w:id="6791"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lastRenderedPageBreak/>
              <w:t>TOTAL_UNITS</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AFEADEC" w14:textId="2A9A2FC3" w:rsidR="00A51F82" w:rsidRPr="00DD1485" w:rsidRDefault="00A51F82" w:rsidP="00A51F82">
            <w:pPr>
              <w:rPr>
                <w:ins w:id="6792"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763033D" w14:textId="77777777" w:rsidR="00A51F82" w:rsidRPr="00D30FA1" w:rsidRDefault="00A51F82" w:rsidP="00A51F82">
            <w:pPr>
              <w:rPr>
                <w:ins w:id="6793" w:author="Rakesh Singhi" w:date="2015-02-07T15:12:00Z"/>
                <w:rFonts w:asciiTheme="minorHAnsi" w:hAnsiTheme="minorHAnsi" w:cstheme="minorHAnsi"/>
                <w:color w:val="000000"/>
                <w:sz w:val="18"/>
                <w:szCs w:val="16"/>
              </w:rPr>
            </w:pPr>
            <w:ins w:id="6794"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7C800017" w14:textId="0499B85E" w:rsidR="00A51F82" w:rsidRPr="00D30FA1" w:rsidRDefault="00A51F82" w:rsidP="00A51F82">
            <w:pPr>
              <w:rPr>
                <w:ins w:id="6795"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 xml:space="preserve">Total </w:t>
            </w:r>
            <w:r w:rsidR="007E158A">
              <w:rPr>
                <w:rFonts w:asciiTheme="minorHAnsi" w:hAnsiTheme="minorHAnsi" w:cstheme="minorHAnsi"/>
                <w:color w:val="000000"/>
                <w:sz w:val="18"/>
                <w:szCs w:val="16"/>
              </w:rPr>
              <w:t xml:space="preserve">no of </w:t>
            </w:r>
            <w:r>
              <w:rPr>
                <w:rFonts w:asciiTheme="minorHAnsi" w:hAnsiTheme="minorHAnsi" w:cstheme="minorHAnsi"/>
                <w:color w:val="000000"/>
                <w:sz w:val="18"/>
                <w:szCs w:val="16"/>
              </w:rPr>
              <w:t>units</w:t>
            </w:r>
          </w:p>
        </w:tc>
      </w:tr>
      <w:tr w:rsidR="00A51F82" w:rsidRPr="00D30FA1" w14:paraId="31688186" w14:textId="77777777" w:rsidTr="007E707F">
        <w:trPr>
          <w:ins w:id="6796"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228A275" w14:textId="57AB5414" w:rsidR="00A51F82" w:rsidRDefault="00A51F82" w:rsidP="00A51F82">
            <w:pPr>
              <w:rPr>
                <w:ins w:id="6797"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PLAN_YEAR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BED1BE7" w14:textId="4B97C85A" w:rsidR="00A51F82" w:rsidRPr="00DD1485" w:rsidRDefault="00A51F82" w:rsidP="00A51F82">
            <w:pPr>
              <w:rPr>
                <w:ins w:id="6798"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25425A4" w14:textId="77777777" w:rsidR="00A51F82" w:rsidRPr="00D30FA1" w:rsidRDefault="00A51F82" w:rsidP="00A51F82">
            <w:pPr>
              <w:rPr>
                <w:ins w:id="6799" w:author="Rakesh Singhi" w:date="2015-02-07T15:12:00Z"/>
                <w:rFonts w:asciiTheme="minorHAnsi" w:hAnsiTheme="minorHAnsi" w:cstheme="minorHAnsi"/>
                <w:color w:val="000000"/>
                <w:sz w:val="18"/>
                <w:szCs w:val="16"/>
              </w:rPr>
            </w:pPr>
            <w:ins w:id="6800"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1134CB50" w14:textId="22541775" w:rsidR="00A51F82" w:rsidRDefault="00A51F82" w:rsidP="00A51F82">
            <w:pPr>
              <w:rPr>
                <w:ins w:id="6801"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Plan year</w:t>
            </w:r>
          </w:p>
        </w:tc>
      </w:tr>
      <w:tr w:rsidR="00A51F82" w:rsidRPr="00D30FA1" w14:paraId="069F4950" w14:textId="77777777" w:rsidTr="007E707F">
        <w:trPr>
          <w:ins w:id="6802"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13DB3C5" w14:textId="4A7770A0" w:rsidR="00A51F82" w:rsidRPr="00DD1485" w:rsidRDefault="00A51F82" w:rsidP="00A51F82">
            <w:pPr>
              <w:rPr>
                <w:ins w:id="6803"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MODIFIED_DATE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72647FD" w14:textId="743C0C8D" w:rsidR="00A51F82" w:rsidRPr="00DD1485" w:rsidRDefault="00A51F82" w:rsidP="00A51F82">
            <w:pPr>
              <w:rPr>
                <w:ins w:id="6804"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2A469F5" w14:textId="77777777" w:rsidR="00A51F82" w:rsidRPr="00D30FA1" w:rsidRDefault="00A51F82" w:rsidP="00A51F82">
            <w:pPr>
              <w:rPr>
                <w:ins w:id="6805" w:author="Rakesh Singhi" w:date="2015-02-07T15:12:00Z"/>
                <w:rFonts w:asciiTheme="minorHAnsi" w:hAnsiTheme="minorHAnsi" w:cstheme="minorHAnsi"/>
                <w:color w:val="000000"/>
                <w:sz w:val="18"/>
                <w:szCs w:val="16"/>
              </w:rPr>
            </w:pPr>
            <w:ins w:id="6806"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5881CCEB" w14:textId="259779D9" w:rsidR="00A51F82" w:rsidRPr="00D30FA1" w:rsidRDefault="00A51F82" w:rsidP="00A51F82">
            <w:pPr>
              <w:rPr>
                <w:ins w:id="6807"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Date of modification</w:t>
            </w:r>
          </w:p>
        </w:tc>
      </w:tr>
      <w:tr w:rsidR="00A51F82" w:rsidRPr="00D30FA1" w14:paraId="626C7A0F" w14:textId="77777777" w:rsidTr="007E707F">
        <w:trPr>
          <w:ins w:id="6808"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7CC31CB" w14:textId="6480DEB5" w:rsidR="00A51F82" w:rsidRDefault="00A51F82" w:rsidP="00A51F82">
            <w:pPr>
              <w:rPr>
                <w:ins w:id="6809"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REV_JAN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F9F0745" w14:textId="4BA10453" w:rsidR="00A51F82" w:rsidRPr="00DD1485" w:rsidRDefault="00A51F82" w:rsidP="00A51F82">
            <w:pPr>
              <w:rPr>
                <w:ins w:id="6810"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2E6C9B0" w14:textId="77777777" w:rsidR="00A51F82" w:rsidRPr="00D30FA1" w:rsidRDefault="00A51F82" w:rsidP="00A51F82">
            <w:pPr>
              <w:rPr>
                <w:ins w:id="6811" w:author="Rakesh Singhi" w:date="2015-02-07T15:12:00Z"/>
                <w:rFonts w:asciiTheme="minorHAnsi" w:hAnsiTheme="minorHAnsi" w:cstheme="minorHAnsi"/>
                <w:color w:val="000000"/>
                <w:sz w:val="18"/>
                <w:szCs w:val="16"/>
              </w:rPr>
            </w:pPr>
            <w:ins w:id="6812"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1AD46D29" w14:textId="7DEEB67E" w:rsidR="00A51F82" w:rsidRDefault="00A51F82" w:rsidP="00A51F82">
            <w:pPr>
              <w:rPr>
                <w:ins w:id="6813"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Revenue  of jan</w:t>
            </w:r>
          </w:p>
        </w:tc>
      </w:tr>
      <w:tr w:rsidR="00A51F82" w:rsidRPr="00D30FA1" w14:paraId="093168FF" w14:textId="77777777" w:rsidTr="007E707F">
        <w:trPr>
          <w:ins w:id="6814" w:author="Rakesh Singhi" w:date="2015-02-07T15:1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6938C2E" w14:textId="3EECBF96" w:rsidR="00A51F82" w:rsidRPr="00DD1485" w:rsidRDefault="00A51F82" w:rsidP="00A51F82">
            <w:pPr>
              <w:rPr>
                <w:ins w:id="6815"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REV_FEB</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1575AEC9" w14:textId="64E10276" w:rsidR="00A51F82" w:rsidRPr="00DD1485" w:rsidRDefault="00A51F82" w:rsidP="00A51F82">
            <w:pPr>
              <w:rPr>
                <w:ins w:id="6816"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EBF020D" w14:textId="77777777" w:rsidR="00A51F82" w:rsidRPr="00D30FA1" w:rsidRDefault="00A51F82" w:rsidP="00A51F82">
            <w:pPr>
              <w:rPr>
                <w:ins w:id="6817" w:author="Rakesh Singhi" w:date="2015-02-07T15:12:00Z"/>
                <w:rFonts w:asciiTheme="minorHAnsi" w:hAnsiTheme="minorHAnsi" w:cstheme="minorHAnsi"/>
                <w:color w:val="000000"/>
                <w:sz w:val="18"/>
                <w:szCs w:val="16"/>
              </w:rPr>
            </w:pPr>
            <w:ins w:id="6818"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60BE8CEE" w14:textId="18C12284" w:rsidR="00A51F82" w:rsidRPr="00D30FA1" w:rsidRDefault="00A51F82" w:rsidP="00A51F82">
            <w:pPr>
              <w:rPr>
                <w:ins w:id="6819"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Revenue of feb</w:t>
            </w:r>
          </w:p>
        </w:tc>
      </w:tr>
      <w:tr w:rsidR="00A51F82" w:rsidRPr="00D30FA1" w14:paraId="25027B16"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8B1F6BA" w14:textId="694BB287"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REV_MAR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1E5300A2" w14:textId="0E60B2BB"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14C1021" w14:textId="387BB4BB" w:rsidR="00A51F82" w:rsidRDefault="00A51F82" w:rsidP="00A51F82">
            <w:pPr>
              <w:rPr>
                <w:rFonts w:ascii="Arial" w:hAnsi="Arial" w:cs="Arial"/>
              </w:rPr>
            </w:pPr>
            <w:ins w:id="6820"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0E13B48F" w14:textId="2FA6E392"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mar</w:t>
            </w:r>
          </w:p>
        </w:tc>
      </w:tr>
      <w:tr w:rsidR="00A51F82" w:rsidRPr="00D30FA1" w14:paraId="220348FA"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01DA6DF" w14:textId="40FFFC5A"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REV_APR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6C97A44E" w14:textId="2405D247"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08748BD" w14:textId="784A5B1B" w:rsidR="00A51F82" w:rsidRDefault="00A51F82" w:rsidP="00A51F82">
            <w:pPr>
              <w:rPr>
                <w:rFonts w:ascii="Arial" w:hAnsi="Arial" w:cs="Arial"/>
              </w:rPr>
            </w:pPr>
            <w:ins w:id="6821"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30FE2CA3" w14:textId="1686AA46"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apr</w:t>
            </w:r>
          </w:p>
        </w:tc>
      </w:tr>
      <w:tr w:rsidR="00A51F82" w:rsidRPr="00D30FA1" w14:paraId="447EADAB"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4782946" w14:textId="682EA00A"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REV_MAY</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0D4457C" w14:textId="44624931"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A7A84FC" w14:textId="56FC1E6F" w:rsidR="00A51F82" w:rsidRDefault="00A51F82" w:rsidP="00A51F82">
            <w:pPr>
              <w:rPr>
                <w:rFonts w:ascii="Arial" w:hAnsi="Arial" w:cs="Arial"/>
              </w:rPr>
            </w:pPr>
            <w:ins w:id="6822"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394C7058" w14:textId="55585BAF"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may</w:t>
            </w:r>
          </w:p>
        </w:tc>
      </w:tr>
      <w:tr w:rsidR="00A51F82" w:rsidRPr="00D30FA1" w14:paraId="1A6704D0"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C7E8427" w14:textId="2E4EAEB1"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REV_JUN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3CA0985F" w14:textId="099EC003"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80243EF" w14:textId="21DBB17E" w:rsidR="00A51F82" w:rsidRDefault="00A51F82" w:rsidP="00A51F82">
            <w:pPr>
              <w:rPr>
                <w:rFonts w:ascii="Arial" w:hAnsi="Arial" w:cs="Arial"/>
              </w:rPr>
            </w:pPr>
            <w:ins w:id="6823"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09F51659" w14:textId="265727FD"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jun</w:t>
            </w:r>
          </w:p>
        </w:tc>
      </w:tr>
      <w:tr w:rsidR="00A51F82" w:rsidRPr="00D30FA1" w14:paraId="06A419A1"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BACC7FB" w14:textId="14137DCE"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REV_JUL</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6E80BD99" w14:textId="2A38E179"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BF6997B" w14:textId="641CCDFA" w:rsidR="00A51F82" w:rsidRDefault="00A51F82" w:rsidP="00A51F82">
            <w:pPr>
              <w:rPr>
                <w:rFonts w:ascii="Arial" w:hAnsi="Arial" w:cs="Arial"/>
              </w:rPr>
            </w:pPr>
            <w:ins w:id="6824"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1E6AEA1D" w14:textId="0FF8C89A"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jul</w:t>
            </w:r>
          </w:p>
        </w:tc>
      </w:tr>
      <w:tr w:rsidR="00A51F82" w:rsidRPr="00D30FA1" w14:paraId="48BB52DD"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A407514" w14:textId="5E1A5C1C"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REV_AUG</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5D852FE" w14:textId="1F25E2FE" w:rsidR="00A51F82" w:rsidRDefault="00A51F82" w:rsidP="00A51F82">
            <w:pPr>
              <w:rPr>
                <w:rFonts w:asciiTheme="minorHAnsi" w:hAnsiTheme="minorHAnsi" w:cstheme="minorHAnsi"/>
                <w:color w:val="000000"/>
                <w:sz w:val="18"/>
                <w:szCs w:val="16"/>
              </w:rPr>
            </w:pPr>
            <w:r w:rsidRPr="0088711C">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6F47BC4" w14:textId="3E86DF53" w:rsidR="00A51F82" w:rsidRDefault="00A51F82" w:rsidP="00A51F82">
            <w:pPr>
              <w:rPr>
                <w:rFonts w:ascii="Arial" w:hAnsi="Arial" w:cs="Arial"/>
              </w:rPr>
            </w:pPr>
            <w:ins w:id="6825"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7C3CEF75" w14:textId="35278DF5"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aug</w:t>
            </w:r>
          </w:p>
        </w:tc>
      </w:tr>
      <w:tr w:rsidR="00A51F82" w:rsidRPr="00D30FA1" w14:paraId="00D1170B"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08041B13" w14:textId="74FB18E1"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REV_SEP</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08F5F47" w14:textId="0B81E8D8" w:rsidR="00A51F82" w:rsidRDefault="00A51F82" w:rsidP="00A51F82">
            <w:pPr>
              <w:rPr>
                <w:rFonts w:asciiTheme="minorHAnsi" w:hAnsiTheme="minorHAnsi" w:cstheme="minorHAnsi"/>
                <w:color w:val="000000"/>
                <w:sz w:val="18"/>
                <w:szCs w:val="16"/>
              </w:rPr>
            </w:pPr>
            <w:r w:rsidRPr="0088711C">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746E330" w14:textId="1FC4CC6F" w:rsidR="00A51F82" w:rsidRDefault="00A51F82" w:rsidP="00A51F82">
            <w:pPr>
              <w:rPr>
                <w:rFonts w:ascii="Arial" w:hAnsi="Arial" w:cs="Arial"/>
              </w:rPr>
            </w:pPr>
            <w:ins w:id="6826"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35866B59" w14:textId="79FA3209"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sep</w:t>
            </w:r>
          </w:p>
        </w:tc>
      </w:tr>
      <w:tr w:rsidR="00A51F82" w:rsidRPr="00D30FA1" w14:paraId="763A2332"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59DF33E" w14:textId="0AD851D2"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REV_OCT</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7894A65" w14:textId="5FDF89A7" w:rsidR="00A51F82" w:rsidRDefault="00A51F82" w:rsidP="00A51F82">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8F7D95D" w14:textId="7649C196" w:rsidR="00A51F82" w:rsidRDefault="00A51F82" w:rsidP="00A51F82">
            <w:pPr>
              <w:rPr>
                <w:rFonts w:ascii="Arial" w:hAnsi="Arial" w:cs="Arial"/>
              </w:rPr>
            </w:pPr>
            <w:ins w:id="6827"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475A8200" w14:textId="578271C2"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oct</w:t>
            </w:r>
          </w:p>
        </w:tc>
      </w:tr>
      <w:tr w:rsidR="00A51F82" w:rsidRPr="00D30FA1" w14:paraId="1C0A187A"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C1EA948" w14:textId="2F9584DE"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REV_NOV</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F510600" w14:textId="1DB0BDB6" w:rsidR="00A51F82" w:rsidRDefault="00A51F82" w:rsidP="00A51F82">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25FF57C" w14:textId="6D33673C" w:rsidR="00A51F82" w:rsidRDefault="00A51F82" w:rsidP="00A51F82">
            <w:pPr>
              <w:rPr>
                <w:rFonts w:ascii="Arial" w:hAnsi="Arial" w:cs="Arial"/>
              </w:rPr>
            </w:pPr>
            <w:ins w:id="6828"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36595477" w14:textId="07B7219F"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nov</w:t>
            </w:r>
          </w:p>
        </w:tc>
      </w:tr>
      <w:tr w:rsidR="00A51F82" w:rsidRPr="00D30FA1" w14:paraId="5AE1D9C6" w14:textId="77777777" w:rsidTr="007E707F">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398AD75" w14:textId="0C360DB8" w:rsidR="00A51F82" w:rsidRPr="00DD1485"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REV_DEC</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3433772" w14:textId="206AB421" w:rsidR="00A51F82" w:rsidRDefault="00A51F82" w:rsidP="00A51F82">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4B2F75D" w14:textId="4072FBC1" w:rsidR="00A51F82" w:rsidRDefault="00A51F82" w:rsidP="00A51F82">
            <w:pPr>
              <w:rPr>
                <w:rFonts w:ascii="Arial" w:hAnsi="Arial" w:cs="Arial"/>
              </w:rPr>
            </w:pPr>
            <w:ins w:id="6829"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tcPr>
          <w:p w14:paraId="70C89AA7" w14:textId="46A471A6" w:rsidR="00A51F82" w:rsidRDefault="00A51F82" w:rsidP="00A51F82">
            <w:pPr>
              <w:rPr>
                <w:rFonts w:asciiTheme="minorHAnsi" w:hAnsiTheme="minorHAnsi" w:cstheme="minorHAnsi"/>
                <w:color w:val="000000"/>
                <w:sz w:val="18"/>
                <w:szCs w:val="16"/>
              </w:rPr>
            </w:pPr>
            <w:r>
              <w:rPr>
                <w:rFonts w:asciiTheme="minorHAnsi" w:hAnsiTheme="minorHAnsi" w:cstheme="minorHAnsi"/>
                <w:color w:val="000000"/>
                <w:sz w:val="18"/>
                <w:szCs w:val="16"/>
              </w:rPr>
              <w:t>Revenue of dec</w:t>
            </w:r>
          </w:p>
        </w:tc>
      </w:tr>
      <w:tr w:rsidR="003D732B" w:rsidRPr="00D30FA1" w14:paraId="7DB4E0A4"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9632470" w14:textId="125A221A"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PRO_JAN</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B79C6EF" w14:textId="388D14A1"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9D1AE65" w14:textId="4992CB75" w:rsidR="003D732B" w:rsidRDefault="003D732B" w:rsidP="003D732B">
            <w:pPr>
              <w:rPr>
                <w:rFonts w:ascii="Arial" w:hAnsi="Arial" w:cs="Arial"/>
              </w:rPr>
            </w:pPr>
            <w:ins w:id="6830"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1C1C1DED" w14:textId="3E5A0EB6"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jan</w:t>
            </w:r>
          </w:p>
        </w:tc>
      </w:tr>
      <w:tr w:rsidR="003D732B" w:rsidRPr="00D30FA1" w14:paraId="59BF2F02"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D6C6DC1" w14:textId="3C520F1E"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PRO_FEB</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3BB4A7F" w14:textId="175D38A3"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325CB9F" w14:textId="2213399D" w:rsidR="003D732B" w:rsidRDefault="003D732B" w:rsidP="003D732B">
            <w:pPr>
              <w:rPr>
                <w:rFonts w:ascii="Arial" w:hAnsi="Arial" w:cs="Arial"/>
              </w:rPr>
            </w:pPr>
            <w:ins w:id="6831"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7C01524C" w14:textId="4D590CFB"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feb</w:t>
            </w:r>
          </w:p>
        </w:tc>
      </w:tr>
      <w:tr w:rsidR="003D732B" w:rsidRPr="00D30FA1" w14:paraId="3869159C"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9254D41" w14:textId="253ACC84"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PRO_MAR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7119F24" w14:textId="6E527804"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A12EA77" w14:textId="6A5D9DB6" w:rsidR="003D732B" w:rsidRDefault="003D732B" w:rsidP="003D732B">
            <w:pPr>
              <w:rPr>
                <w:rFonts w:ascii="Arial" w:hAnsi="Arial" w:cs="Arial"/>
              </w:rPr>
            </w:pPr>
            <w:ins w:id="6832"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52B9AE85" w14:textId="68A22A07"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mar</w:t>
            </w:r>
          </w:p>
        </w:tc>
      </w:tr>
      <w:tr w:rsidR="003D732B" w:rsidRPr="00D30FA1" w14:paraId="1E548B6D"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0573CDB0" w14:textId="237B9FE6"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PRO_APR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6A68718" w14:textId="6CD31122"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D99795C" w14:textId="39FB358E" w:rsidR="003D732B" w:rsidRDefault="003D732B" w:rsidP="003D732B">
            <w:pPr>
              <w:rPr>
                <w:rFonts w:ascii="Arial" w:hAnsi="Arial" w:cs="Arial"/>
              </w:rPr>
            </w:pPr>
            <w:ins w:id="6833"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03D1AFDE" w14:textId="39A05B3C"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apr</w:t>
            </w:r>
          </w:p>
        </w:tc>
      </w:tr>
      <w:tr w:rsidR="003D732B" w:rsidRPr="00D30FA1" w14:paraId="3D3FF119"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B925CFC" w14:textId="3DE2D09F"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PRO_MAY</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90614B2" w14:textId="784543E7"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954F91B" w14:textId="54D7D2A7" w:rsidR="003D732B" w:rsidRDefault="003D732B" w:rsidP="003D732B">
            <w:pPr>
              <w:rPr>
                <w:rFonts w:ascii="Arial" w:hAnsi="Arial" w:cs="Arial"/>
              </w:rPr>
            </w:pPr>
            <w:ins w:id="6834"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4BE5782B" w14:textId="359F1DB3"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may</w:t>
            </w:r>
          </w:p>
        </w:tc>
      </w:tr>
      <w:tr w:rsidR="003D732B" w:rsidRPr="00D30FA1" w14:paraId="5FC57A20"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B70E113" w14:textId="2229415F"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PRO_JUN</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4775DFB" w14:textId="144AED2E"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25D5C59" w14:textId="503EC1C0" w:rsidR="003D732B" w:rsidRDefault="003D732B" w:rsidP="003D732B">
            <w:pPr>
              <w:rPr>
                <w:rFonts w:ascii="Arial" w:hAnsi="Arial" w:cs="Arial"/>
              </w:rPr>
            </w:pPr>
            <w:ins w:id="6835"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72AC870A" w14:textId="0FCBE26A"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jun</w:t>
            </w:r>
          </w:p>
        </w:tc>
      </w:tr>
      <w:tr w:rsidR="003D732B" w:rsidRPr="00D30FA1" w14:paraId="380C3806"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83E005D" w14:textId="3D155235"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PRO_JUL</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DA0C833" w14:textId="1979C5B8"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C2D3340" w14:textId="3AD5DBBF" w:rsidR="003D732B" w:rsidRDefault="003D732B" w:rsidP="003D732B">
            <w:pPr>
              <w:rPr>
                <w:rFonts w:ascii="Arial" w:hAnsi="Arial" w:cs="Arial"/>
              </w:rPr>
            </w:pPr>
            <w:ins w:id="6836"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6D141F93" w14:textId="3E3F411B"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jul</w:t>
            </w:r>
          </w:p>
        </w:tc>
      </w:tr>
      <w:tr w:rsidR="003D732B" w:rsidRPr="00D30FA1" w14:paraId="0CC3669A"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4DBC1EB" w14:textId="68B42F24"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PRO_AUG</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DAB1E06" w14:textId="6FA2ECAC"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8ABBB39" w14:textId="580C9D58" w:rsidR="003D732B" w:rsidRDefault="003D732B" w:rsidP="003D732B">
            <w:pPr>
              <w:rPr>
                <w:rFonts w:ascii="Arial" w:hAnsi="Arial" w:cs="Arial"/>
              </w:rPr>
            </w:pPr>
            <w:ins w:id="6837"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4F3A5B0A" w14:textId="0463C6AE"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aug</w:t>
            </w:r>
          </w:p>
        </w:tc>
      </w:tr>
      <w:tr w:rsidR="003D732B" w:rsidRPr="00D30FA1" w14:paraId="5AAA299E"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4E9C2C5" w14:textId="73CBAF0E"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PRO_SEP</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6E1D908" w14:textId="585E719A"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14FDD1A" w14:textId="53969F28" w:rsidR="003D732B" w:rsidRDefault="003D732B" w:rsidP="003D732B">
            <w:pPr>
              <w:rPr>
                <w:rFonts w:ascii="Arial" w:hAnsi="Arial" w:cs="Arial"/>
              </w:rPr>
            </w:pPr>
            <w:ins w:id="6838"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3FE1F614" w14:textId="0CC15129"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sep</w:t>
            </w:r>
          </w:p>
        </w:tc>
      </w:tr>
      <w:tr w:rsidR="003D732B" w:rsidRPr="00D30FA1" w14:paraId="267EA0A8"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74545C6" w14:textId="0A7D5838"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PRO_OCT</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7926B9C" w14:textId="3A39092C"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7371FBB" w14:textId="7C7EFC08" w:rsidR="003D732B" w:rsidRDefault="003D732B" w:rsidP="003D732B">
            <w:pPr>
              <w:rPr>
                <w:rFonts w:ascii="Arial" w:hAnsi="Arial" w:cs="Arial"/>
              </w:rPr>
            </w:pPr>
            <w:ins w:id="6839"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08C91D88" w14:textId="67D89ED7"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oct</w:t>
            </w:r>
          </w:p>
        </w:tc>
      </w:tr>
      <w:tr w:rsidR="003D732B" w:rsidRPr="00D30FA1" w14:paraId="44F1948C"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88474F5" w14:textId="00CFE668"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PRO_NOV</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C87C242" w14:textId="3921A9DD"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F3433FF" w14:textId="3C68E91B" w:rsidR="003D732B" w:rsidRDefault="003D732B" w:rsidP="003D732B">
            <w:pPr>
              <w:rPr>
                <w:rFonts w:ascii="Arial" w:hAnsi="Arial" w:cs="Arial"/>
              </w:rPr>
            </w:pPr>
            <w:ins w:id="6840"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50BB8531" w14:textId="0600ABDC"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nov</w:t>
            </w:r>
          </w:p>
        </w:tc>
      </w:tr>
      <w:tr w:rsidR="003D732B" w:rsidRPr="00D30FA1" w14:paraId="541D8E98"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9E86B76" w14:textId="6042BBE6"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PRO_DEC</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46F695B" w14:textId="5B7E44B2" w:rsidR="003D732B" w:rsidRDefault="003D732B" w:rsidP="003D732B">
            <w:pPr>
              <w:rPr>
                <w:rFonts w:asciiTheme="minorHAnsi" w:hAnsiTheme="minorHAnsi" w:cstheme="minorHAnsi"/>
                <w:color w:val="000000"/>
                <w:sz w:val="18"/>
                <w:szCs w:val="16"/>
              </w:rPr>
            </w:pPr>
            <w:r w:rsidRPr="0052328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1299994" w14:textId="62CD9576" w:rsidR="003D732B" w:rsidRDefault="003D732B" w:rsidP="003D732B">
            <w:pPr>
              <w:rPr>
                <w:rFonts w:ascii="Arial" w:hAnsi="Arial" w:cs="Arial"/>
              </w:rPr>
            </w:pPr>
            <w:ins w:id="6841"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13F5B496" w14:textId="0EA35CA8"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Profit of dec</w:t>
            </w:r>
          </w:p>
        </w:tc>
      </w:tr>
      <w:tr w:rsidR="003D732B" w:rsidRPr="00D30FA1" w14:paraId="58AA357D" w14:textId="77777777" w:rsidTr="00BB673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973B375" w14:textId="2442A703"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UNITS_JAN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6B85BC7" w14:textId="161E5076" w:rsidR="003D732B"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9A5DE0D" w14:textId="1CD34448" w:rsidR="003D732B" w:rsidRDefault="003D732B" w:rsidP="003D732B">
            <w:pPr>
              <w:rPr>
                <w:rFonts w:ascii="Arial" w:hAnsi="Arial" w:cs="Arial"/>
              </w:rPr>
            </w:pPr>
            <w:ins w:id="6842"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0B445CD6" w14:textId="565191E1"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jan</w:t>
            </w:r>
          </w:p>
        </w:tc>
      </w:tr>
      <w:tr w:rsidR="003D732B" w:rsidRPr="00D30FA1" w14:paraId="38F8F25C"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C06FB5D" w14:textId="2D100C9A"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UNITS_FEB</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2E61493" w14:textId="19E8B743"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FB0138F" w14:textId="1CB3FA65" w:rsidR="003D732B" w:rsidRDefault="003D732B" w:rsidP="003D732B">
            <w:pPr>
              <w:rPr>
                <w:rFonts w:ascii="Arial" w:hAnsi="Arial" w:cs="Arial"/>
              </w:rPr>
            </w:pPr>
            <w:ins w:id="6843"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60EB2BB7" w14:textId="10E80E3C"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feb</w:t>
            </w:r>
          </w:p>
        </w:tc>
      </w:tr>
      <w:tr w:rsidR="003D732B" w:rsidRPr="00D30FA1" w14:paraId="4955E75C"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08EBA6E" w14:textId="79D30196"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UNITS_MAR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E92E69A" w14:textId="0FCB4FD2"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4A57737" w14:textId="6BDEEF77" w:rsidR="003D732B" w:rsidRDefault="003D732B" w:rsidP="003D732B">
            <w:pPr>
              <w:rPr>
                <w:rFonts w:ascii="Arial" w:hAnsi="Arial" w:cs="Arial"/>
              </w:rPr>
            </w:pPr>
            <w:ins w:id="6844"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7ADB4794" w14:textId="49A5CD46"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mar</w:t>
            </w:r>
          </w:p>
        </w:tc>
      </w:tr>
      <w:tr w:rsidR="003D732B" w:rsidRPr="00D30FA1" w14:paraId="7BE97571"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A09D2ED" w14:textId="67D1E1F2"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UNITS_APR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5ED9116" w14:textId="05C1F3E6"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5E3BB4E" w14:textId="0FEAC9D8" w:rsidR="003D732B" w:rsidRDefault="003D732B" w:rsidP="003D732B">
            <w:pPr>
              <w:rPr>
                <w:rFonts w:ascii="Arial" w:hAnsi="Arial" w:cs="Arial"/>
              </w:rPr>
            </w:pPr>
            <w:ins w:id="6845"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2C956FA9" w14:textId="15B57341"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apr</w:t>
            </w:r>
          </w:p>
        </w:tc>
      </w:tr>
      <w:tr w:rsidR="003D732B" w:rsidRPr="00D30FA1" w14:paraId="478B45E9"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E9230D1" w14:textId="1DB43E96"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UNITS_MAY</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9677819" w14:textId="7CB67267"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1773D6F" w14:textId="03AE578F" w:rsidR="003D732B" w:rsidRDefault="003D732B" w:rsidP="003D732B">
            <w:pPr>
              <w:rPr>
                <w:rFonts w:ascii="Arial" w:hAnsi="Arial" w:cs="Arial"/>
              </w:rPr>
            </w:pPr>
            <w:ins w:id="6846"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167CA9D0" w14:textId="156CDB41"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may</w:t>
            </w:r>
          </w:p>
        </w:tc>
      </w:tr>
      <w:tr w:rsidR="003D732B" w:rsidRPr="00D30FA1" w14:paraId="4DF0DF11"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AA12DEE" w14:textId="59FCD435"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UNITS_JUN</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46C02B1" w14:textId="7E4FCDEE"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EB00444" w14:textId="03E47CFA" w:rsidR="003D732B" w:rsidRDefault="003D732B" w:rsidP="003D732B">
            <w:pPr>
              <w:rPr>
                <w:rFonts w:ascii="Arial" w:hAnsi="Arial" w:cs="Arial"/>
              </w:rPr>
            </w:pPr>
            <w:ins w:id="6847"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11A04E84" w14:textId="5E1E2D44"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jun</w:t>
            </w:r>
          </w:p>
        </w:tc>
      </w:tr>
      <w:tr w:rsidR="003D732B" w:rsidRPr="00D30FA1" w14:paraId="023C1DA8"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88451C9" w14:textId="05984872"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UNITS_JUL</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7424423" w14:textId="569C0EAF"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43CF4CA" w14:textId="1C5AAEBF" w:rsidR="003D732B" w:rsidRDefault="003D732B" w:rsidP="003D732B">
            <w:pPr>
              <w:rPr>
                <w:rFonts w:ascii="Arial" w:hAnsi="Arial" w:cs="Arial"/>
              </w:rPr>
            </w:pPr>
            <w:ins w:id="6848"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7187CFCF" w14:textId="1E5F57BD"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jul</w:t>
            </w:r>
          </w:p>
        </w:tc>
      </w:tr>
      <w:tr w:rsidR="003D732B" w:rsidRPr="00D30FA1" w14:paraId="03E8ADF5"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7259250" w14:textId="6807C7EA"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UNITS_AUG</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76AD73D" w14:textId="3BEC26B7"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8D00046" w14:textId="2E816B3D" w:rsidR="003D732B" w:rsidRDefault="003D732B" w:rsidP="003D732B">
            <w:pPr>
              <w:rPr>
                <w:rFonts w:ascii="Arial" w:hAnsi="Arial" w:cs="Arial"/>
              </w:rPr>
            </w:pPr>
            <w:ins w:id="6849"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4EA75159" w14:textId="37B0EDD5"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aug</w:t>
            </w:r>
          </w:p>
        </w:tc>
      </w:tr>
      <w:tr w:rsidR="003D732B" w:rsidRPr="00D30FA1" w14:paraId="2839B1C8"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9672578" w14:textId="01B8A512"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UNITS_SEP</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5155186" w14:textId="6D961DD5"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DE54EDC" w14:textId="5474C8AA" w:rsidR="003D732B" w:rsidRDefault="003D732B" w:rsidP="003D732B">
            <w:pPr>
              <w:rPr>
                <w:rFonts w:ascii="Arial" w:hAnsi="Arial" w:cs="Arial"/>
              </w:rPr>
            </w:pPr>
            <w:ins w:id="6850"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310F04D8" w14:textId="4A322AC2"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sep</w:t>
            </w:r>
          </w:p>
        </w:tc>
      </w:tr>
      <w:tr w:rsidR="003D732B" w:rsidRPr="00D30FA1" w14:paraId="56AA518B"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CDF00E5" w14:textId="001DFFED"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UNITS_OCT</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23240D6" w14:textId="33036F0A"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CEE1E18" w14:textId="1DFF1C27" w:rsidR="003D732B" w:rsidRDefault="003D732B" w:rsidP="003D732B">
            <w:pPr>
              <w:rPr>
                <w:rFonts w:ascii="Arial" w:hAnsi="Arial" w:cs="Arial"/>
              </w:rPr>
            </w:pPr>
            <w:ins w:id="6851"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46055C14" w14:textId="54199B94"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oct</w:t>
            </w:r>
          </w:p>
        </w:tc>
      </w:tr>
      <w:tr w:rsidR="003D732B" w:rsidRPr="00D30FA1" w14:paraId="3CDCCA56"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12D511A" w14:textId="1E5C90B6"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UNITS_NOV</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28D29D0" w14:textId="25C79373"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C89E276" w14:textId="2E20347D" w:rsidR="003D732B" w:rsidRDefault="003D732B" w:rsidP="003D732B">
            <w:pPr>
              <w:rPr>
                <w:rFonts w:ascii="Arial" w:hAnsi="Arial" w:cs="Arial"/>
              </w:rPr>
            </w:pPr>
            <w:ins w:id="6852"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20C190CD" w14:textId="3F010EFB"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nov</w:t>
            </w:r>
          </w:p>
        </w:tc>
      </w:tr>
      <w:tr w:rsidR="003D732B" w:rsidRPr="00D30FA1" w14:paraId="1D084953" w14:textId="77777777" w:rsidTr="00B15D7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7B62C26" w14:textId="08305CB1"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UNITS_DEC</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2C884E0" w14:textId="74705AD2" w:rsidR="003D732B" w:rsidRDefault="003D732B" w:rsidP="003D732B">
            <w:pPr>
              <w:rPr>
                <w:rFonts w:asciiTheme="minorHAnsi" w:hAnsiTheme="minorHAnsi" w:cstheme="minorHAnsi"/>
                <w:color w:val="000000"/>
                <w:sz w:val="18"/>
                <w:szCs w:val="16"/>
              </w:rPr>
            </w:pPr>
            <w:r w:rsidRPr="00067413">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19E3B66" w14:textId="02966172" w:rsidR="003D732B" w:rsidRDefault="003D732B" w:rsidP="003D732B">
            <w:pPr>
              <w:rPr>
                <w:rFonts w:ascii="Arial" w:hAnsi="Arial" w:cs="Arial"/>
              </w:rPr>
            </w:pPr>
            <w:ins w:id="6853"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0E59907A" w14:textId="27D2D7E9" w:rsidR="003D732B" w:rsidRDefault="00A51F82" w:rsidP="003D732B">
            <w:pPr>
              <w:rPr>
                <w:rFonts w:asciiTheme="minorHAnsi" w:hAnsiTheme="minorHAnsi" w:cstheme="minorHAnsi"/>
                <w:color w:val="000000"/>
                <w:sz w:val="18"/>
                <w:szCs w:val="16"/>
              </w:rPr>
            </w:pPr>
            <w:r>
              <w:rPr>
                <w:rFonts w:asciiTheme="minorHAnsi" w:hAnsiTheme="minorHAnsi" w:cstheme="minorHAnsi"/>
                <w:color w:val="000000"/>
                <w:sz w:val="18"/>
                <w:szCs w:val="16"/>
              </w:rPr>
              <w:t>Units of dec</w:t>
            </w:r>
          </w:p>
        </w:tc>
      </w:tr>
      <w:tr w:rsidR="003D732B" w:rsidRPr="00D30FA1" w14:paraId="3E47910D" w14:textId="77777777" w:rsidTr="00BB673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67AE362" w14:textId="42609DD6" w:rsidR="003D732B" w:rsidRPr="00DD1485"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371E120" w14:textId="15592566" w:rsidR="003D732B" w:rsidRDefault="003D732B" w:rsidP="003D732B">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2D636C8" w14:textId="0BE16FDD" w:rsidR="003D732B" w:rsidRDefault="003D732B" w:rsidP="003D732B">
            <w:pPr>
              <w:rPr>
                <w:rFonts w:ascii="Arial" w:hAnsi="Arial" w:cs="Arial"/>
              </w:rPr>
            </w:pPr>
            <w:ins w:id="6854"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right w:val="single" w:sz="4" w:space="0" w:color="auto"/>
            </w:tcBorders>
            <w:vAlign w:val="center"/>
          </w:tcPr>
          <w:p w14:paraId="2F006C4D" w14:textId="01300618" w:rsidR="003D732B" w:rsidRDefault="008B41B0" w:rsidP="003D732B">
            <w:pPr>
              <w:rPr>
                <w:rFonts w:asciiTheme="minorHAnsi" w:hAnsiTheme="minorHAnsi" w:cstheme="minorHAnsi"/>
                <w:color w:val="000000"/>
                <w:sz w:val="18"/>
                <w:szCs w:val="16"/>
              </w:rPr>
            </w:pPr>
            <w:ins w:id="6855" w:author="Sowndarya S (WT01 - Manufacturing &amp; Hi Tech)" w:date="2015-03-24T10:56:00Z">
              <w:r>
                <w:rPr>
                  <w:rFonts w:asciiTheme="minorHAnsi" w:hAnsiTheme="minorHAnsi" w:cstheme="minorHAnsi"/>
                  <w:color w:val="000000"/>
                  <w:sz w:val="18"/>
                  <w:szCs w:val="16"/>
                </w:rPr>
                <w:t>Created By</w:t>
              </w:r>
            </w:ins>
          </w:p>
        </w:tc>
      </w:tr>
      <w:tr w:rsidR="003D732B" w:rsidRPr="00D30FA1" w14:paraId="7276F96F" w14:textId="77777777" w:rsidTr="00BB6735">
        <w:trPr>
          <w:ins w:id="6856" w:author="Rakesh Singhi" w:date="2015-02-07T15:12:00Z"/>
        </w:trPr>
        <w:tc>
          <w:tcPr>
            <w:tcW w:w="2700" w:type="dxa"/>
            <w:tcBorders>
              <w:top w:val="single" w:sz="4" w:space="0" w:color="auto"/>
              <w:left w:val="single" w:sz="4" w:space="0" w:color="auto"/>
              <w:bottom w:val="single" w:sz="4" w:space="0" w:color="auto"/>
              <w:right w:val="single" w:sz="4" w:space="0" w:color="auto"/>
            </w:tcBorders>
            <w:vAlign w:val="center"/>
          </w:tcPr>
          <w:p w14:paraId="4795ACA4" w14:textId="0F93E2AD" w:rsidR="003D732B" w:rsidRPr="00D30FA1" w:rsidRDefault="003D732B" w:rsidP="003D732B">
            <w:pPr>
              <w:rPr>
                <w:ins w:id="6857"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2250" w:type="dxa"/>
            <w:tcBorders>
              <w:top w:val="single" w:sz="4" w:space="0" w:color="auto"/>
              <w:left w:val="single" w:sz="4" w:space="0" w:color="auto"/>
              <w:bottom w:val="single" w:sz="4" w:space="0" w:color="auto"/>
              <w:right w:val="single" w:sz="4" w:space="0" w:color="auto"/>
            </w:tcBorders>
            <w:vAlign w:val="center"/>
          </w:tcPr>
          <w:p w14:paraId="540CFDA6" w14:textId="17FC7E51" w:rsidR="003D732B" w:rsidRPr="00D30FA1" w:rsidRDefault="003D732B" w:rsidP="003D732B">
            <w:pPr>
              <w:rPr>
                <w:ins w:id="6858"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16B9CA1" w14:textId="77777777" w:rsidR="003D732B" w:rsidRPr="00D30FA1" w:rsidRDefault="003D732B" w:rsidP="003D732B">
            <w:pPr>
              <w:rPr>
                <w:ins w:id="6859" w:author="Rakesh Singhi" w:date="2015-02-07T15:12:00Z"/>
                <w:rFonts w:asciiTheme="minorHAnsi" w:hAnsiTheme="minorHAnsi" w:cstheme="minorHAnsi"/>
                <w:color w:val="000000"/>
                <w:sz w:val="18"/>
                <w:szCs w:val="16"/>
              </w:rPr>
            </w:pPr>
            <w:ins w:id="6860" w:author="Rakesh Singhi" w:date="2015-02-07T15:12: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3510" w:type="dxa"/>
            <w:tcBorders>
              <w:top w:val="single" w:sz="4" w:space="0" w:color="auto"/>
              <w:left w:val="single" w:sz="4" w:space="0" w:color="auto"/>
              <w:bottom w:val="single" w:sz="4" w:space="0" w:color="auto"/>
              <w:right w:val="single" w:sz="4" w:space="0" w:color="auto"/>
            </w:tcBorders>
            <w:vAlign w:val="center"/>
          </w:tcPr>
          <w:p w14:paraId="68647F5D" w14:textId="3CFE079C" w:rsidR="003D732B" w:rsidRPr="00D30FA1" w:rsidRDefault="00A51F82" w:rsidP="003D732B">
            <w:pPr>
              <w:rPr>
                <w:ins w:id="6861" w:author="Rakesh Singhi" w:date="2015-02-07T15:12:00Z"/>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594C11AE" w14:textId="77777777" w:rsidR="00410397" w:rsidRDefault="00410397" w:rsidP="00410397">
      <w:pPr>
        <w:keepNext/>
        <w:widowControl/>
        <w:spacing w:line="240" w:lineRule="auto"/>
        <w:ind w:left="720" w:right="21"/>
        <w:jc w:val="both"/>
        <w:outlineLvl w:val="1"/>
        <w:rPr>
          <w:ins w:id="6862" w:author="Rakesh Singhi" w:date="2015-02-07T15:12:00Z"/>
          <w:rFonts w:asciiTheme="minorHAnsi" w:hAnsiTheme="minorHAnsi" w:cstheme="minorHAnsi"/>
          <w:b/>
          <w:i/>
          <w:sz w:val="24"/>
          <w:szCs w:val="24"/>
          <w:lang w:val="en-GB"/>
        </w:rPr>
      </w:pPr>
    </w:p>
    <w:p w14:paraId="5E00535E" w14:textId="77777777" w:rsidR="00410397" w:rsidRDefault="00410397" w:rsidP="000F1877">
      <w:pPr>
        <w:spacing w:after="120"/>
        <w:rPr>
          <w:ins w:id="6863" w:author="Rakesh Singhi" w:date="2015-02-07T14:56:00Z"/>
          <w:rFonts w:asciiTheme="minorHAnsi" w:hAnsiTheme="minorHAnsi" w:cstheme="minorHAnsi"/>
          <w:u w:val="single"/>
        </w:rPr>
      </w:pPr>
    </w:p>
    <w:p w14:paraId="740585B7" w14:textId="77777777" w:rsidR="000F1877" w:rsidRPr="00403057" w:rsidRDefault="000F1877" w:rsidP="000F1877">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105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2250"/>
        <w:gridCol w:w="1980"/>
        <w:gridCol w:w="2070"/>
        <w:gridCol w:w="2070"/>
      </w:tblGrid>
      <w:tr w:rsidR="00596774" w:rsidRPr="000F1877" w14:paraId="56F1141C" w14:textId="77777777" w:rsidTr="00B15D7A">
        <w:tc>
          <w:tcPr>
            <w:tcW w:w="2160" w:type="dxa"/>
            <w:tcBorders>
              <w:top w:val="single" w:sz="4" w:space="0" w:color="auto"/>
              <w:left w:val="single" w:sz="4" w:space="0" w:color="auto"/>
              <w:bottom w:val="single" w:sz="4" w:space="0" w:color="auto"/>
              <w:right w:val="single" w:sz="4" w:space="0" w:color="auto"/>
            </w:tcBorders>
            <w:shd w:val="clear" w:color="auto" w:fill="F4B8AE"/>
          </w:tcPr>
          <w:p w14:paraId="12E7C208" w14:textId="2DE7C80D" w:rsidR="00596774" w:rsidRPr="000F1877" w:rsidRDefault="00366C3D" w:rsidP="006740BA">
            <w:pPr>
              <w:rPr>
                <w:rFonts w:asciiTheme="minorHAnsi" w:hAnsiTheme="minorHAnsi" w:cstheme="minorHAnsi"/>
                <w:color w:val="000000"/>
                <w:sz w:val="18"/>
                <w:szCs w:val="16"/>
              </w:rPr>
            </w:pPr>
            <w:ins w:id="6864" w:author="Sowndarya S (WT01 - Manufacturing &amp; Hi Tech)" w:date="2015-03-23T15:34:00Z">
              <w:r>
                <w:rPr>
                  <w:rFonts w:asciiTheme="minorHAnsi" w:hAnsiTheme="minorHAnsi" w:cstheme="minorHAnsi"/>
                  <w:color w:val="000000"/>
                  <w:sz w:val="18"/>
                  <w:szCs w:val="16"/>
                </w:rPr>
                <w:t>DMO_SELLIN_PROD_PLAN_MIR</w:t>
              </w:r>
            </w:ins>
            <w:del w:id="6865" w:author="Sowndarya S (WT01 - Manufacturing &amp; Hi Tech)" w:date="2015-03-23T15:34:00Z">
              <w:r w:rsidR="00D442F8" w:rsidDel="00366C3D">
                <w:rPr>
                  <w:rFonts w:asciiTheme="minorHAnsi" w:hAnsiTheme="minorHAnsi" w:cstheme="minorHAnsi"/>
                  <w:color w:val="000000"/>
                  <w:sz w:val="18"/>
                  <w:szCs w:val="16"/>
                </w:rPr>
                <w:delText>DMO_SELL_IN_PLAN_MIR</w:delText>
              </w:r>
            </w:del>
          </w:p>
        </w:tc>
        <w:tc>
          <w:tcPr>
            <w:tcW w:w="2250" w:type="dxa"/>
            <w:tcBorders>
              <w:top w:val="single" w:sz="4" w:space="0" w:color="auto"/>
              <w:left w:val="single" w:sz="4" w:space="0" w:color="auto"/>
              <w:bottom w:val="single" w:sz="4" w:space="0" w:color="auto"/>
              <w:right w:val="single" w:sz="4" w:space="0" w:color="auto"/>
            </w:tcBorders>
            <w:shd w:val="clear" w:color="auto" w:fill="F4B8AE"/>
          </w:tcPr>
          <w:p w14:paraId="600B6CD2" w14:textId="77777777" w:rsidR="00596774" w:rsidRPr="000F1877" w:rsidRDefault="00596774">
            <w:pPr>
              <w:rPr>
                <w:rFonts w:asciiTheme="minorHAnsi" w:hAnsiTheme="minorHAnsi" w:cstheme="minorHAnsi"/>
                <w:color w:val="000000"/>
                <w:sz w:val="18"/>
                <w:szCs w:val="16"/>
              </w:rPr>
            </w:pPr>
            <w:r w:rsidRPr="000F1877">
              <w:rPr>
                <w:rFonts w:asciiTheme="minorHAnsi" w:hAnsiTheme="minorHAnsi" w:cstheme="minorHAnsi"/>
                <w:color w:val="000000"/>
                <w:sz w:val="18"/>
                <w:szCs w:val="16"/>
              </w:rPr>
              <w:t>Source Table</w:t>
            </w:r>
          </w:p>
        </w:tc>
        <w:tc>
          <w:tcPr>
            <w:tcW w:w="1980" w:type="dxa"/>
            <w:tcBorders>
              <w:top w:val="single" w:sz="4" w:space="0" w:color="auto"/>
              <w:left w:val="single" w:sz="4" w:space="0" w:color="auto"/>
              <w:bottom w:val="single" w:sz="4" w:space="0" w:color="auto"/>
              <w:right w:val="single" w:sz="4" w:space="0" w:color="auto"/>
            </w:tcBorders>
            <w:shd w:val="clear" w:color="auto" w:fill="F4B8AE"/>
          </w:tcPr>
          <w:p w14:paraId="315A8BCE" w14:textId="77777777" w:rsidR="00596774" w:rsidRPr="000F1877" w:rsidRDefault="00596774">
            <w:pPr>
              <w:rPr>
                <w:rFonts w:asciiTheme="minorHAnsi" w:hAnsiTheme="minorHAnsi" w:cstheme="minorHAnsi"/>
                <w:color w:val="000000"/>
                <w:sz w:val="18"/>
                <w:szCs w:val="16"/>
              </w:rPr>
            </w:pPr>
            <w:r w:rsidRPr="000F1877">
              <w:rPr>
                <w:rFonts w:asciiTheme="minorHAnsi" w:hAnsiTheme="minorHAnsi" w:cstheme="minorHAnsi"/>
                <w:color w:val="000000"/>
                <w:sz w:val="18"/>
                <w:szCs w:val="16"/>
              </w:rPr>
              <w:t>Source Column Name</w:t>
            </w:r>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79B23DAB" w14:textId="77777777" w:rsidR="00596774" w:rsidRPr="000F1877" w:rsidRDefault="00596774">
            <w:pPr>
              <w:rPr>
                <w:rFonts w:asciiTheme="minorHAnsi" w:hAnsiTheme="minorHAnsi" w:cstheme="minorHAnsi"/>
                <w:color w:val="000000"/>
                <w:sz w:val="18"/>
                <w:szCs w:val="16"/>
              </w:rPr>
            </w:pPr>
            <w:r>
              <w:rPr>
                <w:rFonts w:asciiTheme="minorHAnsi" w:hAnsiTheme="minorHAnsi" w:cstheme="minorHAnsi"/>
                <w:color w:val="000000"/>
                <w:sz w:val="18"/>
                <w:szCs w:val="16"/>
              </w:rPr>
              <w:t>View Name</w:t>
            </w:r>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45F4AF2C" w14:textId="77777777" w:rsidR="00596774" w:rsidRPr="000F1877" w:rsidRDefault="00596774">
            <w:pPr>
              <w:rPr>
                <w:rFonts w:asciiTheme="minorHAnsi" w:hAnsiTheme="minorHAnsi" w:cstheme="minorHAnsi"/>
                <w:color w:val="000000"/>
                <w:sz w:val="18"/>
                <w:szCs w:val="16"/>
              </w:rPr>
            </w:pPr>
            <w:r>
              <w:rPr>
                <w:rFonts w:asciiTheme="minorHAnsi" w:hAnsiTheme="minorHAnsi" w:cstheme="minorHAnsi"/>
                <w:color w:val="000000"/>
                <w:sz w:val="18"/>
                <w:szCs w:val="16"/>
              </w:rPr>
              <w:t>View Column Name</w:t>
            </w:r>
          </w:p>
        </w:tc>
      </w:tr>
      <w:tr w:rsidR="00E94A7B" w:rsidRPr="000F1877" w14:paraId="3ABC6090" w14:textId="77777777" w:rsidTr="00712EB9">
        <w:trPr>
          <w:trHeight w:val="311"/>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99D49F0" w14:textId="53620779" w:rsidR="00E94A7B" w:rsidRPr="00DD1485" w:rsidRDefault="00E94A7B" w:rsidP="00E94A7B">
            <w:pPr>
              <w:rPr>
                <w:rFonts w:asciiTheme="minorHAnsi" w:hAnsiTheme="minorHAnsi" w:cstheme="minorHAnsi"/>
                <w:color w:val="000000"/>
                <w:sz w:val="18"/>
                <w:szCs w:val="16"/>
              </w:rPr>
            </w:pPr>
            <w:ins w:id="6866" w:author="Rakesh Singhi" w:date="2015-02-07T15:12:00Z">
              <w:r>
                <w:rPr>
                  <w:rFonts w:asciiTheme="minorHAnsi" w:hAnsiTheme="minorHAnsi" w:cstheme="minorHAnsi"/>
                  <w:color w:val="000000"/>
                  <w:sz w:val="18"/>
                  <w:szCs w:val="16"/>
                </w:rPr>
                <w:t>PLAN_ID</w:t>
              </w:r>
            </w:ins>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22A7F3D" w14:textId="77777777" w:rsidR="00E94A7B" w:rsidRPr="000F1877" w:rsidRDefault="00E94A7B" w:rsidP="00E94A7B">
            <w:pPr>
              <w:rPr>
                <w:rFonts w:asciiTheme="minorHAnsi" w:hAnsiTheme="minorHAnsi" w:cstheme="minorHAnsi"/>
                <w:color w:val="000000"/>
                <w:sz w:val="18"/>
                <w:szCs w:val="16"/>
              </w:rPr>
            </w:pPr>
            <w:r w:rsidRPr="000F1877">
              <w:rPr>
                <w:rFonts w:asciiTheme="minorHAnsi" w:hAnsiTheme="minorHAnsi" w:cstheme="minorHAnsi"/>
                <w:color w:val="000000"/>
                <w:sz w:val="18"/>
                <w:szCs w:val="16"/>
              </w:rPr>
              <w:t>Plan</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53601529" w14:textId="177B789F" w:rsidR="00E94A7B" w:rsidRPr="000F1877" w:rsidRDefault="007E2BA0" w:rsidP="00E94A7B">
            <w:pPr>
              <w:rPr>
                <w:rFonts w:asciiTheme="minorHAnsi" w:hAnsiTheme="minorHAnsi" w:cstheme="minorHAnsi"/>
                <w:color w:val="000000"/>
                <w:sz w:val="18"/>
                <w:szCs w:val="16"/>
              </w:rPr>
            </w:pPr>
            <w:r>
              <w:rPr>
                <w:rFonts w:asciiTheme="minorHAnsi" w:hAnsiTheme="minorHAnsi" w:cstheme="minorHAnsi"/>
                <w:color w:val="000000"/>
                <w:sz w:val="18"/>
                <w:szCs w:val="16"/>
              </w:rPr>
              <w:t>PlanID</w:t>
            </w:r>
          </w:p>
        </w:tc>
        <w:tc>
          <w:tcPr>
            <w:tcW w:w="2070" w:type="dxa"/>
            <w:tcBorders>
              <w:top w:val="single" w:sz="4" w:space="0" w:color="auto"/>
              <w:left w:val="single" w:sz="4" w:space="0" w:color="auto"/>
              <w:bottom w:val="single" w:sz="4" w:space="0" w:color="auto"/>
              <w:right w:val="single" w:sz="4" w:space="0" w:color="auto"/>
            </w:tcBorders>
          </w:tcPr>
          <w:p w14:paraId="46825F79" w14:textId="77777777" w:rsidR="00B15D7A" w:rsidRPr="00B15D7A" w:rsidRDefault="00B15D7A" w:rsidP="00B15D7A">
            <w:pPr>
              <w:widowControl/>
              <w:spacing w:line="240" w:lineRule="auto"/>
              <w:rPr>
                <w:rFonts w:ascii="Calibri" w:hAnsi="Calibri" w:cs="Calibri"/>
                <w:color w:val="000000"/>
                <w:sz w:val="18"/>
                <w:szCs w:val="22"/>
              </w:rPr>
            </w:pPr>
            <w:r w:rsidRPr="00B15D7A">
              <w:rPr>
                <w:rFonts w:ascii="Calibri" w:hAnsi="Calibri" w:cs="Calibri"/>
                <w:color w:val="000000"/>
                <w:sz w:val="18"/>
                <w:szCs w:val="22"/>
              </w:rPr>
              <w:t>VEBIP_SellInProductPlan</w:t>
            </w:r>
          </w:p>
          <w:p w14:paraId="2818A31B" w14:textId="5194E398" w:rsidR="00E94A7B" w:rsidRPr="00596774" w:rsidRDefault="00E94A7B" w:rsidP="00E94A7B">
            <w:pPr>
              <w:rPr>
                <w:rFonts w:ascii="Calibri" w:hAnsi="Calibri" w:cs="Calibri"/>
                <w:color w:val="000000"/>
                <w:sz w:val="18"/>
                <w:szCs w:val="16"/>
              </w:rPr>
            </w:pPr>
          </w:p>
        </w:tc>
        <w:tc>
          <w:tcPr>
            <w:tcW w:w="2070" w:type="dxa"/>
            <w:tcBorders>
              <w:top w:val="single" w:sz="4" w:space="0" w:color="auto"/>
              <w:left w:val="single" w:sz="4" w:space="0" w:color="auto"/>
              <w:bottom w:val="single" w:sz="4" w:space="0" w:color="auto"/>
              <w:right w:val="single" w:sz="4" w:space="0" w:color="auto"/>
            </w:tcBorders>
          </w:tcPr>
          <w:p w14:paraId="54361B26" w14:textId="345A7A69" w:rsidR="00E94A7B" w:rsidRPr="000F1877" w:rsidRDefault="00114152" w:rsidP="00E94A7B">
            <w:pPr>
              <w:rPr>
                <w:rFonts w:asciiTheme="minorHAnsi" w:hAnsiTheme="minorHAnsi" w:cstheme="minorHAnsi"/>
                <w:color w:val="000000"/>
                <w:sz w:val="18"/>
                <w:szCs w:val="16"/>
              </w:rPr>
            </w:pPr>
            <w:r>
              <w:rPr>
                <w:rFonts w:asciiTheme="minorHAnsi" w:hAnsiTheme="minorHAnsi" w:cstheme="minorHAnsi"/>
                <w:color w:val="000000"/>
                <w:sz w:val="18"/>
                <w:szCs w:val="16"/>
              </w:rPr>
              <w:t>PlanID</w:t>
            </w:r>
          </w:p>
        </w:tc>
      </w:tr>
      <w:tr w:rsidR="00B15D7A" w:rsidRPr="000F1877" w14:paraId="00FE3E91" w14:textId="77777777" w:rsidTr="00B15D7A">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7D15365" w14:textId="72C59448" w:rsidR="00B15D7A" w:rsidRPr="00DD1485" w:rsidRDefault="00B15D7A" w:rsidP="00B15D7A">
            <w:pPr>
              <w:rPr>
                <w:rFonts w:asciiTheme="minorHAnsi" w:hAnsiTheme="minorHAnsi" w:cstheme="minorHAnsi"/>
                <w:color w:val="000000"/>
                <w:sz w:val="18"/>
                <w:szCs w:val="16"/>
              </w:rPr>
            </w:pPr>
            <w:r>
              <w:rPr>
                <w:rFonts w:asciiTheme="minorHAnsi" w:hAnsiTheme="minorHAnsi" w:cstheme="minorHAnsi"/>
                <w:color w:val="000000"/>
                <w:sz w:val="18"/>
                <w:szCs w:val="16"/>
              </w:rPr>
              <w:t>MD_</w:t>
            </w:r>
            <w:ins w:id="6867" w:author="Rakesh Singhi" w:date="2015-02-07T15:12:00Z">
              <w:r>
                <w:rPr>
                  <w:rFonts w:asciiTheme="minorHAnsi" w:hAnsiTheme="minorHAnsi" w:cstheme="minorHAnsi"/>
                  <w:color w:val="000000"/>
                  <w:sz w:val="18"/>
                  <w:szCs w:val="16"/>
                </w:rPr>
                <w:t>PARTNER_ID</w:t>
              </w:r>
            </w:ins>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47936C9" w14:textId="2664587C" w:rsidR="00B15D7A" w:rsidRPr="00E94A7B" w:rsidRDefault="00B15D7A" w:rsidP="00B15D7A">
            <w:pPr>
              <w:rPr>
                <w:rFonts w:asciiTheme="minorHAnsi" w:hAnsiTheme="minorHAnsi" w:cstheme="minorHAnsi"/>
                <w:color w:val="000000"/>
                <w:sz w:val="18"/>
                <w:szCs w:val="16"/>
              </w:rPr>
            </w:pPr>
            <w:r w:rsidRPr="00E94A7B">
              <w:rPr>
                <w:rFonts w:ascii="Calibri" w:hAnsi="Calibri" w:cs="Calibri"/>
                <w:color w:val="000000"/>
                <w:sz w:val="18"/>
                <w:szCs w:val="22"/>
              </w:rPr>
              <w:t>PlanProduct</w:t>
            </w:r>
            <w:r>
              <w:rPr>
                <w:rFonts w:ascii="Calibri" w:hAnsi="Calibri" w:cs="Calibri"/>
                <w:color w:val="000000"/>
                <w:sz w:val="18"/>
                <w:szCs w:val="22"/>
              </w:rPr>
              <w:t>MD</w:t>
            </w:r>
            <w:r w:rsidRPr="00E94A7B">
              <w:rPr>
                <w:rFonts w:ascii="Calibri" w:hAnsi="Calibri" w:cs="Calibri"/>
                <w:color w:val="000000"/>
                <w:sz w:val="18"/>
                <w:szCs w:val="22"/>
              </w:rPr>
              <w:t>Alloc</w:t>
            </w:r>
          </w:p>
        </w:tc>
        <w:tc>
          <w:tcPr>
            <w:tcW w:w="1980" w:type="dxa"/>
            <w:tcBorders>
              <w:top w:val="single" w:sz="4" w:space="0" w:color="auto"/>
              <w:left w:val="single" w:sz="4" w:space="0" w:color="auto"/>
              <w:bottom w:val="single" w:sz="4" w:space="0" w:color="auto"/>
              <w:right w:val="single" w:sz="4" w:space="0" w:color="auto"/>
            </w:tcBorders>
          </w:tcPr>
          <w:p w14:paraId="1937A8D8" w14:textId="77777777" w:rsidR="00B15D7A" w:rsidRPr="000F1877" w:rsidRDefault="00B15D7A" w:rsidP="00B15D7A">
            <w:pPr>
              <w:rPr>
                <w:rFonts w:asciiTheme="minorHAnsi" w:hAnsiTheme="minorHAnsi" w:cstheme="minorHAnsi"/>
                <w:color w:val="000000"/>
                <w:sz w:val="18"/>
                <w:szCs w:val="16"/>
              </w:rPr>
            </w:pPr>
            <w:r w:rsidRPr="000F1877">
              <w:rPr>
                <w:rFonts w:asciiTheme="minorHAnsi" w:hAnsiTheme="minorHAnsi" w:cstheme="minorHAnsi"/>
                <w:color w:val="000000"/>
                <w:sz w:val="18"/>
                <w:szCs w:val="16"/>
              </w:rPr>
              <w:t>PartnerId</w:t>
            </w:r>
          </w:p>
        </w:tc>
        <w:tc>
          <w:tcPr>
            <w:tcW w:w="2070" w:type="dxa"/>
            <w:tcBorders>
              <w:top w:val="single" w:sz="4" w:space="0" w:color="auto"/>
              <w:left w:val="single" w:sz="4" w:space="0" w:color="auto"/>
              <w:bottom w:val="single" w:sz="4" w:space="0" w:color="auto"/>
              <w:right w:val="single" w:sz="4" w:space="0" w:color="auto"/>
            </w:tcBorders>
          </w:tcPr>
          <w:p w14:paraId="0755288F" w14:textId="5FDDACA6" w:rsidR="00B15D7A" w:rsidRPr="00596774" w:rsidRDefault="00B15D7A" w:rsidP="00B15D7A">
            <w:pPr>
              <w:rPr>
                <w:rFonts w:ascii="Calibri" w:hAnsi="Calibri" w:cs="Calibri"/>
                <w:color w:val="000000"/>
                <w:sz w:val="18"/>
                <w:szCs w:val="16"/>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tcPr>
          <w:p w14:paraId="6901B15D" w14:textId="16DE5743" w:rsidR="00B15D7A" w:rsidRPr="000F1877"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MDPartnerId</w:t>
            </w:r>
          </w:p>
        </w:tc>
      </w:tr>
      <w:tr w:rsidR="00B15D7A" w:rsidRPr="000F1877" w14:paraId="2BBE9C45" w14:textId="77777777" w:rsidTr="00B15D7A">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2E4DE" w14:textId="2400C244" w:rsidR="00B15D7A" w:rsidRDefault="00B15D7A" w:rsidP="00B15D7A">
            <w:pPr>
              <w:rPr>
                <w:rFonts w:asciiTheme="minorHAnsi" w:hAnsiTheme="minorHAnsi" w:cstheme="minorHAnsi"/>
                <w:color w:val="000000"/>
                <w:sz w:val="18"/>
                <w:szCs w:val="16"/>
              </w:rPr>
            </w:pPr>
            <w:ins w:id="6868" w:author="Rakesh Singhi" w:date="2015-02-07T15:12:00Z">
              <w:r>
                <w:rPr>
                  <w:rFonts w:asciiTheme="minorHAnsi" w:hAnsiTheme="minorHAnsi" w:cstheme="minorHAnsi"/>
                  <w:color w:val="000000"/>
                  <w:sz w:val="18"/>
                  <w:szCs w:val="16"/>
                </w:rPr>
                <w:lastRenderedPageBreak/>
                <w:t>PRODUCT_</w:t>
              </w:r>
            </w:ins>
            <w:r>
              <w:rPr>
                <w:rFonts w:asciiTheme="minorHAnsi" w:hAnsiTheme="minorHAnsi" w:cstheme="minorHAnsi"/>
                <w:color w:val="000000"/>
                <w:sz w:val="18"/>
                <w:szCs w:val="16"/>
              </w:rPr>
              <w:t>PART_ID</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14:paraId="4E02E839" w14:textId="1C1D2D6C" w:rsidR="00B15D7A" w:rsidRPr="00E94A7B" w:rsidRDefault="00B15D7A" w:rsidP="00B15D7A">
            <w:pPr>
              <w:rPr>
                <w:rFonts w:asciiTheme="minorHAnsi" w:hAnsiTheme="minorHAnsi" w:cstheme="minorHAnsi"/>
                <w:color w:val="000000"/>
                <w:sz w:val="18"/>
                <w:szCs w:val="16"/>
              </w:rPr>
            </w:pPr>
            <w:r w:rsidRPr="00E94A7B">
              <w:rPr>
                <w:rFonts w:ascii="Calibri" w:hAnsi="Calibri" w:cs="Calibri"/>
                <w:color w:val="000000"/>
                <w:sz w:val="18"/>
                <w:szCs w:val="22"/>
              </w:rPr>
              <w:t>PlanProductAlloc</w:t>
            </w:r>
          </w:p>
        </w:tc>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tcPr>
          <w:p w14:paraId="6093B44D" w14:textId="3B4256F9" w:rsidR="00B15D7A" w:rsidRPr="000F1877" w:rsidRDefault="00B15D7A" w:rsidP="00B15D7A">
            <w:pPr>
              <w:rPr>
                <w:rFonts w:asciiTheme="minorHAnsi" w:hAnsiTheme="minorHAnsi" w:cstheme="minorHAnsi"/>
                <w:color w:val="000000"/>
                <w:sz w:val="18"/>
                <w:szCs w:val="16"/>
              </w:rPr>
            </w:pPr>
            <w:r w:rsidRPr="00A12BE0">
              <w:rPr>
                <w:rFonts w:asciiTheme="minorHAnsi" w:hAnsiTheme="minorHAnsi" w:cstheme="minorHAnsi"/>
                <w:color w:val="000000"/>
                <w:sz w:val="18"/>
                <w:szCs w:val="16"/>
              </w:rPr>
              <w:t>ProductPartId</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78CB30" w14:textId="56354E0B" w:rsidR="00B15D7A" w:rsidRPr="00596774" w:rsidRDefault="00B15D7A" w:rsidP="00B15D7A">
            <w:pPr>
              <w:rPr>
                <w:rFonts w:ascii="Calibri" w:hAnsi="Calibri" w:cs="Calibri"/>
                <w:color w:val="000000"/>
                <w:sz w:val="18"/>
                <w:szCs w:val="16"/>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14:paraId="3E17A26A" w14:textId="6AC655BE" w:rsidR="00B15D7A" w:rsidRPr="000F1877" w:rsidRDefault="00114152" w:rsidP="00B15D7A">
            <w:pPr>
              <w:rPr>
                <w:rFonts w:asciiTheme="minorHAnsi" w:hAnsiTheme="minorHAnsi" w:cstheme="minorHAnsi"/>
                <w:color w:val="000000"/>
                <w:sz w:val="18"/>
                <w:szCs w:val="16"/>
              </w:rPr>
            </w:pPr>
            <w:r>
              <w:rPr>
                <w:rFonts w:asciiTheme="minorHAnsi" w:hAnsiTheme="minorHAnsi" w:cstheme="minorHAnsi"/>
                <w:color w:val="000000"/>
                <w:sz w:val="18"/>
                <w:szCs w:val="16"/>
              </w:rPr>
              <w:t>ProductPartID</w:t>
            </w:r>
          </w:p>
        </w:tc>
      </w:tr>
      <w:tr w:rsidR="00B15D7A" w:rsidRPr="000F1877" w14:paraId="4F3C5323" w14:textId="77777777" w:rsidTr="00B15D7A">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A7DBBC9" w14:textId="4C296C7D" w:rsidR="00B15D7A" w:rsidRPr="00DD1485" w:rsidRDefault="00B15D7A" w:rsidP="00B15D7A">
            <w:pPr>
              <w:rPr>
                <w:rFonts w:asciiTheme="minorHAnsi" w:hAnsiTheme="minorHAnsi" w:cstheme="minorHAnsi"/>
                <w:color w:val="000000"/>
                <w:sz w:val="18"/>
                <w:szCs w:val="16"/>
              </w:rPr>
            </w:pPr>
            <w:r>
              <w:rPr>
                <w:rFonts w:asciiTheme="minorHAnsi" w:hAnsiTheme="minorHAnsi" w:cstheme="minorHAnsi"/>
                <w:color w:val="000000"/>
                <w:sz w:val="18"/>
                <w:szCs w:val="16"/>
              </w:rPr>
              <w:t>TOTAL_REVENUE</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499FB1D" w14:textId="78043287" w:rsidR="00B15D7A" w:rsidRPr="00E94A7B" w:rsidRDefault="00B15D7A" w:rsidP="00B15D7A">
            <w:pPr>
              <w:rPr>
                <w:rFonts w:asciiTheme="minorHAnsi" w:hAnsiTheme="minorHAnsi" w:cstheme="minorHAnsi"/>
                <w:color w:val="000000"/>
                <w:sz w:val="18"/>
                <w:szCs w:val="16"/>
              </w:rPr>
            </w:pPr>
            <w:r w:rsidRPr="00E94A7B">
              <w:rPr>
                <w:rFonts w:ascii="Calibri" w:hAnsi="Calibri" w:cs="Calibri"/>
                <w:color w:val="000000"/>
                <w:sz w:val="18"/>
                <w:szCs w:val="22"/>
              </w:rPr>
              <w:t>PlanProduct</w:t>
            </w:r>
            <w:r>
              <w:rPr>
                <w:rFonts w:ascii="Calibri" w:hAnsi="Calibri" w:cs="Calibri"/>
                <w:color w:val="000000"/>
                <w:sz w:val="18"/>
                <w:szCs w:val="22"/>
              </w:rPr>
              <w:t>MD</w:t>
            </w:r>
            <w:r w:rsidRPr="00E94A7B">
              <w:rPr>
                <w:rFonts w:ascii="Calibri" w:hAnsi="Calibri" w:cs="Calibri"/>
                <w:color w:val="000000"/>
                <w:sz w:val="18"/>
                <w:szCs w:val="22"/>
              </w:rPr>
              <w:t>Alloc</w:t>
            </w:r>
          </w:p>
        </w:tc>
        <w:tc>
          <w:tcPr>
            <w:tcW w:w="1980" w:type="dxa"/>
            <w:tcBorders>
              <w:top w:val="single" w:sz="4" w:space="0" w:color="auto"/>
              <w:left w:val="single" w:sz="4" w:space="0" w:color="auto"/>
              <w:bottom w:val="single" w:sz="4" w:space="0" w:color="auto"/>
              <w:right w:val="single" w:sz="4" w:space="0" w:color="auto"/>
            </w:tcBorders>
          </w:tcPr>
          <w:p w14:paraId="3243735C" w14:textId="366E82EF" w:rsidR="00B15D7A" w:rsidRPr="000F1877" w:rsidRDefault="00B15D7A" w:rsidP="00B15D7A">
            <w:pPr>
              <w:rPr>
                <w:rFonts w:asciiTheme="minorHAnsi" w:hAnsiTheme="minorHAnsi" w:cstheme="minorHAnsi"/>
                <w:color w:val="000000"/>
                <w:sz w:val="18"/>
                <w:szCs w:val="16"/>
              </w:rPr>
            </w:pPr>
            <w:r>
              <w:rPr>
                <w:rFonts w:asciiTheme="minorHAnsi" w:hAnsiTheme="minorHAnsi" w:cstheme="minorHAnsi"/>
                <w:color w:val="000000"/>
                <w:sz w:val="18"/>
                <w:szCs w:val="16"/>
              </w:rPr>
              <w:t>TotalRevenue</w:t>
            </w:r>
          </w:p>
        </w:tc>
        <w:tc>
          <w:tcPr>
            <w:tcW w:w="2070" w:type="dxa"/>
            <w:tcBorders>
              <w:top w:val="single" w:sz="4" w:space="0" w:color="auto"/>
              <w:left w:val="single" w:sz="4" w:space="0" w:color="auto"/>
              <w:bottom w:val="single" w:sz="4" w:space="0" w:color="auto"/>
              <w:right w:val="single" w:sz="4" w:space="0" w:color="auto"/>
            </w:tcBorders>
          </w:tcPr>
          <w:p w14:paraId="60AD5282" w14:textId="55FFF1DB" w:rsidR="00B15D7A" w:rsidRPr="00596774" w:rsidRDefault="00B15D7A" w:rsidP="00B15D7A">
            <w:pPr>
              <w:rPr>
                <w:rFonts w:ascii="Calibri" w:hAnsi="Calibri" w:cs="Calibri"/>
                <w:color w:val="000000"/>
                <w:sz w:val="18"/>
                <w:szCs w:val="16"/>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tcPr>
          <w:p w14:paraId="74432701" w14:textId="55D440E6" w:rsidR="00B15D7A" w:rsidRPr="000F1877" w:rsidRDefault="00114152" w:rsidP="00B15D7A">
            <w:pPr>
              <w:rPr>
                <w:rFonts w:asciiTheme="minorHAnsi" w:hAnsiTheme="minorHAnsi" w:cstheme="minorHAnsi"/>
                <w:color w:val="000000"/>
                <w:sz w:val="18"/>
                <w:szCs w:val="16"/>
              </w:rPr>
            </w:pPr>
            <w:r>
              <w:rPr>
                <w:rFonts w:asciiTheme="minorHAnsi" w:hAnsiTheme="minorHAnsi" w:cstheme="minorHAnsi"/>
                <w:color w:val="000000"/>
                <w:sz w:val="18"/>
                <w:szCs w:val="16"/>
              </w:rPr>
              <w:t>TotalRevenue</w:t>
            </w:r>
          </w:p>
        </w:tc>
      </w:tr>
      <w:tr w:rsidR="00B15D7A" w:rsidRPr="000F1877" w14:paraId="575B6EB6" w14:textId="77777777" w:rsidTr="00B15D7A">
        <w:trPr>
          <w:ins w:id="6869" w:author="Rakesh Singhi" w:date="2015-02-07T14:55:00Z"/>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43E7331" w14:textId="6C33E3AE" w:rsidR="00B15D7A" w:rsidRDefault="00B15D7A" w:rsidP="00B15D7A">
            <w:pPr>
              <w:rPr>
                <w:ins w:id="6870" w:author="Rakesh Singhi" w:date="2015-02-07T14:55:00Z"/>
                <w:rFonts w:asciiTheme="minorHAnsi" w:hAnsiTheme="minorHAnsi" w:cstheme="minorHAnsi"/>
                <w:color w:val="000000"/>
                <w:sz w:val="18"/>
                <w:szCs w:val="16"/>
              </w:rPr>
            </w:pPr>
            <w:r>
              <w:rPr>
                <w:rFonts w:asciiTheme="minorHAnsi" w:hAnsiTheme="minorHAnsi" w:cstheme="minorHAnsi"/>
                <w:color w:val="000000"/>
                <w:sz w:val="18"/>
                <w:szCs w:val="16"/>
              </w:rPr>
              <w:t>TOTAL_PROFIT</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AD61650" w14:textId="54135715" w:rsidR="00B15D7A" w:rsidRPr="00E94A7B" w:rsidRDefault="00B15D7A" w:rsidP="00B15D7A">
            <w:pPr>
              <w:rPr>
                <w:ins w:id="6871" w:author="Rakesh Singhi" w:date="2015-02-07T14:55:00Z"/>
                <w:rFonts w:asciiTheme="minorHAnsi" w:hAnsiTheme="minorHAnsi" w:cstheme="minorHAnsi"/>
                <w:color w:val="000000"/>
                <w:sz w:val="18"/>
                <w:szCs w:val="16"/>
              </w:rPr>
            </w:pPr>
            <w:r w:rsidRPr="00E94A7B">
              <w:rPr>
                <w:rFonts w:ascii="Calibri" w:hAnsi="Calibri" w:cs="Calibri"/>
                <w:color w:val="000000"/>
                <w:sz w:val="18"/>
                <w:szCs w:val="22"/>
              </w:rPr>
              <w:t>PlanProduct</w:t>
            </w:r>
            <w:r>
              <w:rPr>
                <w:rFonts w:ascii="Calibri" w:hAnsi="Calibri" w:cs="Calibri"/>
                <w:color w:val="000000"/>
                <w:sz w:val="18"/>
                <w:szCs w:val="22"/>
              </w:rPr>
              <w:t>MD</w:t>
            </w:r>
            <w:r w:rsidRPr="00E94A7B">
              <w:rPr>
                <w:rFonts w:ascii="Calibri" w:hAnsi="Calibri" w:cs="Calibri"/>
                <w:color w:val="000000"/>
                <w:sz w:val="18"/>
                <w:szCs w:val="22"/>
              </w:rPr>
              <w:t>Alloc</w:t>
            </w:r>
          </w:p>
        </w:tc>
        <w:tc>
          <w:tcPr>
            <w:tcW w:w="1980" w:type="dxa"/>
            <w:tcBorders>
              <w:top w:val="single" w:sz="4" w:space="0" w:color="auto"/>
              <w:left w:val="single" w:sz="4" w:space="0" w:color="auto"/>
              <w:bottom w:val="single" w:sz="4" w:space="0" w:color="auto"/>
              <w:right w:val="single" w:sz="4" w:space="0" w:color="auto"/>
            </w:tcBorders>
          </w:tcPr>
          <w:p w14:paraId="1222CA0A" w14:textId="2D19156C" w:rsidR="00B15D7A" w:rsidRPr="000F1877" w:rsidRDefault="00B15D7A" w:rsidP="00B15D7A">
            <w:pPr>
              <w:rPr>
                <w:ins w:id="6872" w:author="Rakesh Singhi" w:date="2015-02-07T14:55:00Z"/>
                <w:rFonts w:asciiTheme="minorHAnsi" w:hAnsiTheme="minorHAnsi" w:cstheme="minorHAnsi"/>
                <w:color w:val="000000"/>
                <w:sz w:val="18"/>
                <w:szCs w:val="16"/>
              </w:rPr>
            </w:pPr>
            <w:r>
              <w:rPr>
                <w:rFonts w:asciiTheme="minorHAnsi" w:hAnsiTheme="minorHAnsi" w:cstheme="minorHAnsi"/>
                <w:color w:val="000000"/>
                <w:sz w:val="18"/>
                <w:szCs w:val="16"/>
              </w:rPr>
              <w:t>TotalProfit</w:t>
            </w:r>
          </w:p>
        </w:tc>
        <w:tc>
          <w:tcPr>
            <w:tcW w:w="2070" w:type="dxa"/>
            <w:tcBorders>
              <w:top w:val="single" w:sz="4" w:space="0" w:color="auto"/>
              <w:left w:val="single" w:sz="4" w:space="0" w:color="auto"/>
              <w:bottom w:val="single" w:sz="4" w:space="0" w:color="auto"/>
              <w:right w:val="single" w:sz="4" w:space="0" w:color="auto"/>
            </w:tcBorders>
          </w:tcPr>
          <w:p w14:paraId="5BADA657" w14:textId="56EE540C" w:rsidR="00B15D7A" w:rsidRPr="00596774" w:rsidRDefault="00B15D7A" w:rsidP="00B15D7A">
            <w:pPr>
              <w:rPr>
                <w:ins w:id="6873" w:author="Rakesh Singhi" w:date="2015-02-07T14:55:00Z"/>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tcPr>
          <w:p w14:paraId="2FD3471A" w14:textId="4ACAA087" w:rsidR="00B15D7A" w:rsidRPr="00596774" w:rsidRDefault="00114152" w:rsidP="00B15D7A">
            <w:pPr>
              <w:rPr>
                <w:ins w:id="6874" w:author="Rakesh Singhi" w:date="2015-02-07T14:55:00Z"/>
                <w:rFonts w:asciiTheme="minorHAnsi" w:hAnsiTheme="minorHAnsi" w:cstheme="minorHAnsi"/>
                <w:color w:val="000000"/>
                <w:sz w:val="18"/>
                <w:szCs w:val="16"/>
              </w:rPr>
            </w:pPr>
            <w:r>
              <w:rPr>
                <w:rFonts w:asciiTheme="minorHAnsi" w:hAnsiTheme="minorHAnsi" w:cstheme="minorHAnsi"/>
                <w:color w:val="000000"/>
                <w:sz w:val="18"/>
                <w:szCs w:val="16"/>
              </w:rPr>
              <w:t>TotalProfit</w:t>
            </w:r>
          </w:p>
        </w:tc>
      </w:tr>
      <w:tr w:rsidR="00B15D7A" w:rsidRPr="000F1877" w14:paraId="700592A6" w14:textId="77777777" w:rsidTr="00B15D7A">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84E56A1" w14:textId="1DB2761C" w:rsidR="00B15D7A" w:rsidRPr="00DD1485" w:rsidRDefault="00B15D7A" w:rsidP="00B15D7A">
            <w:pPr>
              <w:rPr>
                <w:rFonts w:asciiTheme="minorHAnsi" w:hAnsiTheme="minorHAnsi" w:cstheme="minorHAnsi"/>
                <w:color w:val="000000"/>
                <w:sz w:val="18"/>
                <w:szCs w:val="16"/>
              </w:rPr>
            </w:pPr>
            <w:r>
              <w:rPr>
                <w:rFonts w:asciiTheme="minorHAnsi" w:hAnsiTheme="minorHAnsi" w:cstheme="minorHAnsi"/>
                <w:color w:val="000000"/>
                <w:sz w:val="18"/>
                <w:szCs w:val="16"/>
              </w:rPr>
              <w:t>TOTAL_UNITS</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05E546D" w14:textId="0500AC28" w:rsidR="00B15D7A" w:rsidRPr="00E94A7B" w:rsidRDefault="00B15D7A" w:rsidP="00B15D7A">
            <w:pPr>
              <w:rPr>
                <w:rFonts w:asciiTheme="minorHAnsi" w:hAnsiTheme="minorHAnsi" w:cstheme="minorHAnsi"/>
                <w:color w:val="000000"/>
                <w:sz w:val="18"/>
                <w:szCs w:val="16"/>
              </w:rPr>
            </w:pPr>
            <w:r w:rsidRPr="00E94A7B">
              <w:rPr>
                <w:rFonts w:ascii="Calibri" w:hAnsi="Calibri" w:cs="Calibri"/>
                <w:color w:val="000000"/>
                <w:sz w:val="18"/>
                <w:szCs w:val="22"/>
              </w:rPr>
              <w:t>PlanProduct</w:t>
            </w:r>
            <w:r>
              <w:rPr>
                <w:rFonts w:ascii="Calibri" w:hAnsi="Calibri" w:cs="Calibri"/>
                <w:color w:val="000000"/>
                <w:sz w:val="18"/>
                <w:szCs w:val="22"/>
              </w:rPr>
              <w:t>MD</w:t>
            </w:r>
            <w:r w:rsidRPr="00E94A7B">
              <w:rPr>
                <w:rFonts w:ascii="Calibri" w:hAnsi="Calibri" w:cs="Calibri"/>
                <w:color w:val="000000"/>
                <w:sz w:val="18"/>
                <w:szCs w:val="22"/>
              </w:rPr>
              <w:t>Alloc</w:t>
            </w:r>
          </w:p>
        </w:tc>
        <w:tc>
          <w:tcPr>
            <w:tcW w:w="1980" w:type="dxa"/>
            <w:tcBorders>
              <w:top w:val="single" w:sz="4" w:space="0" w:color="auto"/>
              <w:left w:val="single" w:sz="4" w:space="0" w:color="auto"/>
              <w:bottom w:val="single" w:sz="4" w:space="0" w:color="auto"/>
              <w:right w:val="single" w:sz="4" w:space="0" w:color="auto"/>
            </w:tcBorders>
          </w:tcPr>
          <w:p w14:paraId="4DD9AFB1" w14:textId="5C976766" w:rsidR="00B15D7A" w:rsidRPr="000F1877" w:rsidRDefault="00B15D7A" w:rsidP="00B15D7A">
            <w:pPr>
              <w:rPr>
                <w:rFonts w:asciiTheme="minorHAnsi" w:hAnsiTheme="minorHAnsi" w:cstheme="minorHAnsi"/>
                <w:color w:val="000000"/>
                <w:sz w:val="18"/>
                <w:szCs w:val="16"/>
              </w:rPr>
            </w:pPr>
            <w:r>
              <w:rPr>
                <w:rFonts w:asciiTheme="minorHAnsi" w:hAnsiTheme="minorHAnsi" w:cstheme="minorHAnsi"/>
                <w:color w:val="000000"/>
                <w:sz w:val="18"/>
                <w:szCs w:val="16"/>
              </w:rPr>
              <w:t>TotalUnits</w:t>
            </w:r>
          </w:p>
        </w:tc>
        <w:tc>
          <w:tcPr>
            <w:tcW w:w="2070" w:type="dxa"/>
            <w:tcBorders>
              <w:top w:val="single" w:sz="4" w:space="0" w:color="auto"/>
              <w:left w:val="single" w:sz="4" w:space="0" w:color="auto"/>
              <w:bottom w:val="single" w:sz="4" w:space="0" w:color="auto"/>
              <w:right w:val="single" w:sz="4" w:space="0" w:color="auto"/>
            </w:tcBorders>
          </w:tcPr>
          <w:p w14:paraId="3335E7D4" w14:textId="101B2302" w:rsidR="00B15D7A" w:rsidRPr="00596774" w:rsidRDefault="00B15D7A" w:rsidP="00B15D7A">
            <w:pPr>
              <w:rPr>
                <w:rFonts w:ascii="Calibri" w:hAnsi="Calibri" w:cs="Calibri"/>
                <w:color w:val="000000"/>
                <w:sz w:val="18"/>
                <w:szCs w:val="16"/>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tcPr>
          <w:p w14:paraId="360B7147" w14:textId="5A7D473D" w:rsidR="00B15D7A" w:rsidRPr="000F1877" w:rsidRDefault="00114152" w:rsidP="00B15D7A">
            <w:pPr>
              <w:rPr>
                <w:rFonts w:asciiTheme="minorHAnsi" w:hAnsiTheme="minorHAnsi" w:cstheme="minorHAnsi"/>
                <w:color w:val="000000"/>
                <w:sz w:val="18"/>
                <w:szCs w:val="16"/>
              </w:rPr>
            </w:pPr>
            <w:r>
              <w:rPr>
                <w:rFonts w:asciiTheme="minorHAnsi" w:hAnsiTheme="minorHAnsi" w:cstheme="minorHAnsi"/>
                <w:color w:val="000000"/>
                <w:sz w:val="18"/>
                <w:szCs w:val="16"/>
              </w:rPr>
              <w:t>TotalUnits</w:t>
            </w:r>
          </w:p>
        </w:tc>
      </w:tr>
      <w:tr w:rsidR="00B15D7A" w:rsidRPr="000F1877" w14:paraId="337859F6" w14:textId="77777777" w:rsidTr="00B15D7A">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0D7CCB0" w14:textId="6269D93A" w:rsidR="00B15D7A" w:rsidRDefault="00B15D7A" w:rsidP="00B15D7A">
            <w:pPr>
              <w:rPr>
                <w:rFonts w:asciiTheme="minorHAnsi" w:hAnsiTheme="minorHAnsi" w:cstheme="minorHAnsi"/>
                <w:color w:val="000000"/>
                <w:sz w:val="18"/>
                <w:szCs w:val="16"/>
              </w:rPr>
            </w:pPr>
            <w:r>
              <w:rPr>
                <w:rFonts w:asciiTheme="minorHAnsi" w:hAnsiTheme="minorHAnsi" w:cstheme="minorHAnsi"/>
                <w:color w:val="000000"/>
                <w:sz w:val="18"/>
                <w:szCs w:val="16"/>
              </w:rPr>
              <w:t>PLAN_YEAR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1D44273" w14:textId="77777777" w:rsidR="00B15D7A" w:rsidRPr="000F1877" w:rsidRDefault="00B15D7A" w:rsidP="00B15D7A">
            <w:pPr>
              <w:rPr>
                <w:rFonts w:asciiTheme="minorHAnsi" w:hAnsiTheme="minorHAnsi" w:cstheme="minorHAnsi"/>
                <w:color w:val="000000"/>
                <w:sz w:val="18"/>
                <w:szCs w:val="16"/>
              </w:rPr>
            </w:pPr>
            <w:r w:rsidRPr="000F1877">
              <w:rPr>
                <w:rFonts w:asciiTheme="minorHAnsi" w:hAnsiTheme="minorHAnsi" w:cstheme="minorHAnsi"/>
                <w:color w:val="000000"/>
                <w:sz w:val="18"/>
                <w:szCs w:val="16"/>
              </w:rPr>
              <w:t>Plan</w:t>
            </w:r>
          </w:p>
        </w:tc>
        <w:tc>
          <w:tcPr>
            <w:tcW w:w="1980" w:type="dxa"/>
            <w:tcBorders>
              <w:top w:val="single" w:sz="4" w:space="0" w:color="auto"/>
              <w:left w:val="single" w:sz="4" w:space="0" w:color="auto"/>
              <w:bottom w:val="single" w:sz="4" w:space="0" w:color="auto"/>
              <w:right w:val="single" w:sz="4" w:space="0" w:color="auto"/>
            </w:tcBorders>
          </w:tcPr>
          <w:p w14:paraId="1705E655" w14:textId="7857EE14" w:rsidR="00B15D7A" w:rsidRPr="000F1877" w:rsidRDefault="00B15D7A" w:rsidP="00B15D7A">
            <w:pPr>
              <w:rPr>
                <w:rFonts w:asciiTheme="minorHAnsi" w:hAnsiTheme="minorHAnsi" w:cstheme="minorHAnsi"/>
                <w:color w:val="000000"/>
                <w:sz w:val="18"/>
                <w:szCs w:val="16"/>
              </w:rPr>
            </w:pPr>
            <w:r w:rsidRPr="000F1877">
              <w:rPr>
                <w:rFonts w:asciiTheme="minorHAnsi" w:hAnsiTheme="minorHAnsi" w:cstheme="minorHAnsi"/>
                <w:color w:val="000000"/>
                <w:sz w:val="18"/>
                <w:szCs w:val="16"/>
              </w:rPr>
              <w:t>P</w:t>
            </w:r>
            <w:r>
              <w:rPr>
                <w:rFonts w:asciiTheme="minorHAnsi" w:hAnsiTheme="minorHAnsi" w:cstheme="minorHAnsi"/>
                <w:color w:val="000000"/>
                <w:sz w:val="18"/>
                <w:szCs w:val="16"/>
              </w:rPr>
              <w:t>lanYear</w:t>
            </w:r>
          </w:p>
        </w:tc>
        <w:tc>
          <w:tcPr>
            <w:tcW w:w="2070" w:type="dxa"/>
            <w:tcBorders>
              <w:top w:val="single" w:sz="4" w:space="0" w:color="auto"/>
              <w:left w:val="single" w:sz="4" w:space="0" w:color="auto"/>
              <w:bottom w:val="single" w:sz="4" w:space="0" w:color="auto"/>
              <w:right w:val="single" w:sz="4" w:space="0" w:color="auto"/>
            </w:tcBorders>
          </w:tcPr>
          <w:p w14:paraId="58621954" w14:textId="7C1AC49C" w:rsidR="00B15D7A" w:rsidRPr="00596774" w:rsidRDefault="00B15D7A" w:rsidP="00B15D7A">
            <w:pPr>
              <w:rPr>
                <w:rFonts w:ascii="Calibri" w:hAnsi="Calibri" w:cs="Calibri"/>
                <w:color w:val="000000"/>
                <w:sz w:val="18"/>
                <w:szCs w:val="16"/>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tcPr>
          <w:p w14:paraId="46728C2C" w14:textId="1322D417" w:rsidR="00B15D7A" w:rsidRPr="000F1877" w:rsidRDefault="00114152" w:rsidP="00B15D7A">
            <w:pPr>
              <w:rPr>
                <w:rFonts w:asciiTheme="minorHAnsi" w:hAnsiTheme="minorHAnsi" w:cstheme="minorHAnsi"/>
                <w:color w:val="000000"/>
                <w:sz w:val="18"/>
                <w:szCs w:val="16"/>
              </w:rPr>
            </w:pPr>
            <w:r>
              <w:rPr>
                <w:rFonts w:asciiTheme="minorHAnsi" w:hAnsiTheme="minorHAnsi" w:cstheme="minorHAnsi"/>
                <w:color w:val="000000"/>
                <w:sz w:val="18"/>
                <w:szCs w:val="16"/>
              </w:rPr>
              <w:t>PlanYear</w:t>
            </w:r>
          </w:p>
        </w:tc>
      </w:tr>
      <w:tr w:rsidR="00B15D7A" w:rsidRPr="000F1877" w14:paraId="67918ABE" w14:textId="77777777" w:rsidTr="00B15D7A">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B201460" w14:textId="11BF63BC" w:rsidR="00B15D7A" w:rsidRPr="00DD1485" w:rsidRDefault="00B15D7A" w:rsidP="00B15D7A">
            <w:pPr>
              <w:rPr>
                <w:rFonts w:asciiTheme="minorHAnsi" w:hAnsiTheme="minorHAnsi" w:cstheme="minorHAnsi"/>
                <w:color w:val="000000"/>
                <w:sz w:val="18"/>
                <w:szCs w:val="16"/>
              </w:rPr>
            </w:pPr>
            <w:r>
              <w:rPr>
                <w:rFonts w:asciiTheme="minorHAnsi" w:hAnsiTheme="minorHAnsi" w:cstheme="minorHAnsi"/>
                <w:color w:val="000000"/>
                <w:sz w:val="18"/>
                <w:szCs w:val="16"/>
              </w:rPr>
              <w:t>MODIFIED_DATE</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8BA70D5" w14:textId="77777777" w:rsidR="00B15D7A" w:rsidRPr="000F1877" w:rsidRDefault="00B15D7A" w:rsidP="00B15D7A">
            <w:pPr>
              <w:rPr>
                <w:rFonts w:asciiTheme="minorHAnsi" w:hAnsiTheme="minorHAnsi" w:cstheme="minorHAnsi"/>
                <w:color w:val="000000"/>
                <w:sz w:val="18"/>
                <w:szCs w:val="16"/>
              </w:rPr>
            </w:pPr>
            <w:r w:rsidRPr="000F1877">
              <w:rPr>
                <w:rFonts w:asciiTheme="minorHAnsi" w:hAnsiTheme="minorHAnsi" w:cstheme="minorHAnsi"/>
                <w:color w:val="000000"/>
                <w:sz w:val="18"/>
                <w:szCs w:val="16"/>
              </w:rPr>
              <w:t>Plan</w:t>
            </w:r>
          </w:p>
        </w:tc>
        <w:tc>
          <w:tcPr>
            <w:tcW w:w="1980" w:type="dxa"/>
            <w:tcBorders>
              <w:top w:val="single" w:sz="4" w:space="0" w:color="auto"/>
              <w:left w:val="single" w:sz="4" w:space="0" w:color="auto"/>
              <w:bottom w:val="single" w:sz="4" w:space="0" w:color="auto"/>
              <w:right w:val="single" w:sz="4" w:space="0" w:color="auto"/>
            </w:tcBorders>
          </w:tcPr>
          <w:p w14:paraId="73875991" w14:textId="17AB49C5" w:rsidR="00B15D7A" w:rsidRPr="000F1877" w:rsidRDefault="00B15D7A" w:rsidP="00B15D7A">
            <w:pPr>
              <w:rPr>
                <w:rFonts w:asciiTheme="minorHAnsi" w:hAnsiTheme="minorHAnsi" w:cstheme="minorHAnsi"/>
                <w:color w:val="000000"/>
                <w:sz w:val="18"/>
                <w:szCs w:val="16"/>
              </w:rPr>
            </w:pPr>
            <w:r>
              <w:rPr>
                <w:rFonts w:asciiTheme="minorHAnsi" w:hAnsiTheme="minorHAnsi" w:cstheme="minorHAnsi"/>
                <w:color w:val="000000"/>
                <w:sz w:val="18"/>
                <w:szCs w:val="16"/>
              </w:rPr>
              <w:t>ModifiedDate</w:t>
            </w:r>
          </w:p>
        </w:tc>
        <w:tc>
          <w:tcPr>
            <w:tcW w:w="2070" w:type="dxa"/>
            <w:tcBorders>
              <w:top w:val="single" w:sz="4" w:space="0" w:color="auto"/>
              <w:left w:val="single" w:sz="4" w:space="0" w:color="auto"/>
              <w:bottom w:val="single" w:sz="4" w:space="0" w:color="auto"/>
              <w:right w:val="single" w:sz="4" w:space="0" w:color="auto"/>
            </w:tcBorders>
          </w:tcPr>
          <w:p w14:paraId="2A8406BD" w14:textId="29F5A06A" w:rsidR="00B15D7A" w:rsidRPr="00596774" w:rsidRDefault="00B15D7A" w:rsidP="00B15D7A">
            <w:pPr>
              <w:rPr>
                <w:rFonts w:ascii="Calibri" w:hAnsi="Calibri" w:cs="Calibri"/>
                <w:color w:val="000000"/>
                <w:sz w:val="18"/>
                <w:szCs w:val="16"/>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tcPr>
          <w:p w14:paraId="26034C44" w14:textId="3A2F4388" w:rsidR="00B15D7A" w:rsidRPr="000F1877" w:rsidRDefault="00114152" w:rsidP="00B15D7A">
            <w:pPr>
              <w:rPr>
                <w:rFonts w:asciiTheme="minorHAnsi" w:hAnsiTheme="minorHAnsi" w:cstheme="minorHAnsi"/>
                <w:color w:val="000000"/>
                <w:sz w:val="18"/>
                <w:szCs w:val="16"/>
              </w:rPr>
            </w:pPr>
            <w:r>
              <w:rPr>
                <w:rFonts w:asciiTheme="minorHAnsi" w:hAnsiTheme="minorHAnsi" w:cstheme="minorHAnsi"/>
                <w:color w:val="000000"/>
                <w:sz w:val="18"/>
                <w:szCs w:val="16"/>
              </w:rPr>
              <w:t>ModifiedDate</w:t>
            </w:r>
          </w:p>
        </w:tc>
      </w:tr>
      <w:tr w:rsidR="00114152" w:rsidRPr="000F1877" w14:paraId="4D15494F"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1295304" w14:textId="7661D8B8"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REV_JAN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6962877C" w14:textId="0634CB05"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03F48162" w14:textId="722F12E8"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56143E34" w14:textId="4F17D334"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61A3342B" w14:textId="48C1FD64" w:rsidR="00114152" w:rsidRPr="00B56916" w:rsidRDefault="00114152" w:rsidP="00F3705C">
            <w:pPr>
              <w:rPr>
                <w:rFonts w:asciiTheme="minorHAnsi" w:hAnsiTheme="minorHAnsi" w:cstheme="minorHAnsi"/>
                <w:color w:val="000000"/>
                <w:sz w:val="18"/>
                <w:szCs w:val="16"/>
              </w:rPr>
            </w:pPr>
            <w:r>
              <w:rPr>
                <w:rFonts w:asciiTheme="minorHAnsi" w:hAnsiTheme="minorHAnsi" w:cstheme="minorHAnsi"/>
                <w:color w:val="000000"/>
                <w:sz w:val="18"/>
                <w:szCs w:val="16"/>
              </w:rPr>
              <w:t>R</w:t>
            </w:r>
            <w:r w:rsidR="00F3705C">
              <w:rPr>
                <w:rFonts w:asciiTheme="minorHAnsi" w:hAnsiTheme="minorHAnsi" w:cstheme="minorHAnsi"/>
                <w:color w:val="000000"/>
                <w:sz w:val="18"/>
                <w:szCs w:val="16"/>
              </w:rPr>
              <w:t>ev_Jan</w:t>
            </w:r>
          </w:p>
        </w:tc>
      </w:tr>
      <w:tr w:rsidR="00114152" w:rsidRPr="000F1877" w14:paraId="4F205C46"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EF37B64" w14:textId="22C3F83E"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REV_FEB</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1DD18BC3" w14:textId="325D3896"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0AEB88EA" w14:textId="12F54DBD"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08F04105" w14:textId="600E63C8"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03FAFF4A" w14:textId="340943E5"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Rev_Feb</w:t>
            </w:r>
          </w:p>
        </w:tc>
      </w:tr>
      <w:tr w:rsidR="00114152" w:rsidRPr="000F1877" w14:paraId="287E6674"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110C5A7" w14:textId="53171D7E"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REV_MAR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7B7B4658" w14:textId="3D50AE0E"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4346A464" w14:textId="67B3FE16"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081D7077" w14:textId="2316CD18"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6C703A6D" w14:textId="6BC72E18"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Rev_Mar</w:t>
            </w:r>
          </w:p>
        </w:tc>
      </w:tr>
      <w:tr w:rsidR="00114152" w:rsidRPr="000F1877" w14:paraId="1D41896A"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C3BB32E" w14:textId="38D342BD"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REV_APR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3955ACE6" w14:textId="5B322793"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26D6CE72" w14:textId="7F277532"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19BAAB8E" w14:textId="3CC6D89A"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29542CA5" w14:textId="56FA96BA"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Rev_Apr</w:t>
            </w:r>
          </w:p>
        </w:tc>
      </w:tr>
      <w:tr w:rsidR="00114152" w:rsidRPr="000F1877" w14:paraId="231A48C4"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14060CB" w14:textId="1BB42FF1"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REV_MAY</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3DCE08E4" w14:textId="2E252019"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2437DD16" w14:textId="27C7EBE3"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0E2948B2" w14:textId="33705F57"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60D694E0" w14:textId="25AE4FBD"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Rev_May</w:t>
            </w:r>
          </w:p>
        </w:tc>
      </w:tr>
      <w:tr w:rsidR="00114152" w:rsidRPr="000F1877" w14:paraId="12FF6E5E"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07B36EE" w14:textId="6A9FFDE0"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REV_JUN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51F710C4" w14:textId="614D35EC"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0E4B13E9" w14:textId="3BB12C85"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714789EA" w14:textId="79066CCF"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6082BFA8" w14:textId="486255FF"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Rev_Jun</w:t>
            </w:r>
          </w:p>
        </w:tc>
      </w:tr>
      <w:tr w:rsidR="00114152" w:rsidRPr="000F1877" w14:paraId="46852F5B"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DC59E7E" w14:textId="16DB659A"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REV_JUL</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515E2A9A" w14:textId="6A1A8C94"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24954644" w14:textId="1705C7FB"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0DB55CE6" w14:textId="06894A19"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01B98DE5" w14:textId="6B2F7969"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Rev_Jun</w:t>
            </w:r>
          </w:p>
        </w:tc>
      </w:tr>
      <w:tr w:rsidR="00114152" w:rsidRPr="000F1877" w14:paraId="4307E3D5"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434568E" w14:textId="79D575A5"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REV_AUG</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66E94952" w14:textId="178FEE8C"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1EAEB06C" w14:textId="53D59D9B"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2EB2ECB6" w14:textId="5BEC4F29"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212FD4EA" w14:textId="429C28CE"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Rev_Aug</w:t>
            </w:r>
          </w:p>
        </w:tc>
      </w:tr>
      <w:tr w:rsidR="00114152" w:rsidRPr="000F1877" w14:paraId="010935AC"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47CE0C0" w14:textId="0D0F3DB2"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REV_SEP</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45C6CCCA" w14:textId="07BF301A"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76AB2D35" w14:textId="450C30B4"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1FF24391" w14:textId="13A5CCF0"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2C16C826" w14:textId="6650B4F3"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Rev_Sep</w:t>
            </w:r>
          </w:p>
        </w:tc>
      </w:tr>
      <w:tr w:rsidR="00114152" w:rsidRPr="000F1877" w14:paraId="132602D6"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E156F75" w14:textId="1CBE87CB"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REV_OCT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1761E214" w14:textId="4CA5149C"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212AD56F" w14:textId="7FB54AB8"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034AD7B3" w14:textId="5AB3BC06"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69418F5E" w14:textId="0289D5FD"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Rev_Oct</w:t>
            </w:r>
          </w:p>
        </w:tc>
      </w:tr>
      <w:tr w:rsidR="00114152" w:rsidRPr="000F1877" w14:paraId="6C259F3B"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3E1F2CF" w14:textId="546C3E14"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REV_NOV</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4E2CD720" w14:textId="7414833B"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2945BDFE" w14:textId="6900732C"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73968B2B" w14:textId="3C410BCB"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7165DEEA" w14:textId="622C8BA5"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Rev_Nov</w:t>
            </w:r>
          </w:p>
        </w:tc>
      </w:tr>
      <w:tr w:rsidR="00114152" w:rsidRPr="000F1877" w14:paraId="386BADF7"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166AB77" w14:textId="57965C1B"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REV_DEC</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3ACCE17A" w14:textId="51FB511D"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60F2D8B7" w14:textId="514F426A"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MonthName/Revenue</w:t>
            </w:r>
          </w:p>
        </w:tc>
        <w:tc>
          <w:tcPr>
            <w:tcW w:w="2070" w:type="dxa"/>
            <w:tcBorders>
              <w:top w:val="single" w:sz="4" w:space="0" w:color="auto"/>
              <w:left w:val="single" w:sz="4" w:space="0" w:color="auto"/>
              <w:bottom w:val="single" w:sz="4" w:space="0" w:color="auto"/>
              <w:right w:val="single" w:sz="4" w:space="0" w:color="auto"/>
            </w:tcBorders>
          </w:tcPr>
          <w:p w14:paraId="5F70C4B0" w14:textId="266E4DE1"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04367679" w14:textId="3D123C97"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Rev_Dec</w:t>
            </w:r>
          </w:p>
        </w:tc>
      </w:tr>
      <w:tr w:rsidR="00114152" w:rsidRPr="000F1877" w14:paraId="623967CD"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8A92A00" w14:textId="3E5865A7"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PRO_JAN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0CBD44FA" w14:textId="3163A7EB"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540BF1C7" w14:textId="5714828D"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694739A7" w14:textId="70AE7020"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6C7BBE1E" w14:textId="66FAE0E6"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Pro_Jan</w:t>
            </w:r>
          </w:p>
        </w:tc>
      </w:tr>
      <w:tr w:rsidR="00114152" w:rsidRPr="000F1877" w14:paraId="27A8B5A3"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4BBB76E" w14:textId="60409C72"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PRO_FEB</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3078B5AD" w14:textId="572DA8CD"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21DE88F6" w14:textId="48E136EF"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71391A68" w14:textId="6F106F16"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36B70E34" w14:textId="3413BCB5"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Pro_Feb</w:t>
            </w:r>
          </w:p>
        </w:tc>
      </w:tr>
      <w:tr w:rsidR="00114152" w:rsidRPr="000F1877" w14:paraId="35A4758E"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280F902" w14:textId="29BEA705"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PRO_MAR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68DD8B9B" w14:textId="0DB1B6CA"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164196E6" w14:textId="03055541"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6D46A402" w14:textId="64829BBF"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4A0ED23E" w14:textId="74350E70"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Pro_Mar</w:t>
            </w:r>
          </w:p>
        </w:tc>
      </w:tr>
      <w:tr w:rsidR="00114152" w:rsidRPr="000F1877" w14:paraId="39CF2F79"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0658903" w14:textId="121A29FC"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PRO_APR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7245FC7F" w14:textId="75BE0F96"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01F48E20" w14:textId="7EA45DB3"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1DFD0A04" w14:textId="019DD8DD"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0F75EB43" w14:textId="37AC70D2"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Pro_Apr</w:t>
            </w:r>
          </w:p>
        </w:tc>
      </w:tr>
      <w:tr w:rsidR="00114152" w:rsidRPr="000F1877" w14:paraId="02C071BF"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F43F6C3" w14:textId="10C960BF"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PRO_MAY</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3D5E50FC" w14:textId="1768F424"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6655AB96" w14:textId="02AB99FD"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7FA483BD" w14:textId="1F954E09"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655ED93A" w14:textId="05AB4C97"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Pro_May</w:t>
            </w:r>
          </w:p>
        </w:tc>
      </w:tr>
      <w:tr w:rsidR="00114152" w:rsidRPr="000F1877" w14:paraId="2D8142C8"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D49D0BF" w14:textId="18913BB5"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PRO_JUN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73DA1835" w14:textId="306ACC4A"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10DFADE1" w14:textId="0C3F2FFE"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701E57B1" w14:textId="3DDF6824"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57172207" w14:textId="64AABDA9"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w:t>
            </w:r>
            <w:r w:rsidR="00114152">
              <w:rPr>
                <w:rFonts w:asciiTheme="minorHAnsi" w:hAnsiTheme="minorHAnsi" w:cstheme="minorHAnsi"/>
                <w:color w:val="000000"/>
                <w:sz w:val="18"/>
                <w:szCs w:val="16"/>
              </w:rPr>
              <w:t>_J</w:t>
            </w:r>
            <w:r>
              <w:rPr>
                <w:rFonts w:asciiTheme="minorHAnsi" w:hAnsiTheme="minorHAnsi" w:cstheme="minorHAnsi"/>
                <w:color w:val="000000"/>
                <w:sz w:val="18"/>
                <w:szCs w:val="16"/>
              </w:rPr>
              <w:t>un</w:t>
            </w:r>
          </w:p>
        </w:tc>
      </w:tr>
      <w:tr w:rsidR="00114152" w:rsidRPr="000F1877" w14:paraId="3069D4B0"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C60FCEC" w14:textId="16AC4AB3"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PRO_JUL</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4FD3B2B7" w14:textId="0C2C0A1A"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077BED2D" w14:textId="6F20D5C6"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384690E5" w14:textId="3EAB0D40"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063167DA" w14:textId="3F0578C7"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Pro_Jul</w:t>
            </w:r>
          </w:p>
        </w:tc>
      </w:tr>
      <w:tr w:rsidR="00114152" w:rsidRPr="000F1877" w14:paraId="26FF6CAB"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22DEA8E" w14:textId="6ABA747D"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PRO_AUG</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168C42E6" w14:textId="108C4B69"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1DEF27F4" w14:textId="59B60E18"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7ADC9088" w14:textId="43281C14"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7AA1A9E3" w14:textId="3B95F4B9"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Pro</w:t>
            </w:r>
            <w:r w:rsidR="00114152">
              <w:rPr>
                <w:rFonts w:asciiTheme="minorHAnsi" w:hAnsiTheme="minorHAnsi" w:cstheme="minorHAnsi"/>
                <w:color w:val="000000"/>
                <w:sz w:val="18"/>
                <w:szCs w:val="16"/>
              </w:rPr>
              <w:t>_</w:t>
            </w:r>
            <w:r>
              <w:rPr>
                <w:rFonts w:asciiTheme="minorHAnsi" w:hAnsiTheme="minorHAnsi" w:cstheme="minorHAnsi"/>
                <w:color w:val="000000"/>
                <w:sz w:val="18"/>
                <w:szCs w:val="16"/>
              </w:rPr>
              <w:t>Aug</w:t>
            </w:r>
          </w:p>
        </w:tc>
      </w:tr>
      <w:tr w:rsidR="00114152" w:rsidRPr="000F1877" w14:paraId="06E85F11"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9E3BE2B" w14:textId="0E13D9D9"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PRO_SEP</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51032BB2" w14:textId="7135A4F4"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01B02EB9" w14:textId="3847A57B"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5EFD27A0" w14:textId="74C9FE35"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30E61CB7" w14:textId="06C6CCD2"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Pro_Sep</w:t>
            </w:r>
          </w:p>
        </w:tc>
      </w:tr>
      <w:tr w:rsidR="00114152" w:rsidRPr="000F1877" w14:paraId="11EDAA44"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44528C2" w14:textId="2A9905AB"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PRO_OCT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6C395DAF" w14:textId="32060C1E"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6FCC0027" w14:textId="2FA435B4"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002EC27F" w14:textId="042A3A62"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1CE82C06" w14:textId="55B9D6CE"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Pro_Oct</w:t>
            </w:r>
          </w:p>
        </w:tc>
      </w:tr>
      <w:tr w:rsidR="00114152" w:rsidRPr="000F1877" w14:paraId="7D388918"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71ABBB8" w14:textId="4B7B2E90"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PRO_NOV</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37A05517" w14:textId="2D0BAEE5"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1CED25A1" w14:textId="49AD01F2"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50C955E6" w14:textId="630E7048"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56F12C2C" w14:textId="0B935250"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Pro_Nov</w:t>
            </w:r>
          </w:p>
        </w:tc>
      </w:tr>
      <w:tr w:rsidR="00114152" w:rsidRPr="000F1877" w14:paraId="097A9212"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4027280" w14:textId="4FB6220E"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PRO_DEC</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6CEF4588" w14:textId="3441526C"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324B529E" w14:textId="0D308CAA"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MonthName/Profit</w:t>
            </w:r>
          </w:p>
        </w:tc>
        <w:tc>
          <w:tcPr>
            <w:tcW w:w="2070" w:type="dxa"/>
            <w:tcBorders>
              <w:top w:val="single" w:sz="4" w:space="0" w:color="auto"/>
              <w:left w:val="single" w:sz="4" w:space="0" w:color="auto"/>
              <w:bottom w:val="single" w:sz="4" w:space="0" w:color="auto"/>
              <w:right w:val="single" w:sz="4" w:space="0" w:color="auto"/>
            </w:tcBorders>
          </w:tcPr>
          <w:p w14:paraId="0EAD3392" w14:textId="3BF65A37"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25A0160C" w14:textId="282392A4"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Pro_Dec</w:t>
            </w:r>
          </w:p>
        </w:tc>
      </w:tr>
      <w:tr w:rsidR="00114152" w:rsidRPr="000F1877" w14:paraId="0244ED5B"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CB9EC62" w14:textId="19454177"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UNITS_JAN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03AE631E" w14:textId="4903BACC"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541D1E95" w14:textId="4BD32D46"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7C2B2C2B" w14:textId="74EFC492"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1F4A58FF" w14:textId="55C99F5D"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Units_Jan</w:t>
            </w:r>
          </w:p>
        </w:tc>
      </w:tr>
      <w:tr w:rsidR="00114152" w:rsidRPr="000F1877" w14:paraId="5BE4C885"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9C8179D" w14:textId="10ED258F"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UNITS_FEB</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0C3ED1C2" w14:textId="2F21FB7A"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6101AC5B" w14:textId="7F7CBBA7"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183E17B2" w14:textId="2D551804"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211FCC13" w14:textId="46916ED6" w:rsidR="00114152" w:rsidRPr="00B56916" w:rsidRDefault="00F3705C"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Units_Feb</w:t>
            </w:r>
          </w:p>
        </w:tc>
      </w:tr>
      <w:tr w:rsidR="00114152" w:rsidRPr="000F1877" w14:paraId="39DD19F7"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CB99365" w14:textId="74C6A2AE"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UNITS_MAR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16583A8C" w14:textId="45B94938"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51CAD0D2" w14:textId="6F380514"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6CB9D876" w14:textId="34871869"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30B20E58" w14:textId="1A00DB8B"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w:t>
            </w:r>
            <w:r w:rsidR="00114152">
              <w:rPr>
                <w:rFonts w:asciiTheme="minorHAnsi" w:hAnsiTheme="minorHAnsi" w:cstheme="minorHAnsi"/>
                <w:color w:val="000000"/>
                <w:sz w:val="18"/>
                <w:szCs w:val="16"/>
              </w:rPr>
              <w:t>_M</w:t>
            </w:r>
            <w:r>
              <w:rPr>
                <w:rFonts w:asciiTheme="minorHAnsi" w:hAnsiTheme="minorHAnsi" w:cstheme="minorHAnsi"/>
                <w:color w:val="000000"/>
                <w:sz w:val="18"/>
                <w:szCs w:val="16"/>
              </w:rPr>
              <w:t>ar</w:t>
            </w:r>
          </w:p>
        </w:tc>
      </w:tr>
      <w:tr w:rsidR="00114152" w:rsidRPr="000F1877" w14:paraId="442D96C8"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DA609BC" w14:textId="035BF536"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UNITS_APR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55D049C9" w14:textId="703AB146"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32AB91B7" w14:textId="5327C394"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7B01F052" w14:textId="3DC04E82"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146D67A3" w14:textId="61A2A1AE"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Units_Apr</w:t>
            </w:r>
          </w:p>
        </w:tc>
      </w:tr>
      <w:tr w:rsidR="00114152" w:rsidRPr="000F1877" w14:paraId="45ABF411"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0EAA111" w14:textId="79DABFCD"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UNITS_MAY</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7431F8BE" w14:textId="16AFB2A8"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3C207CB2" w14:textId="3786F396"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455C9341" w14:textId="1590AD51"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0B89EF3F" w14:textId="561E268E" w:rsidR="00114152" w:rsidRPr="00B56916" w:rsidRDefault="00114152" w:rsidP="00F3705C">
            <w:pPr>
              <w:rPr>
                <w:rFonts w:asciiTheme="minorHAnsi" w:hAnsiTheme="minorHAnsi" w:cstheme="minorHAnsi"/>
                <w:color w:val="000000"/>
                <w:sz w:val="18"/>
                <w:szCs w:val="16"/>
              </w:rPr>
            </w:pPr>
            <w:r>
              <w:rPr>
                <w:rFonts w:asciiTheme="minorHAnsi" w:hAnsiTheme="minorHAnsi" w:cstheme="minorHAnsi"/>
                <w:color w:val="000000"/>
                <w:sz w:val="18"/>
                <w:szCs w:val="16"/>
              </w:rPr>
              <w:t>U</w:t>
            </w:r>
            <w:r w:rsidR="00F3705C">
              <w:rPr>
                <w:rFonts w:asciiTheme="minorHAnsi" w:hAnsiTheme="minorHAnsi" w:cstheme="minorHAnsi"/>
                <w:color w:val="000000"/>
                <w:sz w:val="18"/>
                <w:szCs w:val="16"/>
              </w:rPr>
              <w:t>nits_May</w:t>
            </w:r>
          </w:p>
        </w:tc>
      </w:tr>
      <w:tr w:rsidR="00114152" w:rsidRPr="000F1877" w14:paraId="3818C7DF"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F2B4386" w14:textId="57FD1B99"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UNITS_JUN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19CA4EE3" w14:textId="6D65A3FB"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014120D4" w14:textId="4F3B8DC5"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3A9507A2" w14:textId="6A55B8F7"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0252A88D" w14:textId="419E94B5"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Units_Jun</w:t>
            </w:r>
          </w:p>
        </w:tc>
      </w:tr>
      <w:tr w:rsidR="00114152" w:rsidRPr="000F1877" w14:paraId="1D42A587"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08048D6" w14:textId="2418ADCD"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UNITS_JUL</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34773214" w14:textId="6F50C2ED"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5BC8F82A" w14:textId="3ABA94F6"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47E5475D" w14:textId="75A5D2F0"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41EF8809" w14:textId="6E848972"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Units_Jul</w:t>
            </w:r>
          </w:p>
        </w:tc>
      </w:tr>
      <w:tr w:rsidR="00114152" w:rsidRPr="000F1877" w14:paraId="7D585265"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618F729" w14:textId="61D0568E"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UNITS_AUG</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26CE97DE" w14:textId="0852E9EC"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5EA4ED6C" w14:textId="22F16567"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783536E6" w14:textId="759A4103"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2C8820A0" w14:textId="3FEA8A5E"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Units_Aug</w:t>
            </w:r>
          </w:p>
        </w:tc>
      </w:tr>
      <w:tr w:rsidR="00114152" w:rsidRPr="000F1877" w14:paraId="33235BB7"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60334B6" w14:textId="10957190"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UNITS_SEP</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740A267F" w14:textId="6FE4C4E5"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4473C40E" w14:textId="21CBF790"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283538E9" w14:textId="39BD0BCC" w:rsidR="00114152" w:rsidRPr="00596774" w:rsidRDefault="00114152" w:rsidP="00114152">
            <w:pPr>
              <w:rPr>
                <w:rFonts w:ascii="Calibri" w:eastAsiaTheme="minorHAnsi" w:hAnsi="Calibri" w:cs="Calibri"/>
                <w:color w:val="000000"/>
                <w:highlight w:val="white"/>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1CD504BC" w14:textId="41B17ABF" w:rsidR="00114152" w:rsidRPr="00B56916"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Units_Sep</w:t>
            </w:r>
          </w:p>
        </w:tc>
      </w:tr>
      <w:tr w:rsidR="00114152" w:rsidRPr="000F1877" w14:paraId="0B81C285"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5848426" w14:textId="50324AF9" w:rsidR="00114152"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UNITS_OCT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57CE7993" w14:textId="79208DFD"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271AD917" w14:textId="7615E0A1"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4C071548" w14:textId="247A66C1" w:rsidR="00114152" w:rsidRPr="00596774" w:rsidRDefault="00114152" w:rsidP="00114152">
            <w:pPr>
              <w:rPr>
                <w:rFonts w:ascii="Calibri" w:hAnsi="Calibri" w:cs="Calibri"/>
                <w:color w:val="000000"/>
                <w:sz w:val="18"/>
                <w:szCs w:val="16"/>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46C84166" w14:textId="3F9EC33D" w:rsidR="00114152" w:rsidRPr="000F1877"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Units_Oct</w:t>
            </w:r>
          </w:p>
        </w:tc>
      </w:tr>
      <w:tr w:rsidR="00114152" w:rsidRPr="000F1877" w14:paraId="39381B04"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C102157" w14:textId="34730BFF" w:rsidR="00114152" w:rsidRPr="00DD1485"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UNITS_NOV</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61DBC2D9" w14:textId="60CE8309"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46CEDA2B" w14:textId="742DE34B"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08948D93" w14:textId="06C4C532" w:rsidR="00114152" w:rsidRPr="00596774" w:rsidRDefault="00114152" w:rsidP="00114152">
            <w:pPr>
              <w:rPr>
                <w:rFonts w:ascii="Calibri" w:hAnsi="Calibri" w:cs="Calibri"/>
                <w:color w:val="000000"/>
                <w:sz w:val="18"/>
                <w:szCs w:val="16"/>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4607EDBC" w14:textId="0F62AA7C" w:rsidR="00114152" w:rsidRPr="000F1877"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Units_Nov</w:t>
            </w:r>
          </w:p>
        </w:tc>
      </w:tr>
      <w:tr w:rsidR="00114152" w:rsidRPr="000F1877" w14:paraId="699AA40F" w14:textId="77777777" w:rsidTr="007E707F">
        <w:trPr>
          <w:trHeight w:val="7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8713A80" w14:textId="3CA011CD" w:rsidR="00114152" w:rsidRPr="00D30FA1" w:rsidRDefault="00114152" w:rsidP="00114152">
            <w:pPr>
              <w:rPr>
                <w:rFonts w:asciiTheme="minorHAnsi" w:hAnsiTheme="minorHAnsi" w:cstheme="minorHAnsi"/>
                <w:color w:val="000000"/>
                <w:sz w:val="18"/>
                <w:szCs w:val="16"/>
              </w:rPr>
            </w:pPr>
            <w:r>
              <w:rPr>
                <w:rFonts w:asciiTheme="minorHAnsi" w:hAnsiTheme="minorHAnsi" w:cstheme="minorHAnsi"/>
                <w:color w:val="000000"/>
                <w:sz w:val="18"/>
                <w:szCs w:val="16"/>
              </w:rPr>
              <w:t>UNITS_DEC</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14:paraId="6ADE165E" w14:textId="44F7342F" w:rsidR="00114152" w:rsidRPr="00E94A7B" w:rsidRDefault="00114152" w:rsidP="00114152">
            <w:pPr>
              <w:rPr>
                <w:rFonts w:asciiTheme="minorHAnsi" w:hAnsiTheme="minorHAnsi" w:cstheme="minorHAnsi"/>
                <w:color w:val="000000"/>
                <w:sz w:val="18"/>
                <w:szCs w:val="16"/>
              </w:rPr>
            </w:pPr>
            <w:r w:rsidRPr="00E94A7B">
              <w:rPr>
                <w:rFonts w:ascii="Calibri" w:hAnsi="Calibri" w:cs="Calibri"/>
                <w:color w:val="000000"/>
                <w:sz w:val="18"/>
                <w:szCs w:val="22"/>
              </w:rPr>
              <w:t>PlanProductMDMthlyAlloc</w:t>
            </w:r>
          </w:p>
        </w:tc>
        <w:tc>
          <w:tcPr>
            <w:tcW w:w="1980" w:type="dxa"/>
            <w:tcBorders>
              <w:top w:val="single" w:sz="4" w:space="0" w:color="auto"/>
              <w:left w:val="single" w:sz="4" w:space="0" w:color="auto"/>
              <w:bottom w:val="single" w:sz="4" w:space="0" w:color="auto"/>
              <w:right w:val="single" w:sz="4" w:space="0" w:color="auto"/>
            </w:tcBorders>
            <w:vAlign w:val="bottom"/>
          </w:tcPr>
          <w:p w14:paraId="650CF421" w14:textId="01731349" w:rsidR="00114152" w:rsidRPr="00B15D7A" w:rsidRDefault="00114152" w:rsidP="00114152">
            <w:pPr>
              <w:rPr>
                <w:rFonts w:asciiTheme="minorHAnsi" w:hAnsiTheme="minorHAnsi" w:cstheme="minorHAnsi"/>
                <w:color w:val="000000"/>
                <w:sz w:val="18"/>
                <w:szCs w:val="16"/>
              </w:rPr>
            </w:pPr>
            <w:r w:rsidRPr="00B15D7A">
              <w:rPr>
                <w:rFonts w:ascii="Calibri" w:hAnsi="Calibri" w:cs="Calibri"/>
                <w:color w:val="000000"/>
                <w:sz w:val="18"/>
                <w:szCs w:val="22"/>
              </w:rPr>
              <w:t>MonthName/TotalUnits</w:t>
            </w:r>
          </w:p>
        </w:tc>
        <w:tc>
          <w:tcPr>
            <w:tcW w:w="2070" w:type="dxa"/>
            <w:tcBorders>
              <w:top w:val="single" w:sz="4" w:space="0" w:color="auto"/>
              <w:left w:val="single" w:sz="4" w:space="0" w:color="auto"/>
              <w:bottom w:val="single" w:sz="4" w:space="0" w:color="auto"/>
              <w:right w:val="single" w:sz="4" w:space="0" w:color="auto"/>
            </w:tcBorders>
          </w:tcPr>
          <w:p w14:paraId="3CFE8A0D" w14:textId="45CDC2CA" w:rsidR="00114152" w:rsidRPr="00596774" w:rsidRDefault="00114152" w:rsidP="00114152">
            <w:pPr>
              <w:rPr>
                <w:rFonts w:ascii="Calibri" w:hAnsi="Calibri" w:cs="Calibri"/>
                <w:color w:val="000000"/>
                <w:sz w:val="18"/>
                <w:szCs w:val="16"/>
              </w:rPr>
            </w:pPr>
            <w:r w:rsidRPr="00F97167">
              <w:rPr>
                <w:rFonts w:ascii="Calibri" w:hAnsi="Calibri" w:cs="Calibri"/>
                <w:color w:val="000000"/>
                <w:sz w:val="18"/>
                <w:szCs w:val="22"/>
              </w:rPr>
              <w:t>VEBIP_SellInProductPlan</w:t>
            </w:r>
          </w:p>
        </w:tc>
        <w:tc>
          <w:tcPr>
            <w:tcW w:w="2070" w:type="dxa"/>
            <w:tcBorders>
              <w:top w:val="single" w:sz="4" w:space="0" w:color="auto"/>
              <w:left w:val="single" w:sz="4" w:space="0" w:color="auto"/>
              <w:bottom w:val="single" w:sz="4" w:space="0" w:color="auto"/>
              <w:right w:val="single" w:sz="4" w:space="0" w:color="auto"/>
            </w:tcBorders>
            <w:vAlign w:val="center"/>
          </w:tcPr>
          <w:p w14:paraId="0C02FC6D" w14:textId="5AB798E7" w:rsidR="00114152" w:rsidRPr="000F1877" w:rsidRDefault="00F3705C" w:rsidP="00F3705C">
            <w:pPr>
              <w:rPr>
                <w:rFonts w:asciiTheme="minorHAnsi" w:hAnsiTheme="minorHAnsi" w:cstheme="minorHAnsi"/>
                <w:color w:val="000000"/>
                <w:sz w:val="18"/>
                <w:szCs w:val="16"/>
              </w:rPr>
            </w:pPr>
            <w:r>
              <w:rPr>
                <w:rFonts w:asciiTheme="minorHAnsi" w:hAnsiTheme="minorHAnsi" w:cstheme="minorHAnsi"/>
                <w:color w:val="000000"/>
                <w:sz w:val="18"/>
                <w:szCs w:val="16"/>
              </w:rPr>
              <w:t>Units_Dec</w:t>
            </w:r>
          </w:p>
        </w:tc>
      </w:tr>
      <w:tr w:rsidR="00114152" w:rsidRPr="00D30FA1" w14:paraId="2B0DC9E2" w14:textId="77777777" w:rsidTr="00B15D7A">
        <w:trPr>
          <w:trHeight w:val="70"/>
        </w:trPr>
        <w:tc>
          <w:tcPr>
            <w:tcW w:w="6390" w:type="dxa"/>
            <w:gridSpan w:val="3"/>
            <w:tcBorders>
              <w:top w:val="single" w:sz="4" w:space="0" w:color="auto"/>
              <w:left w:val="single" w:sz="4" w:space="0" w:color="auto"/>
              <w:bottom w:val="single" w:sz="4" w:space="0" w:color="auto"/>
              <w:right w:val="single" w:sz="4" w:space="0" w:color="auto"/>
            </w:tcBorders>
            <w:shd w:val="clear" w:color="auto" w:fill="auto"/>
          </w:tcPr>
          <w:p w14:paraId="6C94B1B5" w14:textId="77777777" w:rsidR="00114152" w:rsidRDefault="00114152" w:rsidP="00114152">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2070" w:type="dxa"/>
            <w:tcBorders>
              <w:top w:val="single" w:sz="4" w:space="0" w:color="auto"/>
              <w:left w:val="single" w:sz="4" w:space="0" w:color="auto"/>
              <w:bottom w:val="single" w:sz="4" w:space="0" w:color="auto"/>
              <w:right w:val="single" w:sz="4" w:space="0" w:color="auto"/>
            </w:tcBorders>
          </w:tcPr>
          <w:p w14:paraId="1F7259ED" w14:textId="77777777" w:rsidR="00114152" w:rsidRPr="00BC6D24" w:rsidRDefault="00114152" w:rsidP="00114152">
            <w:pPr>
              <w:rPr>
                <w:rFonts w:asciiTheme="minorHAnsi" w:hAnsiTheme="minorHAnsi" w:cstheme="minorHAnsi"/>
                <w:b/>
                <w:color w:val="000000"/>
                <w:sz w:val="18"/>
                <w:szCs w:val="16"/>
                <w:u w:val="single"/>
              </w:rPr>
            </w:pPr>
          </w:p>
        </w:tc>
        <w:tc>
          <w:tcPr>
            <w:tcW w:w="2070" w:type="dxa"/>
            <w:tcBorders>
              <w:top w:val="single" w:sz="4" w:space="0" w:color="auto"/>
              <w:left w:val="single" w:sz="4" w:space="0" w:color="auto"/>
              <w:bottom w:val="single" w:sz="4" w:space="0" w:color="auto"/>
              <w:right w:val="single" w:sz="4" w:space="0" w:color="auto"/>
            </w:tcBorders>
          </w:tcPr>
          <w:p w14:paraId="00F0A59B" w14:textId="77777777" w:rsidR="00114152" w:rsidRPr="00BC6D24" w:rsidRDefault="00114152" w:rsidP="00114152">
            <w:pPr>
              <w:rPr>
                <w:rFonts w:asciiTheme="minorHAnsi" w:hAnsiTheme="minorHAnsi" w:cstheme="minorHAnsi"/>
                <w:b/>
                <w:color w:val="000000"/>
                <w:sz w:val="18"/>
                <w:szCs w:val="16"/>
                <w:u w:val="single"/>
              </w:rPr>
            </w:pPr>
          </w:p>
        </w:tc>
      </w:tr>
    </w:tbl>
    <w:p w14:paraId="4B069AC6" w14:textId="77777777" w:rsidR="002A5C1E" w:rsidRDefault="002A5C1E" w:rsidP="002A5C1E">
      <w:pPr>
        <w:keepNext/>
        <w:widowControl/>
        <w:spacing w:line="240" w:lineRule="auto"/>
        <w:ind w:left="720" w:right="21"/>
        <w:jc w:val="both"/>
        <w:outlineLvl w:val="1"/>
        <w:rPr>
          <w:rFonts w:asciiTheme="minorHAnsi" w:hAnsiTheme="minorHAnsi" w:cstheme="minorHAnsi"/>
          <w:b/>
          <w:i/>
          <w:sz w:val="24"/>
          <w:szCs w:val="24"/>
          <w:lang w:val="en-GB"/>
        </w:rPr>
      </w:pPr>
    </w:p>
    <w:p w14:paraId="576C81B2" w14:textId="77777777" w:rsidR="00515025" w:rsidRPr="00515025" w:rsidRDefault="00515025" w:rsidP="00515025"/>
    <w:p w14:paraId="78B87110" w14:textId="3A24273A" w:rsidR="002A5C1E" w:rsidRPr="0075631B" w:rsidRDefault="003138AD"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6875" w:name="_Toc415065542"/>
      <w:r>
        <w:rPr>
          <w:rFonts w:asciiTheme="minorHAnsi" w:hAnsiTheme="minorHAnsi" w:cstheme="minorHAnsi"/>
          <w:b/>
          <w:i/>
          <w:sz w:val="24"/>
          <w:szCs w:val="24"/>
          <w:lang w:val="en-GB"/>
        </w:rPr>
        <w:t>DMO_</w:t>
      </w:r>
      <w:r w:rsidR="00712EB9">
        <w:rPr>
          <w:rFonts w:asciiTheme="minorHAnsi" w:hAnsiTheme="minorHAnsi" w:cstheme="minorHAnsi"/>
          <w:b/>
          <w:i/>
          <w:sz w:val="24"/>
          <w:szCs w:val="24"/>
          <w:lang w:val="en-GB"/>
        </w:rPr>
        <w:t>SEL</w:t>
      </w:r>
      <w:r w:rsidR="002A5C1E" w:rsidRPr="0075631B">
        <w:rPr>
          <w:rFonts w:asciiTheme="minorHAnsi" w:hAnsiTheme="minorHAnsi" w:cstheme="minorHAnsi"/>
          <w:b/>
          <w:i/>
          <w:sz w:val="24"/>
          <w:szCs w:val="24"/>
          <w:lang w:val="en-GB"/>
        </w:rPr>
        <w:t>OUT_</w:t>
      </w:r>
      <w:r w:rsidR="00712EB9">
        <w:rPr>
          <w:rFonts w:asciiTheme="minorHAnsi" w:hAnsiTheme="minorHAnsi" w:cstheme="minorHAnsi"/>
          <w:b/>
          <w:i/>
          <w:sz w:val="24"/>
          <w:szCs w:val="24"/>
          <w:lang w:val="en-GB"/>
        </w:rPr>
        <w:t>PROD_</w:t>
      </w:r>
      <w:r w:rsidR="002A5C1E" w:rsidRPr="0075631B">
        <w:rPr>
          <w:rFonts w:asciiTheme="minorHAnsi" w:hAnsiTheme="minorHAnsi" w:cstheme="minorHAnsi"/>
          <w:b/>
          <w:i/>
          <w:sz w:val="24"/>
          <w:szCs w:val="24"/>
          <w:lang w:val="en-GB"/>
        </w:rPr>
        <w:t>PLAN</w:t>
      </w:r>
      <w:r w:rsidR="00C90592">
        <w:rPr>
          <w:rFonts w:asciiTheme="minorHAnsi" w:hAnsiTheme="minorHAnsi" w:cstheme="minorHAnsi"/>
          <w:b/>
          <w:i/>
          <w:sz w:val="24"/>
          <w:szCs w:val="24"/>
          <w:lang w:val="en-GB"/>
        </w:rPr>
        <w:t>_MIR</w:t>
      </w:r>
      <w:bookmarkEnd w:id="6875"/>
    </w:p>
    <w:p w14:paraId="56D66620" w14:textId="468AB4AE" w:rsidR="002A5C1E" w:rsidRDefault="002A5C1E" w:rsidP="002A5C1E">
      <w:pPr>
        <w:rPr>
          <w:rFonts w:asciiTheme="minorHAnsi" w:hAnsiTheme="minorHAnsi" w:cstheme="minorHAnsi"/>
        </w:rPr>
      </w:pPr>
      <w:r>
        <w:rPr>
          <w:rFonts w:asciiTheme="minorHAnsi" w:hAnsiTheme="minorHAnsi" w:cstheme="minorHAnsi"/>
        </w:rPr>
        <w:t>This staging table contai</w:t>
      </w:r>
      <w:r w:rsidR="0067546E">
        <w:rPr>
          <w:rFonts w:asciiTheme="minorHAnsi" w:hAnsiTheme="minorHAnsi" w:cstheme="minorHAnsi"/>
        </w:rPr>
        <w:t xml:space="preserve">ns the Real Time Sell Out </w:t>
      </w:r>
      <w:ins w:id="6876" w:author="Sowndarya S (WT01 - Manufacturing &amp; Hi Tech)" w:date="2015-03-24T10:51:00Z">
        <w:r w:rsidR="008B41B0">
          <w:rPr>
            <w:rFonts w:asciiTheme="minorHAnsi" w:hAnsiTheme="minorHAnsi" w:cstheme="minorHAnsi"/>
          </w:rPr>
          <w:t>product</w:t>
        </w:r>
      </w:ins>
      <w:r w:rsidR="0067546E">
        <w:rPr>
          <w:rFonts w:asciiTheme="minorHAnsi" w:hAnsiTheme="minorHAnsi" w:cstheme="minorHAnsi"/>
        </w:rPr>
        <w:t xml:space="preserve">Plan </w:t>
      </w:r>
      <w:r>
        <w:rPr>
          <w:rFonts w:asciiTheme="minorHAnsi" w:hAnsiTheme="minorHAnsi" w:cstheme="minorHAnsi"/>
        </w:rPr>
        <w:t>data from PNP Source view.</w:t>
      </w:r>
    </w:p>
    <w:p w14:paraId="7A18C871" w14:textId="77777777" w:rsidR="002A5C1E" w:rsidRPr="00D30FA1" w:rsidRDefault="002A5C1E" w:rsidP="002A5C1E">
      <w:pPr>
        <w:rPr>
          <w:rFonts w:asciiTheme="minorHAnsi" w:hAnsiTheme="minorHAnsi" w:cstheme="minorHAnsi"/>
        </w:rPr>
      </w:pPr>
    </w:p>
    <w:p w14:paraId="23CE89B1"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66D418DA" w14:textId="77777777" w:rsidTr="00712EB9">
        <w:trPr>
          <w:trHeight w:val="257"/>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458521D8"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1F702D71"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2D8C16F4"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72594C61"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5F243D5C"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71CA4786"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lastRenderedPageBreak/>
              <w:t>Staging</w:t>
            </w:r>
          </w:p>
        </w:tc>
        <w:tc>
          <w:tcPr>
            <w:tcW w:w="3779" w:type="dxa"/>
            <w:tcBorders>
              <w:top w:val="single" w:sz="4" w:space="0" w:color="auto"/>
              <w:left w:val="single" w:sz="4" w:space="0" w:color="auto"/>
              <w:bottom w:val="single" w:sz="4" w:space="0" w:color="auto"/>
              <w:right w:val="single" w:sz="4" w:space="0" w:color="auto"/>
            </w:tcBorders>
            <w:hideMark/>
          </w:tcPr>
          <w:p w14:paraId="7826C1D5" w14:textId="30D3F2AB" w:rsidR="002A5C1E" w:rsidRPr="00D30FA1" w:rsidRDefault="00012187"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712EB9">
              <w:rPr>
                <w:rFonts w:asciiTheme="minorHAnsi" w:hAnsiTheme="minorHAnsi" w:cstheme="minorHAnsi"/>
                <w:color w:val="000000"/>
                <w:sz w:val="18"/>
                <w:szCs w:val="16"/>
              </w:rPr>
              <w:t>SEL</w:t>
            </w:r>
            <w:r w:rsidR="002A5C1E">
              <w:rPr>
                <w:rFonts w:asciiTheme="minorHAnsi" w:hAnsiTheme="minorHAnsi" w:cstheme="minorHAnsi"/>
                <w:color w:val="000000"/>
                <w:sz w:val="18"/>
                <w:szCs w:val="16"/>
              </w:rPr>
              <w:t>OUT_</w:t>
            </w:r>
            <w:r w:rsidR="00712EB9">
              <w:rPr>
                <w:rFonts w:asciiTheme="minorHAnsi" w:hAnsiTheme="minorHAnsi" w:cstheme="minorHAnsi"/>
                <w:color w:val="000000"/>
                <w:sz w:val="18"/>
                <w:szCs w:val="16"/>
              </w:rPr>
              <w:t>PROD_</w:t>
            </w:r>
            <w:r w:rsidR="002A5C1E">
              <w:rPr>
                <w:rFonts w:asciiTheme="minorHAnsi" w:hAnsiTheme="minorHAnsi" w:cstheme="minorHAnsi"/>
                <w:color w:val="000000"/>
                <w:sz w:val="18"/>
                <w:szCs w:val="16"/>
              </w:rPr>
              <w:t>PLAN_</w:t>
            </w:r>
            <w:r>
              <w:rPr>
                <w:rFonts w:asciiTheme="minorHAnsi" w:hAnsiTheme="minorHAnsi" w:cstheme="minorHAnsi"/>
                <w:color w:val="000000"/>
                <w:sz w:val="18"/>
                <w:szCs w:val="16"/>
              </w:rPr>
              <w:t>MIR</w:t>
            </w:r>
          </w:p>
        </w:tc>
        <w:tc>
          <w:tcPr>
            <w:tcW w:w="992" w:type="dxa"/>
            <w:tcBorders>
              <w:top w:val="single" w:sz="4" w:space="0" w:color="auto"/>
              <w:left w:val="single" w:sz="4" w:space="0" w:color="auto"/>
              <w:bottom w:val="single" w:sz="4" w:space="0" w:color="auto"/>
              <w:right w:val="single" w:sz="4" w:space="0" w:color="auto"/>
            </w:tcBorders>
            <w:hideMark/>
          </w:tcPr>
          <w:p w14:paraId="01E706C9" w14:textId="78A7D040" w:rsidR="002A5C1E"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ISRVE_DMO_DW</w:t>
            </w:r>
          </w:p>
        </w:tc>
        <w:tc>
          <w:tcPr>
            <w:tcW w:w="1080" w:type="dxa"/>
            <w:tcBorders>
              <w:top w:val="single" w:sz="4" w:space="0" w:color="auto"/>
              <w:left w:val="single" w:sz="4" w:space="0" w:color="auto"/>
              <w:bottom w:val="single" w:sz="4" w:space="0" w:color="auto"/>
              <w:right w:val="single" w:sz="4" w:space="0" w:color="auto"/>
            </w:tcBorders>
            <w:hideMark/>
          </w:tcPr>
          <w:p w14:paraId="16FC10FB"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0C52CA8B" w14:textId="77777777" w:rsidR="002A5C1E" w:rsidRDefault="002A5C1E" w:rsidP="002A5C1E">
      <w:pPr>
        <w:spacing w:after="120"/>
        <w:rPr>
          <w:rFonts w:asciiTheme="minorHAnsi" w:hAnsiTheme="minorHAnsi" w:cstheme="minorHAnsi"/>
          <w:u w:val="single"/>
        </w:rPr>
      </w:pPr>
    </w:p>
    <w:p w14:paraId="5F30DAFC"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160"/>
        <w:gridCol w:w="990"/>
        <w:gridCol w:w="2250"/>
      </w:tblGrid>
      <w:tr w:rsidR="002A5C1E" w:rsidRPr="00D30FA1" w14:paraId="081A7100" w14:textId="77777777" w:rsidTr="006740BA">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704DE0FE"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160" w:type="dxa"/>
            <w:tcBorders>
              <w:top w:val="single" w:sz="4" w:space="0" w:color="auto"/>
              <w:left w:val="single" w:sz="4" w:space="0" w:color="auto"/>
              <w:bottom w:val="single" w:sz="4" w:space="0" w:color="auto"/>
              <w:right w:val="single" w:sz="4" w:space="0" w:color="auto"/>
            </w:tcBorders>
            <w:shd w:val="clear" w:color="auto" w:fill="F4B8AE"/>
            <w:hideMark/>
          </w:tcPr>
          <w:p w14:paraId="76BD5C3E"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5988ACF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6B612021"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14:paraId="43365499" w14:textId="77777777" w:rsidTr="006740BA">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96DCCC3"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PLAN_ID</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45544C9"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63C94E1"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6D286EFA"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Plan id</w:t>
            </w:r>
          </w:p>
        </w:tc>
      </w:tr>
      <w:tr w:rsidR="002A5C1E" w:rsidRPr="00D30FA1" w14:paraId="034AEF6F" w14:textId="77777777" w:rsidTr="00B36295">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6583B17" w14:textId="653CA8DD" w:rsidR="002A5C1E" w:rsidRPr="00DD1485" w:rsidRDefault="00712EB9" w:rsidP="00B36295">
            <w:pPr>
              <w:rPr>
                <w:rFonts w:asciiTheme="minorHAnsi" w:hAnsiTheme="minorHAnsi" w:cstheme="minorHAnsi"/>
                <w:color w:val="000000"/>
                <w:sz w:val="18"/>
                <w:szCs w:val="16"/>
              </w:rPr>
            </w:pPr>
            <w:r>
              <w:rPr>
                <w:rFonts w:asciiTheme="minorHAnsi" w:hAnsiTheme="minorHAnsi" w:cstheme="minorHAnsi"/>
                <w:color w:val="000000"/>
                <w:sz w:val="18"/>
                <w:szCs w:val="16"/>
              </w:rPr>
              <w:t>BDM_PLAN_ID</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1DF9C19"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A745482"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2BDAC882" w14:textId="5E87E193" w:rsidR="002A5C1E" w:rsidRPr="00D30FA1"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BDM Plan Id</w:t>
            </w:r>
          </w:p>
        </w:tc>
      </w:tr>
      <w:tr w:rsidR="007E158A" w:rsidRPr="00D30FA1" w14:paraId="13EC2535" w14:textId="77777777" w:rsidTr="007E707F">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6CD01E62" w14:textId="63271EFE" w:rsidR="007E158A" w:rsidRPr="00DD1485"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BDE_PLAN_ID</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72A8420" w14:textId="4108153B" w:rsidR="007E158A" w:rsidRPr="00DD1485" w:rsidRDefault="007E158A" w:rsidP="007E158A">
            <w:pPr>
              <w:rPr>
                <w:rFonts w:asciiTheme="minorHAnsi" w:hAnsiTheme="minorHAnsi" w:cstheme="minorHAnsi"/>
                <w:color w:val="000000"/>
                <w:sz w:val="18"/>
                <w:szCs w:val="16"/>
              </w:rPr>
            </w:pPr>
            <w:r w:rsidRPr="008C7B48">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51B8709" w14:textId="77777777" w:rsidR="007E158A" w:rsidRPr="00D30FA1" w:rsidRDefault="007E158A" w:rsidP="007E158A">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0C181BB8" w14:textId="46BC0C5B" w:rsidR="007E158A" w:rsidRPr="00D30FA1"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BDE Plan Id</w:t>
            </w:r>
          </w:p>
        </w:tc>
      </w:tr>
      <w:tr w:rsidR="007E158A" w:rsidRPr="00D30FA1" w14:paraId="72FF5215" w14:textId="77777777" w:rsidTr="007E707F">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655C210B" w14:textId="6EDCE803" w:rsidR="007E158A" w:rsidRPr="00DD1485"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BDE_USER_ID</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A6C8514" w14:textId="5E56FF3C" w:rsidR="007E158A" w:rsidRPr="00DD1485" w:rsidRDefault="007E158A" w:rsidP="007E158A">
            <w:pPr>
              <w:rPr>
                <w:rFonts w:asciiTheme="minorHAnsi" w:hAnsiTheme="minorHAnsi" w:cstheme="minorHAnsi"/>
                <w:color w:val="000000"/>
                <w:sz w:val="18"/>
                <w:szCs w:val="16"/>
              </w:rPr>
            </w:pPr>
            <w:r w:rsidRPr="008C7B48">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03A2130" w14:textId="77777777" w:rsidR="007E158A" w:rsidRPr="00D30FA1" w:rsidRDefault="007E158A" w:rsidP="007E158A">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61180EDE" w14:textId="3732CD6F" w:rsidR="007E158A" w:rsidRPr="00D30FA1"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BDE User Id</w:t>
            </w:r>
          </w:p>
        </w:tc>
      </w:tr>
      <w:tr w:rsidR="007E158A" w:rsidRPr="00D30FA1" w14:paraId="399C04C8" w14:textId="77777777" w:rsidTr="007E707F">
        <w:trPr>
          <w:ins w:id="6877" w:author="Rakesh Singhi" w:date="2015-02-07T15:30: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6D11F1D" w14:textId="0315C4B9" w:rsidR="007E158A" w:rsidRDefault="007E158A" w:rsidP="007E158A">
            <w:pPr>
              <w:rPr>
                <w:ins w:id="6878" w:author="Rakesh Singhi" w:date="2015-02-07T15:30:00Z"/>
                <w:rFonts w:asciiTheme="minorHAnsi" w:hAnsiTheme="minorHAnsi" w:cstheme="minorHAnsi"/>
                <w:color w:val="000000"/>
                <w:sz w:val="18"/>
                <w:szCs w:val="16"/>
              </w:rPr>
            </w:pPr>
            <w:r>
              <w:rPr>
                <w:rFonts w:asciiTheme="minorHAnsi" w:hAnsiTheme="minorHAnsi" w:cstheme="minorHAnsi"/>
                <w:color w:val="000000"/>
                <w:sz w:val="18"/>
                <w:szCs w:val="16"/>
              </w:rPr>
              <w:t>RESELLER_PARTNER_ID</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FA35D1A" w14:textId="407AEF43" w:rsidR="007E158A" w:rsidRDefault="007E158A" w:rsidP="007E158A">
            <w:pPr>
              <w:rPr>
                <w:ins w:id="6879" w:author="Rakesh Singhi" w:date="2015-02-07T15:30:00Z"/>
                <w:rFonts w:asciiTheme="minorHAnsi" w:hAnsiTheme="minorHAnsi" w:cstheme="minorHAnsi"/>
                <w:color w:val="000000"/>
                <w:sz w:val="18"/>
                <w:szCs w:val="16"/>
              </w:rPr>
            </w:pPr>
            <w:r w:rsidRPr="008C7B48">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9375F72" w14:textId="3F90DA98" w:rsidR="007E158A" w:rsidRDefault="007E158A" w:rsidP="007E158A">
            <w:pPr>
              <w:rPr>
                <w:ins w:id="6880" w:author="Rakesh Singhi" w:date="2015-02-07T15:30:00Z"/>
                <w:rFonts w:ascii="Arial" w:hAnsi="Arial" w:cs="Arial"/>
              </w:rPr>
            </w:pPr>
            <w:ins w:id="6881" w:author="Rakesh Singhi" w:date="2015-02-07T15:3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3C5590AD" w14:textId="31E8DB33" w:rsidR="007E158A" w:rsidRDefault="007E158A" w:rsidP="007E158A">
            <w:pPr>
              <w:rPr>
                <w:ins w:id="6882" w:author="Rakesh Singhi" w:date="2015-02-07T15:30:00Z"/>
                <w:rFonts w:asciiTheme="minorHAnsi" w:hAnsiTheme="minorHAnsi" w:cstheme="minorHAnsi"/>
                <w:color w:val="000000"/>
                <w:sz w:val="18"/>
                <w:szCs w:val="16"/>
              </w:rPr>
            </w:pPr>
            <w:r>
              <w:rPr>
                <w:rFonts w:asciiTheme="minorHAnsi" w:hAnsiTheme="minorHAnsi" w:cstheme="minorHAnsi"/>
                <w:color w:val="000000"/>
                <w:sz w:val="18"/>
                <w:szCs w:val="16"/>
              </w:rPr>
              <w:t>Reseller PartnerId</w:t>
            </w:r>
          </w:p>
        </w:tc>
      </w:tr>
      <w:tr w:rsidR="002A5C1E" w:rsidRPr="00D30FA1" w14:paraId="6136E4F9" w14:textId="77777777" w:rsidTr="00B36295">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47FCDE00" w14:textId="7528A9F9" w:rsidR="002A5C1E" w:rsidRPr="00DD1485" w:rsidRDefault="00712EB9" w:rsidP="00B36295">
            <w:pPr>
              <w:rPr>
                <w:rFonts w:asciiTheme="minorHAnsi" w:hAnsiTheme="minorHAnsi" w:cstheme="minorHAnsi"/>
                <w:color w:val="000000"/>
                <w:sz w:val="18"/>
                <w:szCs w:val="16"/>
              </w:rPr>
            </w:pPr>
            <w:r>
              <w:rPr>
                <w:rFonts w:asciiTheme="minorHAnsi" w:hAnsiTheme="minorHAnsi" w:cstheme="minorHAnsi"/>
                <w:color w:val="000000"/>
                <w:sz w:val="18"/>
                <w:szCs w:val="16"/>
              </w:rPr>
              <w:t>PRODUCT_PART_ID</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ADD6EE8" w14:textId="0C8B6D82" w:rsidR="002A5C1E" w:rsidRPr="00DD1485"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NVARCHAR2(100)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BF48A02"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5F5F2C64" w14:textId="3D067CF6" w:rsidR="002A5C1E" w:rsidRPr="00D30FA1"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Product Part Id</w:t>
            </w:r>
          </w:p>
        </w:tc>
      </w:tr>
      <w:tr w:rsidR="002A5C1E" w:rsidRPr="00D30FA1" w14:paraId="5FF1B454" w14:textId="77777777" w:rsidTr="00B36295">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1FB0CD6" w14:textId="340D9B37" w:rsidR="002A5C1E" w:rsidRDefault="00712EB9" w:rsidP="00B36295">
            <w:pPr>
              <w:rPr>
                <w:rFonts w:asciiTheme="minorHAnsi" w:hAnsiTheme="minorHAnsi" w:cstheme="minorHAnsi"/>
                <w:color w:val="000000"/>
                <w:sz w:val="18"/>
                <w:szCs w:val="16"/>
              </w:rPr>
            </w:pPr>
            <w:r>
              <w:rPr>
                <w:rFonts w:asciiTheme="minorHAnsi" w:hAnsiTheme="minorHAnsi" w:cstheme="minorHAnsi"/>
                <w:color w:val="000000"/>
                <w:sz w:val="18"/>
                <w:szCs w:val="16"/>
              </w:rPr>
              <w:t>TOTAL_REVENUE</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7282231" w14:textId="5B9029C8" w:rsidR="002A5C1E" w:rsidRPr="00DD1485"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NUMBER(18,2</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9B49157"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6F385A6B" w14:textId="137ECA9D" w:rsidR="002A5C1E"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Total Revenue</w:t>
            </w:r>
          </w:p>
        </w:tc>
      </w:tr>
      <w:tr w:rsidR="002A5C1E" w:rsidRPr="00D30FA1" w14:paraId="421F6B62" w14:textId="77777777" w:rsidTr="00B36295">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69FE54A" w14:textId="09084ACD" w:rsidR="002A5C1E" w:rsidRPr="00DD1485" w:rsidRDefault="00712EB9" w:rsidP="00B36295">
            <w:pPr>
              <w:rPr>
                <w:rFonts w:asciiTheme="minorHAnsi" w:hAnsiTheme="minorHAnsi" w:cstheme="minorHAnsi"/>
                <w:color w:val="000000"/>
                <w:sz w:val="18"/>
                <w:szCs w:val="16"/>
              </w:rPr>
            </w:pPr>
            <w:r>
              <w:rPr>
                <w:rFonts w:asciiTheme="minorHAnsi" w:hAnsiTheme="minorHAnsi" w:cstheme="minorHAnsi"/>
                <w:color w:val="000000"/>
                <w:sz w:val="18"/>
                <w:szCs w:val="16"/>
              </w:rPr>
              <w:t>TOTAL_PROFIT</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F2C1B81" w14:textId="4209A9DF" w:rsidR="002A5C1E" w:rsidRPr="00DD1485" w:rsidRDefault="002A5C1E" w:rsidP="007E158A">
            <w:pPr>
              <w:rPr>
                <w:rFonts w:asciiTheme="minorHAnsi" w:hAnsiTheme="minorHAnsi" w:cstheme="minorHAnsi"/>
                <w:color w:val="000000"/>
                <w:sz w:val="18"/>
                <w:szCs w:val="16"/>
              </w:rPr>
            </w:pPr>
            <w:r>
              <w:rPr>
                <w:rFonts w:asciiTheme="minorHAnsi" w:hAnsiTheme="minorHAnsi" w:cstheme="minorHAnsi"/>
                <w:color w:val="000000"/>
                <w:sz w:val="18"/>
                <w:szCs w:val="16"/>
              </w:rPr>
              <w:t>NUMBER(</w:t>
            </w:r>
            <w:r w:rsidR="007E158A">
              <w:rPr>
                <w:rFonts w:asciiTheme="minorHAnsi" w:hAnsiTheme="minorHAnsi" w:cstheme="minorHAnsi"/>
                <w:color w:val="000000"/>
                <w:sz w:val="18"/>
                <w:szCs w:val="16"/>
              </w:rPr>
              <w:t>18,2</w:t>
            </w:r>
            <w:r>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A27F29C"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19934735" w14:textId="32CDF938" w:rsidR="002A5C1E" w:rsidRPr="00D30FA1"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Total Profit</w:t>
            </w:r>
          </w:p>
        </w:tc>
      </w:tr>
      <w:tr w:rsidR="002A5C1E" w:rsidRPr="00D30FA1" w14:paraId="2F78504B" w14:textId="77777777" w:rsidTr="00B36295">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4A67721B" w14:textId="1E2A4855" w:rsidR="002A5C1E" w:rsidRDefault="00712EB9" w:rsidP="00B36295">
            <w:pPr>
              <w:rPr>
                <w:rFonts w:asciiTheme="minorHAnsi" w:hAnsiTheme="minorHAnsi" w:cstheme="minorHAnsi"/>
                <w:color w:val="000000"/>
                <w:sz w:val="18"/>
                <w:szCs w:val="16"/>
              </w:rPr>
            </w:pPr>
            <w:r>
              <w:rPr>
                <w:rFonts w:asciiTheme="minorHAnsi" w:hAnsiTheme="minorHAnsi" w:cstheme="minorHAnsi"/>
                <w:color w:val="000000"/>
                <w:sz w:val="18"/>
                <w:szCs w:val="16"/>
              </w:rPr>
              <w:t>TOTAL_UNITS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D915809" w14:textId="198484E4" w:rsidR="002A5C1E" w:rsidRPr="00DD1485"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BEB567E"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1E61F81E" w14:textId="22DEACAB" w:rsidR="002A5C1E"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Total no of units</w:t>
            </w:r>
          </w:p>
        </w:tc>
      </w:tr>
      <w:tr w:rsidR="002A5C1E" w:rsidRPr="00D30FA1" w14:paraId="6B25F57C" w14:textId="77777777" w:rsidTr="006740BA">
        <w:tc>
          <w:tcPr>
            <w:tcW w:w="2790" w:type="dxa"/>
            <w:tcBorders>
              <w:top w:val="single" w:sz="4" w:space="0" w:color="auto"/>
              <w:left w:val="single" w:sz="4" w:space="0" w:color="auto"/>
              <w:bottom w:val="single" w:sz="4" w:space="0" w:color="auto"/>
              <w:right w:val="single" w:sz="4" w:space="0" w:color="auto"/>
            </w:tcBorders>
            <w:vAlign w:val="center"/>
          </w:tcPr>
          <w:p w14:paraId="35AD2C55" w14:textId="57259EA6" w:rsidR="002A5C1E" w:rsidRPr="00D30FA1" w:rsidRDefault="00712EB9" w:rsidP="00B36295">
            <w:pPr>
              <w:rPr>
                <w:rFonts w:asciiTheme="minorHAnsi" w:hAnsiTheme="minorHAnsi" w:cstheme="minorHAnsi"/>
                <w:color w:val="000000"/>
                <w:sz w:val="18"/>
                <w:szCs w:val="16"/>
              </w:rPr>
            </w:pPr>
            <w:r>
              <w:rPr>
                <w:rFonts w:asciiTheme="minorHAnsi" w:hAnsiTheme="minorHAnsi" w:cstheme="minorHAnsi"/>
                <w:color w:val="000000"/>
                <w:sz w:val="18"/>
                <w:szCs w:val="16"/>
              </w:rPr>
              <w:t>PLAN_YEAR</w:t>
            </w:r>
          </w:p>
        </w:tc>
        <w:tc>
          <w:tcPr>
            <w:tcW w:w="2160" w:type="dxa"/>
            <w:tcBorders>
              <w:top w:val="single" w:sz="4" w:space="0" w:color="auto"/>
              <w:left w:val="single" w:sz="4" w:space="0" w:color="auto"/>
              <w:bottom w:val="single" w:sz="4" w:space="0" w:color="auto"/>
              <w:right w:val="single" w:sz="4" w:space="0" w:color="auto"/>
            </w:tcBorders>
            <w:vAlign w:val="center"/>
          </w:tcPr>
          <w:p w14:paraId="4F8A7F9C" w14:textId="4C6A36CC" w:rsidR="002A5C1E" w:rsidRPr="00D30FA1"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w:t>
            </w:r>
            <w:r w:rsidR="002A5C1E">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F4E6F7F"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F181D39" w14:textId="5392DA7F" w:rsidR="002A5C1E" w:rsidRPr="00D30FA1"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Plan year</w:t>
            </w:r>
          </w:p>
        </w:tc>
      </w:tr>
      <w:tr w:rsidR="007E158A" w:rsidRPr="00D30FA1" w14:paraId="334F24AB" w14:textId="77777777" w:rsidTr="006740BA">
        <w:tc>
          <w:tcPr>
            <w:tcW w:w="2790" w:type="dxa"/>
            <w:tcBorders>
              <w:top w:val="single" w:sz="4" w:space="0" w:color="auto"/>
              <w:left w:val="single" w:sz="4" w:space="0" w:color="auto"/>
              <w:bottom w:val="single" w:sz="4" w:space="0" w:color="auto"/>
              <w:right w:val="single" w:sz="4" w:space="0" w:color="auto"/>
            </w:tcBorders>
            <w:vAlign w:val="center"/>
          </w:tcPr>
          <w:p w14:paraId="46E737AF" w14:textId="7E3E77ED" w:rsidR="007E158A"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MODIFIED_DATE</w:t>
            </w:r>
          </w:p>
        </w:tc>
        <w:tc>
          <w:tcPr>
            <w:tcW w:w="2160" w:type="dxa"/>
            <w:tcBorders>
              <w:top w:val="single" w:sz="4" w:space="0" w:color="auto"/>
              <w:left w:val="single" w:sz="4" w:space="0" w:color="auto"/>
              <w:bottom w:val="single" w:sz="4" w:space="0" w:color="auto"/>
              <w:right w:val="single" w:sz="4" w:space="0" w:color="auto"/>
            </w:tcBorders>
            <w:vAlign w:val="center"/>
          </w:tcPr>
          <w:p w14:paraId="2F5008DF" w14:textId="21C51830" w:rsidR="007E158A"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C7113C0" w14:textId="1133F729" w:rsidR="007E158A" w:rsidRDefault="007E158A" w:rsidP="00B36295">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90F8432" w14:textId="43D52F70" w:rsidR="007E158A" w:rsidRDefault="007E158A"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 of modification</w:t>
            </w:r>
          </w:p>
        </w:tc>
      </w:tr>
      <w:tr w:rsidR="007E158A" w:rsidRPr="00D30FA1" w14:paraId="6B6674FE"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5C308EB2" w14:textId="353A7E14"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REV_JAN</w:t>
            </w:r>
          </w:p>
        </w:tc>
        <w:tc>
          <w:tcPr>
            <w:tcW w:w="2160" w:type="dxa"/>
            <w:tcBorders>
              <w:top w:val="single" w:sz="4" w:space="0" w:color="auto"/>
              <w:left w:val="single" w:sz="4" w:space="0" w:color="auto"/>
              <w:bottom w:val="single" w:sz="4" w:space="0" w:color="auto"/>
              <w:right w:val="single" w:sz="4" w:space="0" w:color="auto"/>
            </w:tcBorders>
          </w:tcPr>
          <w:p w14:paraId="4DDF2964" w14:textId="0613E791"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543BC4C" w14:textId="2FB1D576"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129B505B" w14:textId="2EBF8D7F"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jan</w:t>
            </w:r>
          </w:p>
        </w:tc>
      </w:tr>
      <w:tr w:rsidR="007E158A" w:rsidRPr="00D30FA1" w14:paraId="75CD2887"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2937206F" w14:textId="2003A121"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REV_FEB</w:t>
            </w:r>
          </w:p>
        </w:tc>
        <w:tc>
          <w:tcPr>
            <w:tcW w:w="2160" w:type="dxa"/>
            <w:tcBorders>
              <w:top w:val="single" w:sz="4" w:space="0" w:color="auto"/>
              <w:left w:val="single" w:sz="4" w:space="0" w:color="auto"/>
              <w:bottom w:val="single" w:sz="4" w:space="0" w:color="auto"/>
              <w:right w:val="single" w:sz="4" w:space="0" w:color="auto"/>
            </w:tcBorders>
          </w:tcPr>
          <w:p w14:paraId="42E3FEA4" w14:textId="44A76BE2"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FACBBE2" w14:textId="5456DDA4"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60B0B2ED" w14:textId="05A4167C"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feb</w:t>
            </w:r>
          </w:p>
        </w:tc>
      </w:tr>
      <w:tr w:rsidR="007E158A" w:rsidRPr="00D30FA1" w14:paraId="7408E39C"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6187CAEE" w14:textId="46493CFD"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REV_MAR</w:t>
            </w:r>
          </w:p>
        </w:tc>
        <w:tc>
          <w:tcPr>
            <w:tcW w:w="2160" w:type="dxa"/>
            <w:tcBorders>
              <w:top w:val="single" w:sz="4" w:space="0" w:color="auto"/>
              <w:left w:val="single" w:sz="4" w:space="0" w:color="auto"/>
              <w:bottom w:val="single" w:sz="4" w:space="0" w:color="auto"/>
              <w:right w:val="single" w:sz="4" w:space="0" w:color="auto"/>
            </w:tcBorders>
          </w:tcPr>
          <w:p w14:paraId="3180EDB9" w14:textId="65E29E82"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A2C93D8" w14:textId="2381CB40"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5B30A3CD" w14:textId="02FF4241"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mar</w:t>
            </w:r>
          </w:p>
        </w:tc>
      </w:tr>
      <w:tr w:rsidR="007E158A" w:rsidRPr="00D30FA1" w14:paraId="02378CBA"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70053682" w14:textId="02B59320"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REV_APR</w:t>
            </w:r>
          </w:p>
        </w:tc>
        <w:tc>
          <w:tcPr>
            <w:tcW w:w="2160" w:type="dxa"/>
            <w:tcBorders>
              <w:top w:val="single" w:sz="4" w:space="0" w:color="auto"/>
              <w:left w:val="single" w:sz="4" w:space="0" w:color="auto"/>
              <w:bottom w:val="single" w:sz="4" w:space="0" w:color="auto"/>
              <w:right w:val="single" w:sz="4" w:space="0" w:color="auto"/>
            </w:tcBorders>
          </w:tcPr>
          <w:p w14:paraId="1309086C" w14:textId="41E7C029"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C94DFFD" w14:textId="455F1497"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5661D50F" w14:textId="159D7BBA"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apr</w:t>
            </w:r>
          </w:p>
        </w:tc>
      </w:tr>
      <w:tr w:rsidR="007E158A" w:rsidRPr="00D30FA1" w14:paraId="54524E3A"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5F22091E" w14:textId="0AD9E49B"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REV_MAY</w:t>
            </w:r>
          </w:p>
        </w:tc>
        <w:tc>
          <w:tcPr>
            <w:tcW w:w="2160" w:type="dxa"/>
            <w:tcBorders>
              <w:top w:val="single" w:sz="4" w:space="0" w:color="auto"/>
              <w:left w:val="single" w:sz="4" w:space="0" w:color="auto"/>
              <w:bottom w:val="single" w:sz="4" w:space="0" w:color="auto"/>
              <w:right w:val="single" w:sz="4" w:space="0" w:color="auto"/>
            </w:tcBorders>
          </w:tcPr>
          <w:p w14:paraId="37C4B1AB" w14:textId="72C3C40D"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FE0CAEF" w14:textId="6BA5C37D"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3DD5F62F" w14:textId="55A04651"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may</w:t>
            </w:r>
          </w:p>
        </w:tc>
      </w:tr>
      <w:tr w:rsidR="007E158A" w:rsidRPr="00D30FA1" w14:paraId="04A58C3F"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1FBB04F3" w14:textId="6423C7B4"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REV_JUN</w:t>
            </w:r>
          </w:p>
        </w:tc>
        <w:tc>
          <w:tcPr>
            <w:tcW w:w="2160" w:type="dxa"/>
            <w:tcBorders>
              <w:top w:val="single" w:sz="4" w:space="0" w:color="auto"/>
              <w:left w:val="single" w:sz="4" w:space="0" w:color="auto"/>
              <w:bottom w:val="single" w:sz="4" w:space="0" w:color="auto"/>
              <w:right w:val="single" w:sz="4" w:space="0" w:color="auto"/>
            </w:tcBorders>
          </w:tcPr>
          <w:p w14:paraId="64B9A95B" w14:textId="5B451AC9"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1A2E20C" w14:textId="51497C0F"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20C6C5F8" w14:textId="00B687AB"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jun</w:t>
            </w:r>
          </w:p>
        </w:tc>
      </w:tr>
      <w:tr w:rsidR="007E158A" w:rsidRPr="00D30FA1" w14:paraId="2D54F378"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328ED813" w14:textId="4BB13A78"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REV_JUL</w:t>
            </w:r>
          </w:p>
        </w:tc>
        <w:tc>
          <w:tcPr>
            <w:tcW w:w="2160" w:type="dxa"/>
            <w:tcBorders>
              <w:top w:val="single" w:sz="4" w:space="0" w:color="auto"/>
              <w:left w:val="single" w:sz="4" w:space="0" w:color="auto"/>
              <w:bottom w:val="single" w:sz="4" w:space="0" w:color="auto"/>
              <w:right w:val="single" w:sz="4" w:space="0" w:color="auto"/>
            </w:tcBorders>
          </w:tcPr>
          <w:p w14:paraId="2D0413E4" w14:textId="052178CD"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07BD425" w14:textId="0B2929CA"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79863966" w14:textId="757F505C"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jul</w:t>
            </w:r>
          </w:p>
        </w:tc>
      </w:tr>
      <w:tr w:rsidR="007E158A" w:rsidRPr="00D30FA1" w14:paraId="57A65F3E"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23ADC669" w14:textId="691CE256"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REV_AUG</w:t>
            </w:r>
          </w:p>
        </w:tc>
        <w:tc>
          <w:tcPr>
            <w:tcW w:w="2160" w:type="dxa"/>
            <w:tcBorders>
              <w:top w:val="single" w:sz="4" w:space="0" w:color="auto"/>
              <w:left w:val="single" w:sz="4" w:space="0" w:color="auto"/>
              <w:bottom w:val="single" w:sz="4" w:space="0" w:color="auto"/>
              <w:right w:val="single" w:sz="4" w:space="0" w:color="auto"/>
            </w:tcBorders>
          </w:tcPr>
          <w:p w14:paraId="5CA16C3B" w14:textId="7023F389"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7C1F537" w14:textId="4534D1CC"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26E91A65" w14:textId="303ABDD4"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aug</w:t>
            </w:r>
          </w:p>
        </w:tc>
      </w:tr>
      <w:tr w:rsidR="007E158A" w:rsidRPr="00D30FA1" w14:paraId="6D58976A"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49D0E384" w14:textId="1423E7CB"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REV_SEP</w:t>
            </w:r>
          </w:p>
        </w:tc>
        <w:tc>
          <w:tcPr>
            <w:tcW w:w="2160" w:type="dxa"/>
            <w:tcBorders>
              <w:top w:val="single" w:sz="4" w:space="0" w:color="auto"/>
              <w:left w:val="single" w:sz="4" w:space="0" w:color="auto"/>
              <w:bottom w:val="single" w:sz="4" w:space="0" w:color="auto"/>
              <w:right w:val="single" w:sz="4" w:space="0" w:color="auto"/>
            </w:tcBorders>
          </w:tcPr>
          <w:p w14:paraId="6DB51BC9" w14:textId="2E42CF46"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7F7F03E" w14:textId="1661476B"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5DC86F09" w14:textId="58913C51"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sep</w:t>
            </w:r>
          </w:p>
        </w:tc>
      </w:tr>
      <w:tr w:rsidR="007E158A" w:rsidRPr="00D30FA1" w14:paraId="44F36417"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2362B8D3" w14:textId="40801576"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REV_OCT</w:t>
            </w:r>
          </w:p>
        </w:tc>
        <w:tc>
          <w:tcPr>
            <w:tcW w:w="2160" w:type="dxa"/>
            <w:tcBorders>
              <w:top w:val="single" w:sz="4" w:space="0" w:color="auto"/>
              <w:left w:val="single" w:sz="4" w:space="0" w:color="auto"/>
              <w:bottom w:val="single" w:sz="4" w:space="0" w:color="auto"/>
              <w:right w:val="single" w:sz="4" w:space="0" w:color="auto"/>
            </w:tcBorders>
          </w:tcPr>
          <w:p w14:paraId="1D5940FC" w14:textId="541677B0"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41EBE38" w14:textId="2CFD9237"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2A742670" w14:textId="56C3C225"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oct</w:t>
            </w:r>
          </w:p>
        </w:tc>
      </w:tr>
      <w:tr w:rsidR="007E158A" w:rsidRPr="00D30FA1" w14:paraId="4BE48F48"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68523E04" w14:textId="0CC42AFC"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REV_NOV</w:t>
            </w:r>
          </w:p>
        </w:tc>
        <w:tc>
          <w:tcPr>
            <w:tcW w:w="2160" w:type="dxa"/>
            <w:tcBorders>
              <w:top w:val="single" w:sz="4" w:space="0" w:color="auto"/>
              <w:left w:val="single" w:sz="4" w:space="0" w:color="auto"/>
              <w:bottom w:val="single" w:sz="4" w:space="0" w:color="auto"/>
              <w:right w:val="single" w:sz="4" w:space="0" w:color="auto"/>
            </w:tcBorders>
          </w:tcPr>
          <w:p w14:paraId="36220A01" w14:textId="7CFA6ACF"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2E68714" w14:textId="16DF0041"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70D8E560" w14:textId="2EFBF3AA"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nov</w:t>
            </w:r>
          </w:p>
        </w:tc>
      </w:tr>
      <w:tr w:rsidR="007E158A" w:rsidRPr="00D30FA1" w14:paraId="396D38C0"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790A9A25" w14:textId="5CB1B43A"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REV_DEC</w:t>
            </w:r>
          </w:p>
        </w:tc>
        <w:tc>
          <w:tcPr>
            <w:tcW w:w="2160" w:type="dxa"/>
            <w:tcBorders>
              <w:top w:val="single" w:sz="4" w:space="0" w:color="auto"/>
              <w:left w:val="single" w:sz="4" w:space="0" w:color="auto"/>
              <w:bottom w:val="single" w:sz="4" w:space="0" w:color="auto"/>
              <w:right w:val="single" w:sz="4" w:space="0" w:color="auto"/>
            </w:tcBorders>
          </w:tcPr>
          <w:p w14:paraId="26C8885C" w14:textId="2DE0792B"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6240244" w14:textId="041980E7"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tcPr>
          <w:p w14:paraId="5E77EA87" w14:textId="12BF7BA8"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Revenue of dec</w:t>
            </w:r>
          </w:p>
        </w:tc>
      </w:tr>
      <w:tr w:rsidR="007E158A" w:rsidRPr="00D30FA1" w14:paraId="0311B63D"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41A4D571" w14:textId="285BF521"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PRO_JAN</w:t>
            </w:r>
          </w:p>
        </w:tc>
        <w:tc>
          <w:tcPr>
            <w:tcW w:w="2160" w:type="dxa"/>
            <w:tcBorders>
              <w:top w:val="single" w:sz="4" w:space="0" w:color="auto"/>
              <w:left w:val="single" w:sz="4" w:space="0" w:color="auto"/>
              <w:bottom w:val="single" w:sz="4" w:space="0" w:color="auto"/>
              <w:right w:val="single" w:sz="4" w:space="0" w:color="auto"/>
            </w:tcBorders>
          </w:tcPr>
          <w:p w14:paraId="6B9D276A" w14:textId="179524BD"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6FE05C6" w14:textId="6172D5BD"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5A301E92" w14:textId="56F786AA"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jan</w:t>
            </w:r>
          </w:p>
        </w:tc>
      </w:tr>
      <w:tr w:rsidR="007E158A" w:rsidRPr="00D30FA1" w14:paraId="35722101"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4C911000" w14:textId="6AD7C794"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PRO_FEB</w:t>
            </w:r>
          </w:p>
        </w:tc>
        <w:tc>
          <w:tcPr>
            <w:tcW w:w="2160" w:type="dxa"/>
            <w:tcBorders>
              <w:top w:val="single" w:sz="4" w:space="0" w:color="auto"/>
              <w:left w:val="single" w:sz="4" w:space="0" w:color="auto"/>
              <w:bottom w:val="single" w:sz="4" w:space="0" w:color="auto"/>
              <w:right w:val="single" w:sz="4" w:space="0" w:color="auto"/>
            </w:tcBorders>
          </w:tcPr>
          <w:p w14:paraId="741FB453" w14:textId="4FAF3064"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F55DCAB" w14:textId="0D7E99DE"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BFF8A87" w14:textId="70F60F28"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feb</w:t>
            </w:r>
          </w:p>
        </w:tc>
      </w:tr>
      <w:tr w:rsidR="007E158A" w:rsidRPr="00D30FA1" w14:paraId="15121139"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2E9E810D" w14:textId="73107BBD"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PRO_MAR</w:t>
            </w:r>
          </w:p>
        </w:tc>
        <w:tc>
          <w:tcPr>
            <w:tcW w:w="2160" w:type="dxa"/>
            <w:tcBorders>
              <w:top w:val="single" w:sz="4" w:space="0" w:color="auto"/>
              <w:left w:val="single" w:sz="4" w:space="0" w:color="auto"/>
              <w:bottom w:val="single" w:sz="4" w:space="0" w:color="auto"/>
              <w:right w:val="single" w:sz="4" w:space="0" w:color="auto"/>
            </w:tcBorders>
          </w:tcPr>
          <w:p w14:paraId="11C9A5BE" w14:textId="0EE03BFB"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FE83194" w14:textId="4CE183D5"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9C2E684" w14:textId="2AB064D9"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mar</w:t>
            </w:r>
          </w:p>
        </w:tc>
      </w:tr>
      <w:tr w:rsidR="007E158A" w:rsidRPr="00D30FA1" w14:paraId="3A4133FB"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4A2497C3" w14:textId="5A67EEFB"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PRO_APR</w:t>
            </w:r>
          </w:p>
        </w:tc>
        <w:tc>
          <w:tcPr>
            <w:tcW w:w="2160" w:type="dxa"/>
            <w:tcBorders>
              <w:top w:val="single" w:sz="4" w:space="0" w:color="auto"/>
              <w:left w:val="single" w:sz="4" w:space="0" w:color="auto"/>
              <w:bottom w:val="single" w:sz="4" w:space="0" w:color="auto"/>
              <w:right w:val="single" w:sz="4" w:space="0" w:color="auto"/>
            </w:tcBorders>
          </w:tcPr>
          <w:p w14:paraId="78DF00EF" w14:textId="4B69C2E2"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E33BCA6" w14:textId="028B6656"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1D8EE77" w14:textId="4C19A14A"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apr</w:t>
            </w:r>
          </w:p>
        </w:tc>
      </w:tr>
      <w:tr w:rsidR="007E158A" w:rsidRPr="00D30FA1" w14:paraId="2B1779D4"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05950D9F" w14:textId="6047ED9F"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PRO_MAY</w:t>
            </w:r>
          </w:p>
        </w:tc>
        <w:tc>
          <w:tcPr>
            <w:tcW w:w="2160" w:type="dxa"/>
            <w:tcBorders>
              <w:top w:val="single" w:sz="4" w:space="0" w:color="auto"/>
              <w:left w:val="single" w:sz="4" w:space="0" w:color="auto"/>
              <w:bottom w:val="single" w:sz="4" w:space="0" w:color="auto"/>
              <w:right w:val="single" w:sz="4" w:space="0" w:color="auto"/>
            </w:tcBorders>
          </w:tcPr>
          <w:p w14:paraId="42383646" w14:textId="33662282"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186E709" w14:textId="38E1B08F"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2F5A0250" w14:textId="0E4D602A"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may</w:t>
            </w:r>
          </w:p>
        </w:tc>
      </w:tr>
      <w:tr w:rsidR="007E158A" w:rsidRPr="00D30FA1" w14:paraId="6D22D625"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51A52756" w14:textId="4273CFD1"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PRO_JUN</w:t>
            </w:r>
          </w:p>
        </w:tc>
        <w:tc>
          <w:tcPr>
            <w:tcW w:w="2160" w:type="dxa"/>
            <w:tcBorders>
              <w:top w:val="single" w:sz="4" w:space="0" w:color="auto"/>
              <w:left w:val="single" w:sz="4" w:space="0" w:color="auto"/>
              <w:bottom w:val="single" w:sz="4" w:space="0" w:color="auto"/>
              <w:right w:val="single" w:sz="4" w:space="0" w:color="auto"/>
            </w:tcBorders>
          </w:tcPr>
          <w:p w14:paraId="47E2EBD4" w14:textId="704696DC"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77DF8D5" w14:textId="453F2416"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66BFF4E5" w14:textId="496EDB49"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jun</w:t>
            </w:r>
          </w:p>
        </w:tc>
      </w:tr>
      <w:tr w:rsidR="007E158A" w:rsidRPr="00D30FA1" w14:paraId="27F3B7F6"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78E6A4C1" w14:textId="6FF863B5"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PRO_JUL</w:t>
            </w:r>
          </w:p>
        </w:tc>
        <w:tc>
          <w:tcPr>
            <w:tcW w:w="2160" w:type="dxa"/>
            <w:tcBorders>
              <w:top w:val="single" w:sz="4" w:space="0" w:color="auto"/>
              <w:left w:val="single" w:sz="4" w:space="0" w:color="auto"/>
              <w:bottom w:val="single" w:sz="4" w:space="0" w:color="auto"/>
              <w:right w:val="single" w:sz="4" w:space="0" w:color="auto"/>
            </w:tcBorders>
          </w:tcPr>
          <w:p w14:paraId="434B77C6" w14:textId="5F167A9E"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13EC3EA" w14:textId="22582B13"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FEED1CF" w14:textId="3CDF69EB"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jul</w:t>
            </w:r>
          </w:p>
        </w:tc>
      </w:tr>
      <w:tr w:rsidR="007E158A" w:rsidRPr="00D30FA1" w14:paraId="21E1AF48"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2C7C0509" w14:textId="27160E57"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PRO_AUG</w:t>
            </w:r>
          </w:p>
        </w:tc>
        <w:tc>
          <w:tcPr>
            <w:tcW w:w="2160" w:type="dxa"/>
            <w:tcBorders>
              <w:top w:val="single" w:sz="4" w:space="0" w:color="auto"/>
              <w:left w:val="single" w:sz="4" w:space="0" w:color="auto"/>
              <w:bottom w:val="single" w:sz="4" w:space="0" w:color="auto"/>
              <w:right w:val="single" w:sz="4" w:space="0" w:color="auto"/>
            </w:tcBorders>
          </w:tcPr>
          <w:p w14:paraId="2CD9F20D" w14:textId="7C6AF39C"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027B703" w14:textId="2B792B88"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EA4C335" w14:textId="61EF3383"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aug</w:t>
            </w:r>
          </w:p>
        </w:tc>
      </w:tr>
      <w:tr w:rsidR="007E158A" w:rsidRPr="00D30FA1" w14:paraId="4487B5C1"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7567ACA4" w14:textId="1430F58D"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PRO_SEP</w:t>
            </w:r>
          </w:p>
        </w:tc>
        <w:tc>
          <w:tcPr>
            <w:tcW w:w="2160" w:type="dxa"/>
            <w:tcBorders>
              <w:top w:val="single" w:sz="4" w:space="0" w:color="auto"/>
              <w:left w:val="single" w:sz="4" w:space="0" w:color="auto"/>
              <w:bottom w:val="single" w:sz="4" w:space="0" w:color="auto"/>
              <w:right w:val="single" w:sz="4" w:space="0" w:color="auto"/>
            </w:tcBorders>
          </w:tcPr>
          <w:p w14:paraId="255706B7" w14:textId="2E109D50"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6A96D21" w14:textId="6287B9A6"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7CCC4BDF" w14:textId="30980BF2"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sep</w:t>
            </w:r>
          </w:p>
        </w:tc>
      </w:tr>
      <w:tr w:rsidR="007E158A" w:rsidRPr="00D30FA1" w14:paraId="1782065E"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589D6E6E" w14:textId="3548E2D0"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PRO_OCT</w:t>
            </w:r>
          </w:p>
        </w:tc>
        <w:tc>
          <w:tcPr>
            <w:tcW w:w="2160" w:type="dxa"/>
            <w:tcBorders>
              <w:top w:val="single" w:sz="4" w:space="0" w:color="auto"/>
              <w:left w:val="single" w:sz="4" w:space="0" w:color="auto"/>
              <w:bottom w:val="single" w:sz="4" w:space="0" w:color="auto"/>
              <w:right w:val="single" w:sz="4" w:space="0" w:color="auto"/>
            </w:tcBorders>
          </w:tcPr>
          <w:p w14:paraId="2AA26068" w14:textId="4E6FC06E"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2594595" w14:textId="0BEA0CD2"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25CF29C4" w14:textId="540F1735"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oct</w:t>
            </w:r>
          </w:p>
        </w:tc>
      </w:tr>
      <w:tr w:rsidR="007E158A" w:rsidRPr="00D30FA1" w14:paraId="1771A801"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5D32FB4B" w14:textId="48320F11"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PRO_NOV</w:t>
            </w:r>
          </w:p>
        </w:tc>
        <w:tc>
          <w:tcPr>
            <w:tcW w:w="2160" w:type="dxa"/>
            <w:tcBorders>
              <w:top w:val="single" w:sz="4" w:space="0" w:color="auto"/>
              <w:left w:val="single" w:sz="4" w:space="0" w:color="auto"/>
              <w:bottom w:val="single" w:sz="4" w:space="0" w:color="auto"/>
              <w:right w:val="single" w:sz="4" w:space="0" w:color="auto"/>
            </w:tcBorders>
          </w:tcPr>
          <w:p w14:paraId="07DF4557" w14:textId="303628E8"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B73CCF6" w14:textId="2CFA7CE7"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48AAF3E" w14:textId="61FA335A"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nov</w:t>
            </w:r>
          </w:p>
        </w:tc>
      </w:tr>
      <w:tr w:rsidR="007E158A" w:rsidRPr="00D30FA1" w14:paraId="0266B73A"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205B9E31" w14:textId="4378E048"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PRO_DEC</w:t>
            </w:r>
          </w:p>
        </w:tc>
        <w:tc>
          <w:tcPr>
            <w:tcW w:w="2160" w:type="dxa"/>
            <w:tcBorders>
              <w:top w:val="single" w:sz="4" w:space="0" w:color="auto"/>
              <w:left w:val="single" w:sz="4" w:space="0" w:color="auto"/>
              <w:bottom w:val="single" w:sz="4" w:space="0" w:color="auto"/>
              <w:right w:val="single" w:sz="4" w:space="0" w:color="auto"/>
            </w:tcBorders>
          </w:tcPr>
          <w:p w14:paraId="75D0704D" w14:textId="28CC2A2B" w:rsidR="007E158A" w:rsidRDefault="007E158A" w:rsidP="007E158A">
            <w:pPr>
              <w:rPr>
                <w:rFonts w:asciiTheme="minorHAnsi" w:hAnsiTheme="minorHAnsi" w:cstheme="minorHAnsi"/>
                <w:color w:val="000000"/>
                <w:sz w:val="18"/>
                <w:szCs w:val="16"/>
              </w:rPr>
            </w:pPr>
            <w:r w:rsidRPr="002438CE">
              <w:rPr>
                <w:rFonts w:asciiTheme="minorHAnsi" w:hAnsiTheme="minorHAnsi" w:cstheme="minorHAnsi"/>
                <w:color w:val="000000"/>
                <w:sz w:val="18"/>
                <w:szCs w:val="16"/>
              </w:rPr>
              <w:t>NUMBER(18,2)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8712425" w14:textId="20966EA1"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784881F" w14:textId="56910180"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Profit of dec</w:t>
            </w:r>
          </w:p>
        </w:tc>
      </w:tr>
      <w:tr w:rsidR="007E158A" w:rsidRPr="00D30FA1" w14:paraId="2C8C900A"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5C0FDD3D" w14:textId="0F411395"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UNITS_JAN</w:t>
            </w:r>
          </w:p>
        </w:tc>
        <w:tc>
          <w:tcPr>
            <w:tcW w:w="2160" w:type="dxa"/>
            <w:tcBorders>
              <w:top w:val="single" w:sz="4" w:space="0" w:color="auto"/>
              <w:left w:val="single" w:sz="4" w:space="0" w:color="auto"/>
              <w:bottom w:val="single" w:sz="4" w:space="0" w:color="auto"/>
              <w:right w:val="single" w:sz="4" w:space="0" w:color="auto"/>
            </w:tcBorders>
            <w:vAlign w:val="center"/>
          </w:tcPr>
          <w:p w14:paraId="67A74D71" w14:textId="3B7A7DF3"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2D18D" w14:textId="461EDF9E"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C3DDE79" w14:textId="13F3645E"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jan</w:t>
            </w:r>
          </w:p>
        </w:tc>
      </w:tr>
      <w:tr w:rsidR="007E158A" w:rsidRPr="00D30FA1" w14:paraId="609B48C5"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239AF0EF" w14:textId="4E990469"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UNITS_FEB</w:t>
            </w:r>
          </w:p>
        </w:tc>
        <w:tc>
          <w:tcPr>
            <w:tcW w:w="2160" w:type="dxa"/>
            <w:tcBorders>
              <w:top w:val="single" w:sz="4" w:space="0" w:color="auto"/>
              <w:left w:val="single" w:sz="4" w:space="0" w:color="auto"/>
              <w:bottom w:val="single" w:sz="4" w:space="0" w:color="auto"/>
              <w:right w:val="single" w:sz="4" w:space="0" w:color="auto"/>
            </w:tcBorders>
          </w:tcPr>
          <w:p w14:paraId="0A19CBD5" w14:textId="6C173304"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AAD570A" w14:textId="29759507"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6F0D801" w14:textId="7B5E2DF5"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feb</w:t>
            </w:r>
          </w:p>
        </w:tc>
      </w:tr>
      <w:tr w:rsidR="007E158A" w:rsidRPr="00D30FA1" w14:paraId="16C4E164"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1261CD5C" w14:textId="5F4AFC58"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UNITS_MAR</w:t>
            </w:r>
          </w:p>
        </w:tc>
        <w:tc>
          <w:tcPr>
            <w:tcW w:w="2160" w:type="dxa"/>
            <w:tcBorders>
              <w:top w:val="single" w:sz="4" w:space="0" w:color="auto"/>
              <w:left w:val="single" w:sz="4" w:space="0" w:color="auto"/>
              <w:bottom w:val="single" w:sz="4" w:space="0" w:color="auto"/>
              <w:right w:val="single" w:sz="4" w:space="0" w:color="auto"/>
            </w:tcBorders>
          </w:tcPr>
          <w:p w14:paraId="4D1007C4" w14:textId="510D0B9A"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B06DB61" w14:textId="1EE30536"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511B136B" w14:textId="6715F89A"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mar</w:t>
            </w:r>
          </w:p>
        </w:tc>
      </w:tr>
      <w:tr w:rsidR="007E158A" w:rsidRPr="00D30FA1" w14:paraId="170BC76C"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3B4FF227" w14:textId="5ABFB1C1"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UNITS_APR</w:t>
            </w:r>
          </w:p>
        </w:tc>
        <w:tc>
          <w:tcPr>
            <w:tcW w:w="2160" w:type="dxa"/>
            <w:tcBorders>
              <w:top w:val="single" w:sz="4" w:space="0" w:color="auto"/>
              <w:left w:val="single" w:sz="4" w:space="0" w:color="auto"/>
              <w:bottom w:val="single" w:sz="4" w:space="0" w:color="auto"/>
              <w:right w:val="single" w:sz="4" w:space="0" w:color="auto"/>
            </w:tcBorders>
          </w:tcPr>
          <w:p w14:paraId="05099604" w14:textId="7C82E331"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BCCD4BE" w14:textId="064BB007"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5C0A6D31" w14:textId="50EF1BAA"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apr</w:t>
            </w:r>
          </w:p>
        </w:tc>
      </w:tr>
      <w:tr w:rsidR="007E158A" w:rsidRPr="00D30FA1" w14:paraId="4A6C652F"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3A90F26F" w14:textId="071327A3"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UNITS_MAY</w:t>
            </w:r>
          </w:p>
        </w:tc>
        <w:tc>
          <w:tcPr>
            <w:tcW w:w="2160" w:type="dxa"/>
            <w:tcBorders>
              <w:top w:val="single" w:sz="4" w:space="0" w:color="auto"/>
              <w:left w:val="single" w:sz="4" w:space="0" w:color="auto"/>
              <w:bottom w:val="single" w:sz="4" w:space="0" w:color="auto"/>
              <w:right w:val="single" w:sz="4" w:space="0" w:color="auto"/>
            </w:tcBorders>
          </w:tcPr>
          <w:p w14:paraId="65B1700D" w14:textId="4452BD3F"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32499DB" w14:textId="20ACB3FE"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E2F5F6C" w14:textId="00051BEF"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may</w:t>
            </w:r>
          </w:p>
        </w:tc>
      </w:tr>
      <w:tr w:rsidR="007E158A" w:rsidRPr="00D30FA1" w14:paraId="4480E194"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1BE545FC" w14:textId="04E4489F"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UNITS_JUN</w:t>
            </w:r>
          </w:p>
        </w:tc>
        <w:tc>
          <w:tcPr>
            <w:tcW w:w="2160" w:type="dxa"/>
            <w:tcBorders>
              <w:top w:val="single" w:sz="4" w:space="0" w:color="auto"/>
              <w:left w:val="single" w:sz="4" w:space="0" w:color="auto"/>
              <w:bottom w:val="single" w:sz="4" w:space="0" w:color="auto"/>
              <w:right w:val="single" w:sz="4" w:space="0" w:color="auto"/>
            </w:tcBorders>
          </w:tcPr>
          <w:p w14:paraId="45BAA4CC" w14:textId="3532E9D6"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450EE31" w14:textId="1C81DAA3"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FCE9D99" w14:textId="5F0D44C3"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jun</w:t>
            </w:r>
          </w:p>
        </w:tc>
      </w:tr>
      <w:tr w:rsidR="007E158A" w:rsidRPr="00D30FA1" w14:paraId="2A6D7442"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0AEE932B" w14:textId="44C2BC46"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UNITS_JUL</w:t>
            </w:r>
          </w:p>
        </w:tc>
        <w:tc>
          <w:tcPr>
            <w:tcW w:w="2160" w:type="dxa"/>
            <w:tcBorders>
              <w:top w:val="single" w:sz="4" w:space="0" w:color="auto"/>
              <w:left w:val="single" w:sz="4" w:space="0" w:color="auto"/>
              <w:bottom w:val="single" w:sz="4" w:space="0" w:color="auto"/>
              <w:right w:val="single" w:sz="4" w:space="0" w:color="auto"/>
            </w:tcBorders>
          </w:tcPr>
          <w:p w14:paraId="7D909981" w14:textId="7D41894F"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F5DF59B" w14:textId="3CAD5E01"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2A40C02" w14:textId="1B13DBBD"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jul</w:t>
            </w:r>
          </w:p>
        </w:tc>
      </w:tr>
      <w:tr w:rsidR="007E158A" w:rsidRPr="00D30FA1" w14:paraId="3947D3E6"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1530BD2B" w14:textId="7DBDB253"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UNITS_AUG</w:t>
            </w:r>
          </w:p>
        </w:tc>
        <w:tc>
          <w:tcPr>
            <w:tcW w:w="2160" w:type="dxa"/>
            <w:tcBorders>
              <w:top w:val="single" w:sz="4" w:space="0" w:color="auto"/>
              <w:left w:val="single" w:sz="4" w:space="0" w:color="auto"/>
              <w:bottom w:val="single" w:sz="4" w:space="0" w:color="auto"/>
              <w:right w:val="single" w:sz="4" w:space="0" w:color="auto"/>
            </w:tcBorders>
          </w:tcPr>
          <w:p w14:paraId="09D5D1B2" w14:textId="563DA258"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ADA608B" w14:textId="61FC2E71"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56B6AE41" w14:textId="63E19C67"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aug</w:t>
            </w:r>
          </w:p>
        </w:tc>
      </w:tr>
      <w:tr w:rsidR="007E158A" w:rsidRPr="00D30FA1" w14:paraId="6BCC87BA"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79993C83" w14:textId="716F25BE"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UNITS_SEP</w:t>
            </w:r>
          </w:p>
        </w:tc>
        <w:tc>
          <w:tcPr>
            <w:tcW w:w="2160" w:type="dxa"/>
            <w:tcBorders>
              <w:top w:val="single" w:sz="4" w:space="0" w:color="auto"/>
              <w:left w:val="single" w:sz="4" w:space="0" w:color="auto"/>
              <w:bottom w:val="single" w:sz="4" w:space="0" w:color="auto"/>
              <w:right w:val="single" w:sz="4" w:space="0" w:color="auto"/>
            </w:tcBorders>
          </w:tcPr>
          <w:p w14:paraId="06B36FBE" w14:textId="1589F38C"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CD29322" w14:textId="228E9C57"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2563414A" w14:textId="613A04D7"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sep</w:t>
            </w:r>
          </w:p>
        </w:tc>
      </w:tr>
      <w:tr w:rsidR="007E158A" w:rsidRPr="00D30FA1" w14:paraId="50FCCDBA" w14:textId="77777777" w:rsidTr="007E158A">
        <w:trPr>
          <w:trHeight w:val="257"/>
        </w:trPr>
        <w:tc>
          <w:tcPr>
            <w:tcW w:w="2790" w:type="dxa"/>
            <w:tcBorders>
              <w:top w:val="single" w:sz="4" w:space="0" w:color="auto"/>
              <w:left w:val="single" w:sz="4" w:space="0" w:color="auto"/>
              <w:bottom w:val="single" w:sz="4" w:space="0" w:color="auto"/>
              <w:right w:val="single" w:sz="4" w:space="0" w:color="auto"/>
            </w:tcBorders>
            <w:vAlign w:val="center"/>
          </w:tcPr>
          <w:p w14:paraId="2165611D" w14:textId="5007D326"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UNITS_OCT</w:t>
            </w:r>
          </w:p>
        </w:tc>
        <w:tc>
          <w:tcPr>
            <w:tcW w:w="2160" w:type="dxa"/>
            <w:tcBorders>
              <w:top w:val="single" w:sz="4" w:space="0" w:color="auto"/>
              <w:left w:val="single" w:sz="4" w:space="0" w:color="auto"/>
              <w:bottom w:val="single" w:sz="4" w:space="0" w:color="auto"/>
              <w:right w:val="single" w:sz="4" w:space="0" w:color="auto"/>
            </w:tcBorders>
          </w:tcPr>
          <w:p w14:paraId="494B6B67" w14:textId="6850F2B6"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D642E66" w14:textId="54106FAD"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754F30B" w14:textId="09D89BC1"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oct</w:t>
            </w:r>
          </w:p>
        </w:tc>
      </w:tr>
      <w:tr w:rsidR="007E158A" w:rsidRPr="00D30FA1" w14:paraId="5A634D4A"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511955E9" w14:textId="573C2CA6"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lastRenderedPageBreak/>
              <w:t>UNITS_NOV</w:t>
            </w:r>
          </w:p>
        </w:tc>
        <w:tc>
          <w:tcPr>
            <w:tcW w:w="2160" w:type="dxa"/>
            <w:tcBorders>
              <w:top w:val="single" w:sz="4" w:space="0" w:color="auto"/>
              <w:left w:val="single" w:sz="4" w:space="0" w:color="auto"/>
              <w:bottom w:val="single" w:sz="4" w:space="0" w:color="auto"/>
              <w:right w:val="single" w:sz="4" w:space="0" w:color="auto"/>
            </w:tcBorders>
          </w:tcPr>
          <w:p w14:paraId="5401A1E3" w14:textId="047C1A72"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DAC5DED" w14:textId="159910EC"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389C2C7B" w14:textId="55DBE0F3"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nov</w:t>
            </w:r>
          </w:p>
        </w:tc>
      </w:tr>
      <w:tr w:rsidR="007E158A" w:rsidRPr="00D30FA1" w14:paraId="72783A6A"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78F897DD" w14:textId="3A89BFF6"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UNITS_DEC</w:t>
            </w:r>
          </w:p>
        </w:tc>
        <w:tc>
          <w:tcPr>
            <w:tcW w:w="2160" w:type="dxa"/>
            <w:tcBorders>
              <w:top w:val="single" w:sz="4" w:space="0" w:color="auto"/>
              <w:left w:val="single" w:sz="4" w:space="0" w:color="auto"/>
              <w:bottom w:val="single" w:sz="4" w:space="0" w:color="auto"/>
              <w:right w:val="single" w:sz="4" w:space="0" w:color="auto"/>
            </w:tcBorders>
          </w:tcPr>
          <w:p w14:paraId="73E6E494" w14:textId="280F313A" w:rsidR="007E158A" w:rsidRDefault="007E158A" w:rsidP="007E158A">
            <w:pPr>
              <w:rPr>
                <w:rFonts w:asciiTheme="minorHAnsi" w:hAnsiTheme="minorHAnsi" w:cstheme="minorHAnsi"/>
                <w:color w:val="000000"/>
                <w:sz w:val="18"/>
                <w:szCs w:val="16"/>
              </w:rPr>
            </w:pPr>
            <w:r w:rsidRPr="00360E41">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BDC0629" w14:textId="2C2AF5BE"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2E55199" w14:textId="6F51C010"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Units of dec</w:t>
            </w:r>
          </w:p>
        </w:tc>
      </w:tr>
      <w:tr w:rsidR="007E158A" w:rsidRPr="00D30FA1" w14:paraId="5EC01FFF"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3E93AD36" w14:textId="51960A2C"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160" w:type="dxa"/>
            <w:tcBorders>
              <w:top w:val="single" w:sz="4" w:space="0" w:color="auto"/>
              <w:left w:val="single" w:sz="4" w:space="0" w:color="auto"/>
              <w:bottom w:val="single" w:sz="4" w:space="0" w:color="auto"/>
              <w:right w:val="single" w:sz="4" w:space="0" w:color="auto"/>
            </w:tcBorders>
            <w:vAlign w:val="center"/>
          </w:tcPr>
          <w:p w14:paraId="4268CD74" w14:textId="69E03F2E"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9EB701" w14:textId="072242DC"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68DF6F5D" w14:textId="2A667CAB" w:rsidR="007E158A" w:rsidRDefault="008B41B0" w:rsidP="007E158A">
            <w:pPr>
              <w:rPr>
                <w:rFonts w:asciiTheme="minorHAnsi" w:hAnsiTheme="minorHAnsi" w:cstheme="minorHAnsi"/>
                <w:color w:val="000000"/>
                <w:sz w:val="18"/>
                <w:szCs w:val="16"/>
              </w:rPr>
            </w:pPr>
            <w:ins w:id="6883" w:author="Sowndarya S (WT01 - Manufacturing &amp; Hi Tech)" w:date="2015-03-24T10:56:00Z">
              <w:r>
                <w:rPr>
                  <w:rFonts w:asciiTheme="minorHAnsi" w:hAnsiTheme="minorHAnsi" w:cstheme="minorHAnsi"/>
                  <w:color w:val="000000"/>
                  <w:sz w:val="18"/>
                  <w:szCs w:val="16"/>
                </w:rPr>
                <w:t>Created By</w:t>
              </w:r>
            </w:ins>
          </w:p>
        </w:tc>
      </w:tr>
      <w:tr w:rsidR="007E158A" w:rsidRPr="00D30FA1" w14:paraId="7421DF61" w14:textId="77777777" w:rsidTr="007E707F">
        <w:tc>
          <w:tcPr>
            <w:tcW w:w="2790" w:type="dxa"/>
            <w:tcBorders>
              <w:top w:val="single" w:sz="4" w:space="0" w:color="auto"/>
              <w:left w:val="single" w:sz="4" w:space="0" w:color="auto"/>
              <w:bottom w:val="single" w:sz="4" w:space="0" w:color="auto"/>
              <w:right w:val="single" w:sz="4" w:space="0" w:color="auto"/>
            </w:tcBorders>
            <w:vAlign w:val="center"/>
          </w:tcPr>
          <w:p w14:paraId="46B19F6C" w14:textId="0411109B"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2160" w:type="dxa"/>
            <w:tcBorders>
              <w:top w:val="single" w:sz="4" w:space="0" w:color="auto"/>
              <w:left w:val="single" w:sz="4" w:space="0" w:color="auto"/>
              <w:bottom w:val="single" w:sz="4" w:space="0" w:color="auto"/>
              <w:right w:val="single" w:sz="4" w:space="0" w:color="auto"/>
            </w:tcBorders>
            <w:vAlign w:val="center"/>
          </w:tcPr>
          <w:p w14:paraId="273DD1C5" w14:textId="5AE4C1FE"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9A53CC0" w14:textId="486B9450" w:rsidR="007E158A" w:rsidRDefault="007E158A" w:rsidP="007E158A">
            <w:pPr>
              <w:rPr>
                <w:rFonts w:ascii="Arial" w:hAnsi="Arial" w:cs="Arial"/>
              </w:rPr>
            </w:pPr>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23183E7C" w14:textId="2E421455" w:rsidR="007E158A" w:rsidRDefault="007E158A" w:rsidP="007E158A">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63DC8B4A" w14:textId="77777777" w:rsidR="002A5C1E" w:rsidRDefault="002A5C1E" w:rsidP="002A5C1E">
      <w:pPr>
        <w:keepNext/>
        <w:widowControl/>
        <w:spacing w:line="240" w:lineRule="auto"/>
        <w:ind w:left="720" w:right="21"/>
        <w:jc w:val="both"/>
        <w:outlineLvl w:val="1"/>
        <w:rPr>
          <w:rFonts w:asciiTheme="minorHAnsi" w:hAnsiTheme="minorHAnsi" w:cstheme="minorHAnsi"/>
          <w:b/>
          <w:i/>
          <w:sz w:val="24"/>
          <w:szCs w:val="24"/>
          <w:lang w:val="en-GB"/>
        </w:rPr>
      </w:pPr>
    </w:p>
    <w:p w14:paraId="1ED877BE" w14:textId="77777777" w:rsidR="000F1877" w:rsidRDefault="000F1877" w:rsidP="002A5C1E">
      <w:pPr>
        <w:keepNext/>
        <w:widowControl/>
        <w:spacing w:line="240" w:lineRule="auto"/>
        <w:ind w:left="720" w:right="21"/>
        <w:jc w:val="both"/>
        <w:outlineLvl w:val="1"/>
        <w:rPr>
          <w:rFonts w:asciiTheme="minorHAnsi" w:hAnsiTheme="minorHAnsi" w:cstheme="minorHAnsi"/>
          <w:b/>
          <w:i/>
          <w:sz w:val="24"/>
          <w:szCs w:val="24"/>
          <w:lang w:val="en-GB"/>
        </w:rPr>
      </w:pPr>
    </w:p>
    <w:p w14:paraId="7176700A" w14:textId="77777777" w:rsidR="000F1877" w:rsidRPr="00403057" w:rsidRDefault="000F1877" w:rsidP="000F1877">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2"/>
        <w:gridCol w:w="2172"/>
        <w:gridCol w:w="1985"/>
        <w:gridCol w:w="2159"/>
        <w:gridCol w:w="2071"/>
      </w:tblGrid>
      <w:tr w:rsidR="00596774" w:rsidRPr="000F1877" w14:paraId="0938B55B"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F4B8AE"/>
          </w:tcPr>
          <w:p w14:paraId="67B51C6D" w14:textId="3E92D3E6" w:rsidR="00596774" w:rsidRPr="000F1877" w:rsidRDefault="00366C3D" w:rsidP="006740BA">
            <w:pPr>
              <w:rPr>
                <w:rFonts w:asciiTheme="minorHAnsi" w:hAnsiTheme="minorHAnsi" w:cstheme="minorHAnsi"/>
                <w:color w:val="000000"/>
                <w:sz w:val="18"/>
                <w:szCs w:val="16"/>
              </w:rPr>
            </w:pPr>
            <w:ins w:id="6884" w:author="Sowndarya S (WT01 - Manufacturing &amp; Hi Tech)" w:date="2015-03-23T15:34:00Z">
              <w:r>
                <w:rPr>
                  <w:rFonts w:asciiTheme="minorHAnsi" w:hAnsiTheme="minorHAnsi" w:cstheme="minorHAnsi"/>
                  <w:color w:val="000000"/>
                  <w:sz w:val="18"/>
                  <w:szCs w:val="16"/>
                </w:rPr>
                <w:t>DMO_SELOUT_PROD_PLAN_MIR</w:t>
              </w:r>
            </w:ins>
            <w:del w:id="6885" w:author="Sowndarya S (WT01 - Manufacturing &amp; Hi Tech)" w:date="2015-03-23T15:34:00Z">
              <w:r w:rsidR="00635455" w:rsidDel="00366C3D">
                <w:rPr>
                  <w:rFonts w:asciiTheme="minorHAnsi" w:hAnsiTheme="minorHAnsi" w:cstheme="minorHAnsi"/>
                  <w:color w:val="000000"/>
                  <w:sz w:val="18"/>
                  <w:szCs w:val="16"/>
                </w:rPr>
                <w:delText>DMO_</w:delText>
              </w:r>
              <w:r w:rsidR="00596774" w:rsidDel="00366C3D">
                <w:rPr>
                  <w:rFonts w:asciiTheme="minorHAnsi" w:hAnsiTheme="minorHAnsi" w:cstheme="minorHAnsi"/>
                  <w:color w:val="000000"/>
                  <w:sz w:val="18"/>
                  <w:szCs w:val="16"/>
                </w:rPr>
                <w:delText>SELL_OUT</w:delText>
              </w:r>
              <w:r w:rsidR="00596774" w:rsidRPr="000F1877" w:rsidDel="00366C3D">
                <w:rPr>
                  <w:rFonts w:asciiTheme="minorHAnsi" w:hAnsiTheme="minorHAnsi" w:cstheme="minorHAnsi"/>
                  <w:color w:val="000000"/>
                  <w:sz w:val="18"/>
                  <w:szCs w:val="16"/>
                </w:rPr>
                <w:delText>_PLAN</w:delText>
              </w:r>
              <w:r w:rsidR="00C90592" w:rsidDel="00366C3D">
                <w:rPr>
                  <w:rFonts w:asciiTheme="minorHAnsi" w:hAnsiTheme="minorHAnsi" w:cstheme="minorHAnsi"/>
                  <w:color w:val="000000"/>
                  <w:sz w:val="18"/>
                  <w:szCs w:val="16"/>
                </w:rPr>
                <w:delText>_MIR</w:delText>
              </w:r>
            </w:del>
          </w:p>
        </w:tc>
        <w:tc>
          <w:tcPr>
            <w:tcW w:w="1012" w:type="pct"/>
            <w:tcBorders>
              <w:top w:val="single" w:sz="4" w:space="0" w:color="auto"/>
              <w:left w:val="single" w:sz="4" w:space="0" w:color="auto"/>
              <w:bottom w:val="single" w:sz="4" w:space="0" w:color="auto"/>
              <w:right w:val="single" w:sz="4" w:space="0" w:color="auto"/>
            </w:tcBorders>
            <w:shd w:val="clear" w:color="auto" w:fill="F4B8AE"/>
          </w:tcPr>
          <w:p w14:paraId="2A1077E9" w14:textId="77777777" w:rsidR="00596774" w:rsidRPr="000F1877" w:rsidRDefault="00596774">
            <w:pPr>
              <w:rPr>
                <w:rFonts w:asciiTheme="minorHAnsi" w:hAnsiTheme="minorHAnsi" w:cstheme="minorHAnsi"/>
                <w:color w:val="000000"/>
                <w:sz w:val="18"/>
                <w:szCs w:val="16"/>
              </w:rPr>
            </w:pPr>
            <w:r w:rsidRPr="000F1877">
              <w:rPr>
                <w:rFonts w:asciiTheme="minorHAnsi" w:hAnsiTheme="minorHAnsi" w:cstheme="minorHAnsi"/>
                <w:color w:val="000000"/>
                <w:sz w:val="18"/>
                <w:szCs w:val="16"/>
              </w:rPr>
              <w:t>Source Table</w:t>
            </w:r>
          </w:p>
        </w:tc>
        <w:tc>
          <w:tcPr>
            <w:tcW w:w="925" w:type="pct"/>
            <w:tcBorders>
              <w:top w:val="single" w:sz="4" w:space="0" w:color="auto"/>
              <w:left w:val="single" w:sz="4" w:space="0" w:color="auto"/>
              <w:bottom w:val="single" w:sz="4" w:space="0" w:color="auto"/>
              <w:right w:val="single" w:sz="4" w:space="0" w:color="auto"/>
            </w:tcBorders>
            <w:shd w:val="clear" w:color="auto" w:fill="F4B8AE"/>
          </w:tcPr>
          <w:p w14:paraId="54D4F837" w14:textId="77777777" w:rsidR="00596774" w:rsidRPr="000F1877" w:rsidRDefault="00596774">
            <w:pPr>
              <w:rPr>
                <w:rFonts w:asciiTheme="minorHAnsi" w:hAnsiTheme="minorHAnsi" w:cstheme="minorHAnsi"/>
                <w:color w:val="000000"/>
                <w:sz w:val="18"/>
                <w:szCs w:val="16"/>
              </w:rPr>
            </w:pPr>
            <w:r w:rsidRPr="000F1877">
              <w:rPr>
                <w:rFonts w:asciiTheme="minorHAnsi" w:hAnsiTheme="minorHAnsi" w:cstheme="minorHAnsi"/>
                <w:color w:val="000000"/>
                <w:sz w:val="18"/>
                <w:szCs w:val="16"/>
              </w:rPr>
              <w:t>Source Column Name</w:t>
            </w:r>
          </w:p>
        </w:tc>
        <w:tc>
          <w:tcPr>
            <w:tcW w:w="1006" w:type="pct"/>
            <w:tcBorders>
              <w:top w:val="single" w:sz="4" w:space="0" w:color="auto"/>
              <w:left w:val="single" w:sz="4" w:space="0" w:color="auto"/>
              <w:bottom w:val="single" w:sz="4" w:space="0" w:color="auto"/>
              <w:right w:val="single" w:sz="4" w:space="0" w:color="auto"/>
            </w:tcBorders>
            <w:shd w:val="clear" w:color="auto" w:fill="F4B8AE"/>
          </w:tcPr>
          <w:p w14:paraId="09433644" w14:textId="77777777" w:rsidR="00596774" w:rsidRPr="000F1877" w:rsidRDefault="00596774">
            <w:pPr>
              <w:rPr>
                <w:rFonts w:asciiTheme="minorHAnsi" w:hAnsiTheme="minorHAnsi" w:cstheme="minorHAnsi"/>
                <w:color w:val="000000"/>
                <w:sz w:val="18"/>
                <w:szCs w:val="16"/>
              </w:rPr>
            </w:pPr>
            <w:r>
              <w:rPr>
                <w:rFonts w:asciiTheme="minorHAnsi" w:hAnsiTheme="minorHAnsi" w:cstheme="minorHAnsi"/>
                <w:color w:val="000000"/>
                <w:sz w:val="18"/>
                <w:szCs w:val="16"/>
              </w:rPr>
              <w:t>View Name</w:t>
            </w:r>
          </w:p>
        </w:tc>
        <w:tc>
          <w:tcPr>
            <w:tcW w:w="965" w:type="pct"/>
            <w:tcBorders>
              <w:top w:val="single" w:sz="4" w:space="0" w:color="auto"/>
              <w:left w:val="single" w:sz="4" w:space="0" w:color="auto"/>
              <w:bottom w:val="single" w:sz="4" w:space="0" w:color="auto"/>
              <w:right w:val="single" w:sz="4" w:space="0" w:color="auto"/>
            </w:tcBorders>
            <w:shd w:val="clear" w:color="auto" w:fill="F4B8AE"/>
          </w:tcPr>
          <w:p w14:paraId="728591D6" w14:textId="77777777" w:rsidR="00596774" w:rsidRPr="000F1877" w:rsidRDefault="00596774">
            <w:pPr>
              <w:rPr>
                <w:rFonts w:asciiTheme="minorHAnsi" w:hAnsiTheme="minorHAnsi" w:cstheme="minorHAnsi"/>
                <w:color w:val="000000"/>
                <w:sz w:val="18"/>
                <w:szCs w:val="16"/>
              </w:rPr>
            </w:pPr>
            <w:r>
              <w:rPr>
                <w:rFonts w:asciiTheme="minorHAnsi" w:hAnsiTheme="minorHAnsi" w:cstheme="minorHAnsi"/>
                <w:color w:val="000000"/>
                <w:sz w:val="18"/>
                <w:szCs w:val="16"/>
              </w:rPr>
              <w:t>View Column Name</w:t>
            </w:r>
          </w:p>
        </w:tc>
      </w:tr>
      <w:tr w:rsidR="007E707F" w:rsidRPr="000F1877" w14:paraId="77427D03" w14:textId="77777777" w:rsidTr="00457F55">
        <w:trPr>
          <w:trHeight w:val="392"/>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5F922C37" w14:textId="7E7FB199" w:rsidR="007E707F" w:rsidRPr="00DD1485" w:rsidRDefault="007E707F" w:rsidP="007E707F">
            <w:pPr>
              <w:rPr>
                <w:rFonts w:asciiTheme="minorHAnsi" w:hAnsiTheme="minorHAnsi" w:cstheme="minorHAnsi"/>
                <w:color w:val="000000"/>
                <w:sz w:val="18"/>
                <w:szCs w:val="16"/>
              </w:rPr>
            </w:pPr>
            <w:r>
              <w:rPr>
                <w:rFonts w:asciiTheme="minorHAnsi" w:hAnsiTheme="minorHAnsi" w:cstheme="minorHAnsi"/>
                <w:color w:val="000000"/>
                <w:sz w:val="18"/>
                <w:szCs w:val="16"/>
              </w:rPr>
              <w:t>PLAN_ID</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05B710C0" w14:textId="327E7FAA" w:rsidR="007E707F" w:rsidRPr="007E707F" w:rsidRDefault="007E707F" w:rsidP="007E707F">
            <w:pPr>
              <w:rPr>
                <w:rFonts w:asciiTheme="minorHAnsi" w:hAnsiTheme="minorHAnsi" w:cstheme="minorHAnsi"/>
                <w:color w:val="000000"/>
                <w:sz w:val="18"/>
                <w:szCs w:val="16"/>
              </w:rPr>
            </w:pPr>
            <w:r w:rsidRPr="007E707F">
              <w:rPr>
                <w:rFonts w:ascii="Calibri" w:hAnsi="Calibri" w:cs="Calibri"/>
                <w:color w:val="000000"/>
                <w:sz w:val="18"/>
                <w:szCs w:val="22"/>
              </w:rPr>
              <w:t>Plan</w:t>
            </w:r>
          </w:p>
        </w:tc>
        <w:tc>
          <w:tcPr>
            <w:tcW w:w="925" w:type="pct"/>
            <w:tcBorders>
              <w:top w:val="single" w:sz="4" w:space="0" w:color="auto"/>
              <w:left w:val="single" w:sz="4" w:space="0" w:color="auto"/>
              <w:bottom w:val="single" w:sz="4" w:space="0" w:color="auto"/>
              <w:right w:val="single" w:sz="4" w:space="0" w:color="auto"/>
            </w:tcBorders>
            <w:shd w:val="clear" w:color="auto" w:fill="auto"/>
          </w:tcPr>
          <w:p w14:paraId="5B0A5643" w14:textId="68E282AB" w:rsidR="007E707F" w:rsidRPr="000F1877" w:rsidRDefault="007E707F" w:rsidP="007E707F">
            <w:pPr>
              <w:rPr>
                <w:rFonts w:asciiTheme="minorHAnsi" w:hAnsiTheme="minorHAnsi" w:cstheme="minorHAnsi"/>
                <w:color w:val="000000"/>
                <w:sz w:val="18"/>
                <w:szCs w:val="16"/>
              </w:rPr>
            </w:pPr>
            <w:r>
              <w:rPr>
                <w:rFonts w:asciiTheme="minorHAnsi" w:hAnsiTheme="minorHAnsi" w:cstheme="minorHAnsi"/>
                <w:color w:val="000000"/>
                <w:sz w:val="18"/>
                <w:szCs w:val="16"/>
              </w:rPr>
              <w:t>PlanID</w:t>
            </w:r>
          </w:p>
        </w:tc>
        <w:tc>
          <w:tcPr>
            <w:tcW w:w="1006" w:type="pct"/>
            <w:tcBorders>
              <w:top w:val="single" w:sz="4" w:space="0" w:color="auto"/>
              <w:left w:val="single" w:sz="4" w:space="0" w:color="auto"/>
              <w:bottom w:val="single" w:sz="4" w:space="0" w:color="auto"/>
              <w:right w:val="single" w:sz="4" w:space="0" w:color="auto"/>
            </w:tcBorders>
          </w:tcPr>
          <w:p w14:paraId="2EC10535" w14:textId="77777777" w:rsidR="00457F55" w:rsidRPr="00457F55" w:rsidRDefault="00457F55" w:rsidP="00457F55">
            <w:pPr>
              <w:widowControl/>
              <w:spacing w:line="240" w:lineRule="auto"/>
              <w:rPr>
                <w:rFonts w:ascii="Calibri" w:hAnsi="Calibri" w:cs="Calibri"/>
                <w:color w:val="000000"/>
                <w:sz w:val="18"/>
                <w:szCs w:val="22"/>
              </w:rPr>
            </w:pPr>
            <w:r w:rsidRPr="00457F55">
              <w:rPr>
                <w:rFonts w:ascii="Calibri" w:hAnsi="Calibri" w:cs="Calibri"/>
                <w:color w:val="000000"/>
                <w:sz w:val="18"/>
                <w:szCs w:val="22"/>
              </w:rPr>
              <w:t>VEBIP_SellOutProductPlan</w:t>
            </w:r>
          </w:p>
          <w:p w14:paraId="369C313E" w14:textId="06260410" w:rsidR="007E707F" w:rsidRPr="00596774" w:rsidRDefault="007E707F" w:rsidP="007E707F">
            <w:pPr>
              <w:rPr>
                <w:rFonts w:ascii="Calibri" w:hAnsi="Calibri" w:cs="Calibri"/>
                <w:color w:val="000000"/>
                <w:sz w:val="18"/>
                <w:szCs w:val="16"/>
              </w:rPr>
            </w:pPr>
          </w:p>
        </w:tc>
        <w:tc>
          <w:tcPr>
            <w:tcW w:w="965" w:type="pct"/>
            <w:tcBorders>
              <w:top w:val="single" w:sz="4" w:space="0" w:color="auto"/>
              <w:left w:val="single" w:sz="4" w:space="0" w:color="auto"/>
              <w:bottom w:val="single" w:sz="4" w:space="0" w:color="auto"/>
              <w:right w:val="single" w:sz="4" w:space="0" w:color="auto"/>
            </w:tcBorders>
          </w:tcPr>
          <w:p w14:paraId="2119D664" w14:textId="6E89EAAA" w:rsidR="007E707F"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PlanID</w:t>
            </w:r>
          </w:p>
        </w:tc>
      </w:tr>
      <w:tr w:rsidR="00457F55" w:rsidRPr="000F1877" w14:paraId="1EA25817" w14:textId="77777777" w:rsidTr="00457F55">
        <w:trPr>
          <w:trHeight w:val="311"/>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4CC2CF41" w14:textId="03CD4547"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BDM_PLAN_ID</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6895D17E" w14:textId="39F4599A"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w:t>
            </w:r>
          </w:p>
        </w:tc>
        <w:tc>
          <w:tcPr>
            <w:tcW w:w="925" w:type="pct"/>
            <w:tcBorders>
              <w:top w:val="single" w:sz="4" w:space="0" w:color="auto"/>
              <w:left w:val="single" w:sz="4" w:space="0" w:color="auto"/>
              <w:bottom w:val="single" w:sz="4" w:space="0" w:color="auto"/>
              <w:right w:val="single" w:sz="4" w:space="0" w:color="auto"/>
            </w:tcBorders>
          </w:tcPr>
          <w:p w14:paraId="17FD4AD4"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BusinessSegmentId</w:t>
            </w:r>
          </w:p>
          <w:p w14:paraId="5692C9A8" w14:textId="6FD78086" w:rsidR="00457F55" w:rsidRPr="007E707F" w:rsidRDefault="00457F55" w:rsidP="00457F55">
            <w:pPr>
              <w:rPr>
                <w:rFonts w:asciiTheme="minorHAnsi" w:hAnsiTheme="minorHAnsi" w:cstheme="minorHAnsi"/>
                <w:color w:val="000000"/>
                <w:sz w:val="14"/>
                <w:szCs w:val="16"/>
              </w:rPr>
            </w:pPr>
          </w:p>
        </w:tc>
        <w:tc>
          <w:tcPr>
            <w:tcW w:w="1006" w:type="pct"/>
            <w:tcBorders>
              <w:top w:val="single" w:sz="4" w:space="0" w:color="auto"/>
              <w:left w:val="single" w:sz="4" w:space="0" w:color="auto"/>
              <w:bottom w:val="single" w:sz="4" w:space="0" w:color="auto"/>
              <w:right w:val="single" w:sz="4" w:space="0" w:color="auto"/>
            </w:tcBorders>
          </w:tcPr>
          <w:p w14:paraId="584F07AC" w14:textId="0CE3F3B3" w:rsidR="00457F55" w:rsidRPr="00596774" w:rsidRDefault="00457F55" w:rsidP="00457F55">
            <w:pPr>
              <w:rPr>
                <w:rFonts w:ascii="Calibri" w:hAnsi="Calibri" w:cs="Calibri"/>
                <w:color w:val="000000"/>
                <w:sz w:val="18"/>
                <w:szCs w:val="16"/>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tcPr>
          <w:p w14:paraId="6AE642EC" w14:textId="3BFC6927" w:rsidR="00457F55"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BDMPlanID</w:t>
            </w:r>
          </w:p>
        </w:tc>
      </w:tr>
      <w:tr w:rsidR="00457F55" w:rsidRPr="000F1877" w14:paraId="3F6621B7" w14:textId="77777777" w:rsidTr="00457F55">
        <w:trPr>
          <w:trHeight w:val="509"/>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551A23AD" w14:textId="74E770A8"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BDE_PLAN_ID</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66D77BF6" w14:textId="6E1E2F4D"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w:t>
            </w:r>
          </w:p>
        </w:tc>
        <w:tc>
          <w:tcPr>
            <w:tcW w:w="925" w:type="pct"/>
            <w:tcBorders>
              <w:top w:val="single" w:sz="4" w:space="0" w:color="auto"/>
              <w:left w:val="single" w:sz="4" w:space="0" w:color="auto"/>
              <w:bottom w:val="single" w:sz="4" w:space="0" w:color="auto"/>
              <w:right w:val="single" w:sz="4" w:space="0" w:color="auto"/>
            </w:tcBorders>
            <w:shd w:val="clear" w:color="auto" w:fill="FFFFFF" w:themeFill="background1"/>
          </w:tcPr>
          <w:p w14:paraId="75EEF796"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BusinessSegment</w:t>
            </w:r>
          </w:p>
          <w:p w14:paraId="73BB7D95" w14:textId="5BC537C8"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shd w:val="clear" w:color="auto" w:fill="FFFFFF" w:themeFill="background1"/>
          </w:tcPr>
          <w:p w14:paraId="7ACDA893" w14:textId="2008C7A9" w:rsidR="00457F55" w:rsidRPr="00596774" w:rsidRDefault="00457F55" w:rsidP="00457F55">
            <w:pPr>
              <w:rPr>
                <w:rFonts w:ascii="Calibri" w:hAnsi="Calibri" w:cs="Calibri"/>
                <w:color w:val="000000"/>
                <w:sz w:val="18"/>
                <w:szCs w:val="16"/>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shd w:val="clear" w:color="auto" w:fill="FFFFFF" w:themeFill="background1"/>
          </w:tcPr>
          <w:p w14:paraId="3EC8FB86" w14:textId="5D5ADE80" w:rsidR="00457F55"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BDEPlanID</w:t>
            </w:r>
          </w:p>
        </w:tc>
      </w:tr>
      <w:tr w:rsidR="00457F55" w:rsidRPr="000F1877" w14:paraId="136B02E3"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4C2841BF" w14:textId="6DD9E240"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BDE_USER_ID</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3F6F152D" w14:textId="17098C52"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w:t>
            </w:r>
          </w:p>
        </w:tc>
        <w:tc>
          <w:tcPr>
            <w:tcW w:w="925" w:type="pct"/>
            <w:tcBorders>
              <w:top w:val="single" w:sz="4" w:space="0" w:color="auto"/>
              <w:left w:val="single" w:sz="4" w:space="0" w:color="auto"/>
              <w:bottom w:val="single" w:sz="4" w:space="0" w:color="auto"/>
              <w:right w:val="single" w:sz="4" w:space="0" w:color="auto"/>
            </w:tcBorders>
          </w:tcPr>
          <w:p w14:paraId="65C236D1"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PlanOwner</w:t>
            </w:r>
          </w:p>
          <w:p w14:paraId="238C428E" w14:textId="4DAEF4C7"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56E207F1" w14:textId="0BE069A0" w:rsidR="00457F55" w:rsidRPr="00596774" w:rsidRDefault="00457F55" w:rsidP="00457F55">
            <w:pPr>
              <w:rPr>
                <w:rFonts w:ascii="Calibri" w:hAnsi="Calibri" w:cs="Calibri"/>
                <w:color w:val="000000"/>
                <w:sz w:val="18"/>
                <w:szCs w:val="16"/>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tcPr>
          <w:p w14:paraId="385797E5" w14:textId="633DFE9E" w:rsidR="00457F55"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BDEUserId</w:t>
            </w:r>
          </w:p>
        </w:tc>
      </w:tr>
      <w:tr w:rsidR="00457F55" w:rsidRPr="000F1877" w14:paraId="41BDF2B3"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3AD6B1CF" w14:textId="5AC9AFF4"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RESELLER_PARTNER_ID</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59701ABB" w14:textId="7B9AF4F4"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PlanProductResellerAlloc</w:t>
            </w:r>
          </w:p>
        </w:tc>
        <w:tc>
          <w:tcPr>
            <w:tcW w:w="925" w:type="pct"/>
            <w:tcBorders>
              <w:top w:val="single" w:sz="4" w:space="0" w:color="auto"/>
              <w:left w:val="single" w:sz="4" w:space="0" w:color="auto"/>
              <w:bottom w:val="single" w:sz="4" w:space="0" w:color="auto"/>
              <w:right w:val="single" w:sz="4" w:space="0" w:color="auto"/>
            </w:tcBorders>
          </w:tcPr>
          <w:p w14:paraId="0ACC86EF"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PartnerId</w:t>
            </w:r>
          </w:p>
          <w:p w14:paraId="3CBE4B2E" w14:textId="77777777"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6B56F5FB" w14:textId="3B40E0B0"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tcPr>
          <w:p w14:paraId="022788F6" w14:textId="711B14CB"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ResellerPartnerId</w:t>
            </w:r>
          </w:p>
        </w:tc>
      </w:tr>
      <w:tr w:rsidR="00457F55" w:rsidRPr="000F1877" w14:paraId="58ACF6C3"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73C8D18B" w14:textId="0670037A"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PRODUCT_PART_ID</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7A1BA66C" w14:textId="02B41BF9"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PlanProductResellerAlloc</w:t>
            </w:r>
          </w:p>
        </w:tc>
        <w:tc>
          <w:tcPr>
            <w:tcW w:w="925" w:type="pct"/>
            <w:tcBorders>
              <w:top w:val="single" w:sz="4" w:space="0" w:color="auto"/>
              <w:left w:val="single" w:sz="4" w:space="0" w:color="auto"/>
              <w:bottom w:val="single" w:sz="4" w:space="0" w:color="auto"/>
              <w:right w:val="single" w:sz="4" w:space="0" w:color="auto"/>
            </w:tcBorders>
          </w:tcPr>
          <w:p w14:paraId="23CABA86"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ProductPartID</w:t>
            </w:r>
          </w:p>
          <w:p w14:paraId="11CC70DA" w14:textId="77777777"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6B121929" w14:textId="42F8974E"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tcPr>
          <w:p w14:paraId="305C1C0D" w14:textId="36F9B352"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ProductPartID</w:t>
            </w:r>
          </w:p>
        </w:tc>
      </w:tr>
      <w:tr w:rsidR="00457F55" w:rsidRPr="000F1877" w14:paraId="1E304F20"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28C690F6" w14:textId="12421F03"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TOTAL_REVENUE</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64B406D4" w14:textId="52A1D614"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PlanProductResellerAlloc</w:t>
            </w:r>
          </w:p>
        </w:tc>
        <w:tc>
          <w:tcPr>
            <w:tcW w:w="925" w:type="pct"/>
            <w:tcBorders>
              <w:top w:val="single" w:sz="4" w:space="0" w:color="auto"/>
              <w:left w:val="single" w:sz="4" w:space="0" w:color="auto"/>
              <w:bottom w:val="single" w:sz="4" w:space="0" w:color="auto"/>
              <w:right w:val="single" w:sz="4" w:space="0" w:color="auto"/>
            </w:tcBorders>
          </w:tcPr>
          <w:p w14:paraId="6D1448C7"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TotalRevenue</w:t>
            </w:r>
          </w:p>
          <w:p w14:paraId="6976EE92" w14:textId="77777777"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12AB4509" w14:textId="55D15D3B"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tcPr>
          <w:p w14:paraId="4F84369F" w14:textId="24612922"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TotalRevenue</w:t>
            </w:r>
          </w:p>
        </w:tc>
      </w:tr>
      <w:tr w:rsidR="00457F55" w:rsidRPr="000F1877" w14:paraId="7EE2FE70"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5E9DA39A" w14:textId="0DAC78B4"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TOTAL_PROFIT</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609A4228" w14:textId="259EA712"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PlanProductResellerAlloc</w:t>
            </w:r>
          </w:p>
        </w:tc>
        <w:tc>
          <w:tcPr>
            <w:tcW w:w="925" w:type="pct"/>
            <w:tcBorders>
              <w:top w:val="single" w:sz="4" w:space="0" w:color="auto"/>
              <w:left w:val="single" w:sz="4" w:space="0" w:color="auto"/>
              <w:bottom w:val="single" w:sz="4" w:space="0" w:color="auto"/>
              <w:right w:val="single" w:sz="4" w:space="0" w:color="auto"/>
            </w:tcBorders>
          </w:tcPr>
          <w:p w14:paraId="20A06E01"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TotalProfit</w:t>
            </w:r>
          </w:p>
          <w:p w14:paraId="18E8D200" w14:textId="77777777" w:rsidR="00457F55" w:rsidRPr="000F1877" w:rsidRDefault="00457F55" w:rsidP="00457F55">
            <w:pPr>
              <w:jc w:val="cente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36CCF8D5" w14:textId="5BF28EBA"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tcPr>
          <w:p w14:paraId="7072CB02" w14:textId="5A89A5BF"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TotalProfit</w:t>
            </w:r>
          </w:p>
        </w:tc>
      </w:tr>
      <w:tr w:rsidR="00457F55" w:rsidRPr="000F1877" w14:paraId="54781252"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6599DE49" w14:textId="2C9F573A"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TOTAL_UNITS</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5AF171B5" w14:textId="527C13F0"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PlanProductResellerAlloc</w:t>
            </w:r>
          </w:p>
        </w:tc>
        <w:tc>
          <w:tcPr>
            <w:tcW w:w="925" w:type="pct"/>
            <w:tcBorders>
              <w:top w:val="single" w:sz="4" w:space="0" w:color="auto"/>
              <w:left w:val="single" w:sz="4" w:space="0" w:color="auto"/>
              <w:bottom w:val="single" w:sz="4" w:space="0" w:color="auto"/>
              <w:right w:val="single" w:sz="4" w:space="0" w:color="auto"/>
            </w:tcBorders>
          </w:tcPr>
          <w:p w14:paraId="5AD13A52"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TotalUnits</w:t>
            </w:r>
          </w:p>
          <w:p w14:paraId="7BA408C3" w14:textId="77777777"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5EF12323" w14:textId="035A5DCD"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tcPr>
          <w:p w14:paraId="63DDF11F" w14:textId="6DA88559"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TotalUnits</w:t>
            </w:r>
          </w:p>
        </w:tc>
      </w:tr>
      <w:tr w:rsidR="00457F55" w:rsidRPr="000F1877" w14:paraId="1FA2384F"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42A8A880" w14:textId="77E20AA2"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PLAN_YEAR</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5B5502DA" w14:textId="34008575" w:rsidR="00457F55" w:rsidRPr="000F1877" w:rsidRDefault="00457F55" w:rsidP="00457F55">
            <w:pPr>
              <w:rPr>
                <w:rFonts w:asciiTheme="minorHAnsi" w:hAnsiTheme="minorHAnsi" w:cstheme="minorHAnsi"/>
                <w:color w:val="000000"/>
                <w:sz w:val="18"/>
                <w:szCs w:val="16"/>
              </w:rPr>
            </w:pPr>
            <w:r w:rsidRPr="00767301">
              <w:rPr>
                <w:rFonts w:ascii="Calibri" w:hAnsi="Calibri" w:cs="Calibri"/>
                <w:color w:val="000000"/>
                <w:sz w:val="18"/>
                <w:szCs w:val="22"/>
              </w:rPr>
              <w:t>Plan</w:t>
            </w:r>
          </w:p>
        </w:tc>
        <w:tc>
          <w:tcPr>
            <w:tcW w:w="925" w:type="pct"/>
            <w:tcBorders>
              <w:top w:val="single" w:sz="4" w:space="0" w:color="auto"/>
              <w:left w:val="single" w:sz="4" w:space="0" w:color="auto"/>
              <w:bottom w:val="single" w:sz="4" w:space="0" w:color="auto"/>
              <w:right w:val="single" w:sz="4" w:space="0" w:color="auto"/>
            </w:tcBorders>
          </w:tcPr>
          <w:p w14:paraId="48BBB12B" w14:textId="77777777" w:rsidR="00222514" w:rsidRPr="00222514" w:rsidRDefault="00222514" w:rsidP="00222514">
            <w:pPr>
              <w:widowControl/>
              <w:spacing w:line="240" w:lineRule="auto"/>
              <w:rPr>
                <w:rFonts w:ascii="Calibri" w:hAnsi="Calibri" w:cs="Calibri"/>
                <w:color w:val="000000"/>
                <w:sz w:val="18"/>
                <w:szCs w:val="18"/>
              </w:rPr>
            </w:pPr>
            <w:r w:rsidRPr="00222514">
              <w:rPr>
                <w:rFonts w:ascii="Calibri" w:hAnsi="Calibri" w:cs="Calibri"/>
                <w:color w:val="000000"/>
                <w:sz w:val="18"/>
                <w:szCs w:val="18"/>
              </w:rPr>
              <w:t>MonthName/Revenue</w:t>
            </w:r>
          </w:p>
          <w:p w14:paraId="675B428E" w14:textId="46DE103A" w:rsidR="00457F55" w:rsidRPr="00E705DE" w:rsidRDefault="00457F55" w:rsidP="00457F55">
            <w:pPr>
              <w:widowControl/>
              <w:spacing w:line="240" w:lineRule="auto"/>
              <w:rPr>
                <w:rFonts w:asciiTheme="minorHAnsi" w:hAnsiTheme="minorHAnsi" w:cstheme="minorHAnsi"/>
                <w:sz w:val="18"/>
                <w:szCs w:val="16"/>
              </w:rPr>
            </w:pPr>
          </w:p>
        </w:tc>
        <w:tc>
          <w:tcPr>
            <w:tcW w:w="1006" w:type="pct"/>
            <w:tcBorders>
              <w:top w:val="single" w:sz="4" w:space="0" w:color="auto"/>
              <w:left w:val="single" w:sz="4" w:space="0" w:color="auto"/>
              <w:bottom w:val="single" w:sz="4" w:space="0" w:color="auto"/>
              <w:right w:val="single" w:sz="4" w:space="0" w:color="auto"/>
            </w:tcBorders>
          </w:tcPr>
          <w:p w14:paraId="331527DD" w14:textId="3CCD27FC"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tcPr>
          <w:p w14:paraId="4DA720CD" w14:textId="751095EC"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PalnYear</w:t>
            </w:r>
          </w:p>
        </w:tc>
      </w:tr>
      <w:tr w:rsidR="00457F55" w:rsidRPr="000F1877" w14:paraId="24AECCEA"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5250E048" w14:textId="35BEDC64"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MODIFIED_DATE</w:t>
            </w:r>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03B8FA42" w14:textId="130CA57C" w:rsidR="00457F55" w:rsidRPr="000F1877" w:rsidRDefault="00457F55" w:rsidP="00457F55">
            <w:pPr>
              <w:rPr>
                <w:rFonts w:asciiTheme="minorHAnsi" w:hAnsiTheme="minorHAnsi" w:cstheme="minorHAnsi"/>
                <w:color w:val="000000"/>
                <w:sz w:val="18"/>
                <w:szCs w:val="16"/>
              </w:rPr>
            </w:pPr>
            <w:r w:rsidRPr="00767301">
              <w:rPr>
                <w:rFonts w:ascii="Calibri" w:hAnsi="Calibri" w:cs="Calibri"/>
                <w:color w:val="000000"/>
                <w:sz w:val="18"/>
                <w:szCs w:val="22"/>
              </w:rPr>
              <w:t>Plan</w:t>
            </w:r>
          </w:p>
        </w:tc>
        <w:tc>
          <w:tcPr>
            <w:tcW w:w="925" w:type="pct"/>
            <w:tcBorders>
              <w:top w:val="single" w:sz="4" w:space="0" w:color="auto"/>
              <w:left w:val="single" w:sz="4" w:space="0" w:color="auto"/>
              <w:bottom w:val="single" w:sz="4" w:space="0" w:color="auto"/>
              <w:right w:val="single" w:sz="4" w:space="0" w:color="auto"/>
            </w:tcBorders>
          </w:tcPr>
          <w:p w14:paraId="4CB31FA5"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ModifiedDate</w:t>
            </w:r>
          </w:p>
          <w:p w14:paraId="6A65701E" w14:textId="77777777"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508B2D4D" w14:textId="2583D653"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tcPr>
          <w:p w14:paraId="0655CD3A" w14:textId="185482D6"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ModifiedDate</w:t>
            </w:r>
          </w:p>
        </w:tc>
      </w:tr>
      <w:tr w:rsidR="00457F55" w:rsidRPr="000F1877" w14:paraId="14926F4B"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7A2E3652" w14:textId="7619C5C3"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REV_JAN</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59E6EBD0" w14:textId="40576846"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414A326F" w14:textId="77777777" w:rsidR="00457F55" w:rsidRDefault="00457F55" w:rsidP="00457F55">
            <w:pPr>
              <w:widowControl/>
              <w:spacing w:line="240" w:lineRule="auto"/>
              <w:rPr>
                <w:rFonts w:ascii="Calibri" w:hAnsi="Calibri" w:cs="Calibri"/>
                <w:color w:val="000000"/>
                <w:sz w:val="22"/>
                <w:szCs w:val="22"/>
              </w:rPr>
            </w:pPr>
            <w:r w:rsidRPr="007E707F">
              <w:rPr>
                <w:rFonts w:ascii="Calibri" w:hAnsi="Calibri" w:cs="Calibri"/>
                <w:color w:val="000000"/>
                <w:sz w:val="18"/>
                <w:szCs w:val="22"/>
              </w:rPr>
              <w:t>MonthName/Revenue</w:t>
            </w:r>
          </w:p>
          <w:p w14:paraId="0AF16681" w14:textId="77777777"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69F61177" w14:textId="4DC1F795"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200901B0" w14:textId="3397D010"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Rev_Jan</w:t>
            </w:r>
          </w:p>
        </w:tc>
      </w:tr>
      <w:tr w:rsidR="00457F55" w:rsidRPr="000F1877" w14:paraId="494E1C19"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7FBEC788" w14:textId="55C4B716"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REV_FEB</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54F9A63D" w14:textId="74480EC8"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086B597D" w14:textId="465A90AB"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1954D665" w14:textId="2543E945"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66B1AD31" w14:textId="6215B594"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Rev_Feb</w:t>
            </w:r>
          </w:p>
        </w:tc>
      </w:tr>
      <w:tr w:rsidR="00457F55" w:rsidRPr="000F1877" w14:paraId="133C3A23"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403DCF98" w14:textId="76B09A89"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REV_MAR</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1E51C3A7" w14:textId="0B6C0832"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41CB9172" w14:textId="1B6CD80D"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39978999" w14:textId="3958C340"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05867B7E" w14:textId="75E3CF58"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Rev_Mar</w:t>
            </w:r>
          </w:p>
        </w:tc>
      </w:tr>
      <w:tr w:rsidR="00457F55" w:rsidRPr="000F1877" w14:paraId="314F88BD"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3F556EE8" w14:textId="702567E9"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REV_APR</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4B8C93AC" w14:textId="4A830B41"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6B09FBB5" w14:textId="39A91BBA"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790A40DE" w14:textId="1D473728"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19677711" w14:textId="3F966857"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Rev_Apr</w:t>
            </w:r>
          </w:p>
        </w:tc>
      </w:tr>
      <w:tr w:rsidR="00457F55" w:rsidRPr="000F1877" w14:paraId="36839366"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2563C701" w14:textId="66105672"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REV_MAY</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7FD63BD7" w14:textId="20539315"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58C29613" w14:textId="27998078"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3C043131" w14:textId="501BC941"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07DFF9EC" w14:textId="082DB7BD"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Rev_May</w:t>
            </w:r>
          </w:p>
        </w:tc>
      </w:tr>
      <w:tr w:rsidR="00457F55" w:rsidRPr="000F1877" w14:paraId="40E33381"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66C21507" w14:textId="1BD1368C"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REV_JUN</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3EAD885B" w14:textId="413E57A2"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2254EA98" w14:textId="46E24386"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2EB89366" w14:textId="5504A6A4"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79FB8326" w14:textId="5CEE70E0"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Rev_Jun</w:t>
            </w:r>
          </w:p>
        </w:tc>
      </w:tr>
      <w:tr w:rsidR="00457F55" w:rsidRPr="000F1877" w14:paraId="2B82C086"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218CF6FC" w14:textId="44265840"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REV_JUL</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37EBEA27" w14:textId="0FB4B4E0"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7082B461" w14:textId="714553E7"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614EE1C0" w14:textId="2E79CE3A"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2A376DF9" w14:textId="426D2973"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Rev_Jun</w:t>
            </w:r>
          </w:p>
        </w:tc>
      </w:tr>
      <w:tr w:rsidR="00457F55" w:rsidRPr="000F1877" w14:paraId="4A4ADEBE"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4CC4CBF2" w14:textId="0E145C5B"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REV_AUG</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34D0EB11" w14:textId="228BB2BE"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4DD6B115" w14:textId="0BB0B829"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40545E87" w14:textId="11E94916"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7FBB2A18" w14:textId="70DC0614"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Rev_Aug</w:t>
            </w:r>
          </w:p>
        </w:tc>
      </w:tr>
      <w:tr w:rsidR="00457F55" w:rsidRPr="000F1877" w14:paraId="37FAAF64"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43E65DB0" w14:textId="3E27BF03"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REV_SEP</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77A4F057" w14:textId="6454F3CB"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0DA53DC8" w14:textId="1595BE76"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173FE505" w14:textId="3DA58571"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0941AF9C" w14:textId="43E21D49"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Rev_Sep</w:t>
            </w:r>
          </w:p>
        </w:tc>
      </w:tr>
      <w:tr w:rsidR="00457F55" w:rsidRPr="000F1877" w14:paraId="6E94E8D4"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66713E0D" w14:textId="15D7B986"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REV_OCT</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2166690B" w14:textId="2A19AB9B"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70D8892F" w14:textId="2CB865DF"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3E13C723" w14:textId="11FD1F96"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17CB5552" w14:textId="548A4246"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Rev_Oct</w:t>
            </w:r>
          </w:p>
        </w:tc>
      </w:tr>
      <w:tr w:rsidR="00457F55" w:rsidRPr="000F1877" w14:paraId="711A1FE4"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67011164" w14:textId="0FF4FE95"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REV_NOV</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2F0522B7" w14:textId="35D932A0"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731183D8" w14:textId="3928EDE9"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01FBEC9C" w14:textId="36B187AC"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38B0C8F5" w14:textId="571D5F94"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Rev_Nov</w:t>
            </w:r>
          </w:p>
        </w:tc>
      </w:tr>
      <w:tr w:rsidR="00457F55" w:rsidRPr="000F1877" w14:paraId="242D0C30"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29FAB539" w14:textId="44D756BF"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REV_DEC</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12071524" w14:textId="6877EB61"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34C2B9DB" w14:textId="723BCB93" w:rsidR="00457F55" w:rsidRPr="000F1877" w:rsidRDefault="00457F55" w:rsidP="00457F55">
            <w:pPr>
              <w:rPr>
                <w:rFonts w:asciiTheme="minorHAnsi" w:hAnsiTheme="minorHAnsi" w:cstheme="minorHAnsi"/>
                <w:color w:val="000000"/>
                <w:sz w:val="18"/>
                <w:szCs w:val="16"/>
              </w:rPr>
            </w:pPr>
            <w:r w:rsidRPr="00BD6DFB">
              <w:rPr>
                <w:rFonts w:ascii="Calibri" w:hAnsi="Calibri" w:cs="Calibri"/>
                <w:color w:val="000000"/>
                <w:sz w:val="18"/>
                <w:szCs w:val="22"/>
              </w:rPr>
              <w:t>MonthName/Revenue</w:t>
            </w:r>
          </w:p>
        </w:tc>
        <w:tc>
          <w:tcPr>
            <w:tcW w:w="1006" w:type="pct"/>
            <w:tcBorders>
              <w:top w:val="single" w:sz="4" w:space="0" w:color="auto"/>
              <w:left w:val="single" w:sz="4" w:space="0" w:color="auto"/>
              <w:bottom w:val="single" w:sz="4" w:space="0" w:color="auto"/>
              <w:right w:val="single" w:sz="4" w:space="0" w:color="auto"/>
            </w:tcBorders>
          </w:tcPr>
          <w:p w14:paraId="2D60CDBE" w14:textId="53AEA494"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75C1BAED" w14:textId="1CE89D0A"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Rev_Dec</w:t>
            </w:r>
          </w:p>
        </w:tc>
      </w:tr>
      <w:tr w:rsidR="00457F55" w:rsidRPr="000F1877" w14:paraId="5AFDAF5D" w14:textId="77777777" w:rsidTr="00457F55">
        <w:trPr>
          <w:trHeight w:val="284"/>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29CCF78A" w14:textId="1427B535"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PRO_JAN</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37412227" w14:textId="5B8DDE79"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49CBEEDC"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MonthName/Profit</w:t>
            </w:r>
          </w:p>
          <w:p w14:paraId="58C814C6" w14:textId="77777777"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0ED1CB45" w14:textId="6DECAC76"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216FD9A7" w14:textId="22DD4E2B"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Pro_Jan</w:t>
            </w:r>
          </w:p>
        </w:tc>
      </w:tr>
      <w:tr w:rsidR="00457F55" w:rsidRPr="000F1877" w14:paraId="1AC246C9"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2B924B94" w14:textId="525F613C"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PRO_FEB</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266A2D22" w14:textId="6C9CB9EC"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525225F3" w14:textId="3360ABF2"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3486C8C0" w14:textId="2BA11DE2"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31D02FB0" w14:textId="1F0C90AE"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Pro_Feb</w:t>
            </w:r>
          </w:p>
        </w:tc>
      </w:tr>
      <w:tr w:rsidR="00457F55" w:rsidRPr="000F1877" w14:paraId="75666382"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527613A2" w14:textId="3022105E"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PRO_MAR</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16DC06F2" w14:textId="53957723"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12032445" w14:textId="1EB14140"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1D9320F1" w14:textId="5F043A0C"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30638808" w14:textId="40171A82"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Pro_Mar</w:t>
            </w:r>
          </w:p>
        </w:tc>
      </w:tr>
      <w:tr w:rsidR="00457F55" w:rsidRPr="000F1877" w14:paraId="65B1CF02"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1322D956" w14:textId="25DAAA43"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PRO_APR</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3AF87ED3" w14:textId="280862D7"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6A264289" w14:textId="11210207"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58D37276" w14:textId="4033BB1F"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42DAF9E6" w14:textId="5160C903"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Pro_Apr</w:t>
            </w:r>
          </w:p>
        </w:tc>
      </w:tr>
      <w:tr w:rsidR="00457F55" w:rsidRPr="000F1877" w14:paraId="5FF589C3"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2BB655AD" w14:textId="50C28416"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PRO_MAY</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0D0186DF" w14:textId="64C4A5E0"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0E9FD542" w14:textId="3A578ED9"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24C4F9F4" w14:textId="1B9E6928"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33B5C93A" w14:textId="090C657D"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Pro_May</w:t>
            </w:r>
          </w:p>
        </w:tc>
      </w:tr>
      <w:tr w:rsidR="00457F55" w:rsidRPr="000F1877" w14:paraId="0BB36EB1"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206A02B5" w14:textId="51521F3A"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PRO_JUN</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1DF6A728" w14:textId="671C5F0F"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1A77755C" w14:textId="4C0FFF89"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73DE1D5D" w14:textId="2734F5A8"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2B197BE9" w14:textId="3B9E2761"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Pro_Jun</w:t>
            </w:r>
          </w:p>
        </w:tc>
      </w:tr>
      <w:tr w:rsidR="00457F55" w:rsidRPr="000F1877" w14:paraId="354B7CE4"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528F390E" w14:textId="5684C8BD"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lastRenderedPageBreak/>
              <w:t>PRO_JUL</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5B8CA3CD" w14:textId="4677B6BD"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3D74E7E2" w14:textId="1CCB0968"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48F09EF8" w14:textId="35C0E481"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520F7013" w14:textId="3D598C34"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Pro_Jul</w:t>
            </w:r>
          </w:p>
        </w:tc>
      </w:tr>
      <w:tr w:rsidR="00457F55" w:rsidRPr="000F1877" w14:paraId="1FAC2989"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26BA3129" w14:textId="3F15DE3E"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PRO_AUG</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4FFCB4A8" w14:textId="79AA46E6"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2CAB64CD" w14:textId="34349E11"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4646E929" w14:textId="440B04BA"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296B97D2" w14:textId="2F648A2C"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Pro_Aug</w:t>
            </w:r>
          </w:p>
        </w:tc>
      </w:tr>
      <w:tr w:rsidR="00457F55" w:rsidRPr="000F1877" w14:paraId="5C1FC609"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31E73C61" w14:textId="44FBB35C"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PRO_SEP</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0F043081" w14:textId="146EE862"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2EC5817B" w14:textId="61A0D05C"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6A05237F" w14:textId="75C12191"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622FBAD7" w14:textId="3F158750"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Pro_Sep</w:t>
            </w:r>
          </w:p>
        </w:tc>
      </w:tr>
      <w:tr w:rsidR="00457F55" w:rsidRPr="000F1877" w14:paraId="4F4B9E15"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662BA28F" w14:textId="071CAB2A"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PRO_OCT</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330840BC" w14:textId="7DD5B0C5"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5EA83EA4" w14:textId="71663F9F"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77780B51" w14:textId="0D31BB41"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5357184A" w14:textId="37F4CCEC"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Pro_Oct</w:t>
            </w:r>
          </w:p>
        </w:tc>
      </w:tr>
      <w:tr w:rsidR="00457F55" w:rsidRPr="000F1877" w14:paraId="2D01834F"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3E8201B4" w14:textId="71DF1C75"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PRO_NOV</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1C881E40" w14:textId="09EB661D"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2CFD3825" w14:textId="7AA3ADAB"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095FB471" w14:textId="47E95E97"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379A1417" w14:textId="456650CD"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Pro_Nov</w:t>
            </w:r>
          </w:p>
        </w:tc>
      </w:tr>
      <w:tr w:rsidR="00457F55" w:rsidRPr="000F1877" w14:paraId="1009DAEE"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3628E825" w14:textId="1753A92C"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PRO_DEC</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5A5EA616" w14:textId="26B9136B"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7C16813D" w14:textId="744A8383" w:rsidR="00457F55" w:rsidRPr="000F1877" w:rsidRDefault="00457F55" w:rsidP="00457F55">
            <w:pPr>
              <w:rPr>
                <w:rFonts w:asciiTheme="minorHAnsi" w:hAnsiTheme="minorHAnsi" w:cstheme="minorHAnsi"/>
                <w:color w:val="000000"/>
                <w:sz w:val="18"/>
                <w:szCs w:val="16"/>
              </w:rPr>
            </w:pPr>
            <w:r w:rsidRPr="00354FDE">
              <w:rPr>
                <w:rFonts w:ascii="Calibri" w:hAnsi="Calibri" w:cs="Calibri"/>
                <w:color w:val="000000"/>
                <w:sz w:val="18"/>
                <w:szCs w:val="22"/>
              </w:rPr>
              <w:t>MonthName/Profit</w:t>
            </w:r>
          </w:p>
        </w:tc>
        <w:tc>
          <w:tcPr>
            <w:tcW w:w="1006" w:type="pct"/>
            <w:tcBorders>
              <w:top w:val="single" w:sz="4" w:space="0" w:color="auto"/>
              <w:left w:val="single" w:sz="4" w:space="0" w:color="auto"/>
              <w:bottom w:val="single" w:sz="4" w:space="0" w:color="auto"/>
              <w:right w:val="single" w:sz="4" w:space="0" w:color="auto"/>
            </w:tcBorders>
          </w:tcPr>
          <w:p w14:paraId="06690CE8" w14:textId="5EDEA69D"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0720CA9F" w14:textId="0136A4DD"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Pro_Dec</w:t>
            </w:r>
          </w:p>
        </w:tc>
      </w:tr>
      <w:tr w:rsidR="00457F55" w:rsidRPr="000F1877" w14:paraId="4121B955"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496B1EA5" w14:textId="7F8DA96A"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UNITS_JAN</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2D837EBA" w14:textId="252AC225"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71F2064C" w14:textId="77777777" w:rsidR="00457F55" w:rsidRPr="007E707F" w:rsidRDefault="00457F55" w:rsidP="00457F55">
            <w:pPr>
              <w:widowControl/>
              <w:spacing w:line="240" w:lineRule="auto"/>
              <w:rPr>
                <w:rFonts w:ascii="Calibri" w:hAnsi="Calibri" w:cs="Calibri"/>
                <w:color w:val="000000"/>
                <w:sz w:val="18"/>
                <w:szCs w:val="22"/>
              </w:rPr>
            </w:pPr>
            <w:r w:rsidRPr="007E707F">
              <w:rPr>
                <w:rFonts w:ascii="Calibri" w:hAnsi="Calibri" w:cs="Calibri"/>
                <w:color w:val="000000"/>
                <w:sz w:val="18"/>
                <w:szCs w:val="22"/>
              </w:rPr>
              <w:t>MonthName/TotalUnits</w:t>
            </w:r>
          </w:p>
          <w:p w14:paraId="28A176CB" w14:textId="77777777" w:rsidR="00457F55" w:rsidRPr="000F1877" w:rsidRDefault="00457F55" w:rsidP="00457F55">
            <w:pPr>
              <w:rPr>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55571FB0" w14:textId="1EAAB41F"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0A6789E4" w14:textId="285F6457"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Units_Jan</w:t>
            </w:r>
          </w:p>
        </w:tc>
      </w:tr>
      <w:tr w:rsidR="00457F55" w:rsidRPr="000F1877" w14:paraId="0E06F934"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024B60E1" w14:textId="78A93CB1"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UNITS_FEB</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20D04F56" w14:textId="7466C9D9"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7280678A" w14:textId="5646D283"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43110D0C" w14:textId="15CCCFFF"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002E5F34" w14:textId="6E991DF8"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Units_Feb</w:t>
            </w:r>
          </w:p>
        </w:tc>
      </w:tr>
      <w:tr w:rsidR="00457F55" w:rsidRPr="000F1877" w14:paraId="2AAE4451"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4D8DC2DC" w14:textId="0F8A55CE"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UNITS_MAR</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52794551" w14:textId="265A83D1"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116514A3" w14:textId="7606DBD4"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6DD56D61" w14:textId="6D542F18"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2FD21CF9" w14:textId="031F9990"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Units_Mar</w:t>
            </w:r>
          </w:p>
        </w:tc>
      </w:tr>
      <w:tr w:rsidR="00457F55" w:rsidRPr="000F1877" w14:paraId="473D49B8"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0FECBDDB" w14:textId="490A6AEB"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UNITS_APR</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083C25A5" w14:textId="797FB7AC"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067CEF6E" w14:textId="002C57F8"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01FA0331" w14:textId="519F942B"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6F591310" w14:textId="6E52D8BD"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Units_Apr</w:t>
            </w:r>
          </w:p>
        </w:tc>
      </w:tr>
      <w:tr w:rsidR="00457F55" w:rsidRPr="000F1877" w14:paraId="11B8DF0C" w14:textId="77777777" w:rsidTr="00457F55">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01F9C1FC" w14:textId="2FB4A438"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UNITS_MAY</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65938F26" w14:textId="33B63E04"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68E7A442" w14:textId="403773A0"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199567B3" w14:textId="7204178D" w:rsidR="00457F55" w:rsidRPr="00596774" w:rsidRDefault="00457F55" w:rsidP="00457F55">
            <w:pPr>
              <w:rPr>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13B7EAD6" w14:textId="7B51CA0A" w:rsidR="00457F55" w:rsidRPr="00596774"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Units_May</w:t>
            </w:r>
          </w:p>
        </w:tc>
      </w:tr>
      <w:tr w:rsidR="00457F55" w:rsidRPr="000F1877" w14:paraId="24237029" w14:textId="77777777" w:rsidTr="00457F55">
        <w:trPr>
          <w:ins w:id="6886" w:author="Rakesh Singhi" w:date="2015-02-07T15:31:00Z"/>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34B04052" w14:textId="400CD2EF" w:rsidR="00457F55" w:rsidRDefault="00457F55" w:rsidP="00457F55">
            <w:pPr>
              <w:rPr>
                <w:ins w:id="6887" w:author="Rakesh Singhi" w:date="2015-02-07T15:31:00Z"/>
                <w:rFonts w:asciiTheme="minorHAnsi" w:hAnsiTheme="minorHAnsi" w:cstheme="minorHAnsi"/>
                <w:color w:val="000000"/>
                <w:sz w:val="18"/>
                <w:szCs w:val="16"/>
              </w:rPr>
            </w:pPr>
            <w:r>
              <w:rPr>
                <w:rFonts w:asciiTheme="minorHAnsi" w:hAnsiTheme="minorHAnsi" w:cstheme="minorHAnsi"/>
                <w:color w:val="000000"/>
                <w:sz w:val="18"/>
                <w:szCs w:val="16"/>
              </w:rPr>
              <w:t>UNITS_JUN</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68A05B89" w14:textId="7175F518" w:rsidR="00457F55" w:rsidRPr="007E707F" w:rsidRDefault="00457F55" w:rsidP="00457F55">
            <w:pPr>
              <w:rPr>
                <w:ins w:id="6888" w:author="Rakesh Singhi" w:date="2015-02-07T15:31:00Z"/>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6AE47720" w14:textId="162CC31D" w:rsidR="00457F55" w:rsidRPr="000F1877" w:rsidRDefault="00457F55" w:rsidP="00457F55">
            <w:pPr>
              <w:rPr>
                <w:ins w:id="6889" w:author="Rakesh Singhi" w:date="2015-02-07T15:31:00Z"/>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59BAF717" w14:textId="22086593" w:rsidR="00457F55" w:rsidRPr="00596774" w:rsidRDefault="00457F55" w:rsidP="00457F55">
            <w:pPr>
              <w:rPr>
                <w:ins w:id="6890" w:author="Rakesh Singhi" w:date="2015-02-07T15:31:00Z"/>
                <w:rFonts w:ascii="Calibri" w:eastAsiaTheme="minorHAnsi" w:hAnsi="Calibri" w:cs="Calibri"/>
                <w:color w:val="000000"/>
                <w:highlight w:val="white"/>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74A61FEB" w14:textId="0BC0CA76" w:rsidR="00457F55" w:rsidRPr="00596774" w:rsidRDefault="00457F55" w:rsidP="00457F55">
            <w:pPr>
              <w:rPr>
                <w:ins w:id="6891" w:author="Rakesh Singhi" w:date="2015-02-07T15:31:00Z"/>
                <w:rFonts w:asciiTheme="minorHAnsi" w:hAnsiTheme="minorHAnsi" w:cstheme="minorHAnsi"/>
                <w:color w:val="000000"/>
                <w:sz w:val="18"/>
                <w:szCs w:val="16"/>
              </w:rPr>
            </w:pPr>
            <w:r>
              <w:rPr>
                <w:rFonts w:asciiTheme="minorHAnsi" w:hAnsiTheme="minorHAnsi" w:cstheme="minorHAnsi"/>
                <w:color w:val="000000"/>
                <w:sz w:val="18"/>
                <w:szCs w:val="16"/>
              </w:rPr>
              <w:t>Units_Jun</w:t>
            </w:r>
          </w:p>
        </w:tc>
      </w:tr>
      <w:tr w:rsidR="00457F55" w:rsidRPr="000F1877" w14:paraId="56ED988A" w14:textId="77777777" w:rsidTr="00457F55">
        <w:trPr>
          <w:trHeight w:val="70"/>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0B5A7803" w14:textId="4704E574"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UNITS_JUL</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28BAD1C0" w14:textId="55488B29"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220D713E" w14:textId="69B8608B"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78BE1DBA" w14:textId="372D7ADD" w:rsidR="00457F55" w:rsidRPr="00596774" w:rsidRDefault="00457F55" w:rsidP="00457F55">
            <w:pPr>
              <w:rPr>
                <w:rFonts w:ascii="Calibri" w:hAnsi="Calibri" w:cs="Calibri"/>
                <w:color w:val="000000"/>
                <w:sz w:val="18"/>
                <w:szCs w:val="16"/>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30877057" w14:textId="7E23C8D6" w:rsidR="00457F55"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Units_Jul</w:t>
            </w:r>
          </w:p>
        </w:tc>
      </w:tr>
      <w:tr w:rsidR="00457F55" w:rsidRPr="000F1877" w14:paraId="5B4EE161" w14:textId="77777777" w:rsidTr="00457F55">
        <w:trPr>
          <w:trHeight w:val="70"/>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7401C54A" w14:textId="21E369AF" w:rsidR="00457F5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UNITS_AUG</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02FA9BF3" w14:textId="5B0F7E08"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633D7AB0" w14:textId="3C566B28"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4898A1BC" w14:textId="66CF4E8B" w:rsidR="00457F55" w:rsidRPr="00596774" w:rsidRDefault="00457F55" w:rsidP="00457F55">
            <w:pPr>
              <w:rPr>
                <w:rFonts w:ascii="Calibri" w:hAnsi="Calibri" w:cs="Calibri"/>
                <w:color w:val="000000"/>
                <w:sz w:val="18"/>
                <w:szCs w:val="16"/>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22817414" w14:textId="3DDCADE2" w:rsidR="00457F55"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Units_Aug</w:t>
            </w:r>
          </w:p>
        </w:tc>
      </w:tr>
      <w:tr w:rsidR="00457F55" w:rsidRPr="000F1877" w14:paraId="668B06AD" w14:textId="77777777" w:rsidTr="00457F55">
        <w:trPr>
          <w:trHeight w:val="70"/>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7C293654" w14:textId="2C5A308C" w:rsidR="00457F55" w:rsidRPr="00DD148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UNITS_SEP</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54162A87" w14:textId="7C62E673"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716A5A2D" w14:textId="3F07A73E"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18126816" w14:textId="3A0517AB" w:rsidR="00457F55" w:rsidRPr="00596774" w:rsidRDefault="00457F55" w:rsidP="00457F55">
            <w:pPr>
              <w:rPr>
                <w:rFonts w:ascii="Calibri" w:hAnsi="Calibri" w:cs="Calibri"/>
                <w:color w:val="000000"/>
                <w:sz w:val="18"/>
                <w:szCs w:val="16"/>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152FD1A9" w14:textId="56077F8E" w:rsidR="00457F55"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Units_Sep</w:t>
            </w:r>
          </w:p>
        </w:tc>
      </w:tr>
      <w:tr w:rsidR="00457F55" w:rsidRPr="000F1877" w14:paraId="29BD6FCB" w14:textId="77777777" w:rsidTr="00457F55">
        <w:trPr>
          <w:trHeight w:val="70"/>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7E8C0338" w14:textId="1B0539C3" w:rsidR="00457F5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UNITS_OCT</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5C647C85" w14:textId="792FB90B"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1609D9DA" w14:textId="79F5BB7E"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12F74A61" w14:textId="7069C78C" w:rsidR="00457F55" w:rsidRPr="00596774" w:rsidRDefault="00457F55" w:rsidP="00457F55">
            <w:pPr>
              <w:rPr>
                <w:rFonts w:ascii="Calibri" w:hAnsi="Calibri" w:cs="Calibri"/>
                <w:color w:val="000000"/>
                <w:sz w:val="18"/>
                <w:szCs w:val="16"/>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33ED17F9" w14:textId="78B55D39" w:rsidR="00457F55"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Units_Oct</w:t>
            </w:r>
          </w:p>
        </w:tc>
      </w:tr>
      <w:tr w:rsidR="00457F55" w:rsidRPr="000F1877" w14:paraId="0FDB606B" w14:textId="77777777" w:rsidTr="00457F55">
        <w:trPr>
          <w:trHeight w:val="70"/>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63768B65" w14:textId="3285AB95" w:rsidR="00457F55" w:rsidRPr="00D30FA1"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UNITS_NOV</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55CE9AED" w14:textId="36DAD129"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721A4BE3" w14:textId="64A467B3"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75DE42D7" w14:textId="25192A31" w:rsidR="00457F55" w:rsidRPr="00596774" w:rsidRDefault="00457F55" w:rsidP="00457F55">
            <w:pPr>
              <w:rPr>
                <w:rFonts w:ascii="Calibri" w:hAnsi="Calibri" w:cs="Calibri"/>
                <w:color w:val="000000"/>
                <w:sz w:val="18"/>
                <w:szCs w:val="16"/>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6AB72A37" w14:textId="60C65076" w:rsidR="00457F55"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Units_Nov</w:t>
            </w:r>
          </w:p>
        </w:tc>
      </w:tr>
      <w:tr w:rsidR="00457F55" w:rsidRPr="000F1877" w14:paraId="45C1CBA0" w14:textId="77777777" w:rsidTr="00457F55">
        <w:trPr>
          <w:trHeight w:val="70"/>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14:paraId="6E0E9394" w14:textId="4D144061" w:rsidR="00457F55"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UNITS_DEC</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40408323" w14:textId="0396D69C" w:rsidR="00457F55" w:rsidRPr="007E707F" w:rsidRDefault="00457F55" w:rsidP="00457F55">
            <w:pPr>
              <w:rPr>
                <w:rFonts w:asciiTheme="minorHAnsi" w:hAnsiTheme="minorHAnsi" w:cstheme="minorHAnsi"/>
                <w:color w:val="000000"/>
                <w:sz w:val="18"/>
                <w:szCs w:val="16"/>
              </w:rPr>
            </w:pPr>
            <w:r w:rsidRPr="007E707F">
              <w:rPr>
                <w:rFonts w:ascii="Calibri" w:hAnsi="Calibri" w:cs="Calibri"/>
                <w:color w:val="000000"/>
                <w:sz w:val="18"/>
                <w:szCs w:val="22"/>
              </w:rPr>
              <w:t>PlanProductMDMthlyAlloc</w:t>
            </w:r>
          </w:p>
        </w:tc>
        <w:tc>
          <w:tcPr>
            <w:tcW w:w="925" w:type="pct"/>
            <w:tcBorders>
              <w:top w:val="single" w:sz="4" w:space="0" w:color="auto"/>
              <w:left w:val="single" w:sz="4" w:space="0" w:color="auto"/>
              <w:bottom w:val="single" w:sz="4" w:space="0" w:color="auto"/>
              <w:right w:val="single" w:sz="4" w:space="0" w:color="auto"/>
            </w:tcBorders>
          </w:tcPr>
          <w:p w14:paraId="05F39EA0" w14:textId="1BDA7ED4" w:rsidR="00457F55" w:rsidRPr="000F1877" w:rsidRDefault="00457F55" w:rsidP="00457F55">
            <w:pPr>
              <w:rPr>
                <w:rFonts w:asciiTheme="minorHAnsi" w:hAnsiTheme="minorHAnsi" w:cstheme="minorHAnsi"/>
                <w:color w:val="000000"/>
                <w:sz w:val="18"/>
                <w:szCs w:val="16"/>
              </w:rPr>
            </w:pPr>
            <w:r w:rsidRPr="003C3F49">
              <w:rPr>
                <w:rFonts w:ascii="Calibri" w:hAnsi="Calibri" w:cs="Calibri"/>
                <w:color w:val="000000"/>
                <w:sz w:val="18"/>
                <w:szCs w:val="22"/>
              </w:rPr>
              <w:t>MonthName/TotalUnits</w:t>
            </w:r>
          </w:p>
        </w:tc>
        <w:tc>
          <w:tcPr>
            <w:tcW w:w="1006" w:type="pct"/>
            <w:tcBorders>
              <w:top w:val="single" w:sz="4" w:space="0" w:color="auto"/>
              <w:left w:val="single" w:sz="4" w:space="0" w:color="auto"/>
              <w:bottom w:val="single" w:sz="4" w:space="0" w:color="auto"/>
              <w:right w:val="single" w:sz="4" w:space="0" w:color="auto"/>
            </w:tcBorders>
          </w:tcPr>
          <w:p w14:paraId="6E19097C" w14:textId="517455AB" w:rsidR="00457F55" w:rsidRPr="00596774" w:rsidRDefault="00457F55" w:rsidP="00457F55">
            <w:pPr>
              <w:rPr>
                <w:rFonts w:ascii="Calibri" w:hAnsi="Calibri" w:cs="Calibri"/>
                <w:color w:val="000000"/>
                <w:sz w:val="18"/>
                <w:szCs w:val="16"/>
              </w:rPr>
            </w:pPr>
            <w:r w:rsidRPr="008B2A6E">
              <w:rPr>
                <w:rFonts w:ascii="Calibri" w:hAnsi="Calibri" w:cs="Calibri"/>
                <w:color w:val="000000"/>
                <w:sz w:val="18"/>
                <w:szCs w:val="22"/>
              </w:rPr>
              <w:t>VEBIP_SellOutProductPlan</w:t>
            </w:r>
          </w:p>
        </w:tc>
        <w:tc>
          <w:tcPr>
            <w:tcW w:w="965" w:type="pct"/>
            <w:tcBorders>
              <w:top w:val="single" w:sz="4" w:space="0" w:color="auto"/>
              <w:left w:val="single" w:sz="4" w:space="0" w:color="auto"/>
              <w:bottom w:val="single" w:sz="4" w:space="0" w:color="auto"/>
              <w:right w:val="single" w:sz="4" w:space="0" w:color="auto"/>
            </w:tcBorders>
            <w:vAlign w:val="center"/>
          </w:tcPr>
          <w:p w14:paraId="518DBE13" w14:textId="3309A957" w:rsidR="00457F55" w:rsidRPr="000F1877" w:rsidRDefault="00457F55" w:rsidP="00457F55">
            <w:pPr>
              <w:rPr>
                <w:rFonts w:asciiTheme="minorHAnsi" w:hAnsiTheme="minorHAnsi" w:cstheme="minorHAnsi"/>
                <w:color w:val="000000"/>
                <w:sz w:val="18"/>
                <w:szCs w:val="16"/>
              </w:rPr>
            </w:pPr>
            <w:r>
              <w:rPr>
                <w:rFonts w:asciiTheme="minorHAnsi" w:hAnsiTheme="minorHAnsi" w:cstheme="minorHAnsi"/>
                <w:color w:val="000000"/>
                <w:sz w:val="18"/>
                <w:szCs w:val="16"/>
              </w:rPr>
              <w:t>Units_Dec</w:t>
            </w:r>
          </w:p>
        </w:tc>
      </w:tr>
      <w:tr w:rsidR="00457F55" w:rsidRPr="00D30FA1" w14:paraId="51E494CD" w14:textId="77777777" w:rsidTr="00457F55">
        <w:trPr>
          <w:trHeight w:val="70"/>
        </w:trPr>
        <w:tc>
          <w:tcPr>
            <w:tcW w:w="3029" w:type="pct"/>
            <w:gridSpan w:val="3"/>
            <w:tcBorders>
              <w:top w:val="single" w:sz="4" w:space="0" w:color="auto"/>
              <w:left w:val="single" w:sz="4" w:space="0" w:color="auto"/>
              <w:bottom w:val="single" w:sz="4" w:space="0" w:color="auto"/>
              <w:right w:val="single" w:sz="4" w:space="0" w:color="auto"/>
            </w:tcBorders>
            <w:shd w:val="clear" w:color="auto" w:fill="auto"/>
          </w:tcPr>
          <w:p w14:paraId="36AD821B" w14:textId="77777777" w:rsidR="00457F55" w:rsidRDefault="00457F55" w:rsidP="00457F55">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1006" w:type="pct"/>
            <w:tcBorders>
              <w:top w:val="single" w:sz="4" w:space="0" w:color="auto"/>
              <w:left w:val="single" w:sz="4" w:space="0" w:color="auto"/>
              <w:bottom w:val="single" w:sz="4" w:space="0" w:color="auto"/>
              <w:right w:val="single" w:sz="4" w:space="0" w:color="auto"/>
            </w:tcBorders>
          </w:tcPr>
          <w:p w14:paraId="39651C80" w14:textId="77777777" w:rsidR="00457F55" w:rsidRPr="00BC6D24" w:rsidRDefault="00457F55" w:rsidP="00457F55">
            <w:pPr>
              <w:rPr>
                <w:rFonts w:asciiTheme="minorHAnsi" w:hAnsiTheme="minorHAnsi" w:cstheme="minorHAnsi"/>
                <w:b/>
                <w:color w:val="000000"/>
                <w:sz w:val="18"/>
                <w:szCs w:val="16"/>
                <w:u w:val="single"/>
              </w:rPr>
            </w:pPr>
          </w:p>
        </w:tc>
        <w:tc>
          <w:tcPr>
            <w:tcW w:w="965" w:type="pct"/>
            <w:tcBorders>
              <w:top w:val="single" w:sz="4" w:space="0" w:color="auto"/>
              <w:left w:val="single" w:sz="4" w:space="0" w:color="auto"/>
              <w:bottom w:val="single" w:sz="4" w:space="0" w:color="auto"/>
              <w:right w:val="single" w:sz="4" w:space="0" w:color="auto"/>
            </w:tcBorders>
          </w:tcPr>
          <w:p w14:paraId="77033A68" w14:textId="77777777" w:rsidR="00457F55" w:rsidRPr="00BC6D24" w:rsidRDefault="00457F55" w:rsidP="00457F55">
            <w:pPr>
              <w:rPr>
                <w:rFonts w:asciiTheme="minorHAnsi" w:hAnsiTheme="minorHAnsi" w:cstheme="minorHAnsi"/>
                <w:b/>
                <w:color w:val="000000"/>
                <w:sz w:val="18"/>
                <w:szCs w:val="16"/>
                <w:u w:val="single"/>
              </w:rPr>
            </w:pPr>
          </w:p>
        </w:tc>
      </w:tr>
    </w:tbl>
    <w:p w14:paraId="492D6167" w14:textId="77777777" w:rsidR="000F1877" w:rsidRPr="00635455" w:rsidRDefault="000F1877" w:rsidP="00635455"/>
    <w:p w14:paraId="6A744854" w14:textId="6501C683" w:rsidR="007D76ED" w:rsidRPr="007D76ED" w:rsidRDefault="007D76ED" w:rsidP="00DA1C8A">
      <w:pPr>
        <w:pStyle w:val="ListParagraph"/>
        <w:keepNext/>
        <w:numPr>
          <w:ilvl w:val="2"/>
          <w:numId w:val="10"/>
        </w:numPr>
        <w:spacing w:line="240" w:lineRule="auto"/>
        <w:ind w:right="21"/>
        <w:jc w:val="both"/>
        <w:outlineLvl w:val="1"/>
        <w:rPr>
          <w:ins w:id="6892" w:author="Sowndarya S (WT01 - Manufacturing &amp; Hi Tech)" w:date="2015-03-23T15:00:00Z"/>
          <w:rFonts w:asciiTheme="minorHAnsi" w:hAnsiTheme="minorHAnsi" w:cstheme="minorHAnsi"/>
          <w:b/>
          <w:i/>
          <w:sz w:val="24"/>
          <w:szCs w:val="24"/>
          <w:lang w:val="en-GB"/>
        </w:rPr>
      </w:pPr>
      <w:bookmarkStart w:id="6893" w:name="_Toc415065543"/>
      <w:ins w:id="6894" w:author="Sowndarya S (WT01 - Manufacturing &amp; Hi Tech)" w:date="2015-03-23T15:00:00Z">
        <w:r w:rsidRPr="007D76ED">
          <w:rPr>
            <w:rFonts w:asciiTheme="minorHAnsi" w:hAnsiTheme="minorHAnsi" w:cstheme="minorHAnsi"/>
            <w:b/>
            <w:i/>
            <w:sz w:val="24"/>
            <w:szCs w:val="24"/>
            <w:lang w:val="en-GB"/>
          </w:rPr>
          <w:t>DMO_SEL</w:t>
        </w:r>
        <w:r>
          <w:rPr>
            <w:rFonts w:asciiTheme="minorHAnsi" w:hAnsiTheme="minorHAnsi" w:cstheme="minorHAnsi"/>
            <w:b/>
            <w:i/>
            <w:sz w:val="24"/>
            <w:szCs w:val="24"/>
            <w:lang w:val="en-GB"/>
          </w:rPr>
          <w:t>LIN</w:t>
        </w:r>
        <w:r w:rsidRPr="007D76ED">
          <w:rPr>
            <w:rFonts w:asciiTheme="minorHAnsi" w:hAnsiTheme="minorHAnsi" w:cstheme="minorHAnsi"/>
            <w:b/>
            <w:i/>
            <w:sz w:val="24"/>
            <w:szCs w:val="24"/>
            <w:lang w:val="en-GB"/>
          </w:rPr>
          <w:t>_</w:t>
        </w:r>
        <w:r>
          <w:rPr>
            <w:rFonts w:asciiTheme="minorHAnsi" w:hAnsiTheme="minorHAnsi" w:cstheme="minorHAnsi"/>
            <w:b/>
            <w:i/>
            <w:sz w:val="24"/>
            <w:szCs w:val="24"/>
            <w:lang w:val="en-GB"/>
          </w:rPr>
          <w:t>REV</w:t>
        </w:r>
        <w:r w:rsidRPr="007D76ED">
          <w:rPr>
            <w:rFonts w:asciiTheme="minorHAnsi" w:hAnsiTheme="minorHAnsi" w:cstheme="minorHAnsi"/>
            <w:b/>
            <w:i/>
            <w:sz w:val="24"/>
            <w:szCs w:val="24"/>
            <w:lang w:val="en-GB"/>
          </w:rPr>
          <w:t>_PLAN_MIR</w:t>
        </w:r>
        <w:bookmarkEnd w:id="6893"/>
      </w:ins>
    </w:p>
    <w:p w14:paraId="4462221E" w14:textId="55D2E9E5" w:rsidR="007D76ED" w:rsidRDefault="007D76ED" w:rsidP="007D76ED">
      <w:pPr>
        <w:rPr>
          <w:ins w:id="6895" w:author="Sowndarya S (WT01 - Manufacturing &amp; Hi Tech)" w:date="2015-03-23T15:00:00Z"/>
          <w:rFonts w:asciiTheme="minorHAnsi" w:hAnsiTheme="minorHAnsi" w:cstheme="minorHAnsi"/>
        </w:rPr>
      </w:pPr>
      <w:ins w:id="6896" w:author="Sowndarya S (WT01 - Manufacturing &amp; Hi Tech)" w:date="2015-03-23T15:00:00Z">
        <w:r>
          <w:rPr>
            <w:rFonts w:asciiTheme="minorHAnsi" w:hAnsiTheme="minorHAnsi" w:cstheme="minorHAnsi"/>
          </w:rPr>
          <w:t>This staging table</w:t>
        </w:r>
        <w:r w:rsidR="008B41B0">
          <w:rPr>
            <w:rFonts w:asciiTheme="minorHAnsi" w:hAnsiTheme="minorHAnsi" w:cstheme="minorHAnsi"/>
          </w:rPr>
          <w:t xml:space="preserve"> contains the Real Time Sell In Revenue</w:t>
        </w:r>
        <w:r>
          <w:rPr>
            <w:rFonts w:asciiTheme="minorHAnsi" w:hAnsiTheme="minorHAnsi" w:cstheme="minorHAnsi"/>
          </w:rPr>
          <w:t xml:space="preserve"> Plan data from PNP Source view.</w:t>
        </w:r>
      </w:ins>
    </w:p>
    <w:p w14:paraId="03C3BC68" w14:textId="77777777" w:rsidR="007D76ED" w:rsidRPr="00D30FA1" w:rsidRDefault="007D76ED" w:rsidP="007D76ED">
      <w:pPr>
        <w:rPr>
          <w:ins w:id="6897" w:author="Sowndarya S (WT01 - Manufacturing &amp; Hi Tech)" w:date="2015-03-23T15:00:00Z"/>
          <w:rFonts w:asciiTheme="minorHAnsi" w:hAnsiTheme="minorHAnsi" w:cstheme="minorHAnsi"/>
        </w:rPr>
      </w:pPr>
    </w:p>
    <w:p w14:paraId="071F9DA7" w14:textId="77777777" w:rsidR="007D76ED" w:rsidRPr="00D30FA1" w:rsidRDefault="007D76ED" w:rsidP="007D76ED">
      <w:pPr>
        <w:spacing w:after="120"/>
        <w:rPr>
          <w:ins w:id="6898" w:author="Sowndarya S (WT01 - Manufacturing &amp; Hi Tech)" w:date="2015-03-23T15:00:00Z"/>
          <w:rFonts w:asciiTheme="minorHAnsi" w:hAnsiTheme="minorHAnsi" w:cstheme="minorHAnsi"/>
          <w:u w:val="single"/>
        </w:rPr>
      </w:pPr>
      <w:ins w:id="6899" w:author="Sowndarya S (WT01 - Manufacturing &amp; Hi Tech)" w:date="2015-03-23T15:00:00Z">
        <w:r w:rsidRPr="00D30FA1">
          <w:rPr>
            <w:rFonts w:asciiTheme="minorHAnsi" w:hAnsiTheme="minorHAnsi" w:cstheme="minorHAnsi"/>
            <w:u w:val="single"/>
          </w:rPr>
          <w:t>Table Details</w:t>
        </w:r>
      </w:ins>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7D76ED" w:rsidRPr="00D30FA1" w14:paraId="08CEE0A2" w14:textId="77777777" w:rsidTr="00965F49">
        <w:trPr>
          <w:trHeight w:val="257"/>
          <w:ins w:id="6900" w:author="Sowndarya S (WT01 - Manufacturing &amp; Hi Tech)" w:date="2015-03-23T15:00:00Z"/>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62EFC829" w14:textId="77777777" w:rsidR="007D76ED" w:rsidRPr="00D30FA1" w:rsidRDefault="007D76ED" w:rsidP="00965F49">
            <w:pPr>
              <w:rPr>
                <w:ins w:id="6901" w:author="Sowndarya S (WT01 - Manufacturing &amp; Hi Tech)" w:date="2015-03-23T15:00:00Z"/>
                <w:rFonts w:asciiTheme="minorHAnsi" w:hAnsiTheme="minorHAnsi" w:cstheme="minorHAnsi"/>
                <w:sz w:val="16"/>
                <w:szCs w:val="16"/>
              </w:rPr>
            </w:pPr>
            <w:ins w:id="6902" w:author="Sowndarya S (WT01 - Manufacturing &amp; Hi Tech)" w:date="2015-03-23T15:00:00Z">
              <w:r w:rsidRPr="00D30FA1">
                <w:rPr>
                  <w:rFonts w:asciiTheme="minorHAnsi" w:hAnsiTheme="minorHAnsi" w:cstheme="minorHAnsi"/>
                  <w:sz w:val="16"/>
                  <w:szCs w:val="16"/>
                </w:rPr>
                <w:t>Table Logical Type</w:t>
              </w:r>
            </w:ins>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23DECB73" w14:textId="77777777" w:rsidR="007D76ED" w:rsidRPr="00D30FA1" w:rsidRDefault="007D76ED" w:rsidP="00965F49">
            <w:pPr>
              <w:rPr>
                <w:ins w:id="6903" w:author="Sowndarya S (WT01 - Manufacturing &amp; Hi Tech)" w:date="2015-03-23T15:00:00Z"/>
                <w:rFonts w:asciiTheme="minorHAnsi" w:hAnsiTheme="minorHAnsi" w:cstheme="minorHAnsi"/>
                <w:sz w:val="16"/>
                <w:szCs w:val="16"/>
              </w:rPr>
            </w:pPr>
            <w:ins w:id="6904" w:author="Sowndarya S (WT01 - Manufacturing &amp; Hi Tech)" w:date="2015-03-23T15:00:00Z">
              <w:r w:rsidRPr="00D30FA1">
                <w:rPr>
                  <w:rFonts w:asciiTheme="minorHAnsi" w:hAnsiTheme="minorHAnsi" w:cstheme="minorHAnsi"/>
                  <w:sz w:val="16"/>
                  <w:szCs w:val="16"/>
                </w:rPr>
                <w:t>Table Name</w:t>
              </w:r>
            </w:ins>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352FCC9A" w14:textId="77777777" w:rsidR="007D76ED" w:rsidRPr="00D30FA1" w:rsidRDefault="007D76ED" w:rsidP="00965F49">
            <w:pPr>
              <w:rPr>
                <w:ins w:id="6905" w:author="Sowndarya S (WT01 - Manufacturing &amp; Hi Tech)" w:date="2015-03-23T15:00:00Z"/>
                <w:rFonts w:asciiTheme="minorHAnsi" w:hAnsiTheme="minorHAnsi" w:cstheme="minorHAnsi"/>
                <w:sz w:val="16"/>
                <w:szCs w:val="16"/>
              </w:rPr>
            </w:pPr>
            <w:ins w:id="6906" w:author="Sowndarya S (WT01 - Manufacturing &amp; Hi Tech)" w:date="2015-03-23T15:00:00Z">
              <w:r w:rsidRPr="00D30FA1">
                <w:rPr>
                  <w:rFonts w:asciiTheme="minorHAnsi" w:hAnsiTheme="minorHAnsi" w:cstheme="minorHAnsi"/>
                  <w:sz w:val="16"/>
                  <w:szCs w:val="16"/>
                </w:rPr>
                <w:t>Schema</w:t>
              </w:r>
            </w:ins>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05C8F0E9" w14:textId="77777777" w:rsidR="007D76ED" w:rsidRPr="00D30FA1" w:rsidRDefault="007D76ED" w:rsidP="00965F49">
            <w:pPr>
              <w:rPr>
                <w:ins w:id="6907" w:author="Sowndarya S (WT01 - Manufacturing &amp; Hi Tech)" w:date="2015-03-23T15:00:00Z"/>
                <w:rFonts w:asciiTheme="minorHAnsi" w:hAnsiTheme="minorHAnsi" w:cstheme="minorHAnsi"/>
                <w:sz w:val="16"/>
                <w:szCs w:val="16"/>
              </w:rPr>
            </w:pPr>
            <w:ins w:id="6908" w:author="Sowndarya S (WT01 - Manufacturing &amp; Hi Tech)" w:date="2015-03-23T15:00:00Z">
              <w:r w:rsidRPr="00D30FA1">
                <w:rPr>
                  <w:rFonts w:asciiTheme="minorHAnsi" w:hAnsiTheme="minorHAnsi" w:cstheme="minorHAnsi"/>
                  <w:sz w:val="16"/>
                  <w:szCs w:val="16"/>
                </w:rPr>
                <w:t>New/Existing</w:t>
              </w:r>
            </w:ins>
          </w:p>
        </w:tc>
      </w:tr>
      <w:tr w:rsidR="007D76ED" w:rsidRPr="00D30FA1" w14:paraId="36EC1998" w14:textId="77777777" w:rsidTr="00965F49">
        <w:trPr>
          <w:ins w:id="6909" w:author="Sowndarya S (WT01 - Manufacturing &amp; Hi Tech)" w:date="2015-03-23T15:00:00Z"/>
        </w:trPr>
        <w:tc>
          <w:tcPr>
            <w:tcW w:w="1619" w:type="dxa"/>
            <w:tcBorders>
              <w:top w:val="single" w:sz="4" w:space="0" w:color="auto"/>
              <w:left w:val="single" w:sz="4" w:space="0" w:color="auto"/>
              <w:bottom w:val="single" w:sz="4" w:space="0" w:color="auto"/>
              <w:right w:val="single" w:sz="4" w:space="0" w:color="auto"/>
            </w:tcBorders>
            <w:hideMark/>
          </w:tcPr>
          <w:p w14:paraId="038C4CFE" w14:textId="77777777" w:rsidR="007D76ED" w:rsidRPr="00D30FA1" w:rsidRDefault="007D76ED" w:rsidP="00965F49">
            <w:pPr>
              <w:rPr>
                <w:ins w:id="6910" w:author="Sowndarya S (WT01 - Manufacturing &amp; Hi Tech)" w:date="2015-03-23T15:00:00Z"/>
                <w:rFonts w:asciiTheme="minorHAnsi" w:hAnsiTheme="minorHAnsi" w:cstheme="minorHAnsi"/>
                <w:color w:val="000000"/>
                <w:sz w:val="18"/>
                <w:szCs w:val="16"/>
              </w:rPr>
            </w:pPr>
            <w:ins w:id="6911" w:author="Sowndarya S (WT01 - Manufacturing &amp; Hi Tech)" w:date="2015-03-23T15:00:00Z">
              <w:r w:rsidRPr="00D30FA1">
                <w:rPr>
                  <w:rFonts w:asciiTheme="minorHAnsi" w:hAnsiTheme="minorHAnsi" w:cstheme="minorHAnsi"/>
                  <w:color w:val="000000"/>
                  <w:sz w:val="18"/>
                  <w:szCs w:val="16"/>
                </w:rPr>
                <w:t>Staging</w:t>
              </w:r>
            </w:ins>
          </w:p>
        </w:tc>
        <w:tc>
          <w:tcPr>
            <w:tcW w:w="3779" w:type="dxa"/>
            <w:tcBorders>
              <w:top w:val="single" w:sz="4" w:space="0" w:color="auto"/>
              <w:left w:val="single" w:sz="4" w:space="0" w:color="auto"/>
              <w:bottom w:val="single" w:sz="4" w:space="0" w:color="auto"/>
              <w:right w:val="single" w:sz="4" w:space="0" w:color="auto"/>
            </w:tcBorders>
            <w:hideMark/>
          </w:tcPr>
          <w:p w14:paraId="38727135" w14:textId="5F15BE1A" w:rsidR="007D76ED" w:rsidRPr="00D30FA1" w:rsidRDefault="007D76ED" w:rsidP="007D76ED">
            <w:pPr>
              <w:rPr>
                <w:ins w:id="6912" w:author="Sowndarya S (WT01 - Manufacturing &amp; Hi Tech)" w:date="2015-03-23T15:00:00Z"/>
                <w:rFonts w:asciiTheme="minorHAnsi" w:hAnsiTheme="minorHAnsi" w:cstheme="minorHAnsi"/>
                <w:color w:val="000000"/>
                <w:sz w:val="18"/>
                <w:szCs w:val="16"/>
              </w:rPr>
            </w:pPr>
            <w:ins w:id="6913" w:author="Sowndarya S (WT01 - Manufacturing &amp; Hi Tech)" w:date="2015-03-23T15:00:00Z">
              <w:r>
                <w:rPr>
                  <w:rFonts w:asciiTheme="minorHAnsi" w:hAnsiTheme="minorHAnsi" w:cstheme="minorHAnsi"/>
                  <w:color w:val="000000"/>
                  <w:sz w:val="18"/>
                  <w:szCs w:val="16"/>
                </w:rPr>
                <w:t>DMO_SELLIN_REV_PLAN_MIR</w:t>
              </w:r>
            </w:ins>
          </w:p>
        </w:tc>
        <w:tc>
          <w:tcPr>
            <w:tcW w:w="992" w:type="dxa"/>
            <w:tcBorders>
              <w:top w:val="single" w:sz="4" w:space="0" w:color="auto"/>
              <w:left w:val="single" w:sz="4" w:space="0" w:color="auto"/>
              <w:bottom w:val="single" w:sz="4" w:space="0" w:color="auto"/>
              <w:right w:val="single" w:sz="4" w:space="0" w:color="auto"/>
            </w:tcBorders>
            <w:hideMark/>
          </w:tcPr>
          <w:p w14:paraId="196DDC4B" w14:textId="77777777" w:rsidR="007D76ED" w:rsidRPr="00D30FA1" w:rsidRDefault="007D76ED" w:rsidP="00965F49">
            <w:pPr>
              <w:rPr>
                <w:ins w:id="6914" w:author="Sowndarya S (WT01 - Manufacturing &amp; Hi Tech)" w:date="2015-03-23T15:00:00Z"/>
                <w:rFonts w:asciiTheme="minorHAnsi" w:hAnsiTheme="minorHAnsi" w:cstheme="minorHAnsi"/>
                <w:color w:val="000000"/>
                <w:sz w:val="18"/>
                <w:szCs w:val="16"/>
              </w:rPr>
            </w:pPr>
            <w:ins w:id="6915" w:author="Sowndarya S (WT01 - Manufacturing &amp; Hi Tech)" w:date="2015-03-23T15:00:00Z">
              <w:r>
                <w:rPr>
                  <w:rFonts w:asciiTheme="minorHAnsi" w:hAnsiTheme="minorHAnsi" w:cstheme="minorHAnsi"/>
                  <w:color w:val="000000"/>
                  <w:sz w:val="18"/>
                  <w:szCs w:val="16"/>
                </w:rPr>
                <w:t>ISRVE_DMO_DW</w:t>
              </w:r>
            </w:ins>
          </w:p>
        </w:tc>
        <w:tc>
          <w:tcPr>
            <w:tcW w:w="1080" w:type="dxa"/>
            <w:tcBorders>
              <w:top w:val="single" w:sz="4" w:space="0" w:color="auto"/>
              <w:left w:val="single" w:sz="4" w:space="0" w:color="auto"/>
              <w:bottom w:val="single" w:sz="4" w:space="0" w:color="auto"/>
              <w:right w:val="single" w:sz="4" w:space="0" w:color="auto"/>
            </w:tcBorders>
            <w:hideMark/>
          </w:tcPr>
          <w:p w14:paraId="26A8DB26" w14:textId="77777777" w:rsidR="007D76ED" w:rsidRPr="00D30FA1" w:rsidRDefault="007D76ED" w:rsidP="00965F49">
            <w:pPr>
              <w:jc w:val="center"/>
              <w:rPr>
                <w:ins w:id="6916" w:author="Sowndarya S (WT01 - Manufacturing &amp; Hi Tech)" w:date="2015-03-23T15:00:00Z"/>
                <w:rFonts w:asciiTheme="minorHAnsi" w:hAnsiTheme="minorHAnsi" w:cstheme="minorHAnsi"/>
                <w:color w:val="000000"/>
                <w:sz w:val="18"/>
                <w:szCs w:val="16"/>
              </w:rPr>
            </w:pPr>
            <w:ins w:id="6917" w:author="Sowndarya S (WT01 - Manufacturing &amp; Hi Tech)" w:date="2015-03-23T15:00:00Z">
              <w:r w:rsidRPr="00D30FA1">
                <w:rPr>
                  <w:rFonts w:asciiTheme="minorHAnsi" w:hAnsiTheme="minorHAnsi" w:cstheme="minorHAnsi"/>
                  <w:color w:val="000000"/>
                  <w:sz w:val="18"/>
                  <w:szCs w:val="16"/>
                </w:rPr>
                <w:t>New</w:t>
              </w:r>
            </w:ins>
          </w:p>
        </w:tc>
      </w:tr>
    </w:tbl>
    <w:p w14:paraId="1A9EBF6D" w14:textId="77777777" w:rsidR="007D76ED" w:rsidRDefault="007D76ED" w:rsidP="007D76ED">
      <w:pPr>
        <w:spacing w:after="120"/>
        <w:rPr>
          <w:ins w:id="6918" w:author="Sowndarya S (WT01 - Manufacturing &amp; Hi Tech)" w:date="2015-03-23T15:00:00Z"/>
          <w:rFonts w:asciiTheme="minorHAnsi" w:hAnsiTheme="minorHAnsi" w:cstheme="minorHAnsi"/>
          <w:u w:val="single"/>
        </w:rPr>
      </w:pPr>
    </w:p>
    <w:p w14:paraId="57227EF4" w14:textId="77777777" w:rsidR="007D76ED" w:rsidRPr="00D30FA1" w:rsidRDefault="007D76ED" w:rsidP="007D76ED">
      <w:pPr>
        <w:spacing w:after="120"/>
        <w:rPr>
          <w:ins w:id="6919" w:author="Sowndarya S (WT01 - Manufacturing &amp; Hi Tech)" w:date="2015-03-23T15:00:00Z"/>
          <w:rFonts w:asciiTheme="minorHAnsi" w:hAnsiTheme="minorHAnsi" w:cstheme="minorHAnsi"/>
          <w:u w:val="single"/>
        </w:rPr>
      </w:pPr>
      <w:ins w:id="6920" w:author="Sowndarya S (WT01 - Manufacturing &amp; Hi Tech)" w:date="2015-03-23T15:00:00Z">
        <w:r w:rsidRPr="00D30FA1">
          <w:rPr>
            <w:rFonts w:asciiTheme="minorHAnsi" w:hAnsiTheme="minorHAnsi" w:cstheme="minorHAnsi"/>
            <w:u w:val="single"/>
          </w:rPr>
          <w:t>Columns Details</w:t>
        </w:r>
      </w:ins>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160"/>
        <w:gridCol w:w="990"/>
        <w:gridCol w:w="2250"/>
      </w:tblGrid>
      <w:tr w:rsidR="007D76ED" w:rsidRPr="00D30FA1" w14:paraId="5C2BD304" w14:textId="77777777" w:rsidTr="00965F49">
        <w:trPr>
          <w:ins w:id="6921"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616D45FB" w14:textId="77777777" w:rsidR="007D76ED" w:rsidRPr="00D30FA1" w:rsidRDefault="007D76ED" w:rsidP="00965F49">
            <w:pPr>
              <w:rPr>
                <w:ins w:id="6922" w:author="Sowndarya S (WT01 - Manufacturing &amp; Hi Tech)" w:date="2015-03-23T15:00:00Z"/>
                <w:rFonts w:asciiTheme="minorHAnsi" w:hAnsiTheme="minorHAnsi" w:cstheme="minorHAnsi"/>
                <w:sz w:val="16"/>
                <w:szCs w:val="16"/>
              </w:rPr>
            </w:pPr>
            <w:ins w:id="6923" w:author="Sowndarya S (WT01 - Manufacturing &amp; Hi Tech)" w:date="2015-03-23T15:00:00Z">
              <w:r w:rsidRPr="00D30FA1">
                <w:rPr>
                  <w:rFonts w:asciiTheme="minorHAnsi" w:hAnsiTheme="minorHAnsi" w:cstheme="minorHAnsi"/>
                  <w:sz w:val="16"/>
                  <w:szCs w:val="16"/>
                </w:rPr>
                <w:t>DB Column Name</w:t>
              </w:r>
            </w:ins>
          </w:p>
        </w:tc>
        <w:tc>
          <w:tcPr>
            <w:tcW w:w="2160" w:type="dxa"/>
            <w:tcBorders>
              <w:top w:val="single" w:sz="4" w:space="0" w:color="auto"/>
              <w:left w:val="single" w:sz="4" w:space="0" w:color="auto"/>
              <w:bottom w:val="single" w:sz="4" w:space="0" w:color="auto"/>
              <w:right w:val="single" w:sz="4" w:space="0" w:color="auto"/>
            </w:tcBorders>
            <w:shd w:val="clear" w:color="auto" w:fill="F4B8AE"/>
            <w:hideMark/>
          </w:tcPr>
          <w:p w14:paraId="3822AB3D" w14:textId="77777777" w:rsidR="007D76ED" w:rsidRPr="00D30FA1" w:rsidRDefault="007D76ED" w:rsidP="00965F49">
            <w:pPr>
              <w:rPr>
                <w:ins w:id="6924" w:author="Sowndarya S (WT01 - Manufacturing &amp; Hi Tech)" w:date="2015-03-23T15:00:00Z"/>
                <w:rFonts w:asciiTheme="minorHAnsi" w:hAnsiTheme="minorHAnsi" w:cstheme="minorHAnsi"/>
                <w:sz w:val="16"/>
                <w:szCs w:val="16"/>
              </w:rPr>
            </w:pPr>
            <w:ins w:id="6925" w:author="Sowndarya S (WT01 - Manufacturing &amp; Hi Tech)" w:date="2015-03-23T15:00:00Z">
              <w:r w:rsidRPr="00D30FA1">
                <w:rPr>
                  <w:rFonts w:asciiTheme="minorHAnsi" w:hAnsiTheme="minorHAnsi" w:cstheme="minorHAnsi"/>
                  <w:sz w:val="16"/>
                  <w:szCs w:val="16"/>
                </w:rPr>
                <w:t>Data Type</w:t>
              </w:r>
            </w:ins>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25102312" w14:textId="77777777" w:rsidR="007D76ED" w:rsidRPr="00D30FA1" w:rsidRDefault="007D76ED" w:rsidP="00965F49">
            <w:pPr>
              <w:rPr>
                <w:ins w:id="6926" w:author="Sowndarya S (WT01 - Manufacturing &amp; Hi Tech)" w:date="2015-03-23T15:00:00Z"/>
                <w:rFonts w:asciiTheme="minorHAnsi" w:hAnsiTheme="minorHAnsi" w:cstheme="minorHAnsi"/>
                <w:sz w:val="16"/>
                <w:szCs w:val="16"/>
              </w:rPr>
            </w:pPr>
            <w:ins w:id="6927" w:author="Sowndarya S (WT01 - Manufacturing &amp; Hi Tech)" w:date="2015-03-23T15:00:00Z">
              <w:r w:rsidRPr="00D30FA1">
                <w:rPr>
                  <w:rFonts w:asciiTheme="minorHAnsi" w:hAnsiTheme="minorHAnsi" w:cstheme="minorHAnsi"/>
                  <w:sz w:val="16"/>
                  <w:szCs w:val="16"/>
                </w:rPr>
                <w:t>Staging 1</w:t>
              </w:r>
            </w:ins>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771E3032" w14:textId="77777777" w:rsidR="007D76ED" w:rsidRPr="00D30FA1" w:rsidRDefault="007D76ED" w:rsidP="00965F49">
            <w:pPr>
              <w:rPr>
                <w:ins w:id="6928" w:author="Sowndarya S (WT01 - Manufacturing &amp; Hi Tech)" w:date="2015-03-23T15:00:00Z"/>
                <w:rFonts w:asciiTheme="minorHAnsi" w:hAnsiTheme="minorHAnsi" w:cstheme="minorHAnsi"/>
                <w:sz w:val="16"/>
                <w:szCs w:val="16"/>
              </w:rPr>
            </w:pPr>
            <w:ins w:id="6929" w:author="Sowndarya S (WT01 - Manufacturing &amp; Hi Tech)" w:date="2015-03-23T15:00:00Z">
              <w:r>
                <w:rPr>
                  <w:rFonts w:asciiTheme="minorHAnsi" w:hAnsiTheme="minorHAnsi" w:cstheme="minorHAnsi"/>
                  <w:sz w:val="16"/>
                  <w:szCs w:val="16"/>
                </w:rPr>
                <w:t>Columns Comments</w:t>
              </w:r>
            </w:ins>
          </w:p>
        </w:tc>
      </w:tr>
      <w:tr w:rsidR="007D76ED" w:rsidRPr="00D30FA1" w14:paraId="2A6CF3EB" w14:textId="77777777" w:rsidTr="00965F49">
        <w:trPr>
          <w:ins w:id="6930"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84B2D2D" w14:textId="77777777" w:rsidR="007D76ED" w:rsidRPr="00DD1485" w:rsidRDefault="007D76ED" w:rsidP="00965F49">
            <w:pPr>
              <w:rPr>
                <w:ins w:id="6931" w:author="Sowndarya S (WT01 - Manufacturing &amp; Hi Tech)" w:date="2015-03-23T15:00:00Z"/>
                <w:rFonts w:asciiTheme="minorHAnsi" w:hAnsiTheme="minorHAnsi" w:cstheme="minorHAnsi"/>
                <w:color w:val="000000"/>
                <w:sz w:val="18"/>
                <w:szCs w:val="16"/>
              </w:rPr>
            </w:pPr>
            <w:ins w:id="6932" w:author="Sowndarya S (WT01 - Manufacturing &amp; Hi Tech)" w:date="2015-03-23T15:00:00Z">
              <w:r>
                <w:rPr>
                  <w:rFonts w:asciiTheme="minorHAnsi" w:hAnsiTheme="minorHAnsi" w:cstheme="minorHAnsi"/>
                  <w:color w:val="000000"/>
                  <w:sz w:val="18"/>
                  <w:szCs w:val="16"/>
                </w:rPr>
                <w:t>PLAN_ID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710E055" w14:textId="77777777" w:rsidR="007D76ED" w:rsidRPr="00DD1485" w:rsidRDefault="007D76ED" w:rsidP="00965F49">
            <w:pPr>
              <w:rPr>
                <w:ins w:id="6933" w:author="Sowndarya S (WT01 - Manufacturing &amp; Hi Tech)" w:date="2015-03-23T15:00:00Z"/>
                <w:rFonts w:asciiTheme="minorHAnsi" w:hAnsiTheme="minorHAnsi" w:cstheme="minorHAnsi"/>
                <w:color w:val="000000"/>
                <w:sz w:val="18"/>
                <w:szCs w:val="16"/>
              </w:rPr>
            </w:pPr>
            <w:ins w:id="6934" w:author="Sowndarya S (WT01 - Manufacturing &amp; Hi Tech)" w:date="2015-03-23T15:00: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D7ACD34" w14:textId="77777777" w:rsidR="007D76ED" w:rsidRPr="00D30FA1" w:rsidRDefault="007D76ED" w:rsidP="00965F49">
            <w:pPr>
              <w:rPr>
                <w:ins w:id="6935" w:author="Sowndarya S (WT01 - Manufacturing &amp; Hi Tech)" w:date="2015-03-23T15:00:00Z"/>
                <w:rFonts w:asciiTheme="minorHAnsi" w:hAnsiTheme="minorHAnsi" w:cstheme="minorHAnsi"/>
                <w:color w:val="000000"/>
                <w:sz w:val="18"/>
                <w:szCs w:val="16"/>
              </w:rPr>
            </w:pPr>
            <w:ins w:id="6936"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6B1F4A29" w14:textId="77777777" w:rsidR="007D76ED" w:rsidRPr="00D30FA1" w:rsidRDefault="007D76ED" w:rsidP="00965F49">
            <w:pPr>
              <w:rPr>
                <w:ins w:id="6937" w:author="Sowndarya S (WT01 - Manufacturing &amp; Hi Tech)" w:date="2015-03-23T15:00:00Z"/>
                <w:rFonts w:asciiTheme="minorHAnsi" w:hAnsiTheme="minorHAnsi" w:cstheme="minorHAnsi"/>
                <w:color w:val="000000"/>
                <w:sz w:val="18"/>
                <w:szCs w:val="16"/>
              </w:rPr>
            </w:pPr>
            <w:ins w:id="6938" w:author="Sowndarya S (WT01 - Manufacturing &amp; Hi Tech)" w:date="2015-03-23T15:00:00Z">
              <w:r>
                <w:rPr>
                  <w:rFonts w:asciiTheme="minorHAnsi" w:hAnsiTheme="minorHAnsi" w:cstheme="minorHAnsi"/>
                  <w:color w:val="000000"/>
                  <w:sz w:val="18"/>
                  <w:szCs w:val="16"/>
                </w:rPr>
                <w:t>Plan id</w:t>
              </w:r>
            </w:ins>
          </w:p>
        </w:tc>
      </w:tr>
      <w:tr w:rsidR="007D76ED" w:rsidRPr="00D30FA1" w14:paraId="6A071B59" w14:textId="77777777" w:rsidTr="00965F49">
        <w:trPr>
          <w:ins w:id="6939" w:author="Sowndarya S (WT01 - Manufacturing &amp; Hi Tech)" w:date="2015-03-23T15:03: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15A6A47" w14:textId="2DB10C36" w:rsidR="007D76ED" w:rsidRDefault="007D76ED" w:rsidP="00965F49">
            <w:pPr>
              <w:rPr>
                <w:ins w:id="6940" w:author="Sowndarya S (WT01 - Manufacturing &amp; Hi Tech)" w:date="2015-03-23T15:03:00Z"/>
                <w:rFonts w:asciiTheme="minorHAnsi" w:hAnsiTheme="minorHAnsi" w:cstheme="minorHAnsi"/>
                <w:color w:val="000000"/>
                <w:sz w:val="18"/>
                <w:szCs w:val="16"/>
              </w:rPr>
            </w:pPr>
            <w:ins w:id="6941" w:author="Sowndarya S (WT01 - Manufacturing &amp; Hi Tech)" w:date="2015-03-23T15:03:00Z">
              <w:r>
                <w:rPr>
                  <w:rFonts w:asciiTheme="minorHAnsi" w:hAnsiTheme="minorHAnsi" w:cstheme="minorHAnsi"/>
                  <w:color w:val="000000"/>
                  <w:sz w:val="18"/>
                  <w:szCs w:val="16"/>
                </w:rPr>
                <w:t>BUSINESS_SEGMENT_ID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4AC0639" w14:textId="11FCBDC9" w:rsidR="007D76ED" w:rsidRDefault="00264D8D" w:rsidP="00965F49">
            <w:pPr>
              <w:rPr>
                <w:ins w:id="6942" w:author="Sowndarya S (WT01 - Manufacturing &amp; Hi Tech)" w:date="2015-03-23T15:03:00Z"/>
                <w:rFonts w:asciiTheme="minorHAnsi" w:hAnsiTheme="minorHAnsi" w:cstheme="minorHAnsi"/>
                <w:color w:val="000000"/>
                <w:sz w:val="18"/>
                <w:szCs w:val="16"/>
              </w:rPr>
            </w:pPr>
            <w:ins w:id="6943" w:author="Sowndarya S (WT01 - Manufacturing &amp; Hi Tech)" w:date="2015-03-23T15:10: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677B026" w14:textId="29FAE11C" w:rsidR="007D76ED" w:rsidRDefault="00264D8D" w:rsidP="00965F49">
            <w:pPr>
              <w:rPr>
                <w:ins w:id="6944" w:author="Sowndarya S (WT01 - Manufacturing &amp; Hi Tech)" w:date="2015-03-23T15:03:00Z"/>
                <w:rFonts w:ascii="Arial" w:hAnsi="Arial" w:cs="Arial"/>
              </w:rPr>
            </w:pPr>
            <w:ins w:id="6945" w:author="Sowndarya S (WT01 - Manufacturing &amp; Hi Tech)" w:date="2015-03-23T15:13: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38AD4399" w14:textId="029D469B" w:rsidR="007D76ED" w:rsidRDefault="00264D8D" w:rsidP="00965F49">
            <w:pPr>
              <w:rPr>
                <w:ins w:id="6946" w:author="Sowndarya S (WT01 - Manufacturing &amp; Hi Tech)" w:date="2015-03-23T15:03:00Z"/>
                <w:rFonts w:asciiTheme="minorHAnsi" w:hAnsiTheme="minorHAnsi" w:cstheme="minorHAnsi"/>
                <w:color w:val="000000"/>
                <w:sz w:val="18"/>
                <w:szCs w:val="16"/>
              </w:rPr>
            </w:pPr>
            <w:ins w:id="6947" w:author="Sowndarya S (WT01 - Manufacturing &amp; Hi Tech)" w:date="2015-03-23T15:13:00Z">
              <w:r>
                <w:rPr>
                  <w:rFonts w:asciiTheme="minorHAnsi" w:hAnsiTheme="minorHAnsi" w:cstheme="minorHAnsi"/>
                  <w:color w:val="000000"/>
                  <w:sz w:val="18"/>
                  <w:szCs w:val="16"/>
                </w:rPr>
                <w:t>Business segment Id</w:t>
              </w:r>
            </w:ins>
          </w:p>
        </w:tc>
      </w:tr>
      <w:tr w:rsidR="007D76ED" w:rsidRPr="00D30FA1" w14:paraId="0288E3E1" w14:textId="77777777" w:rsidTr="00965F49">
        <w:trPr>
          <w:ins w:id="6948" w:author="Sowndarya S (WT01 - Manufacturing &amp; Hi Tech)" w:date="2015-03-23T15:08: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EB29E9F" w14:textId="589AE3B6" w:rsidR="007D76ED" w:rsidRDefault="007D76ED" w:rsidP="00965F49">
            <w:pPr>
              <w:rPr>
                <w:ins w:id="6949" w:author="Sowndarya S (WT01 - Manufacturing &amp; Hi Tech)" w:date="2015-03-23T15:08:00Z"/>
                <w:rFonts w:asciiTheme="minorHAnsi" w:hAnsiTheme="minorHAnsi" w:cstheme="minorHAnsi"/>
                <w:color w:val="000000"/>
                <w:sz w:val="18"/>
                <w:szCs w:val="16"/>
              </w:rPr>
            </w:pPr>
            <w:ins w:id="6950" w:author="Sowndarya S (WT01 - Manufacturing &amp; Hi Tech)" w:date="2015-03-23T15:08:00Z">
              <w:r>
                <w:rPr>
                  <w:rFonts w:asciiTheme="minorHAnsi" w:hAnsiTheme="minorHAnsi" w:cstheme="minorHAnsi"/>
                  <w:color w:val="000000"/>
                  <w:sz w:val="18"/>
                  <w:szCs w:val="16"/>
                </w:rPr>
                <w:t>BUSINESS_SEGMENT</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57C1001" w14:textId="28099319" w:rsidR="007D76ED" w:rsidRDefault="00264D8D" w:rsidP="00965F49">
            <w:pPr>
              <w:rPr>
                <w:ins w:id="6951" w:author="Sowndarya S (WT01 - Manufacturing &amp; Hi Tech)" w:date="2015-03-23T15:08:00Z"/>
                <w:rFonts w:asciiTheme="minorHAnsi" w:hAnsiTheme="minorHAnsi" w:cstheme="minorHAnsi"/>
                <w:color w:val="000000"/>
                <w:sz w:val="18"/>
                <w:szCs w:val="16"/>
              </w:rPr>
            </w:pPr>
            <w:ins w:id="6952" w:author="Sowndarya S (WT01 - Manufacturing &amp; Hi Tech)" w:date="2015-03-23T15:11:00Z">
              <w:r>
                <w:rPr>
                  <w:rFonts w:asciiTheme="minorHAnsi" w:hAnsiTheme="minorHAnsi" w:cstheme="minorHAnsi"/>
                  <w:color w:val="000000"/>
                  <w:sz w:val="18"/>
                  <w:szCs w:val="16"/>
                </w:rPr>
                <w:t>NVARCHAR2(75)</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37ED2D3" w14:textId="189AB84E" w:rsidR="007D76ED" w:rsidRDefault="00264D8D" w:rsidP="00965F49">
            <w:pPr>
              <w:rPr>
                <w:ins w:id="6953" w:author="Sowndarya S (WT01 - Manufacturing &amp; Hi Tech)" w:date="2015-03-23T15:08:00Z"/>
                <w:rFonts w:ascii="Arial" w:hAnsi="Arial" w:cs="Arial"/>
              </w:rPr>
            </w:pPr>
            <w:ins w:id="6954" w:author="Sowndarya S (WT01 - Manufacturing &amp; Hi Tech)" w:date="2015-03-23T15:13: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136AC80A" w14:textId="66AA599C" w:rsidR="007D76ED" w:rsidRDefault="00264D8D" w:rsidP="00965F49">
            <w:pPr>
              <w:rPr>
                <w:ins w:id="6955" w:author="Sowndarya S (WT01 - Manufacturing &amp; Hi Tech)" w:date="2015-03-23T15:08:00Z"/>
                <w:rFonts w:asciiTheme="minorHAnsi" w:hAnsiTheme="minorHAnsi" w:cstheme="minorHAnsi"/>
                <w:color w:val="000000"/>
                <w:sz w:val="18"/>
                <w:szCs w:val="16"/>
              </w:rPr>
            </w:pPr>
            <w:ins w:id="6956" w:author="Sowndarya S (WT01 - Manufacturing &amp; Hi Tech)" w:date="2015-03-23T15:13:00Z">
              <w:r>
                <w:rPr>
                  <w:rFonts w:asciiTheme="minorHAnsi" w:hAnsiTheme="minorHAnsi" w:cstheme="minorHAnsi"/>
                  <w:color w:val="000000"/>
                  <w:sz w:val="18"/>
                  <w:szCs w:val="16"/>
                </w:rPr>
                <w:t>Business segment</w:t>
              </w:r>
            </w:ins>
          </w:p>
        </w:tc>
      </w:tr>
      <w:tr w:rsidR="007D76ED" w:rsidRPr="00D30FA1" w14:paraId="01DDD279" w14:textId="77777777" w:rsidTr="00965F49">
        <w:trPr>
          <w:ins w:id="6957"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0D63CF0" w14:textId="77777777" w:rsidR="007D76ED" w:rsidRPr="00DD1485" w:rsidRDefault="007D76ED" w:rsidP="00965F49">
            <w:pPr>
              <w:rPr>
                <w:ins w:id="6958" w:author="Sowndarya S (WT01 - Manufacturing &amp; Hi Tech)" w:date="2015-03-23T15:00:00Z"/>
                <w:rFonts w:asciiTheme="minorHAnsi" w:hAnsiTheme="minorHAnsi" w:cstheme="minorHAnsi"/>
                <w:color w:val="000000"/>
                <w:sz w:val="18"/>
                <w:szCs w:val="16"/>
              </w:rPr>
            </w:pPr>
            <w:ins w:id="6959" w:author="Sowndarya S (WT01 - Manufacturing &amp; Hi Tech)" w:date="2015-03-23T15:00:00Z">
              <w:r>
                <w:rPr>
                  <w:rFonts w:asciiTheme="minorHAnsi" w:hAnsiTheme="minorHAnsi" w:cstheme="minorHAnsi"/>
                  <w:color w:val="000000"/>
                  <w:sz w:val="18"/>
                  <w:szCs w:val="16"/>
                </w:rPr>
                <w:t>BDM_PLAN_ID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5EC905E" w14:textId="77777777" w:rsidR="007D76ED" w:rsidRPr="00DD1485" w:rsidRDefault="007D76ED" w:rsidP="00965F49">
            <w:pPr>
              <w:rPr>
                <w:ins w:id="6960" w:author="Sowndarya S (WT01 - Manufacturing &amp; Hi Tech)" w:date="2015-03-23T15:00:00Z"/>
                <w:rFonts w:asciiTheme="minorHAnsi" w:hAnsiTheme="minorHAnsi" w:cstheme="minorHAnsi"/>
                <w:color w:val="000000"/>
                <w:sz w:val="18"/>
                <w:szCs w:val="16"/>
              </w:rPr>
            </w:pPr>
            <w:ins w:id="6961" w:author="Sowndarya S (WT01 - Manufacturing &amp; Hi Tech)" w:date="2015-03-23T15:00: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F6B1D11" w14:textId="77777777" w:rsidR="007D76ED" w:rsidRPr="00D30FA1" w:rsidRDefault="007D76ED" w:rsidP="00965F49">
            <w:pPr>
              <w:rPr>
                <w:ins w:id="6962" w:author="Sowndarya S (WT01 - Manufacturing &amp; Hi Tech)" w:date="2015-03-23T15:00:00Z"/>
                <w:rFonts w:asciiTheme="minorHAnsi" w:hAnsiTheme="minorHAnsi" w:cstheme="minorHAnsi"/>
                <w:color w:val="000000"/>
                <w:sz w:val="18"/>
                <w:szCs w:val="16"/>
              </w:rPr>
            </w:pPr>
            <w:ins w:id="6963"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4B471AD9" w14:textId="77777777" w:rsidR="007D76ED" w:rsidRPr="00D30FA1" w:rsidRDefault="007D76ED" w:rsidP="00965F49">
            <w:pPr>
              <w:rPr>
                <w:ins w:id="6964" w:author="Sowndarya S (WT01 - Manufacturing &amp; Hi Tech)" w:date="2015-03-23T15:00:00Z"/>
                <w:rFonts w:asciiTheme="minorHAnsi" w:hAnsiTheme="minorHAnsi" w:cstheme="minorHAnsi"/>
                <w:color w:val="000000"/>
                <w:sz w:val="18"/>
                <w:szCs w:val="16"/>
              </w:rPr>
            </w:pPr>
            <w:ins w:id="6965" w:author="Sowndarya S (WT01 - Manufacturing &amp; Hi Tech)" w:date="2015-03-23T15:00:00Z">
              <w:r>
                <w:rPr>
                  <w:rFonts w:asciiTheme="minorHAnsi" w:hAnsiTheme="minorHAnsi" w:cstheme="minorHAnsi"/>
                  <w:color w:val="000000"/>
                  <w:sz w:val="18"/>
                  <w:szCs w:val="16"/>
                </w:rPr>
                <w:t>BDM Plan Id</w:t>
              </w:r>
            </w:ins>
          </w:p>
        </w:tc>
      </w:tr>
      <w:tr w:rsidR="007D76ED" w:rsidRPr="00D30FA1" w14:paraId="05E6964D" w14:textId="77777777" w:rsidTr="00965F49">
        <w:trPr>
          <w:ins w:id="6966"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5E0250E" w14:textId="152CEE6B" w:rsidR="007D76ED" w:rsidRPr="00DD1485" w:rsidRDefault="007D76ED" w:rsidP="00965F49">
            <w:pPr>
              <w:rPr>
                <w:ins w:id="6967" w:author="Sowndarya S (WT01 - Manufacturing &amp; Hi Tech)" w:date="2015-03-23T15:00:00Z"/>
                <w:rFonts w:asciiTheme="minorHAnsi" w:hAnsiTheme="minorHAnsi" w:cstheme="minorHAnsi"/>
                <w:color w:val="000000"/>
                <w:sz w:val="18"/>
                <w:szCs w:val="16"/>
              </w:rPr>
            </w:pPr>
            <w:ins w:id="6968" w:author="Sowndarya S (WT01 - Manufacturing &amp; Hi Tech)" w:date="2015-03-23T15:09:00Z">
              <w:r>
                <w:rPr>
                  <w:rFonts w:asciiTheme="minorHAnsi" w:hAnsiTheme="minorHAnsi" w:cstheme="minorHAnsi"/>
                  <w:color w:val="000000"/>
                  <w:sz w:val="18"/>
                  <w:szCs w:val="16"/>
                </w:rPr>
                <w:t>MD_PARTNER_ID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2FA4D4C" w14:textId="77777777" w:rsidR="007D76ED" w:rsidRPr="00DD1485" w:rsidRDefault="007D76ED" w:rsidP="00965F49">
            <w:pPr>
              <w:rPr>
                <w:ins w:id="6969" w:author="Sowndarya S (WT01 - Manufacturing &amp; Hi Tech)" w:date="2015-03-23T15:00:00Z"/>
                <w:rFonts w:asciiTheme="minorHAnsi" w:hAnsiTheme="minorHAnsi" w:cstheme="minorHAnsi"/>
                <w:color w:val="000000"/>
                <w:sz w:val="18"/>
                <w:szCs w:val="16"/>
              </w:rPr>
            </w:pPr>
            <w:ins w:id="6970" w:author="Sowndarya S (WT01 - Manufacturing &amp; Hi Tech)" w:date="2015-03-23T15:00:00Z">
              <w:r w:rsidRPr="008C7B48">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7744AD5" w14:textId="77777777" w:rsidR="007D76ED" w:rsidRPr="00D30FA1" w:rsidRDefault="007D76ED" w:rsidP="00965F49">
            <w:pPr>
              <w:rPr>
                <w:ins w:id="6971" w:author="Sowndarya S (WT01 - Manufacturing &amp; Hi Tech)" w:date="2015-03-23T15:00:00Z"/>
                <w:rFonts w:asciiTheme="minorHAnsi" w:hAnsiTheme="minorHAnsi" w:cstheme="minorHAnsi"/>
                <w:color w:val="000000"/>
                <w:sz w:val="18"/>
                <w:szCs w:val="16"/>
              </w:rPr>
            </w:pPr>
            <w:ins w:id="6972"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1367885A" w14:textId="77777777" w:rsidR="007D76ED" w:rsidRPr="00D30FA1" w:rsidRDefault="007D76ED" w:rsidP="00965F49">
            <w:pPr>
              <w:rPr>
                <w:ins w:id="6973" w:author="Sowndarya S (WT01 - Manufacturing &amp; Hi Tech)" w:date="2015-03-23T15:00:00Z"/>
                <w:rFonts w:asciiTheme="minorHAnsi" w:hAnsiTheme="minorHAnsi" w:cstheme="minorHAnsi"/>
                <w:color w:val="000000"/>
                <w:sz w:val="18"/>
                <w:szCs w:val="16"/>
              </w:rPr>
            </w:pPr>
            <w:ins w:id="6974" w:author="Sowndarya S (WT01 - Manufacturing &amp; Hi Tech)" w:date="2015-03-23T15:00:00Z">
              <w:r>
                <w:rPr>
                  <w:rFonts w:asciiTheme="minorHAnsi" w:hAnsiTheme="minorHAnsi" w:cstheme="minorHAnsi"/>
                  <w:color w:val="000000"/>
                  <w:sz w:val="18"/>
                  <w:szCs w:val="16"/>
                </w:rPr>
                <w:t>BDE Plan Id</w:t>
              </w:r>
            </w:ins>
          </w:p>
        </w:tc>
      </w:tr>
      <w:tr w:rsidR="007D76ED" w:rsidRPr="00D30FA1" w14:paraId="33829D14" w14:textId="77777777" w:rsidTr="00965F49">
        <w:trPr>
          <w:ins w:id="6975"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A20C4E3" w14:textId="15D418FE" w:rsidR="007D76ED" w:rsidRPr="00DD1485" w:rsidRDefault="007D76ED" w:rsidP="00965F49">
            <w:pPr>
              <w:rPr>
                <w:ins w:id="6976" w:author="Sowndarya S (WT01 - Manufacturing &amp; Hi Tech)" w:date="2015-03-23T15:00:00Z"/>
                <w:rFonts w:asciiTheme="minorHAnsi" w:hAnsiTheme="minorHAnsi" w:cstheme="minorHAnsi"/>
                <w:color w:val="000000"/>
                <w:sz w:val="18"/>
                <w:szCs w:val="16"/>
              </w:rPr>
            </w:pPr>
            <w:ins w:id="6977" w:author="Sowndarya S (WT01 - Manufacturing &amp; Hi Tech)" w:date="2015-03-23T15:00:00Z">
              <w:r>
                <w:rPr>
                  <w:rFonts w:asciiTheme="minorHAnsi" w:hAnsiTheme="minorHAnsi" w:cstheme="minorHAnsi"/>
                  <w:color w:val="000000"/>
                  <w:sz w:val="18"/>
                  <w:szCs w:val="16"/>
                </w:rPr>
                <w:t>BDM_USER_ID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62E2C27" w14:textId="77777777" w:rsidR="007D76ED" w:rsidRPr="00DD1485" w:rsidRDefault="007D76ED" w:rsidP="00965F49">
            <w:pPr>
              <w:rPr>
                <w:ins w:id="6978" w:author="Sowndarya S (WT01 - Manufacturing &amp; Hi Tech)" w:date="2015-03-23T15:00:00Z"/>
                <w:rFonts w:asciiTheme="minorHAnsi" w:hAnsiTheme="minorHAnsi" w:cstheme="minorHAnsi"/>
                <w:color w:val="000000"/>
                <w:sz w:val="18"/>
                <w:szCs w:val="16"/>
              </w:rPr>
            </w:pPr>
            <w:ins w:id="6979" w:author="Sowndarya S (WT01 - Manufacturing &amp; Hi Tech)" w:date="2015-03-23T15:00:00Z">
              <w:r w:rsidRPr="008C7B48">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460BF64" w14:textId="77777777" w:rsidR="007D76ED" w:rsidRPr="00D30FA1" w:rsidRDefault="007D76ED" w:rsidP="00965F49">
            <w:pPr>
              <w:rPr>
                <w:ins w:id="6980" w:author="Sowndarya S (WT01 - Manufacturing &amp; Hi Tech)" w:date="2015-03-23T15:00:00Z"/>
                <w:rFonts w:asciiTheme="minorHAnsi" w:hAnsiTheme="minorHAnsi" w:cstheme="minorHAnsi"/>
                <w:color w:val="000000"/>
                <w:sz w:val="18"/>
                <w:szCs w:val="16"/>
              </w:rPr>
            </w:pPr>
            <w:ins w:id="6981"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4E9B3665" w14:textId="77777777" w:rsidR="007D76ED" w:rsidRPr="00D30FA1" w:rsidRDefault="007D76ED" w:rsidP="00965F49">
            <w:pPr>
              <w:rPr>
                <w:ins w:id="6982" w:author="Sowndarya S (WT01 - Manufacturing &amp; Hi Tech)" w:date="2015-03-23T15:00:00Z"/>
                <w:rFonts w:asciiTheme="minorHAnsi" w:hAnsiTheme="minorHAnsi" w:cstheme="minorHAnsi"/>
                <w:color w:val="000000"/>
                <w:sz w:val="18"/>
                <w:szCs w:val="16"/>
              </w:rPr>
            </w:pPr>
            <w:ins w:id="6983" w:author="Sowndarya S (WT01 - Manufacturing &amp; Hi Tech)" w:date="2015-03-23T15:00:00Z">
              <w:r>
                <w:rPr>
                  <w:rFonts w:asciiTheme="minorHAnsi" w:hAnsiTheme="minorHAnsi" w:cstheme="minorHAnsi"/>
                  <w:color w:val="000000"/>
                  <w:sz w:val="18"/>
                  <w:szCs w:val="16"/>
                </w:rPr>
                <w:t>BDE User Id</w:t>
              </w:r>
            </w:ins>
          </w:p>
        </w:tc>
      </w:tr>
      <w:tr w:rsidR="007D76ED" w:rsidRPr="00D30FA1" w14:paraId="24C5C7BB" w14:textId="77777777" w:rsidTr="00965F49">
        <w:trPr>
          <w:ins w:id="6984"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4D0E0AF" w14:textId="59A4CA6E" w:rsidR="007D76ED" w:rsidRDefault="007D76ED" w:rsidP="00965F49">
            <w:pPr>
              <w:rPr>
                <w:ins w:id="6985" w:author="Sowndarya S (WT01 - Manufacturing &amp; Hi Tech)" w:date="2015-03-23T15:00:00Z"/>
                <w:rFonts w:asciiTheme="minorHAnsi" w:hAnsiTheme="minorHAnsi" w:cstheme="minorHAnsi"/>
                <w:color w:val="000000"/>
                <w:sz w:val="18"/>
                <w:szCs w:val="16"/>
              </w:rPr>
            </w:pPr>
            <w:ins w:id="6986" w:author="Sowndarya S (WT01 - Manufacturing &amp; Hi Tech)" w:date="2015-03-23T15:09:00Z">
              <w:r>
                <w:rPr>
                  <w:rFonts w:asciiTheme="minorHAnsi" w:hAnsiTheme="minorHAnsi" w:cstheme="minorHAnsi"/>
                  <w:color w:val="000000"/>
                  <w:sz w:val="18"/>
                  <w:szCs w:val="16"/>
                </w:rPr>
                <w:t>BUSINESS_GROUP_ID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C4859F0" w14:textId="77777777" w:rsidR="007D76ED" w:rsidRDefault="007D76ED" w:rsidP="00965F49">
            <w:pPr>
              <w:rPr>
                <w:ins w:id="6987" w:author="Sowndarya S (WT01 - Manufacturing &amp; Hi Tech)" w:date="2015-03-23T15:00:00Z"/>
                <w:rFonts w:asciiTheme="minorHAnsi" w:hAnsiTheme="minorHAnsi" w:cstheme="minorHAnsi"/>
                <w:color w:val="000000"/>
                <w:sz w:val="18"/>
                <w:szCs w:val="16"/>
              </w:rPr>
            </w:pPr>
            <w:ins w:id="6988" w:author="Sowndarya S (WT01 - Manufacturing &amp; Hi Tech)" w:date="2015-03-23T15:00:00Z">
              <w:r w:rsidRPr="008C7B48">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EAF2727" w14:textId="77777777" w:rsidR="007D76ED" w:rsidRDefault="007D76ED" w:rsidP="00965F49">
            <w:pPr>
              <w:rPr>
                <w:ins w:id="6989" w:author="Sowndarya S (WT01 - Manufacturing &amp; Hi Tech)" w:date="2015-03-23T15:00:00Z"/>
                <w:rFonts w:ascii="Arial" w:hAnsi="Arial" w:cs="Arial"/>
              </w:rPr>
            </w:pPr>
            <w:ins w:id="6990"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707DCA46" w14:textId="77777777" w:rsidR="007D76ED" w:rsidRDefault="007D76ED" w:rsidP="00965F49">
            <w:pPr>
              <w:rPr>
                <w:ins w:id="6991" w:author="Sowndarya S (WT01 - Manufacturing &amp; Hi Tech)" w:date="2015-03-23T15:00:00Z"/>
                <w:rFonts w:asciiTheme="minorHAnsi" w:hAnsiTheme="minorHAnsi" w:cstheme="minorHAnsi"/>
                <w:color w:val="000000"/>
                <w:sz w:val="18"/>
                <w:szCs w:val="16"/>
              </w:rPr>
            </w:pPr>
            <w:ins w:id="6992" w:author="Sowndarya S (WT01 - Manufacturing &amp; Hi Tech)" w:date="2015-03-23T15:00:00Z">
              <w:r>
                <w:rPr>
                  <w:rFonts w:asciiTheme="minorHAnsi" w:hAnsiTheme="minorHAnsi" w:cstheme="minorHAnsi"/>
                  <w:color w:val="000000"/>
                  <w:sz w:val="18"/>
                  <w:szCs w:val="16"/>
                </w:rPr>
                <w:t>Reseller PartnerId</w:t>
              </w:r>
            </w:ins>
          </w:p>
        </w:tc>
      </w:tr>
      <w:tr w:rsidR="007D76ED" w:rsidRPr="00D30FA1" w14:paraId="237596D4" w14:textId="77777777" w:rsidTr="00965F49">
        <w:trPr>
          <w:ins w:id="6993"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28C24C7" w14:textId="14A7BA99" w:rsidR="007D76ED" w:rsidRPr="00DD1485" w:rsidRDefault="007D76ED" w:rsidP="00965F49">
            <w:pPr>
              <w:rPr>
                <w:ins w:id="6994" w:author="Sowndarya S (WT01 - Manufacturing &amp; Hi Tech)" w:date="2015-03-23T15:00:00Z"/>
                <w:rFonts w:asciiTheme="minorHAnsi" w:hAnsiTheme="minorHAnsi" w:cstheme="minorHAnsi"/>
                <w:color w:val="000000"/>
                <w:sz w:val="18"/>
                <w:szCs w:val="16"/>
              </w:rPr>
            </w:pPr>
            <w:ins w:id="6995" w:author="Sowndarya S (WT01 - Manufacturing &amp; Hi Tech)" w:date="2015-03-23T15:09:00Z">
              <w:r>
                <w:rPr>
                  <w:rFonts w:asciiTheme="minorHAnsi" w:hAnsiTheme="minorHAnsi" w:cstheme="minorHAnsi"/>
                  <w:color w:val="000000"/>
                  <w:sz w:val="18"/>
                  <w:szCs w:val="16"/>
                </w:rPr>
                <w:t>BUSINESS_GROUP</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56BC9F2" w14:textId="14D89227" w:rsidR="007D76ED" w:rsidRPr="00DD1485" w:rsidRDefault="00264D8D" w:rsidP="00965F49">
            <w:pPr>
              <w:rPr>
                <w:ins w:id="6996" w:author="Sowndarya S (WT01 - Manufacturing &amp; Hi Tech)" w:date="2015-03-23T15:00:00Z"/>
                <w:rFonts w:asciiTheme="minorHAnsi" w:hAnsiTheme="minorHAnsi" w:cstheme="minorHAnsi"/>
                <w:color w:val="000000"/>
                <w:sz w:val="18"/>
                <w:szCs w:val="16"/>
              </w:rPr>
            </w:pPr>
            <w:ins w:id="6997" w:author="Sowndarya S (WT01 - Manufacturing &amp; Hi Tech)" w:date="2015-03-23T15:00:00Z">
              <w:r>
                <w:rPr>
                  <w:rFonts w:asciiTheme="minorHAnsi" w:hAnsiTheme="minorHAnsi" w:cstheme="minorHAnsi"/>
                  <w:color w:val="000000"/>
                  <w:sz w:val="18"/>
                  <w:szCs w:val="16"/>
                </w:rPr>
                <w:t>NVARCHAR2(75</w:t>
              </w:r>
              <w:r w:rsidR="007D76ED">
                <w:rPr>
                  <w:rFonts w:asciiTheme="minorHAnsi" w:hAnsiTheme="minorHAnsi" w:cstheme="minorHAnsi"/>
                  <w:color w:val="000000"/>
                  <w:sz w:val="18"/>
                  <w:szCs w:val="16"/>
                </w:rPr>
                <w:t>)</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32F3914" w14:textId="77777777" w:rsidR="007D76ED" w:rsidRPr="00D30FA1" w:rsidRDefault="007D76ED" w:rsidP="00965F49">
            <w:pPr>
              <w:rPr>
                <w:ins w:id="6998" w:author="Sowndarya S (WT01 - Manufacturing &amp; Hi Tech)" w:date="2015-03-23T15:00:00Z"/>
                <w:rFonts w:asciiTheme="minorHAnsi" w:hAnsiTheme="minorHAnsi" w:cstheme="minorHAnsi"/>
                <w:color w:val="000000"/>
                <w:sz w:val="18"/>
                <w:szCs w:val="16"/>
              </w:rPr>
            </w:pPr>
            <w:ins w:id="6999"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75ADB13E" w14:textId="77777777" w:rsidR="007D76ED" w:rsidRPr="00D30FA1" w:rsidRDefault="007D76ED" w:rsidP="00965F49">
            <w:pPr>
              <w:rPr>
                <w:ins w:id="7000" w:author="Sowndarya S (WT01 - Manufacturing &amp; Hi Tech)" w:date="2015-03-23T15:00:00Z"/>
                <w:rFonts w:asciiTheme="minorHAnsi" w:hAnsiTheme="minorHAnsi" w:cstheme="minorHAnsi"/>
                <w:color w:val="000000"/>
                <w:sz w:val="18"/>
                <w:szCs w:val="16"/>
              </w:rPr>
            </w:pPr>
            <w:ins w:id="7001" w:author="Sowndarya S (WT01 - Manufacturing &amp; Hi Tech)" w:date="2015-03-23T15:00:00Z">
              <w:r>
                <w:rPr>
                  <w:rFonts w:asciiTheme="minorHAnsi" w:hAnsiTheme="minorHAnsi" w:cstheme="minorHAnsi"/>
                  <w:color w:val="000000"/>
                  <w:sz w:val="18"/>
                  <w:szCs w:val="16"/>
                </w:rPr>
                <w:t>Product Part Id</w:t>
              </w:r>
            </w:ins>
          </w:p>
        </w:tc>
      </w:tr>
      <w:tr w:rsidR="007D76ED" w:rsidRPr="00D30FA1" w14:paraId="65748C9F" w14:textId="77777777" w:rsidTr="00965F49">
        <w:trPr>
          <w:ins w:id="7002"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1280DDE" w14:textId="77777777" w:rsidR="007D76ED" w:rsidRDefault="007D76ED" w:rsidP="00965F49">
            <w:pPr>
              <w:rPr>
                <w:ins w:id="7003" w:author="Sowndarya S (WT01 - Manufacturing &amp; Hi Tech)" w:date="2015-03-23T15:00:00Z"/>
                <w:rFonts w:asciiTheme="minorHAnsi" w:hAnsiTheme="minorHAnsi" w:cstheme="minorHAnsi"/>
                <w:color w:val="000000"/>
                <w:sz w:val="18"/>
                <w:szCs w:val="16"/>
              </w:rPr>
            </w:pPr>
            <w:ins w:id="7004" w:author="Sowndarya S (WT01 - Manufacturing &amp; Hi Tech)" w:date="2015-03-23T15:00:00Z">
              <w:r>
                <w:rPr>
                  <w:rFonts w:asciiTheme="minorHAnsi" w:hAnsiTheme="minorHAnsi" w:cstheme="minorHAnsi"/>
                  <w:color w:val="000000"/>
                  <w:sz w:val="18"/>
                  <w:szCs w:val="16"/>
                </w:rPr>
                <w:t>TOTAL_REVENUE</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8A8E919" w14:textId="77777777" w:rsidR="007D76ED" w:rsidRPr="00DD1485" w:rsidRDefault="007D76ED" w:rsidP="00965F49">
            <w:pPr>
              <w:rPr>
                <w:ins w:id="7005" w:author="Sowndarya S (WT01 - Manufacturing &amp; Hi Tech)" w:date="2015-03-23T15:00:00Z"/>
                <w:rFonts w:asciiTheme="minorHAnsi" w:hAnsiTheme="minorHAnsi" w:cstheme="minorHAnsi"/>
                <w:color w:val="000000"/>
                <w:sz w:val="18"/>
                <w:szCs w:val="16"/>
              </w:rPr>
            </w:pPr>
            <w:ins w:id="7006" w:author="Sowndarya S (WT01 - Manufacturing &amp; Hi Tech)" w:date="2015-03-23T15:00:00Z">
              <w:r>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30329D6" w14:textId="77777777" w:rsidR="007D76ED" w:rsidRPr="00D30FA1" w:rsidRDefault="007D76ED" w:rsidP="00965F49">
            <w:pPr>
              <w:rPr>
                <w:ins w:id="7007" w:author="Sowndarya S (WT01 - Manufacturing &amp; Hi Tech)" w:date="2015-03-23T15:00:00Z"/>
                <w:rFonts w:asciiTheme="minorHAnsi" w:hAnsiTheme="minorHAnsi" w:cstheme="minorHAnsi"/>
                <w:color w:val="000000"/>
                <w:sz w:val="18"/>
                <w:szCs w:val="16"/>
              </w:rPr>
            </w:pPr>
            <w:ins w:id="7008"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5B68FB10" w14:textId="77777777" w:rsidR="007D76ED" w:rsidRDefault="007D76ED" w:rsidP="00965F49">
            <w:pPr>
              <w:rPr>
                <w:ins w:id="7009" w:author="Sowndarya S (WT01 - Manufacturing &amp; Hi Tech)" w:date="2015-03-23T15:00:00Z"/>
                <w:rFonts w:asciiTheme="minorHAnsi" w:hAnsiTheme="minorHAnsi" w:cstheme="minorHAnsi"/>
                <w:color w:val="000000"/>
                <w:sz w:val="18"/>
                <w:szCs w:val="16"/>
              </w:rPr>
            </w:pPr>
            <w:ins w:id="7010" w:author="Sowndarya S (WT01 - Manufacturing &amp; Hi Tech)" w:date="2015-03-23T15:00:00Z">
              <w:r>
                <w:rPr>
                  <w:rFonts w:asciiTheme="minorHAnsi" w:hAnsiTheme="minorHAnsi" w:cstheme="minorHAnsi"/>
                  <w:color w:val="000000"/>
                  <w:sz w:val="18"/>
                  <w:szCs w:val="16"/>
                </w:rPr>
                <w:t>Total Revenue</w:t>
              </w:r>
            </w:ins>
          </w:p>
        </w:tc>
      </w:tr>
      <w:tr w:rsidR="007D76ED" w:rsidRPr="00D30FA1" w14:paraId="07B39444" w14:textId="77777777" w:rsidTr="00965F49">
        <w:trPr>
          <w:ins w:id="7011"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43439A9C" w14:textId="77777777" w:rsidR="007D76ED" w:rsidRPr="00DD1485" w:rsidRDefault="007D76ED" w:rsidP="00965F49">
            <w:pPr>
              <w:rPr>
                <w:ins w:id="7012" w:author="Sowndarya S (WT01 - Manufacturing &amp; Hi Tech)" w:date="2015-03-23T15:00:00Z"/>
                <w:rFonts w:asciiTheme="minorHAnsi" w:hAnsiTheme="minorHAnsi" w:cstheme="minorHAnsi"/>
                <w:color w:val="000000"/>
                <w:sz w:val="18"/>
                <w:szCs w:val="16"/>
              </w:rPr>
            </w:pPr>
            <w:ins w:id="7013" w:author="Sowndarya S (WT01 - Manufacturing &amp; Hi Tech)" w:date="2015-03-23T15:00:00Z">
              <w:r>
                <w:rPr>
                  <w:rFonts w:asciiTheme="minorHAnsi" w:hAnsiTheme="minorHAnsi" w:cstheme="minorHAnsi"/>
                  <w:color w:val="000000"/>
                  <w:sz w:val="18"/>
                  <w:szCs w:val="16"/>
                </w:rPr>
                <w:t>TOTAL_PROFIT</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38F2D43" w14:textId="77777777" w:rsidR="007D76ED" w:rsidRPr="00DD1485" w:rsidRDefault="007D76ED" w:rsidP="00965F49">
            <w:pPr>
              <w:rPr>
                <w:ins w:id="7014" w:author="Sowndarya S (WT01 - Manufacturing &amp; Hi Tech)" w:date="2015-03-23T15:00:00Z"/>
                <w:rFonts w:asciiTheme="minorHAnsi" w:hAnsiTheme="minorHAnsi" w:cstheme="minorHAnsi"/>
                <w:color w:val="000000"/>
                <w:sz w:val="18"/>
                <w:szCs w:val="16"/>
              </w:rPr>
            </w:pPr>
            <w:ins w:id="7015" w:author="Sowndarya S (WT01 - Manufacturing &amp; Hi Tech)" w:date="2015-03-23T15:00:00Z">
              <w:r>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6C82DF7" w14:textId="77777777" w:rsidR="007D76ED" w:rsidRPr="00D30FA1" w:rsidRDefault="007D76ED" w:rsidP="00965F49">
            <w:pPr>
              <w:rPr>
                <w:ins w:id="7016" w:author="Sowndarya S (WT01 - Manufacturing &amp; Hi Tech)" w:date="2015-03-23T15:00:00Z"/>
                <w:rFonts w:asciiTheme="minorHAnsi" w:hAnsiTheme="minorHAnsi" w:cstheme="minorHAnsi"/>
                <w:color w:val="000000"/>
                <w:sz w:val="18"/>
                <w:szCs w:val="16"/>
              </w:rPr>
            </w:pPr>
            <w:ins w:id="7017"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789859A2" w14:textId="77777777" w:rsidR="007D76ED" w:rsidRPr="00D30FA1" w:rsidRDefault="007D76ED" w:rsidP="00965F49">
            <w:pPr>
              <w:rPr>
                <w:ins w:id="7018" w:author="Sowndarya S (WT01 - Manufacturing &amp; Hi Tech)" w:date="2015-03-23T15:00:00Z"/>
                <w:rFonts w:asciiTheme="minorHAnsi" w:hAnsiTheme="minorHAnsi" w:cstheme="minorHAnsi"/>
                <w:color w:val="000000"/>
                <w:sz w:val="18"/>
                <w:szCs w:val="16"/>
              </w:rPr>
            </w:pPr>
            <w:ins w:id="7019" w:author="Sowndarya S (WT01 - Manufacturing &amp; Hi Tech)" w:date="2015-03-23T15:00:00Z">
              <w:r>
                <w:rPr>
                  <w:rFonts w:asciiTheme="minorHAnsi" w:hAnsiTheme="minorHAnsi" w:cstheme="minorHAnsi"/>
                  <w:color w:val="000000"/>
                  <w:sz w:val="18"/>
                  <w:szCs w:val="16"/>
                </w:rPr>
                <w:t>Total Profit</w:t>
              </w:r>
            </w:ins>
          </w:p>
        </w:tc>
      </w:tr>
      <w:tr w:rsidR="007D76ED" w:rsidRPr="00D30FA1" w14:paraId="63BF3A6A" w14:textId="77777777" w:rsidTr="00965F49">
        <w:trPr>
          <w:ins w:id="7020"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5E66D874" w14:textId="77777777" w:rsidR="007D76ED" w:rsidRPr="00D30FA1" w:rsidRDefault="007D76ED" w:rsidP="00965F49">
            <w:pPr>
              <w:rPr>
                <w:ins w:id="7021" w:author="Sowndarya S (WT01 - Manufacturing &amp; Hi Tech)" w:date="2015-03-23T15:00:00Z"/>
                <w:rFonts w:asciiTheme="minorHAnsi" w:hAnsiTheme="minorHAnsi" w:cstheme="minorHAnsi"/>
                <w:color w:val="000000"/>
                <w:sz w:val="18"/>
                <w:szCs w:val="16"/>
              </w:rPr>
            </w:pPr>
            <w:ins w:id="7022" w:author="Sowndarya S (WT01 - Manufacturing &amp; Hi Tech)" w:date="2015-03-23T15:00:00Z">
              <w:r>
                <w:rPr>
                  <w:rFonts w:asciiTheme="minorHAnsi" w:hAnsiTheme="minorHAnsi" w:cstheme="minorHAnsi"/>
                  <w:color w:val="000000"/>
                  <w:sz w:val="18"/>
                  <w:szCs w:val="16"/>
                </w:rPr>
                <w:t>PLAN_YEAR</w:t>
              </w:r>
            </w:ins>
          </w:p>
        </w:tc>
        <w:tc>
          <w:tcPr>
            <w:tcW w:w="2160" w:type="dxa"/>
            <w:tcBorders>
              <w:top w:val="single" w:sz="4" w:space="0" w:color="auto"/>
              <w:left w:val="single" w:sz="4" w:space="0" w:color="auto"/>
              <w:bottom w:val="single" w:sz="4" w:space="0" w:color="auto"/>
              <w:right w:val="single" w:sz="4" w:space="0" w:color="auto"/>
            </w:tcBorders>
            <w:vAlign w:val="center"/>
          </w:tcPr>
          <w:p w14:paraId="2A8ACCB5" w14:textId="77777777" w:rsidR="007D76ED" w:rsidRPr="00D30FA1" w:rsidRDefault="007D76ED" w:rsidP="00965F49">
            <w:pPr>
              <w:rPr>
                <w:ins w:id="7023" w:author="Sowndarya S (WT01 - Manufacturing &amp; Hi Tech)" w:date="2015-03-23T15:00:00Z"/>
                <w:rFonts w:asciiTheme="minorHAnsi" w:hAnsiTheme="minorHAnsi" w:cstheme="minorHAnsi"/>
                <w:color w:val="000000"/>
                <w:sz w:val="18"/>
                <w:szCs w:val="16"/>
              </w:rPr>
            </w:pPr>
            <w:ins w:id="7024" w:author="Sowndarya S (WT01 - Manufacturing &amp; Hi Tech)" w:date="2015-03-23T15:00: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9DC0B2E" w14:textId="77777777" w:rsidR="007D76ED" w:rsidRPr="00D30FA1" w:rsidRDefault="007D76ED" w:rsidP="00965F49">
            <w:pPr>
              <w:rPr>
                <w:ins w:id="7025" w:author="Sowndarya S (WT01 - Manufacturing &amp; Hi Tech)" w:date="2015-03-23T15:00:00Z"/>
                <w:rFonts w:asciiTheme="minorHAnsi" w:hAnsiTheme="minorHAnsi" w:cstheme="minorHAnsi"/>
                <w:color w:val="000000"/>
                <w:sz w:val="18"/>
                <w:szCs w:val="16"/>
              </w:rPr>
            </w:pPr>
            <w:ins w:id="7026"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79A5ABDD" w14:textId="77777777" w:rsidR="007D76ED" w:rsidRPr="00D30FA1" w:rsidRDefault="007D76ED" w:rsidP="00965F49">
            <w:pPr>
              <w:rPr>
                <w:ins w:id="7027" w:author="Sowndarya S (WT01 - Manufacturing &amp; Hi Tech)" w:date="2015-03-23T15:00:00Z"/>
                <w:rFonts w:asciiTheme="minorHAnsi" w:hAnsiTheme="minorHAnsi" w:cstheme="minorHAnsi"/>
                <w:color w:val="000000"/>
                <w:sz w:val="18"/>
                <w:szCs w:val="16"/>
              </w:rPr>
            </w:pPr>
            <w:ins w:id="7028" w:author="Sowndarya S (WT01 - Manufacturing &amp; Hi Tech)" w:date="2015-03-23T15:00:00Z">
              <w:r>
                <w:rPr>
                  <w:rFonts w:asciiTheme="minorHAnsi" w:hAnsiTheme="minorHAnsi" w:cstheme="minorHAnsi"/>
                  <w:color w:val="000000"/>
                  <w:sz w:val="18"/>
                  <w:szCs w:val="16"/>
                </w:rPr>
                <w:t>Plan year</w:t>
              </w:r>
            </w:ins>
          </w:p>
        </w:tc>
      </w:tr>
      <w:tr w:rsidR="007D76ED" w:rsidRPr="00D30FA1" w14:paraId="2369852D" w14:textId="77777777" w:rsidTr="00965F49">
        <w:trPr>
          <w:ins w:id="7029"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3A30DB89" w14:textId="77777777" w:rsidR="007D76ED" w:rsidRDefault="007D76ED" w:rsidP="00965F49">
            <w:pPr>
              <w:rPr>
                <w:ins w:id="7030" w:author="Sowndarya S (WT01 - Manufacturing &amp; Hi Tech)" w:date="2015-03-23T15:00:00Z"/>
                <w:rFonts w:asciiTheme="minorHAnsi" w:hAnsiTheme="minorHAnsi" w:cstheme="minorHAnsi"/>
                <w:color w:val="000000"/>
                <w:sz w:val="18"/>
                <w:szCs w:val="16"/>
              </w:rPr>
            </w:pPr>
            <w:ins w:id="7031" w:author="Sowndarya S (WT01 - Manufacturing &amp; Hi Tech)" w:date="2015-03-23T15:00:00Z">
              <w:r>
                <w:rPr>
                  <w:rFonts w:asciiTheme="minorHAnsi" w:hAnsiTheme="minorHAnsi" w:cstheme="minorHAnsi"/>
                  <w:color w:val="000000"/>
                  <w:sz w:val="18"/>
                  <w:szCs w:val="16"/>
                </w:rPr>
                <w:t>MODIFIED_DATE</w:t>
              </w:r>
            </w:ins>
          </w:p>
        </w:tc>
        <w:tc>
          <w:tcPr>
            <w:tcW w:w="2160" w:type="dxa"/>
            <w:tcBorders>
              <w:top w:val="single" w:sz="4" w:space="0" w:color="auto"/>
              <w:left w:val="single" w:sz="4" w:space="0" w:color="auto"/>
              <w:bottom w:val="single" w:sz="4" w:space="0" w:color="auto"/>
              <w:right w:val="single" w:sz="4" w:space="0" w:color="auto"/>
            </w:tcBorders>
            <w:vAlign w:val="center"/>
          </w:tcPr>
          <w:p w14:paraId="7F62E73D" w14:textId="77777777" w:rsidR="007D76ED" w:rsidRDefault="007D76ED" w:rsidP="00965F49">
            <w:pPr>
              <w:rPr>
                <w:ins w:id="7032" w:author="Sowndarya S (WT01 - Manufacturing &amp; Hi Tech)" w:date="2015-03-23T15:00:00Z"/>
                <w:rFonts w:asciiTheme="minorHAnsi" w:hAnsiTheme="minorHAnsi" w:cstheme="minorHAnsi"/>
                <w:color w:val="000000"/>
                <w:sz w:val="18"/>
                <w:szCs w:val="16"/>
              </w:rPr>
            </w:pPr>
            <w:ins w:id="7033" w:author="Sowndarya S (WT01 - Manufacturing &amp; Hi Tech)" w:date="2015-03-23T15:00:00Z">
              <w:r>
                <w:rPr>
                  <w:rFonts w:asciiTheme="minorHAnsi" w:hAnsiTheme="minorHAnsi" w:cstheme="minorHAnsi"/>
                  <w:color w:val="000000"/>
                  <w:sz w:val="18"/>
                  <w:szCs w:val="16"/>
                </w:rPr>
                <w:t>DATE</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04E1283" w14:textId="77777777" w:rsidR="007D76ED" w:rsidRDefault="007D76ED" w:rsidP="00965F49">
            <w:pPr>
              <w:rPr>
                <w:ins w:id="7034" w:author="Sowndarya S (WT01 - Manufacturing &amp; Hi Tech)" w:date="2015-03-23T15:00:00Z"/>
                <w:rFonts w:ascii="Arial" w:hAnsi="Arial" w:cs="Arial"/>
              </w:rPr>
            </w:pPr>
            <w:ins w:id="7035" w:author="Sowndarya S (WT01 - Manufacturing &amp; Hi Tech)" w:date="2015-03-23T15:00: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1E28EF1A" w14:textId="77777777" w:rsidR="007D76ED" w:rsidRDefault="007D76ED" w:rsidP="00965F49">
            <w:pPr>
              <w:rPr>
                <w:ins w:id="7036" w:author="Sowndarya S (WT01 - Manufacturing &amp; Hi Tech)" w:date="2015-03-23T15:00:00Z"/>
                <w:rFonts w:asciiTheme="minorHAnsi" w:hAnsiTheme="minorHAnsi" w:cstheme="minorHAnsi"/>
                <w:color w:val="000000"/>
                <w:sz w:val="18"/>
                <w:szCs w:val="16"/>
              </w:rPr>
            </w:pPr>
            <w:ins w:id="7037" w:author="Sowndarya S (WT01 - Manufacturing &amp; Hi Tech)" w:date="2015-03-23T15:00:00Z">
              <w:r>
                <w:rPr>
                  <w:rFonts w:asciiTheme="minorHAnsi" w:hAnsiTheme="minorHAnsi" w:cstheme="minorHAnsi"/>
                  <w:color w:val="000000"/>
                  <w:sz w:val="18"/>
                  <w:szCs w:val="16"/>
                </w:rPr>
                <w:t>Date of modification</w:t>
              </w:r>
            </w:ins>
          </w:p>
        </w:tc>
      </w:tr>
      <w:tr w:rsidR="007D76ED" w:rsidRPr="00D30FA1" w14:paraId="263C41F6" w14:textId="77777777" w:rsidTr="00965F49">
        <w:trPr>
          <w:ins w:id="7038"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2226C2D3" w14:textId="77777777" w:rsidR="007D76ED" w:rsidRDefault="007D76ED" w:rsidP="00965F49">
            <w:pPr>
              <w:rPr>
                <w:ins w:id="7039" w:author="Sowndarya S (WT01 - Manufacturing &amp; Hi Tech)" w:date="2015-03-23T15:00:00Z"/>
                <w:rFonts w:asciiTheme="minorHAnsi" w:hAnsiTheme="minorHAnsi" w:cstheme="minorHAnsi"/>
                <w:color w:val="000000"/>
                <w:sz w:val="18"/>
                <w:szCs w:val="16"/>
              </w:rPr>
            </w:pPr>
            <w:ins w:id="7040" w:author="Sowndarya S (WT01 - Manufacturing &amp; Hi Tech)" w:date="2015-03-23T15:00:00Z">
              <w:r>
                <w:rPr>
                  <w:rFonts w:asciiTheme="minorHAnsi" w:hAnsiTheme="minorHAnsi" w:cstheme="minorHAnsi"/>
                  <w:color w:val="000000"/>
                  <w:sz w:val="18"/>
                  <w:szCs w:val="16"/>
                </w:rPr>
                <w:t>REV_JAN</w:t>
              </w:r>
            </w:ins>
          </w:p>
        </w:tc>
        <w:tc>
          <w:tcPr>
            <w:tcW w:w="2160" w:type="dxa"/>
            <w:tcBorders>
              <w:top w:val="single" w:sz="4" w:space="0" w:color="auto"/>
              <w:left w:val="single" w:sz="4" w:space="0" w:color="auto"/>
              <w:bottom w:val="single" w:sz="4" w:space="0" w:color="auto"/>
              <w:right w:val="single" w:sz="4" w:space="0" w:color="auto"/>
            </w:tcBorders>
          </w:tcPr>
          <w:p w14:paraId="440CEA53" w14:textId="77777777" w:rsidR="007D76ED" w:rsidRDefault="007D76ED" w:rsidP="00965F49">
            <w:pPr>
              <w:rPr>
                <w:ins w:id="7041" w:author="Sowndarya S (WT01 - Manufacturing &amp; Hi Tech)" w:date="2015-03-23T15:00:00Z"/>
                <w:rFonts w:asciiTheme="minorHAnsi" w:hAnsiTheme="minorHAnsi" w:cstheme="minorHAnsi"/>
                <w:color w:val="000000"/>
                <w:sz w:val="18"/>
                <w:szCs w:val="16"/>
              </w:rPr>
            </w:pPr>
            <w:ins w:id="7042"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E864B8B" w14:textId="77777777" w:rsidR="007D76ED" w:rsidRDefault="007D76ED" w:rsidP="00965F49">
            <w:pPr>
              <w:rPr>
                <w:ins w:id="7043" w:author="Sowndarya S (WT01 - Manufacturing &amp; Hi Tech)" w:date="2015-03-23T15:00:00Z"/>
                <w:rFonts w:ascii="Arial" w:hAnsi="Arial" w:cs="Arial"/>
              </w:rPr>
            </w:pPr>
            <w:ins w:id="7044"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410CE1B9" w14:textId="77777777" w:rsidR="007D76ED" w:rsidRDefault="007D76ED" w:rsidP="00965F49">
            <w:pPr>
              <w:rPr>
                <w:ins w:id="7045" w:author="Sowndarya S (WT01 - Manufacturing &amp; Hi Tech)" w:date="2015-03-23T15:00:00Z"/>
                <w:rFonts w:asciiTheme="minorHAnsi" w:hAnsiTheme="minorHAnsi" w:cstheme="minorHAnsi"/>
                <w:color w:val="000000"/>
                <w:sz w:val="18"/>
                <w:szCs w:val="16"/>
              </w:rPr>
            </w:pPr>
            <w:ins w:id="7046" w:author="Sowndarya S (WT01 - Manufacturing &amp; Hi Tech)" w:date="2015-03-23T15:00:00Z">
              <w:r>
                <w:rPr>
                  <w:rFonts w:asciiTheme="minorHAnsi" w:hAnsiTheme="minorHAnsi" w:cstheme="minorHAnsi"/>
                  <w:color w:val="000000"/>
                  <w:sz w:val="18"/>
                  <w:szCs w:val="16"/>
                </w:rPr>
                <w:t>Revenue  of jan</w:t>
              </w:r>
            </w:ins>
          </w:p>
        </w:tc>
      </w:tr>
      <w:tr w:rsidR="007D76ED" w:rsidRPr="00D30FA1" w14:paraId="45502798" w14:textId="77777777" w:rsidTr="00965F49">
        <w:trPr>
          <w:ins w:id="7047"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70BB4658" w14:textId="77777777" w:rsidR="007D76ED" w:rsidRDefault="007D76ED" w:rsidP="00965F49">
            <w:pPr>
              <w:rPr>
                <w:ins w:id="7048" w:author="Sowndarya S (WT01 - Manufacturing &amp; Hi Tech)" w:date="2015-03-23T15:00:00Z"/>
                <w:rFonts w:asciiTheme="minorHAnsi" w:hAnsiTheme="minorHAnsi" w:cstheme="minorHAnsi"/>
                <w:color w:val="000000"/>
                <w:sz w:val="18"/>
                <w:szCs w:val="16"/>
              </w:rPr>
            </w:pPr>
            <w:ins w:id="7049" w:author="Sowndarya S (WT01 - Manufacturing &amp; Hi Tech)" w:date="2015-03-23T15:00:00Z">
              <w:r>
                <w:rPr>
                  <w:rFonts w:asciiTheme="minorHAnsi" w:hAnsiTheme="minorHAnsi" w:cstheme="minorHAnsi"/>
                  <w:color w:val="000000"/>
                  <w:sz w:val="18"/>
                  <w:szCs w:val="16"/>
                </w:rPr>
                <w:t>REV_FEB</w:t>
              </w:r>
            </w:ins>
          </w:p>
        </w:tc>
        <w:tc>
          <w:tcPr>
            <w:tcW w:w="2160" w:type="dxa"/>
            <w:tcBorders>
              <w:top w:val="single" w:sz="4" w:space="0" w:color="auto"/>
              <w:left w:val="single" w:sz="4" w:space="0" w:color="auto"/>
              <w:bottom w:val="single" w:sz="4" w:space="0" w:color="auto"/>
              <w:right w:val="single" w:sz="4" w:space="0" w:color="auto"/>
            </w:tcBorders>
          </w:tcPr>
          <w:p w14:paraId="5B867EDA" w14:textId="77777777" w:rsidR="007D76ED" w:rsidRDefault="007D76ED" w:rsidP="00965F49">
            <w:pPr>
              <w:rPr>
                <w:ins w:id="7050" w:author="Sowndarya S (WT01 - Manufacturing &amp; Hi Tech)" w:date="2015-03-23T15:00:00Z"/>
                <w:rFonts w:asciiTheme="minorHAnsi" w:hAnsiTheme="minorHAnsi" w:cstheme="minorHAnsi"/>
                <w:color w:val="000000"/>
                <w:sz w:val="18"/>
                <w:szCs w:val="16"/>
              </w:rPr>
            </w:pPr>
            <w:ins w:id="7051"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1BD45CA" w14:textId="77777777" w:rsidR="007D76ED" w:rsidRDefault="007D76ED" w:rsidP="00965F49">
            <w:pPr>
              <w:rPr>
                <w:ins w:id="7052" w:author="Sowndarya S (WT01 - Manufacturing &amp; Hi Tech)" w:date="2015-03-23T15:00:00Z"/>
                <w:rFonts w:ascii="Arial" w:hAnsi="Arial" w:cs="Arial"/>
              </w:rPr>
            </w:pPr>
            <w:ins w:id="7053"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652B32FE" w14:textId="77777777" w:rsidR="007D76ED" w:rsidRDefault="007D76ED" w:rsidP="00965F49">
            <w:pPr>
              <w:rPr>
                <w:ins w:id="7054" w:author="Sowndarya S (WT01 - Manufacturing &amp; Hi Tech)" w:date="2015-03-23T15:00:00Z"/>
                <w:rFonts w:asciiTheme="minorHAnsi" w:hAnsiTheme="minorHAnsi" w:cstheme="minorHAnsi"/>
                <w:color w:val="000000"/>
                <w:sz w:val="18"/>
                <w:szCs w:val="16"/>
              </w:rPr>
            </w:pPr>
            <w:ins w:id="7055" w:author="Sowndarya S (WT01 - Manufacturing &amp; Hi Tech)" w:date="2015-03-23T15:00:00Z">
              <w:r>
                <w:rPr>
                  <w:rFonts w:asciiTheme="minorHAnsi" w:hAnsiTheme="minorHAnsi" w:cstheme="minorHAnsi"/>
                  <w:color w:val="000000"/>
                  <w:sz w:val="18"/>
                  <w:szCs w:val="16"/>
                </w:rPr>
                <w:t>Revenue of feb</w:t>
              </w:r>
            </w:ins>
          </w:p>
        </w:tc>
      </w:tr>
      <w:tr w:rsidR="007D76ED" w:rsidRPr="00D30FA1" w14:paraId="67D5D386" w14:textId="77777777" w:rsidTr="00965F49">
        <w:trPr>
          <w:ins w:id="7056"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2F0BCC95" w14:textId="77777777" w:rsidR="007D76ED" w:rsidRDefault="007D76ED" w:rsidP="00965F49">
            <w:pPr>
              <w:rPr>
                <w:ins w:id="7057" w:author="Sowndarya S (WT01 - Manufacturing &amp; Hi Tech)" w:date="2015-03-23T15:00:00Z"/>
                <w:rFonts w:asciiTheme="minorHAnsi" w:hAnsiTheme="minorHAnsi" w:cstheme="minorHAnsi"/>
                <w:color w:val="000000"/>
                <w:sz w:val="18"/>
                <w:szCs w:val="16"/>
              </w:rPr>
            </w:pPr>
            <w:ins w:id="7058" w:author="Sowndarya S (WT01 - Manufacturing &amp; Hi Tech)" w:date="2015-03-23T15:00:00Z">
              <w:r>
                <w:rPr>
                  <w:rFonts w:asciiTheme="minorHAnsi" w:hAnsiTheme="minorHAnsi" w:cstheme="minorHAnsi"/>
                  <w:color w:val="000000"/>
                  <w:sz w:val="18"/>
                  <w:szCs w:val="16"/>
                </w:rPr>
                <w:t>REV_MAR</w:t>
              </w:r>
            </w:ins>
          </w:p>
        </w:tc>
        <w:tc>
          <w:tcPr>
            <w:tcW w:w="2160" w:type="dxa"/>
            <w:tcBorders>
              <w:top w:val="single" w:sz="4" w:space="0" w:color="auto"/>
              <w:left w:val="single" w:sz="4" w:space="0" w:color="auto"/>
              <w:bottom w:val="single" w:sz="4" w:space="0" w:color="auto"/>
              <w:right w:val="single" w:sz="4" w:space="0" w:color="auto"/>
            </w:tcBorders>
          </w:tcPr>
          <w:p w14:paraId="72B44C37" w14:textId="77777777" w:rsidR="007D76ED" w:rsidRDefault="007D76ED" w:rsidP="00965F49">
            <w:pPr>
              <w:rPr>
                <w:ins w:id="7059" w:author="Sowndarya S (WT01 - Manufacturing &amp; Hi Tech)" w:date="2015-03-23T15:00:00Z"/>
                <w:rFonts w:asciiTheme="minorHAnsi" w:hAnsiTheme="minorHAnsi" w:cstheme="minorHAnsi"/>
                <w:color w:val="000000"/>
                <w:sz w:val="18"/>
                <w:szCs w:val="16"/>
              </w:rPr>
            </w:pPr>
            <w:ins w:id="7060"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9DCBCE4" w14:textId="77777777" w:rsidR="007D76ED" w:rsidRDefault="007D76ED" w:rsidP="00965F49">
            <w:pPr>
              <w:rPr>
                <w:ins w:id="7061" w:author="Sowndarya S (WT01 - Manufacturing &amp; Hi Tech)" w:date="2015-03-23T15:00:00Z"/>
                <w:rFonts w:ascii="Arial" w:hAnsi="Arial" w:cs="Arial"/>
              </w:rPr>
            </w:pPr>
            <w:ins w:id="7062"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7447214F" w14:textId="77777777" w:rsidR="007D76ED" w:rsidRDefault="007D76ED" w:rsidP="00965F49">
            <w:pPr>
              <w:rPr>
                <w:ins w:id="7063" w:author="Sowndarya S (WT01 - Manufacturing &amp; Hi Tech)" w:date="2015-03-23T15:00:00Z"/>
                <w:rFonts w:asciiTheme="minorHAnsi" w:hAnsiTheme="minorHAnsi" w:cstheme="minorHAnsi"/>
                <w:color w:val="000000"/>
                <w:sz w:val="18"/>
                <w:szCs w:val="16"/>
              </w:rPr>
            </w:pPr>
            <w:ins w:id="7064" w:author="Sowndarya S (WT01 - Manufacturing &amp; Hi Tech)" w:date="2015-03-23T15:00:00Z">
              <w:r>
                <w:rPr>
                  <w:rFonts w:asciiTheme="minorHAnsi" w:hAnsiTheme="minorHAnsi" w:cstheme="minorHAnsi"/>
                  <w:color w:val="000000"/>
                  <w:sz w:val="18"/>
                  <w:szCs w:val="16"/>
                </w:rPr>
                <w:t>Revenue of mar</w:t>
              </w:r>
            </w:ins>
          </w:p>
        </w:tc>
      </w:tr>
      <w:tr w:rsidR="007D76ED" w:rsidRPr="00D30FA1" w14:paraId="57332611" w14:textId="77777777" w:rsidTr="00965F49">
        <w:trPr>
          <w:ins w:id="7065"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1120B764" w14:textId="77777777" w:rsidR="007D76ED" w:rsidRDefault="007D76ED" w:rsidP="00965F49">
            <w:pPr>
              <w:rPr>
                <w:ins w:id="7066" w:author="Sowndarya S (WT01 - Manufacturing &amp; Hi Tech)" w:date="2015-03-23T15:00:00Z"/>
                <w:rFonts w:asciiTheme="minorHAnsi" w:hAnsiTheme="minorHAnsi" w:cstheme="minorHAnsi"/>
                <w:color w:val="000000"/>
                <w:sz w:val="18"/>
                <w:szCs w:val="16"/>
              </w:rPr>
            </w:pPr>
            <w:ins w:id="7067" w:author="Sowndarya S (WT01 - Manufacturing &amp; Hi Tech)" w:date="2015-03-23T15:00:00Z">
              <w:r>
                <w:rPr>
                  <w:rFonts w:asciiTheme="minorHAnsi" w:hAnsiTheme="minorHAnsi" w:cstheme="minorHAnsi"/>
                  <w:color w:val="000000"/>
                  <w:sz w:val="18"/>
                  <w:szCs w:val="16"/>
                </w:rPr>
                <w:t>REV_APR</w:t>
              </w:r>
            </w:ins>
          </w:p>
        </w:tc>
        <w:tc>
          <w:tcPr>
            <w:tcW w:w="2160" w:type="dxa"/>
            <w:tcBorders>
              <w:top w:val="single" w:sz="4" w:space="0" w:color="auto"/>
              <w:left w:val="single" w:sz="4" w:space="0" w:color="auto"/>
              <w:bottom w:val="single" w:sz="4" w:space="0" w:color="auto"/>
              <w:right w:val="single" w:sz="4" w:space="0" w:color="auto"/>
            </w:tcBorders>
          </w:tcPr>
          <w:p w14:paraId="2F282689" w14:textId="77777777" w:rsidR="007D76ED" w:rsidRDefault="007D76ED" w:rsidP="00965F49">
            <w:pPr>
              <w:rPr>
                <w:ins w:id="7068" w:author="Sowndarya S (WT01 - Manufacturing &amp; Hi Tech)" w:date="2015-03-23T15:00:00Z"/>
                <w:rFonts w:asciiTheme="minorHAnsi" w:hAnsiTheme="minorHAnsi" w:cstheme="minorHAnsi"/>
                <w:color w:val="000000"/>
                <w:sz w:val="18"/>
                <w:szCs w:val="16"/>
              </w:rPr>
            </w:pPr>
            <w:ins w:id="7069"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25B19E1" w14:textId="77777777" w:rsidR="007D76ED" w:rsidRDefault="007D76ED" w:rsidP="00965F49">
            <w:pPr>
              <w:rPr>
                <w:ins w:id="7070" w:author="Sowndarya S (WT01 - Manufacturing &amp; Hi Tech)" w:date="2015-03-23T15:00:00Z"/>
                <w:rFonts w:ascii="Arial" w:hAnsi="Arial" w:cs="Arial"/>
              </w:rPr>
            </w:pPr>
            <w:ins w:id="7071"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6BFCAAD9" w14:textId="77777777" w:rsidR="007D76ED" w:rsidRDefault="007D76ED" w:rsidP="00965F49">
            <w:pPr>
              <w:rPr>
                <w:ins w:id="7072" w:author="Sowndarya S (WT01 - Manufacturing &amp; Hi Tech)" w:date="2015-03-23T15:00:00Z"/>
                <w:rFonts w:asciiTheme="minorHAnsi" w:hAnsiTheme="minorHAnsi" w:cstheme="minorHAnsi"/>
                <w:color w:val="000000"/>
                <w:sz w:val="18"/>
                <w:szCs w:val="16"/>
              </w:rPr>
            </w:pPr>
            <w:ins w:id="7073" w:author="Sowndarya S (WT01 - Manufacturing &amp; Hi Tech)" w:date="2015-03-23T15:00:00Z">
              <w:r>
                <w:rPr>
                  <w:rFonts w:asciiTheme="minorHAnsi" w:hAnsiTheme="minorHAnsi" w:cstheme="minorHAnsi"/>
                  <w:color w:val="000000"/>
                  <w:sz w:val="18"/>
                  <w:szCs w:val="16"/>
                </w:rPr>
                <w:t>Revenue of apr</w:t>
              </w:r>
            </w:ins>
          </w:p>
        </w:tc>
      </w:tr>
      <w:tr w:rsidR="007D76ED" w:rsidRPr="00D30FA1" w14:paraId="67FB2CDF" w14:textId="77777777" w:rsidTr="00965F49">
        <w:trPr>
          <w:ins w:id="7074"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60482EEB" w14:textId="77777777" w:rsidR="007D76ED" w:rsidRDefault="007D76ED" w:rsidP="00965F49">
            <w:pPr>
              <w:rPr>
                <w:ins w:id="7075" w:author="Sowndarya S (WT01 - Manufacturing &amp; Hi Tech)" w:date="2015-03-23T15:00:00Z"/>
                <w:rFonts w:asciiTheme="minorHAnsi" w:hAnsiTheme="minorHAnsi" w:cstheme="minorHAnsi"/>
                <w:color w:val="000000"/>
                <w:sz w:val="18"/>
                <w:szCs w:val="16"/>
              </w:rPr>
            </w:pPr>
            <w:ins w:id="7076" w:author="Sowndarya S (WT01 - Manufacturing &amp; Hi Tech)" w:date="2015-03-23T15:00:00Z">
              <w:r>
                <w:rPr>
                  <w:rFonts w:asciiTheme="minorHAnsi" w:hAnsiTheme="minorHAnsi" w:cstheme="minorHAnsi"/>
                  <w:color w:val="000000"/>
                  <w:sz w:val="18"/>
                  <w:szCs w:val="16"/>
                </w:rPr>
                <w:t>REV_MAY</w:t>
              </w:r>
            </w:ins>
          </w:p>
        </w:tc>
        <w:tc>
          <w:tcPr>
            <w:tcW w:w="2160" w:type="dxa"/>
            <w:tcBorders>
              <w:top w:val="single" w:sz="4" w:space="0" w:color="auto"/>
              <w:left w:val="single" w:sz="4" w:space="0" w:color="auto"/>
              <w:bottom w:val="single" w:sz="4" w:space="0" w:color="auto"/>
              <w:right w:val="single" w:sz="4" w:space="0" w:color="auto"/>
            </w:tcBorders>
          </w:tcPr>
          <w:p w14:paraId="4C3CD7EB" w14:textId="77777777" w:rsidR="007D76ED" w:rsidRDefault="007D76ED" w:rsidP="00965F49">
            <w:pPr>
              <w:rPr>
                <w:ins w:id="7077" w:author="Sowndarya S (WT01 - Manufacturing &amp; Hi Tech)" w:date="2015-03-23T15:00:00Z"/>
                <w:rFonts w:asciiTheme="minorHAnsi" w:hAnsiTheme="minorHAnsi" w:cstheme="minorHAnsi"/>
                <w:color w:val="000000"/>
                <w:sz w:val="18"/>
                <w:szCs w:val="16"/>
              </w:rPr>
            </w:pPr>
            <w:ins w:id="7078"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5343773" w14:textId="77777777" w:rsidR="007D76ED" w:rsidRDefault="007D76ED" w:rsidP="00965F49">
            <w:pPr>
              <w:rPr>
                <w:ins w:id="7079" w:author="Sowndarya S (WT01 - Manufacturing &amp; Hi Tech)" w:date="2015-03-23T15:00:00Z"/>
                <w:rFonts w:ascii="Arial" w:hAnsi="Arial" w:cs="Arial"/>
              </w:rPr>
            </w:pPr>
            <w:ins w:id="7080"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4F4011E4" w14:textId="77777777" w:rsidR="007D76ED" w:rsidRDefault="007D76ED" w:rsidP="00965F49">
            <w:pPr>
              <w:rPr>
                <w:ins w:id="7081" w:author="Sowndarya S (WT01 - Manufacturing &amp; Hi Tech)" w:date="2015-03-23T15:00:00Z"/>
                <w:rFonts w:asciiTheme="minorHAnsi" w:hAnsiTheme="minorHAnsi" w:cstheme="minorHAnsi"/>
                <w:color w:val="000000"/>
                <w:sz w:val="18"/>
                <w:szCs w:val="16"/>
              </w:rPr>
            </w:pPr>
            <w:ins w:id="7082" w:author="Sowndarya S (WT01 - Manufacturing &amp; Hi Tech)" w:date="2015-03-23T15:00:00Z">
              <w:r>
                <w:rPr>
                  <w:rFonts w:asciiTheme="minorHAnsi" w:hAnsiTheme="minorHAnsi" w:cstheme="minorHAnsi"/>
                  <w:color w:val="000000"/>
                  <w:sz w:val="18"/>
                  <w:szCs w:val="16"/>
                </w:rPr>
                <w:t>Revenue of may</w:t>
              </w:r>
            </w:ins>
          </w:p>
        </w:tc>
      </w:tr>
      <w:tr w:rsidR="007D76ED" w:rsidRPr="00D30FA1" w14:paraId="2D0BCA4D" w14:textId="77777777" w:rsidTr="00965F49">
        <w:trPr>
          <w:ins w:id="7083"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29F54712" w14:textId="77777777" w:rsidR="007D76ED" w:rsidRDefault="007D76ED" w:rsidP="00965F49">
            <w:pPr>
              <w:rPr>
                <w:ins w:id="7084" w:author="Sowndarya S (WT01 - Manufacturing &amp; Hi Tech)" w:date="2015-03-23T15:00:00Z"/>
                <w:rFonts w:asciiTheme="minorHAnsi" w:hAnsiTheme="minorHAnsi" w:cstheme="minorHAnsi"/>
                <w:color w:val="000000"/>
                <w:sz w:val="18"/>
                <w:szCs w:val="16"/>
              </w:rPr>
            </w:pPr>
            <w:ins w:id="7085" w:author="Sowndarya S (WT01 - Manufacturing &amp; Hi Tech)" w:date="2015-03-23T15:00:00Z">
              <w:r>
                <w:rPr>
                  <w:rFonts w:asciiTheme="minorHAnsi" w:hAnsiTheme="minorHAnsi" w:cstheme="minorHAnsi"/>
                  <w:color w:val="000000"/>
                  <w:sz w:val="18"/>
                  <w:szCs w:val="16"/>
                </w:rPr>
                <w:t>REV_JUN</w:t>
              </w:r>
            </w:ins>
          </w:p>
        </w:tc>
        <w:tc>
          <w:tcPr>
            <w:tcW w:w="2160" w:type="dxa"/>
            <w:tcBorders>
              <w:top w:val="single" w:sz="4" w:space="0" w:color="auto"/>
              <w:left w:val="single" w:sz="4" w:space="0" w:color="auto"/>
              <w:bottom w:val="single" w:sz="4" w:space="0" w:color="auto"/>
              <w:right w:val="single" w:sz="4" w:space="0" w:color="auto"/>
            </w:tcBorders>
          </w:tcPr>
          <w:p w14:paraId="41B45222" w14:textId="77777777" w:rsidR="007D76ED" w:rsidRDefault="007D76ED" w:rsidP="00965F49">
            <w:pPr>
              <w:rPr>
                <w:ins w:id="7086" w:author="Sowndarya S (WT01 - Manufacturing &amp; Hi Tech)" w:date="2015-03-23T15:00:00Z"/>
                <w:rFonts w:asciiTheme="minorHAnsi" w:hAnsiTheme="minorHAnsi" w:cstheme="minorHAnsi"/>
                <w:color w:val="000000"/>
                <w:sz w:val="18"/>
                <w:szCs w:val="16"/>
              </w:rPr>
            </w:pPr>
            <w:ins w:id="7087"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BFBEF7" w14:textId="77777777" w:rsidR="007D76ED" w:rsidRDefault="007D76ED" w:rsidP="00965F49">
            <w:pPr>
              <w:rPr>
                <w:ins w:id="7088" w:author="Sowndarya S (WT01 - Manufacturing &amp; Hi Tech)" w:date="2015-03-23T15:00:00Z"/>
                <w:rFonts w:ascii="Arial" w:hAnsi="Arial" w:cs="Arial"/>
              </w:rPr>
            </w:pPr>
            <w:ins w:id="7089"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000DD0B1" w14:textId="77777777" w:rsidR="007D76ED" w:rsidRDefault="007D76ED" w:rsidP="00965F49">
            <w:pPr>
              <w:rPr>
                <w:ins w:id="7090" w:author="Sowndarya S (WT01 - Manufacturing &amp; Hi Tech)" w:date="2015-03-23T15:00:00Z"/>
                <w:rFonts w:asciiTheme="minorHAnsi" w:hAnsiTheme="minorHAnsi" w:cstheme="minorHAnsi"/>
                <w:color w:val="000000"/>
                <w:sz w:val="18"/>
                <w:szCs w:val="16"/>
              </w:rPr>
            </w:pPr>
            <w:ins w:id="7091" w:author="Sowndarya S (WT01 - Manufacturing &amp; Hi Tech)" w:date="2015-03-23T15:00:00Z">
              <w:r>
                <w:rPr>
                  <w:rFonts w:asciiTheme="minorHAnsi" w:hAnsiTheme="minorHAnsi" w:cstheme="minorHAnsi"/>
                  <w:color w:val="000000"/>
                  <w:sz w:val="18"/>
                  <w:szCs w:val="16"/>
                </w:rPr>
                <w:t>Revenue of jun</w:t>
              </w:r>
            </w:ins>
          </w:p>
        </w:tc>
      </w:tr>
      <w:tr w:rsidR="007D76ED" w:rsidRPr="00D30FA1" w14:paraId="38C2BF7C" w14:textId="77777777" w:rsidTr="00965F49">
        <w:trPr>
          <w:ins w:id="7092"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385CC810" w14:textId="77777777" w:rsidR="007D76ED" w:rsidRDefault="007D76ED" w:rsidP="00965F49">
            <w:pPr>
              <w:rPr>
                <w:ins w:id="7093" w:author="Sowndarya S (WT01 - Manufacturing &amp; Hi Tech)" w:date="2015-03-23T15:00:00Z"/>
                <w:rFonts w:asciiTheme="minorHAnsi" w:hAnsiTheme="minorHAnsi" w:cstheme="minorHAnsi"/>
                <w:color w:val="000000"/>
                <w:sz w:val="18"/>
                <w:szCs w:val="16"/>
              </w:rPr>
            </w:pPr>
            <w:ins w:id="7094" w:author="Sowndarya S (WT01 - Manufacturing &amp; Hi Tech)" w:date="2015-03-23T15:00:00Z">
              <w:r>
                <w:rPr>
                  <w:rFonts w:asciiTheme="minorHAnsi" w:hAnsiTheme="minorHAnsi" w:cstheme="minorHAnsi"/>
                  <w:color w:val="000000"/>
                  <w:sz w:val="18"/>
                  <w:szCs w:val="16"/>
                </w:rPr>
                <w:lastRenderedPageBreak/>
                <w:t>REV_JUL</w:t>
              </w:r>
            </w:ins>
          </w:p>
        </w:tc>
        <w:tc>
          <w:tcPr>
            <w:tcW w:w="2160" w:type="dxa"/>
            <w:tcBorders>
              <w:top w:val="single" w:sz="4" w:space="0" w:color="auto"/>
              <w:left w:val="single" w:sz="4" w:space="0" w:color="auto"/>
              <w:bottom w:val="single" w:sz="4" w:space="0" w:color="auto"/>
              <w:right w:val="single" w:sz="4" w:space="0" w:color="auto"/>
            </w:tcBorders>
          </w:tcPr>
          <w:p w14:paraId="5A73D7FD" w14:textId="77777777" w:rsidR="007D76ED" w:rsidRDefault="007D76ED" w:rsidP="00965F49">
            <w:pPr>
              <w:rPr>
                <w:ins w:id="7095" w:author="Sowndarya S (WT01 - Manufacturing &amp; Hi Tech)" w:date="2015-03-23T15:00:00Z"/>
                <w:rFonts w:asciiTheme="minorHAnsi" w:hAnsiTheme="minorHAnsi" w:cstheme="minorHAnsi"/>
                <w:color w:val="000000"/>
                <w:sz w:val="18"/>
                <w:szCs w:val="16"/>
              </w:rPr>
            </w:pPr>
            <w:ins w:id="7096"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931FE5F" w14:textId="77777777" w:rsidR="007D76ED" w:rsidRDefault="007D76ED" w:rsidP="00965F49">
            <w:pPr>
              <w:rPr>
                <w:ins w:id="7097" w:author="Sowndarya S (WT01 - Manufacturing &amp; Hi Tech)" w:date="2015-03-23T15:00:00Z"/>
                <w:rFonts w:ascii="Arial" w:hAnsi="Arial" w:cs="Arial"/>
              </w:rPr>
            </w:pPr>
            <w:ins w:id="7098"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7DF846D8" w14:textId="77777777" w:rsidR="007D76ED" w:rsidRDefault="007D76ED" w:rsidP="00965F49">
            <w:pPr>
              <w:rPr>
                <w:ins w:id="7099" w:author="Sowndarya S (WT01 - Manufacturing &amp; Hi Tech)" w:date="2015-03-23T15:00:00Z"/>
                <w:rFonts w:asciiTheme="minorHAnsi" w:hAnsiTheme="minorHAnsi" w:cstheme="minorHAnsi"/>
                <w:color w:val="000000"/>
                <w:sz w:val="18"/>
                <w:szCs w:val="16"/>
              </w:rPr>
            </w:pPr>
            <w:ins w:id="7100" w:author="Sowndarya S (WT01 - Manufacturing &amp; Hi Tech)" w:date="2015-03-23T15:00:00Z">
              <w:r>
                <w:rPr>
                  <w:rFonts w:asciiTheme="minorHAnsi" w:hAnsiTheme="minorHAnsi" w:cstheme="minorHAnsi"/>
                  <w:color w:val="000000"/>
                  <w:sz w:val="18"/>
                  <w:szCs w:val="16"/>
                </w:rPr>
                <w:t>Revenue of jul</w:t>
              </w:r>
            </w:ins>
          </w:p>
        </w:tc>
      </w:tr>
      <w:tr w:rsidR="007D76ED" w:rsidRPr="00D30FA1" w14:paraId="013F77F3" w14:textId="77777777" w:rsidTr="00965F49">
        <w:trPr>
          <w:ins w:id="7101"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2238CAFF" w14:textId="77777777" w:rsidR="007D76ED" w:rsidRDefault="007D76ED" w:rsidP="00965F49">
            <w:pPr>
              <w:rPr>
                <w:ins w:id="7102" w:author="Sowndarya S (WT01 - Manufacturing &amp; Hi Tech)" w:date="2015-03-23T15:00:00Z"/>
                <w:rFonts w:asciiTheme="minorHAnsi" w:hAnsiTheme="minorHAnsi" w:cstheme="minorHAnsi"/>
                <w:color w:val="000000"/>
                <w:sz w:val="18"/>
                <w:szCs w:val="16"/>
              </w:rPr>
            </w:pPr>
            <w:ins w:id="7103" w:author="Sowndarya S (WT01 - Manufacturing &amp; Hi Tech)" w:date="2015-03-23T15:00:00Z">
              <w:r>
                <w:rPr>
                  <w:rFonts w:asciiTheme="minorHAnsi" w:hAnsiTheme="minorHAnsi" w:cstheme="minorHAnsi"/>
                  <w:color w:val="000000"/>
                  <w:sz w:val="18"/>
                  <w:szCs w:val="16"/>
                </w:rPr>
                <w:t>REV_AUG</w:t>
              </w:r>
            </w:ins>
          </w:p>
        </w:tc>
        <w:tc>
          <w:tcPr>
            <w:tcW w:w="2160" w:type="dxa"/>
            <w:tcBorders>
              <w:top w:val="single" w:sz="4" w:space="0" w:color="auto"/>
              <w:left w:val="single" w:sz="4" w:space="0" w:color="auto"/>
              <w:bottom w:val="single" w:sz="4" w:space="0" w:color="auto"/>
              <w:right w:val="single" w:sz="4" w:space="0" w:color="auto"/>
            </w:tcBorders>
          </w:tcPr>
          <w:p w14:paraId="77D04F08" w14:textId="77777777" w:rsidR="007D76ED" w:rsidRDefault="007D76ED" w:rsidP="00965F49">
            <w:pPr>
              <w:rPr>
                <w:ins w:id="7104" w:author="Sowndarya S (WT01 - Manufacturing &amp; Hi Tech)" w:date="2015-03-23T15:00:00Z"/>
                <w:rFonts w:asciiTheme="minorHAnsi" w:hAnsiTheme="minorHAnsi" w:cstheme="minorHAnsi"/>
                <w:color w:val="000000"/>
                <w:sz w:val="18"/>
                <w:szCs w:val="16"/>
              </w:rPr>
            </w:pPr>
            <w:ins w:id="7105"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D74E12B" w14:textId="77777777" w:rsidR="007D76ED" w:rsidRDefault="007D76ED" w:rsidP="00965F49">
            <w:pPr>
              <w:rPr>
                <w:ins w:id="7106" w:author="Sowndarya S (WT01 - Manufacturing &amp; Hi Tech)" w:date="2015-03-23T15:00:00Z"/>
                <w:rFonts w:ascii="Arial" w:hAnsi="Arial" w:cs="Arial"/>
              </w:rPr>
            </w:pPr>
            <w:ins w:id="7107"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57EEDA74" w14:textId="77777777" w:rsidR="007D76ED" w:rsidRDefault="007D76ED" w:rsidP="00965F49">
            <w:pPr>
              <w:rPr>
                <w:ins w:id="7108" w:author="Sowndarya S (WT01 - Manufacturing &amp; Hi Tech)" w:date="2015-03-23T15:00:00Z"/>
                <w:rFonts w:asciiTheme="minorHAnsi" w:hAnsiTheme="minorHAnsi" w:cstheme="minorHAnsi"/>
                <w:color w:val="000000"/>
                <w:sz w:val="18"/>
                <w:szCs w:val="16"/>
              </w:rPr>
            </w:pPr>
            <w:ins w:id="7109" w:author="Sowndarya S (WT01 - Manufacturing &amp; Hi Tech)" w:date="2015-03-23T15:00:00Z">
              <w:r>
                <w:rPr>
                  <w:rFonts w:asciiTheme="minorHAnsi" w:hAnsiTheme="minorHAnsi" w:cstheme="minorHAnsi"/>
                  <w:color w:val="000000"/>
                  <w:sz w:val="18"/>
                  <w:szCs w:val="16"/>
                </w:rPr>
                <w:t>Revenue  of aug</w:t>
              </w:r>
            </w:ins>
          </w:p>
        </w:tc>
      </w:tr>
      <w:tr w:rsidR="007D76ED" w:rsidRPr="00D30FA1" w14:paraId="08EF9019" w14:textId="77777777" w:rsidTr="00965F49">
        <w:trPr>
          <w:ins w:id="7110"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7AE956A7" w14:textId="77777777" w:rsidR="007D76ED" w:rsidRDefault="007D76ED" w:rsidP="00965F49">
            <w:pPr>
              <w:rPr>
                <w:ins w:id="7111" w:author="Sowndarya S (WT01 - Manufacturing &amp; Hi Tech)" w:date="2015-03-23T15:00:00Z"/>
                <w:rFonts w:asciiTheme="minorHAnsi" w:hAnsiTheme="minorHAnsi" w:cstheme="minorHAnsi"/>
                <w:color w:val="000000"/>
                <w:sz w:val="18"/>
                <w:szCs w:val="16"/>
              </w:rPr>
            </w:pPr>
            <w:ins w:id="7112" w:author="Sowndarya S (WT01 - Manufacturing &amp; Hi Tech)" w:date="2015-03-23T15:00:00Z">
              <w:r>
                <w:rPr>
                  <w:rFonts w:asciiTheme="minorHAnsi" w:hAnsiTheme="minorHAnsi" w:cstheme="minorHAnsi"/>
                  <w:color w:val="000000"/>
                  <w:sz w:val="18"/>
                  <w:szCs w:val="16"/>
                </w:rPr>
                <w:t>REV_SEP</w:t>
              </w:r>
            </w:ins>
          </w:p>
        </w:tc>
        <w:tc>
          <w:tcPr>
            <w:tcW w:w="2160" w:type="dxa"/>
            <w:tcBorders>
              <w:top w:val="single" w:sz="4" w:space="0" w:color="auto"/>
              <w:left w:val="single" w:sz="4" w:space="0" w:color="auto"/>
              <w:bottom w:val="single" w:sz="4" w:space="0" w:color="auto"/>
              <w:right w:val="single" w:sz="4" w:space="0" w:color="auto"/>
            </w:tcBorders>
          </w:tcPr>
          <w:p w14:paraId="64AE3968" w14:textId="77777777" w:rsidR="007D76ED" w:rsidRDefault="007D76ED" w:rsidP="00965F49">
            <w:pPr>
              <w:rPr>
                <w:ins w:id="7113" w:author="Sowndarya S (WT01 - Manufacturing &amp; Hi Tech)" w:date="2015-03-23T15:00:00Z"/>
                <w:rFonts w:asciiTheme="minorHAnsi" w:hAnsiTheme="minorHAnsi" w:cstheme="minorHAnsi"/>
                <w:color w:val="000000"/>
                <w:sz w:val="18"/>
                <w:szCs w:val="16"/>
              </w:rPr>
            </w:pPr>
            <w:ins w:id="7114"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ADD3003" w14:textId="77777777" w:rsidR="007D76ED" w:rsidRDefault="007D76ED" w:rsidP="00965F49">
            <w:pPr>
              <w:rPr>
                <w:ins w:id="7115" w:author="Sowndarya S (WT01 - Manufacturing &amp; Hi Tech)" w:date="2015-03-23T15:00:00Z"/>
                <w:rFonts w:ascii="Arial" w:hAnsi="Arial" w:cs="Arial"/>
              </w:rPr>
            </w:pPr>
            <w:ins w:id="7116"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6287A5C6" w14:textId="77777777" w:rsidR="007D76ED" w:rsidRDefault="007D76ED" w:rsidP="00965F49">
            <w:pPr>
              <w:rPr>
                <w:ins w:id="7117" w:author="Sowndarya S (WT01 - Manufacturing &amp; Hi Tech)" w:date="2015-03-23T15:00:00Z"/>
                <w:rFonts w:asciiTheme="minorHAnsi" w:hAnsiTheme="minorHAnsi" w:cstheme="minorHAnsi"/>
                <w:color w:val="000000"/>
                <w:sz w:val="18"/>
                <w:szCs w:val="16"/>
              </w:rPr>
            </w:pPr>
            <w:ins w:id="7118" w:author="Sowndarya S (WT01 - Manufacturing &amp; Hi Tech)" w:date="2015-03-23T15:00:00Z">
              <w:r>
                <w:rPr>
                  <w:rFonts w:asciiTheme="minorHAnsi" w:hAnsiTheme="minorHAnsi" w:cstheme="minorHAnsi"/>
                  <w:color w:val="000000"/>
                  <w:sz w:val="18"/>
                  <w:szCs w:val="16"/>
                </w:rPr>
                <w:t>Revenue of sep</w:t>
              </w:r>
            </w:ins>
          </w:p>
        </w:tc>
      </w:tr>
      <w:tr w:rsidR="007D76ED" w:rsidRPr="00D30FA1" w14:paraId="542FEBC2" w14:textId="77777777" w:rsidTr="00965F49">
        <w:trPr>
          <w:ins w:id="7119"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6977C986" w14:textId="77777777" w:rsidR="007D76ED" w:rsidRDefault="007D76ED" w:rsidP="00965F49">
            <w:pPr>
              <w:rPr>
                <w:ins w:id="7120" w:author="Sowndarya S (WT01 - Manufacturing &amp; Hi Tech)" w:date="2015-03-23T15:00:00Z"/>
                <w:rFonts w:asciiTheme="minorHAnsi" w:hAnsiTheme="minorHAnsi" w:cstheme="minorHAnsi"/>
                <w:color w:val="000000"/>
                <w:sz w:val="18"/>
                <w:szCs w:val="16"/>
              </w:rPr>
            </w:pPr>
            <w:ins w:id="7121" w:author="Sowndarya S (WT01 - Manufacturing &amp; Hi Tech)" w:date="2015-03-23T15:00:00Z">
              <w:r>
                <w:rPr>
                  <w:rFonts w:asciiTheme="minorHAnsi" w:hAnsiTheme="minorHAnsi" w:cstheme="minorHAnsi"/>
                  <w:color w:val="000000"/>
                  <w:sz w:val="18"/>
                  <w:szCs w:val="16"/>
                </w:rPr>
                <w:t>REV_OCT</w:t>
              </w:r>
            </w:ins>
          </w:p>
        </w:tc>
        <w:tc>
          <w:tcPr>
            <w:tcW w:w="2160" w:type="dxa"/>
            <w:tcBorders>
              <w:top w:val="single" w:sz="4" w:space="0" w:color="auto"/>
              <w:left w:val="single" w:sz="4" w:space="0" w:color="auto"/>
              <w:bottom w:val="single" w:sz="4" w:space="0" w:color="auto"/>
              <w:right w:val="single" w:sz="4" w:space="0" w:color="auto"/>
            </w:tcBorders>
          </w:tcPr>
          <w:p w14:paraId="337B0D98" w14:textId="77777777" w:rsidR="007D76ED" w:rsidRDefault="007D76ED" w:rsidP="00965F49">
            <w:pPr>
              <w:rPr>
                <w:ins w:id="7122" w:author="Sowndarya S (WT01 - Manufacturing &amp; Hi Tech)" w:date="2015-03-23T15:00:00Z"/>
                <w:rFonts w:asciiTheme="minorHAnsi" w:hAnsiTheme="minorHAnsi" w:cstheme="minorHAnsi"/>
                <w:color w:val="000000"/>
                <w:sz w:val="18"/>
                <w:szCs w:val="16"/>
              </w:rPr>
            </w:pPr>
            <w:ins w:id="7123"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2C559FC" w14:textId="77777777" w:rsidR="007D76ED" w:rsidRDefault="007D76ED" w:rsidP="00965F49">
            <w:pPr>
              <w:rPr>
                <w:ins w:id="7124" w:author="Sowndarya S (WT01 - Manufacturing &amp; Hi Tech)" w:date="2015-03-23T15:00:00Z"/>
                <w:rFonts w:ascii="Arial" w:hAnsi="Arial" w:cs="Arial"/>
              </w:rPr>
            </w:pPr>
            <w:ins w:id="7125"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3819E340" w14:textId="77777777" w:rsidR="007D76ED" w:rsidRDefault="007D76ED" w:rsidP="00965F49">
            <w:pPr>
              <w:rPr>
                <w:ins w:id="7126" w:author="Sowndarya S (WT01 - Manufacturing &amp; Hi Tech)" w:date="2015-03-23T15:00:00Z"/>
                <w:rFonts w:asciiTheme="minorHAnsi" w:hAnsiTheme="minorHAnsi" w:cstheme="minorHAnsi"/>
                <w:color w:val="000000"/>
                <w:sz w:val="18"/>
                <w:szCs w:val="16"/>
              </w:rPr>
            </w:pPr>
            <w:ins w:id="7127" w:author="Sowndarya S (WT01 - Manufacturing &amp; Hi Tech)" w:date="2015-03-23T15:00:00Z">
              <w:r>
                <w:rPr>
                  <w:rFonts w:asciiTheme="minorHAnsi" w:hAnsiTheme="minorHAnsi" w:cstheme="minorHAnsi"/>
                  <w:color w:val="000000"/>
                  <w:sz w:val="18"/>
                  <w:szCs w:val="16"/>
                </w:rPr>
                <w:t>Revenue  of oct</w:t>
              </w:r>
            </w:ins>
          </w:p>
        </w:tc>
      </w:tr>
      <w:tr w:rsidR="007D76ED" w:rsidRPr="00D30FA1" w14:paraId="6E5B84B6" w14:textId="77777777" w:rsidTr="00965F49">
        <w:trPr>
          <w:ins w:id="7128"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4D7465B1" w14:textId="77777777" w:rsidR="007D76ED" w:rsidRDefault="007D76ED" w:rsidP="00965F49">
            <w:pPr>
              <w:rPr>
                <w:ins w:id="7129" w:author="Sowndarya S (WT01 - Manufacturing &amp; Hi Tech)" w:date="2015-03-23T15:00:00Z"/>
                <w:rFonts w:asciiTheme="minorHAnsi" w:hAnsiTheme="minorHAnsi" w:cstheme="minorHAnsi"/>
                <w:color w:val="000000"/>
                <w:sz w:val="18"/>
                <w:szCs w:val="16"/>
              </w:rPr>
            </w:pPr>
            <w:ins w:id="7130" w:author="Sowndarya S (WT01 - Manufacturing &amp; Hi Tech)" w:date="2015-03-23T15:00:00Z">
              <w:r>
                <w:rPr>
                  <w:rFonts w:asciiTheme="minorHAnsi" w:hAnsiTheme="minorHAnsi" w:cstheme="minorHAnsi"/>
                  <w:color w:val="000000"/>
                  <w:sz w:val="18"/>
                  <w:szCs w:val="16"/>
                </w:rPr>
                <w:t>REV_NOV</w:t>
              </w:r>
            </w:ins>
          </w:p>
        </w:tc>
        <w:tc>
          <w:tcPr>
            <w:tcW w:w="2160" w:type="dxa"/>
            <w:tcBorders>
              <w:top w:val="single" w:sz="4" w:space="0" w:color="auto"/>
              <w:left w:val="single" w:sz="4" w:space="0" w:color="auto"/>
              <w:bottom w:val="single" w:sz="4" w:space="0" w:color="auto"/>
              <w:right w:val="single" w:sz="4" w:space="0" w:color="auto"/>
            </w:tcBorders>
          </w:tcPr>
          <w:p w14:paraId="056E0694" w14:textId="77777777" w:rsidR="007D76ED" w:rsidRDefault="007D76ED" w:rsidP="00965F49">
            <w:pPr>
              <w:rPr>
                <w:ins w:id="7131" w:author="Sowndarya S (WT01 - Manufacturing &amp; Hi Tech)" w:date="2015-03-23T15:00:00Z"/>
                <w:rFonts w:asciiTheme="minorHAnsi" w:hAnsiTheme="minorHAnsi" w:cstheme="minorHAnsi"/>
                <w:color w:val="000000"/>
                <w:sz w:val="18"/>
                <w:szCs w:val="16"/>
              </w:rPr>
            </w:pPr>
            <w:ins w:id="7132"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8FF15FC" w14:textId="77777777" w:rsidR="007D76ED" w:rsidRDefault="007D76ED" w:rsidP="00965F49">
            <w:pPr>
              <w:rPr>
                <w:ins w:id="7133" w:author="Sowndarya S (WT01 - Manufacturing &amp; Hi Tech)" w:date="2015-03-23T15:00:00Z"/>
                <w:rFonts w:ascii="Arial" w:hAnsi="Arial" w:cs="Arial"/>
              </w:rPr>
            </w:pPr>
            <w:ins w:id="7134"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1CFB438F" w14:textId="77777777" w:rsidR="007D76ED" w:rsidRDefault="007D76ED" w:rsidP="00965F49">
            <w:pPr>
              <w:rPr>
                <w:ins w:id="7135" w:author="Sowndarya S (WT01 - Manufacturing &amp; Hi Tech)" w:date="2015-03-23T15:00:00Z"/>
                <w:rFonts w:asciiTheme="minorHAnsi" w:hAnsiTheme="minorHAnsi" w:cstheme="minorHAnsi"/>
                <w:color w:val="000000"/>
                <w:sz w:val="18"/>
                <w:szCs w:val="16"/>
              </w:rPr>
            </w:pPr>
            <w:ins w:id="7136" w:author="Sowndarya S (WT01 - Manufacturing &amp; Hi Tech)" w:date="2015-03-23T15:00:00Z">
              <w:r>
                <w:rPr>
                  <w:rFonts w:asciiTheme="minorHAnsi" w:hAnsiTheme="minorHAnsi" w:cstheme="minorHAnsi"/>
                  <w:color w:val="000000"/>
                  <w:sz w:val="18"/>
                  <w:szCs w:val="16"/>
                </w:rPr>
                <w:t>Revenue of nov</w:t>
              </w:r>
            </w:ins>
          </w:p>
        </w:tc>
      </w:tr>
      <w:tr w:rsidR="007D76ED" w:rsidRPr="00D30FA1" w14:paraId="23ABFB0E" w14:textId="77777777" w:rsidTr="00965F49">
        <w:trPr>
          <w:ins w:id="7137"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47FF2A0F" w14:textId="77777777" w:rsidR="007D76ED" w:rsidRDefault="007D76ED" w:rsidP="00965F49">
            <w:pPr>
              <w:rPr>
                <w:ins w:id="7138" w:author="Sowndarya S (WT01 - Manufacturing &amp; Hi Tech)" w:date="2015-03-23T15:00:00Z"/>
                <w:rFonts w:asciiTheme="minorHAnsi" w:hAnsiTheme="minorHAnsi" w:cstheme="minorHAnsi"/>
                <w:color w:val="000000"/>
                <w:sz w:val="18"/>
                <w:szCs w:val="16"/>
              </w:rPr>
            </w:pPr>
            <w:ins w:id="7139" w:author="Sowndarya S (WT01 - Manufacturing &amp; Hi Tech)" w:date="2015-03-23T15:00:00Z">
              <w:r>
                <w:rPr>
                  <w:rFonts w:asciiTheme="minorHAnsi" w:hAnsiTheme="minorHAnsi" w:cstheme="minorHAnsi"/>
                  <w:color w:val="000000"/>
                  <w:sz w:val="18"/>
                  <w:szCs w:val="16"/>
                </w:rPr>
                <w:t>REV_DEC</w:t>
              </w:r>
            </w:ins>
          </w:p>
        </w:tc>
        <w:tc>
          <w:tcPr>
            <w:tcW w:w="2160" w:type="dxa"/>
            <w:tcBorders>
              <w:top w:val="single" w:sz="4" w:space="0" w:color="auto"/>
              <w:left w:val="single" w:sz="4" w:space="0" w:color="auto"/>
              <w:bottom w:val="single" w:sz="4" w:space="0" w:color="auto"/>
              <w:right w:val="single" w:sz="4" w:space="0" w:color="auto"/>
            </w:tcBorders>
          </w:tcPr>
          <w:p w14:paraId="22FD69AD" w14:textId="77777777" w:rsidR="007D76ED" w:rsidRDefault="007D76ED" w:rsidP="00965F49">
            <w:pPr>
              <w:rPr>
                <w:ins w:id="7140" w:author="Sowndarya S (WT01 - Manufacturing &amp; Hi Tech)" w:date="2015-03-23T15:00:00Z"/>
                <w:rFonts w:asciiTheme="minorHAnsi" w:hAnsiTheme="minorHAnsi" w:cstheme="minorHAnsi"/>
                <w:color w:val="000000"/>
                <w:sz w:val="18"/>
                <w:szCs w:val="16"/>
              </w:rPr>
            </w:pPr>
            <w:ins w:id="7141"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ECBDEB9" w14:textId="77777777" w:rsidR="007D76ED" w:rsidRDefault="007D76ED" w:rsidP="00965F49">
            <w:pPr>
              <w:rPr>
                <w:ins w:id="7142" w:author="Sowndarya S (WT01 - Manufacturing &amp; Hi Tech)" w:date="2015-03-23T15:00:00Z"/>
                <w:rFonts w:ascii="Arial" w:hAnsi="Arial" w:cs="Arial"/>
              </w:rPr>
            </w:pPr>
            <w:ins w:id="7143"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1E2C46FC" w14:textId="77777777" w:rsidR="007D76ED" w:rsidRDefault="007D76ED" w:rsidP="00965F49">
            <w:pPr>
              <w:rPr>
                <w:ins w:id="7144" w:author="Sowndarya S (WT01 - Manufacturing &amp; Hi Tech)" w:date="2015-03-23T15:00:00Z"/>
                <w:rFonts w:asciiTheme="minorHAnsi" w:hAnsiTheme="minorHAnsi" w:cstheme="minorHAnsi"/>
                <w:color w:val="000000"/>
                <w:sz w:val="18"/>
                <w:szCs w:val="16"/>
              </w:rPr>
            </w:pPr>
            <w:ins w:id="7145" w:author="Sowndarya S (WT01 - Manufacturing &amp; Hi Tech)" w:date="2015-03-23T15:00:00Z">
              <w:r>
                <w:rPr>
                  <w:rFonts w:asciiTheme="minorHAnsi" w:hAnsiTheme="minorHAnsi" w:cstheme="minorHAnsi"/>
                  <w:color w:val="000000"/>
                  <w:sz w:val="18"/>
                  <w:szCs w:val="16"/>
                </w:rPr>
                <w:t>Revenue of dec</w:t>
              </w:r>
            </w:ins>
          </w:p>
        </w:tc>
      </w:tr>
      <w:tr w:rsidR="007D76ED" w:rsidRPr="00D30FA1" w14:paraId="75343A0D" w14:textId="77777777" w:rsidTr="00965F49">
        <w:trPr>
          <w:ins w:id="7146"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17CB02D5" w14:textId="77777777" w:rsidR="007D76ED" w:rsidRDefault="007D76ED" w:rsidP="00965F49">
            <w:pPr>
              <w:rPr>
                <w:ins w:id="7147" w:author="Sowndarya S (WT01 - Manufacturing &amp; Hi Tech)" w:date="2015-03-23T15:00:00Z"/>
                <w:rFonts w:asciiTheme="minorHAnsi" w:hAnsiTheme="minorHAnsi" w:cstheme="minorHAnsi"/>
                <w:color w:val="000000"/>
                <w:sz w:val="18"/>
                <w:szCs w:val="16"/>
              </w:rPr>
            </w:pPr>
            <w:ins w:id="7148" w:author="Sowndarya S (WT01 - Manufacturing &amp; Hi Tech)" w:date="2015-03-23T15:00:00Z">
              <w:r>
                <w:rPr>
                  <w:rFonts w:asciiTheme="minorHAnsi" w:hAnsiTheme="minorHAnsi" w:cstheme="minorHAnsi"/>
                  <w:color w:val="000000"/>
                  <w:sz w:val="18"/>
                  <w:szCs w:val="16"/>
                </w:rPr>
                <w:t>PRO_JAN</w:t>
              </w:r>
            </w:ins>
          </w:p>
        </w:tc>
        <w:tc>
          <w:tcPr>
            <w:tcW w:w="2160" w:type="dxa"/>
            <w:tcBorders>
              <w:top w:val="single" w:sz="4" w:space="0" w:color="auto"/>
              <w:left w:val="single" w:sz="4" w:space="0" w:color="auto"/>
              <w:bottom w:val="single" w:sz="4" w:space="0" w:color="auto"/>
              <w:right w:val="single" w:sz="4" w:space="0" w:color="auto"/>
            </w:tcBorders>
          </w:tcPr>
          <w:p w14:paraId="62386870" w14:textId="77777777" w:rsidR="007D76ED" w:rsidRDefault="007D76ED" w:rsidP="00965F49">
            <w:pPr>
              <w:rPr>
                <w:ins w:id="7149" w:author="Sowndarya S (WT01 - Manufacturing &amp; Hi Tech)" w:date="2015-03-23T15:00:00Z"/>
                <w:rFonts w:asciiTheme="minorHAnsi" w:hAnsiTheme="minorHAnsi" w:cstheme="minorHAnsi"/>
                <w:color w:val="000000"/>
                <w:sz w:val="18"/>
                <w:szCs w:val="16"/>
              </w:rPr>
            </w:pPr>
            <w:ins w:id="7150"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90B8055" w14:textId="77777777" w:rsidR="007D76ED" w:rsidRDefault="007D76ED" w:rsidP="00965F49">
            <w:pPr>
              <w:rPr>
                <w:ins w:id="7151" w:author="Sowndarya S (WT01 - Manufacturing &amp; Hi Tech)" w:date="2015-03-23T15:00:00Z"/>
                <w:rFonts w:ascii="Arial" w:hAnsi="Arial" w:cs="Arial"/>
              </w:rPr>
            </w:pPr>
            <w:ins w:id="7152"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39470915" w14:textId="77777777" w:rsidR="007D76ED" w:rsidRDefault="007D76ED" w:rsidP="00965F49">
            <w:pPr>
              <w:rPr>
                <w:ins w:id="7153" w:author="Sowndarya S (WT01 - Manufacturing &amp; Hi Tech)" w:date="2015-03-23T15:00:00Z"/>
                <w:rFonts w:asciiTheme="minorHAnsi" w:hAnsiTheme="minorHAnsi" w:cstheme="minorHAnsi"/>
                <w:color w:val="000000"/>
                <w:sz w:val="18"/>
                <w:szCs w:val="16"/>
              </w:rPr>
            </w:pPr>
            <w:ins w:id="7154" w:author="Sowndarya S (WT01 - Manufacturing &amp; Hi Tech)" w:date="2015-03-23T15:00:00Z">
              <w:r>
                <w:rPr>
                  <w:rFonts w:asciiTheme="minorHAnsi" w:hAnsiTheme="minorHAnsi" w:cstheme="minorHAnsi"/>
                  <w:color w:val="000000"/>
                  <w:sz w:val="18"/>
                  <w:szCs w:val="16"/>
                </w:rPr>
                <w:t>Profit of jan</w:t>
              </w:r>
            </w:ins>
          </w:p>
        </w:tc>
      </w:tr>
      <w:tr w:rsidR="007D76ED" w:rsidRPr="00D30FA1" w14:paraId="64A6BE11" w14:textId="77777777" w:rsidTr="00965F49">
        <w:trPr>
          <w:ins w:id="7155"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6FA3F33D" w14:textId="77777777" w:rsidR="007D76ED" w:rsidRDefault="007D76ED" w:rsidP="00965F49">
            <w:pPr>
              <w:rPr>
                <w:ins w:id="7156" w:author="Sowndarya S (WT01 - Manufacturing &amp; Hi Tech)" w:date="2015-03-23T15:00:00Z"/>
                <w:rFonts w:asciiTheme="minorHAnsi" w:hAnsiTheme="minorHAnsi" w:cstheme="minorHAnsi"/>
                <w:color w:val="000000"/>
                <w:sz w:val="18"/>
                <w:szCs w:val="16"/>
              </w:rPr>
            </w:pPr>
            <w:ins w:id="7157" w:author="Sowndarya S (WT01 - Manufacturing &amp; Hi Tech)" w:date="2015-03-23T15:00:00Z">
              <w:r>
                <w:rPr>
                  <w:rFonts w:asciiTheme="minorHAnsi" w:hAnsiTheme="minorHAnsi" w:cstheme="minorHAnsi"/>
                  <w:color w:val="000000"/>
                  <w:sz w:val="18"/>
                  <w:szCs w:val="16"/>
                </w:rPr>
                <w:t>PRO_FEB</w:t>
              </w:r>
            </w:ins>
          </w:p>
        </w:tc>
        <w:tc>
          <w:tcPr>
            <w:tcW w:w="2160" w:type="dxa"/>
            <w:tcBorders>
              <w:top w:val="single" w:sz="4" w:space="0" w:color="auto"/>
              <w:left w:val="single" w:sz="4" w:space="0" w:color="auto"/>
              <w:bottom w:val="single" w:sz="4" w:space="0" w:color="auto"/>
              <w:right w:val="single" w:sz="4" w:space="0" w:color="auto"/>
            </w:tcBorders>
          </w:tcPr>
          <w:p w14:paraId="7FB7685D" w14:textId="77777777" w:rsidR="007D76ED" w:rsidRDefault="007D76ED" w:rsidP="00965F49">
            <w:pPr>
              <w:rPr>
                <w:ins w:id="7158" w:author="Sowndarya S (WT01 - Manufacturing &amp; Hi Tech)" w:date="2015-03-23T15:00:00Z"/>
                <w:rFonts w:asciiTheme="minorHAnsi" w:hAnsiTheme="minorHAnsi" w:cstheme="minorHAnsi"/>
                <w:color w:val="000000"/>
                <w:sz w:val="18"/>
                <w:szCs w:val="16"/>
              </w:rPr>
            </w:pPr>
            <w:ins w:id="7159"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A2BA5B5" w14:textId="77777777" w:rsidR="007D76ED" w:rsidRDefault="007D76ED" w:rsidP="00965F49">
            <w:pPr>
              <w:rPr>
                <w:ins w:id="7160" w:author="Sowndarya S (WT01 - Manufacturing &amp; Hi Tech)" w:date="2015-03-23T15:00:00Z"/>
                <w:rFonts w:ascii="Arial" w:hAnsi="Arial" w:cs="Arial"/>
              </w:rPr>
            </w:pPr>
            <w:ins w:id="7161"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3780D637" w14:textId="77777777" w:rsidR="007D76ED" w:rsidRDefault="007D76ED" w:rsidP="00965F49">
            <w:pPr>
              <w:rPr>
                <w:ins w:id="7162" w:author="Sowndarya S (WT01 - Manufacturing &amp; Hi Tech)" w:date="2015-03-23T15:00:00Z"/>
                <w:rFonts w:asciiTheme="minorHAnsi" w:hAnsiTheme="minorHAnsi" w:cstheme="minorHAnsi"/>
                <w:color w:val="000000"/>
                <w:sz w:val="18"/>
                <w:szCs w:val="16"/>
              </w:rPr>
            </w:pPr>
            <w:ins w:id="7163" w:author="Sowndarya S (WT01 - Manufacturing &amp; Hi Tech)" w:date="2015-03-23T15:00:00Z">
              <w:r>
                <w:rPr>
                  <w:rFonts w:asciiTheme="minorHAnsi" w:hAnsiTheme="minorHAnsi" w:cstheme="minorHAnsi"/>
                  <w:color w:val="000000"/>
                  <w:sz w:val="18"/>
                  <w:szCs w:val="16"/>
                </w:rPr>
                <w:t>Profit of feb</w:t>
              </w:r>
            </w:ins>
          </w:p>
        </w:tc>
      </w:tr>
      <w:tr w:rsidR="007D76ED" w:rsidRPr="00D30FA1" w14:paraId="10F14715" w14:textId="77777777" w:rsidTr="00965F49">
        <w:trPr>
          <w:ins w:id="7164"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6BD673F4" w14:textId="77777777" w:rsidR="007D76ED" w:rsidRDefault="007D76ED" w:rsidP="00965F49">
            <w:pPr>
              <w:rPr>
                <w:ins w:id="7165" w:author="Sowndarya S (WT01 - Manufacturing &amp; Hi Tech)" w:date="2015-03-23T15:00:00Z"/>
                <w:rFonts w:asciiTheme="minorHAnsi" w:hAnsiTheme="minorHAnsi" w:cstheme="minorHAnsi"/>
                <w:color w:val="000000"/>
                <w:sz w:val="18"/>
                <w:szCs w:val="16"/>
              </w:rPr>
            </w:pPr>
            <w:ins w:id="7166" w:author="Sowndarya S (WT01 - Manufacturing &amp; Hi Tech)" w:date="2015-03-23T15:00:00Z">
              <w:r>
                <w:rPr>
                  <w:rFonts w:asciiTheme="minorHAnsi" w:hAnsiTheme="minorHAnsi" w:cstheme="minorHAnsi"/>
                  <w:color w:val="000000"/>
                  <w:sz w:val="18"/>
                  <w:szCs w:val="16"/>
                </w:rPr>
                <w:t>PRO_MAR</w:t>
              </w:r>
            </w:ins>
          </w:p>
        </w:tc>
        <w:tc>
          <w:tcPr>
            <w:tcW w:w="2160" w:type="dxa"/>
            <w:tcBorders>
              <w:top w:val="single" w:sz="4" w:space="0" w:color="auto"/>
              <w:left w:val="single" w:sz="4" w:space="0" w:color="auto"/>
              <w:bottom w:val="single" w:sz="4" w:space="0" w:color="auto"/>
              <w:right w:val="single" w:sz="4" w:space="0" w:color="auto"/>
            </w:tcBorders>
          </w:tcPr>
          <w:p w14:paraId="1D2B596B" w14:textId="77777777" w:rsidR="007D76ED" w:rsidRDefault="007D76ED" w:rsidP="00965F49">
            <w:pPr>
              <w:rPr>
                <w:ins w:id="7167" w:author="Sowndarya S (WT01 - Manufacturing &amp; Hi Tech)" w:date="2015-03-23T15:00:00Z"/>
                <w:rFonts w:asciiTheme="minorHAnsi" w:hAnsiTheme="minorHAnsi" w:cstheme="minorHAnsi"/>
                <w:color w:val="000000"/>
                <w:sz w:val="18"/>
                <w:szCs w:val="16"/>
              </w:rPr>
            </w:pPr>
            <w:ins w:id="7168"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312286D" w14:textId="77777777" w:rsidR="007D76ED" w:rsidRDefault="007D76ED" w:rsidP="00965F49">
            <w:pPr>
              <w:rPr>
                <w:ins w:id="7169" w:author="Sowndarya S (WT01 - Manufacturing &amp; Hi Tech)" w:date="2015-03-23T15:00:00Z"/>
                <w:rFonts w:ascii="Arial" w:hAnsi="Arial" w:cs="Arial"/>
              </w:rPr>
            </w:pPr>
            <w:ins w:id="7170"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0AA5AD2D" w14:textId="77777777" w:rsidR="007D76ED" w:rsidRDefault="007D76ED" w:rsidP="00965F49">
            <w:pPr>
              <w:rPr>
                <w:ins w:id="7171" w:author="Sowndarya S (WT01 - Manufacturing &amp; Hi Tech)" w:date="2015-03-23T15:00:00Z"/>
                <w:rFonts w:asciiTheme="minorHAnsi" w:hAnsiTheme="minorHAnsi" w:cstheme="minorHAnsi"/>
                <w:color w:val="000000"/>
                <w:sz w:val="18"/>
                <w:szCs w:val="16"/>
              </w:rPr>
            </w:pPr>
            <w:ins w:id="7172" w:author="Sowndarya S (WT01 - Manufacturing &amp; Hi Tech)" w:date="2015-03-23T15:00:00Z">
              <w:r>
                <w:rPr>
                  <w:rFonts w:asciiTheme="minorHAnsi" w:hAnsiTheme="minorHAnsi" w:cstheme="minorHAnsi"/>
                  <w:color w:val="000000"/>
                  <w:sz w:val="18"/>
                  <w:szCs w:val="16"/>
                </w:rPr>
                <w:t>Profit of mar</w:t>
              </w:r>
            </w:ins>
          </w:p>
        </w:tc>
      </w:tr>
      <w:tr w:rsidR="007D76ED" w:rsidRPr="00D30FA1" w14:paraId="0A221D07" w14:textId="77777777" w:rsidTr="00965F49">
        <w:trPr>
          <w:ins w:id="7173"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134098CB" w14:textId="77777777" w:rsidR="007D76ED" w:rsidRDefault="007D76ED" w:rsidP="00965F49">
            <w:pPr>
              <w:rPr>
                <w:ins w:id="7174" w:author="Sowndarya S (WT01 - Manufacturing &amp; Hi Tech)" w:date="2015-03-23T15:00:00Z"/>
                <w:rFonts w:asciiTheme="minorHAnsi" w:hAnsiTheme="minorHAnsi" w:cstheme="minorHAnsi"/>
                <w:color w:val="000000"/>
                <w:sz w:val="18"/>
                <w:szCs w:val="16"/>
              </w:rPr>
            </w:pPr>
            <w:ins w:id="7175" w:author="Sowndarya S (WT01 - Manufacturing &amp; Hi Tech)" w:date="2015-03-23T15:00:00Z">
              <w:r>
                <w:rPr>
                  <w:rFonts w:asciiTheme="minorHAnsi" w:hAnsiTheme="minorHAnsi" w:cstheme="minorHAnsi"/>
                  <w:color w:val="000000"/>
                  <w:sz w:val="18"/>
                  <w:szCs w:val="16"/>
                </w:rPr>
                <w:t>PRO_APR</w:t>
              </w:r>
            </w:ins>
          </w:p>
        </w:tc>
        <w:tc>
          <w:tcPr>
            <w:tcW w:w="2160" w:type="dxa"/>
            <w:tcBorders>
              <w:top w:val="single" w:sz="4" w:space="0" w:color="auto"/>
              <w:left w:val="single" w:sz="4" w:space="0" w:color="auto"/>
              <w:bottom w:val="single" w:sz="4" w:space="0" w:color="auto"/>
              <w:right w:val="single" w:sz="4" w:space="0" w:color="auto"/>
            </w:tcBorders>
          </w:tcPr>
          <w:p w14:paraId="30326503" w14:textId="77777777" w:rsidR="007D76ED" w:rsidRDefault="007D76ED" w:rsidP="00965F49">
            <w:pPr>
              <w:rPr>
                <w:ins w:id="7176" w:author="Sowndarya S (WT01 - Manufacturing &amp; Hi Tech)" w:date="2015-03-23T15:00:00Z"/>
                <w:rFonts w:asciiTheme="minorHAnsi" w:hAnsiTheme="minorHAnsi" w:cstheme="minorHAnsi"/>
                <w:color w:val="000000"/>
                <w:sz w:val="18"/>
                <w:szCs w:val="16"/>
              </w:rPr>
            </w:pPr>
            <w:ins w:id="7177"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9DF96" w14:textId="77777777" w:rsidR="007D76ED" w:rsidRDefault="007D76ED" w:rsidP="00965F49">
            <w:pPr>
              <w:rPr>
                <w:ins w:id="7178" w:author="Sowndarya S (WT01 - Manufacturing &amp; Hi Tech)" w:date="2015-03-23T15:00:00Z"/>
                <w:rFonts w:ascii="Arial" w:hAnsi="Arial" w:cs="Arial"/>
              </w:rPr>
            </w:pPr>
            <w:ins w:id="7179"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4AE33982" w14:textId="77777777" w:rsidR="007D76ED" w:rsidRDefault="007D76ED" w:rsidP="00965F49">
            <w:pPr>
              <w:rPr>
                <w:ins w:id="7180" w:author="Sowndarya S (WT01 - Manufacturing &amp; Hi Tech)" w:date="2015-03-23T15:00:00Z"/>
                <w:rFonts w:asciiTheme="minorHAnsi" w:hAnsiTheme="minorHAnsi" w:cstheme="minorHAnsi"/>
                <w:color w:val="000000"/>
                <w:sz w:val="18"/>
                <w:szCs w:val="16"/>
              </w:rPr>
            </w:pPr>
            <w:ins w:id="7181" w:author="Sowndarya S (WT01 - Manufacturing &amp; Hi Tech)" w:date="2015-03-23T15:00:00Z">
              <w:r>
                <w:rPr>
                  <w:rFonts w:asciiTheme="minorHAnsi" w:hAnsiTheme="minorHAnsi" w:cstheme="minorHAnsi"/>
                  <w:color w:val="000000"/>
                  <w:sz w:val="18"/>
                  <w:szCs w:val="16"/>
                </w:rPr>
                <w:t>Profit of apr</w:t>
              </w:r>
            </w:ins>
          </w:p>
        </w:tc>
      </w:tr>
      <w:tr w:rsidR="007D76ED" w:rsidRPr="00D30FA1" w14:paraId="73E1E212" w14:textId="77777777" w:rsidTr="00965F49">
        <w:trPr>
          <w:ins w:id="7182"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59C03F20" w14:textId="77777777" w:rsidR="007D76ED" w:rsidRDefault="007D76ED" w:rsidP="00965F49">
            <w:pPr>
              <w:rPr>
                <w:ins w:id="7183" w:author="Sowndarya S (WT01 - Manufacturing &amp; Hi Tech)" w:date="2015-03-23T15:00:00Z"/>
                <w:rFonts w:asciiTheme="minorHAnsi" w:hAnsiTheme="minorHAnsi" w:cstheme="minorHAnsi"/>
                <w:color w:val="000000"/>
                <w:sz w:val="18"/>
                <w:szCs w:val="16"/>
              </w:rPr>
            </w:pPr>
            <w:ins w:id="7184" w:author="Sowndarya S (WT01 - Manufacturing &amp; Hi Tech)" w:date="2015-03-23T15:00:00Z">
              <w:r>
                <w:rPr>
                  <w:rFonts w:asciiTheme="minorHAnsi" w:hAnsiTheme="minorHAnsi" w:cstheme="minorHAnsi"/>
                  <w:color w:val="000000"/>
                  <w:sz w:val="18"/>
                  <w:szCs w:val="16"/>
                </w:rPr>
                <w:t>PRO_MAY</w:t>
              </w:r>
            </w:ins>
          </w:p>
        </w:tc>
        <w:tc>
          <w:tcPr>
            <w:tcW w:w="2160" w:type="dxa"/>
            <w:tcBorders>
              <w:top w:val="single" w:sz="4" w:space="0" w:color="auto"/>
              <w:left w:val="single" w:sz="4" w:space="0" w:color="auto"/>
              <w:bottom w:val="single" w:sz="4" w:space="0" w:color="auto"/>
              <w:right w:val="single" w:sz="4" w:space="0" w:color="auto"/>
            </w:tcBorders>
          </w:tcPr>
          <w:p w14:paraId="3F42A78F" w14:textId="77777777" w:rsidR="007D76ED" w:rsidRDefault="007D76ED" w:rsidP="00965F49">
            <w:pPr>
              <w:rPr>
                <w:ins w:id="7185" w:author="Sowndarya S (WT01 - Manufacturing &amp; Hi Tech)" w:date="2015-03-23T15:00:00Z"/>
                <w:rFonts w:asciiTheme="minorHAnsi" w:hAnsiTheme="minorHAnsi" w:cstheme="minorHAnsi"/>
                <w:color w:val="000000"/>
                <w:sz w:val="18"/>
                <w:szCs w:val="16"/>
              </w:rPr>
            </w:pPr>
            <w:ins w:id="7186"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B22F93B" w14:textId="77777777" w:rsidR="007D76ED" w:rsidRDefault="007D76ED" w:rsidP="00965F49">
            <w:pPr>
              <w:rPr>
                <w:ins w:id="7187" w:author="Sowndarya S (WT01 - Manufacturing &amp; Hi Tech)" w:date="2015-03-23T15:00:00Z"/>
                <w:rFonts w:ascii="Arial" w:hAnsi="Arial" w:cs="Arial"/>
              </w:rPr>
            </w:pPr>
            <w:ins w:id="7188"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07C035F0" w14:textId="77777777" w:rsidR="007D76ED" w:rsidRDefault="007D76ED" w:rsidP="00965F49">
            <w:pPr>
              <w:rPr>
                <w:ins w:id="7189" w:author="Sowndarya S (WT01 - Manufacturing &amp; Hi Tech)" w:date="2015-03-23T15:00:00Z"/>
                <w:rFonts w:asciiTheme="minorHAnsi" w:hAnsiTheme="minorHAnsi" w:cstheme="minorHAnsi"/>
                <w:color w:val="000000"/>
                <w:sz w:val="18"/>
                <w:szCs w:val="16"/>
              </w:rPr>
            </w:pPr>
            <w:ins w:id="7190" w:author="Sowndarya S (WT01 - Manufacturing &amp; Hi Tech)" w:date="2015-03-23T15:00:00Z">
              <w:r>
                <w:rPr>
                  <w:rFonts w:asciiTheme="minorHAnsi" w:hAnsiTheme="minorHAnsi" w:cstheme="minorHAnsi"/>
                  <w:color w:val="000000"/>
                  <w:sz w:val="18"/>
                  <w:szCs w:val="16"/>
                </w:rPr>
                <w:t>Profit of may</w:t>
              </w:r>
            </w:ins>
          </w:p>
        </w:tc>
      </w:tr>
      <w:tr w:rsidR="007D76ED" w:rsidRPr="00D30FA1" w14:paraId="399725C5" w14:textId="77777777" w:rsidTr="00965F49">
        <w:trPr>
          <w:ins w:id="7191"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3BAABAFC" w14:textId="77777777" w:rsidR="007D76ED" w:rsidRDefault="007D76ED" w:rsidP="00965F49">
            <w:pPr>
              <w:rPr>
                <w:ins w:id="7192" w:author="Sowndarya S (WT01 - Manufacturing &amp; Hi Tech)" w:date="2015-03-23T15:00:00Z"/>
                <w:rFonts w:asciiTheme="minorHAnsi" w:hAnsiTheme="minorHAnsi" w:cstheme="minorHAnsi"/>
                <w:color w:val="000000"/>
                <w:sz w:val="18"/>
                <w:szCs w:val="16"/>
              </w:rPr>
            </w:pPr>
            <w:ins w:id="7193" w:author="Sowndarya S (WT01 - Manufacturing &amp; Hi Tech)" w:date="2015-03-23T15:00:00Z">
              <w:r>
                <w:rPr>
                  <w:rFonts w:asciiTheme="minorHAnsi" w:hAnsiTheme="minorHAnsi" w:cstheme="minorHAnsi"/>
                  <w:color w:val="000000"/>
                  <w:sz w:val="18"/>
                  <w:szCs w:val="16"/>
                </w:rPr>
                <w:t>PRO_JUN</w:t>
              </w:r>
            </w:ins>
          </w:p>
        </w:tc>
        <w:tc>
          <w:tcPr>
            <w:tcW w:w="2160" w:type="dxa"/>
            <w:tcBorders>
              <w:top w:val="single" w:sz="4" w:space="0" w:color="auto"/>
              <w:left w:val="single" w:sz="4" w:space="0" w:color="auto"/>
              <w:bottom w:val="single" w:sz="4" w:space="0" w:color="auto"/>
              <w:right w:val="single" w:sz="4" w:space="0" w:color="auto"/>
            </w:tcBorders>
          </w:tcPr>
          <w:p w14:paraId="1FD4257F" w14:textId="77777777" w:rsidR="007D76ED" w:rsidRDefault="007D76ED" w:rsidP="00965F49">
            <w:pPr>
              <w:rPr>
                <w:ins w:id="7194" w:author="Sowndarya S (WT01 - Manufacturing &amp; Hi Tech)" w:date="2015-03-23T15:00:00Z"/>
                <w:rFonts w:asciiTheme="minorHAnsi" w:hAnsiTheme="minorHAnsi" w:cstheme="minorHAnsi"/>
                <w:color w:val="000000"/>
                <w:sz w:val="18"/>
                <w:szCs w:val="16"/>
              </w:rPr>
            </w:pPr>
            <w:ins w:id="7195"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8AF4BB6" w14:textId="77777777" w:rsidR="007D76ED" w:rsidRDefault="007D76ED" w:rsidP="00965F49">
            <w:pPr>
              <w:rPr>
                <w:ins w:id="7196" w:author="Sowndarya S (WT01 - Manufacturing &amp; Hi Tech)" w:date="2015-03-23T15:00:00Z"/>
                <w:rFonts w:ascii="Arial" w:hAnsi="Arial" w:cs="Arial"/>
              </w:rPr>
            </w:pPr>
            <w:ins w:id="7197"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67F83F09" w14:textId="77777777" w:rsidR="007D76ED" w:rsidRDefault="007D76ED" w:rsidP="00965F49">
            <w:pPr>
              <w:rPr>
                <w:ins w:id="7198" w:author="Sowndarya S (WT01 - Manufacturing &amp; Hi Tech)" w:date="2015-03-23T15:00:00Z"/>
                <w:rFonts w:asciiTheme="minorHAnsi" w:hAnsiTheme="minorHAnsi" w:cstheme="minorHAnsi"/>
                <w:color w:val="000000"/>
                <w:sz w:val="18"/>
                <w:szCs w:val="16"/>
              </w:rPr>
            </w:pPr>
            <w:ins w:id="7199" w:author="Sowndarya S (WT01 - Manufacturing &amp; Hi Tech)" w:date="2015-03-23T15:00:00Z">
              <w:r>
                <w:rPr>
                  <w:rFonts w:asciiTheme="minorHAnsi" w:hAnsiTheme="minorHAnsi" w:cstheme="minorHAnsi"/>
                  <w:color w:val="000000"/>
                  <w:sz w:val="18"/>
                  <w:szCs w:val="16"/>
                </w:rPr>
                <w:t>Profit of jun</w:t>
              </w:r>
            </w:ins>
          </w:p>
        </w:tc>
      </w:tr>
      <w:tr w:rsidR="007D76ED" w:rsidRPr="00D30FA1" w14:paraId="3D897028" w14:textId="77777777" w:rsidTr="00965F49">
        <w:trPr>
          <w:ins w:id="7200"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7690C6D0" w14:textId="77777777" w:rsidR="007D76ED" w:rsidRDefault="007D76ED" w:rsidP="00965F49">
            <w:pPr>
              <w:rPr>
                <w:ins w:id="7201" w:author="Sowndarya S (WT01 - Manufacturing &amp; Hi Tech)" w:date="2015-03-23T15:00:00Z"/>
                <w:rFonts w:asciiTheme="minorHAnsi" w:hAnsiTheme="minorHAnsi" w:cstheme="minorHAnsi"/>
                <w:color w:val="000000"/>
                <w:sz w:val="18"/>
                <w:szCs w:val="16"/>
              </w:rPr>
            </w:pPr>
            <w:ins w:id="7202" w:author="Sowndarya S (WT01 - Manufacturing &amp; Hi Tech)" w:date="2015-03-23T15:00:00Z">
              <w:r>
                <w:rPr>
                  <w:rFonts w:asciiTheme="minorHAnsi" w:hAnsiTheme="minorHAnsi" w:cstheme="minorHAnsi"/>
                  <w:color w:val="000000"/>
                  <w:sz w:val="18"/>
                  <w:szCs w:val="16"/>
                </w:rPr>
                <w:t>PRO_JUL</w:t>
              </w:r>
            </w:ins>
          </w:p>
        </w:tc>
        <w:tc>
          <w:tcPr>
            <w:tcW w:w="2160" w:type="dxa"/>
            <w:tcBorders>
              <w:top w:val="single" w:sz="4" w:space="0" w:color="auto"/>
              <w:left w:val="single" w:sz="4" w:space="0" w:color="auto"/>
              <w:bottom w:val="single" w:sz="4" w:space="0" w:color="auto"/>
              <w:right w:val="single" w:sz="4" w:space="0" w:color="auto"/>
            </w:tcBorders>
          </w:tcPr>
          <w:p w14:paraId="2B280802" w14:textId="77777777" w:rsidR="007D76ED" w:rsidRDefault="007D76ED" w:rsidP="00965F49">
            <w:pPr>
              <w:rPr>
                <w:ins w:id="7203" w:author="Sowndarya S (WT01 - Manufacturing &amp; Hi Tech)" w:date="2015-03-23T15:00:00Z"/>
                <w:rFonts w:asciiTheme="minorHAnsi" w:hAnsiTheme="minorHAnsi" w:cstheme="minorHAnsi"/>
                <w:color w:val="000000"/>
                <w:sz w:val="18"/>
                <w:szCs w:val="16"/>
              </w:rPr>
            </w:pPr>
            <w:ins w:id="7204"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9C804AD" w14:textId="77777777" w:rsidR="007D76ED" w:rsidRDefault="007D76ED" w:rsidP="00965F49">
            <w:pPr>
              <w:rPr>
                <w:ins w:id="7205" w:author="Sowndarya S (WT01 - Manufacturing &amp; Hi Tech)" w:date="2015-03-23T15:00:00Z"/>
                <w:rFonts w:ascii="Arial" w:hAnsi="Arial" w:cs="Arial"/>
              </w:rPr>
            </w:pPr>
            <w:ins w:id="7206"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4968336B" w14:textId="77777777" w:rsidR="007D76ED" w:rsidRDefault="007D76ED" w:rsidP="00965F49">
            <w:pPr>
              <w:rPr>
                <w:ins w:id="7207" w:author="Sowndarya S (WT01 - Manufacturing &amp; Hi Tech)" w:date="2015-03-23T15:00:00Z"/>
                <w:rFonts w:asciiTheme="minorHAnsi" w:hAnsiTheme="minorHAnsi" w:cstheme="minorHAnsi"/>
                <w:color w:val="000000"/>
                <w:sz w:val="18"/>
                <w:szCs w:val="16"/>
              </w:rPr>
            </w:pPr>
            <w:ins w:id="7208" w:author="Sowndarya S (WT01 - Manufacturing &amp; Hi Tech)" w:date="2015-03-23T15:00:00Z">
              <w:r>
                <w:rPr>
                  <w:rFonts w:asciiTheme="minorHAnsi" w:hAnsiTheme="minorHAnsi" w:cstheme="minorHAnsi"/>
                  <w:color w:val="000000"/>
                  <w:sz w:val="18"/>
                  <w:szCs w:val="16"/>
                </w:rPr>
                <w:t>Profit of jul</w:t>
              </w:r>
            </w:ins>
          </w:p>
        </w:tc>
      </w:tr>
      <w:tr w:rsidR="007D76ED" w:rsidRPr="00D30FA1" w14:paraId="2142F474" w14:textId="77777777" w:rsidTr="00965F49">
        <w:trPr>
          <w:ins w:id="7209"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5CA071AA" w14:textId="77777777" w:rsidR="007D76ED" w:rsidRDefault="007D76ED" w:rsidP="00965F49">
            <w:pPr>
              <w:rPr>
                <w:ins w:id="7210" w:author="Sowndarya S (WT01 - Manufacturing &amp; Hi Tech)" w:date="2015-03-23T15:00:00Z"/>
                <w:rFonts w:asciiTheme="minorHAnsi" w:hAnsiTheme="minorHAnsi" w:cstheme="minorHAnsi"/>
                <w:color w:val="000000"/>
                <w:sz w:val="18"/>
                <w:szCs w:val="16"/>
              </w:rPr>
            </w:pPr>
            <w:ins w:id="7211" w:author="Sowndarya S (WT01 - Manufacturing &amp; Hi Tech)" w:date="2015-03-23T15:00:00Z">
              <w:r>
                <w:rPr>
                  <w:rFonts w:asciiTheme="minorHAnsi" w:hAnsiTheme="minorHAnsi" w:cstheme="minorHAnsi"/>
                  <w:color w:val="000000"/>
                  <w:sz w:val="18"/>
                  <w:szCs w:val="16"/>
                </w:rPr>
                <w:t>PRO_AUG</w:t>
              </w:r>
            </w:ins>
          </w:p>
        </w:tc>
        <w:tc>
          <w:tcPr>
            <w:tcW w:w="2160" w:type="dxa"/>
            <w:tcBorders>
              <w:top w:val="single" w:sz="4" w:space="0" w:color="auto"/>
              <w:left w:val="single" w:sz="4" w:space="0" w:color="auto"/>
              <w:bottom w:val="single" w:sz="4" w:space="0" w:color="auto"/>
              <w:right w:val="single" w:sz="4" w:space="0" w:color="auto"/>
            </w:tcBorders>
          </w:tcPr>
          <w:p w14:paraId="12357D5F" w14:textId="77777777" w:rsidR="007D76ED" w:rsidRDefault="007D76ED" w:rsidP="00965F49">
            <w:pPr>
              <w:rPr>
                <w:ins w:id="7212" w:author="Sowndarya S (WT01 - Manufacturing &amp; Hi Tech)" w:date="2015-03-23T15:00:00Z"/>
                <w:rFonts w:asciiTheme="minorHAnsi" w:hAnsiTheme="minorHAnsi" w:cstheme="minorHAnsi"/>
                <w:color w:val="000000"/>
                <w:sz w:val="18"/>
                <w:szCs w:val="16"/>
              </w:rPr>
            </w:pPr>
            <w:ins w:id="7213"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9176D98" w14:textId="77777777" w:rsidR="007D76ED" w:rsidRDefault="007D76ED" w:rsidP="00965F49">
            <w:pPr>
              <w:rPr>
                <w:ins w:id="7214" w:author="Sowndarya S (WT01 - Manufacturing &amp; Hi Tech)" w:date="2015-03-23T15:00:00Z"/>
                <w:rFonts w:ascii="Arial" w:hAnsi="Arial" w:cs="Arial"/>
              </w:rPr>
            </w:pPr>
            <w:ins w:id="7215"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02D43005" w14:textId="77777777" w:rsidR="007D76ED" w:rsidRDefault="007D76ED" w:rsidP="00965F49">
            <w:pPr>
              <w:rPr>
                <w:ins w:id="7216" w:author="Sowndarya S (WT01 - Manufacturing &amp; Hi Tech)" w:date="2015-03-23T15:00:00Z"/>
                <w:rFonts w:asciiTheme="minorHAnsi" w:hAnsiTheme="minorHAnsi" w:cstheme="minorHAnsi"/>
                <w:color w:val="000000"/>
                <w:sz w:val="18"/>
                <w:szCs w:val="16"/>
              </w:rPr>
            </w:pPr>
            <w:ins w:id="7217" w:author="Sowndarya S (WT01 - Manufacturing &amp; Hi Tech)" w:date="2015-03-23T15:00:00Z">
              <w:r>
                <w:rPr>
                  <w:rFonts w:asciiTheme="minorHAnsi" w:hAnsiTheme="minorHAnsi" w:cstheme="minorHAnsi"/>
                  <w:color w:val="000000"/>
                  <w:sz w:val="18"/>
                  <w:szCs w:val="16"/>
                </w:rPr>
                <w:t>Profit of aug</w:t>
              </w:r>
            </w:ins>
          </w:p>
        </w:tc>
      </w:tr>
      <w:tr w:rsidR="007D76ED" w:rsidRPr="00D30FA1" w14:paraId="072B7D44" w14:textId="77777777" w:rsidTr="00965F49">
        <w:trPr>
          <w:ins w:id="7218"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20A8C84F" w14:textId="77777777" w:rsidR="007D76ED" w:rsidRDefault="007D76ED" w:rsidP="00965F49">
            <w:pPr>
              <w:rPr>
                <w:ins w:id="7219" w:author="Sowndarya S (WT01 - Manufacturing &amp; Hi Tech)" w:date="2015-03-23T15:00:00Z"/>
                <w:rFonts w:asciiTheme="minorHAnsi" w:hAnsiTheme="minorHAnsi" w:cstheme="minorHAnsi"/>
                <w:color w:val="000000"/>
                <w:sz w:val="18"/>
                <w:szCs w:val="16"/>
              </w:rPr>
            </w:pPr>
            <w:ins w:id="7220" w:author="Sowndarya S (WT01 - Manufacturing &amp; Hi Tech)" w:date="2015-03-23T15:00:00Z">
              <w:r>
                <w:rPr>
                  <w:rFonts w:asciiTheme="minorHAnsi" w:hAnsiTheme="minorHAnsi" w:cstheme="minorHAnsi"/>
                  <w:color w:val="000000"/>
                  <w:sz w:val="18"/>
                  <w:szCs w:val="16"/>
                </w:rPr>
                <w:t>PRO_SEP</w:t>
              </w:r>
            </w:ins>
          </w:p>
        </w:tc>
        <w:tc>
          <w:tcPr>
            <w:tcW w:w="2160" w:type="dxa"/>
            <w:tcBorders>
              <w:top w:val="single" w:sz="4" w:space="0" w:color="auto"/>
              <w:left w:val="single" w:sz="4" w:space="0" w:color="auto"/>
              <w:bottom w:val="single" w:sz="4" w:space="0" w:color="auto"/>
              <w:right w:val="single" w:sz="4" w:space="0" w:color="auto"/>
            </w:tcBorders>
          </w:tcPr>
          <w:p w14:paraId="061931BB" w14:textId="77777777" w:rsidR="007D76ED" w:rsidRDefault="007D76ED" w:rsidP="00965F49">
            <w:pPr>
              <w:rPr>
                <w:ins w:id="7221" w:author="Sowndarya S (WT01 - Manufacturing &amp; Hi Tech)" w:date="2015-03-23T15:00:00Z"/>
                <w:rFonts w:asciiTheme="minorHAnsi" w:hAnsiTheme="minorHAnsi" w:cstheme="minorHAnsi"/>
                <w:color w:val="000000"/>
                <w:sz w:val="18"/>
                <w:szCs w:val="16"/>
              </w:rPr>
            </w:pPr>
            <w:ins w:id="7222"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F957ACC" w14:textId="77777777" w:rsidR="007D76ED" w:rsidRDefault="007D76ED" w:rsidP="00965F49">
            <w:pPr>
              <w:rPr>
                <w:ins w:id="7223" w:author="Sowndarya S (WT01 - Manufacturing &amp; Hi Tech)" w:date="2015-03-23T15:00:00Z"/>
                <w:rFonts w:ascii="Arial" w:hAnsi="Arial" w:cs="Arial"/>
              </w:rPr>
            </w:pPr>
            <w:ins w:id="7224"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7494AFDC" w14:textId="77777777" w:rsidR="007D76ED" w:rsidRDefault="007D76ED" w:rsidP="00965F49">
            <w:pPr>
              <w:rPr>
                <w:ins w:id="7225" w:author="Sowndarya S (WT01 - Manufacturing &amp; Hi Tech)" w:date="2015-03-23T15:00:00Z"/>
                <w:rFonts w:asciiTheme="minorHAnsi" w:hAnsiTheme="minorHAnsi" w:cstheme="minorHAnsi"/>
                <w:color w:val="000000"/>
                <w:sz w:val="18"/>
                <w:szCs w:val="16"/>
              </w:rPr>
            </w:pPr>
            <w:ins w:id="7226" w:author="Sowndarya S (WT01 - Manufacturing &amp; Hi Tech)" w:date="2015-03-23T15:00:00Z">
              <w:r>
                <w:rPr>
                  <w:rFonts w:asciiTheme="minorHAnsi" w:hAnsiTheme="minorHAnsi" w:cstheme="minorHAnsi"/>
                  <w:color w:val="000000"/>
                  <w:sz w:val="18"/>
                  <w:szCs w:val="16"/>
                </w:rPr>
                <w:t>Profit of sep</w:t>
              </w:r>
            </w:ins>
          </w:p>
        </w:tc>
      </w:tr>
      <w:tr w:rsidR="007D76ED" w:rsidRPr="00D30FA1" w14:paraId="65F296AD" w14:textId="77777777" w:rsidTr="00965F49">
        <w:trPr>
          <w:ins w:id="7227"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2A715460" w14:textId="77777777" w:rsidR="007D76ED" w:rsidRDefault="007D76ED" w:rsidP="00965F49">
            <w:pPr>
              <w:rPr>
                <w:ins w:id="7228" w:author="Sowndarya S (WT01 - Manufacturing &amp; Hi Tech)" w:date="2015-03-23T15:00:00Z"/>
                <w:rFonts w:asciiTheme="minorHAnsi" w:hAnsiTheme="minorHAnsi" w:cstheme="minorHAnsi"/>
                <w:color w:val="000000"/>
                <w:sz w:val="18"/>
                <w:szCs w:val="16"/>
              </w:rPr>
            </w:pPr>
            <w:ins w:id="7229" w:author="Sowndarya S (WT01 - Manufacturing &amp; Hi Tech)" w:date="2015-03-23T15:00:00Z">
              <w:r>
                <w:rPr>
                  <w:rFonts w:asciiTheme="minorHAnsi" w:hAnsiTheme="minorHAnsi" w:cstheme="minorHAnsi"/>
                  <w:color w:val="000000"/>
                  <w:sz w:val="18"/>
                  <w:szCs w:val="16"/>
                </w:rPr>
                <w:t>PRO_OCT</w:t>
              </w:r>
            </w:ins>
          </w:p>
        </w:tc>
        <w:tc>
          <w:tcPr>
            <w:tcW w:w="2160" w:type="dxa"/>
            <w:tcBorders>
              <w:top w:val="single" w:sz="4" w:space="0" w:color="auto"/>
              <w:left w:val="single" w:sz="4" w:space="0" w:color="auto"/>
              <w:bottom w:val="single" w:sz="4" w:space="0" w:color="auto"/>
              <w:right w:val="single" w:sz="4" w:space="0" w:color="auto"/>
            </w:tcBorders>
          </w:tcPr>
          <w:p w14:paraId="58BEA2F7" w14:textId="77777777" w:rsidR="007D76ED" w:rsidRDefault="007D76ED" w:rsidP="00965F49">
            <w:pPr>
              <w:rPr>
                <w:ins w:id="7230" w:author="Sowndarya S (WT01 - Manufacturing &amp; Hi Tech)" w:date="2015-03-23T15:00:00Z"/>
                <w:rFonts w:asciiTheme="minorHAnsi" w:hAnsiTheme="minorHAnsi" w:cstheme="minorHAnsi"/>
                <w:color w:val="000000"/>
                <w:sz w:val="18"/>
                <w:szCs w:val="16"/>
              </w:rPr>
            </w:pPr>
            <w:ins w:id="7231"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47ED17F" w14:textId="77777777" w:rsidR="007D76ED" w:rsidRDefault="007D76ED" w:rsidP="00965F49">
            <w:pPr>
              <w:rPr>
                <w:ins w:id="7232" w:author="Sowndarya S (WT01 - Manufacturing &amp; Hi Tech)" w:date="2015-03-23T15:00:00Z"/>
                <w:rFonts w:ascii="Arial" w:hAnsi="Arial" w:cs="Arial"/>
              </w:rPr>
            </w:pPr>
            <w:ins w:id="7233"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3037C0F7" w14:textId="77777777" w:rsidR="007D76ED" w:rsidRDefault="007D76ED" w:rsidP="00965F49">
            <w:pPr>
              <w:rPr>
                <w:ins w:id="7234" w:author="Sowndarya S (WT01 - Manufacturing &amp; Hi Tech)" w:date="2015-03-23T15:00:00Z"/>
                <w:rFonts w:asciiTheme="minorHAnsi" w:hAnsiTheme="minorHAnsi" w:cstheme="minorHAnsi"/>
                <w:color w:val="000000"/>
                <w:sz w:val="18"/>
                <w:szCs w:val="16"/>
              </w:rPr>
            </w:pPr>
            <w:ins w:id="7235" w:author="Sowndarya S (WT01 - Manufacturing &amp; Hi Tech)" w:date="2015-03-23T15:00:00Z">
              <w:r>
                <w:rPr>
                  <w:rFonts w:asciiTheme="minorHAnsi" w:hAnsiTheme="minorHAnsi" w:cstheme="minorHAnsi"/>
                  <w:color w:val="000000"/>
                  <w:sz w:val="18"/>
                  <w:szCs w:val="16"/>
                </w:rPr>
                <w:t>Profit of oct</w:t>
              </w:r>
            </w:ins>
          </w:p>
        </w:tc>
      </w:tr>
      <w:tr w:rsidR="007D76ED" w:rsidRPr="00D30FA1" w14:paraId="112B01C8" w14:textId="77777777" w:rsidTr="00965F49">
        <w:trPr>
          <w:ins w:id="7236"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268B479C" w14:textId="77777777" w:rsidR="007D76ED" w:rsidRDefault="007D76ED" w:rsidP="00965F49">
            <w:pPr>
              <w:rPr>
                <w:ins w:id="7237" w:author="Sowndarya S (WT01 - Manufacturing &amp; Hi Tech)" w:date="2015-03-23T15:00:00Z"/>
                <w:rFonts w:asciiTheme="minorHAnsi" w:hAnsiTheme="minorHAnsi" w:cstheme="minorHAnsi"/>
                <w:color w:val="000000"/>
                <w:sz w:val="18"/>
                <w:szCs w:val="16"/>
              </w:rPr>
            </w:pPr>
            <w:ins w:id="7238" w:author="Sowndarya S (WT01 - Manufacturing &amp; Hi Tech)" w:date="2015-03-23T15:00:00Z">
              <w:r>
                <w:rPr>
                  <w:rFonts w:asciiTheme="minorHAnsi" w:hAnsiTheme="minorHAnsi" w:cstheme="minorHAnsi"/>
                  <w:color w:val="000000"/>
                  <w:sz w:val="18"/>
                  <w:szCs w:val="16"/>
                </w:rPr>
                <w:t>PRO_NOV</w:t>
              </w:r>
            </w:ins>
          </w:p>
        </w:tc>
        <w:tc>
          <w:tcPr>
            <w:tcW w:w="2160" w:type="dxa"/>
            <w:tcBorders>
              <w:top w:val="single" w:sz="4" w:space="0" w:color="auto"/>
              <w:left w:val="single" w:sz="4" w:space="0" w:color="auto"/>
              <w:bottom w:val="single" w:sz="4" w:space="0" w:color="auto"/>
              <w:right w:val="single" w:sz="4" w:space="0" w:color="auto"/>
            </w:tcBorders>
          </w:tcPr>
          <w:p w14:paraId="48470091" w14:textId="77777777" w:rsidR="007D76ED" w:rsidRDefault="007D76ED" w:rsidP="00965F49">
            <w:pPr>
              <w:rPr>
                <w:ins w:id="7239" w:author="Sowndarya S (WT01 - Manufacturing &amp; Hi Tech)" w:date="2015-03-23T15:00:00Z"/>
                <w:rFonts w:asciiTheme="minorHAnsi" w:hAnsiTheme="minorHAnsi" w:cstheme="minorHAnsi"/>
                <w:color w:val="000000"/>
                <w:sz w:val="18"/>
                <w:szCs w:val="16"/>
              </w:rPr>
            </w:pPr>
            <w:ins w:id="7240"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ED8CCC" w14:textId="77777777" w:rsidR="007D76ED" w:rsidRDefault="007D76ED" w:rsidP="00965F49">
            <w:pPr>
              <w:rPr>
                <w:ins w:id="7241" w:author="Sowndarya S (WT01 - Manufacturing &amp; Hi Tech)" w:date="2015-03-23T15:00:00Z"/>
                <w:rFonts w:ascii="Arial" w:hAnsi="Arial" w:cs="Arial"/>
              </w:rPr>
            </w:pPr>
            <w:ins w:id="7242"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423F4AF2" w14:textId="77777777" w:rsidR="007D76ED" w:rsidRDefault="007D76ED" w:rsidP="00965F49">
            <w:pPr>
              <w:rPr>
                <w:ins w:id="7243" w:author="Sowndarya S (WT01 - Manufacturing &amp; Hi Tech)" w:date="2015-03-23T15:00:00Z"/>
                <w:rFonts w:asciiTheme="minorHAnsi" w:hAnsiTheme="minorHAnsi" w:cstheme="minorHAnsi"/>
                <w:color w:val="000000"/>
                <w:sz w:val="18"/>
                <w:szCs w:val="16"/>
              </w:rPr>
            </w:pPr>
            <w:ins w:id="7244" w:author="Sowndarya S (WT01 - Manufacturing &amp; Hi Tech)" w:date="2015-03-23T15:00:00Z">
              <w:r>
                <w:rPr>
                  <w:rFonts w:asciiTheme="minorHAnsi" w:hAnsiTheme="minorHAnsi" w:cstheme="minorHAnsi"/>
                  <w:color w:val="000000"/>
                  <w:sz w:val="18"/>
                  <w:szCs w:val="16"/>
                </w:rPr>
                <w:t>Profit of nov</w:t>
              </w:r>
            </w:ins>
          </w:p>
        </w:tc>
      </w:tr>
      <w:tr w:rsidR="007D76ED" w:rsidRPr="00D30FA1" w14:paraId="4EF3854E" w14:textId="77777777" w:rsidTr="00965F49">
        <w:trPr>
          <w:ins w:id="7245"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39EFFD4B" w14:textId="77777777" w:rsidR="007D76ED" w:rsidRDefault="007D76ED" w:rsidP="00965F49">
            <w:pPr>
              <w:rPr>
                <w:ins w:id="7246" w:author="Sowndarya S (WT01 - Manufacturing &amp; Hi Tech)" w:date="2015-03-23T15:00:00Z"/>
                <w:rFonts w:asciiTheme="minorHAnsi" w:hAnsiTheme="minorHAnsi" w:cstheme="minorHAnsi"/>
                <w:color w:val="000000"/>
                <w:sz w:val="18"/>
                <w:szCs w:val="16"/>
              </w:rPr>
            </w:pPr>
            <w:ins w:id="7247" w:author="Sowndarya S (WT01 - Manufacturing &amp; Hi Tech)" w:date="2015-03-23T15:00:00Z">
              <w:r>
                <w:rPr>
                  <w:rFonts w:asciiTheme="minorHAnsi" w:hAnsiTheme="minorHAnsi" w:cstheme="minorHAnsi"/>
                  <w:color w:val="000000"/>
                  <w:sz w:val="18"/>
                  <w:szCs w:val="16"/>
                </w:rPr>
                <w:t>PRO_DEC</w:t>
              </w:r>
            </w:ins>
          </w:p>
        </w:tc>
        <w:tc>
          <w:tcPr>
            <w:tcW w:w="2160" w:type="dxa"/>
            <w:tcBorders>
              <w:top w:val="single" w:sz="4" w:space="0" w:color="auto"/>
              <w:left w:val="single" w:sz="4" w:space="0" w:color="auto"/>
              <w:bottom w:val="single" w:sz="4" w:space="0" w:color="auto"/>
              <w:right w:val="single" w:sz="4" w:space="0" w:color="auto"/>
            </w:tcBorders>
          </w:tcPr>
          <w:p w14:paraId="46D50375" w14:textId="77777777" w:rsidR="007D76ED" w:rsidRDefault="007D76ED" w:rsidP="00965F49">
            <w:pPr>
              <w:rPr>
                <w:ins w:id="7248" w:author="Sowndarya S (WT01 - Manufacturing &amp; Hi Tech)" w:date="2015-03-23T15:00:00Z"/>
                <w:rFonts w:asciiTheme="minorHAnsi" w:hAnsiTheme="minorHAnsi" w:cstheme="minorHAnsi"/>
                <w:color w:val="000000"/>
                <w:sz w:val="18"/>
                <w:szCs w:val="16"/>
              </w:rPr>
            </w:pPr>
            <w:ins w:id="7249" w:author="Sowndarya S (WT01 - Manufacturing &amp; Hi Tech)" w:date="2015-03-23T15:00: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4F277D7" w14:textId="77777777" w:rsidR="007D76ED" w:rsidRDefault="007D76ED" w:rsidP="00965F49">
            <w:pPr>
              <w:rPr>
                <w:ins w:id="7250" w:author="Sowndarya S (WT01 - Manufacturing &amp; Hi Tech)" w:date="2015-03-23T15:00:00Z"/>
                <w:rFonts w:ascii="Arial" w:hAnsi="Arial" w:cs="Arial"/>
              </w:rPr>
            </w:pPr>
            <w:ins w:id="7251"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14EC793B" w14:textId="77777777" w:rsidR="007D76ED" w:rsidRDefault="007D76ED" w:rsidP="00965F49">
            <w:pPr>
              <w:rPr>
                <w:ins w:id="7252" w:author="Sowndarya S (WT01 - Manufacturing &amp; Hi Tech)" w:date="2015-03-23T15:00:00Z"/>
                <w:rFonts w:asciiTheme="minorHAnsi" w:hAnsiTheme="minorHAnsi" w:cstheme="minorHAnsi"/>
                <w:color w:val="000000"/>
                <w:sz w:val="18"/>
                <w:szCs w:val="16"/>
              </w:rPr>
            </w:pPr>
            <w:ins w:id="7253" w:author="Sowndarya S (WT01 - Manufacturing &amp; Hi Tech)" w:date="2015-03-23T15:00:00Z">
              <w:r>
                <w:rPr>
                  <w:rFonts w:asciiTheme="minorHAnsi" w:hAnsiTheme="minorHAnsi" w:cstheme="minorHAnsi"/>
                  <w:color w:val="000000"/>
                  <w:sz w:val="18"/>
                  <w:szCs w:val="16"/>
                </w:rPr>
                <w:t>Profit of dec</w:t>
              </w:r>
            </w:ins>
          </w:p>
        </w:tc>
      </w:tr>
      <w:tr w:rsidR="007D76ED" w:rsidRPr="00D30FA1" w14:paraId="5E5891A3" w14:textId="77777777" w:rsidTr="00965F49">
        <w:trPr>
          <w:ins w:id="7254"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671733CE" w14:textId="77777777" w:rsidR="007D76ED" w:rsidRDefault="007D76ED" w:rsidP="00965F49">
            <w:pPr>
              <w:rPr>
                <w:ins w:id="7255" w:author="Sowndarya S (WT01 - Manufacturing &amp; Hi Tech)" w:date="2015-03-23T15:00:00Z"/>
                <w:rFonts w:asciiTheme="minorHAnsi" w:hAnsiTheme="minorHAnsi" w:cstheme="minorHAnsi"/>
                <w:color w:val="000000"/>
                <w:sz w:val="18"/>
                <w:szCs w:val="16"/>
              </w:rPr>
            </w:pPr>
            <w:ins w:id="7256" w:author="Sowndarya S (WT01 - Manufacturing &amp; Hi Tech)" w:date="2015-03-23T15:00:00Z">
              <w:r>
                <w:rPr>
                  <w:rFonts w:asciiTheme="minorHAnsi" w:hAnsiTheme="minorHAnsi" w:cstheme="minorHAnsi"/>
                  <w:color w:val="000000"/>
                  <w:sz w:val="18"/>
                  <w:szCs w:val="16"/>
                </w:rPr>
                <w:t>CREATION_USER</w:t>
              </w:r>
            </w:ins>
          </w:p>
        </w:tc>
        <w:tc>
          <w:tcPr>
            <w:tcW w:w="2160" w:type="dxa"/>
            <w:tcBorders>
              <w:top w:val="single" w:sz="4" w:space="0" w:color="auto"/>
              <w:left w:val="single" w:sz="4" w:space="0" w:color="auto"/>
              <w:bottom w:val="single" w:sz="4" w:space="0" w:color="auto"/>
              <w:right w:val="single" w:sz="4" w:space="0" w:color="auto"/>
            </w:tcBorders>
            <w:vAlign w:val="center"/>
          </w:tcPr>
          <w:p w14:paraId="002B57CE" w14:textId="77777777" w:rsidR="007D76ED" w:rsidRDefault="007D76ED" w:rsidP="00965F49">
            <w:pPr>
              <w:rPr>
                <w:ins w:id="7257" w:author="Sowndarya S (WT01 - Manufacturing &amp; Hi Tech)" w:date="2015-03-23T15:00:00Z"/>
                <w:rFonts w:asciiTheme="minorHAnsi" w:hAnsiTheme="minorHAnsi" w:cstheme="minorHAnsi"/>
                <w:color w:val="000000"/>
                <w:sz w:val="18"/>
                <w:szCs w:val="16"/>
              </w:rPr>
            </w:pPr>
            <w:ins w:id="7258" w:author="Sowndarya S (WT01 - Manufacturing &amp; Hi Tech)" w:date="2015-03-23T15:00:00Z">
              <w:r>
                <w:rPr>
                  <w:rFonts w:asciiTheme="minorHAnsi" w:hAnsiTheme="minorHAnsi" w:cstheme="minorHAnsi"/>
                  <w:color w:val="000000"/>
                  <w:sz w:val="18"/>
                  <w:szCs w:val="16"/>
                </w:rPr>
                <w:t>CHAR(9)</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D437E1" w14:textId="77777777" w:rsidR="007D76ED" w:rsidRDefault="007D76ED" w:rsidP="00965F49">
            <w:pPr>
              <w:rPr>
                <w:ins w:id="7259" w:author="Sowndarya S (WT01 - Manufacturing &amp; Hi Tech)" w:date="2015-03-23T15:00:00Z"/>
                <w:rFonts w:ascii="Arial" w:hAnsi="Arial" w:cs="Arial"/>
              </w:rPr>
            </w:pPr>
            <w:ins w:id="7260"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7D70757F" w14:textId="38C97D92" w:rsidR="007D76ED" w:rsidRDefault="008B41B0" w:rsidP="00965F49">
            <w:pPr>
              <w:rPr>
                <w:ins w:id="7261" w:author="Sowndarya S (WT01 - Manufacturing &amp; Hi Tech)" w:date="2015-03-23T15:00:00Z"/>
                <w:rFonts w:asciiTheme="minorHAnsi" w:hAnsiTheme="minorHAnsi" w:cstheme="minorHAnsi"/>
                <w:color w:val="000000"/>
                <w:sz w:val="18"/>
                <w:szCs w:val="16"/>
              </w:rPr>
            </w:pPr>
            <w:ins w:id="7262" w:author="Sowndarya S (WT01 - Manufacturing &amp; Hi Tech)" w:date="2015-03-24T10:56:00Z">
              <w:r>
                <w:rPr>
                  <w:rFonts w:asciiTheme="minorHAnsi" w:hAnsiTheme="minorHAnsi" w:cstheme="minorHAnsi"/>
                  <w:color w:val="000000"/>
                  <w:sz w:val="18"/>
                  <w:szCs w:val="16"/>
                </w:rPr>
                <w:t>Created By</w:t>
              </w:r>
            </w:ins>
          </w:p>
        </w:tc>
      </w:tr>
      <w:tr w:rsidR="007D76ED" w:rsidRPr="00D30FA1" w14:paraId="04D77DA7" w14:textId="77777777" w:rsidTr="00965F49">
        <w:trPr>
          <w:ins w:id="7263" w:author="Sowndarya S (WT01 - Manufacturing &amp; Hi Tech)" w:date="2015-03-23T15:00:00Z"/>
        </w:trPr>
        <w:tc>
          <w:tcPr>
            <w:tcW w:w="2790" w:type="dxa"/>
            <w:tcBorders>
              <w:top w:val="single" w:sz="4" w:space="0" w:color="auto"/>
              <w:left w:val="single" w:sz="4" w:space="0" w:color="auto"/>
              <w:bottom w:val="single" w:sz="4" w:space="0" w:color="auto"/>
              <w:right w:val="single" w:sz="4" w:space="0" w:color="auto"/>
            </w:tcBorders>
            <w:vAlign w:val="center"/>
          </w:tcPr>
          <w:p w14:paraId="06D7FA0D" w14:textId="77777777" w:rsidR="007D76ED" w:rsidRDefault="007D76ED" w:rsidP="00965F49">
            <w:pPr>
              <w:rPr>
                <w:ins w:id="7264" w:author="Sowndarya S (WT01 - Manufacturing &amp; Hi Tech)" w:date="2015-03-23T15:00:00Z"/>
                <w:rFonts w:asciiTheme="minorHAnsi" w:hAnsiTheme="minorHAnsi" w:cstheme="minorHAnsi"/>
                <w:color w:val="000000"/>
                <w:sz w:val="18"/>
                <w:szCs w:val="16"/>
              </w:rPr>
            </w:pPr>
            <w:ins w:id="7265" w:author="Sowndarya S (WT01 - Manufacturing &amp; Hi Tech)" w:date="2015-03-23T15:00:00Z">
              <w:r>
                <w:rPr>
                  <w:rFonts w:asciiTheme="minorHAnsi" w:hAnsiTheme="minorHAnsi" w:cstheme="minorHAnsi"/>
                  <w:color w:val="000000"/>
                  <w:sz w:val="18"/>
                  <w:szCs w:val="16"/>
                </w:rPr>
                <w:t>CREATION_DATETIME</w:t>
              </w:r>
            </w:ins>
          </w:p>
        </w:tc>
        <w:tc>
          <w:tcPr>
            <w:tcW w:w="2160" w:type="dxa"/>
            <w:tcBorders>
              <w:top w:val="single" w:sz="4" w:space="0" w:color="auto"/>
              <w:left w:val="single" w:sz="4" w:space="0" w:color="auto"/>
              <w:bottom w:val="single" w:sz="4" w:space="0" w:color="auto"/>
              <w:right w:val="single" w:sz="4" w:space="0" w:color="auto"/>
            </w:tcBorders>
            <w:vAlign w:val="center"/>
          </w:tcPr>
          <w:p w14:paraId="26A0846A" w14:textId="77777777" w:rsidR="007D76ED" w:rsidRDefault="007D76ED" w:rsidP="00965F49">
            <w:pPr>
              <w:rPr>
                <w:ins w:id="7266" w:author="Sowndarya S (WT01 - Manufacturing &amp; Hi Tech)" w:date="2015-03-23T15:00:00Z"/>
                <w:rFonts w:asciiTheme="minorHAnsi" w:hAnsiTheme="minorHAnsi" w:cstheme="minorHAnsi"/>
                <w:color w:val="000000"/>
                <w:sz w:val="18"/>
                <w:szCs w:val="16"/>
              </w:rPr>
            </w:pPr>
            <w:ins w:id="7267" w:author="Sowndarya S (WT01 - Manufacturing &amp; Hi Tech)" w:date="2015-03-23T15:00:00Z">
              <w:r>
                <w:rPr>
                  <w:rFonts w:asciiTheme="minorHAnsi" w:hAnsiTheme="minorHAnsi" w:cstheme="minorHAnsi"/>
                  <w:color w:val="000000"/>
                  <w:sz w:val="18"/>
                  <w:szCs w:val="16"/>
                </w:rPr>
                <w:t>DATE</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704991E" w14:textId="77777777" w:rsidR="007D76ED" w:rsidRDefault="007D76ED" w:rsidP="00965F49">
            <w:pPr>
              <w:rPr>
                <w:ins w:id="7268" w:author="Sowndarya S (WT01 - Manufacturing &amp; Hi Tech)" w:date="2015-03-23T15:00:00Z"/>
                <w:rFonts w:ascii="Arial" w:hAnsi="Arial" w:cs="Arial"/>
              </w:rPr>
            </w:pPr>
            <w:ins w:id="7269" w:author="Sowndarya S (WT01 - Manufacturing &amp; Hi Tech)" w:date="2015-03-23T15:00: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06730019" w14:textId="77777777" w:rsidR="007D76ED" w:rsidRDefault="007D76ED" w:rsidP="00965F49">
            <w:pPr>
              <w:rPr>
                <w:ins w:id="7270" w:author="Sowndarya S (WT01 - Manufacturing &amp; Hi Tech)" w:date="2015-03-23T15:00:00Z"/>
                <w:rFonts w:asciiTheme="minorHAnsi" w:hAnsiTheme="minorHAnsi" w:cstheme="minorHAnsi"/>
                <w:color w:val="000000"/>
                <w:sz w:val="18"/>
                <w:szCs w:val="16"/>
              </w:rPr>
            </w:pPr>
            <w:ins w:id="7271" w:author="Sowndarya S (WT01 - Manufacturing &amp; Hi Tech)" w:date="2015-03-23T15:00:00Z">
              <w:r>
                <w:rPr>
                  <w:rFonts w:asciiTheme="minorHAnsi" w:hAnsiTheme="minorHAnsi" w:cstheme="minorHAnsi"/>
                  <w:color w:val="000000"/>
                  <w:sz w:val="18"/>
                  <w:szCs w:val="16"/>
                </w:rPr>
                <w:t>Date and Time of creation</w:t>
              </w:r>
            </w:ins>
          </w:p>
        </w:tc>
      </w:tr>
    </w:tbl>
    <w:p w14:paraId="59FC167B" w14:textId="77777777" w:rsidR="007D76ED" w:rsidRDefault="007D76ED" w:rsidP="007D76ED">
      <w:pPr>
        <w:keepNext/>
        <w:widowControl/>
        <w:spacing w:line="240" w:lineRule="auto"/>
        <w:ind w:left="720" w:right="21"/>
        <w:jc w:val="both"/>
        <w:outlineLvl w:val="1"/>
        <w:rPr>
          <w:ins w:id="7272" w:author="Sowndarya S (WT01 - Manufacturing &amp; Hi Tech)" w:date="2015-03-23T15:00:00Z"/>
          <w:rFonts w:asciiTheme="minorHAnsi" w:hAnsiTheme="minorHAnsi" w:cstheme="minorHAnsi"/>
          <w:b/>
          <w:i/>
          <w:sz w:val="24"/>
          <w:szCs w:val="24"/>
          <w:lang w:val="en-GB"/>
        </w:rPr>
      </w:pPr>
    </w:p>
    <w:p w14:paraId="36F749F8" w14:textId="77777777" w:rsidR="007D76ED" w:rsidRDefault="007D76ED" w:rsidP="007D76ED">
      <w:pPr>
        <w:keepNext/>
        <w:widowControl/>
        <w:spacing w:line="240" w:lineRule="auto"/>
        <w:ind w:left="720" w:right="21"/>
        <w:jc w:val="both"/>
        <w:outlineLvl w:val="1"/>
        <w:rPr>
          <w:ins w:id="7273" w:author="Sowndarya S (WT01 - Manufacturing &amp; Hi Tech)" w:date="2015-03-23T15:00:00Z"/>
          <w:rFonts w:asciiTheme="minorHAnsi" w:hAnsiTheme="minorHAnsi" w:cstheme="minorHAnsi"/>
          <w:b/>
          <w:i/>
          <w:sz w:val="24"/>
          <w:szCs w:val="24"/>
          <w:lang w:val="en-GB"/>
        </w:rPr>
      </w:pPr>
    </w:p>
    <w:p w14:paraId="47DD8E67" w14:textId="77777777" w:rsidR="007D76ED" w:rsidRPr="00403057" w:rsidRDefault="007D76ED" w:rsidP="007D76ED">
      <w:pPr>
        <w:spacing w:after="120"/>
        <w:rPr>
          <w:ins w:id="7274" w:author="Sowndarya S (WT01 - Manufacturing &amp; Hi Tech)" w:date="2015-03-23T15:00:00Z"/>
          <w:rFonts w:asciiTheme="minorHAnsi" w:hAnsiTheme="minorHAnsi" w:cstheme="minorHAnsi"/>
          <w:u w:val="single"/>
        </w:rPr>
      </w:pPr>
      <w:ins w:id="7275" w:author="Sowndarya S (WT01 - Manufacturing &amp; Hi Tech)" w:date="2015-03-23T15:00:00Z">
        <w:r w:rsidRPr="00A171B4">
          <w:rPr>
            <w:rFonts w:asciiTheme="minorHAnsi" w:hAnsiTheme="minorHAnsi" w:cstheme="minorHAnsi"/>
            <w:u w:val="single"/>
          </w:rPr>
          <w:t>Source Mapping</w:t>
        </w:r>
      </w:ins>
    </w:p>
    <w:tbl>
      <w:tblPr>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2172"/>
        <w:gridCol w:w="1987"/>
        <w:gridCol w:w="2159"/>
        <w:gridCol w:w="2071"/>
        <w:tblGridChange w:id="7276">
          <w:tblGrid>
            <w:gridCol w:w="2340"/>
            <w:gridCol w:w="2172"/>
            <w:gridCol w:w="1987"/>
            <w:gridCol w:w="2159"/>
            <w:gridCol w:w="2071"/>
          </w:tblGrid>
        </w:tblGridChange>
      </w:tblGrid>
      <w:tr w:rsidR="007D76ED" w:rsidRPr="000F1877" w14:paraId="60CD62DC" w14:textId="77777777" w:rsidTr="00264D8D">
        <w:trPr>
          <w:ins w:id="7277"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F4B8AE"/>
          </w:tcPr>
          <w:p w14:paraId="19ACE10F" w14:textId="6B821EF4" w:rsidR="007D76ED" w:rsidRPr="000F1877" w:rsidRDefault="00366C3D" w:rsidP="00965F49">
            <w:pPr>
              <w:rPr>
                <w:ins w:id="7278" w:author="Sowndarya S (WT01 - Manufacturing &amp; Hi Tech)" w:date="2015-03-23T15:00:00Z"/>
                <w:rFonts w:asciiTheme="minorHAnsi" w:hAnsiTheme="minorHAnsi" w:cstheme="minorHAnsi"/>
                <w:color w:val="000000"/>
                <w:sz w:val="18"/>
                <w:szCs w:val="16"/>
              </w:rPr>
            </w:pPr>
            <w:ins w:id="7279" w:author="Sowndarya S (WT01 - Manufacturing &amp; Hi Tech)" w:date="2015-03-23T15:35:00Z">
              <w:r>
                <w:rPr>
                  <w:rFonts w:asciiTheme="minorHAnsi" w:hAnsiTheme="minorHAnsi" w:cstheme="minorHAnsi"/>
                  <w:color w:val="000000"/>
                  <w:sz w:val="18"/>
                  <w:szCs w:val="16"/>
                </w:rPr>
                <w:t>DMO_SELLIN_REV_PLAN_MIR</w:t>
              </w:r>
            </w:ins>
          </w:p>
        </w:tc>
        <w:tc>
          <w:tcPr>
            <w:tcW w:w="1012" w:type="pct"/>
            <w:tcBorders>
              <w:top w:val="single" w:sz="4" w:space="0" w:color="auto"/>
              <w:left w:val="single" w:sz="4" w:space="0" w:color="auto"/>
              <w:bottom w:val="single" w:sz="4" w:space="0" w:color="auto"/>
              <w:right w:val="single" w:sz="4" w:space="0" w:color="auto"/>
            </w:tcBorders>
            <w:shd w:val="clear" w:color="auto" w:fill="F4B8AE"/>
          </w:tcPr>
          <w:p w14:paraId="1842B58C" w14:textId="77777777" w:rsidR="007D76ED" w:rsidRPr="000F1877" w:rsidRDefault="007D76ED" w:rsidP="00965F49">
            <w:pPr>
              <w:rPr>
                <w:ins w:id="7280" w:author="Sowndarya S (WT01 - Manufacturing &amp; Hi Tech)" w:date="2015-03-23T15:00:00Z"/>
                <w:rFonts w:asciiTheme="minorHAnsi" w:hAnsiTheme="minorHAnsi" w:cstheme="minorHAnsi"/>
                <w:color w:val="000000"/>
                <w:sz w:val="18"/>
                <w:szCs w:val="16"/>
              </w:rPr>
            </w:pPr>
            <w:ins w:id="7281" w:author="Sowndarya S (WT01 - Manufacturing &amp; Hi Tech)" w:date="2015-03-23T15:00:00Z">
              <w:r w:rsidRPr="000F1877">
                <w:rPr>
                  <w:rFonts w:asciiTheme="minorHAnsi" w:hAnsiTheme="minorHAnsi" w:cstheme="minorHAnsi"/>
                  <w:color w:val="000000"/>
                  <w:sz w:val="18"/>
                  <w:szCs w:val="16"/>
                </w:rPr>
                <w:t>Source Table</w:t>
              </w:r>
            </w:ins>
          </w:p>
        </w:tc>
        <w:tc>
          <w:tcPr>
            <w:tcW w:w="926" w:type="pct"/>
            <w:tcBorders>
              <w:top w:val="single" w:sz="4" w:space="0" w:color="auto"/>
              <w:left w:val="single" w:sz="4" w:space="0" w:color="auto"/>
              <w:bottom w:val="single" w:sz="4" w:space="0" w:color="auto"/>
              <w:right w:val="single" w:sz="4" w:space="0" w:color="auto"/>
            </w:tcBorders>
            <w:shd w:val="clear" w:color="auto" w:fill="F4B8AE"/>
          </w:tcPr>
          <w:p w14:paraId="523B7F12" w14:textId="77777777" w:rsidR="007D76ED" w:rsidRPr="000F1877" w:rsidRDefault="007D76ED" w:rsidP="00965F49">
            <w:pPr>
              <w:rPr>
                <w:ins w:id="7282" w:author="Sowndarya S (WT01 - Manufacturing &amp; Hi Tech)" w:date="2015-03-23T15:00:00Z"/>
                <w:rFonts w:asciiTheme="minorHAnsi" w:hAnsiTheme="minorHAnsi" w:cstheme="minorHAnsi"/>
                <w:color w:val="000000"/>
                <w:sz w:val="18"/>
                <w:szCs w:val="16"/>
              </w:rPr>
            </w:pPr>
            <w:ins w:id="7283" w:author="Sowndarya S (WT01 - Manufacturing &amp; Hi Tech)" w:date="2015-03-23T15:00:00Z">
              <w:r w:rsidRPr="000F1877">
                <w:rPr>
                  <w:rFonts w:asciiTheme="minorHAnsi" w:hAnsiTheme="minorHAnsi" w:cstheme="minorHAnsi"/>
                  <w:color w:val="000000"/>
                  <w:sz w:val="18"/>
                  <w:szCs w:val="16"/>
                </w:rPr>
                <w:t>Source Column Name</w:t>
              </w:r>
            </w:ins>
          </w:p>
        </w:tc>
        <w:tc>
          <w:tcPr>
            <w:tcW w:w="1006" w:type="pct"/>
            <w:tcBorders>
              <w:top w:val="single" w:sz="4" w:space="0" w:color="auto"/>
              <w:left w:val="single" w:sz="4" w:space="0" w:color="auto"/>
              <w:bottom w:val="single" w:sz="4" w:space="0" w:color="auto"/>
              <w:right w:val="single" w:sz="4" w:space="0" w:color="auto"/>
            </w:tcBorders>
            <w:shd w:val="clear" w:color="auto" w:fill="F4B8AE"/>
          </w:tcPr>
          <w:p w14:paraId="4F86ACC1" w14:textId="77777777" w:rsidR="007D76ED" w:rsidRPr="000F1877" w:rsidRDefault="007D76ED" w:rsidP="00965F49">
            <w:pPr>
              <w:rPr>
                <w:ins w:id="7284" w:author="Sowndarya S (WT01 - Manufacturing &amp; Hi Tech)" w:date="2015-03-23T15:00:00Z"/>
                <w:rFonts w:asciiTheme="minorHAnsi" w:hAnsiTheme="minorHAnsi" w:cstheme="minorHAnsi"/>
                <w:color w:val="000000"/>
                <w:sz w:val="18"/>
                <w:szCs w:val="16"/>
              </w:rPr>
            </w:pPr>
            <w:ins w:id="7285" w:author="Sowndarya S (WT01 - Manufacturing &amp; Hi Tech)" w:date="2015-03-23T15:00:00Z">
              <w:r>
                <w:rPr>
                  <w:rFonts w:asciiTheme="minorHAnsi" w:hAnsiTheme="minorHAnsi" w:cstheme="minorHAnsi"/>
                  <w:color w:val="000000"/>
                  <w:sz w:val="18"/>
                  <w:szCs w:val="16"/>
                </w:rPr>
                <w:t>View Name</w:t>
              </w:r>
            </w:ins>
          </w:p>
        </w:tc>
        <w:tc>
          <w:tcPr>
            <w:tcW w:w="965" w:type="pct"/>
            <w:tcBorders>
              <w:top w:val="single" w:sz="4" w:space="0" w:color="auto"/>
              <w:left w:val="single" w:sz="4" w:space="0" w:color="auto"/>
              <w:bottom w:val="single" w:sz="4" w:space="0" w:color="auto"/>
              <w:right w:val="single" w:sz="4" w:space="0" w:color="auto"/>
            </w:tcBorders>
            <w:shd w:val="clear" w:color="auto" w:fill="F4B8AE"/>
          </w:tcPr>
          <w:p w14:paraId="7C9E526F" w14:textId="77777777" w:rsidR="007D76ED" w:rsidRPr="000F1877" w:rsidRDefault="007D76ED" w:rsidP="00965F49">
            <w:pPr>
              <w:rPr>
                <w:ins w:id="7286" w:author="Sowndarya S (WT01 - Manufacturing &amp; Hi Tech)" w:date="2015-03-23T15:00:00Z"/>
                <w:rFonts w:asciiTheme="minorHAnsi" w:hAnsiTheme="minorHAnsi" w:cstheme="minorHAnsi"/>
                <w:color w:val="000000"/>
                <w:sz w:val="18"/>
                <w:szCs w:val="16"/>
              </w:rPr>
            </w:pPr>
            <w:ins w:id="7287" w:author="Sowndarya S (WT01 - Manufacturing &amp; Hi Tech)" w:date="2015-03-23T15:00:00Z">
              <w:r>
                <w:rPr>
                  <w:rFonts w:asciiTheme="minorHAnsi" w:hAnsiTheme="minorHAnsi" w:cstheme="minorHAnsi"/>
                  <w:color w:val="000000"/>
                  <w:sz w:val="18"/>
                  <w:szCs w:val="16"/>
                </w:rPr>
                <w:t>View Column Name</w:t>
              </w:r>
            </w:ins>
          </w:p>
        </w:tc>
      </w:tr>
      <w:tr w:rsidR="00264D8D" w:rsidRPr="000F1877" w14:paraId="350DFAA8" w14:textId="77777777" w:rsidTr="00264D8D">
        <w:trPr>
          <w:trHeight w:val="392"/>
          <w:ins w:id="7288"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4256798C" w14:textId="3E076C2B" w:rsidR="00264D8D" w:rsidRPr="00DD1485" w:rsidRDefault="00264D8D" w:rsidP="00264D8D">
            <w:pPr>
              <w:rPr>
                <w:ins w:id="7289" w:author="Sowndarya S (WT01 - Manufacturing &amp; Hi Tech)" w:date="2015-03-23T15:00:00Z"/>
                <w:rFonts w:asciiTheme="minorHAnsi" w:hAnsiTheme="minorHAnsi" w:cstheme="minorHAnsi"/>
                <w:color w:val="000000"/>
                <w:sz w:val="18"/>
                <w:szCs w:val="16"/>
              </w:rPr>
            </w:pPr>
            <w:ins w:id="7290" w:author="Sowndarya S (WT01 - Manufacturing &amp; Hi Tech)" w:date="2015-03-23T15:15:00Z">
              <w:r>
                <w:rPr>
                  <w:rFonts w:asciiTheme="minorHAnsi" w:hAnsiTheme="minorHAnsi" w:cstheme="minorHAnsi"/>
                  <w:color w:val="000000"/>
                  <w:sz w:val="18"/>
                  <w:szCs w:val="16"/>
                </w:rPr>
                <w:t>PLAN_ID</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0A81D1B8" w14:textId="77777777" w:rsidR="00264D8D" w:rsidRPr="007E707F" w:rsidRDefault="00264D8D" w:rsidP="00264D8D">
            <w:pPr>
              <w:rPr>
                <w:ins w:id="7291" w:author="Sowndarya S (WT01 - Manufacturing &amp; Hi Tech)" w:date="2015-03-23T15:00:00Z"/>
                <w:rFonts w:asciiTheme="minorHAnsi" w:hAnsiTheme="minorHAnsi" w:cstheme="minorHAnsi"/>
                <w:color w:val="000000"/>
                <w:sz w:val="18"/>
                <w:szCs w:val="16"/>
              </w:rPr>
            </w:pPr>
            <w:ins w:id="7292" w:author="Sowndarya S (WT01 - Manufacturing &amp; Hi Tech)" w:date="2015-03-23T15:00:00Z">
              <w:r w:rsidRPr="007E707F">
                <w:rPr>
                  <w:rFonts w:ascii="Calibri" w:hAnsi="Calibri" w:cs="Calibri"/>
                  <w:color w:val="000000"/>
                  <w:sz w:val="18"/>
                  <w:szCs w:val="22"/>
                </w:rPr>
                <w:t>Plan</w:t>
              </w:r>
            </w:ins>
          </w:p>
        </w:tc>
        <w:tc>
          <w:tcPr>
            <w:tcW w:w="926" w:type="pct"/>
            <w:tcBorders>
              <w:top w:val="single" w:sz="4" w:space="0" w:color="auto"/>
              <w:left w:val="single" w:sz="4" w:space="0" w:color="auto"/>
              <w:bottom w:val="single" w:sz="4" w:space="0" w:color="auto"/>
              <w:right w:val="single" w:sz="4" w:space="0" w:color="auto"/>
            </w:tcBorders>
            <w:shd w:val="clear" w:color="auto" w:fill="auto"/>
          </w:tcPr>
          <w:p w14:paraId="31573BDD" w14:textId="77777777" w:rsidR="00264D8D" w:rsidRPr="000F1877" w:rsidRDefault="00264D8D" w:rsidP="00264D8D">
            <w:pPr>
              <w:rPr>
                <w:ins w:id="7293" w:author="Sowndarya S (WT01 - Manufacturing &amp; Hi Tech)" w:date="2015-03-23T15:00:00Z"/>
                <w:rFonts w:asciiTheme="minorHAnsi" w:hAnsiTheme="minorHAnsi" w:cstheme="minorHAnsi"/>
                <w:color w:val="000000"/>
                <w:sz w:val="18"/>
                <w:szCs w:val="16"/>
              </w:rPr>
            </w:pPr>
            <w:ins w:id="7294" w:author="Sowndarya S (WT01 - Manufacturing &amp; Hi Tech)" w:date="2015-03-23T15:00:00Z">
              <w:r>
                <w:rPr>
                  <w:rFonts w:asciiTheme="minorHAnsi" w:hAnsiTheme="minorHAnsi" w:cstheme="minorHAnsi"/>
                  <w:color w:val="000000"/>
                  <w:sz w:val="18"/>
                  <w:szCs w:val="16"/>
                </w:rPr>
                <w:t>PlanID</w:t>
              </w:r>
            </w:ins>
          </w:p>
        </w:tc>
        <w:tc>
          <w:tcPr>
            <w:tcW w:w="1006" w:type="pct"/>
            <w:tcBorders>
              <w:top w:val="single" w:sz="4" w:space="0" w:color="auto"/>
              <w:left w:val="single" w:sz="4" w:space="0" w:color="auto"/>
              <w:bottom w:val="single" w:sz="4" w:space="0" w:color="auto"/>
              <w:right w:val="single" w:sz="4" w:space="0" w:color="auto"/>
            </w:tcBorders>
          </w:tcPr>
          <w:p w14:paraId="73B889CA" w14:textId="4BED7C51" w:rsidR="00264D8D" w:rsidRPr="00596774" w:rsidRDefault="00FD0C5F" w:rsidP="00264D8D">
            <w:pPr>
              <w:rPr>
                <w:ins w:id="7295" w:author="Sowndarya S (WT01 - Manufacturing &amp; Hi Tech)" w:date="2015-03-23T15:00:00Z"/>
                <w:rFonts w:ascii="Calibri" w:hAnsi="Calibri" w:cs="Calibri"/>
                <w:color w:val="000000"/>
                <w:sz w:val="18"/>
                <w:szCs w:val="16"/>
              </w:rPr>
            </w:pPr>
            <w:ins w:id="7296" w:author="Sowndarya S (WT01 - Manufacturing &amp; Hi Tech)" w:date="2015-03-23T15:25:00Z">
              <w:r w:rsidRPr="00FD0C5F">
                <w:rPr>
                  <w:rFonts w:ascii="Calibri" w:hAnsi="Calibri" w:cs="Calibri"/>
                  <w:color w:val="000000"/>
                  <w:sz w:val="18"/>
                  <w:szCs w:val="16"/>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098B0365" w14:textId="77777777" w:rsidR="00264D8D" w:rsidRPr="000F1877" w:rsidRDefault="00264D8D" w:rsidP="00264D8D">
            <w:pPr>
              <w:rPr>
                <w:ins w:id="7297" w:author="Sowndarya S (WT01 - Manufacturing &amp; Hi Tech)" w:date="2015-03-23T15:00:00Z"/>
                <w:rFonts w:asciiTheme="minorHAnsi" w:hAnsiTheme="minorHAnsi" w:cstheme="minorHAnsi"/>
                <w:color w:val="000000"/>
                <w:sz w:val="18"/>
                <w:szCs w:val="16"/>
              </w:rPr>
            </w:pPr>
            <w:ins w:id="7298" w:author="Sowndarya S (WT01 - Manufacturing &amp; Hi Tech)" w:date="2015-03-23T15:00:00Z">
              <w:r>
                <w:rPr>
                  <w:rFonts w:asciiTheme="minorHAnsi" w:hAnsiTheme="minorHAnsi" w:cstheme="minorHAnsi"/>
                  <w:color w:val="000000"/>
                  <w:sz w:val="18"/>
                  <w:szCs w:val="16"/>
                </w:rPr>
                <w:t>PlanID</w:t>
              </w:r>
            </w:ins>
          </w:p>
        </w:tc>
      </w:tr>
      <w:tr w:rsidR="00FD0C5F" w:rsidRPr="000F1877" w14:paraId="466E3455" w14:textId="77777777" w:rsidTr="00264D8D">
        <w:trPr>
          <w:trHeight w:val="311"/>
          <w:ins w:id="7299"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7455C503" w14:textId="3DCD7554" w:rsidR="00FD0C5F" w:rsidRPr="00DD1485" w:rsidRDefault="00FD0C5F" w:rsidP="00FD0C5F">
            <w:pPr>
              <w:rPr>
                <w:ins w:id="7300" w:author="Sowndarya S (WT01 - Manufacturing &amp; Hi Tech)" w:date="2015-03-23T15:00:00Z"/>
                <w:rFonts w:asciiTheme="minorHAnsi" w:hAnsiTheme="minorHAnsi" w:cstheme="minorHAnsi"/>
                <w:color w:val="000000"/>
                <w:sz w:val="18"/>
                <w:szCs w:val="16"/>
              </w:rPr>
            </w:pPr>
            <w:ins w:id="7301" w:author="Sowndarya S (WT01 - Manufacturing &amp; Hi Tech)" w:date="2015-03-23T15:15:00Z">
              <w:r>
                <w:rPr>
                  <w:rFonts w:asciiTheme="minorHAnsi" w:hAnsiTheme="minorHAnsi" w:cstheme="minorHAnsi"/>
                  <w:color w:val="000000"/>
                  <w:sz w:val="18"/>
                  <w:szCs w:val="16"/>
                </w:rPr>
                <w:t>BUSINESS_SEGMENT_ID</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1973F6F5" w14:textId="77777777" w:rsidR="00FD0C5F" w:rsidRPr="007E707F" w:rsidRDefault="00FD0C5F" w:rsidP="00FD0C5F">
            <w:pPr>
              <w:rPr>
                <w:ins w:id="7302" w:author="Sowndarya S (WT01 - Manufacturing &amp; Hi Tech)" w:date="2015-03-23T15:00:00Z"/>
                <w:rFonts w:asciiTheme="minorHAnsi" w:hAnsiTheme="minorHAnsi" w:cstheme="minorHAnsi"/>
                <w:color w:val="000000"/>
                <w:sz w:val="18"/>
                <w:szCs w:val="16"/>
              </w:rPr>
            </w:pPr>
            <w:ins w:id="7303" w:author="Sowndarya S (WT01 - Manufacturing &amp; Hi Tech)" w:date="2015-03-23T15:00:00Z">
              <w:r w:rsidRPr="007E707F">
                <w:rPr>
                  <w:rFonts w:ascii="Calibri" w:hAnsi="Calibri" w:cs="Calibri"/>
                  <w:color w:val="000000"/>
                  <w:sz w:val="18"/>
                  <w:szCs w:val="22"/>
                </w:rPr>
                <w:t>Plan</w:t>
              </w:r>
            </w:ins>
          </w:p>
        </w:tc>
        <w:tc>
          <w:tcPr>
            <w:tcW w:w="926" w:type="pct"/>
            <w:tcBorders>
              <w:top w:val="single" w:sz="4" w:space="0" w:color="auto"/>
              <w:left w:val="single" w:sz="4" w:space="0" w:color="auto"/>
              <w:bottom w:val="single" w:sz="4" w:space="0" w:color="auto"/>
              <w:right w:val="single" w:sz="4" w:space="0" w:color="auto"/>
            </w:tcBorders>
          </w:tcPr>
          <w:p w14:paraId="10D5DA04" w14:textId="77777777" w:rsidR="00FD0C5F" w:rsidRPr="007E707F" w:rsidRDefault="00FD0C5F" w:rsidP="00FD0C5F">
            <w:pPr>
              <w:widowControl/>
              <w:spacing w:line="240" w:lineRule="auto"/>
              <w:rPr>
                <w:ins w:id="7304" w:author="Sowndarya S (WT01 - Manufacturing &amp; Hi Tech)" w:date="2015-03-23T15:00:00Z"/>
                <w:rFonts w:ascii="Calibri" w:hAnsi="Calibri" w:cs="Calibri"/>
                <w:color w:val="000000"/>
                <w:sz w:val="18"/>
                <w:szCs w:val="22"/>
              </w:rPr>
            </w:pPr>
            <w:ins w:id="7305" w:author="Sowndarya S (WT01 - Manufacturing &amp; Hi Tech)" w:date="2015-03-23T15:00:00Z">
              <w:r w:rsidRPr="007E707F">
                <w:rPr>
                  <w:rFonts w:ascii="Calibri" w:hAnsi="Calibri" w:cs="Calibri"/>
                  <w:color w:val="000000"/>
                  <w:sz w:val="18"/>
                  <w:szCs w:val="22"/>
                </w:rPr>
                <w:t>BusinessSegmentId</w:t>
              </w:r>
            </w:ins>
          </w:p>
          <w:p w14:paraId="77198A17" w14:textId="77777777" w:rsidR="00FD0C5F" w:rsidRPr="007E707F" w:rsidRDefault="00FD0C5F" w:rsidP="00FD0C5F">
            <w:pPr>
              <w:rPr>
                <w:ins w:id="7306" w:author="Sowndarya S (WT01 - Manufacturing &amp; Hi Tech)" w:date="2015-03-23T15:00:00Z"/>
                <w:rFonts w:asciiTheme="minorHAnsi" w:hAnsiTheme="minorHAnsi" w:cstheme="minorHAnsi"/>
                <w:color w:val="000000"/>
                <w:sz w:val="14"/>
                <w:szCs w:val="16"/>
              </w:rPr>
            </w:pPr>
          </w:p>
        </w:tc>
        <w:tc>
          <w:tcPr>
            <w:tcW w:w="1006" w:type="pct"/>
            <w:tcBorders>
              <w:top w:val="single" w:sz="4" w:space="0" w:color="auto"/>
              <w:left w:val="single" w:sz="4" w:space="0" w:color="auto"/>
              <w:bottom w:val="single" w:sz="4" w:space="0" w:color="auto"/>
              <w:right w:val="single" w:sz="4" w:space="0" w:color="auto"/>
            </w:tcBorders>
          </w:tcPr>
          <w:p w14:paraId="29D38EDD" w14:textId="511D1ED0" w:rsidR="00FD0C5F" w:rsidRPr="00596774" w:rsidRDefault="00FD0C5F" w:rsidP="00FD0C5F">
            <w:pPr>
              <w:rPr>
                <w:ins w:id="7307" w:author="Sowndarya S (WT01 - Manufacturing &amp; Hi Tech)" w:date="2015-03-23T15:00:00Z"/>
                <w:rFonts w:ascii="Calibri" w:hAnsi="Calibri" w:cs="Calibri"/>
                <w:color w:val="000000"/>
                <w:sz w:val="18"/>
                <w:szCs w:val="16"/>
              </w:rPr>
            </w:pPr>
            <w:ins w:id="7308" w:author="Sowndarya S (WT01 - Manufacturing &amp; Hi Tech)" w:date="2015-03-23T15:25:00Z">
              <w:r w:rsidRPr="00FD0C5F">
                <w:rPr>
                  <w:rFonts w:ascii="Calibri" w:hAnsi="Calibri" w:cs="Calibri"/>
                  <w:color w:val="000000"/>
                  <w:sz w:val="18"/>
                  <w:szCs w:val="16"/>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3D4C789B" w14:textId="77777777" w:rsidR="00FD0C5F" w:rsidRPr="007E707F" w:rsidRDefault="00FD0C5F" w:rsidP="00FD0C5F">
            <w:pPr>
              <w:widowControl/>
              <w:spacing w:line="240" w:lineRule="auto"/>
              <w:rPr>
                <w:ins w:id="7309" w:author="Sowndarya S (WT01 - Manufacturing &amp; Hi Tech)" w:date="2015-03-23T15:27:00Z"/>
                <w:rFonts w:ascii="Calibri" w:hAnsi="Calibri" w:cs="Calibri"/>
                <w:color w:val="000000"/>
                <w:sz w:val="18"/>
                <w:szCs w:val="22"/>
              </w:rPr>
            </w:pPr>
            <w:ins w:id="7310" w:author="Sowndarya S (WT01 - Manufacturing &amp; Hi Tech)" w:date="2015-03-23T15:27:00Z">
              <w:r w:rsidRPr="007E707F">
                <w:rPr>
                  <w:rFonts w:ascii="Calibri" w:hAnsi="Calibri" w:cs="Calibri"/>
                  <w:color w:val="000000"/>
                  <w:sz w:val="18"/>
                  <w:szCs w:val="22"/>
                </w:rPr>
                <w:t>BusinessSegmentId</w:t>
              </w:r>
            </w:ins>
          </w:p>
          <w:p w14:paraId="341C8D87" w14:textId="0A1E0903" w:rsidR="00FD0C5F" w:rsidRPr="000F1877" w:rsidRDefault="00FD0C5F" w:rsidP="00FD0C5F">
            <w:pPr>
              <w:rPr>
                <w:ins w:id="7311" w:author="Sowndarya S (WT01 - Manufacturing &amp; Hi Tech)" w:date="2015-03-23T15:00:00Z"/>
                <w:rFonts w:asciiTheme="minorHAnsi" w:hAnsiTheme="minorHAnsi" w:cstheme="minorHAnsi"/>
                <w:color w:val="000000"/>
                <w:sz w:val="18"/>
                <w:szCs w:val="16"/>
              </w:rPr>
            </w:pPr>
          </w:p>
        </w:tc>
      </w:tr>
      <w:tr w:rsidR="00FD0C5F" w:rsidRPr="000F1877" w14:paraId="5223F82A" w14:textId="77777777" w:rsidTr="00264D8D">
        <w:trPr>
          <w:trHeight w:val="509"/>
          <w:ins w:id="7312"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CDA74E1" w14:textId="0E1AEAD7" w:rsidR="00FD0C5F" w:rsidRPr="00DD1485" w:rsidRDefault="00FD0C5F" w:rsidP="00FD0C5F">
            <w:pPr>
              <w:rPr>
                <w:ins w:id="7313" w:author="Sowndarya S (WT01 - Manufacturing &amp; Hi Tech)" w:date="2015-03-23T15:00:00Z"/>
                <w:rFonts w:asciiTheme="minorHAnsi" w:hAnsiTheme="minorHAnsi" w:cstheme="minorHAnsi"/>
                <w:color w:val="000000"/>
                <w:sz w:val="18"/>
                <w:szCs w:val="16"/>
              </w:rPr>
            </w:pPr>
            <w:ins w:id="7314" w:author="Sowndarya S (WT01 - Manufacturing &amp; Hi Tech)" w:date="2015-03-23T15:15:00Z">
              <w:r>
                <w:rPr>
                  <w:rFonts w:asciiTheme="minorHAnsi" w:hAnsiTheme="minorHAnsi" w:cstheme="minorHAnsi"/>
                  <w:color w:val="000000"/>
                  <w:sz w:val="18"/>
                  <w:szCs w:val="16"/>
                </w:rPr>
                <w:t>BUSINESS_SEGMENT</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33C2809B" w14:textId="18B90BBB" w:rsidR="00FD0C5F" w:rsidRPr="007E707F" w:rsidRDefault="00FD0C5F" w:rsidP="00FD0C5F">
            <w:pPr>
              <w:rPr>
                <w:ins w:id="7315" w:author="Sowndarya S (WT01 - Manufacturing &amp; Hi Tech)" w:date="2015-03-23T15:00:00Z"/>
                <w:rFonts w:asciiTheme="minorHAnsi" w:hAnsiTheme="minorHAnsi" w:cstheme="minorHAnsi"/>
                <w:color w:val="000000"/>
                <w:sz w:val="18"/>
                <w:szCs w:val="16"/>
              </w:rPr>
            </w:pPr>
            <w:ins w:id="7316" w:author="Sowndarya S (WT01 - Manufacturing &amp; Hi Tech)" w:date="2015-03-23T15:17:00Z">
              <w:r w:rsidRPr="007E707F">
                <w:rPr>
                  <w:rFonts w:ascii="Calibri" w:hAnsi="Calibri" w:cs="Calibri"/>
                  <w:color w:val="000000"/>
                  <w:sz w:val="18"/>
                  <w:szCs w:val="22"/>
                </w:rPr>
                <w:t>BusinessSegment</w:t>
              </w:r>
            </w:ins>
          </w:p>
        </w:tc>
        <w:tc>
          <w:tcPr>
            <w:tcW w:w="926" w:type="pct"/>
            <w:tcBorders>
              <w:top w:val="single" w:sz="4" w:space="0" w:color="auto"/>
              <w:left w:val="single" w:sz="4" w:space="0" w:color="auto"/>
              <w:bottom w:val="single" w:sz="4" w:space="0" w:color="auto"/>
              <w:right w:val="single" w:sz="4" w:space="0" w:color="auto"/>
            </w:tcBorders>
            <w:shd w:val="clear" w:color="auto" w:fill="FFFFFF" w:themeFill="background1"/>
          </w:tcPr>
          <w:p w14:paraId="47CC7BDF" w14:textId="77777777" w:rsidR="00FD0C5F" w:rsidRPr="007E707F" w:rsidRDefault="00FD0C5F" w:rsidP="00FD0C5F">
            <w:pPr>
              <w:widowControl/>
              <w:spacing w:line="240" w:lineRule="auto"/>
              <w:rPr>
                <w:ins w:id="7317" w:author="Sowndarya S (WT01 - Manufacturing &amp; Hi Tech)" w:date="2015-03-23T15:00:00Z"/>
                <w:rFonts w:ascii="Calibri" w:hAnsi="Calibri" w:cs="Calibri"/>
                <w:color w:val="000000"/>
                <w:sz w:val="18"/>
                <w:szCs w:val="22"/>
              </w:rPr>
            </w:pPr>
            <w:ins w:id="7318" w:author="Sowndarya S (WT01 - Manufacturing &amp; Hi Tech)" w:date="2015-03-23T15:00:00Z">
              <w:r w:rsidRPr="007E707F">
                <w:rPr>
                  <w:rFonts w:ascii="Calibri" w:hAnsi="Calibri" w:cs="Calibri"/>
                  <w:color w:val="000000"/>
                  <w:sz w:val="18"/>
                  <w:szCs w:val="22"/>
                </w:rPr>
                <w:t>BusinessSegment</w:t>
              </w:r>
            </w:ins>
          </w:p>
          <w:p w14:paraId="0AB8F162" w14:textId="77777777" w:rsidR="00FD0C5F" w:rsidRPr="000F1877" w:rsidRDefault="00FD0C5F" w:rsidP="00FD0C5F">
            <w:pPr>
              <w:rPr>
                <w:ins w:id="7319" w:author="Sowndarya S (WT01 - Manufacturing &amp; Hi Tech)" w:date="2015-03-23T15:00: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shd w:val="clear" w:color="auto" w:fill="FFFFFF" w:themeFill="background1"/>
          </w:tcPr>
          <w:p w14:paraId="7410E822" w14:textId="2558CD71" w:rsidR="00FD0C5F" w:rsidRPr="00596774" w:rsidRDefault="00FD0C5F" w:rsidP="00FD0C5F">
            <w:pPr>
              <w:rPr>
                <w:ins w:id="7320" w:author="Sowndarya S (WT01 - Manufacturing &amp; Hi Tech)" w:date="2015-03-23T15:00:00Z"/>
                <w:rFonts w:ascii="Calibri" w:hAnsi="Calibri" w:cs="Calibri"/>
                <w:color w:val="000000"/>
                <w:sz w:val="18"/>
                <w:szCs w:val="16"/>
              </w:rPr>
            </w:pPr>
            <w:ins w:id="7321" w:author="Sowndarya S (WT01 - Manufacturing &amp; Hi Tech)" w:date="2015-03-23T15:25:00Z">
              <w:r w:rsidRPr="00FD0C5F">
                <w:rPr>
                  <w:rFonts w:ascii="Calibri" w:hAnsi="Calibri" w:cs="Calibri"/>
                  <w:color w:val="000000"/>
                  <w:sz w:val="18"/>
                  <w:szCs w:val="16"/>
                </w:rPr>
                <w:t>VEBIP_SellInRevPlan</w:t>
              </w:r>
            </w:ins>
          </w:p>
        </w:tc>
        <w:tc>
          <w:tcPr>
            <w:tcW w:w="965" w:type="pct"/>
            <w:tcBorders>
              <w:top w:val="single" w:sz="4" w:space="0" w:color="auto"/>
              <w:left w:val="single" w:sz="4" w:space="0" w:color="auto"/>
              <w:bottom w:val="single" w:sz="4" w:space="0" w:color="auto"/>
              <w:right w:val="single" w:sz="4" w:space="0" w:color="auto"/>
            </w:tcBorders>
            <w:shd w:val="clear" w:color="auto" w:fill="FFFFFF" w:themeFill="background1"/>
          </w:tcPr>
          <w:p w14:paraId="6F1620B6" w14:textId="77777777" w:rsidR="00FD0C5F" w:rsidRPr="007E707F" w:rsidRDefault="00FD0C5F" w:rsidP="00FD0C5F">
            <w:pPr>
              <w:widowControl/>
              <w:spacing w:line="240" w:lineRule="auto"/>
              <w:rPr>
                <w:ins w:id="7322" w:author="Sowndarya S (WT01 - Manufacturing &amp; Hi Tech)" w:date="2015-03-23T15:27:00Z"/>
                <w:rFonts w:ascii="Calibri" w:hAnsi="Calibri" w:cs="Calibri"/>
                <w:color w:val="000000"/>
                <w:sz w:val="18"/>
                <w:szCs w:val="22"/>
              </w:rPr>
            </w:pPr>
            <w:ins w:id="7323" w:author="Sowndarya S (WT01 - Manufacturing &amp; Hi Tech)" w:date="2015-03-23T15:27:00Z">
              <w:r w:rsidRPr="007E707F">
                <w:rPr>
                  <w:rFonts w:ascii="Calibri" w:hAnsi="Calibri" w:cs="Calibri"/>
                  <w:color w:val="000000"/>
                  <w:sz w:val="18"/>
                  <w:szCs w:val="22"/>
                </w:rPr>
                <w:t>BusinessSegment</w:t>
              </w:r>
            </w:ins>
          </w:p>
          <w:p w14:paraId="47A64EA5" w14:textId="6C4A07B2" w:rsidR="00FD0C5F" w:rsidRPr="000F1877" w:rsidRDefault="00FD0C5F" w:rsidP="00FD0C5F">
            <w:pPr>
              <w:rPr>
                <w:ins w:id="7324" w:author="Sowndarya S (WT01 - Manufacturing &amp; Hi Tech)" w:date="2015-03-23T15:00:00Z"/>
                <w:rFonts w:asciiTheme="minorHAnsi" w:hAnsiTheme="minorHAnsi" w:cstheme="minorHAnsi"/>
                <w:color w:val="000000"/>
                <w:sz w:val="18"/>
                <w:szCs w:val="16"/>
              </w:rPr>
            </w:pPr>
          </w:p>
        </w:tc>
      </w:tr>
      <w:tr w:rsidR="00FD0C5F" w:rsidRPr="000F1877" w14:paraId="63CE83CA" w14:textId="77777777" w:rsidTr="00264D8D">
        <w:trPr>
          <w:ins w:id="7325"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48F4567F" w14:textId="39AFECFC" w:rsidR="00FD0C5F" w:rsidRPr="00DD1485" w:rsidRDefault="00FD0C5F" w:rsidP="00FD0C5F">
            <w:pPr>
              <w:rPr>
                <w:ins w:id="7326" w:author="Sowndarya S (WT01 - Manufacturing &amp; Hi Tech)" w:date="2015-03-23T15:00:00Z"/>
                <w:rFonts w:asciiTheme="minorHAnsi" w:hAnsiTheme="minorHAnsi" w:cstheme="minorHAnsi"/>
                <w:color w:val="000000"/>
                <w:sz w:val="18"/>
                <w:szCs w:val="16"/>
              </w:rPr>
            </w:pPr>
            <w:ins w:id="7327" w:author="Sowndarya S (WT01 - Manufacturing &amp; Hi Tech)" w:date="2015-03-23T15:15:00Z">
              <w:r>
                <w:rPr>
                  <w:rFonts w:asciiTheme="minorHAnsi" w:hAnsiTheme="minorHAnsi" w:cstheme="minorHAnsi"/>
                  <w:color w:val="000000"/>
                  <w:sz w:val="18"/>
                  <w:szCs w:val="16"/>
                </w:rPr>
                <w:t>BDM_PLAN_ID</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60A72DE9" w14:textId="77777777" w:rsidR="00FD0C5F" w:rsidRPr="007E707F" w:rsidRDefault="00FD0C5F" w:rsidP="00FD0C5F">
            <w:pPr>
              <w:rPr>
                <w:ins w:id="7328" w:author="Sowndarya S (WT01 - Manufacturing &amp; Hi Tech)" w:date="2015-03-23T15:00:00Z"/>
                <w:rFonts w:asciiTheme="minorHAnsi" w:hAnsiTheme="minorHAnsi" w:cstheme="minorHAnsi"/>
                <w:color w:val="000000"/>
                <w:sz w:val="18"/>
                <w:szCs w:val="16"/>
              </w:rPr>
            </w:pPr>
            <w:ins w:id="7329" w:author="Sowndarya S (WT01 - Manufacturing &amp; Hi Tech)" w:date="2015-03-23T15:00:00Z">
              <w:r w:rsidRPr="007E707F">
                <w:rPr>
                  <w:rFonts w:ascii="Calibri" w:hAnsi="Calibri" w:cs="Calibri"/>
                  <w:color w:val="000000"/>
                  <w:sz w:val="18"/>
                  <w:szCs w:val="22"/>
                </w:rPr>
                <w:t>Plan</w:t>
              </w:r>
            </w:ins>
          </w:p>
        </w:tc>
        <w:tc>
          <w:tcPr>
            <w:tcW w:w="926" w:type="pct"/>
            <w:tcBorders>
              <w:top w:val="single" w:sz="4" w:space="0" w:color="auto"/>
              <w:left w:val="single" w:sz="4" w:space="0" w:color="auto"/>
              <w:bottom w:val="single" w:sz="4" w:space="0" w:color="auto"/>
              <w:right w:val="single" w:sz="4" w:space="0" w:color="auto"/>
            </w:tcBorders>
          </w:tcPr>
          <w:p w14:paraId="08993371" w14:textId="4EB38DBA" w:rsidR="00FD0C5F" w:rsidRPr="007E707F" w:rsidRDefault="00FD0C5F" w:rsidP="00FD0C5F">
            <w:pPr>
              <w:widowControl/>
              <w:spacing w:line="240" w:lineRule="auto"/>
              <w:rPr>
                <w:ins w:id="7330" w:author="Sowndarya S (WT01 - Manufacturing &amp; Hi Tech)" w:date="2015-03-23T15:00:00Z"/>
                <w:rFonts w:ascii="Calibri" w:hAnsi="Calibri" w:cs="Calibri"/>
                <w:color w:val="000000"/>
                <w:sz w:val="18"/>
                <w:szCs w:val="22"/>
              </w:rPr>
            </w:pPr>
            <w:ins w:id="7331" w:author="Sowndarya S (WT01 - Manufacturing &amp; Hi Tech)" w:date="2015-03-23T15:00:00Z">
              <w:r w:rsidRPr="007E707F">
                <w:rPr>
                  <w:rFonts w:ascii="Calibri" w:hAnsi="Calibri" w:cs="Calibri"/>
                  <w:color w:val="000000"/>
                  <w:sz w:val="18"/>
                  <w:szCs w:val="22"/>
                </w:rPr>
                <w:t>Plan</w:t>
              </w:r>
            </w:ins>
            <w:ins w:id="7332" w:author="Sowndarya S (WT01 - Manufacturing &amp; Hi Tech)" w:date="2015-03-23T15:22:00Z">
              <w:r>
                <w:rPr>
                  <w:rFonts w:ascii="Calibri" w:hAnsi="Calibri" w:cs="Calibri"/>
                  <w:color w:val="000000"/>
                  <w:sz w:val="18"/>
                  <w:szCs w:val="22"/>
                </w:rPr>
                <w:t>ID</w:t>
              </w:r>
            </w:ins>
          </w:p>
          <w:p w14:paraId="785729D3" w14:textId="77777777" w:rsidR="00FD0C5F" w:rsidRPr="000F1877" w:rsidRDefault="00FD0C5F" w:rsidP="00FD0C5F">
            <w:pPr>
              <w:rPr>
                <w:ins w:id="7333" w:author="Sowndarya S (WT01 - Manufacturing &amp; Hi Tech)" w:date="2015-03-23T15:00: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42EC7133" w14:textId="07CBD847" w:rsidR="00FD0C5F" w:rsidRPr="00596774" w:rsidRDefault="00FD0C5F" w:rsidP="00FD0C5F">
            <w:pPr>
              <w:rPr>
                <w:ins w:id="7334" w:author="Sowndarya S (WT01 - Manufacturing &amp; Hi Tech)" w:date="2015-03-23T15:00:00Z"/>
                <w:rFonts w:ascii="Calibri" w:hAnsi="Calibri" w:cs="Calibri"/>
                <w:color w:val="000000"/>
                <w:sz w:val="18"/>
                <w:szCs w:val="16"/>
              </w:rPr>
            </w:pPr>
            <w:ins w:id="7335" w:author="Sowndarya S (WT01 - Manufacturing &amp; Hi Tech)" w:date="2015-03-23T15:25:00Z">
              <w:r w:rsidRPr="00FD0C5F">
                <w:rPr>
                  <w:rFonts w:ascii="Calibri" w:hAnsi="Calibri" w:cs="Calibri"/>
                  <w:color w:val="000000"/>
                  <w:sz w:val="18"/>
                  <w:szCs w:val="16"/>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03BF7A96" w14:textId="5F2F3FC7" w:rsidR="00FD0C5F" w:rsidRPr="000F1877" w:rsidRDefault="00FD0C5F" w:rsidP="00FD0C5F">
            <w:pPr>
              <w:rPr>
                <w:ins w:id="7336" w:author="Sowndarya S (WT01 - Manufacturing &amp; Hi Tech)" w:date="2015-03-23T15:00:00Z"/>
                <w:rFonts w:asciiTheme="minorHAnsi" w:hAnsiTheme="minorHAnsi" w:cstheme="minorHAnsi"/>
                <w:color w:val="000000"/>
                <w:sz w:val="18"/>
                <w:szCs w:val="16"/>
              </w:rPr>
            </w:pPr>
            <w:ins w:id="7337" w:author="Sowndarya S (WT01 - Manufacturing &amp; Hi Tech)" w:date="2015-03-23T15:27:00Z">
              <w:r>
                <w:rPr>
                  <w:rFonts w:asciiTheme="minorHAnsi" w:hAnsiTheme="minorHAnsi" w:cstheme="minorHAnsi"/>
                  <w:color w:val="000000"/>
                  <w:sz w:val="18"/>
                  <w:szCs w:val="16"/>
                </w:rPr>
                <w:t>BDMPlanId</w:t>
              </w:r>
            </w:ins>
          </w:p>
        </w:tc>
      </w:tr>
      <w:tr w:rsidR="00FD0C5F" w:rsidRPr="000F1877" w14:paraId="6EC9F807" w14:textId="77777777" w:rsidTr="00264D8D">
        <w:trPr>
          <w:ins w:id="7338"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4A2B82D" w14:textId="2D233FD6" w:rsidR="00FD0C5F" w:rsidRPr="00DD1485" w:rsidRDefault="00FD0C5F" w:rsidP="00FD0C5F">
            <w:pPr>
              <w:rPr>
                <w:ins w:id="7339" w:author="Sowndarya S (WT01 - Manufacturing &amp; Hi Tech)" w:date="2015-03-23T15:00:00Z"/>
                <w:rFonts w:asciiTheme="minorHAnsi" w:hAnsiTheme="minorHAnsi" w:cstheme="minorHAnsi"/>
                <w:color w:val="000000"/>
                <w:sz w:val="18"/>
                <w:szCs w:val="16"/>
              </w:rPr>
            </w:pPr>
            <w:ins w:id="7340" w:author="Sowndarya S (WT01 - Manufacturing &amp; Hi Tech)" w:date="2015-03-23T15:15:00Z">
              <w:r>
                <w:rPr>
                  <w:rFonts w:asciiTheme="minorHAnsi" w:hAnsiTheme="minorHAnsi" w:cstheme="minorHAnsi"/>
                  <w:color w:val="000000"/>
                  <w:sz w:val="18"/>
                  <w:szCs w:val="16"/>
                </w:rPr>
                <w:t>MD_PARTNER_ID</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71803704" w14:textId="0DCB5E01" w:rsidR="00FD0C5F" w:rsidRPr="007E707F" w:rsidRDefault="00FD0C5F" w:rsidP="00FD0C5F">
            <w:pPr>
              <w:rPr>
                <w:ins w:id="7341" w:author="Sowndarya S (WT01 - Manufacturing &amp; Hi Tech)" w:date="2015-03-23T15:00:00Z"/>
                <w:rFonts w:asciiTheme="minorHAnsi" w:hAnsiTheme="minorHAnsi" w:cstheme="minorHAnsi"/>
                <w:color w:val="000000"/>
                <w:sz w:val="18"/>
                <w:szCs w:val="16"/>
              </w:rPr>
            </w:pPr>
            <w:ins w:id="7342" w:author="Sowndarya S (WT01 - Manufacturing &amp; Hi Tech)" w:date="2015-03-23T15:18:00Z">
              <w:r w:rsidRPr="00264D8D">
                <w:rPr>
                  <w:rFonts w:ascii="Calibri" w:hAnsi="Calibri" w:cs="Calibri"/>
                  <w:color w:val="000000"/>
                  <w:sz w:val="18"/>
                  <w:szCs w:val="22"/>
                </w:rPr>
                <w:t>RevPlanMDAlloc</w:t>
              </w:r>
            </w:ins>
          </w:p>
        </w:tc>
        <w:tc>
          <w:tcPr>
            <w:tcW w:w="926" w:type="pct"/>
            <w:tcBorders>
              <w:top w:val="single" w:sz="4" w:space="0" w:color="auto"/>
              <w:left w:val="single" w:sz="4" w:space="0" w:color="auto"/>
              <w:bottom w:val="single" w:sz="4" w:space="0" w:color="auto"/>
              <w:right w:val="single" w:sz="4" w:space="0" w:color="auto"/>
            </w:tcBorders>
          </w:tcPr>
          <w:p w14:paraId="5ECB75C9" w14:textId="77777777" w:rsidR="00FD0C5F" w:rsidRPr="007E707F" w:rsidRDefault="00FD0C5F" w:rsidP="00FD0C5F">
            <w:pPr>
              <w:widowControl/>
              <w:spacing w:line="240" w:lineRule="auto"/>
              <w:rPr>
                <w:ins w:id="7343" w:author="Sowndarya S (WT01 - Manufacturing &amp; Hi Tech)" w:date="2015-03-23T15:00:00Z"/>
                <w:rFonts w:ascii="Calibri" w:hAnsi="Calibri" w:cs="Calibri"/>
                <w:color w:val="000000"/>
                <w:sz w:val="18"/>
                <w:szCs w:val="22"/>
              </w:rPr>
            </w:pPr>
            <w:ins w:id="7344" w:author="Sowndarya S (WT01 - Manufacturing &amp; Hi Tech)" w:date="2015-03-23T15:00:00Z">
              <w:r w:rsidRPr="007E707F">
                <w:rPr>
                  <w:rFonts w:ascii="Calibri" w:hAnsi="Calibri" w:cs="Calibri"/>
                  <w:color w:val="000000"/>
                  <w:sz w:val="18"/>
                  <w:szCs w:val="22"/>
                </w:rPr>
                <w:t>PartnerId</w:t>
              </w:r>
            </w:ins>
          </w:p>
          <w:p w14:paraId="3E727810" w14:textId="77777777" w:rsidR="00FD0C5F" w:rsidRPr="000F1877" w:rsidRDefault="00FD0C5F" w:rsidP="00FD0C5F">
            <w:pPr>
              <w:rPr>
                <w:ins w:id="7345" w:author="Sowndarya S (WT01 - Manufacturing &amp; Hi Tech)" w:date="2015-03-23T15:00: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4874C1B3" w14:textId="1C26D6F6" w:rsidR="00FD0C5F" w:rsidRPr="00596774" w:rsidRDefault="00FD0C5F" w:rsidP="00FD0C5F">
            <w:pPr>
              <w:rPr>
                <w:ins w:id="7346" w:author="Sowndarya S (WT01 - Manufacturing &amp; Hi Tech)" w:date="2015-03-23T15:00:00Z"/>
                <w:rFonts w:ascii="Calibri" w:eastAsiaTheme="minorHAnsi" w:hAnsi="Calibri" w:cs="Calibri"/>
                <w:color w:val="000000"/>
                <w:highlight w:val="white"/>
              </w:rPr>
            </w:pPr>
            <w:ins w:id="7347"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4237B93C" w14:textId="3C418EEC" w:rsidR="00FD0C5F" w:rsidRPr="00596774" w:rsidRDefault="00366C3D" w:rsidP="00FD0C5F">
            <w:pPr>
              <w:rPr>
                <w:ins w:id="7348" w:author="Sowndarya S (WT01 - Manufacturing &amp; Hi Tech)" w:date="2015-03-23T15:00:00Z"/>
                <w:rFonts w:asciiTheme="minorHAnsi" w:hAnsiTheme="minorHAnsi" w:cstheme="minorHAnsi"/>
                <w:color w:val="000000"/>
                <w:sz w:val="18"/>
                <w:szCs w:val="16"/>
              </w:rPr>
            </w:pPr>
            <w:ins w:id="7349" w:author="Sowndarya S (WT01 - Manufacturing &amp; Hi Tech)" w:date="2015-03-23T15:00:00Z">
              <w:r>
                <w:rPr>
                  <w:rFonts w:asciiTheme="minorHAnsi" w:hAnsiTheme="minorHAnsi" w:cstheme="minorHAnsi"/>
                  <w:color w:val="000000"/>
                  <w:sz w:val="18"/>
                  <w:szCs w:val="16"/>
                </w:rPr>
                <w:t>MD</w:t>
              </w:r>
              <w:r w:rsidR="00FD0C5F">
                <w:rPr>
                  <w:rFonts w:asciiTheme="minorHAnsi" w:hAnsiTheme="minorHAnsi" w:cstheme="minorHAnsi"/>
                  <w:color w:val="000000"/>
                  <w:sz w:val="18"/>
                  <w:szCs w:val="16"/>
                </w:rPr>
                <w:t>PartnerId</w:t>
              </w:r>
            </w:ins>
          </w:p>
        </w:tc>
      </w:tr>
      <w:tr w:rsidR="00FD0C5F" w:rsidRPr="000F1877" w14:paraId="5D7904D4" w14:textId="77777777" w:rsidTr="00264D8D">
        <w:trPr>
          <w:ins w:id="7350"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553D1E73" w14:textId="3C54C8BD" w:rsidR="00FD0C5F" w:rsidRPr="00DD1485" w:rsidRDefault="00FD0C5F" w:rsidP="00FD0C5F">
            <w:pPr>
              <w:rPr>
                <w:ins w:id="7351" w:author="Sowndarya S (WT01 - Manufacturing &amp; Hi Tech)" w:date="2015-03-23T15:00:00Z"/>
                <w:rFonts w:asciiTheme="minorHAnsi" w:hAnsiTheme="minorHAnsi" w:cstheme="minorHAnsi"/>
                <w:color w:val="000000"/>
                <w:sz w:val="18"/>
                <w:szCs w:val="16"/>
              </w:rPr>
            </w:pPr>
            <w:ins w:id="7352" w:author="Sowndarya S (WT01 - Manufacturing &amp; Hi Tech)" w:date="2015-03-23T15:15:00Z">
              <w:r>
                <w:rPr>
                  <w:rFonts w:asciiTheme="minorHAnsi" w:hAnsiTheme="minorHAnsi" w:cstheme="minorHAnsi"/>
                  <w:color w:val="000000"/>
                  <w:sz w:val="18"/>
                  <w:szCs w:val="16"/>
                </w:rPr>
                <w:t>BDM_USER_ID</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24C61000" w14:textId="0F6520BE" w:rsidR="00FD0C5F" w:rsidRPr="007E707F" w:rsidRDefault="00FD0C5F" w:rsidP="00FD0C5F">
            <w:pPr>
              <w:rPr>
                <w:ins w:id="7353" w:author="Sowndarya S (WT01 - Manufacturing &amp; Hi Tech)" w:date="2015-03-23T15:00:00Z"/>
                <w:rFonts w:asciiTheme="minorHAnsi" w:hAnsiTheme="minorHAnsi" w:cstheme="minorHAnsi"/>
                <w:color w:val="000000"/>
                <w:sz w:val="18"/>
                <w:szCs w:val="16"/>
              </w:rPr>
            </w:pPr>
            <w:ins w:id="7354" w:author="Sowndarya S (WT01 - Manufacturing &amp; Hi Tech)" w:date="2015-03-23T15:18:00Z">
              <w:r w:rsidRPr="00264D8D">
                <w:rPr>
                  <w:rFonts w:ascii="Calibri" w:hAnsi="Calibri" w:cs="Calibri"/>
                  <w:color w:val="000000"/>
                  <w:sz w:val="18"/>
                  <w:szCs w:val="22"/>
                </w:rPr>
                <w:t>RevPlanMDAlloc</w:t>
              </w:r>
            </w:ins>
          </w:p>
        </w:tc>
        <w:tc>
          <w:tcPr>
            <w:tcW w:w="926" w:type="pct"/>
            <w:tcBorders>
              <w:top w:val="single" w:sz="4" w:space="0" w:color="auto"/>
              <w:left w:val="single" w:sz="4" w:space="0" w:color="auto"/>
              <w:bottom w:val="single" w:sz="4" w:space="0" w:color="auto"/>
              <w:right w:val="single" w:sz="4" w:space="0" w:color="auto"/>
            </w:tcBorders>
          </w:tcPr>
          <w:p w14:paraId="5BBD4430" w14:textId="04958EF9" w:rsidR="00FD0C5F" w:rsidRPr="000F1877" w:rsidRDefault="00FD0C5F" w:rsidP="00FD0C5F">
            <w:pPr>
              <w:widowControl/>
              <w:spacing w:line="240" w:lineRule="auto"/>
              <w:rPr>
                <w:ins w:id="7355" w:author="Sowndarya S (WT01 - Manufacturing &amp; Hi Tech)" w:date="2015-03-23T15:00:00Z"/>
                <w:rFonts w:asciiTheme="minorHAnsi" w:hAnsiTheme="minorHAnsi" w:cstheme="minorHAnsi"/>
                <w:color w:val="000000"/>
                <w:sz w:val="18"/>
                <w:szCs w:val="16"/>
              </w:rPr>
            </w:pPr>
            <w:ins w:id="7356" w:author="Sowndarya S (WT01 - Manufacturing &amp; Hi Tech)" w:date="2015-03-23T15:23:00Z">
              <w:r w:rsidRPr="00FD0C5F">
                <w:rPr>
                  <w:rFonts w:asciiTheme="minorHAnsi" w:hAnsiTheme="minorHAnsi" w:cstheme="minorHAnsi"/>
                  <w:color w:val="000000"/>
                  <w:sz w:val="18"/>
                  <w:szCs w:val="16"/>
                </w:rPr>
                <w:t>ChildPlanUserId</w:t>
              </w:r>
            </w:ins>
          </w:p>
        </w:tc>
        <w:tc>
          <w:tcPr>
            <w:tcW w:w="1006" w:type="pct"/>
            <w:tcBorders>
              <w:top w:val="single" w:sz="4" w:space="0" w:color="auto"/>
              <w:left w:val="single" w:sz="4" w:space="0" w:color="auto"/>
              <w:bottom w:val="single" w:sz="4" w:space="0" w:color="auto"/>
              <w:right w:val="single" w:sz="4" w:space="0" w:color="auto"/>
            </w:tcBorders>
          </w:tcPr>
          <w:p w14:paraId="06EDCCD8" w14:textId="73EBDAF5" w:rsidR="00FD0C5F" w:rsidRPr="00596774" w:rsidRDefault="00FD0C5F" w:rsidP="00FD0C5F">
            <w:pPr>
              <w:rPr>
                <w:ins w:id="7357" w:author="Sowndarya S (WT01 - Manufacturing &amp; Hi Tech)" w:date="2015-03-23T15:00:00Z"/>
                <w:rFonts w:ascii="Calibri" w:eastAsiaTheme="minorHAnsi" w:hAnsi="Calibri" w:cs="Calibri"/>
                <w:color w:val="000000"/>
                <w:highlight w:val="white"/>
              </w:rPr>
            </w:pPr>
            <w:ins w:id="7358"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6BD8210E" w14:textId="716D5237" w:rsidR="00FD0C5F" w:rsidRPr="00596774" w:rsidRDefault="00FD0C5F" w:rsidP="00FD0C5F">
            <w:pPr>
              <w:rPr>
                <w:ins w:id="7359" w:author="Sowndarya S (WT01 - Manufacturing &amp; Hi Tech)" w:date="2015-03-23T15:00:00Z"/>
                <w:rFonts w:asciiTheme="minorHAnsi" w:hAnsiTheme="minorHAnsi" w:cstheme="minorHAnsi"/>
                <w:color w:val="000000"/>
                <w:sz w:val="18"/>
                <w:szCs w:val="16"/>
              </w:rPr>
            </w:pPr>
            <w:ins w:id="7360" w:author="Sowndarya S (WT01 - Manufacturing &amp; Hi Tech)" w:date="2015-03-23T15:28:00Z">
              <w:r>
                <w:rPr>
                  <w:rFonts w:asciiTheme="minorHAnsi" w:hAnsiTheme="minorHAnsi" w:cstheme="minorHAnsi"/>
                  <w:color w:val="000000"/>
                  <w:sz w:val="18"/>
                  <w:szCs w:val="16"/>
                </w:rPr>
                <w:t>BDMUserId</w:t>
              </w:r>
            </w:ins>
          </w:p>
        </w:tc>
      </w:tr>
      <w:tr w:rsidR="00FD0C5F" w:rsidRPr="000F1877" w14:paraId="06A4F4DB" w14:textId="77777777" w:rsidTr="00264D8D">
        <w:trPr>
          <w:ins w:id="7361"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6BB24D7" w14:textId="1BA5C5E4" w:rsidR="00FD0C5F" w:rsidRPr="00DD1485" w:rsidRDefault="00FD0C5F" w:rsidP="00FD0C5F">
            <w:pPr>
              <w:rPr>
                <w:ins w:id="7362" w:author="Sowndarya S (WT01 - Manufacturing &amp; Hi Tech)" w:date="2015-03-23T15:00:00Z"/>
                <w:rFonts w:asciiTheme="minorHAnsi" w:hAnsiTheme="minorHAnsi" w:cstheme="minorHAnsi"/>
                <w:color w:val="000000"/>
                <w:sz w:val="18"/>
                <w:szCs w:val="16"/>
              </w:rPr>
            </w:pPr>
            <w:ins w:id="7363" w:author="Sowndarya S (WT01 - Manufacturing &amp; Hi Tech)" w:date="2015-03-23T15:15:00Z">
              <w:r>
                <w:rPr>
                  <w:rFonts w:asciiTheme="minorHAnsi" w:hAnsiTheme="minorHAnsi" w:cstheme="minorHAnsi"/>
                  <w:color w:val="000000"/>
                  <w:sz w:val="18"/>
                  <w:szCs w:val="16"/>
                </w:rPr>
                <w:t>BUSINESS_GROUP_ID</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54810E31" w14:textId="46825503" w:rsidR="00FD0C5F" w:rsidRPr="007E707F" w:rsidRDefault="00FD0C5F" w:rsidP="00FD0C5F">
            <w:pPr>
              <w:rPr>
                <w:ins w:id="7364" w:author="Sowndarya S (WT01 - Manufacturing &amp; Hi Tech)" w:date="2015-03-23T15:00:00Z"/>
                <w:rFonts w:asciiTheme="minorHAnsi" w:hAnsiTheme="minorHAnsi" w:cstheme="minorHAnsi"/>
                <w:color w:val="000000"/>
                <w:sz w:val="18"/>
                <w:szCs w:val="16"/>
              </w:rPr>
            </w:pPr>
            <w:ins w:id="7365" w:author="Sowndarya S (WT01 - Manufacturing &amp; Hi Tech)" w:date="2015-03-23T15:17:00Z">
              <w:r w:rsidRPr="00264D8D">
                <w:rPr>
                  <w:rFonts w:ascii="Calibri" w:hAnsi="Calibri" w:cs="Calibri"/>
                  <w:color w:val="000000"/>
                  <w:sz w:val="18"/>
                  <w:szCs w:val="22"/>
                </w:rPr>
                <w:t>RevPlanMDBGAlloc</w:t>
              </w:r>
            </w:ins>
          </w:p>
        </w:tc>
        <w:tc>
          <w:tcPr>
            <w:tcW w:w="926" w:type="pct"/>
            <w:tcBorders>
              <w:top w:val="single" w:sz="4" w:space="0" w:color="auto"/>
              <w:left w:val="single" w:sz="4" w:space="0" w:color="auto"/>
              <w:bottom w:val="single" w:sz="4" w:space="0" w:color="auto"/>
              <w:right w:val="single" w:sz="4" w:space="0" w:color="auto"/>
            </w:tcBorders>
          </w:tcPr>
          <w:p w14:paraId="049BE28C" w14:textId="2DB4A6F2" w:rsidR="00FD0C5F" w:rsidRPr="000F1877" w:rsidRDefault="00FD0C5F" w:rsidP="00FD0C5F">
            <w:pPr>
              <w:widowControl/>
              <w:spacing w:line="240" w:lineRule="auto"/>
              <w:rPr>
                <w:ins w:id="7366" w:author="Sowndarya S (WT01 - Manufacturing &amp; Hi Tech)" w:date="2015-03-23T15:00:00Z"/>
                <w:rFonts w:asciiTheme="minorHAnsi" w:hAnsiTheme="minorHAnsi" w:cstheme="minorHAnsi"/>
                <w:color w:val="000000"/>
                <w:sz w:val="18"/>
                <w:szCs w:val="16"/>
              </w:rPr>
            </w:pPr>
            <w:ins w:id="7367" w:author="Sowndarya S (WT01 - Manufacturing &amp; Hi Tech)" w:date="2015-03-23T15:23:00Z">
              <w:r>
                <w:rPr>
                  <w:rFonts w:asciiTheme="minorHAnsi" w:hAnsiTheme="minorHAnsi" w:cstheme="minorHAnsi"/>
                  <w:color w:val="000000"/>
                  <w:sz w:val="18"/>
                  <w:szCs w:val="16"/>
                </w:rPr>
                <w:t>BusinessGroupId</w:t>
              </w:r>
            </w:ins>
          </w:p>
        </w:tc>
        <w:tc>
          <w:tcPr>
            <w:tcW w:w="1006" w:type="pct"/>
            <w:tcBorders>
              <w:top w:val="single" w:sz="4" w:space="0" w:color="auto"/>
              <w:left w:val="single" w:sz="4" w:space="0" w:color="auto"/>
              <w:bottom w:val="single" w:sz="4" w:space="0" w:color="auto"/>
              <w:right w:val="single" w:sz="4" w:space="0" w:color="auto"/>
            </w:tcBorders>
          </w:tcPr>
          <w:p w14:paraId="6B4EB90C" w14:textId="04FDA3BC" w:rsidR="00FD0C5F" w:rsidRPr="00596774" w:rsidRDefault="00FD0C5F" w:rsidP="00FD0C5F">
            <w:pPr>
              <w:rPr>
                <w:ins w:id="7368" w:author="Sowndarya S (WT01 - Manufacturing &amp; Hi Tech)" w:date="2015-03-23T15:00:00Z"/>
                <w:rFonts w:ascii="Calibri" w:eastAsiaTheme="minorHAnsi" w:hAnsi="Calibri" w:cs="Calibri"/>
                <w:color w:val="000000"/>
                <w:highlight w:val="white"/>
              </w:rPr>
            </w:pPr>
            <w:ins w:id="7369"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461DF74C" w14:textId="73A44E97" w:rsidR="00FD0C5F" w:rsidRPr="00596774" w:rsidRDefault="00FD0C5F" w:rsidP="00FD0C5F">
            <w:pPr>
              <w:rPr>
                <w:ins w:id="7370" w:author="Sowndarya S (WT01 - Manufacturing &amp; Hi Tech)" w:date="2015-03-23T15:00:00Z"/>
                <w:rFonts w:asciiTheme="minorHAnsi" w:hAnsiTheme="minorHAnsi" w:cstheme="minorHAnsi"/>
                <w:color w:val="000000"/>
                <w:sz w:val="18"/>
                <w:szCs w:val="16"/>
              </w:rPr>
            </w:pPr>
            <w:ins w:id="7371" w:author="Sowndarya S (WT01 - Manufacturing &amp; Hi Tech)" w:date="2015-03-23T15:28:00Z">
              <w:r>
                <w:rPr>
                  <w:rFonts w:asciiTheme="minorHAnsi" w:hAnsiTheme="minorHAnsi" w:cstheme="minorHAnsi"/>
                  <w:color w:val="000000"/>
                  <w:sz w:val="18"/>
                  <w:szCs w:val="16"/>
                </w:rPr>
                <w:t>BusinessGroupId</w:t>
              </w:r>
            </w:ins>
          </w:p>
        </w:tc>
      </w:tr>
      <w:tr w:rsidR="00FD0C5F" w:rsidRPr="000F1877" w14:paraId="584F8E8D" w14:textId="77777777" w:rsidTr="00264D8D">
        <w:trPr>
          <w:ins w:id="7372"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1522BA9" w14:textId="41A57D64" w:rsidR="00FD0C5F" w:rsidRPr="00DD1485" w:rsidRDefault="00FD0C5F" w:rsidP="00FD0C5F">
            <w:pPr>
              <w:rPr>
                <w:ins w:id="7373" w:author="Sowndarya S (WT01 - Manufacturing &amp; Hi Tech)" w:date="2015-03-23T15:00:00Z"/>
                <w:rFonts w:asciiTheme="minorHAnsi" w:hAnsiTheme="minorHAnsi" w:cstheme="minorHAnsi"/>
                <w:color w:val="000000"/>
                <w:sz w:val="18"/>
                <w:szCs w:val="16"/>
              </w:rPr>
            </w:pPr>
            <w:ins w:id="7374" w:author="Sowndarya S (WT01 - Manufacturing &amp; Hi Tech)" w:date="2015-03-23T15:15:00Z">
              <w:r>
                <w:rPr>
                  <w:rFonts w:asciiTheme="minorHAnsi" w:hAnsiTheme="minorHAnsi" w:cstheme="minorHAnsi"/>
                  <w:color w:val="000000"/>
                  <w:sz w:val="18"/>
                  <w:szCs w:val="16"/>
                </w:rPr>
                <w:t>BUSINESS_GROUP</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4861AB6A" w14:textId="1B09F356" w:rsidR="00FD0C5F" w:rsidRPr="007E707F" w:rsidRDefault="00FD0C5F" w:rsidP="00FD0C5F">
            <w:pPr>
              <w:rPr>
                <w:ins w:id="7375" w:author="Sowndarya S (WT01 - Manufacturing &amp; Hi Tech)" w:date="2015-03-23T15:00:00Z"/>
                <w:rFonts w:asciiTheme="minorHAnsi" w:hAnsiTheme="minorHAnsi" w:cstheme="minorHAnsi"/>
                <w:color w:val="000000"/>
                <w:sz w:val="18"/>
                <w:szCs w:val="16"/>
              </w:rPr>
            </w:pPr>
            <w:ins w:id="7376" w:author="Sowndarya S (WT01 - Manufacturing &amp; Hi Tech)" w:date="2015-03-23T15:17:00Z">
              <w:r>
                <w:rPr>
                  <w:rFonts w:ascii="Calibri" w:hAnsi="Calibri" w:cs="Calibri"/>
                  <w:color w:val="000000"/>
                  <w:sz w:val="18"/>
                  <w:szCs w:val="22"/>
                </w:rPr>
                <w:t>BusinessGroup</w:t>
              </w:r>
            </w:ins>
          </w:p>
        </w:tc>
        <w:tc>
          <w:tcPr>
            <w:tcW w:w="926" w:type="pct"/>
            <w:tcBorders>
              <w:top w:val="single" w:sz="4" w:space="0" w:color="auto"/>
              <w:left w:val="single" w:sz="4" w:space="0" w:color="auto"/>
              <w:bottom w:val="single" w:sz="4" w:space="0" w:color="auto"/>
              <w:right w:val="single" w:sz="4" w:space="0" w:color="auto"/>
            </w:tcBorders>
          </w:tcPr>
          <w:p w14:paraId="3EB11356" w14:textId="06756DC8" w:rsidR="00FD0C5F" w:rsidRPr="000F1877" w:rsidRDefault="00FD0C5F" w:rsidP="00FD0C5F">
            <w:pPr>
              <w:widowControl/>
              <w:spacing w:line="240" w:lineRule="auto"/>
              <w:rPr>
                <w:ins w:id="7377" w:author="Sowndarya S (WT01 - Manufacturing &amp; Hi Tech)" w:date="2015-03-23T15:00:00Z"/>
                <w:rFonts w:asciiTheme="minorHAnsi" w:hAnsiTheme="minorHAnsi" w:cstheme="minorHAnsi"/>
                <w:color w:val="000000"/>
                <w:sz w:val="18"/>
                <w:szCs w:val="16"/>
              </w:rPr>
            </w:pPr>
            <w:ins w:id="7378" w:author="Sowndarya S (WT01 - Manufacturing &amp; Hi Tech)" w:date="2015-03-23T15:24:00Z">
              <w:r>
                <w:rPr>
                  <w:rFonts w:asciiTheme="minorHAnsi" w:hAnsiTheme="minorHAnsi" w:cstheme="minorHAnsi"/>
                  <w:color w:val="000000"/>
                  <w:sz w:val="18"/>
                  <w:szCs w:val="16"/>
                </w:rPr>
                <w:t>BusinessGroup</w:t>
              </w:r>
            </w:ins>
          </w:p>
        </w:tc>
        <w:tc>
          <w:tcPr>
            <w:tcW w:w="1006" w:type="pct"/>
            <w:tcBorders>
              <w:top w:val="single" w:sz="4" w:space="0" w:color="auto"/>
              <w:left w:val="single" w:sz="4" w:space="0" w:color="auto"/>
              <w:bottom w:val="single" w:sz="4" w:space="0" w:color="auto"/>
              <w:right w:val="single" w:sz="4" w:space="0" w:color="auto"/>
            </w:tcBorders>
          </w:tcPr>
          <w:p w14:paraId="2A3FAC2D" w14:textId="5A31702B" w:rsidR="00FD0C5F" w:rsidRPr="00596774" w:rsidRDefault="00FD0C5F" w:rsidP="00FD0C5F">
            <w:pPr>
              <w:rPr>
                <w:ins w:id="7379" w:author="Sowndarya S (WT01 - Manufacturing &amp; Hi Tech)" w:date="2015-03-23T15:00:00Z"/>
                <w:rFonts w:ascii="Calibri" w:eastAsiaTheme="minorHAnsi" w:hAnsi="Calibri" w:cs="Calibri"/>
                <w:color w:val="000000"/>
                <w:highlight w:val="white"/>
              </w:rPr>
            </w:pPr>
            <w:ins w:id="7380"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67BCFD55" w14:textId="65CD0D47" w:rsidR="00FD0C5F" w:rsidRPr="00596774" w:rsidRDefault="00FD0C5F" w:rsidP="00FD0C5F">
            <w:pPr>
              <w:rPr>
                <w:ins w:id="7381" w:author="Sowndarya S (WT01 - Manufacturing &amp; Hi Tech)" w:date="2015-03-23T15:00:00Z"/>
                <w:rFonts w:asciiTheme="minorHAnsi" w:hAnsiTheme="minorHAnsi" w:cstheme="minorHAnsi"/>
                <w:color w:val="000000"/>
                <w:sz w:val="18"/>
                <w:szCs w:val="16"/>
              </w:rPr>
            </w:pPr>
            <w:ins w:id="7382" w:author="Sowndarya S (WT01 - Manufacturing &amp; Hi Tech)" w:date="2015-03-23T15:28:00Z">
              <w:r>
                <w:rPr>
                  <w:rFonts w:asciiTheme="minorHAnsi" w:hAnsiTheme="minorHAnsi" w:cstheme="minorHAnsi"/>
                  <w:color w:val="000000"/>
                  <w:sz w:val="18"/>
                  <w:szCs w:val="16"/>
                </w:rPr>
                <w:t>BusinessGroup</w:t>
              </w:r>
            </w:ins>
          </w:p>
        </w:tc>
      </w:tr>
      <w:tr w:rsidR="00FD0C5F" w:rsidRPr="000F1877" w14:paraId="09A005A6" w14:textId="77777777" w:rsidTr="00264D8D">
        <w:trPr>
          <w:ins w:id="7383"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7F1CADE8" w14:textId="04C83CB3" w:rsidR="00FD0C5F" w:rsidRPr="00DD1485" w:rsidRDefault="00FD0C5F" w:rsidP="00FD0C5F">
            <w:pPr>
              <w:rPr>
                <w:ins w:id="7384" w:author="Sowndarya S (WT01 - Manufacturing &amp; Hi Tech)" w:date="2015-03-23T15:00:00Z"/>
                <w:rFonts w:asciiTheme="minorHAnsi" w:hAnsiTheme="minorHAnsi" w:cstheme="minorHAnsi"/>
                <w:color w:val="000000"/>
                <w:sz w:val="18"/>
                <w:szCs w:val="16"/>
              </w:rPr>
            </w:pPr>
            <w:ins w:id="7385" w:author="Sowndarya S (WT01 - Manufacturing &amp; Hi Tech)" w:date="2015-03-23T15:15:00Z">
              <w:r>
                <w:rPr>
                  <w:rFonts w:asciiTheme="minorHAnsi" w:hAnsiTheme="minorHAnsi" w:cstheme="minorHAnsi"/>
                  <w:color w:val="000000"/>
                  <w:sz w:val="18"/>
                  <w:szCs w:val="16"/>
                </w:rPr>
                <w:t>TOTAL_REVENUE</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0A4892B3" w14:textId="7D296E05" w:rsidR="00FD0C5F" w:rsidRPr="007E707F" w:rsidRDefault="00FD0C5F" w:rsidP="00FD0C5F">
            <w:pPr>
              <w:rPr>
                <w:ins w:id="7386" w:author="Sowndarya S (WT01 - Manufacturing &amp; Hi Tech)" w:date="2015-03-23T15:00:00Z"/>
                <w:rFonts w:asciiTheme="minorHAnsi" w:hAnsiTheme="minorHAnsi" w:cstheme="minorHAnsi"/>
                <w:color w:val="000000"/>
                <w:sz w:val="18"/>
                <w:szCs w:val="16"/>
              </w:rPr>
            </w:pPr>
            <w:ins w:id="7387" w:author="Sowndarya S (WT01 - Manufacturing &amp; Hi Tech)" w:date="2015-03-23T15:18:00Z">
              <w:r w:rsidRPr="00264D8D">
                <w:rPr>
                  <w:rFonts w:ascii="Calibri" w:hAnsi="Calibri" w:cs="Calibri"/>
                  <w:color w:val="000000"/>
                  <w:sz w:val="18"/>
                  <w:szCs w:val="22"/>
                </w:rPr>
                <w:t>RevPlanMDAlloc</w:t>
              </w:r>
            </w:ins>
          </w:p>
        </w:tc>
        <w:tc>
          <w:tcPr>
            <w:tcW w:w="926" w:type="pct"/>
            <w:tcBorders>
              <w:top w:val="single" w:sz="4" w:space="0" w:color="auto"/>
              <w:left w:val="single" w:sz="4" w:space="0" w:color="auto"/>
              <w:bottom w:val="single" w:sz="4" w:space="0" w:color="auto"/>
              <w:right w:val="single" w:sz="4" w:space="0" w:color="auto"/>
            </w:tcBorders>
          </w:tcPr>
          <w:p w14:paraId="2D8532AD" w14:textId="77777777" w:rsidR="00FD0C5F" w:rsidRPr="007E707F" w:rsidRDefault="00FD0C5F" w:rsidP="00FD0C5F">
            <w:pPr>
              <w:widowControl/>
              <w:spacing w:line="240" w:lineRule="auto"/>
              <w:rPr>
                <w:ins w:id="7388" w:author="Sowndarya S (WT01 - Manufacturing &amp; Hi Tech)" w:date="2015-03-23T15:23:00Z"/>
                <w:rFonts w:ascii="Calibri" w:hAnsi="Calibri" w:cs="Calibri"/>
                <w:color w:val="000000"/>
                <w:sz w:val="18"/>
                <w:szCs w:val="22"/>
              </w:rPr>
            </w:pPr>
            <w:ins w:id="7389" w:author="Sowndarya S (WT01 - Manufacturing &amp; Hi Tech)" w:date="2015-03-23T15:23:00Z">
              <w:r w:rsidRPr="007E707F">
                <w:rPr>
                  <w:rFonts w:ascii="Calibri" w:hAnsi="Calibri" w:cs="Calibri"/>
                  <w:color w:val="000000"/>
                  <w:sz w:val="18"/>
                  <w:szCs w:val="22"/>
                </w:rPr>
                <w:t>TotalRevenue</w:t>
              </w:r>
            </w:ins>
          </w:p>
          <w:p w14:paraId="69080ED9" w14:textId="77777777" w:rsidR="00FD0C5F" w:rsidRPr="000F1877" w:rsidRDefault="00FD0C5F" w:rsidP="00FD0C5F">
            <w:pPr>
              <w:rPr>
                <w:ins w:id="7390" w:author="Sowndarya S (WT01 - Manufacturing &amp; Hi Tech)" w:date="2015-03-23T15:00: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752E7BB6" w14:textId="7E3C78B4" w:rsidR="00FD0C5F" w:rsidRPr="00596774" w:rsidRDefault="00FD0C5F" w:rsidP="00FD0C5F">
            <w:pPr>
              <w:rPr>
                <w:ins w:id="7391" w:author="Sowndarya S (WT01 - Manufacturing &amp; Hi Tech)" w:date="2015-03-23T15:00:00Z"/>
                <w:rFonts w:ascii="Calibri" w:eastAsiaTheme="minorHAnsi" w:hAnsi="Calibri" w:cs="Calibri"/>
                <w:color w:val="000000"/>
                <w:highlight w:val="white"/>
              </w:rPr>
            </w:pPr>
            <w:ins w:id="7392"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134CF001" w14:textId="778B0034" w:rsidR="00FD0C5F" w:rsidRPr="00596774" w:rsidRDefault="00FD0C5F" w:rsidP="00FD0C5F">
            <w:pPr>
              <w:rPr>
                <w:ins w:id="7393" w:author="Sowndarya S (WT01 - Manufacturing &amp; Hi Tech)" w:date="2015-03-23T15:00:00Z"/>
                <w:rFonts w:asciiTheme="minorHAnsi" w:hAnsiTheme="minorHAnsi" w:cstheme="minorHAnsi"/>
                <w:color w:val="000000"/>
                <w:sz w:val="18"/>
                <w:szCs w:val="16"/>
              </w:rPr>
            </w:pPr>
            <w:ins w:id="7394" w:author="Sowndarya S (WT01 - Manufacturing &amp; Hi Tech)" w:date="2015-03-23T15:00:00Z">
              <w:r>
                <w:rPr>
                  <w:rFonts w:asciiTheme="minorHAnsi" w:hAnsiTheme="minorHAnsi" w:cstheme="minorHAnsi"/>
                  <w:color w:val="000000"/>
                  <w:sz w:val="18"/>
                  <w:szCs w:val="16"/>
                </w:rPr>
                <w:t>TotalRevenue</w:t>
              </w:r>
            </w:ins>
          </w:p>
        </w:tc>
      </w:tr>
      <w:tr w:rsidR="00FD0C5F" w:rsidRPr="000F1877" w14:paraId="762C8159" w14:textId="77777777" w:rsidTr="00264D8D">
        <w:trPr>
          <w:ins w:id="7395"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5B055605" w14:textId="10CD4A90" w:rsidR="00FD0C5F" w:rsidRPr="00DD1485" w:rsidRDefault="00FD0C5F" w:rsidP="00FD0C5F">
            <w:pPr>
              <w:rPr>
                <w:ins w:id="7396" w:author="Sowndarya S (WT01 - Manufacturing &amp; Hi Tech)" w:date="2015-03-23T15:00:00Z"/>
                <w:rFonts w:asciiTheme="minorHAnsi" w:hAnsiTheme="minorHAnsi" w:cstheme="minorHAnsi"/>
                <w:color w:val="000000"/>
                <w:sz w:val="18"/>
                <w:szCs w:val="16"/>
              </w:rPr>
            </w:pPr>
            <w:ins w:id="7397" w:author="Sowndarya S (WT01 - Manufacturing &amp; Hi Tech)" w:date="2015-03-23T15:15:00Z">
              <w:r>
                <w:rPr>
                  <w:rFonts w:asciiTheme="minorHAnsi" w:hAnsiTheme="minorHAnsi" w:cstheme="minorHAnsi"/>
                  <w:color w:val="000000"/>
                  <w:sz w:val="18"/>
                  <w:szCs w:val="16"/>
                </w:rPr>
                <w:t>TOTAL_PROFIT</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76C1D7CD" w14:textId="2E9C120D" w:rsidR="00FD0C5F" w:rsidRPr="000F1877" w:rsidRDefault="00FD0C5F" w:rsidP="00FD0C5F">
            <w:pPr>
              <w:rPr>
                <w:ins w:id="7398" w:author="Sowndarya S (WT01 - Manufacturing &amp; Hi Tech)" w:date="2015-03-23T15:00:00Z"/>
                <w:rFonts w:asciiTheme="minorHAnsi" w:hAnsiTheme="minorHAnsi" w:cstheme="minorHAnsi"/>
                <w:color w:val="000000"/>
                <w:sz w:val="18"/>
                <w:szCs w:val="16"/>
              </w:rPr>
            </w:pPr>
            <w:ins w:id="7399" w:author="Sowndarya S (WT01 - Manufacturing &amp; Hi Tech)" w:date="2015-03-23T15:18:00Z">
              <w:r w:rsidRPr="00264D8D">
                <w:rPr>
                  <w:rFonts w:ascii="Calibri" w:hAnsi="Calibri" w:cs="Calibri"/>
                  <w:color w:val="000000"/>
                  <w:sz w:val="18"/>
                  <w:szCs w:val="22"/>
                </w:rPr>
                <w:t>RevPlanMDAlloc</w:t>
              </w:r>
            </w:ins>
          </w:p>
        </w:tc>
        <w:tc>
          <w:tcPr>
            <w:tcW w:w="926" w:type="pct"/>
            <w:tcBorders>
              <w:top w:val="single" w:sz="4" w:space="0" w:color="auto"/>
              <w:left w:val="single" w:sz="4" w:space="0" w:color="auto"/>
              <w:bottom w:val="single" w:sz="4" w:space="0" w:color="auto"/>
              <w:right w:val="single" w:sz="4" w:space="0" w:color="auto"/>
            </w:tcBorders>
          </w:tcPr>
          <w:p w14:paraId="6AAA98CB" w14:textId="77777777" w:rsidR="00FD0C5F" w:rsidRPr="007E707F" w:rsidRDefault="00FD0C5F" w:rsidP="00FD0C5F">
            <w:pPr>
              <w:widowControl/>
              <w:spacing w:line="240" w:lineRule="auto"/>
              <w:rPr>
                <w:ins w:id="7400" w:author="Sowndarya S (WT01 - Manufacturing &amp; Hi Tech)" w:date="2015-03-23T15:23:00Z"/>
                <w:rFonts w:ascii="Calibri" w:hAnsi="Calibri" w:cs="Calibri"/>
                <w:color w:val="000000"/>
                <w:sz w:val="18"/>
                <w:szCs w:val="22"/>
              </w:rPr>
            </w:pPr>
            <w:ins w:id="7401" w:author="Sowndarya S (WT01 - Manufacturing &amp; Hi Tech)" w:date="2015-03-23T15:23:00Z">
              <w:r w:rsidRPr="007E707F">
                <w:rPr>
                  <w:rFonts w:ascii="Calibri" w:hAnsi="Calibri" w:cs="Calibri"/>
                  <w:color w:val="000000"/>
                  <w:sz w:val="18"/>
                  <w:szCs w:val="22"/>
                </w:rPr>
                <w:t>TotalProfit</w:t>
              </w:r>
            </w:ins>
          </w:p>
          <w:p w14:paraId="3B22BB90" w14:textId="77777777" w:rsidR="00FD0C5F" w:rsidRPr="00E705DE" w:rsidRDefault="00FD0C5F" w:rsidP="00FD0C5F">
            <w:pPr>
              <w:widowControl/>
              <w:spacing w:line="240" w:lineRule="auto"/>
              <w:rPr>
                <w:ins w:id="7402" w:author="Sowndarya S (WT01 - Manufacturing &amp; Hi Tech)" w:date="2015-03-23T15:00:00Z"/>
                <w:rFonts w:asciiTheme="minorHAnsi" w:hAnsiTheme="minorHAnsi" w:cstheme="minorHAnsi"/>
                <w:sz w:val="18"/>
                <w:szCs w:val="16"/>
              </w:rPr>
            </w:pPr>
          </w:p>
        </w:tc>
        <w:tc>
          <w:tcPr>
            <w:tcW w:w="1006" w:type="pct"/>
            <w:tcBorders>
              <w:top w:val="single" w:sz="4" w:space="0" w:color="auto"/>
              <w:left w:val="single" w:sz="4" w:space="0" w:color="auto"/>
              <w:bottom w:val="single" w:sz="4" w:space="0" w:color="auto"/>
              <w:right w:val="single" w:sz="4" w:space="0" w:color="auto"/>
            </w:tcBorders>
          </w:tcPr>
          <w:p w14:paraId="3E82524A" w14:textId="4FEC56F7" w:rsidR="00FD0C5F" w:rsidRPr="00596774" w:rsidRDefault="00FD0C5F" w:rsidP="00FD0C5F">
            <w:pPr>
              <w:rPr>
                <w:ins w:id="7403" w:author="Sowndarya S (WT01 - Manufacturing &amp; Hi Tech)" w:date="2015-03-23T15:00:00Z"/>
                <w:rFonts w:ascii="Calibri" w:eastAsiaTheme="minorHAnsi" w:hAnsi="Calibri" w:cs="Calibri"/>
                <w:color w:val="000000"/>
                <w:highlight w:val="white"/>
              </w:rPr>
            </w:pPr>
            <w:ins w:id="7404"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289BA598" w14:textId="4201F9BC" w:rsidR="00FD0C5F" w:rsidRPr="00596774" w:rsidRDefault="00FD0C5F" w:rsidP="00FD0C5F">
            <w:pPr>
              <w:rPr>
                <w:ins w:id="7405" w:author="Sowndarya S (WT01 - Manufacturing &amp; Hi Tech)" w:date="2015-03-23T15:00:00Z"/>
                <w:rFonts w:asciiTheme="minorHAnsi" w:hAnsiTheme="minorHAnsi" w:cstheme="minorHAnsi"/>
                <w:color w:val="000000"/>
                <w:sz w:val="18"/>
                <w:szCs w:val="16"/>
              </w:rPr>
            </w:pPr>
            <w:ins w:id="7406" w:author="Sowndarya S (WT01 - Manufacturing &amp; Hi Tech)" w:date="2015-03-23T15:29:00Z">
              <w:r>
                <w:rPr>
                  <w:rFonts w:asciiTheme="minorHAnsi" w:hAnsiTheme="minorHAnsi" w:cstheme="minorHAnsi"/>
                  <w:color w:val="000000"/>
                  <w:sz w:val="18"/>
                  <w:szCs w:val="16"/>
                </w:rPr>
                <w:t>TotalProfit</w:t>
              </w:r>
            </w:ins>
          </w:p>
        </w:tc>
      </w:tr>
      <w:tr w:rsidR="00FD0C5F" w:rsidRPr="000F1877" w14:paraId="20E96AB1" w14:textId="77777777" w:rsidTr="00264D8D">
        <w:trPr>
          <w:ins w:id="7407"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246B17F6" w14:textId="2EB23E3F" w:rsidR="00FD0C5F" w:rsidRPr="00DD1485" w:rsidRDefault="00FD0C5F" w:rsidP="00FD0C5F">
            <w:pPr>
              <w:rPr>
                <w:ins w:id="7408" w:author="Sowndarya S (WT01 - Manufacturing &amp; Hi Tech)" w:date="2015-03-23T15:00:00Z"/>
                <w:rFonts w:asciiTheme="minorHAnsi" w:hAnsiTheme="minorHAnsi" w:cstheme="minorHAnsi"/>
                <w:color w:val="000000"/>
                <w:sz w:val="18"/>
                <w:szCs w:val="16"/>
              </w:rPr>
            </w:pPr>
            <w:ins w:id="7409" w:author="Sowndarya S (WT01 - Manufacturing &amp; Hi Tech)" w:date="2015-03-23T15:15:00Z">
              <w:r>
                <w:rPr>
                  <w:rFonts w:asciiTheme="minorHAnsi" w:hAnsiTheme="minorHAnsi" w:cstheme="minorHAnsi"/>
                  <w:color w:val="000000"/>
                  <w:sz w:val="18"/>
                  <w:szCs w:val="16"/>
                </w:rPr>
                <w:t>PLAN_YEAR</w:t>
              </w:r>
            </w:ins>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3B83101C" w14:textId="77777777" w:rsidR="00FD0C5F" w:rsidRPr="000F1877" w:rsidRDefault="00FD0C5F" w:rsidP="00FD0C5F">
            <w:pPr>
              <w:rPr>
                <w:ins w:id="7410" w:author="Sowndarya S (WT01 - Manufacturing &amp; Hi Tech)" w:date="2015-03-23T15:00:00Z"/>
                <w:rFonts w:asciiTheme="minorHAnsi" w:hAnsiTheme="minorHAnsi" w:cstheme="minorHAnsi"/>
                <w:color w:val="000000"/>
                <w:sz w:val="18"/>
                <w:szCs w:val="16"/>
              </w:rPr>
            </w:pPr>
            <w:ins w:id="7411" w:author="Sowndarya S (WT01 - Manufacturing &amp; Hi Tech)" w:date="2015-03-23T15:00:00Z">
              <w:r w:rsidRPr="00767301">
                <w:rPr>
                  <w:rFonts w:ascii="Calibri" w:hAnsi="Calibri" w:cs="Calibri"/>
                  <w:color w:val="000000"/>
                  <w:sz w:val="18"/>
                  <w:szCs w:val="22"/>
                </w:rPr>
                <w:t>Plan</w:t>
              </w:r>
            </w:ins>
          </w:p>
        </w:tc>
        <w:tc>
          <w:tcPr>
            <w:tcW w:w="926" w:type="pct"/>
            <w:tcBorders>
              <w:top w:val="single" w:sz="4" w:space="0" w:color="auto"/>
              <w:left w:val="single" w:sz="4" w:space="0" w:color="auto"/>
              <w:bottom w:val="single" w:sz="4" w:space="0" w:color="auto"/>
              <w:right w:val="single" w:sz="4" w:space="0" w:color="auto"/>
            </w:tcBorders>
          </w:tcPr>
          <w:p w14:paraId="6306648C" w14:textId="4822A53A" w:rsidR="00FD0C5F" w:rsidRPr="000F1877" w:rsidRDefault="00FD0C5F" w:rsidP="00FD0C5F">
            <w:pPr>
              <w:widowControl/>
              <w:spacing w:line="240" w:lineRule="auto"/>
              <w:rPr>
                <w:ins w:id="7412" w:author="Sowndarya S (WT01 - Manufacturing &amp; Hi Tech)" w:date="2015-03-23T15:00:00Z"/>
                <w:rFonts w:asciiTheme="minorHAnsi" w:hAnsiTheme="minorHAnsi" w:cstheme="minorHAnsi"/>
                <w:color w:val="000000"/>
                <w:sz w:val="18"/>
                <w:szCs w:val="16"/>
              </w:rPr>
            </w:pPr>
            <w:ins w:id="7413" w:author="Sowndarya S (WT01 - Manufacturing &amp; Hi Tech)" w:date="2015-03-23T15:24:00Z">
              <w:r>
                <w:rPr>
                  <w:rFonts w:asciiTheme="minorHAnsi" w:hAnsiTheme="minorHAnsi" w:cstheme="minorHAnsi"/>
                  <w:color w:val="000000"/>
                  <w:sz w:val="18"/>
                  <w:szCs w:val="16"/>
                </w:rPr>
                <w:t>PlanYear</w:t>
              </w:r>
            </w:ins>
          </w:p>
        </w:tc>
        <w:tc>
          <w:tcPr>
            <w:tcW w:w="1006" w:type="pct"/>
            <w:tcBorders>
              <w:top w:val="single" w:sz="4" w:space="0" w:color="auto"/>
              <w:left w:val="single" w:sz="4" w:space="0" w:color="auto"/>
              <w:bottom w:val="single" w:sz="4" w:space="0" w:color="auto"/>
              <w:right w:val="single" w:sz="4" w:space="0" w:color="auto"/>
            </w:tcBorders>
          </w:tcPr>
          <w:p w14:paraId="074C38F6" w14:textId="3308D860" w:rsidR="00FD0C5F" w:rsidRPr="00596774" w:rsidRDefault="00FD0C5F" w:rsidP="00FD0C5F">
            <w:pPr>
              <w:rPr>
                <w:ins w:id="7414" w:author="Sowndarya S (WT01 - Manufacturing &amp; Hi Tech)" w:date="2015-03-23T15:00:00Z"/>
                <w:rFonts w:ascii="Calibri" w:eastAsiaTheme="minorHAnsi" w:hAnsi="Calibri" w:cs="Calibri"/>
                <w:color w:val="000000"/>
                <w:highlight w:val="white"/>
              </w:rPr>
            </w:pPr>
            <w:ins w:id="7415"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tcPr>
          <w:p w14:paraId="1231F0A3" w14:textId="34B5EAEB" w:rsidR="00FD0C5F" w:rsidRPr="00596774" w:rsidRDefault="00FD0C5F" w:rsidP="00FD0C5F">
            <w:pPr>
              <w:rPr>
                <w:ins w:id="7416" w:author="Sowndarya S (WT01 - Manufacturing &amp; Hi Tech)" w:date="2015-03-23T15:00:00Z"/>
                <w:rFonts w:asciiTheme="minorHAnsi" w:hAnsiTheme="minorHAnsi" w:cstheme="minorHAnsi"/>
                <w:color w:val="000000"/>
                <w:sz w:val="18"/>
                <w:szCs w:val="16"/>
              </w:rPr>
            </w:pPr>
            <w:ins w:id="7417" w:author="Sowndarya S (WT01 - Manufacturing &amp; Hi Tech)" w:date="2015-03-23T15:29:00Z">
              <w:r>
                <w:rPr>
                  <w:rFonts w:asciiTheme="minorHAnsi" w:hAnsiTheme="minorHAnsi" w:cstheme="minorHAnsi"/>
                  <w:color w:val="000000"/>
                  <w:sz w:val="18"/>
                  <w:szCs w:val="16"/>
                </w:rPr>
                <w:t>PalnYear</w:t>
              </w:r>
            </w:ins>
          </w:p>
        </w:tc>
      </w:tr>
      <w:tr w:rsidR="00FD0C5F" w:rsidRPr="000F1877" w14:paraId="7CB9CF3D" w14:textId="77777777" w:rsidTr="00264D8D">
        <w:trPr>
          <w:ins w:id="7418"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35AEDB19" w14:textId="070AB8C1" w:rsidR="00FD0C5F" w:rsidRPr="00DD1485" w:rsidRDefault="00FD0C5F" w:rsidP="00FD0C5F">
            <w:pPr>
              <w:rPr>
                <w:ins w:id="7419" w:author="Sowndarya S (WT01 - Manufacturing &amp; Hi Tech)" w:date="2015-03-23T15:00:00Z"/>
                <w:rFonts w:asciiTheme="minorHAnsi" w:hAnsiTheme="minorHAnsi" w:cstheme="minorHAnsi"/>
                <w:color w:val="000000"/>
                <w:sz w:val="18"/>
                <w:szCs w:val="16"/>
              </w:rPr>
            </w:pPr>
            <w:ins w:id="7420" w:author="Sowndarya S (WT01 - Manufacturing &amp; Hi Tech)" w:date="2015-03-23T15:15:00Z">
              <w:r>
                <w:rPr>
                  <w:rFonts w:asciiTheme="minorHAnsi" w:hAnsiTheme="minorHAnsi" w:cstheme="minorHAnsi"/>
                  <w:color w:val="000000"/>
                  <w:sz w:val="18"/>
                  <w:szCs w:val="16"/>
                </w:rPr>
                <w:t>MODIFIED_DATE</w:t>
              </w:r>
            </w:ins>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10181CE9" w14:textId="224CE9E4" w:rsidR="00FD0C5F" w:rsidRPr="007E707F" w:rsidRDefault="00FD0C5F" w:rsidP="00FD0C5F">
            <w:pPr>
              <w:rPr>
                <w:ins w:id="7421" w:author="Sowndarya S (WT01 - Manufacturing &amp; Hi Tech)" w:date="2015-03-23T15:00:00Z"/>
                <w:rFonts w:asciiTheme="minorHAnsi" w:hAnsiTheme="minorHAnsi" w:cstheme="minorHAnsi"/>
                <w:color w:val="000000"/>
                <w:sz w:val="18"/>
                <w:szCs w:val="16"/>
              </w:rPr>
            </w:pPr>
            <w:ins w:id="7422" w:author="Sowndarya S (WT01 - Manufacturing &amp; Hi Tech)" w:date="2015-03-23T15:18:00Z">
              <w:r w:rsidRPr="00767301">
                <w:rPr>
                  <w:rFonts w:ascii="Calibri" w:hAnsi="Calibri" w:cs="Calibri"/>
                  <w:color w:val="000000"/>
                  <w:sz w:val="18"/>
                  <w:szCs w:val="22"/>
                </w:rPr>
                <w:t>Plan</w:t>
              </w:r>
            </w:ins>
          </w:p>
        </w:tc>
        <w:tc>
          <w:tcPr>
            <w:tcW w:w="926" w:type="pct"/>
            <w:tcBorders>
              <w:top w:val="single" w:sz="4" w:space="0" w:color="auto"/>
              <w:left w:val="single" w:sz="4" w:space="0" w:color="auto"/>
              <w:bottom w:val="single" w:sz="4" w:space="0" w:color="auto"/>
              <w:right w:val="single" w:sz="4" w:space="0" w:color="auto"/>
            </w:tcBorders>
          </w:tcPr>
          <w:p w14:paraId="67C693D8" w14:textId="77777777" w:rsidR="00FD0C5F" w:rsidRPr="007E707F" w:rsidRDefault="00FD0C5F" w:rsidP="00FD0C5F">
            <w:pPr>
              <w:widowControl/>
              <w:spacing w:line="240" w:lineRule="auto"/>
              <w:rPr>
                <w:ins w:id="7423" w:author="Sowndarya S (WT01 - Manufacturing &amp; Hi Tech)" w:date="2015-03-23T15:24:00Z"/>
                <w:rFonts w:ascii="Calibri" w:hAnsi="Calibri" w:cs="Calibri"/>
                <w:color w:val="000000"/>
                <w:sz w:val="18"/>
                <w:szCs w:val="22"/>
              </w:rPr>
            </w:pPr>
            <w:ins w:id="7424" w:author="Sowndarya S (WT01 - Manufacturing &amp; Hi Tech)" w:date="2015-03-23T15:24:00Z">
              <w:r w:rsidRPr="007E707F">
                <w:rPr>
                  <w:rFonts w:ascii="Calibri" w:hAnsi="Calibri" w:cs="Calibri"/>
                  <w:color w:val="000000"/>
                  <w:sz w:val="18"/>
                  <w:szCs w:val="22"/>
                </w:rPr>
                <w:t>ModifiedDate</w:t>
              </w:r>
            </w:ins>
          </w:p>
          <w:p w14:paraId="60EA533E" w14:textId="77777777" w:rsidR="00FD0C5F" w:rsidRPr="000F1877" w:rsidRDefault="00FD0C5F" w:rsidP="00FD0C5F">
            <w:pPr>
              <w:rPr>
                <w:ins w:id="7425" w:author="Sowndarya S (WT01 - Manufacturing &amp; Hi Tech)" w:date="2015-03-23T15:00: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18885568" w14:textId="6DE629F5" w:rsidR="00FD0C5F" w:rsidRPr="00596774" w:rsidRDefault="00FD0C5F" w:rsidP="00FD0C5F">
            <w:pPr>
              <w:rPr>
                <w:ins w:id="7426" w:author="Sowndarya S (WT01 - Manufacturing &amp; Hi Tech)" w:date="2015-03-23T15:00:00Z"/>
                <w:rFonts w:ascii="Calibri" w:eastAsiaTheme="minorHAnsi" w:hAnsi="Calibri" w:cs="Calibri"/>
                <w:color w:val="000000"/>
                <w:highlight w:val="white"/>
              </w:rPr>
            </w:pPr>
            <w:ins w:id="7427"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
          <w:p w14:paraId="41412F21" w14:textId="4AF51A52" w:rsidR="00FD0C5F" w:rsidRPr="00596774" w:rsidRDefault="00FD0C5F" w:rsidP="00FD0C5F">
            <w:pPr>
              <w:rPr>
                <w:ins w:id="7428" w:author="Sowndarya S (WT01 - Manufacturing &amp; Hi Tech)" w:date="2015-03-23T15:00:00Z"/>
                <w:rFonts w:asciiTheme="minorHAnsi" w:hAnsiTheme="minorHAnsi" w:cstheme="minorHAnsi"/>
                <w:color w:val="000000"/>
                <w:sz w:val="18"/>
                <w:szCs w:val="16"/>
              </w:rPr>
            </w:pPr>
            <w:ins w:id="7429" w:author="Sowndarya S (WT01 - Manufacturing &amp; Hi Tech)" w:date="2015-03-23T15:29:00Z">
              <w:r>
                <w:rPr>
                  <w:rFonts w:asciiTheme="minorHAnsi" w:hAnsiTheme="minorHAnsi" w:cstheme="minorHAnsi"/>
                  <w:color w:val="000000"/>
                  <w:sz w:val="18"/>
                  <w:szCs w:val="16"/>
                </w:rPr>
                <w:t>ModifiedDate</w:t>
              </w:r>
            </w:ins>
          </w:p>
        </w:tc>
      </w:tr>
      <w:tr w:rsidR="00FD0C5F" w:rsidRPr="000F1877" w14:paraId="22DBE9C4"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430"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431"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432"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F505795" w14:textId="415E6AA0" w:rsidR="00FD0C5F" w:rsidRPr="00DD1485" w:rsidRDefault="00FD0C5F" w:rsidP="00FD0C5F">
            <w:pPr>
              <w:rPr>
                <w:ins w:id="7433" w:author="Sowndarya S (WT01 - Manufacturing &amp; Hi Tech)" w:date="2015-03-23T15:00:00Z"/>
                <w:rFonts w:asciiTheme="minorHAnsi" w:hAnsiTheme="minorHAnsi" w:cstheme="minorHAnsi"/>
                <w:color w:val="000000"/>
                <w:sz w:val="18"/>
                <w:szCs w:val="16"/>
              </w:rPr>
            </w:pPr>
            <w:ins w:id="7434" w:author="Sowndarya S (WT01 - Manufacturing &amp; Hi Tech)" w:date="2015-03-23T15:15:00Z">
              <w:r>
                <w:rPr>
                  <w:rFonts w:asciiTheme="minorHAnsi" w:hAnsiTheme="minorHAnsi" w:cstheme="minorHAnsi"/>
                  <w:color w:val="000000"/>
                  <w:sz w:val="18"/>
                  <w:szCs w:val="16"/>
                </w:rPr>
                <w:t>REV_JAN</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435"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483CFC38" w14:textId="549A749E" w:rsidR="00FD0C5F" w:rsidRPr="00264D8D" w:rsidRDefault="00FD0C5F" w:rsidP="00FD0C5F">
            <w:pPr>
              <w:rPr>
                <w:ins w:id="7436" w:author="Sowndarya S (WT01 - Manufacturing &amp; Hi Tech)" w:date="2015-03-23T15:00:00Z"/>
                <w:rFonts w:asciiTheme="minorHAnsi" w:hAnsiTheme="minorHAnsi" w:cstheme="minorHAnsi"/>
                <w:color w:val="000000"/>
                <w:sz w:val="18"/>
                <w:szCs w:val="18"/>
              </w:rPr>
            </w:pPr>
            <w:ins w:id="7437" w:author="Sowndarya S (WT01 - Manufacturing &amp; Hi Tech)" w:date="2015-03-23T15:19:00Z">
              <w:r w:rsidRPr="00264D8D">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438"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66A4CB61" w14:textId="77777777" w:rsidR="00FD0C5F" w:rsidRPr="000F1877" w:rsidRDefault="00FD0C5F" w:rsidP="00FD0C5F">
            <w:pPr>
              <w:rPr>
                <w:ins w:id="7439" w:author="Sowndarya S (WT01 - Manufacturing &amp; Hi Tech)" w:date="2015-03-23T15:00:00Z"/>
                <w:rFonts w:asciiTheme="minorHAnsi" w:hAnsiTheme="minorHAnsi" w:cstheme="minorHAnsi"/>
                <w:color w:val="000000"/>
                <w:sz w:val="18"/>
                <w:szCs w:val="16"/>
              </w:rPr>
            </w:pPr>
            <w:ins w:id="7440"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441"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5B1B3CAD" w14:textId="21EB3513" w:rsidR="00FD0C5F" w:rsidRPr="00596774" w:rsidRDefault="00FD0C5F" w:rsidP="00FD0C5F">
            <w:pPr>
              <w:rPr>
                <w:ins w:id="7442" w:author="Sowndarya S (WT01 - Manufacturing &amp; Hi Tech)" w:date="2015-03-23T15:00:00Z"/>
                <w:rFonts w:ascii="Calibri" w:eastAsiaTheme="minorHAnsi" w:hAnsi="Calibri" w:cs="Calibri"/>
                <w:color w:val="000000"/>
                <w:highlight w:val="white"/>
              </w:rPr>
            </w:pPr>
            <w:ins w:id="7443"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444"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3EF39D07" w14:textId="1F13D85A" w:rsidR="00FD0C5F" w:rsidRPr="00596774" w:rsidRDefault="00FD0C5F" w:rsidP="00FD0C5F">
            <w:pPr>
              <w:rPr>
                <w:ins w:id="7445" w:author="Sowndarya S (WT01 - Manufacturing &amp; Hi Tech)" w:date="2015-03-23T15:00:00Z"/>
                <w:rFonts w:asciiTheme="minorHAnsi" w:hAnsiTheme="minorHAnsi" w:cstheme="minorHAnsi"/>
                <w:color w:val="000000"/>
                <w:sz w:val="18"/>
                <w:szCs w:val="16"/>
              </w:rPr>
            </w:pPr>
            <w:ins w:id="7446" w:author="Sowndarya S (WT01 - Manufacturing &amp; Hi Tech)" w:date="2015-03-23T15:29:00Z">
              <w:r>
                <w:rPr>
                  <w:rFonts w:asciiTheme="minorHAnsi" w:hAnsiTheme="minorHAnsi" w:cstheme="minorHAnsi"/>
                  <w:color w:val="000000"/>
                  <w:sz w:val="18"/>
                  <w:szCs w:val="16"/>
                </w:rPr>
                <w:t>Rev_Jan</w:t>
              </w:r>
            </w:ins>
          </w:p>
        </w:tc>
      </w:tr>
      <w:tr w:rsidR="00FD0C5F" w:rsidRPr="000F1877" w14:paraId="2CA2BD4F"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447"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448"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449"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9A3BDF8" w14:textId="5E2D63E6" w:rsidR="00FD0C5F" w:rsidRPr="00DD1485" w:rsidRDefault="00FD0C5F" w:rsidP="00FD0C5F">
            <w:pPr>
              <w:rPr>
                <w:ins w:id="7450" w:author="Sowndarya S (WT01 - Manufacturing &amp; Hi Tech)" w:date="2015-03-23T15:00:00Z"/>
                <w:rFonts w:asciiTheme="minorHAnsi" w:hAnsiTheme="minorHAnsi" w:cstheme="minorHAnsi"/>
                <w:color w:val="000000"/>
                <w:sz w:val="18"/>
                <w:szCs w:val="16"/>
              </w:rPr>
            </w:pPr>
            <w:ins w:id="7451" w:author="Sowndarya S (WT01 - Manufacturing &amp; Hi Tech)" w:date="2015-03-23T15:15:00Z">
              <w:r>
                <w:rPr>
                  <w:rFonts w:asciiTheme="minorHAnsi" w:hAnsiTheme="minorHAnsi" w:cstheme="minorHAnsi"/>
                  <w:color w:val="000000"/>
                  <w:sz w:val="18"/>
                  <w:szCs w:val="16"/>
                </w:rPr>
                <w:t>REV_FEB</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452"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49BBD505" w14:textId="4478AFE2" w:rsidR="00FD0C5F" w:rsidRPr="00264D8D" w:rsidRDefault="00FD0C5F" w:rsidP="00FD0C5F">
            <w:pPr>
              <w:rPr>
                <w:ins w:id="7453" w:author="Sowndarya S (WT01 - Manufacturing &amp; Hi Tech)" w:date="2015-03-23T15:00:00Z"/>
                <w:rFonts w:asciiTheme="minorHAnsi" w:hAnsiTheme="minorHAnsi" w:cstheme="minorHAnsi"/>
                <w:color w:val="000000"/>
                <w:sz w:val="18"/>
                <w:szCs w:val="18"/>
              </w:rPr>
            </w:pPr>
            <w:ins w:id="7454" w:author="Sowndarya S (WT01 - Manufacturing &amp; Hi Tech)" w:date="2015-03-23T15:19:00Z">
              <w:r w:rsidRPr="00264D8D">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455"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45E7F94F" w14:textId="77777777" w:rsidR="00FD0C5F" w:rsidRPr="000F1877" w:rsidRDefault="00FD0C5F" w:rsidP="00FD0C5F">
            <w:pPr>
              <w:rPr>
                <w:ins w:id="7456" w:author="Sowndarya S (WT01 - Manufacturing &amp; Hi Tech)" w:date="2015-03-23T15:00:00Z"/>
                <w:rFonts w:asciiTheme="minorHAnsi" w:hAnsiTheme="minorHAnsi" w:cstheme="minorHAnsi"/>
                <w:color w:val="000000"/>
                <w:sz w:val="18"/>
                <w:szCs w:val="16"/>
              </w:rPr>
            </w:pPr>
            <w:ins w:id="7457"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458"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6F541307" w14:textId="36D05F54" w:rsidR="00FD0C5F" w:rsidRPr="00596774" w:rsidRDefault="00FD0C5F" w:rsidP="00FD0C5F">
            <w:pPr>
              <w:rPr>
                <w:ins w:id="7459" w:author="Sowndarya S (WT01 - Manufacturing &amp; Hi Tech)" w:date="2015-03-23T15:00:00Z"/>
                <w:rFonts w:ascii="Calibri" w:eastAsiaTheme="minorHAnsi" w:hAnsi="Calibri" w:cs="Calibri"/>
                <w:color w:val="000000"/>
                <w:highlight w:val="white"/>
              </w:rPr>
            </w:pPr>
            <w:ins w:id="7460"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461"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076AF0C0" w14:textId="575FC6F7" w:rsidR="00FD0C5F" w:rsidRPr="00596774" w:rsidRDefault="00FD0C5F" w:rsidP="00FD0C5F">
            <w:pPr>
              <w:rPr>
                <w:ins w:id="7462" w:author="Sowndarya S (WT01 - Manufacturing &amp; Hi Tech)" w:date="2015-03-23T15:00:00Z"/>
                <w:rFonts w:asciiTheme="minorHAnsi" w:hAnsiTheme="minorHAnsi" w:cstheme="minorHAnsi"/>
                <w:color w:val="000000"/>
                <w:sz w:val="18"/>
                <w:szCs w:val="16"/>
              </w:rPr>
            </w:pPr>
            <w:ins w:id="7463" w:author="Sowndarya S (WT01 - Manufacturing &amp; Hi Tech)" w:date="2015-03-23T15:29:00Z">
              <w:r>
                <w:rPr>
                  <w:rFonts w:asciiTheme="minorHAnsi" w:hAnsiTheme="minorHAnsi" w:cstheme="minorHAnsi"/>
                  <w:color w:val="000000"/>
                  <w:sz w:val="18"/>
                  <w:szCs w:val="16"/>
                </w:rPr>
                <w:t>Rev_Feb</w:t>
              </w:r>
            </w:ins>
          </w:p>
        </w:tc>
      </w:tr>
      <w:tr w:rsidR="00FD0C5F" w:rsidRPr="000F1877" w14:paraId="315C2882"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464"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465"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466"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A454514" w14:textId="0E5E5E5A" w:rsidR="00FD0C5F" w:rsidRPr="00DD1485" w:rsidRDefault="00FD0C5F" w:rsidP="00FD0C5F">
            <w:pPr>
              <w:rPr>
                <w:ins w:id="7467" w:author="Sowndarya S (WT01 - Manufacturing &amp; Hi Tech)" w:date="2015-03-23T15:00:00Z"/>
                <w:rFonts w:asciiTheme="minorHAnsi" w:hAnsiTheme="minorHAnsi" w:cstheme="minorHAnsi"/>
                <w:color w:val="000000"/>
                <w:sz w:val="18"/>
                <w:szCs w:val="16"/>
              </w:rPr>
            </w:pPr>
            <w:ins w:id="7468" w:author="Sowndarya S (WT01 - Manufacturing &amp; Hi Tech)" w:date="2015-03-23T15:15:00Z">
              <w:r>
                <w:rPr>
                  <w:rFonts w:asciiTheme="minorHAnsi" w:hAnsiTheme="minorHAnsi" w:cstheme="minorHAnsi"/>
                  <w:color w:val="000000"/>
                  <w:sz w:val="18"/>
                  <w:szCs w:val="16"/>
                </w:rPr>
                <w:t>REV_MAR</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469"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4E78181C" w14:textId="65004CD0" w:rsidR="00FD0C5F" w:rsidRPr="00264D8D" w:rsidRDefault="00FD0C5F" w:rsidP="00FD0C5F">
            <w:pPr>
              <w:rPr>
                <w:ins w:id="7470" w:author="Sowndarya S (WT01 - Manufacturing &amp; Hi Tech)" w:date="2015-03-23T15:00:00Z"/>
                <w:rFonts w:asciiTheme="minorHAnsi" w:hAnsiTheme="minorHAnsi" w:cstheme="minorHAnsi"/>
                <w:color w:val="000000"/>
                <w:sz w:val="18"/>
                <w:szCs w:val="18"/>
              </w:rPr>
            </w:pPr>
            <w:ins w:id="7471" w:author="Sowndarya S (WT01 - Manufacturing &amp; Hi Tech)" w:date="2015-03-23T15:19:00Z">
              <w:r w:rsidRPr="00264D8D">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472"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7041D026" w14:textId="77777777" w:rsidR="00FD0C5F" w:rsidRPr="000F1877" w:rsidRDefault="00FD0C5F" w:rsidP="00FD0C5F">
            <w:pPr>
              <w:rPr>
                <w:ins w:id="7473" w:author="Sowndarya S (WT01 - Manufacturing &amp; Hi Tech)" w:date="2015-03-23T15:00:00Z"/>
                <w:rFonts w:asciiTheme="minorHAnsi" w:hAnsiTheme="minorHAnsi" w:cstheme="minorHAnsi"/>
                <w:color w:val="000000"/>
                <w:sz w:val="18"/>
                <w:szCs w:val="16"/>
              </w:rPr>
            </w:pPr>
            <w:ins w:id="7474"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475"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27DB23D0" w14:textId="58A61EBF" w:rsidR="00FD0C5F" w:rsidRPr="00596774" w:rsidRDefault="00FD0C5F" w:rsidP="00FD0C5F">
            <w:pPr>
              <w:rPr>
                <w:ins w:id="7476" w:author="Sowndarya S (WT01 - Manufacturing &amp; Hi Tech)" w:date="2015-03-23T15:00:00Z"/>
                <w:rFonts w:ascii="Calibri" w:eastAsiaTheme="minorHAnsi" w:hAnsi="Calibri" w:cs="Calibri"/>
                <w:color w:val="000000"/>
                <w:highlight w:val="white"/>
              </w:rPr>
            </w:pPr>
            <w:ins w:id="7477"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478"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1CF9AC85" w14:textId="1060DC82" w:rsidR="00FD0C5F" w:rsidRPr="00596774" w:rsidRDefault="00FD0C5F" w:rsidP="00FD0C5F">
            <w:pPr>
              <w:rPr>
                <w:ins w:id="7479" w:author="Sowndarya S (WT01 - Manufacturing &amp; Hi Tech)" w:date="2015-03-23T15:00:00Z"/>
                <w:rFonts w:asciiTheme="minorHAnsi" w:hAnsiTheme="minorHAnsi" w:cstheme="minorHAnsi"/>
                <w:color w:val="000000"/>
                <w:sz w:val="18"/>
                <w:szCs w:val="16"/>
              </w:rPr>
            </w:pPr>
            <w:ins w:id="7480" w:author="Sowndarya S (WT01 - Manufacturing &amp; Hi Tech)" w:date="2015-03-23T15:29:00Z">
              <w:r>
                <w:rPr>
                  <w:rFonts w:asciiTheme="minorHAnsi" w:hAnsiTheme="minorHAnsi" w:cstheme="minorHAnsi"/>
                  <w:color w:val="000000"/>
                  <w:sz w:val="18"/>
                  <w:szCs w:val="16"/>
                </w:rPr>
                <w:t>Rev_Mar</w:t>
              </w:r>
            </w:ins>
          </w:p>
        </w:tc>
      </w:tr>
      <w:tr w:rsidR="00FD0C5F" w:rsidRPr="000F1877" w14:paraId="55153728"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481"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482"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483"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78AD3ED" w14:textId="55565678" w:rsidR="00FD0C5F" w:rsidRPr="00DD1485" w:rsidRDefault="00FD0C5F" w:rsidP="00FD0C5F">
            <w:pPr>
              <w:rPr>
                <w:ins w:id="7484" w:author="Sowndarya S (WT01 - Manufacturing &amp; Hi Tech)" w:date="2015-03-23T15:00:00Z"/>
                <w:rFonts w:asciiTheme="minorHAnsi" w:hAnsiTheme="minorHAnsi" w:cstheme="minorHAnsi"/>
                <w:color w:val="000000"/>
                <w:sz w:val="18"/>
                <w:szCs w:val="16"/>
              </w:rPr>
            </w:pPr>
            <w:ins w:id="7485" w:author="Sowndarya S (WT01 - Manufacturing &amp; Hi Tech)" w:date="2015-03-23T15:15:00Z">
              <w:r>
                <w:rPr>
                  <w:rFonts w:asciiTheme="minorHAnsi" w:hAnsiTheme="minorHAnsi" w:cstheme="minorHAnsi"/>
                  <w:color w:val="000000"/>
                  <w:sz w:val="18"/>
                  <w:szCs w:val="16"/>
                </w:rPr>
                <w:t>REV_APR</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486"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63F0F6A0" w14:textId="578FADFD" w:rsidR="00FD0C5F" w:rsidRPr="00FD0C5F" w:rsidRDefault="00FD0C5F" w:rsidP="00FD0C5F">
            <w:pPr>
              <w:rPr>
                <w:ins w:id="7487" w:author="Sowndarya S (WT01 - Manufacturing &amp; Hi Tech)" w:date="2015-03-23T15:00:00Z"/>
                <w:rFonts w:asciiTheme="minorHAnsi" w:hAnsiTheme="minorHAnsi" w:cstheme="minorHAnsi"/>
                <w:color w:val="000000"/>
                <w:sz w:val="18"/>
                <w:szCs w:val="18"/>
              </w:rPr>
            </w:pPr>
            <w:ins w:id="7488"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489"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2E323590" w14:textId="77777777" w:rsidR="00FD0C5F" w:rsidRPr="000F1877" w:rsidRDefault="00FD0C5F" w:rsidP="00FD0C5F">
            <w:pPr>
              <w:rPr>
                <w:ins w:id="7490" w:author="Sowndarya S (WT01 - Manufacturing &amp; Hi Tech)" w:date="2015-03-23T15:00:00Z"/>
                <w:rFonts w:asciiTheme="minorHAnsi" w:hAnsiTheme="minorHAnsi" w:cstheme="minorHAnsi"/>
                <w:color w:val="000000"/>
                <w:sz w:val="18"/>
                <w:szCs w:val="16"/>
              </w:rPr>
            </w:pPr>
            <w:ins w:id="7491"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492"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573D9C32" w14:textId="671CD1E4" w:rsidR="00FD0C5F" w:rsidRPr="00596774" w:rsidRDefault="00FD0C5F" w:rsidP="00FD0C5F">
            <w:pPr>
              <w:rPr>
                <w:ins w:id="7493" w:author="Sowndarya S (WT01 - Manufacturing &amp; Hi Tech)" w:date="2015-03-23T15:00:00Z"/>
                <w:rFonts w:ascii="Calibri" w:eastAsiaTheme="minorHAnsi" w:hAnsi="Calibri" w:cs="Calibri"/>
                <w:color w:val="000000"/>
                <w:highlight w:val="white"/>
              </w:rPr>
            </w:pPr>
            <w:ins w:id="7494"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495"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719DFD8E" w14:textId="6EF8147B" w:rsidR="00FD0C5F" w:rsidRPr="00596774" w:rsidRDefault="00FD0C5F" w:rsidP="00FD0C5F">
            <w:pPr>
              <w:rPr>
                <w:ins w:id="7496" w:author="Sowndarya S (WT01 - Manufacturing &amp; Hi Tech)" w:date="2015-03-23T15:00:00Z"/>
                <w:rFonts w:asciiTheme="minorHAnsi" w:hAnsiTheme="minorHAnsi" w:cstheme="minorHAnsi"/>
                <w:color w:val="000000"/>
                <w:sz w:val="18"/>
                <w:szCs w:val="16"/>
              </w:rPr>
            </w:pPr>
            <w:ins w:id="7497" w:author="Sowndarya S (WT01 - Manufacturing &amp; Hi Tech)" w:date="2015-03-23T15:29:00Z">
              <w:r>
                <w:rPr>
                  <w:rFonts w:asciiTheme="minorHAnsi" w:hAnsiTheme="minorHAnsi" w:cstheme="minorHAnsi"/>
                  <w:color w:val="000000"/>
                  <w:sz w:val="18"/>
                  <w:szCs w:val="16"/>
                </w:rPr>
                <w:t>Rev_Apr</w:t>
              </w:r>
            </w:ins>
          </w:p>
        </w:tc>
      </w:tr>
      <w:tr w:rsidR="00FD0C5F" w:rsidRPr="000F1877" w14:paraId="615EB919"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498"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499"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500"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9F1DC10" w14:textId="6C402723" w:rsidR="00FD0C5F" w:rsidRPr="00DD1485" w:rsidRDefault="00FD0C5F" w:rsidP="00FD0C5F">
            <w:pPr>
              <w:rPr>
                <w:ins w:id="7501" w:author="Sowndarya S (WT01 - Manufacturing &amp; Hi Tech)" w:date="2015-03-23T15:00:00Z"/>
                <w:rFonts w:asciiTheme="minorHAnsi" w:hAnsiTheme="minorHAnsi" w:cstheme="minorHAnsi"/>
                <w:color w:val="000000"/>
                <w:sz w:val="18"/>
                <w:szCs w:val="16"/>
              </w:rPr>
            </w:pPr>
            <w:ins w:id="7502" w:author="Sowndarya S (WT01 - Manufacturing &amp; Hi Tech)" w:date="2015-03-23T15:15:00Z">
              <w:r>
                <w:rPr>
                  <w:rFonts w:asciiTheme="minorHAnsi" w:hAnsiTheme="minorHAnsi" w:cstheme="minorHAnsi"/>
                  <w:color w:val="000000"/>
                  <w:sz w:val="18"/>
                  <w:szCs w:val="16"/>
                </w:rPr>
                <w:t>REV_MAY</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503"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3E94262F" w14:textId="3E12A85D" w:rsidR="00FD0C5F" w:rsidRPr="00FD0C5F" w:rsidRDefault="00FD0C5F" w:rsidP="00FD0C5F">
            <w:pPr>
              <w:rPr>
                <w:ins w:id="7504" w:author="Sowndarya S (WT01 - Manufacturing &amp; Hi Tech)" w:date="2015-03-23T15:00:00Z"/>
                <w:rFonts w:asciiTheme="minorHAnsi" w:hAnsiTheme="minorHAnsi" w:cstheme="minorHAnsi"/>
                <w:color w:val="000000"/>
                <w:sz w:val="18"/>
                <w:szCs w:val="18"/>
              </w:rPr>
            </w:pPr>
            <w:ins w:id="7505"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506"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5489A0C8" w14:textId="77777777" w:rsidR="00FD0C5F" w:rsidRPr="000F1877" w:rsidRDefault="00FD0C5F" w:rsidP="00FD0C5F">
            <w:pPr>
              <w:rPr>
                <w:ins w:id="7507" w:author="Sowndarya S (WT01 - Manufacturing &amp; Hi Tech)" w:date="2015-03-23T15:00:00Z"/>
                <w:rFonts w:asciiTheme="minorHAnsi" w:hAnsiTheme="minorHAnsi" w:cstheme="minorHAnsi"/>
                <w:color w:val="000000"/>
                <w:sz w:val="18"/>
                <w:szCs w:val="16"/>
              </w:rPr>
            </w:pPr>
            <w:ins w:id="7508"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509"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3EE9EBFA" w14:textId="29A74671" w:rsidR="00FD0C5F" w:rsidRPr="00596774" w:rsidRDefault="00FD0C5F" w:rsidP="00FD0C5F">
            <w:pPr>
              <w:rPr>
                <w:ins w:id="7510" w:author="Sowndarya S (WT01 - Manufacturing &amp; Hi Tech)" w:date="2015-03-23T15:00:00Z"/>
                <w:rFonts w:ascii="Calibri" w:eastAsiaTheme="minorHAnsi" w:hAnsi="Calibri" w:cs="Calibri"/>
                <w:color w:val="000000"/>
                <w:highlight w:val="white"/>
              </w:rPr>
            </w:pPr>
            <w:ins w:id="7511"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512"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2F0EAF10" w14:textId="3E36A7CC" w:rsidR="00FD0C5F" w:rsidRPr="00596774" w:rsidRDefault="00FD0C5F" w:rsidP="00FD0C5F">
            <w:pPr>
              <w:rPr>
                <w:ins w:id="7513" w:author="Sowndarya S (WT01 - Manufacturing &amp; Hi Tech)" w:date="2015-03-23T15:00:00Z"/>
                <w:rFonts w:asciiTheme="minorHAnsi" w:hAnsiTheme="minorHAnsi" w:cstheme="minorHAnsi"/>
                <w:color w:val="000000"/>
                <w:sz w:val="18"/>
                <w:szCs w:val="16"/>
              </w:rPr>
            </w:pPr>
            <w:ins w:id="7514" w:author="Sowndarya S (WT01 - Manufacturing &amp; Hi Tech)" w:date="2015-03-23T15:29:00Z">
              <w:r>
                <w:rPr>
                  <w:rFonts w:asciiTheme="minorHAnsi" w:hAnsiTheme="minorHAnsi" w:cstheme="minorHAnsi"/>
                  <w:color w:val="000000"/>
                  <w:sz w:val="18"/>
                  <w:szCs w:val="16"/>
                </w:rPr>
                <w:t>Rev_May</w:t>
              </w:r>
            </w:ins>
          </w:p>
        </w:tc>
      </w:tr>
      <w:tr w:rsidR="00FD0C5F" w:rsidRPr="000F1877" w14:paraId="4B5C55E2"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515"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516"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517"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9EFEE72" w14:textId="742A58FB" w:rsidR="00FD0C5F" w:rsidRPr="00DD1485" w:rsidRDefault="00FD0C5F" w:rsidP="00FD0C5F">
            <w:pPr>
              <w:rPr>
                <w:ins w:id="7518" w:author="Sowndarya S (WT01 - Manufacturing &amp; Hi Tech)" w:date="2015-03-23T15:00:00Z"/>
                <w:rFonts w:asciiTheme="minorHAnsi" w:hAnsiTheme="minorHAnsi" w:cstheme="minorHAnsi"/>
                <w:color w:val="000000"/>
                <w:sz w:val="18"/>
                <w:szCs w:val="16"/>
              </w:rPr>
            </w:pPr>
            <w:ins w:id="7519" w:author="Sowndarya S (WT01 - Manufacturing &amp; Hi Tech)" w:date="2015-03-23T15:15:00Z">
              <w:r>
                <w:rPr>
                  <w:rFonts w:asciiTheme="minorHAnsi" w:hAnsiTheme="minorHAnsi" w:cstheme="minorHAnsi"/>
                  <w:color w:val="000000"/>
                  <w:sz w:val="18"/>
                  <w:szCs w:val="16"/>
                </w:rPr>
                <w:t>REV_JUN</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520"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549B3047" w14:textId="6CD1CF60" w:rsidR="00FD0C5F" w:rsidRPr="00FD0C5F" w:rsidRDefault="00FD0C5F" w:rsidP="00FD0C5F">
            <w:pPr>
              <w:rPr>
                <w:ins w:id="7521" w:author="Sowndarya S (WT01 - Manufacturing &amp; Hi Tech)" w:date="2015-03-23T15:00:00Z"/>
                <w:rFonts w:asciiTheme="minorHAnsi" w:hAnsiTheme="minorHAnsi" w:cstheme="minorHAnsi"/>
                <w:color w:val="000000"/>
                <w:sz w:val="18"/>
                <w:szCs w:val="18"/>
              </w:rPr>
            </w:pPr>
            <w:ins w:id="7522"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523"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6097FBB8" w14:textId="77777777" w:rsidR="00FD0C5F" w:rsidRPr="000F1877" w:rsidRDefault="00FD0C5F" w:rsidP="00FD0C5F">
            <w:pPr>
              <w:rPr>
                <w:ins w:id="7524" w:author="Sowndarya S (WT01 - Manufacturing &amp; Hi Tech)" w:date="2015-03-23T15:00:00Z"/>
                <w:rFonts w:asciiTheme="minorHAnsi" w:hAnsiTheme="minorHAnsi" w:cstheme="minorHAnsi"/>
                <w:color w:val="000000"/>
                <w:sz w:val="18"/>
                <w:szCs w:val="16"/>
              </w:rPr>
            </w:pPr>
            <w:ins w:id="7525"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526"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41A09936" w14:textId="1379F551" w:rsidR="00FD0C5F" w:rsidRPr="00596774" w:rsidRDefault="00FD0C5F" w:rsidP="00FD0C5F">
            <w:pPr>
              <w:rPr>
                <w:ins w:id="7527" w:author="Sowndarya S (WT01 - Manufacturing &amp; Hi Tech)" w:date="2015-03-23T15:00:00Z"/>
                <w:rFonts w:ascii="Calibri" w:eastAsiaTheme="minorHAnsi" w:hAnsi="Calibri" w:cs="Calibri"/>
                <w:color w:val="000000"/>
                <w:highlight w:val="white"/>
              </w:rPr>
            </w:pPr>
            <w:ins w:id="7528"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529"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49227E83" w14:textId="51D0135A" w:rsidR="00FD0C5F" w:rsidRPr="00596774" w:rsidRDefault="00FD0C5F" w:rsidP="00FD0C5F">
            <w:pPr>
              <w:rPr>
                <w:ins w:id="7530" w:author="Sowndarya S (WT01 - Manufacturing &amp; Hi Tech)" w:date="2015-03-23T15:00:00Z"/>
                <w:rFonts w:asciiTheme="minorHAnsi" w:hAnsiTheme="minorHAnsi" w:cstheme="minorHAnsi"/>
                <w:color w:val="000000"/>
                <w:sz w:val="18"/>
                <w:szCs w:val="16"/>
              </w:rPr>
            </w:pPr>
            <w:ins w:id="7531" w:author="Sowndarya S (WT01 - Manufacturing &amp; Hi Tech)" w:date="2015-03-23T15:29:00Z">
              <w:r>
                <w:rPr>
                  <w:rFonts w:asciiTheme="minorHAnsi" w:hAnsiTheme="minorHAnsi" w:cstheme="minorHAnsi"/>
                  <w:color w:val="000000"/>
                  <w:sz w:val="18"/>
                  <w:szCs w:val="16"/>
                </w:rPr>
                <w:t>Rev_Jun</w:t>
              </w:r>
            </w:ins>
          </w:p>
        </w:tc>
      </w:tr>
      <w:tr w:rsidR="00FD0C5F" w:rsidRPr="000F1877" w14:paraId="6445B627"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532"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533"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534"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057A754" w14:textId="17A48B59" w:rsidR="00FD0C5F" w:rsidRPr="00DD1485" w:rsidRDefault="00FD0C5F" w:rsidP="00FD0C5F">
            <w:pPr>
              <w:rPr>
                <w:ins w:id="7535" w:author="Sowndarya S (WT01 - Manufacturing &amp; Hi Tech)" w:date="2015-03-23T15:00:00Z"/>
                <w:rFonts w:asciiTheme="minorHAnsi" w:hAnsiTheme="minorHAnsi" w:cstheme="minorHAnsi"/>
                <w:color w:val="000000"/>
                <w:sz w:val="18"/>
                <w:szCs w:val="16"/>
              </w:rPr>
            </w:pPr>
            <w:ins w:id="7536" w:author="Sowndarya S (WT01 - Manufacturing &amp; Hi Tech)" w:date="2015-03-23T15:15:00Z">
              <w:r>
                <w:rPr>
                  <w:rFonts w:asciiTheme="minorHAnsi" w:hAnsiTheme="minorHAnsi" w:cstheme="minorHAnsi"/>
                  <w:color w:val="000000"/>
                  <w:sz w:val="18"/>
                  <w:szCs w:val="16"/>
                </w:rPr>
                <w:lastRenderedPageBreak/>
                <w:t>REV_JUL</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537"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2DBB0E65" w14:textId="480D7CAD" w:rsidR="00FD0C5F" w:rsidRPr="00FD0C5F" w:rsidRDefault="00FD0C5F" w:rsidP="00FD0C5F">
            <w:pPr>
              <w:rPr>
                <w:ins w:id="7538" w:author="Sowndarya S (WT01 - Manufacturing &amp; Hi Tech)" w:date="2015-03-23T15:00:00Z"/>
                <w:rFonts w:asciiTheme="minorHAnsi" w:hAnsiTheme="minorHAnsi" w:cstheme="minorHAnsi"/>
                <w:color w:val="000000"/>
                <w:sz w:val="18"/>
                <w:szCs w:val="18"/>
              </w:rPr>
            </w:pPr>
            <w:ins w:id="7539"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540"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7C23FA1A" w14:textId="77777777" w:rsidR="00FD0C5F" w:rsidRPr="000F1877" w:rsidRDefault="00FD0C5F" w:rsidP="00FD0C5F">
            <w:pPr>
              <w:rPr>
                <w:ins w:id="7541" w:author="Sowndarya S (WT01 - Manufacturing &amp; Hi Tech)" w:date="2015-03-23T15:00:00Z"/>
                <w:rFonts w:asciiTheme="minorHAnsi" w:hAnsiTheme="minorHAnsi" w:cstheme="minorHAnsi"/>
                <w:color w:val="000000"/>
                <w:sz w:val="18"/>
                <w:szCs w:val="16"/>
              </w:rPr>
            </w:pPr>
            <w:ins w:id="7542"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543"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0B3EA73E" w14:textId="7D378864" w:rsidR="00FD0C5F" w:rsidRPr="00596774" w:rsidRDefault="00FD0C5F" w:rsidP="00FD0C5F">
            <w:pPr>
              <w:rPr>
                <w:ins w:id="7544" w:author="Sowndarya S (WT01 - Manufacturing &amp; Hi Tech)" w:date="2015-03-23T15:00:00Z"/>
                <w:rFonts w:ascii="Calibri" w:eastAsiaTheme="minorHAnsi" w:hAnsi="Calibri" w:cs="Calibri"/>
                <w:color w:val="000000"/>
                <w:highlight w:val="white"/>
              </w:rPr>
            </w:pPr>
            <w:ins w:id="7545" w:author="Sowndarya S (WT01 - Manufacturing &amp; Hi Tech)" w:date="2015-03-23T15:25: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546"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7DA2A94C" w14:textId="36834028" w:rsidR="00FD0C5F" w:rsidRPr="00596774" w:rsidRDefault="00FD0C5F" w:rsidP="00FD0C5F">
            <w:pPr>
              <w:rPr>
                <w:ins w:id="7547" w:author="Sowndarya S (WT01 - Manufacturing &amp; Hi Tech)" w:date="2015-03-23T15:00:00Z"/>
                <w:rFonts w:asciiTheme="minorHAnsi" w:hAnsiTheme="minorHAnsi" w:cstheme="minorHAnsi"/>
                <w:color w:val="000000"/>
                <w:sz w:val="18"/>
                <w:szCs w:val="16"/>
              </w:rPr>
            </w:pPr>
            <w:ins w:id="7548" w:author="Sowndarya S (WT01 - Manufacturing &amp; Hi Tech)" w:date="2015-03-23T15:29:00Z">
              <w:r>
                <w:rPr>
                  <w:rFonts w:asciiTheme="minorHAnsi" w:hAnsiTheme="minorHAnsi" w:cstheme="minorHAnsi"/>
                  <w:color w:val="000000"/>
                  <w:sz w:val="18"/>
                  <w:szCs w:val="16"/>
                </w:rPr>
                <w:t>Rev_Jun</w:t>
              </w:r>
            </w:ins>
          </w:p>
        </w:tc>
      </w:tr>
      <w:tr w:rsidR="00FD0C5F" w:rsidRPr="000F1877" w14:paraId="177A43EA"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549"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550"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551"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169E596" w14:textId="1E829A0B" w:rsidR="00FD0C5F" w:rsidRPr="00DD1485" w:rsidRDefault="00FD0C5F" w:rsidP="00FD0C5F">
            <w:pPr>
              <w:rPr>
                <w:ins w:id="7552" w:author="Sowndarya S (WT01 - Manufacturing &amp; Hi Tech)" w:date="2015-03-23T15:00:00Z"/>
                <w:rFonts w:asciiTheme="minorHAnsi" w:hAnsiTheme="minorHAnsi" w:cstheme="minorHAnsi"/>
                <w:color w:val="000000"/>
                <w:sz w:val="18"/>
                <w:szCs w:val="16"/>
              </w:rPr>
            </w:pPr>
            <w:ins w:id="7553" w:author="Sowndarya S (WT01 - Manufacturing &amp; Hi Tech)" w:date="2015-03-23T15:15:00Z">
              <w:r>
                <w:rPr>
                  <w:rFonts w:asciiTheme="minorHAnsi" w:hAnsiTheme="minorHAnsi" w:cstheme="minorHAnsi"/>
                  <w:color w:val="000000"/>
                  <w:sz w:val="18"/>
                  <w:szCs w:val="16"/>
                </w:rPr>
                <w:t>REV_AUG</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554"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36998927" w14:textId="4874DAC7" w:rsidR="00FD0C5F" w:rsidRPr="00FD0C5F" w:rsidRDefault="00FD0C5F" w:rsidP="00FD0C5F">
            <w:pPr>
              <w:rPr>
                <w:ins w:id="7555" w:author="Sowndarya S (WT01 - Manufacturing &amp; Hi Tech)" w:date="2015-03-23T15:00:00Z"/>
                <w:rFonts w:asciiTheme="minorHAnsi" w:hAnsiTheme="minorHAnsi" w:cstheme="minorHAnsi"/>
                <w:color w:val="000000"/>
                <w:sz w:val="18"/>
                <w:szCs w:val="18"/>
              </w:rPr>
            </w:pPr>
            <w:ins w:id="7556"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557"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3B2F78F5" w14:textId="77777777" w:rsidR="00FD0C5F" w:rsidRPr="000F1877" w:rsidRDefault="00FD0C5F" w:rsidP="00FD0C5F">
            <w:pPr>
              <w:rPr>
                <w:ins w:id="7558" w:author="Sowndarya S (WT01 - Manufacturing &amp; Hi Tech)" w:date="2015-03-23T15:00:00Z"/>
                <w:rFonts w:asciiTheme="minorHAnsi" w:hAnsiTheme="minorHAnsi" w:cstheme="minorHAnsi"/>
                <w:color w:val="000000"/>
                <w:sz w:val="18"/>
                <w:szCs w:val="16"/>
              </w:rPr>
            </w:pPr>
            <w:ins w:id="7559"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560"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2740160A" w14:textId="6537B330" w:rsidR="00FD0C5F" w:rsidRPr="00596774" w:rsidRDefault="00FD0C5F" w:rsidP="00FD0C5F">
            <w:pPr>
              <w:rPr>
                <w:ins w:id="7561" w:author="Sowndarya S (WT01 - Manufacturing &amp; Hi Tech)" w:date="2015-03-23T15:00:00Z"/>
                <w:rFonts w:ascii="Calibri" w:eastAsiaTheme="minorHAnsi" w:hAnsi="Calibri" w:cs="Calibri"/>
                <w:color w:val="000000"/>
                <w:highlight w:val="white"/>
              </w:rPr>
            </w:pPr>
            <w:ins w:id="7562"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563"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609A389A" w14:textId="64411DEA" w:rsidR="00FD0C5F" w:rsidRPr="00596774" w:rsidRDefault="00FD0C5F" w:rsidP="00FD0C5F">
            <w:pPr>
              <w:rPr>
                <w:ins w:id="7564" w:author="Sowndarya S (WT01 - Manufacturing &amp; Hi Tech)" w:date="2015-03-23T15:00:00Z"/>
                <w:rFonts w:asciiTheme="minorHAnsi" w:hAnsiTheme="minorHAnsi" w:cstheme="minorHAnsi"/>
                <w:color w:val="000000"/>
                <w:sz w:val="18"/>
                <w:szCs w:val="16"/>
              </w:rPr>
            </w:pPr>
            <w:ins w:id="7565" w:author="Sowndarya S (WT01 - Manufacturing &amp; Hi Tech)" w:date="2015-03-23T15:29:00Z">
              <w:r>
                <w:rPr>
                  <w:rFonts w:asciiTheme="minorHAnsi" w:hAnsiTheme="minorHAnsi" w:cstheme="minorHAnsi"/>
                  <w:color w:val="000000"/>
                  <w:sz w:val="18"/>
                  <w:szCs w:val="16"/>
                </w:rPr>
                <w:t>Rev_Aug</w:t>
              </w:r>
            </w:ins>
          </w:p>
        </w:tc>
      </w:tr>
      <w:tr w:rsidR="00FD0C5F" w:rsidRPr="000F1877" w14:paraId="37E324C1"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566"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567"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568"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88C24ED" w14:textId="135C6121" w:rsidR="00FD0C5F" w:rsidRPr="00DD1485" w:rsidRDefault="00FD0C5F" w:rsidP="00FD0C5F">
            <w:pPr>
              <w:rPr>
                <w:ins w:id="7569" w:author="Sowndarya S (WT01 - Manufacturing &amp; Hi Tech)" w:date="2015-03-23T15:00:00Z"/>
                <w:rFonts w:asciiTheme="minorHAnsi" w:hAnsiTheme="minorHAnsi" w:cstheme="minorHAnsi"/>
                <w:color w:val="000000"/>
                <w:sz w:val="18"/>
                <w:szCs w:val="16"/>
              </w:rPr>
            </w:pPr>
            <w:ins w:id="7570" w:author="Sowndarya S (WT01 - Manufacturing &amp; Hi Tech)" w:date="2015-03-23T15:15:00Z">
              <w:r>
                <w:rPr>
                  <w:rFonts w:asciiTheme="minorHAnsi" w:hAnsiTheme="minorHAnsi" w:cstheme="minorHAnsi"/>
                  <w:color w:val="000000"/>
                  <w:sz w:val="18"/>
                  <w:szCs w:val="16"/>
                </w:rPr>
                <w:t>REV_SEP</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571"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4371656C" w14:textId="45F9EDA4" w:rsidR="00FD0C5F" w:rsidRPr="00FD0C5F" w:rsidRDefault="00FD0C5F" w:rsidP="00FD0C5F">
            <w:pPr>
              <w:rPr>
                <w:ins w:id="7572" w:author="Sowndarya S (WT01 - Manufacturing &amp; Hi Tech)" w:date="2015-03-23T15:00:00Z"/>
                <w:rFonts w:asciiTheme="minorHAnsi" w:hAnsiTheme="minorHAnsi" w:cstheme="minorHAnsi"/>
                <w:color w:val="000000"/>
                <w:sz w:val="18"/>
                <w:szCs w:val="18"/>
              </w:rPr>
            </w:pPr>
            <w:ins w:id="7573"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574"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704CCB74" w14:textId="77777777" w:rsidR="00FD0C5F" w:rsidRPr="000F1877" w:rsidRDefault="00FD0C5F" w:rsidP="00FD0C5F">
            <w:pPr>
              <w:rPr>
                <w:ins w:id="7575" w:author="Sowndarya S (WT01 - Manufacturing &amp; Hi Tech)" w:date="2015-03-23T15:00:00Z"/>
                <w:rFonts w:asciiTheme="minorHAnsi" w:hAnsiTheme="minorHAnsi" w:cstheme="minorHAnsi"/>
                <w:color w:val="000000"/>
                <w:sz w:val="18"/>
                <w:szCs w:val="16"/>
              </w:rPr>
            </w:pPr>
            <w:ins w:id="7576"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577"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4D261E92" w14:textId="52025AE1" w:rsidR="00FD0C5F" w:rsidRPr="00596774" w:rsidRDefault="00FD0C5F" w:rsidP="00FD0C5F">
            <w:pPr>
              <w:rPr>
                <w:ins w:id="7578" w:author="Sowndarya S (WT01 - Manufacturing &amp; Hi Tech)" w:date="2015-03-23T15:00:00Z"/>
                <w:rFonts w:ascii="Calibri" w:eastAsiaTheme="minorHAnsi" w:hAnsi="Calibri" w:cs="Calibri"/>
                <w:color w:val="000000"/>
                <w:highlight w:val="white"/>
              </w:rPr>
            </w:pPr>
            <w:ins w:id="7579"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580"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4A6FA393" w14:textId="31257C9D" w:rsidR="00FD0C5F" w:rsidRPr="00596774" w:rsidRDefault="00FD0C5F" w:rsidP="00FD0C5F">
            <w:pPr>
              <w:rPr>
                <w:ins w:id="7581" w:author="Sowndarya S (WT01 - Manufacturing &amp; Hi Tech)" w:date="2015-03-23T15:00:00Z"/>
                <w:rFonts w:asciiTheme="minorHAnsi" w:hAnsiTheme="minorHAnsi" w:cstheme="minorHAnsi"/>
                <w:color w:val="000000"/>
                <w:sz w:val="18"/>
                <w:szCs w:val="16"/>
              </w:rPr>
            </w:pPr>
            <w:ins w:id="7582" w:author="Sowndarya S (WT01 - Manufacturing &amp; Hi Tech)" w:date="2015-03-23T15:29:00Z">
              <w:r>
                <w:rPr>
                  <w:rFonts w:asciiTheme="minorHAnsi" w:hAnsiTheme="minorHAnsi" w:cstheme="minorHAnsi"/>
                  <w:color w:val="000000"/>
                  <w:sz w:val="18"/>
                  <w:szCs w:val="16"/>
                </w:rPr>
                <w:t>Rev_Sep</w:t>
              </w:r>
            </w:ins>
          </w:p>
        </w:tc>
      </w:tr>
      <w:tr w:rsidR="00FD0C5F" w:rsidRPr="000F1877" w14:paraId="6F722018"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583"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584"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585"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005DE9A" w14:textId="5A06ED41" w:rsidR="00FD0C5F" w:rsidRPr="00DD1485" w:rsidRDefault="00FD0C5F" w:rsidP="00FD0C5F">
            <w:pPr>
              <w:rPr>
                <w:ins w:id="7586" w:author="Sowndarya S (WT01 - Manufacturing &amp; Hi Tech)" w:date="2015-03-23T15:00:00Z"/>
                <w:rFonts w:asciiTheme="minorHAnsi" w:hAnsiTheme="minorHAnsi" w:cstheme="minorHAnsi"/>
                <w:color w:val="000000"/>
                <w:sz w:val="18"/>
                <w:szCs w:val="16"/>
              </w:rPr>
            </w:pPr>
            <w:ins w:id="7587" w:author="Sowndarya S (WT01 - Manufacturing &amp; Hi Tech)" w:date="2015-03-23T15:15:00Z">
              <w:r>
                <w:rPr>
                  <w:rFonts w:asciiTheme="minorHAnsi" w:hAnsiTheme="minorHAnsi" w:cstheme="minorHAnsi"/>
                  <w:color w:val="000000"/>
                  <w:sz w:val="18"/>
                  <w:szCs w:val="16"/>
                </w:rPr>
                <w:t>REV_OCT</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588"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1C396F4C" w14:textId="201E9541" w:rsidR="00FD0C5F" w:rsidRPr="00FD0C5F" w:rsidRDefault="00FD0C5F" w:rsidP="00FD0C5F">
            <w:pPr>
              <w:rPr>
                <w:ins w:id="7589" w:author="Sowndarya S (WT01 - Manufacturing &amp; Hi Tech)" w:date="2015-03-23T15:00:00Z"/>
                <w:rFonts w:asciiTheme="minorHAnsi" w:hAnsiTheme="minorHAnsi" w:cstheme="minorHAnsi"/>
                <w:color w:val="000000"/>
                <w:sz w:val="18"/>
                <w:szCs w:val="18"/>
              </w:rPr>
            </w:pPr>
            <w:ins w:id="7590"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591"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626F76AC" w14:textId="77777777" w:rsidR="00FD0C5F" w:rsidRPr="000F1877" w:rsidRDefault="00FD0C5F" w:rsidP="00FD0C5F">
            <w:pPr>
              <w:rPr>
                <w:ins w:id="7592" w:author="Sowndarya S (WT01 - Manufacturing &amp; Hi Tech)" w:date="2015-03-23T15:00:00Z"/>
                <w:rFonts w:asciiTheme="minorHAnsi" w:hAnsiTheme="minorHAnsi" w:cstheme="minorHAnsi"/>
                <w:color w:val="000000"/>
                <w:sz w:val="18"/>
                <w:szCs w:val="16"/>
              </w:rPr>
            </w:pPr>
            <w:ins w:id="7593"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594"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692889EF" w14:textId="4E6B6146" w:rsidR="00FD0C5F" w:rsidRPr="00596774" w:rsidRDefault="00FD0C5F" w:rsidP="00FD0C5F">
            <w:pPr>
              <w:rPr>
                <w:ins w:id="7595" w:author="Sowndarya S (WT01 - Manufacturing &amp; Hi Tech)" w:date="2015-03-23T15:00:00Z"/>
                <w:rFonts w:ascii="Calibri" w:eastAsiaTheme="minorHAnsi" w:hAnsi="Calibri" w:cs="Calibri"/>
                <w:color w:val="000000"/>
                <w:highlight w:val="white"/>
              </w:rPr>
            </w:pPr>
            <w:ins w:id="7596"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597"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534093C7" w14:textId="062A6E60" w:rsidR="00FD0C5F" w:rsidRPr="00596774" w:rsidRDefault="00FD0C5F" w:rsidP="00FD0C5F">
            <w:pPr>
              <w:rPr>
                <w:ins w:id="7598" w:author="Sowndarya S (WT01 - Manufacturing &amp; Hi Tech)" w:date="2015-03-23T15:00:00Z"/>
                <w:rFonts w:asciiTheme="minorHAnsi" w:hAnsiTheme="minorHAnsi" w:cstheme="minorHAnsi"/>
                <w:color w:val="000000"/>
                <w:sz w:val="18"/>
                <w:szCs w:val="16"/>
              </w:rPr>
            </w:pPr>
            <w:ins w:id="7599" w:author="Sowndarya S (WT01 - Manufacturing &amp; Hi Tech)" w:date="2015-03-23T15:29:00Z">
              <w:r>
                <w:rPr>
                  <w:rFonts w:asciiTheme="minorHAnsi" w:hAnsiTheme="minorHAnsi" w:cstheme="minorHAnsi"/>
                  <w:color w:val="000000"/>
                  <w:sz w:val="18"/>
                  <w:szCs w:val="16"/>
                </w:rPr>
                <w:t>Rev_Oct</w:t>
              </w:r>
            </w:ins>
          </w:p>
        </w:tc>
      </w:tr>
      <w:tr w:rsidR="00FD0C5F" w:rsidRPr="000F1877" w14:paraId="79D338A7"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600"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601"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602"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8461AA7" w14:textId="56C8AE47" w:rsidR="00FD0C5F" w:rsidRPr="00DD1485" w:rsidRDefault="00FD0C5F" w:rsidP="00FD0C5F">
            <w:pPr>
              <w:rPr>
                <w:ins w:id="7603" w:author="Sowndarya S (WT01 - Manufacturing &amp; Hi Tech)" w:date="2015-03-23T15:00:00Z"/>
                <w:rFonts w:asciiTheme="minorHAnsi" w:hAnsiTheme="minorHAnsi" w:cstheme="minorHAnsi"/>
                <w:color w:val="000000"/>
                <w:sz w:val="18"/>
                <w:szCs w:val="16"/>
              </w:rPr>
            </w:pPr>
            <w:ins w:id="7604" w:author="Sowndarya S (WT01 - Manufacturing &amp; Hi Tech)" w:date="2015-03-23T15:15:00Z">
              <w:r>
                <w:rPr>
                  <w:rFonts w:asciiTheme="minorHAnsi" w:hAnsiTheme="minorHAnsi" w:cstheme="minorHAnsi"/>
                  <w:color w:val="000000"/>
                  <w:sz w:val="18"/>
                  <w:szCs w:val="16"/>
                </w:rPr>
                <w:t>REV_NOV</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605"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04793BBC" w14:textId="5050AEF0" w:rsidR="00FD0C5F" w:rsidRPr="00FD0C5F" w:rsidRDefault="00FD0C5F" w:rsidP="00FD0C5F">
            <w:pPr>
              <w:rPr>
                <w:ins w:id="7606" w:author="Sowndarya S (WT01 - Manufacturing &amp; Hi Tech)" w:date="2015-03-23T15:00:00Z"/>
                <w:rFonts w:asciiTheme="minorHAnsi" w:hAnsiTheme="minorHAnsi" w:cstheme="minorHAnsi"/>
                <w:color w:val="000000"/>
                <w:sz w:val="18"/>
                <w:szCs w:val="18"/>
              </w:rPr>
            </w:pPr>
            <w:ins w:id="7607"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608"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39F53E37" w14:textId="77777777" w:rsidR="00FD0C5F" w:rsidRPr="000F1877" w:rsidRDefault="00FD0C5F" w:rsidP="00FD0C5F">
            <w:pPr>
              <w:rPr>
                <w:ins w:id="7609" w:author="Sowndarya S (WT01 - Manufacturing &amp; Hi Tech)" w:date="2015-03-23T15:00:00Z"/>
                <w:rFonts w:asciiTheme="minorHAnsi" w:hAnsiTheme="minorHAnsi" w:cstheme="minorHAnsi"/>
                <w:color w:val="000000"/>
                <w:sz w:val="18"/>
                <w:szCs w:val="16"/>
              </w:rPr>
            </w:pPr>
            <w:ins w:id="7610" w:author="Sowndarya S (WT01 - Manufacturing &amp; Hi Tech)" w:date="2015-03-23T15:00:00Z">
              <w:r w:rsidRPr="00BD6DFB">
                <w:rPr>
                  <w:rFonts w:ascii="Calibri" w:hAnsi="Calibri" w:cs="Calibri"/>
                  <w:color w:val="000000"/>
                  <w:sz w:val="18"/>
                  <w:szCs w:val="22"/>
                </w:rPr>
                <w:t>MonthName/Revenue</w:t>
              </w:r>
            </w:ins>
          </w:p>
        </w:tc>
        <w:tc>
          <w:tcPr>
            <w:tcW w:w="1006" w:type="pct"/>
            <w:tcBorders>
              <w:top w:val="single" w:sz="4" w:space="0" w:color="auto"/>
              <w:left w:val="single" w:sz="4" w:space="0" w:color="auto"/>
              <w:bottom w:val="single" w:sz="4" w:space="0" w:color="auto"/>
              <w:right w:val="single" w:sz="4" w:space="0" w:color="auto"/>
            </w:tcBorders>
            <w:tcPrChange w:id="7611"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10609030" w14:textId="1ECDE107" w:rsidR="00FD0C5F" w:rsidRPr="00596774" w:rsidRDefault="00FD0C5F" w:rsidP="00FD0C5F">
            <w:pPr>
              <w:rPr>
                <w:ins w:id="7612" w:author="Sowndarya S (WT01 - Manufacturing &amp; Hi Tech)" w:date="2015-03-23T15:00:00Z"/>
                <w:rFonts w:ascii="Calibri" w:eastAsiaTheme="minorHAnsi" w:hAnsi="Calibri" w:cs="Calibri"/>
                <w:color w:val="000000"/>
                <w:highlight w:val="white"/>
              </w:rPr>
            </w:pPr>
            <w:ins w:id="7613"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614"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63882A7F" w14:textId="24D91C76" w:rsidR="00FD0C5F" w:rsidRPr="00596774" w:rsidRDefault="00FD0C5F" w:rsidP="00FD0C5F">
            <w:pPr>
              <w:rPr>
                <w:ins w:id="7615" w:author="Sowndarya S (WT01 - Manufacturing &amp; Hi Tech)" w:date="2015-03-23T15:00:00Z"/>
                <w:rFonts w:asciiTheme="minorHAnsi" w:hAnsiTheme="minorHAnsi" w:cstheme="minorHAnsi"/>
                <w:color w:val="000000"/>
                <w:sz w:val="18"/>
                <w:szCs w:val="16"/>
              </w:rPr>
            </w:pPr>
            <w:ins w:id="7616" w:author="Sowndarya S (WT01 - Manufacturing &amp; Hi Tech)" w:date="2015-03-23T15:29:00Z">
              <w:r>
                <w:rPr>
                  <w:rFonts w:asciiTheme="minorHAnsi" w:hAnsiTheme="minorHAnsi" w:cstheme="minorHAnsi"/>
                  <w:color w:val="000000"/>
                  <w:sz w:val="18"/>
                  <w:szCs w:val="16"/>
                </w:rPr>
                <w:t>Rev_Nov</w:t>
              </w:r>
            </w:ins>
          </w:p>
        </w:tc>
      </w:tr>
      <w:tr w:rsidR="00FD0C5F" w:rsidRPr="000F1877" w14:paraId="0BAD9BA7"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617"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4"/>
          <w:ins w:id="7618" w:author="Sowndarya S (WT01 - Manufacturing &amp; Hi Tech)" w:date="2015-03-23T15:00:00Z"/>
          <w:trPrChange w:id="7619" w:author="Sowndarya S (WT01 - Manufacturing &amp; Hi Tech)" w:date="2015-03-23T15:19:00Z">
            <w:trPr>
              <w:trHeight w:val="284"/>
            </w:trPr>
          </w:trPrChange>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620"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7315BCD" w14:textId="6BD2C790" w:rsidR="00FD0C5F" w:rsidRPr="00DD1485" w:rsidRDefault="00FD0C5F" w:rsidP="00FD0C5F">
            <w:pPr>
              <w:rPr>
                <w:ins w:id="7621" w:author="Sowndarya S (WT01 - Manufacturing &amp; Hi Tech)" w:date="2015-03-23T15:00:00Z"/>
                <w:rFonts w:asciiTheme="minorHAnsi" w:hAnsiTheme="minorHAnsi" w:cstheme="minorHAnsi"/>
                <w:color w:val="000000"/>
                <w:sz w:val="18"/>
                <w:szCs w:val="16"/>
              </w:rPr>
            </w:pPr>
            <w:ins w:id="7622" w:author="Sowndarya S (WT01 - Manufacturing &amp; Hi Tech)" w:date="2015-03-23T15:15:00Z">
              <w:r>
                <w:rPr>
                  <w:rFonts w:asciiTheme="minorHAnsi" w:hAnsiTheme="minorHAnsi" w:cstheme="minorHAnsi"/>
                  <w:color w:val="000000"/>
                  <w:sz w:val="18"/>
                  <w:szCs w:val="16"/>
                </w:rPr>
                <w:t>REV_DEC</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623"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7B9B8822" w14:textId="4253FC3D" w:rsidR="00FD0C5F" w:rsidRPr="00FD0C5F" w:rsidRDefault="00FD0C5F" w:rsidP="00FD0C5F">
            <w:pPr>
              <w:rPr>
                <w:ins w:id="7624" w:author="Sowndarya S (WT01 - Manufacturing &amp; Hi Tech)" w:date="2015-03-23T15:00:00Z"/>
                <w:rFonts w:asciiTheme="minorHAnsi" w:hAnsiTheme="minorHAnsi" w:cstheme="minorHAnsi"/>
                <w:color w:val="000000"/>
                <w:sz w:val="18"/>
                <w:szCs w:val="18"/>
              </w:rPr>
            </w:pPr>
            <w:ins w:id="7625"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626"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77634992" w14:textId="51F9D029" w:rsidR="00FD0C5F" w:rsidRPr="000F1877" w:rsidRDefault="00FD0C5F" w:rsidP="00FD0C5F">
            <w:pPr>
              <w:rPr>
                <w:ins w:id="7627" w:author="Sowndarya S (WT01 - Manufacturing &amp; Hi Tech)" w:date="2015-03-23T15:00:00Z"/>
                <w:rFonts w:asciiTheme="minorHAnsi" w:hAnsiTheme="minorHAnsi" w:cstheme="minorHAnsi"/>
                <w:color w:val="000000"/>
                <w:sz w:val="18"/>
                <w:szCs w:val="16"/>
              </w:rPr>
            </w:pPr>
            <w:ins w:id="7628" w:author="Sowndarya S (WT01 - Manufacturing &amp; Hi Tech)" w:date="2015-03-23T15:24:00Z">
              <w:r w:rsidRPr="00BD6DFB">
                <w:rPr>
                  <w:rFonts w:ascii="Calibri" w:hAnsi="Calibri" w:cs="Calibri"/>
                  <w:color w:val="000000"/>
                  <w:sz w:val="18"/>
                  <w:szCs w:val="22"/>
                </w:rPr>
                <w:t>MonthName/Revenue</w:t>
              </w:r>
              <w:r w:rsidRPr="000F1877">
                <w:rPr>
                  <w:rFonts w:asciiTheme="minorHAnsi" w:hAnsiTheme="minorHAnsi" w:cstheme="minorHAnsi"/>
                  <w:color w:val="000000"/>
                  <w:sz w:val="18"/>
                  <w:szCs w:val="16"/>
                </w:rPr>
                <w:t xml:space="preserve"> </w:t>
              </w:r>
            </w:ins>
          </w:p>
        </w:tc>
        <w:tc>
          <w:tcPr>
            <w:tcW w:w="1006" w:type="pct"/>
            <w:tcBorders>
              <w:top w:val="single" w:sz="4" w:space="0" w:color="auto"/>
              <w:left w:val="single" w:sz="4" w:space="0" w:color="auto"/>
              <w:bottom w:val="single" w:sz="4" w:space="0" w:color="auto"/>
              <w:right w:val="single" w:sz="4" w:space="0" w:color="auto"/>
            </w:tcBorders>
            <w:tcPrChange w:id="7629"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370A5DC6" w14:textId="6DC25E9A" w:rsidR="00FD0C5F" w:rsidRPr="00596774" w:rsidRDefault="00FD0C5F" w:rsidP="00FD0C5F">
            <w:pPr>
              <w:rPr>
                <w:ins w:id="7630" w:author="Sowndarya S (WT01 - Manufacturing &amp; Hi Tech)" w:date="2015-03-23T15:00:00Z"/>
                <w:rFonts w:ascii="Calibri" w:eastAsiaTheme="minorHAnsi" w:hAnsi="Calibri" w:cs="Calibri"/>
                <w:color w:val="000000"/>
                <w:highlight w:val="white"/>
              </w:rPr>
            </w:pPr>
            <w:ins w:id="7631"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632"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23BC58F6" w14:textId="3825AE90" w:rsidR="00FD0C5F" w:rsidRPr="00596774" w:rsidRDefault="00FD0C5F" w:rsidP="00FD0C5F">
            <w:pPr>
              <w:rPr>
                <w:ins w:id="7633" w:author="Sowndarya S (WT01 - Manufacturing &amp; Hi Tech)" w:date="2015-03-23T15:00:00Z"/>
                <w:rFonts w:asciiTheme="minorHAnsi" w:hAnsiTheme="minorHAnsi" w:cstheme="minorHAnsi"/>
                <w:color w:val="000000"/>
                <w:sz w:val="18"/>
                <w:szCs w:val="16"/>
              </w:rPr>
            </w:pPr>
            <w:ins w:id="7634" w:author="Sowndarya S (WT01 - Manufacturing &amp; Hi Tech)" w:date="2015-03-23T15:29:00Z">
              <w:r>
                <w:rPr>
                  <w:rFonts w:asciiTheme="minorHAnsi" w:hAnsiTheme="minorHAnsi" w:cstheme="minorHAnsi"/>
                  <w:color w:val="000000"/>
                  <w:sz w:val="18"/>
                  <w:szCs w:val="16"/>
                </w:rPr>
                <w:t>Rev_Dec</w:t>
              </w:r>
            </w:ins>
          </w:p>
        </w:tc>
      </w:tr>
      <w:tr w:rsidR="00FD0C5F" w:rsidRPr="000F1877" w14:paraId="34854C1C"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635"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636"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637"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E3917AF" w14:textId="103EBD20" w:rsidR="00FD0C5F" w:rsidRPr="00DD1485" w:rsidRDefault="00FD0C5F" w:rsidP="00FD0C5F">
            <w:pPr>
              <w:rPr>
                <w:ins w:id="7638" w:author="Sowndarya S (WT01 - Manufacturing &amp; Hi Tech)" w:date="2015-03-23T15:00:00Z"/>
                <w:rFonts w:asciiTheme="minorHAnsi" w:hAnsiTheme="minorHAnsi" w:cstheme="minorHAnsi"/>
                <w:color w:val="000000"/>
                <w:sz w:val="18"/>
                <w:szCs w:val="16"/>
              </w:rPr>
            </w:pPr>
            <w:ins w:id="7639" w:author="Sowndarya S (WT01 - Manufacturing &amp; Hi Tech)" w:date="2015-03-23T15:15:00Z">
              <w:r>
                <w:rPr>
                  <w:rFonts w:asciiTheme="minorHAnsi" w:hAnsiTheme="minorHAnsi" w:cstheme="minorHAnsi"/>
                  <w:color w:val="000000"/>
                  <w:sz w:val="18"/>
                  <w:szCs w:val="16"/>
                </w:rPr>
                <w:t>PRO_JAN</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640"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0F4E4907" w14:textId="2B007BD7" w:rsidR="00FD0C5F" w:rsidRPr="00FD0C5F" w:rsidRDefault="00FD0C5F" w:rsidP="00FD0C5F">
            <w:pPr>
              <w:rPr>
                <w:ins w:id="7641" w:author="Sowndarya S (WT01 - Manufacturing &amp; Hi Tech)" w:date="2015-03-23T15:00:00Z"/>
                <w:rFonts w:asciiTheme="minorHAnsi" w:hAnsiTheme="minorHAnsi" w:cstheme="minorHAnsi"/>
                <w:color w:val="000000"/>
                <w:sz w:val="18"/>
                <w:szCs w:val="18"/>
              </w:rPr>
            </w:pPr>
            <w:ins w:id="7642"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643"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49544AB7" w14:textId="77777777" w:rsidR="00FD0C5F" w:rsidRPr="000F1877" w:rsidRDefault="00FD0C5F" w:rsidP="00FD0C5F">
            <w:pPr>
              <w:rPr>
                <w:ins w:id="7644" w:author="Sowndarya S (WT01 - Manufacturing &amp; Hi Tech)" w:date="2015-03-23T15:00:00Z"/>
                <w:rFonts w:asciiTheme="minorHAnsi" w:hAnsiTheme="minorHAnsi" w:cstheme="minorHAnsi"/>
                <w:color w:val="000000"/>
                <w:sz w:val="18"/>
                <w:szCs w:val="16"/>
              </w:rPr>
            </w:pPr>
            <w:ins w:id="7645"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646"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41C318A9" w14:textId="61854C83" w:rsidR="00FD0C5F" w:rsidRPr="00596774" w:rsidRDefault="00FD0C5F" w:rsidP="00FD0C5F">
            <w:pPr>
              <w:rPr>
                <w:ins w:id="7647" w:author="Sowndarya S (WT01 - Manufacturing &amp; Hi Tech)" w:date="2015-03-23T15:00:00Z"/>
                <w:rFonts w:ascii="Calibri" w:eastAsiaTheme="minorHAnsi" w:hAnsi="Calibri" w:cs="Calibri"/>
                <w:color w:val="000000"/>
                <w:highlight w:val="white"/>
              </w:rPr>
            </w:pPr>
            <w:ins w:id="7648"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649"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7495DE7D" w14:textId="18A6A008" w:rsidR="00FD0C5F" w:rsidRPr="00596774" w:rsidRDefault="00FD0C5F" w:rsidP="00FD0C5F">
            <w:pPr>
              <w:rPr>
                <w:ins w:id="7650" w:author="Sowndarya S (WT01 - Manufacturing &amp; Hi Tech)" w:date="2015-03-23T15:00:00Z"/>
                <w:rFonts w:asciiTheme="minorHAnsi" w:hAnsiTheme="minorHAnsi" w:cstheme="minorHAnsi"/>
                <w:color w:val="000000"/>
                <w:sz w:val="18"/>
                <w:szCs w:val="16"/>
              </w:rPr>
            </w:pPr>
            <w:ins w:id="7651" w:author="Sowndarya S (WT01 - Manufacturing &amp; Hi Tech)" w:date="2015-03-23T15:29:00Z">
              <w:r>
                <w:rPr>
                  <w:rFonts w:asciiTheme="minorHAnsi" w:hAnsiTheme="minorHAnsi" w:cstheme="minorHAnsi"/>
                  <w:color w:val="000000"/>
                  <w:sz w:val="18"/>
                  <w:szCs w:val="16"/>
                </w:rPr>
                <w:t>Pro_Jan</w:t>
              </w:r>
            </w:ins>
          </w:p>
        </w:tc>
      </w:tr>
      <w:tr w:rsidR="00FD0C5F" w:rsidRPr="000F1877" w14:paraId="090F54BC"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652"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653"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654"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8C59AD2" w14:textId="51EA37FC" w:rsidR="00FD0C5F" w:rsidRPr="00DD1485" w:rsidRDefault="00FD0C5F" w:rsidP="00FD0C5F">
            <w:pPr>
              <w:rPr>
                <w:ins w:id="7655" w:author="Sowndarya S (WT01 - Manufacturing &amp; Hi Tech)" w:date="2015-03-23T15:00:00Z"/>
                <w:rFonts w:asciiTheme="minorHAnsi" w:hAnsiTheme="minorHAnsi" w:cstheme="minorHAnsi"/>
                <w:color w:val="000000"/>
                <w:sz w:val="18"/>
                <w:szCs w:val="16"/>
              </w:rPr>
            </w:pPr>
            <w:ins w:id="7656" w:author="Sowndarya S (WT01 - Manufacturing &amp; Hi Tech)" w:date="2015-03-23T15:15:00Z">
              <w:r>
                <w:rPr>
                  <w:rFonts w:asciiTheme="minorHAnsi" w:hAnsiTheme="minorHAnsi" w:cstheme="minorHAnsi"/>
                  <w:color w:val="000000"/>
                  <w:sz w:val="18"/>
                  <w:szCs w:val="16"/>
                </w:rPr>
                <w:t>PRO_FEB</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657"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4FD16386" w14:textId="4C9BAC1D" w:rsidR="00FD0C5F" w:rsidRPr="00FD0C5F" w:rsidRDefault="00FD0C5F" w:rsidP="00FD0C5F">
            <w:pPr>
              <w:rPr>
                <w:ins w:id="7658" w:author="Sowndarya S (WT01 - Manufacturing &amp; Hi Tech)" w:date="2015-03-23T15:00:00Z"/>
                <w:rFonts w:asciiTheme="minorHAnsi" w:hAnsiTheme="minorHAnsi" w:cstheme="minorHAnsi"/>
                <w:color w:val="000000"/>
                <w:sz w:val="18"/>
                <w:szCs w:val="18"/>
              </w:rPr>
            </w:pPr>
            <w:ins w:id="7659"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660"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2EE3E1A0" w14:textId="77777777" w:rsidR="00FD0C5F" w:rsidRPr="000F1877" w:rsidRDefault="00FD0C5F" w:rsidP="00FD0C5F">
            <w:pPr>
              <w:rPr>
                <w:ins w:id="7661" w:author="Sowndarya S (WT01 - Manufacturing &amp; Hi Tech)" w:date="2015-03-23T15:00:00Z"/>
                <w:rFonts w:asciiTheme="minorHAnsi" w:hAnsiTheme="minorHAnsi" w:cstheme="minorHAnsi"/>
                <w:color w:val="000000"/>
                <w:sz w:val="18"/>
                <w:szCs w:val="16"/>
              </w:rPr>
            </w:pPr>
            <w:ins w:id="7662"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663"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775377B6" w14:textId="73DBACE5" w:rsidR="00FD0C5F" w:rsidRPr="00596774" w:rsidRDefault="00FD0C5F" w:rsidP="00FD0C5F">
            <w:pPr>
              <w:rPr>
                <w:ins w:id="7664" w:author="Sowndarya S (WT01 - Manufacturing &amp; Hi Tech)" w:date="2015-03-23T15:00:00Z"/>
                <w:rFonts w:ascii="Calibri" w:eastAsiaTheme="minorHAnsi" w:hAnsi="Calibri" w:cs="Calibri"/>
                <w:color w:val="000000"/>
                <w:highlight w:val="white"/>
              </w:rPr>
            </w:pPr>
            <w:ins w:id="7665"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666"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582470FC" w14:textId="4B5624F4" w:rsidR="00FD0C5F" w:rsidRPr="00596774" w:rsidRDefault="00FD0C5F" w:rsidP="00FD0C5F">
            <w:pPr>
              <w:rPr>
                <w:ins w:id="7667" w:author="Sowndarya S (WT01 - Manufacturing &amp; Hi Tech)" w:date="2015-03-23T15:00:00Z"/>
                <w:rFonts w:asciiTheme="minorHAnsi" w:hAnsiTheme="minorHAnsi" w:cstheme="minorHAnsi"/>
                <w:color w:val="000000"/>
                <w:sz w:val="18"/>
                <w:szCs w:val="16"/>
              </w:rPr>
            </w:pPr>
            <w:ins w:id="7668" w:author="Sowndarya S (WT01 - Manufacturing &amp; Hi Tech)" w:date="2015-03-23T15:29:00Z">
              <w:r>
                <w:rPr>
                  <w:rFonts w:asciiTheme="minorHAnsi" w:hAnsiTheme="minorHAnsi" w:cstheme="minorHAnsi"/>
                  <w:color w:val="000000"/>
                  <w:sz w:val="18"/>
                  <w:szCs w:val="16"/>
                </w:rPr>
                <w:t>Pro_Feb</w:t>
              </w:r>
            </w:ins>
          </w:p>
        </w:tc>
      </w:tr>
      <w:tr w:rsidR="00FD0C5F" w:rsidRPr="000F1877" w14:paraId="3392960D"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669"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670"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671"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C3253F7" w14:textId="2172A3B4" w:rsidR="00FD0C5F" w:rsidRPr="00DD1485" w:rsidRDefault="00FD0C5F" w:rsidP="00FD0C5F">
            <w:pPr>
              <w:rPr>
                <w:ins w:id="7672" w:author="Sowndarya S (WT01 - Manufacturing &amp; Hi Tech)" w:date="2015-03-23T15:00:00Z"/>
                <w:rFonts w:asciiTheme="minorHAnsi" w:hAnsiTheme="minorHAnsi" w:cstheme="minorHAnsi"/>
                <w:color w:val="000000"/>
                <w:sz w:val="18"/>
                <w:szCs w:val="16"/>
              </w:rPr>
            </w:pPr>
            <w:ins w:id="7673" w:author="Sowndarya S (WT01 - Manufacturing &amp; Hi Tech)" w:date="2015-03-23T15:15:00Z">
              <w:r>
                <w:rPr>
                  <w:rFonts w:asciiTheme="minorHAnsi" w:hAnsiTheme="minorHAnsi" w:cstheme="minorHAnsi"/>
                  <w:color w:val="000000"/>
                  <w:sz w:val="18"/>
                  <w:szCs w:val="16"/>
                </w:rPr>
                <w:t>PRO_MAR</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674"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21CBEFE4" w14:textId="0B26B98B" w:rsidR="00FD0C5F" w:rsidRPr="00FD0C5F" w:rsidRDefault="00FD0C5F" w:rsidP="00FD0C5F">
            <w:pPr>
              <w:rPr>
                <w:ins w:id="7675" w:author="Sowndarya S (WT01 - Manufacturing &amp; Hi Tech)" w:date="2015-03-23T15:00:00Z"/>
                <w:rFonts w:asciiTheme="minorHAnsi" w:hAnsiTheme="minorHAnsi" w:cstheme="minorHAnsi"/>
                <w:color w:val="000000"/>
                <w:sz w:val="18"/>
                <w:szCs w:val="18"/>
              </w:rPr>
            </w:pPr>
            <w:ins w:id="7676"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677"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27BECA68" w14:textId="77777777" w:rsidR="00FD0C5F" w:rsidRPr="000F1877" w:rsidRDefault="00FD0C5F" w:rsidP="00FD0C5F">
            <w:pPr>
              <w:rPr>
                <w:ins w:id="7678" w:author="Sowndarya S (WT01 - Manufacturing &amp; Hi Tech)" w:date="2015-03-23T15:00:00Z"/>
                <w:rFonts w:asciiTheme="minorHAnsi" w:hAnsiTheme="minorHAnsi" w:cstheme="minorHAnsi"/>
                <w:color w:val="000000"/>
                <w:sz w:val="18"/>
                <w:szCs w:val="16"/>
              </w:rPr>
            </w:pPr>
            <w:ins w:id="7679"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680"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5D67C3AF" w14:textId="71BE6CD2" w:rsidR="00FD0C5F" w:rsidRPr="00596774" w:rsidRDefault="00FD0C5F" w:rsidP="00FD0C5F">
            <w:pPr>
              <w:rPr>
                <w:ins w:id="7681" w:author="Sowndarya S (WT01 - Manufacturing &amp; Hi Tech)" w:date="2015-03-23T15:00:00Z"/>
                <w:rFonts w:ascii="Calibri" w:eastAsiaTheme="minorHAnsi" w:hAnsi="Calibri" w:cs="Calibri"/>
                <w:color w:val="000000"/>
                <w:highlight w:val="white"/>
              </w:rPr>
            </w:pPr>
            <w:ins w:id="7682"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683"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70CAEA7C" w14:textId="42D47A82" w:rsidR="00FD0C5F" w:rsidRPr="00596774" w:rsidRDefault="00FD0C5F" w:rsidP="00FD0C5F">
            <w:pPr>
              <w:rPr>
                <w:ins w:id="7684" w:author="Sowndarya S (WT01 - Manufacturing &amp; Hi Tech)" w:date="2015-03-23T15:00:00Z"/>
                <w:rFonts w:asciiTheme="minorHAnsi" w:hAnsiTheme="minorHAnsi" w:cstheme="minorHAnsi"/>
                <w:color w:val="000000"/>
                <w:sz w:val="18"/>
                <w:szCs w:val="16"/>
              </w:rPr>
            </w:pPr>
            <w:ins w:id="7685" w:author="Sowndarya S (WT01 - Manufacturing &amp; Hi Tech)" w:date="2015-03-23T15:29:00Z">
              <w:r>
                <w:rPr>
                  <w:rFonts w:asciiTheme="minorHAnsi" w:hAnsiTheme="minorHAnsi" w:cstheme="minorHAnsi"/>
                  <w:color w:val="000000"/>
                  <w:sz w:val="18"/>
                  <w:szCs w:val="16"/>
                </w:rPr>
                <w:t>Pro_Mar</w:t>
              </w:r>
            </w:ins>
          </w:p>
        </w:tc>
      </w:tr>
      <w:tr w:rsidR="00FD0C5F" w:rsidRPr="000F1877" w14:paraId="7B620DED"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686"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687"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688"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9934612" w14:textId="45FEEC1C" w:rsidR="00FD0C5F" w:rsidRPr="00DD1485" w:rsidRDefault="00FD0C5F" w:rsidP="00FD0C5F">
            <w:pPr>
              <w:rPr>
                <w:ins w:id="7689" w:author="Sowndarya S (WT01 - Manufacturing &amp; Hi Tech)" w:date="2015-03-23T15:00:00Z"/>
                <w:rFonts w:asciiTheme="minorHAnsi" w:hAnsiTheme="minorHAnsi" w:cstheme="minorHAnsi"/>
                <w:color w:val="000000"/>
                <w:sz w:val="18"/>
                <w:szCs w:val="16"/>
              </w:rPr>
            </w:pPr>
            <w:ins w:id="7690" w:author="Sowndarya S (WT01 - Manufacturing &amp; Hi Tech)" w:date="2015-03-23T15:15:00Z">
              <w:r>
                <w:rPr>
                  <w:rFonts w:asciiTheme="minorHAnsi" w:hAnsiTheme="minorHAnsi" w:cstheme="minorHAnsi"/>
                  <w:color w:val="000000"/>
                  <w:sz w:val="18"/>
                  <w:szCs w:val="16"/>
                </w:rPr>
                <w:t>PRO_APR</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691"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41F3CFBE" w14:textId="67A8B746" w:rsidR="00FD0C5F" w:rsidRPr="00FD0C5F" w:rsidRDefault="00FD0C5F" w:rsidP="00FD0C5F">
            <w:pPr>
              <w:rPr>
                <w:ins w:id="7692" w:author="Sowndarya S (WT01 - Manufacturing &amp; Hi Tech)" w:date="2015-03-23T15:00:00Z"/>
                <w:rFonts w:asciiTheme="minorHAnsi" w:hAnsiTheme="minorHAnsi" w:cstheme="minorHAnsi"/>
                <w:color w:val="000000"/>
                <w:sz w:val="18"/>
                <w:szCs w:val="18"/>
              </w:rPr>
            </w:pPr>
            <w:ins w:id="7693"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694"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4175967F" w14:textId="77777777" w:rsidR="00FD0C5F" w:rsidRPr="000F1877" w:rsidRDefault="00FD0C5F" w:rsidP="00FD0C5F">
            <w:pPr>
              <w:rPr>
                <w:ins w:id="7695" w:author="Sowndarya S (WT01 - Manufacturing &amp; Hi Tech)" w:date="2015-03-23T15:00:00Z"/>
                <w:rFonts w:asciiTheme="minorHAnsi" w:hAnsiTheme="minorHAnsi" w:cstheme="minorHAnsi"/>
                <w:color w:val="000000"/>
                <w:sz w:val="18"/>
                <w:szCs w:val="16"/>
              </w:rPr>
            </w:pPr>
            <w:ins w:id="7696"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697"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571B643F" w14:textId="42923F60" w:rsidR="00FD0C5F" w:rsidRPr="00596774" w:rsidRDefault="00FD0C5F" w:rsidP="00FD0C5F">
            <w:pPr>
              <w:rPr>
                <w:ins w:id="7698" w:author="Sowndarya S (WT01 - Manufacturing &amp; Hi Tech)" w:date="2015-03-23T15:00:00Z"/>
                <w:rFonts w:ascii="Calibri" w:eastAsiaTheme="minorHAnsi" w:hAnsi="Calibri" w:cs="Calibri"/>
                <w:color w:val="000000"/>
                <w:highlight w:val="white"/>
              </w:rPr>
            </w:pPr>
            <w:ins w:id="7699"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700"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50E1A41F" w14:textId="6C6CAD35" w:rsidR="00FD0C5F" w:rsidRPr="00596774" w:rsidRDefault="00FD0C5F" w:rsidP="00FD0C5F">
            <w:pPr>
              <w:rPr>
                <w:ins w:id="7701" w:author="Sowndarya S (WT01 - Manufacturing &amp; Hi Tech)" w:date="2015-03-23T15:00:00Z"/>
                <w:rFonts w:asciiTheme="minorHAnsi" w:hAnsiTheme="minorHAnsi" w:cstheme="minorHAnsi"/>
                <w:color w:val="000000"/>
                <w:sz w:val="18"/>
                <w:szCs w:val="16"/>
              </w:rPr>
            </w:pPr>
            <w:ins w:id="7702" w:author="Sowndarya S (WT01 - Manufacturing &amp; Hi Tech)" w:date="2015-03-23T15:29:00Z">
              <w:r>
                <w:rPr>
                  <w:rFonts w:asciiTheme="minorHAnsi" w:hAnsiTheme="minorHAnsi" w:cstheme="minorHAnsi"/>
                  <w:color w:val="000000"/>
                  <w:sz w:val="18"/>
                  <w:szCs w:val="16"/>
                </w:rPr>
                <w:t>Pro_Apr</w:t>
              </w:r>
            </w:ins>
          </w:p>
        </w:tc>
      </w:tr>
      <w:tr w:rsidR="00FD0C5F" w:rsidRPr="000F1877" w14:paraId="69C362B2"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703"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704"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705"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BBD470A" w14:textId="5FB4BF18" w:rsidR="00FD0C5F" w:rsidRPr="00DD1485" w:rsidRDefault="00FD0C5F" w:rsidP="00FD0C5F">
            <w:pPr>
              <w:rPr>
                <w:ins w:id="7706" w:author="Sowndarya S (WT01 - Manufacturing &amp; Hi Tech)" w:date="2015-03-23T15:00:00Z"/>
                <w:rFonts w:asciiTheme="minorHAnsi" w:hAnsiTheme="minorHAnsi" w:cstheme="minorHAnsi"/>
                <w:color w:val="000000"/>
                <w:sz w:val="18"/>
                <w:szCs w:val="16"/>
              </w:rPr>
            </w:pPr>
            <w:ins w:id="7707" w:author="Sowndarya S (WT01 - Manufacturing &amp; Hi Tech)" w:date="2015-03-23T15:15:00Z">
              <w:r>
                <w:rPr>
                  <w:rFonts w:asciiTheme="minorHAnsi" w:hAnsiTheme="minorHAnsi" w:cstheme="minorHAnsi"/>
                  <w:color w:val="000000"/>
                  <w:sz w:val="18"/>
                  <w:szCs w:val="16"/>
                </w:rPr>
                <w:t>PRO_MAY</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708"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275B33E9" w14:textId="4E8BF7F5" w:rsidR="00FD0C5F" w:rsidRPr="00FD0C5F" w:rsidRDefault="00FD0C5F" w:rsidP="00FD0C5F">
            <w:pPr>
              <w:rPr>
                <w:ins w:id="7709" w:author="Sowndarya S (WT01 - Manufacturing &amp; Hi Tech)" w:date="2015-03-23T15:00:00Z"/>
                <w:rFonts w:asciiTheme="minorHAnsi" w:hAnsiTheme="minorHAnsi" w:cstheme="minorHAnsi"/>
                <w:color w:val="000000"/>
                <w:sz w:val="18"/>
                <w:szCs w:val="18"/>
              </w:rPr>
            </w:pPr>
            <w:ins w:id="7710"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711"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70E32D0F" w14:textId="77777777" w:rsidR="00FD0C5F" w:rsidRPr="000F1877" w:rsidRDefault="00FD0C5F" w:rsidP="00FD0C5F">
            <w:pPr>
              <w:rPr>
                <w:ins w:id="7712" w:author="Sowndarya S (WT01 - Manufacturing &amp; Hi Tech)" w:date="2015-03-23T15:00:00Z"/>
                <w:rFonts w:asciiTheme="minorHAnsi" w:hAnsiTheme="minorHAnsi" w:cstheme="minorHAnsi"/>
                <w:color w:val="000000"/>
                <w:sz w:val="18"/>
                <w:szCs w:val="16"/>
              </w:rPr>
            </w:pPr>
            <w:ins w:id="7713"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714"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56449A39" w14:textId="617FCD66" w:rsidR="00FD0C5F" w:rsidRPr="00596774" w:rsidRDefault="00FD0C5F" w:rsidP="00FD0C5F">
            <w:pPr>
              <w:rPr>
                <w:ins w:id="7715" w:author="Sowndarya S (WT01 - Manufacturing &amp; Hi Tech)" w:date="2015-03-23T15:00:00Z"/>
                <w:rFonts w:ascii="Calibri" w:eastAsiaTheme="minorHAnsi" w:hAnsi="Calibri" w:cs="Calibri"/>
                <w:color w:val="000000"/>
                <w:highlight w:val="white"/>
              </w:rPr>
            </w:pPr>
            <w:ins w:id="7716"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717"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20DD6DA0" w14:textId="203DBE3F" w:rsidR="00FD0C5F" w:rsidRPr="00596774" w:rsidRDefault="00FD0C5F" w:rsidP="00FD0C5F">
            <w:pPr>
              <w:rPr>
                <w:ins w:id="7718" w:author="Sowndarya S (WT01 - Manufacturing &amp; Hi Tech)" w:date="2015-03-23T15:00:00Z"/>
                <w:rFonts w:asciiTheme="minorHAnsi" w:hAnsiTheme="minorHAnsi" w:cstheme="minorHAnsi"/>
                <w:color w:val="000000"/>
                <w:sz w:val="18"/>
                <w:szCs w:val="16"/>
              </w:rPr>
            </w:pPr>
            <w:ins w:id="7719" w:author="Sowndarya S (WT01 - Manufacturing &amp; Hi Tech)" w:date="2015-03-23T15:29:00Z">
              <w:r>
                <w:rPr>
                  <w:rFonts w:asciiTheme="minorHAnsi" w:hAnsiTheme="minorHAnsi" w:cstheme="minorHAnsi"/>
                  <w:color w:val="000000"/>
                  <w:sz w:val="18"/>
                  <w:szCs w:val="16"/>
                </w:rPr>
                <w:t>Pro_May</w:t>
              </w:r>
            </w:ins>
          </w:p>
        </w:tc>
      </w:tr>
      <w:tr w:rsidR="00FD0C5F" w:rsidRPr="000F1877" w14:paraId="5AA98734"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720"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721"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722"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7AE4320" w14:textId="3413DC27" w:rsidR="00FD0C5F" w:rsidRPr="00DD1485" w:rsidRDefault="00FD0C5F" w:rsidP="00FD0C5F">
            <w:pPr>
              <w:rPr>
                <w:ins w:id="7723" w:author="Sowndarya S (WT01 - Manufacturing &amp; Hi Tech)" w:date="2015-03-23T15:00:00Z"/>
                <w:rFonts w:asciiTheme="minorHAnsi" w:hAnsiTheme="minorHAnsi" w:cstheme="minorHAnsi"/>
                <w:color w:val="000000"/>
                <w:sz w:val="18"/>
                <w:szCs w:val="16"/>
              </w:rPr>
            </w:pPr>
            <w:ins w:id="7724" w:author="Sowndarya S (WT01 - Manufacturing &amp; Hi Tech)" w:date="2015-03-23T15:15:00Z">
              <w:r>
                <w:rPr>
                  <w:rFonts w:asciiTheme="minorHAnsi" w:hAnsiTheme="minorHAnsi" w:cstheme="minorHAnsi"/>
                  <w:color w:val="000000"/>
                  <w:sz w:val="18"/>
                  <w:szCs w:val="16"/>
                </w:rPr>
                <w:t>PRO_JUN</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725"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4351CAC9" w14:textId="6AB451AF" w:rsidR="00FD0C5F" w:rsidRPr="00FD0C5F" w:rsidRDefault="00FD0C5F" w:rsidP="00FD0C5F">
            <w:pPr>
              <w:rPr>
                <w:ins w:id="7726" w:author="Sowndarya S (WT01 - Manufacturing &amp; Hi Tech)" w:date="2015-03-23T15:00:00Z"/>
                <w:rFonts w:asciiTheme="minorHAnsi" w:hAnsiTheme="minorHAnsi" w:cstheme="minorHAnsi"/>
                <w:color w:val="000000"/>
                <w:sz w:val="18"/>
                <w:szCs w:val="18"/>
              </w:rPr>
            </w:pPr>
            <w:ins w:id="7727"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728"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33DD68A5" w14:textId="77777777" w:rsidR="00FD0C5F" w:rsidRPr="000F1877" w:rsidRDefault="00FD0C5F" w:rsidP="00FD0C5F">
            <w:pPr>
              <w:rPr>
                <w:ins w:id="7729" w:author="Sowndarya S (WT01 - Manufacturing &amp; Hi Tech)" w:date="2015-03-23T15:00:00Z"/>
                <w:rFonts w:asciiTheme="minorHAnsi" w:hAnsiTheme="minorHAnsi" w:cstheme="minorHAnsi"/>
                <w:color w:val="000000"/>
                <w:sz w:val="18"/>
                <w:szCs w:val="16"/>
              </w:rPr>
            </w:pPr>
            <w:ins w:id="7730"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731"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500463CC" w14:textId="65A0E9EE" w:rsidR="00FD0C5F" w:rsidRPr="00596774" w:rsidRDefault="00FD0C5F" w:rsidP="00FD0C5F">
            <w:pPr>
              <w:rPr>
                <w:ins w:id="7732" w:author="Sowndarya S (WT01 - Manufacturing &amp; Hi Tech)" w:date="2015-03-23T15:00:00Z"/>
                <w:rFonts w:ascii="Calibri" w:eastAsiaTheme="minorHAnsi" w:hAnsi="Calibri" w:cs="Calibri"/>
                <w:color w:val="000000"/>
                <w:highlight w:val="white"/>
              </w:rPr>
            </w:pPr>
            <w:ins w:id="7733"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734"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53756B7D" w14:textId="7BB83141" w:rsidR="00FD0C5F" w:rsidRPr="00596774" w:rsidRDefault="00FD0C5F" w:rsidP="00FD0C5F">
            <w:pPr>
              <w:rPr>
                <w:ins w:id="7735" w:author="Sowndarya S (WT01 - Manufacturing &amp; Hi Tech)" w:date="2015-03-23T15:00:00Z"/>
                <w:rFonts w:asciiTheme="minorHAnsi" w:hAnsiTheme="minorHAnsi" w:cstheme="minorHAnsi"/>
                <w:color w:val="000000"/>
                <w:sz w:val="18"/>
                <w:szCs w:val="16"/>
              </w:rPr>
            </w:pPr>
            <w:ins w:id="7736" w:author="Sowndarya S (WT01 - Manufacturing &amp; Hi Tech)" w:date="2015-03-23T15:29:00Z">
              <w:r>
                <w:rPr>
                  <w:rFonts w:asciiTheme="minorHAnsi" w:hAnsiTheme="minorHAnsi" w:cstheme="minorHAnsi"/>
                  <w:color w:val="000000"/>
                  <w:sz w:val="18"/>
                  <w:szCs w:val="16"/>
                </w:rPr>
                <w:t>Pro_Jun</w:t>
              </w:r>
            </w:ins>
          </w:p>
        </w:tc>
      </w:tr>
      <w:tr w:rsidR="00FD0C5F" w:rsidRPr="000F1877" w14:paraId="3D954993"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737"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738"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739"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4B4CC34" w14:textId="78F1953D" w:rsidR="00FD0C5F" w:rsidRPr="00DD1485" w:rsidRDefault="00FD0C5F" w:rsidP="00FD0C5F">
            <w:pPr>
              <w:rPr>
                <w:ins w:id="7740" w:author="Sowndarya S (WT01 - Manufacturing &amp; Hi Tech)" w:date="2015-03-23T15:00:00Z"/>
                <w:rFonts w:asciiTheme="minorHAnsi" w:hAnsiTheme="minorHAnsi" w:cstheme="minorHAnsi"/>
                <w:color w:val="000000"/>
                <w:sz w:val="18"/>
                <w:szCs w:val="16"/>
              </w:rPr>
            </w:pPr>
            <w:ins w:id="7741" w:author="Sowndarya S (WT01 - Manufacturing &amp; Hi Tech)" w:date="2015-03-23T15:15:00Z">
              <w:r>
                <w:rPr>
                  <w:rFonts w:asciiTheme="minorHAnsi" w:hAnsiTheme="minorHAnsi" w:cstheme="minorHAnsi"/>
                  <w:color w:val="000000"/>
                  <w:sz w:val="18"/>
                  <w:szCs w:val="16"/>
                </w:rPr>
                <w:t>PRO_JUL</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742"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170AB977" w14:textId="22AEA50E" w:rsidR="00FD0C5F" w:rsidRPr="00FD0C5F" w:rsidRDefault="00FD0C5F" w:rsidP="00FD0C5F">
            <w:pPr>
              <w:rPr>
                <w:ins w:id="7743" w:author="Sowndarya S (WT01 - Manufacturing &amp; Hi Tech)" w:date="2015-03-23T15:00:00Z"/>
                <w:rFonts w:asciiTheme="minorHAnsi" w:hAnsiTheme="minorHAnsi" w:cstheme="minorHAnsi"/>
                <w:color w:val="000000"/>
                <w:sz w:val="18"/>
                <w:szCs w:val="18"/>
              </w:rPr>
            </w:pPr>
            <w:ins w:id="7744"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745"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1179C427" w14:textId="77777777" w:rsidR="00FD0C5F" w:rsidRPr="000F1877" w:rsidRDefault="00FD0C5F" w:rsidP="00FD0C5F">
            <w:pPr>
              <w:rPr>
                <w:ins w:id="7746" w:author="Sowndarya S (WT01 - Manufacturing &amp; Hi Tech)" w:date="2015-03-23T15:00:00Z"/>
                <w:rFonts w:asciiTheme="minorHAnsi" w:hAnsiTheme="minorHAnsi" w:cstheme="minorHAnsi"/>
                <w:color w:val="000000"/>
                <w:sz w:val="18"/>
                <w:szCs w:val="16"/>
              </w:rPr>
            </w:pPr>
            <w:ins w:id="7747"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748"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0766CF4F" w14:textId="7DF981DC" w:rsidR="00FD0C5F" w:rsidRPr="00596774" w:rsidRDefault="00FD0C5F" w:rsidP="00FD0C5F">
            <w:pPr>
              <w:rPr>
                <w:ins w:id="7749" w:author="Sowndarya S (WT01 - Manufacturing &amp; Hi Tech)" w:date="2015-03-23T15:00:00Z"/>
                <w:rFonts w:ascii="Calibri" w:eastAsiaTheme="minorHAnsi" w:hAnsi="Calibri" w:cs="Calibri"/>
                <w:color w:val="000000"/>
                <w:highlight w:val="white"/>
              </w:rPr>
            </w:pPr>
            <w:ins w:id="7750"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751"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0E2BB396" w14:textId="6446778F" w:rsidR="00FD0C5F" w:rsidRPr="00596774" w:rsidRDefault="00FD0C5F" w:rsidP="00FD0C5F">
            <w:pPr>
              <w:rPr>
                <w:ins w:id="7752" w:author="Sowndarya S (WT01 - Manufacturing &amp; Hi Tech)" w:date="2015-03-23T15:00:00Z"/>
                <w:rFonts w:asciiTheme="minorHAnsi" w:hAnsiTheme="minorHAnsi" w:cstheme="minorHAnsi"/>
                <w:color w:val="000000"/>
                <w:sz w:val="18"/>
                <w:szCs w:val="16"/>
              </w:rPr>
            </w:pPr>
            <w:ins w:id="7753" w:author="Sowndarya S (WT01 - Manufacturing &amp; Hi Tech)" w:date="2015-03-23T15:29:00Z">
              <w:r>
                <w:rPr>
                  <w:rFonts w:asciiTheme="minorHAnsi" w:hAnsiTheme="minorHAnsi" w:cstheme="minorHAnsi"/>
                  <w:color w:val="000000"/>
                  <w:sz w:val="18"/>
                  <w:szCs w:val="16"/>
                </w:rPr>
                <w:t>Pro_Jul</w:t>
              </w:r>
            </w:ins>
          </w:p>
        </w:tc>
      </w:tr>
      <w:tr w:rsidR="00FD0C5F" w:rsidRPr="000F1877" w14:paraId="4696DEAE"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754"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755"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756"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3345C34" w14:textId="66F73387" w:rsidR="00FD0C5F" w:rsidRPr="00DD1485" w:rsidRDefault="00FD0C5F" w:rsidP="00FD0C5F">
            <w:pPr>
              <w:rPr>
                <w:ins w:id="7757" w:author="Sowndarya S (WT01 - Manufacturing &amp; Hi Tech)" w:date="2015-03-23T15:00:00Z"/>
                <w:rFonts w:asciiTheme="minorHAnsi" w:hAnsiTheme="minorHAnsi" w:cstheme="minorHAnsi"/>
                <w:color w:val="000000"/>
                <w:sz w:val="18"/>
                <w:szCs w:val="16"/>
              </w:rPr>
            </w:pPr>
            <w:ins w:id="7758" w:author="Sowndarya S (WT01 - Manufacturing &amp; Hi Tech)" w:date="2015-03-23T15:15:00Z">
              <w:r>
                <w:rPr>
                  <w:rFonts w:asciiTheme="minorHAnsi" w:hAnsiTheme="minorHAnsi" w:cstheme="minorHAnsi"/>
                  <w:color w:val="000000"/>
                  <w:sz w:val="18"/>
                  <w:szCs w:val="16"/>
                </w:rPr>
                <w:t>PRO_AUG</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759"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2AC1FB87" w14:textId="20FED4F1" w:rsidR="00FD0C5F" w:rsidRPr="00FD0C5F" w:rsidRDefault="00FD0C5F" w:rsidP="00FD0C5F">
            <w:pPr>
              <w:rPr>
                <w:ins w:id="7760" w:author="Sowndarya S (WT01 - Manufacturing &amp; Hi Tech)" w:date="2015-03-23T15:00:00Z"/>
                <w:rFonts w:asciiTheme="minorHAnsi" w:hAnsiTheme="minorHAnsi" w:cstheme="minorHAnsi"/>
                <w:color w:val="000000"/>
                <w:sz w:val="18"/>
                <w:szCs w:val="18"/>
              </w:rPr>
            </w:pPr>
            <w:ins w:id="7761"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762"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6EDB2C34" w14:textId="77777777" w:rsidR="00FD0C5F" w:rsidRPr="000F1877" w:rsidRDefault="00FD0C5F" w:rsidP="00FD0C5F">
            <w:pPr>
              <w:rPr>
                <w:ins w:id="7763" w:author="Sowndarya S (WT01 - Manufacturing &amp; Hi Tech)" w:date="2015-03-23T15:00:00Z"/>
                <w:rFonts w:asciiTheme="minorHAnsi" w:hAnsiTheme="minorHAnsi" w:cstheme="minorHAnsi"/>
                <w:color w:val="000000"/>
                <w:sz w:val="18"/>
                <w:szCs w:val="16"/>
              </w:rPr>
            </w:pPr>
            <w:ins w:id="7764"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765"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693BAFA3" w14:textId="7ECA8E5A" w:rsidR="00FD0C5F" w:rsidRPr="00596774" w:rsidRDefault="00FD0C5F" w:rsidP="00FD0C5F">
            <w:pPr>
              <w:rPr>
                <w:ins w:id="7766" w:author="Sowndarya S (WT01 - Manufacturing &amp; Hi Tech)" w:date="2015-03-23T15:00:00Z"/>
                <w:rFonts w:ascii="Calibri" w:eastAsiaTheme="minorHAnsi" w:hAnsi="Calibri" w:cs="Calibri"/>
                <w:color w:val="000000"/>
                <w:highlight w:val="white"/>
              </w:rPr>
            </w:pPr>
            <w:ins w:id="7767"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768"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31CDFE05" w14:textId="7E6586FB" w:rsidR="00FD0C5F" w:rsidRPr="00596774" w:rsidRDefault="00FD0C5F" w:rsidP="00FD0C5F">
            <w:pPr>
              <w:rPr>
                <w:ins w:id="7769" w:author="Sowndarya S (WT01 - Manufacturing &amp; Hi Tech)" w:date="2015-03-23T15:00:00Z"/>
                <w:rFonts w:asciiTheme="minorHAnsi" w:hAnsiTheme="minorHAnsi" w:cstheme="minorHAnsi"/>
                <w:color w:val="000000"/>
                <w:sz w:val="18"/>
                <w:szCs w:val="16"/>
              </w:rPr>
            </w:pPr>
            <w:ins w:id="7770" w:author="Sowndarya S (WT01 - Manufacturing &amp; Hi Tech)" w:date="2015-03-23T15:29:00Z">
              <w:r>
                <w:rPr>
                  <w:rFonts w:asciiTheme="minorHAnsi" w:hAnsiTheme="minorHAnsi" w:cstheme="minorHAnsi"/>
                  <w:color w:val="000000"/>
                  <w:sz w:val="18"/>
                  <w:szCs w:val="16"/>
                </w:rPr>
                <w:t>Pro_Aug</w:t>
              </w:r>
            </w:ins>
          </w:p>
        </w:tc>
      </w:tr>
      <w:tr w:rsidR="00FD0C5F" w:rsidRPr="000F1877" w14:paraId="78819DA4"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771"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772"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773"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4E9A363" w14:textId="3480B150" w:rsidR="00FD0C5F" w:rsidRPr="00DD1485" w:rsidRDefault="00FD0C5F" w:rsidP="00FD0C5F">
            <w:pPr>
              <w:rPr>
                <w:ins w:id="7774" w:author="Sowndarya S (WT01 - Manufacturing &amp; Hi Tech)" w:date="2015-03-23T15:00:00Z"/>
                <w:rFonts w:asciiTheme="minorHAnsi" w:hAnsiTheme="minorHAnsi" w:cstheme="minorHAnsi"/>
                <w:color w:val="000000"/>
                <w:sz w:val="18"/>
                <w:szCs w:val="16"/>
              </w:rPr>
            </w:pPr>
            <w:ins w:id="7775" w:author="Sowndarya S (WT01 - Manufacturing &amp; Hi Tech)" w:date="2015-03-23T15:15:00Z">
              <w:r>
                <w:rPr>
                  <w:rFonts w:asciiTheme="minorHAnsi" w:hAnsiTheme="minorHAnsi" w:cstheme="minorHAnsi"/>
                  <w:color w:val="000000"/>
                  <w:sz w:val="18"/>
                  <w:szCs w:val="16"/>
                </w:rPr>
                <w:t>PRO_SEP</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776"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322DCF34" w14:textId="6B3BE6A2" w:rsidR="00FD0C5F" w:rsidRPr="00FD0C5F" w:rsidRDefault="00FD0C5F" w:rsidP="00FD0C5F">
            <w:pPr>
              <w:rPr>
                <w:ins w:id="7777" w:author="Sowndarya S (WT01 - Manufacturing &amp; Hi Tech)" w:date="2015-03-23T15:00:00Z"/>
                <w:rFonts w:asciiTheme="minorHAnsi" w:hAnsiTheme="minorHAnsi" w:cstheme="minorHAnsi"/>
                <w:color w:val="000000"/>
                <w:sz w:val="18"/>
                <w:szCs w:val="18"/>
              </w:rPr>
            </w:pPr>
            <w:ins w:id="7778"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779"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2272C73F" w14:textId="77777777" w:rsidR="00FD0C5F" w:rsidRPr="000F1877" w:rsidRDefault="00FD0C5F" w:rsidP="00FD0C5F">
            <w:pPr>
              <w:rPr>
                <w:ins w:id="7780" w:author="Sowndarya S (WT01 - Manufacturing &amp; Hi Tech)" w:date="2015-03-23T15:00:00Z"/>
                <w:rFonts w:asciiTheme="minorHAnsi" w:hAnsiTheme="minorHAnsi" w:cstheme="minorHAnsi"/>
                <w:color w:val="000000"/>
                <w:sz w:val="18"/>
                <w:szCs w:val="16"/>
              </w:rPr>
            </w:pPr>
            <w:ins w:id="7781"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782"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28528F0F" w14:textId="0547265B" w:rsidR="00FD0C5F" w:rsidRPr="00596774" w:rsidRDefault="00FD0C5F" w:rsidP="00FD0C5F">
            <w:pPr>
              <w:rPr>
                <w:ins w:id="7783" w:author="Sowndarya S (WT01 - Manufacturing &amp; Hi Tech)" w:date="2015-03-23T15:00:00Z"/>
                <w:rFonts w:ascii="Calibri" w:eastAsiaTheme="minorHAnsi" w:hAnsi="Calibri" w:cs="Calibri"/>
                <w:color w:val="000000"/>
                <w:highlight w:val="white"/>
              </w:rPr>
            </w:pPr>
            <w:ins w:id="7784"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785"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0246FDC2" w14:textId="17F849D1" w:rsidR="00FD0C5F" w:rsidRPr="00596774" w:rsidRDefault="00FD0C5F" w:rsidP="00FD0C5F">
            <w:pPr>
              <w:rPr>
                <w:ins w:id="7786" w:author="Sowndarya S (WT01 - Manufacturing &amp; Hi Tech)" w:date="2015-03-23T15:00:00Z"/>
                <w:rFonts w:asciiTheme="minorHAnsi" w:hAnsiTheme="minorHAnsi" w:cstheme="minorHAnsi"/>
                <w:color w:val="000000"/>
                <w:sz w:val="18"/>
                <w:szCs w:val="16"/>
              </w:rPr>
            </w:pPr>
            <w:ins w:id="7787" w:author="Sowndarya S (WT01 - Manufacturing &amp; Hi Tech)" w:date="2015-03-23T15:29:00Z">
              <w:r>
                <w:rPr>
                  <w:rFonts w:asciiTheme="minorHAnsi" w:hAnsiTheme="minorHAnsi" w:cstheme="minorHAnsi"/>
                  <w:color w:val="000000"/>
                  <w:sz w:val="18"/>
                  <w:szCs w:val="16"/>
                </w:rPr>
                <w:t>Pro_Sep</w:t>
              </w:r>
            </w:ins>
          </w:p>
        </w:tc>
      </w:tr>
      <w:tr w:rsidR="00FD0C5F" w:rsidRPr="000F1877" w14:paraId="069040AE"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788"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789"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790"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F899631" w14:textId="481F19C9" w:rsidR="00FD0C5F" w:rsidRPr="00DD1485" w:rsidRDefault="00FD0C5F" w:rsidP="00FD0C5F">
            <w:pPr>
              <w:rPr>
                <w:ins w:id="7791" w:author="Sowndarya S (WT01 - Manufacturing &amp; Hi Tech)" w:date="2015-03-23T15:00:00Z"/>
                <w:rFonts w:asciiTheme="minorHAnsi" w:hAnsiTheme="minorHAnsi" w:cstheme="minorHAnsi"/>
                <w:color w:val="000000"/>
                <w:sz w:val="18"/>
                <w:szCs w:val="16"/>
              </w:rPr>
            </w:pPr>
            <w:ins w:id="7792" w:author="Sowndarya S (WT01 - Manufacturing &amp; Hi Tech)" w:date="2015-03-23T15:15:00Z">
              <w:r>
                <w:rPr>
                  <w:rFonts w:asciiTheme="minorHAnsi" w:hAnsiTheme="minorHAnsi" w:cstheme="minorHAnsi"/>
                  <w:color w:val="000000"/>
                  <w:sz w:val="18"/>
                  <w:szCs w:val="16"/>
                </w:rPr>
                <w:t>PRO_OCT</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793"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7C5398B5" w14:textId="740BC0D2" w:rsidR="00FD0C5F" w:rsidRPr="00FD0C5F" w:rsidRDefault="00FD0C5F" w:rsidP="00FD0C5F">
            <w:pPr>
              <w:rPr>
                <w:ins w:id="7794" w:author="Sowndarya S (WT01 - Manufacturing &amp; Hi Tech)" w:date="2015-03-23T15:00:00Z"/>
                <w:rFonts w:asciiTheme="minorHAnsi" w:hAnsiTheme="minorHAnsi" w:cstheme="minorHAnsi"/>
                <w:color w:val="000000"/>
                <w:sz w:val="18"/>
                <w:szCs w:val="18"/>
              </w:rPr>
            </w:pPr>
            <w:ins w:id="7795"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796"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2E165FD3" w14:textId="77777777" w:rsidR="00FD0C5F" w:rsidRPr="000F1877" w:rsidRDefault="00FD0C5F" w:rsidP="00FD0C5F">
            <w:pPr>
              <w:rPr>
                <w:ins w:id="7797" w:author="Sowndarya S (WT01 - Manufacturing &amp; Hi Tech)" w:date="2015-03-23T15:00:00Z"/>
                <w:rFonts w:asciiTheme="minorHAnsi" w:hAnsiTheme="minorHAnsi" w:cstheme="minorHAnsi"/>
                <w:color w:val="000000"/>
                <w:sz w:val="18"/>
                <w:szCs w:val="16"/>
              </w:rPr>
            </w:pPr>
            <w:ins w:id="7798"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799"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2B66F619" w14:textId="0C144590" w:rsidR="00FD0C5F" w:rsidRPr="00596774" w:rsidRDefault="00FD0C5F" w:rsidP="00FD0C5F">
            <w:pPr>
              <w:rPr>
                <w:ins w:id="7800" w:author="Sowndarya S (WT01 - Manufacturing &amp; Hi Tech)" w:date="2015-03-23T15:00:00Z"/>
                <w:rFonts w:ascii="Calibri" w:eastAsiaTheme="minorHAnsi" w:hAnsi="Calibri" w:cs="Calibri"/>
                <w:color w:val="000000"/>
                <w:highlight w:val="white"/>
              </w:rPr>
            </w:pPr>
            <w:ins w:id="7801"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802"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27FBEBC2" w14:textId="2B348981" w:rsidR="00FD0C5F" w:rsidRPr="00596774" w:rsidRDefault="00FD0C5F" w:rsidP="00FD0C5F">
            <w:pPr>
              <w:rPr>
                <w:ins w:id="7803" w:author="Sowndarya S (WT01 - Manufacturing &amp; Hi Tech)" w:date="2015-03-23T15:00:00Z"/>
                <w:rFonts w:asciiTheme="minorHAnsi" w:hAnsiTheme="minorHAnsi" w:cstheme="minorHAnsi"/>
                <w:color w:val="000000"/>
                <w:sz w:val="18"/>
                <w:szCs w:val="16"/>
              </w:rPr>
            </w:pPr>
            <w:ins w:id="7804" w:author="Sowndarya S (WT01 - Manufacturing &amp; Hi Tech)" w:date="2015-03-23T15:29:00Z">
              <w:r>
                <w:rPr>
                  <w:rFonts w:asciiTheme="minorHAnsi" w:hAnsiTheme="minorHAnsi" w:cstheme="minorHAnsi"/>
                  <w:color w:val="000000"/>
                  <w:sz w:val="18"/>
                  <w:szCs w:val="16"/>
                </w:rPr>
                <w:t>Pro_Oct</w:t>
              </w:r>
            </w:ins>
          </w:p>
        </w:tc>
      </w:tr>
      <w:tr w:rsidR="00FD0C5F" w:rsidRPr="000F1877" w14:paraId="74AE9D38"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805"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806"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807"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70E0676" w14:textId="6C2D180C" w:rsidR="00FD0C5F" w:rsidRPr="00DD1485" w:rsidRDefault="00FD0C5F" w:rsidP="00FD0C5F">
            <w:pPr>
              <w:rPr>
                <w:ins w:id="7808" w:author="Sowndarya S (WT01 - Manufacturing &amp; Hi Tech)" w:date="2015-03-23T15:00:00Z"/>
                <w:rFonts w:asciiTheme="minorHAnsi" w:hAnsiTheme="minorHAnsi" w:cstheme="minorHAnsi"/>
                <w:color w:val="000000"/>
                <w:sz w:val="18"/>
                <w:szCs w:val="16"/>
              </w:rPr>
            </w:pPr>
            <w:ins w:id="7809" w:author="Sowndarya S (WT01 - Manufacturing &amp; Hi Tech)" w:date="2015-03-23T15:15:00Z">
              <w:r>
                <w:rPr>
                  <w:rFonts w:asciiTheme="minorHAnsi" w:hAnsiTheme="minorHAnsi" w:cstheme="minorHAnsi"/>
                  <w:color w:val="000000"/>
                  <w:sz w:val="18"/>
                  <w:szCs w:val="16"/>
                </w:rPr>
                <w:t>PRO_NOV</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810"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201AC000" w14:textId="01F12EC1" w:rsidR="00FD0C5F" w:rsidRPr="00FD0C5F" w:rsidRDefault="00FD0C5F" w:rsidP="00FD0C5F">
            <w:pPr>
              <w:rPr>
                <w:ins w:id="7811" w:author="Sowndarya S (WT01 - Manufacturing &amp; Hi Tech)" w:date="2015-03-23T15:00:00Z"/>
                <w:rFonts w:asciiTheme="minorHAnsi" w:hAnsiTheme="minorHAnsi" w:cstheme="minorHAnsi"/>
                <w:color w:val="000000"/>
                <w:sz w:val="18"/>
                <w:szCs w:val="18"/>
              </w:rPr>
            </w:pPr>
            <w:ins w:id="7812"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813"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3D447F64" w14:textId="77777777" w:rsidR="00FD0C5F" w:rsidRPr="000F1877" w:rsidRDefault="00FD0C5F" w:rsidP="00FD0C5F">
            <w:pPr>
              <w:rPr>
                <w:ins w:id="7814" w:author="Sowndarya S (WT01 - Manufacturing &amp; Hi Tech)" w:date="2015-03-23T15:00:00Z"/>
                <w:rFonts w:asciiTheme="minorHAnsi" w:hAnsiTheme="minorHAnsi" w:cstheme="minorHAnsi"/>
                <w:color w:val="000000"/>
                <w:sz w:val="18"/>
                <w:szCs w:val="16"/>
              </w:rPr>
            </w:pPr>
            <w:ins w:id="7815" w:author="Sowndarya S (WT01 - Manufacturing &amp; Hi Tech)" w:date="2015-03-23T15:00:00Z">
              <w:r w:rsidRPr="00354FDE">
                <w:rPr>
                  <w:rFonts w:ascii="Calibri" w:hAnsi="Calibri" w:cs="Calibri"/>
                  <w:color w:val="000000"/>
                  <w:sz w:val="18"/>
                  <w:szCs w:val="22"/>
                </w:rPr>
                <w:t>MonthName/Profit</w:t>
              </w:r>
            </w:ins>
          </w:p>
        </w:tc>
        <w:tc>
          <w:tcPr>
            <w:tcW w:w="1006" w:type="pct"/>
            <w:tcBorders>
              <w:top w:val="single" w:sz="4" w:space="0" w:color="auto"/>
              <w:left w:val="single" w:sz="4" w:space="0" w:color="auto"/>
              <w:bottom w:val="single" w:sz="4" w:space="0" w:color="auto"/>
              <w:right w:val="single" w:sz="4" w:space="0" w:color="auto"/>
            </w:tcBorders>
            <w:tcPrChange w:id="7816"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07D7EC6F" w14:textId="6DBB4D0D" w:rsidR="00FD0C5F" w:rsidRPr="00596774" w:rsidRDefault="00FD0C5F" w:rsidP="00FD0C5F">
            <w:pPr>
              <w:rPr>
                <w:ins w:id="7817" w:author="Sowndarya S (WT01 - Manufacturing &amp; Hi Tech)" w:date="2015-03-23T15:00:00Z"/>
                <w:rFonts w:ascii="Calibri" w:eastAsiaTheme="minorHAnsi" w:hAnsi="Calibri" w:cs="Calibri"/>
                <w:color w:val="000000"/>
                <w:highlight w:val="white"/>
              </w:rPr>
            </w:pPr>
            <w:ins w:id="7818"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819"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01960E48" w14:textId="198BE4A5" w:rsidR="00FD0C5F" w:rsidRPr="00596774" w:rsidRDefault="00FD0C5F" w:rsidP="00FD0C5F">
            <w:pPr>
              <w:rPr>
                <w:ins w:id="7820" w:author="Sowndarya S (WT01 - Manufacturing &amp; Hi Tech)" w:date="2015-03-23T15:00:00Z"/>
                <w:rFonts w:asciiTheme="minorHAnsi" w:hAnsiTheme="minorHAnsi" w:cstheme="minorHAnsi"/>
                <w:color w:val="000000"/>
                <w:sz w:val="18"/>
                <w:szCs w:val="16"/>
              </w:rPr>
            </w:pPr>
            <w:ins w:id="7821" w:author="Sowndarya S (WT01 - Manufacturing &amp; Hi Tech)" w:date="2015-03-23T15:29:00Z">
              <w:r>
                <w:rPr>
                  <w:rFonts w:asciiTheme="minorHAnsi" w:hAnsiTheme="minorHAnsi" w:cstheme="minorHAnsi"/>
                  <w:color w:val="000000"/>
                  <w:sz w:val="18"/>
                  <w:szCs w:val="16"/>
                </w:rPr>
                <w:t>Pro_Nov</w:t>
              </w:r>
            </w:ins>
          </w:p>
        </w:tc>
      </w:tr>
      <w:tr w:rsidR="00FD0C5F" w:rsidRPr="000F1877" w14:paraId="12726756" w14:textId="77777777" w:rsidTr="00965F49">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822" w:author="Sowndarya S (WT01 - Manufacturing &amp; Hi Tech)" w:date="2015-03-23T15:19: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823" w:author="Sowndarya S (WT01 - Manufacturing &amp; Hi Tech)" w:date="2015-03-23T15:00: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Change w:id="7824" w:author="Sowndarya S (WT01 - Manufacturing &amp; Hi Tech)" w:date="2015-03-23T15:19:00Z">
              <w:tcPr>
                <w:tcW w:w="109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9D26EF8" w14:textId="19007102" w:rsidR="00FD0C5F" w:rsidRPr="00DD1485" w:rsidRDefault="00FD0C5F" w:rsidP="00FD0C5F">
            <w:pPr>
              <w:rPr>
                <w:ins w:id="7825" w:author="Sowndarya S (WT01 - Manufacturing &amp; Hi Tech)" w:date="2015-03-23T15:00:00Z"/>
                <w:rFonts w:asciiTheme="minorHAnsi" w:hAnsiTheme="minorHAnsi" w:cstheme="minorHAnsi"/>
                <w:color w:val="000000"/>
                <w:sz w:val="18"/>
                <w:szCs w:val="16"/>
              </w:rPr>
            </w:pPr>
            <w:ins w:id="7826" w:author="Sowndarya S (WT01 - Manufacturing &amp; Hi Tech)" w:date="2015-03-23T15:15:00Z">
              <w:r>
                <w:rPr>
                  <w:rFonts w:asciiTheme="minorHAnsi" w:hAnsiTheme="minorHAnsi" w:cstheme="minorHAnsi"/>
                  <w:color w:val="000000"/>
                  <w:sz w:val="18"/>
                  <w:szCs w:val="16"/>
                </w:rPr>
                <w:t>PRO_DEC</w:t>
              </w:r>
            </w:ins>
          </w:p>
        </w:tc>
        <w:tc>
          <w:tcPr>
            <w:tcW w:w="1012" w:type="pct"/>
            <w:tcBorders>
              <w:top w:val="single" w:sz="4" w:space="0" w:color="auto"/>
              <w:left w:val="single" w:sz="4" w:space="0" w:color="auto"/>
              <w:bottom w:val="single" w:sz="4" w:space="0" w:color="auto"/>
              <w:right w:val="single" w:sz="4" w:space="0" w:color="auto"/>
            </w:tcBorders>
            <w:shd w:val="clear" w:color="auto" w:fill="auto"/>
            <w:tcPrChange w:id="7827" w:author="Sowndarya S (WT01 - Manufacturing &amp; Hi Tech)" w:date="2015-03-23T15:19:00Z">
              <w:tcPr>
                <w:tcW w:w="1012"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48F80E9D" w14:textId="1C9B5C56" w:rsidR="00FD0C5F" w:rsidRPr="00FD0C5F" w:rsidRDefault="00FD0C5F" w:rsidP="00FD0C5F">
            <w:pPr>
              <w:rPr>
                <w:ins w:id="7828" w:author="Sowndarya S (WT01 - Manufacturing &amp; Hi Tech)" w:date="2015-03-23T15:00:00Z"/>
                <w:rFonts w:asciiTheme="minorHAnsi" w:hAnsiTheme="minorHAnsi" w:cstheme="minorHAnsi"/>
                <w:color w:val="000000"/>
                <w:sz w:val="18"/>
                <w:szCs w:val="18"/>
              </w:rPr>
            </w:pPr>
            <w:ins w:id="7829" w:author="Sowndarya S (WT01 - Manufacturing &amp; Hi Tech)" w:date="2015-03-23T15:19:00Z">
              <w:r w:rsidRPr="00FD0C5F">
                <w:rPr>
                  <w:sz w:val="18"/>
                  <w:szCs w:val="18"/>
                </w:rPr>
                <w:t>RevPlanMdBGMthlyAlloc</w:t>
              </w:r>
            </w:ins>
          </w:p>
        </w:tc>
        <w:tc>
          <w:tcPr>
            <w:tcW w:w="926" w:type="pct"/>
            <w:tcBorders>
              <w:top w:val="single" w:sz="4" w:space="0" w:color="auto"/>
              <w:left w:val="single" w:sz="4" w:space="0" w:color="auto"/>
              <w:bottom w:val="single" w:sz="4" w:space="0" w:color="auto"/>
              <w:right w:val="single" w:sz="4" w:space="0" w:color="auto"/>
            </w:tcBorders>
            <w:tcPrChange w:id="7830" w:author="Sowndarya S (WT01 - Manufacturing &amp; Hi Tech)" w:date="2015-03-23T15:19:00Z">
              <w:tcPr>
                <w:tcW w:w="926" w:type="pct"/>
                <w:tcBorders>
                  <w:top w:val="single" w:sz="4" w:space="0" w:color="auto"/>
                  <w:left w:val="single" w:sz="4" w:space="0" w:color="auto"/>
                  <w:bottom w:val="single" w:sz="4" w:space="0" w:color="auto"/>
                  <w:right w:val="single" w:sz="4" w:space="0" w:color="auto"/>
                </w:tcBorders>
              </w:tcPr>
            </w:tcPrChange>
          </w:tcPr>
          <w:p w14:paraId="3C48665A" w14:textId="6F990CC1" w:rsidR="00FD0C5F" w:rsidRPr="000F1877" w:rsidRDefault="00FD0C5F" w:rsidP="00FD0C5F">
            <w:pPr>
              <w:rPr>
                <w:ins w:id="7831" w:author="Sowndarya S (WT01 - Manufacturing &amp; Hi Tech)" w:date="2015-03-23T15:00:00Z"/>
                <w:rFonts w:asciiTheme="minorHAnsi" w:hAnsiTheme="minorHAnsi" w:cstheme="minorHAnsi"/>
                <w:color w:val="000000"/>
                <w:sz w:val="18"/>
                <w:szCs w:val="16"/>
              </w:rPr>
            </w:pPr>
            <w:ins w:id="7832" w:author="Sowndarya S (WT01 - Manufacturing &amp; Hi Tech)" w:date="2015-03-23T15:25:00Z">
              <w:r w:rsidRPr="00354FDE">
                <w:rPr>
                  <w:rFonts w:ascii="Calibri" w:hAnsi="Calibri" w:cs="Calibri"/>
                  <w:color w:val="000000"/>
                  <w:sz w:val="18"/>
                  <w:szCs w:val="22"/>
                </w:rPr>
                <w:t>MonthName/Profit</w:t>
              </w:r>
              <w:r w:rsidRPr="000F1877">
                <w:rPr>
                  <w:rFonts w:asciiTheme="minorHAnsi" w:hAnsiTheme="minorHAnsi" w:cstheme="minorHAnsi"/>
                  <w:color w:val="000000"/>
                  <w:sz w:val="18"/>
                  <w:szCs w:val="16"/>
                </w:rPr>
                <w:t xml:space="preserve"> </w:t>
              </w:r>
            </w:ins>
          </w:p>
        </w:tc>
        <w:tc>
          <w:tcPr>
            <w:tcW w:w="1006" w:type="pct"/>
            <w:tcBorders>
              <w:top w:val="single" w:sz="4" w:space="0" w:color="auto"/>
              <w:left w:val="single" w:sz="4" w:space="0" w:color="auto"/>
              <w:bottom w:val="single" w:sz="4" w:space="0" w:color="auto"/>
              <w:right w:val="single" w:sz="4" w:space="0" w:color="auto"/>
            </w:tcBorders>
            <w:tcPrChange w:id="7833" w:author="Sowndarya S (WT01 - Manufacturing &amp; Hi Tech)" w:date="2015-03-23T15:19:00Z">
              <w:tcPr>
                <w:tcW w:w="1006" w:type="pct"/>
                <w:tcBorders>
                  <w:top w:val="single" w:sz="4" w:space="0" w:color="auto"/>
                  <w:left w:val="single" w:sz="4" w:space="0" w:color="auto"/>
                  <w:bottom w:val="single" w:sz="4" w:space="0" w:color="auto"/>
                  <w:right w:val="single" w:sz="4" w:space="0" w:color="auto"/>
                </w:tcBorders>
              </w:tcPr>
            </w:tcPrChange>
          </w:tcPr>
          <w:p w14:paraId="408B4D4F" w14:textId="2726BED2" w:rsidR="00FD0C5F" w:rsidRPr="00596774" w:rsidRDefault="00FD0C5F" w:rsidP="00FD0C5F">
            <w:pPr>
              <w:rPr>
                <w:ins w:id="7834" w:author="Sowndarya S (WT01 - Manufacturing &amp; Hi Tech)" w:date="2015-03-23T15:00:00Z"/>
                <w:rFonts w:ascii="Calibri" w:eastAsiaTheme="minorHAnsi" w:hAnsi="Calibri" w:cs="Calibri"/>
                <w:color w:val="000000"/>
                <w:highlight w:val="white"/>
              </w:rPr>
            </w:pPr>
            <w:ins w:id="7835" w:author="Sowndarya S (WT01 - Manufacturing &amp; Hi Tech)" w:date="2015-03-23T15:26:00Z">
              <w:r w:rsidRPr="00FD0C5F">
                <w:rPr>
                  <w:rFonts w:ascii="Calibri" w:eastAsiaTheme="minorHAnsi" w:hAnsi="Calibri" w:cs="Calibri"/>
                  <w:color w:val="000000"/>
                </w:rPr>
                <w:t>VEBIP_SellInRevPlan</w:t>
              </w:r>
            </w:ins>
          </w:p>
        </w:tc>
        <w:tc>
          <w:tcPr>
            <w:tcW w:w="965" w:type="pct"/>
            <w:tcBorders>
              <w:top w:val="single" w:sz="4" w:space="0" w:color="auto"/>
              <w:left w:val="single" w:sz="4" w:space="0" w:color="auto"/>
              <w:bottom w:val="single" w:sz="4" w:space="0" w:color="auto"/>
              <w:right w:val="single" w:sz="4" w:space="0" w:color="auto"/>
            </w:tcBorders>
            <w:vAlign w:val="center"/>
            <w:tcPrChange w:id="7836" w:author="Sowndarya S (WT01 - Manufacturing &amp; Hi Tech)" w:date="2015-03-23T15:19:00Z">
              <w:tcPr>
                <w:tcW w:w="965" w:type="pct"/>
                <w:tcBorders>
                  <w:top w:val="single" w:sz="4" w:space="0" w:color="auto"/>
                  <w:left w:val="single" w:sz="4" w:space="0" w:color="auto"/>
                  <w:bottom w:val="single" w:sz="4" w:space="0" w:color="auto"/>
                  <w:right w:val="single" w:sz="4" w:space="0" w:color="auto"/>
                </w:tcBorders>
                <w:vAlign w:val="center"/>
              </w:tcPr>
            </w:tcPrChange>
          </w:tcPr>
          <w:p w14:paraId="3B219588" w14:textId="79A5A52D" w:rsidR="00FD0C5F" w:rsidRPr="00596774" w:rsidRDefault="00FD0C5F" w:rsidP="00FD0C5F">
            <w:pPr>
              <w:rPr>
                <w:ins w:id="7837" w:author="Sowndarya S (WT01 - Manufacturing &amp; Hi Tech)" w:date="2015-03-23T15:00:00Z"/>
                <w:rFonts w:asciiTheme="minorHAnsi" w:hAnsiTheme="minorHAnsi" w:cstheme="minorHAnsi"/>
                <w:color w:val="000000"/>
                <w:sz w:val="18"/>
                <w:szCs w:val="16"/>
              </w:rPr>
            </w:pPr>
            <w:ins w:id="7838" w:author="Sowndarya S (WT01 - Manufacturing &amp; Hi Tech)" w:date="2015-03-23T15:29:00Z">
              <w:r>
                <w:rPr>
                  <w:rFonts w:asciiTheme="minorHAnsi" w:hAnsiTheme="minorHAnsi" w:cstheme="minorHAnsi"/>
                  <w:color w:val="000000"/>
                  <w:sz w:val="18"/>
                  <w:szCs w:val="16"/>
                </w:rPr>
                <w:t>Pro_Dec</w:t>
              </w:r>
            </w:ins>
          </w:p>
        </w:tc>
      </w:tr>
      <w:tr w:rsidR="00FD0C5F" w:rsidRPr="00D30FA1" w14:paraId="1B076BB3" w14:textId="77777777" w:rsidTr="00965F49">
        <w:trPr>
          <w:trHeight w:val="70"/>
          <w:ins w:id="7839" w:author="Sowndarya S (WT01 - Manufacturing &amp; Hi Tech)" w:date="2015-03-23T15:00:00Z"/>
        </w:trPr>
        <w:tc>
          <w:tcPr>
            <w:tcW w:w="3029" w:type="pct"/>
            <w:gridSpan w:val="3"/>
            <w:tcBorders>
              <w:top w:val="single" w:sz="4" w:space="0" w:color="auto"/>
              <w:left w:val="single" w:sz="4" w:space="0" w:color="auto"/>
              <w:bottom w:val="single" w:sz="4" w:space="0" w:color="auto"/>
              <w:right w:val="single" w:sz="4" w:space="0" w:color="auto"/>
            </w:tcBorders>
            <w:shd w:val="clear" w:color="auto" w:fill="auto"/>
          </w:tcPr>
          <w:p w14:paraId="4216DAD8" w14:textId="77777777" w:rsidR="00FD0C5F" w:rsidRDefault="00FD0C5F" w:rsidP="00FD0C5F">
            <w:pPr>
              <w:rPr>
                <w:ins w:id="7840" w:author="Sowndarya S (WT01 - Manufacturing &amp; Hi Tech)" w:date="2015-03-23T15:00:00Z"/>
              </w:rPr>
            </w:pPr>
            <w:ins w:id="7841" w:author="Sowndarya S (WT01 - Manufacturing &amp; Hi Tech)" w:date="2015-03-23T15:00:00Z">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ins>
          </w:p>
        </w:tc>
        <w:tc>
          <w:tcPr>
            <w:tcW w:w="1006" w:type="pct"/>
            <w:tcBorders>
              <w:top w:val="single" w:sz="4" w:space="0" w:color="auto"/>
              <w:left w:val="single" w:sz="4" w:space="0" w:color="auto"/>
              <w:bottom w:val="single" w:sz="4" w:space="0" w:color="auto"/>
              <w:right w:val="single" w:sz="4" w:space="0" w:color="auto"/>
            </w:tcBorders>
          </w:tcPr>
          <w:p w14:paraId="01D66657" w14:textId="77777777" w:rsidR="00FD0C5F" w:rsidRPr="00BC6D24" w:rsidRDefault="00FD0C5F" w:rsidP="00FD0C5F">
            <w:pPr>
              <w:rPr>
                <w:ins w:id="7842" w:author="Sowndarya S (WT01 - Manufacturing &amp; Hi Tech)" w:date="2015-03-23T15:00:00Z"/>
                <w:rFonts w:asciiTheme="minorHAnsi" w:hAnsiTheme="minorHAnsi" w:cstheme="minorHAnsi"/>
                <w:b/>
                <w:color w:val="000000"/>
                <w:sz w:val="18"/>
                <w:szCs w:val="16"/>
                <w:u w:val="single"/>
              </w:rPr>
            </w:pPr>
          </w:p>
        </w:tc>
        <w:tc>
          <w:tcPr>
            <w:tcW w:w="965" w:type="pct"/>
            <w:tcBorders>
              <w:top w:val="single" w:sz="4" w:space="0" w:color="auto"/>
              <w:left w:val="single" w:sz="4" w:space="0" w:color="auto"/>
              <w:bottom w:val="single" w:sz="4" w:space="0" w:color="auto"/>
              <w:right w:val="single" w:sz="4" w:space="0" w:color="auto"/>
            </w:tcBorders>
          </w:tcPr>
          <w:p w14:paraId="1920D13A" w14:textId="77777777" w:rsidR="00FD0C5F" w:rsidRPr="00BC6D24" w:rsidRDefault="00FD0C5F" w:rsidP="00FD0C5F">
            <w:pPr>
              <w:rPr>
                <w:ins w:id="7843" w:author="Sowndarya S (WT01 - Manufacturing &amp; Hi Tech)" w:date="2015-03-23T15:00:00Z"/>
                <w:rFonts w:asciiTheme="minorHAnsi" w:hAnsiTheme="minorHAnsi" w:cstheme="minorHAnsi"/>
                <w:b/>
                <w:color w:val="000000"/>
                <w:sz w:val="18"/>
                <w:szCs w:val="16"/>
                <w:u w:val="single"/>
              </w:rPr>
            </w:pPr>
          </w:p>
        </w:tc>
      </w:tr>
    </w:tbl>
    <w:p w14:paraId="06BB8367" w14:textId="77777777" w:rsidR="007D76ED" w:rsidRPr="00635455" w:rsidRDefault="007D76ED" w:rsidP="007D76ED">
      <w:pPr>
        <w:rPr>
          <w:ins w:id="7844" w:author="Sowndarya S (WT01 - Manufacturing &amp; Hi Tech)" w:date="2015-03-23T15:00:00Z"/>
        </w:rPr>
      </w:pPr>
    </w:p>
    <w:p w14:paraId="6CFE7997" w14:textId="77777777" w:rsidR="002A5C1E" w:rsidRDefault="002A5C1E" w:rsidP="0067546E"/>
    <w:p w14:paraId="0E99284E" w14:textId="3401030D" w:rsidR="00366C3D" w:rsidRPr="007D76ED" w:rsidRDefault="00366C3D" w:rsidP="00DA1C8A">
      <w:pPr>
        <w:pStyle w:val="ListParagraph"/>
        <w:keepNext/>
        <w:numPr>
          <w:ilvl w:val="2"/>
          <w:numId w:val="10"/>
        </w:numPr>
        <w:spacing w:line="240" w:lineRule="auto"/>
        <w:ind w:right="21"/>
        <w:jc w:val="both"/>
        <w:outlineLvl w:val="1"/>
        <w:rPr>
          <w:ins w:id="7845" w:author="Sowndarya S (WT01 - Manufacturing &amp; Hi Tech)" w:date="2015-03-23T15:35:00Z"/>
          <w:rFonts w:asciiTheme="minorHAnsi" w:hAnsiTheme="minorHAnsi" w:cstheme="minorHAnsi"/>
          <w:b/>
          <w:i/>
          <w:sz w:val="24"/>
          <w:szCs w:val="24"/>
          <w:lang w:val="en-GB"/>
        </w:rPr>
      </w:pPr>
      <w:bookmarkStart w:id="7846" w:name="_Toc415065544"/>
      <w:ins w:id="7847" w:author="Sowndarya S (WT01 - Manufacturing &amp; Hi Tech)" w:date="2015-03-23T15:35:00Z">
        <w:r w:rsidRPr="007D76ED">
          <w:rPr>
            <w:rFonts w:asciiTheme="minorHAnsi" w:hAnsiTheme="minorHAnsi" w:cstheme="minorHAnsi"/>
            <w:b/>
            <w:i/>
            <w:sz w:val="24"/>
            <w:szCs w:val="24"/>
            <w:lang w:val="en-GB"/>
          </w:rPr>
          <w:t>DMO_SEL</w:t>
        </w:r>
        <w:r>
          <w:rPr>
            <w:rFonts w:asciiTheme="minorHAnsi" w:hAnsiTheme="minorHAnsi" w:cstheme="minorHAnsi"/>
            <w:b/>
            <w:i/>
            <w:sz w:val="24"/>
            <w:szCs w:val="24"/>
            <w:lang w:val="en-GB"/>
          </w:rPr>
          <w:t>OUT</w:t>
        </w:r>
        <w:r w:rsidRPr="007D76ED">
          <w:rPr>
            <w:rFonts w:asciiTheme="minorHAnsi" w:hAnsiTheme="minorHAnsi" w:cstheme="minorHAnsi"/>
            <w:b/>
            <w:i/>
            <w:sz w:val="24"/>
            <w:szCs w:val="24"/>
            <w:lang w:val="en-GB"/>
          </w:rPr>
          <w:t>_</w:t>
        </w:r>
        <w:r>
          <w:rPr>
            <w:rFonts w:asciiTheme="minorHAnsi" w:hAnsiTheme="minorHAnsi" w:cstheme="minorHAnsi"/>
            <w:b/>
            <w:i/>
            <w:sz w:val="24"/>
            <w:szCs w:val="24"/>
            <w:lang w:val="en-GB"/>
          </w:rPr>
          <w:t>RV</w:t>
        </w:r>
        <w:r w:rsidRPr="007D76ED">
          <w:rPr>
            <w:rFonts w:asciiTheme="minorHAnsi" w:hAnsiTheme="minorHAnsi" w:cstheme="minorHAnsi"/>
            <w:b/>
            <w:i/>
            <w:sz w:val="24"/>
            <w:szCs w:val="24"/>
            <w:lang w:val="en-GB"/>
          </w:rPr>
          <w:t>_</w:t>
        </w:r>
        <w:r>
          <w:rPr>
            <w:rFonts w:asciiTheme="minorHAnsi" w:hAnsiTheme="minorHAnsi" w:cstheme="minorHAnsi"/>
            <w:b/>
            <w:i/>
            <w:sz w:val="24"/>
            <w:szCs w:val="24"/>
            <w:lang w:val="en-GB"/>
          </w:rPr>
          <w:t>BDE_</w:t>
        </w:r>
        <w:r w:rsidRPr="007D76ED">
          <w:rPr>
            <w:rFonts w:asciiTheme="minorHAnsi" w:hAnsiTheme="minorHAnsi" w:cstheme="minorHAnsi"/>
            <w:b/>
            <w:i/>
            <w:sz w:val="24"/>
            <w:szCs w:val="24"/>
            <w:lang w:val="en-GB"/>
          </w:rPr>
          <w:t>PLAN_MIR</w:t>
        </w:r>
        <w:bookmarkEnd w:id="7846"/>
      </w:ins>
    </w:p>
    <w:p w14:paraId="24ABE3B9" w14:textId="1763C6BE" w:rsidR="00366C3D" w:rsidRDefault="00366C3D" w:rsidP="00366C3D">
      <w:pPr>
        <w:rPr>
          <w:ins w:id="7848" w:author="Sowndarya S (WT01 - Manufacturing &amp; Hi Tech)" w:date="2015-03-23T15:35:00Z"/>
          <w:rFonts w:asciiTheme="minorHAnsi" w:hAnsiTheme="minorHAnsi" w:cstheme="minorHAnsi"/>
        </w:rPr>
      </w:pPr>
      <w:ins w:id="7849" w:author="Sowndarya S (WT01 - Manufacturing &amp; Hi Tech)" w:date="2015-03-23T15:35:00Z">
        <w:r>
          <w:rPr>
            <w:rFonts w:asciiTheme="minorHAnsi" w:hAnsiTheme="minorHAnsi" w:cstheme="minorHAnsi"/>
          </w:rPr>
          <w:t xml:space="preserve">This staging table contains the Real Time Sell Out </w:t>
        </w:r>
      </w:ins>
      <w:ins w:id="7850" w:author="Sowndarya S (WT01 - Manufacturing &amp; Hi Tech)" w:date="2015-03-24T10:52:00Z">
        <w:r w:rsidR="008B41B0">
          <w:rPr>
            <w:rFonts w:asciiTheme="minorHAnsi" w:hAnsiTheme="minorHAnsi" w:cstheme="minorHAnsi"/>
          </w:rPr>
          <w:t xml:space="preserve">Revenue BDE </w:t>
        </w:r>
      </w:ins>
      <w:ins w:id="7851" w:author="Sowndarya S (WT01 - Manufacturing &amp; Hi Tech)" w:date="2015-03-23T15:35:00Z">
        <w:r>
          <w:rPr>
            <w:rFonts w:asciiTheme="minorHAnsi" w:hAnsiTheme="minorHAnsi" w:cstheme="minorHAnsi"/>
          </w:rPr>
          <w:t>Plan data from PNP Source view.</w:t>
        </w:r>
      </w:ins>
    </w:p>
    <w:p w14:paraId="714BEA33" w14:textId="77777777" w:rsidR="00366C3D" w:rsidRPr="00D30FA1" w:rsidRDefault="00366C3D" w:rsidP="00366C3D">
      <w:pPr>
        <w:rPr>
          <w:ins w:id="7852" w:author="Sowndarya S (WT01 - Manufacturing &amp; Hi Tech)" w:date="2015-03-23T15:35:00Z"/>
          <w:rFonts w:asciiTheme="minorHAnsi" w:hAnsiTheme="minorHAnsi" w:cstheme="minorHAnsi"/>
        </w:rPr>
      </w:pPr>
    </w:p>
    <w:p w14:paraId="08649700" w14:textId="77777777" w:rsidR="00366C3D" w:rsidRPr="00D30FA1" w:rsidRDefault="00366C3D" w:rsidP="00366C3D">
      <w:pPr>
        <w:spacing w:after="120"/>
        <w:rPr>
          <w:ins w:id="7853" w:author="Sowndarya S (WT01 - Manufacturing &amp; Hi Tech)" w:date="2015-03-23T15:35:00Z"/>
          <w:rFonts w:asciiTheme="minorHAnsi" w:hAnsiTheme="minorHAnsi" w:cstheme="minorHAnsi"/>
          <w:u w:val="single"/>
        </w:rPr>
      </w:pPr>
      <w:ins w:id="7854" w:author="Sowndarya S (WT01 - Manufacturing &amp; Hi Tech)" w:date="2015-03-23T15:35:00Z">
        <w:r w:rsidRPr="00D30FA1">
          <w:rPr>
            <w:rFonts w:asciiTheme="minorHAnsi" w:hAnsiTheme="minorHAnsi" w:cstheme="minorHAnsi"/>
            <w:u w:val="single"/>
          </w:rPr>
          <w:t>Table Details</w:t>
        </w:r>
      </w:ins>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366C3D" w:rsidRPr="00D30FA1" w14:paraId="7DD39924" w14:textId="77777777" w:rsidTr="00965F49">
        <w:trPr>
          <w:trHeight w:val="257"/>
          <w:ins w:id="7855" w:author="Sowndarya S (WT01 - Manufacturing &amp; Hi Tech)" w:date="2015-03-23T15:35:00Z"/>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160180D7" w14:textId="77777777" w:rsidR="00366C3D" w:rsidRPr="00D30FA1" w:rsidRDefault="00366C3D" w:rsidP="00965F49">
            <w:pPr>
              <w:rPr>
                <w:ins w:id="7856" w:author="Sowndarya S (WT01 - Manufacturing &amp; Hi Tech)" w:date="2015-03-23T15:35:00Z"/>
                <w:rFonts w:asciiTheme="minorHAnsi" w:hAnsiTheme="minorHAnsi" w:cstheme="minorHAnsi"/>
                <w:sz w:val="16"/>
                <w:szCs w:val="16"/>
              </w:rPr>
            </w:pPr>
            <w:ins w:id="7857" w:author="Sowndarya S (WT01 - Manufacturing &amp; Hi Tech)" w:date="2015-03-23T15:35:00Z">
              <w:r w:rsidRPr="00D30FA1">
                <w:rPr>
                  <w:rFonts w:asciiTheme="minorHAnsi" w:hAnsiTheme="minorHAnsi" w:cstheme="minorHAnsi"/>
                  <w:sz w:val="16"/>
                  <w:szCs w:val="16"/>
                </w:rPr>
                <w:t>Table Logical Type</w:t>
              </w:r>
            </w:ins>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52B88787" w14:textId="77777777" w:rsidR="00366C3D" w:rsidRPr="00D30FA1" w:rsidRDefault="00366C3D" w:rsidP="00965F49">
            <w:pPr>
              <w:rPr>
                <w:ins w:id="7858" w:author="Sowndarya S (WT01 - Manufacturing &amp; Hi Tech)" w:date="2015-03-23T15:35:00Z"/>
                <w:rFonts w:asciiTheme="minorHAnsi" w:hAnsiTheme="minorHAnsi" w:cstheme="minorHAnsi"/>
                <w:sz w:val="16"/>
                <w:szCs w:val="16"/>
              </w:rPr>
            </w:pPr>
            <w:ins w:id="7859" w:author="Sowndarya S (WT01 - Manufacturing &amp; Hi Tech)" w:date="2015-03-23T15:35:00Z">
              <w:r w:rsidRPr="00D30FA1">
                <w:rPr>
                  <w:rFonts w:asciiTheme="minorHAnsi" w:hAnsiTheme="minorHAnsi" w:cstheme="minorHAnsi"/>
                  <w:sz w:val="16"/>
                  <w:szCs w:val="16"/>
                </w:rPr>
                <w:t>Table Name</w:t>
              </w:r>
            </w:ins>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0C343491" w14:textId="77777777" w:rsidR="00366C3D" w:rsidRPr="00D30FA1" w:rsidRDefault="00366C3D" w:rsidP="00965F49">
            <w:pPr>
              <w:rPr>
                <w:ins w:id="7860" w:author="Sowndarya S (WT01 - Manufacturing &amp; Hi Tech)" w:date="2015-03-23T15:35:00Z"/>
                <w:rFonts w:asciiTheme="minorHAnsi" w:hAnsiTheme="minorHAnsi" w:cstheme="minorHAnsi"/>
                <w:sz w:val="16"/>
                <w:szCs w:val="16"/>
              </w:rPr>
            </w:pPr>
            <w:ins w:id="7861" w:author="Sowndarya S (WT01 - Manufacturing &amp; Hi Tech)" w:date="2015-03-23T15:35:00Z">
              <w:r w:rsidRPr="00D30FA1">
                <w:rPr>
                  <w:rFonts w:asciiTheme="minorHAnsi" w:hAnsiTheme="minorHAnsi" w:cstheme="minorHAnsi"/>
                  <w:sz w:val="16"/>
                  <w:szCs w:val="16"/>
                </w:rPr>
                <w:t>Schema</w:t>
              </w:r>
            </w:ins>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49D14F14" w14:textId="77777777" w:rsidR="00366C3D" w:rsidRPr="00D30FA1" w:rsidRDefault="00366C3D" w:rsidP="00965F49">
            <w:pPr>
              <w:rPr>
                <w:ins w:id="7862" w:author="Sowndarya S (WT01 - Manufacturing &amp; Hi Tech)" w:date="2015-03-23T15:35:00Z"/>
                <w:rFonts w:asciiTheme="minorHAnsi" w:hAnsiTheme="minorHAnsi" w:cstheme="minorHAnsi"/>
                <w:sz w:val="16"/>
                <w:szCs w:val="16"/>
              </w:rPr>
            </w:pPr>
            <w:ins w:id="7863" w:author="Sowndarya S (WT01 - Manufacturing &amp; Hi Tech)" w:date="2015-03-23T15:35:00Z">
              <w:r w:rsidRPr="00D30FA1">
                <w:rPr>
                  <w:rFonts w:asciiTheme="minorHAnsi" w:hAnsiTheme="minorHAnsi" w:cstheme="minorHAnsi"/>
                  <w:sz w:val="16"/>
                  <w:szCs w:val="16"/>
                </w:rPr>
                <w:t>New/Existing</w:t>
              </w:r>
            </w:ins>
          </w:p>
        </w:tc>
      </w:tr>
      <w:tr w:rsidR="00366C3D" w:rsidRPr="00D30FA1" w14:paraId="7FF3F7B8" w14:textId="77777777" w:rsidTr="00965F49">
        <w:trPr>
          <w:ins w:id="7864" w:author="Sowndarya S (WT01 - Manufacturing &amp; Hi Tech)" w:date="2015-03-23T15:35:00Z"/>
        </w:trPr>
        <w:tc>
          <w:tcPr>
            <w:tcW w:w="1619" w:type="dxa"/>
            <w:tcBorders>
              <w:top w:val="single" w:sz="4" w:space="0" w:color="auto"/>
              <w:left w:val="single" w:sz="4" w:space="0" w:color="auto"/>
              <w:bottom w:val="single" w:sz="4" w:space="0" w:color="auto"/>
              <w:right w:val="single" w:sz="4" w:space="0" w:color="auto"/>
            </w:tcBorders>
            <w:hideMark/>
          </w:tcPr>
          <w:p w14:paraId="39A6E2FA" w14:textId="77777777" w:rsidR="00366C3D" w:rsidRPr="00D30FA1" w:rsidRDefault="00366C3D" w:rsidP="00965F49">
            <w:pPr>
              <w:rPr>
                <w:ins w:id="7865" w:author="Sowndarya S (WT01 - Manufacturing &amp; Hi Tech)" w:date="2015-03-23T15:35:00Z"/>
                <w:rFonts w:asciiTheme="minorHAnsi" w:hAnsiTheme="minorHAnsi" w:cstheme="minorHAnsi"/>
                <w:color w:val="000000"/>
                <w:sz w:val="18"/>
                <w:szCs w:val="16"/>
              </w:rPr>
            </w:pPr>
            <w:ins w:id="7866" w:author="Sowndarya S (WT01 - Manufacturing &amp; Hi Tech)" w:date="2015-03-23T15:35:00Z">
              <w:r w:rsidRPr="00D30FA1">
                <w:rPr>
                  <w:rFonts w:asciiTheme="minorHAnsi" w:hAnsiTheme="minorHAnsi" w:cstheme="minorHAnsi"/>
                  <w:color w:val="000000"/>
                  <w:sz w:val="18"/>
                  <w:szCs w:val="16"/>
                </w:rPr>
                <w:t>Staging</w:t>
              </w:r>
            </w:ins>
          </w:p>
        </w:tc>
        <w:tc>
          <w:tcPr>
            <w:tcW w:w="3779" w:type="dxa"/>
            <w:tcBorders>
              <w:top w:val="single" w:sz="4" w:space="0" w:color="auto"/>
              <w:left w:val="single" w:sz="4" w:space="0" w:color="auto"/>
              <w:bottom w:val="single" w:sz="4" w:space="0" w:color="auto"/>
              <w:right w:val="single" w:sz="4" w:space="0" w:color="auto"/>
            </w:tcBorders>
            <w:hideMark/>
          </w:tcPr>
          <w:p w14:paraId="525E760C" w14:textId="0C819AD2" w:rsidR="00366C3D" w:rsidRPr="00D30FA1" w:rsidRDefault="00366C3D" w:rsidP="00965F49">
            <w:pPr>
              <w:rPr>
                <w:ins w:id="7867" w:author="Sowndarya S (WT01 - Manufacturing &amp; Hi Tech)" w:date="2015-03-23T15:35:00Z"/>
                <w:rFonts w:asciiTheme="minorHAnsi" w:hAnsiTheme="minorHAnsi" w:cstheme="minorHAnsi"/>
                <w:color w:val="000000"/>
                <w:sz w:val="18"/>
                <w:szCs w:val="16"/>
              </w:rPr>
            </w:pPr>
            <w:ins w:id="7868" w:author="Sowndarya S (WT01 - Manufacturing &amp; Hi Tech)" w:date="2015-03-23T15:35:00Z">
              <w:r>
                <w:rPr>
                  <w:rFonts w:asciiTheme="minorHAnsi" w:hAnsiTheme="minorHAnsi" w:cstheme="minorHAnsi"/>
                  <w:color w:val="000000"/>
                  <w:sz w:val="18"/>
                  <w:szCs w:val="16"/>
                </w:rPr>
                <w:t>DMO_SEL</w:t>
              </w:r>
              <w:r w:rsidR="00965F49">
                <w:rPr>
                  <w:rFonts w:asciiTheme="minorHAnsi" w:hAnsiTheme="minorHAnsi" w:cstheme="minorHAnsi"/>
                  <w:color w:val="000000"/>
                  <w:sz w:val="18"/>
                  <w:szCs w:val="16"/>
                </w:rPr>
                <w:t>OUT_R</w:t>
              </w:r>
              <w:r>
                <w:rPr>
                  <w:rFonts w:asciiTheme="minorHAnsi" w:hAnsiTheme="minorHAnsi" w:cstheme="minorHAnsi"/>
                  <w:color w:val="000000"/>
                  <w:sz w:val="18"/>
                  <w:szCs w:val="16"/>
                </w:rPr>
                <w:t>V_</w:t>
              </w:r>
            </w:ins>
            <w:ins w:id="7869" w:author="Sowndarya S (WT01 - Manufacturing &amp; Hi Tech)" w:date="2015-03-23T15:41:00Z">
              <w:r w:rsidR="00965F49">
                <w:rPr>
                  <w:rFonts w:asciiTheme="minorHAnsi" w:hAnsiTheme="minorHAnsi" w:cstheme="minorHAnsi"/>
                  <w:color w:val="000000"/>
                  <w:sz w:val="18"/>
                  <w:szCs w:val="16"/>
                </w:rPr>
                <w:t>BDE_</w:t>
              </w:r>
            </w:ins>
            <w:ins w:id="7870" w:author="Sowndarya S (WT01 - Manufacturing &amp; Hi Tech)" w:date="2015-03-23T15:35:00Z">
              <w:r>
                <w:rPr>
                  <w:rFonts w:asciiTheme="minorHAnsi" w:hAnsiTheme="minorHAnsi" w:cstheme="minorHAnsi"/>
                  <w:color w:val="000000"/>
                  <w:sz w:val="18"/>
                  <w:szCs w:val="16"/>
                </w:rPr>
                <w:t>PLAN_MIR</w:t>
              </w:r>
            </w:ins>
          </w:p>
        </w:tc>
        <w:tc>
          <w:tcPr>
            <w:tcW w:w="992" w:type="dxa"/>
            <w:tcBorders>
              <w:top w:val="single" w:sz="4" w:space="0" w:color="auto"/>
              <w:left w:val="single" w:sz="4" w:space="0" w:color="auto"/>
              <w:bottom w:val="single" w:sz="4" w:space="0" w:color="auto"/>
              <w:right w:val="single" w:sz="4" w:space="0" w:color="auto"/>
            </w:tcBorders>
            <w:hideMark/>
          </w:tcPr>
          <w:p w14:paraId="0CE3936A" w14:textId="77777777" w:rsidR="00366C3D" w:rsidRPr="00D30FA1" w:rsidRDefault="00366C3D" w:rsidP="00965F49">
            <w:pPr>
              <w:rPr>
                <w:ins w:id="7871" w:author="Sowndarya S (WT01 - Manufacturing &amp; Hi Tech)" w:date="2015-03-23T15:35:00Z"/>
                <w:rFonts w:asciiTheme="minorHAnsi" w:hAnsiTheme="minorHAnsi" w:cstheme="minorHAnsi"/>
                <w:color w:val="000000"/>
                <w:sz w:val="18"/>
                <w:szCs w:val="16"/>
              </w:rPr>
            </w:pPr>
            <w:ins w:id="7872" w:author="Sowndarya S (WT01 - Manufacturing &amp; Hi Tech)" w:date="2015-03-23T15:35:00Z">
              <w:r>
                <w:rPr>
                  <w:rFonts w:asciiTheme="minorHAnsi" w:hAnsiTheme="minorHAnsi" w:cstheme="minorHAnsi"/>
                  <w:color w:val="000000"/>
                  <w:sz w:val="18"/>
                  <w:szCs w:val="16"/>
                </w:rPr>
                <w:t>ISRVE_DMO_DW</w:t>
              </w:r>
            </w:ins>
          </w:p>
        </w:tc>
        <w:tc>
          <w:tcPr>
            <w:tcW w:w="1080" w:type="dxa"/>
            <w:tcBorders>
              <w:top w:val="single" w:sz="4" w:space="0" w:color="auto"/>
              <w:left w:val="single" w:sz="4" w:space="0" w:color="auto"/>
              <w:bottom w:val="single" w:sz="4" w:space="0" w:color="auto"/>
              <w:right w:val="single" w:sz="4" w:space="0" w:color="auto"/>
            </w:tcBorders>
            <w:hideMark/>
          </w:tcPr>
          <w:p w14:paraId="119AEFF3" w14:textId="77777777" w:rsidR="00366C3D" w:rsidRPr="00D30FA1" w:rsidRDefault="00366C3D" w:rsidP="00965F49">
            <w:pPr>
              <w:jc w:val="center"/>
              <w:rPr>
                <w:ins w:id="7873" w:author="Sowndarya S (WT01 - Manufacturing &amp; Hi Tech)" w:date="2015-03-23T15:35:00Z"/>
                <w:rFonts w:asciiTheme="minorHAnsi" w:hAnsiTheme="minorHAnsi" w:cstheme="minorHAnsi"/>
                <w:color w:val="000000"/>
                <w:sz w:val="18"/>
                <w:szCs w:val="16"/>
              </w:rPr>
            </w:pPr>
            <w:ins w:id="7874" w:author="Sowndarya S (WT01 - Manufacturing &amp; Hi Tech)" w:date="2015-03-23T15:35:00Z">
              <w:r w:rsidRPr="00D30FA1">
                <w:rPr>
                  <w:rFonts w:asciiTheme="minorHAnsi" w:hAnsiTheme="minorHAnsi" w:cstheme="minorHAnsi"/>
                  <w:color w:val="000000"/>
                  <w:sz w:val="18"/>
                  <w:szCs w:val="16"/>
                </w:rPr>
                <w:t>New</w:t>
              </w:r>
            </w:ins>
          </w:p>
        </w:tc>
      </w:tr>
    </w:tbl>
    <w:p w14:paraId="4D7341C2" w14:textId="77777777" w:rsidR="00366C3D" w:rsidRDefault="00366C3D" w:rsidP="00366C3D">
      <w:pPr>
        <w:spacing w:after="120"/>
        <w:rPr>
          <w:ins w:id="7875" w:author="Sowndarya S (WT01 - Manufacturing &amp; Hi Tech)" w:date="2015-03-23T15:35:00Z"/>
          <w:rFonts w:asciiTheme="minorHAnsi" w:hAnsiTheme="minorHAnsi" w:cstheme="minorHAnsi"/>
          <w:u w:val="single"/>
        </w:rPr>
      </w:pPr>
    </w:p>
    <w:p w14:paraId="59AE8950" w14:textId="77777777" w:rsidR="00366C3D" w:rsidRPr="00D30FA1" w:rsidRDefault="00366C3D" w:rsidP="00366C3D">
      <w:pPr>
        <w:spacing w:after="120"/>
        <w:rPr>
          <w:ins w:id="7876" w:author="Sowndarya S (WT01 - Manufacturing &amp; Hi Tech)" w:date="2015-03-23T15:35:00Z"/>
          <w:rFonts w:asciiTheme="minorHAnsi" w:hAnsiTheme="minorHAnsi" w:cstheme="minorHAnsi"/>
          <w:u w:val="single"/>
        </w:rPr>
      </w:pPr>
      <w:ins w:id="7877" w:author="Sowndarya S (WT01 - Manufacturing &amp; Hi Tech)" w:date="2015-03-23T15:35:00Z">
        <w:r w:rsidRPr="00D30FA1">
          <w:rPr>
            <w:rFonts w:asciiTheme="minorHAnsi" w:hAnsiTheme="minorHAnsi" w:cstheme="minorHAnsi"/>
            <w:u w:val="single"/>
          </w:rPr>
          <w:t>Columns Details</w:t>
        </w:r>
      </w:ins>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160"/>
        <w:gridCol w:w="990"/>
        <w:gridCol w:w="2340"/>
        <w:tblGridChange w:id="7878">
          <w:tblGrid>
            <w:gridCol w:w="2790"/>
            <w:gridCol w:w="2160"/>
            <w:gridCol w:w="990"/>
            <w:gridCol w:w="2250"/>
            <w:gridCol w:w="90"/>
          </w:tblGrid>
        </w:tblGridChange>
      </w:tblGrid>
      <w:tr w:rsidR="00366C3D" w:rsidRPr="00D30FA1" w14:paraId="76D69111" w14:textId="77777777" w:rsidTr="008B41B0">
        <w:trPr>
          <w:ins w:id="7879"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17D6BA1A" w14:textId="77777777" w:rsidR="00366C3D" w:rsidRPr="00D30FA1" w:rsidRDefault="00366C3D" w:rsidP="00965F49">
            <w:pPr>
              <w:rPr>
                <w:ins w:id="7880" w:author="Sowndarya S (WT01 - Manufacturing &amp; Hi Tech)" w:date="2015-03-23T15:35:00Z"/>
                <w:rFonts w:asciiTheme="minorHAnsi" w:hAnsiTheme="minorHAnsi" w:cstheme="minorHAnsi"/>
                <w:sz w:val="16"/>
                <w:szCs w:val="16"/>
              </w:rPr>
            </w:pPr>
            <w:ins w:id="7881" w:author="Sowndarya S (WT01 - Manufacturing &amp; Hi Tech)" w:date="2015-03-23T15:35:00Z">
              <w:r w:rsidRPr="00D30FA1">
                <w:rPr>
                  <w:rFonts w:asciiTheme="minorHAnsi" w:hAnsiTheme="minorHAnsi" w:cstheme="minorHAnsi"/>
                  <w:sz w:val="16"/>
                  <w:szCs w:val="16"/>
                </w:rPr>
                <w:t>DB Column Name</w:t>
              </w:r>
            </w:ins>
          </w:p>
        </w:tc>
        <w:tc>
          <w:tcPr>
            <w:tcW w:w="2160" w:type="dxa"/>
            <w:tcBorders>
              <w:top w:val="single" w:sz="4" w:space="0" w:color="auto"/>
              <w:left w:val="single" w:sz="4" w:space="0" w:color="auto"/>
              <w:bottom w:val="single" w:sz="4" w:space="0" w:color="auto"/>
              <w:right w:val="single" w:sz="4" w:space="0" w:color="auto"/>
            </w:tcBorders>
            <w:shd w:val="clear" w:color="auto" w:fill="F4B8AE"/>
            <w:hideMark/>
          </w:tcPr>
          <w:p w14:paraId="23AE2A79" w14:textId="77777777" w:rsidR="00366C3D" w:rsidRPr="00D30FA1" w:rsidRDefault="00366C3D" w:rsidP="00965F49">
            <w:pPr>
              <w:rPr>
                <w:ins w:id="7882" w:author="Sowndarya S (WT01 - Manufacturing &amp; Hi Tech)" w:date="2015-03-23T15:35:00Z"/>
                <w:rFonts w:asciiTheme="minorHAnsi" w:hAnsiTheme="minorHAnsi" w:cstheme="minorHAnsi"/>
                <w:sz w:val="16"/>
                <w:szCs w:val="16"/>
              </w:rPr>
            </w:pPr>
            <w:ins w:id="7883" w:author="Sowndarya S (WT01 - Manufacturing &amp; Hi Tech)" w:date="2015-03-23T15:35:00Z">
              <w:r w:rsidRPr="00D30FA1">
                <w:rPr>
                  <w:rFonts w:asciiTheme="minorHAnsi" w:hAnsiTheme="minorHAnsi" w:cstheme="minorHAnsi"/>
                  <w:sz w:val="16"/>
                  <w:szCs w:val="16"/>
                </w:rPr>
                <w:t>Data Type</w:t>
              </w:r>
            </w:ins>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6BA0322E" w14:textId="77777777" w:rsidR="00366C3D" w:rsidRPr="00D30FA1" w:rsidRDefault="00366C3D" w:rsidP="00965F49">
            <w:pPr>
              <w:rPr>
                <w:ins w:id="7884" w:author="Sowndarya S (WT01 - Manufacturing &amp; Hi Tech)" w:date="2015-03-23T15:35:00Z"/>
                <w:rFonts w:asciiTheme="minorHAnsi" w:hAnsiTheme="minorHAnsi" w:cstheme="minorHAnsi"/>
                <w:sz w:val="16"/>
                <w:szCs w:val="16"/>
              </w:rPr>
            </w:pPr>
            <w:ins w:id="7885" w:author="Sowndarya S (WT01 - Manufacturing &amp; Hi Tech)" w:date="2015-03-23T15:35:00Z">
              <w:r w:rsidRPr="00D30FA1">
                <w:rPr>
                  <w:rFonts w:asciiTheme="minorHAnsi" w:hAnsiTheme="minorHAnsi" w:cstheme="minorHAnsi"/>
                  <w:sz w:val="16"/>
                  <w:szCs w:val="16"/>
                </w:rPr>
                <w:t>Staging 1</w:t>
              </w:r>
            </w:ins>
          </w:p>
        </w:tc>
        <w:tc>
          <w:tcPr>
            <w:tcW w:w="2340" w:type="dxa"/>
            <w:tcBorders>
              <w:top w:val="single" w:sz="4" w:space="0" w:color="auto"/>
              <w:left w:val="single" w:sz="4" w:space="0" w:color="auto"/>
              <w:bottom w:val="single" w:sz="4" w:space="0" w:color="auto"/>
              <w:right w:val="single" w:sz="4" w:space="0" w:color="auto"/>
            </w:tcBorders>
            <w:shd w:val="clear" w:color="auto" w:fill="F4B8AE"/>
            <w:hideMark/>
          </w:tcPr>
          <w:p w14:paraId="7BB200D3" w14:textId="77777777" w:rsidR="00366C3D" w:rsidRPr="00D30FA1" w:rsidRDefault="00366C3D" w:rsidP="00965F49">
            <w:pPr>
              <w:rPr>
                <w:ins w:id="7886" w:author="Sowndarya S (WT01 - Manufacturing &amp; Hi Tech)" w:date="2015-03-23T15:35:00Z"/>
                <w:rFonts w:asciiTheme="minorHAnsi" w:hAnsiTheme="minorHAnsi" w:cstheme="minorHAnsi"/>
                <w:sz w:val="16"/>
                <w:szCs w:val="16"/>
              </w:rPr>
            </w:pPr>
            <w:ins w:id="7887" w:author="Sowndarya S (WT01 - Manufacturing &amp; Hi Tech)" w:date="2015-03-23T15:35:00Z">
              <w:r>
                <w:rPr>
                  <w:rFonts w:asciiTheme="minorHAnsi" w:hAnsiTheme="minorHAnsi" w:cstheme="minorHAnsi"/>
                  <w:sz w:val="16"/>
                  <w:szCs w:val="16"/>
                </w:rPr>
                <w:t>Columns Comments</w:t>
              </w:r>
            </w:ins>
          </w:p>
        </w:tc>
      </w:tr>
      <w:tr w:rsidR="00366C3D" w:rsidRPr="00D30FA1" w14:paraId="12FCEA8A" w14:textId="77777777" w:rsidTr="008B41B0">
        <w:trPr>
          <w:ins w:id="7888"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2088211B" w14:textId="77777777" w:rsidR="00366C3D" w:rsidRPr="00DD1485" w:rsidRDefault="00366C3D" w:rsidP="00965F49">
            <w:pPr>
              <w:rPr>
                <w:ins w:id="7889" w:author="Sowndarya S (WT01 - Manufacturing &amp; Hi Tech)" w:date="2015-03-23T15:35:00Z"/>
                <w:rFonts w:asciiTheme="minorHAnsi" w:hAnsiTheme="minorHAnsi" w:cstheme="minorHAnsi"/>
                <w:color w:val="000000"/>
                <w:sz w:val="18"/>
                <w:szCs w:val="16"/>
              </w:rPr>
            </w:pPr>
            <w:ins w:id="7890" w:author="Sowndarya S (WT01 - Manufacturing &amp; Hi Tech)" w:date="2015-03-23T15:35:00Z">
              <w:r>
                <w:rPr>
                  <w:rFonts w:asciiTheme="minorHAnsi" w:hAnsiTheme="minorHAnsi" w:cstheme="minorHAnsi"/>
                  <w:color w:val="000000"/>
                  <w:sz w:val="18"/>
                  <w:szCs w:val="16"/>
                </w:rPr>
                <w:t>PLAN_ID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16AB9E4" w14:textId="77777777" w:rsidR="00366C3D" w:rsidRPr="00DD1485" w:rsidRDefault="00366C3D" w:rsidP="00965F49">
            <w:pPr>
              <w:rPr>
                <w:ins w:id="7891" w:author="Sowndarya S (WT01 - Manufacturing &amp; Hi Tech)" w:date="2015-03-23T15:35:00Z"/>
                <w:rFonts w:asciiTheme="minorHAnsi" w:hAnsiTheme="minorHAnsi" w:cstheme="minorHAnsi"/>
                <w:color w:val="000000"/>
                <w:sz w:val="18"/>
                <w:szCs w:val="16"/>
              </w:rPr>
            </w:pPr>
            <w:ins w:id="7892" w:author="Sowndarya S (WT01 - Manufacturing &amp; Hi Tech)" w:date="2015-03-23T15:35: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66A1255" w14:textId="77777777" w:rsidR="00366C3D" w:rsidRPr="00D30FA1" w:rsidRDefault="00366C3D" w:rsidP="00965F49">
            <w:pPr>
              <w:rPr>
                <w:ins w:id="7893" w:author="Sowndarya S (WT01 - Manufacturing &amp; Hi Tech)" w:date="2015-03-23T15:35:00Z"/>
                <w:rFonts w:asciiTheme="minorHAnsi" w:hAnsiTheme="minorHAnsi" w:cstheme="minorHAnsi"/>
                <w:color w:val="000000"/>
                <w:sz w:val="18"/>
                <w:szCs w:val="16"/>
              </w:rPr>
            </w:pPr>
            <w:ins w:id="7894"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7E4E0AAF" w14:textId="77777777" w:rsidR="00366C3D" w:rsidRPr="00D30FA1" w:rsidRDefault="00366C3D" w:rsidP="00965F49">
            <w:pPr>
              <w:rPr>
                <w:ins w:id="7895" w:author="Sowndarya S (WT01 - Manufacturing &amp; Hi Tech)" w:date="2015-03-23T15:35:00Z"/>
                <w:rFonts w:asciiTheme="minorHAnsi" w:hAnsiTheme="minorHAnsi" w:cstheme="minorHAnsi"/>
                <w:color w:val="000000"/>
                <w:sz w:val="18"/>
                <w:szCs w:val="16"/>
              </w:rPr>
            </w:pPr>
            <w:ins w:id="7896" w:author="Sowndarya S (WT01 - Manufacturing &amp; Hi Tech)" w:date="2015-03-23T15:35:00Z">
              <w:r>
                <w:rPr>
                  <w:rFonts w:asciiTheme="minorHAnsi" w:hAnsiTheme="minorHAnsi" w:cstheme="minorHAnsi"/>
                  <w:color w:val="000000"/>
                  <w:sz w:val="18"/>
                  <w:szCs w:val="16"/>
                </w:rPr>
                <w:t>Plan id</w:t>
              </w:r>
            </w:ins>
          </w:p>
        </w:tc>
      </w:tr>
      <w:tr w:rsidR="00366C3D" w:rsidRPr="00D30FA1" w14:paraId="41CD0CCE" w14:textId="77777777" w:rsidTr="008B41B0">
        <w:trPr>
          <w:ins w:id="7897"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BBE797E" w14:textId="77777777" w:rsidR="00366C3D" w:rsidRDefault="00366C3D" w:rsidP="00965F49">
            <w:pPr>
              <w:rPr>
                <w:ins w:id="7898" w:author="Sowndarya S (WT01 - Manufacturing &amp; Hi Tech)" w:date="2015-03-23T15:35:00Z"/>
                <w:rFonts w:asciiTheme="minorHAnsi" w:hAnsiTheme="minorHAnsi" w:cstheme="minorHAnsi"/>
                <w:color w:val="000000"/>
                <w:sz w:val="18"/>
                <w:szCs w:val="16"/>
              </w:rPr>
            </w:pPr>
            <w:ins w:id="7899" w:author="Sowndarya S (WT01 - Manufacturing &amp; Hi Tech)" w:date="2015-03-23T15:35:00Z">
              <w:r>
                <w:rPr>
                  <w:rFonts w:asciiTheme="minorHAnsi" w:hAnsiTheme="minorHAnsi" w:cstheme="minorHAnsi"/>
                  <w:color w:val="000000"/>
                  <w:sz w:val="18"/>
                  <w:szCs w:val="16"/>
                </w:rPr>
                <w:t>BUSINESS_SEGMENT_ID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5478395" w14:textId="77777777" w:rsidR="00366C3D" w:rsidRDefault="00366C3D" w:rsidP="00965F49">
            <w:pPr>
              <w:rPr>
                <w:ins w:id="7900" w:author="Sowndarya S (WT01 - Manufacturing &amp; Hi Tech)" w:date="2015-03-23T15:35:00Z"/>
                <w:rFonts w:asciiTheme="minorHAnsi" w:hAnsiTheme="minorHAnsi" w:cstheme="minorHAnsi"/>
                <w:color w:val="000000"/>
                <w:sz w:val="18"/>
                <w:szCs w:val="16"/>
              </w:rPr>
            </w:pPr>
            <w:ins w:id="7901" w:author="Sowndarya S (WT01 - Manufacturing &amp; Hi Tech)" w:date="2015-03-23T15:35: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38FB66F" w14:textId="77777777" w:rsidR="00366C3D" w:rsidRDefault="00366C3D" w:rsidP="00965F49">
            <w:pPr>
              <w:rPr>
                <w:ins w:id="7902" w:author="Sowndarya S (WT01 - Manufacturing &amp; Hi Tech)" w:date="2015-03-23T15:35:00Z"/>
                <w:rFonts w:ascii="Arial" w:hAnsi="Arial" w:cs="Arial"/>
              </w:rPr>
            </w:pPr>
            <w:ins w:id="7903"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7B5688DA" w14:textId="77777777" w:rsidR="00366C3D" w:rsidRDefault="00366C3D" w:rsidP="00965F49">
            <w:pPr>
              <w:rPr>
                <w:ins w:id="7904" w:author="Sowndarya S (WT01 - Manufacturing &amp; Hi Tech)" w:date="2015-03-23T15:35:00Z"/>
                <w:rFonts w:asciiTheme="minorHAnsi" w:hAnsiTheme="minorHAnsi" w:cstheme="minorHAnsi"/>
                <w:color w:val="000000"/>
                <w:sz w:val="18"/>
                <w:szCs w:val="16"/>
              </w:rPr>
            </w:pPr>
            <w:ins w:id="7905" w:author="Sowndarya S (WT01 - Manufacturing &amp; Hi Tech)" w:date="2015-03-23T15:35:00Z">
              <w:r>
                <w:rPr>
                  <w:rFonts w:asciiTheme="minorHAnsi" w:hAnsiTheme="minorHAnsi" w:cstheme="minorHAnsi"/>
                  <w:color w:val="000000"/>
                  <w:sz w:val="18"/>
                  <w:szCs w:val="16"/>
                </w:rPr>
                <w:t>Business segment Id</w:t>
              </w:r>
            </w:ins>
          </w:p>
        </w:tc>
      </w:tr>
      <w:tr w:rsidR="00366C3D" w:rsidRPr="00D30FA1" w14:paraId="77D35DAF" w14:textId="77777777" w:rsidTr="008B41B0">
        <w:trPr>
          <w:ins w:id="7906"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2710D2E" w14:textId="77777777" w:rsidR="00366C3D" w:rsidRDefault="00366C3D" w:rsidP="00965F49">
            <w:pPr>
              <w:rPr>
                <w:ins w:id="7907" w:author="Sowndarya S (WT01 - Manufacturing &amp; Hi Tech)" w:date="2015-03-23T15:35:00Z"/>
                <w:rFonts w:asciiTheme="minorHAnsi" w:hAnsiTheme="minorHAnsi" w:cstheme="minorHAnsi"/>
                <w:color w:val="000000"/>
                <w:sz w:val="18"/>
                <w:szCs w:val="16"/>
              </w:rPr>
            </w:pPr>
            <w:ins w:id="7908" w:author="Sowndarya S (WT01 - Manufacturing &amp; Hi Tech)" w:date="2015-03-23T15:35:00Z">
              <w:r>
                <w:rPr>
                  <w:rFonts w:asciiTheme="minorHAnsi" w:hAnsiTheme="minorHAnsi" w:cstheme="minorHAnsi"/>
                  <w:color w:val="000000"/>
                  <w:sz w:val="18"/>
                  <w:szCs w:val="16"/>
                </w:rPr>
                <w:t>BUSINESS_SEGMENT</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6138F73" w14:textId="77777777" w:rsidR="00366C3D" w:rsidRDefault="00366C3D" w:rsidP="00965F49">
            <w:pPr>
              <w:rPr>
                <w:ins w:id="7909" w:author="Sowndarya S (WT01 - Manufacturing &amp; Hi Tech)" w:date="2015-03-23T15:35:00Z"/>
                <w:rFonts w:asciiTheme="minorHAnsi" w:hAnsiTheme="minorHAnsi" w:cstheme="minorHAnsi"/>
                <w:color w:val="000000"/>
                <w:sz w:val="18"/>
                <w:szCs w:val="16"/>
              </w:rPr>
            </w:pPr>
            <w:ins w:id="7910" w:author="Sowndarya S (WT01 - Manufacturing &amp; Hi Tech)" w:date="2015-03-23T15:35:00Z">
              <w:r>
                <w:rPr>
                  <w:rFonts w:asciiTheme="minorHAnsi" w:hAnsiTheme="minorHAnsi" w:cstheme="minorHAnsi"/>
                  <w:color w:val="000000"/>
                  <w:sz w:val="18"/>
                  <w:szCs w:val="16"/>
                </w:rPr>
                <w:t>NVARCHAR2(75)</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77324CA" w14:textId="77777777" w:rsidR="00366C3D" w:rsidRDefault="00366C3D" w:rsidP="00965F49">
            <w:pPr>
              <w:rPr>
                <w:ins w:id="7911" w:author="Sowndarya S (WT01 - Manufacturing &amp; Hi Tech)" w:date="2015-03-23T15:35:00Z"/>
                <w:rFonts w:ascii="Arial" w:hAnsi="Arial" w:cs="Arial"/>
              </w:rPr>
            </w:pPr>
            <w:ins w:id="7912"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47573685" w14:textId="77777777" w:rsidR="00366C3D" w:rsidRDefault="00366C3D" w:rsidP="00965F49">
            <w:pPr>
              <w:rPr>
                <w:ins w:id="7913" w:author="Sowndarya S (WT01 - Manufacturing &amp; Hi Tech)" w:date="2015-03-23T15:35:00Z"/>
                <w:rFonts w:asciiTheme="minorHAnsi" w:hAnsiTheme="minorHAnsi" w:cstheme="minorHAnsi"/>
                <w:color w:val="000000"/>
                <w:sz w:val="18"/>
                <w:szCs w:val="16"/>
              </w:rPr>
            </w:pPr>
            <w:ins w:id="7914" w:author="Sowndarya S (WT01 - Manufacturing &amp; Hi Tech)" w:date="2015-03-23T15:35:00Z">
              <w:r>
                <w:rPr>
                  <w:rFonts w:asciiTheme="minorHAnsi" w:hAnsiTheme="minorHAnsi" w:cstheme="minorHAnsi"/>
                  <w:color w:val="000000"/>
                  <w:sz w:val="18"/>
                  <w:szCs w:val="16"/>
                </w:rPr>
                <w:t>Business segment</w:t>
              </w:r>
            </w:ins>
          </w:p>
        </w:tc>
      </w:tr>
      <w:tr w:rsidR="00965F49" w:rsidRPr="00D30FA1" w14:paraId="56D9F4B1" w14:textId="77777777" w:rsidTr="008B41B0">
        <w:trPr>
          <w:ins w:id="7915" w:author="Sowndarya S (WT01 - Manufacturing &amp; Hi Tech)" w:date="2015-03-23T15:4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F7B195F" w14:textId="028D02DF" w:rsidR="00965F49" w:rsidRDefault="00965F49" w:rsidP="00965F49">
            <w:pPr>
              <w:rPr>
                <w:ins w:id="7916" w:author="Sowndarya S (WT01 - Manufacturing &amp; Hi Tech)" w:date="2015-03-23T15:45:00Z"/>
                <w:rFonts w:asciiTheme="minorHAnsi" w:hAnsiTheme="minorHAnsi" w:cstheme="minorHAnsi"/>
                <w:color w:val="000000"/>
                <w:sz w:val="18"/>
                <w:szCs w:val="16"/>
              </w:rPr>
            </w:pPr>
            <w:ins w:id="7917" w:author="Sowndarya S (WT01 - Manufacturing &amp; Hi Tech)" w:date="2015-03-23T15:45:00Z">
              <w:r>
                <w:rPr>
                  <w:rFonts w:asciiTheme="minorHAnsi" w:hAnsiTheme="minorHAnsi" w:cstheme="minorHAnsi"/>
                  <w:color w:val="000000"/>
                  <w:sz w:val="18"/>
                  <w:szCs w:val="16"/>
                </w:rPr>
                <w:t>OPERATION_AREA_ID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0893D30" w14:textId="6ACA5900" w:rsidR="00965F49" w:rsidRDefault="00965F49" w:rsidP="00965F49">
            <w:pPr>
              <w:rPr>
                <w:ins w:id="7918" w:author="Sowndarya S (WT01 - Manufacturing &amp; Hi Tech)" w:date="2015-03-23T15:45:00Z"/>
                <w:rFonts w:asciiTheme="minorHAnsi" w:hAnsiTheme="minorHAnsi" w:cstheme="minorHAnsi"/>
                <w:color w:val="000000"/>
                <w:sz w:val="18"/>
                <w:szCs w:val="16"/>
              </w:rPr>
            </w:pPr>
            <w:ins w:id="7919" w:author="Sowndarya S (WT01 - Manufacturing &amp; Hi Tech)" w:date="2015-03-23T15:45: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BFD0E96" w14:textId="1B5B0F32" w:rsidR="00965F49" w:rsidRDefault="00965F49" w:rsidP="00965F49">
            <w:pPr>
              <w:rPr>
                <w:ins w:id="7920" w:author="Sowndarya S (WT01 - Manufacturing &amp; Hi Tech)" w:date="2015-03-23T15:45:00Z"/>
                <w:rFonts w:ascii="Arial" w:hAnsi="Arial" w:cs="Arial"/>
              </w:rPr>
            </w:pPr>
            <w:ins w:id="7921" w:author="Sowndarya S (WT01 - Manufacturing &amp; Hi Tech)" w:date="2015-03-23T15:4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36257A84" w14:textId="58D6DC48" w:rsidR="00965F49" w:rsidRDefault="00965F49" w:rsidP="00965F49">
            <w:pPr>
              <w:rPr>
                <w:ins w:id="7922" w:author="Sowndarya S (WT01 - Manufacturing &amp; Hi Tech)" w:date="2015-03-23T15:45:00Z"/>
                <w:rFonts w:asciiTheme="minorHAnsi" w:hAnsiTheme="minorHAnsi" w:cstheme="minorHAnsi"/>
                <w:color w:val="000000"/>
                <w:sz w:val="18"/>
                <w:szCs w:val="16"/>
              </w:rPr>
            </w:pPr>
            <w:ins w:id="7923" w:author="Sowndarya S (WT01 - Manufacturing &amp; Hi Tech)" w:date="2015-03-23T15:47:00Z">
              <w:r>
                <w:rPr>
                  <w:rFonts w:asciiTheme="minorHAnsi" w:hAnsiTheme="minorHAnsi" w:cstheme="minorHAnsi"/>
                  <w:color w:val="000000"/>
                  <w:sz w:val="18"/>
                  <w:szCs w:val="16"/>
                </w:rPr>
                <w:t>OperationAreaId</w:t>
              </w:r>
            </w:ins>
          </w:p>
        </w:tc>
      </w:tr>
      <w:tr w:rsidR="00965F49" w:rsidRPr="00D30FA1" w14:paraId="1EC97057" w14:textId="77777777" w:rsidTr="008B41B0">
        <w:trPr>
          <w:ins w:id="7924" w:author="Sowndarya S (WT01 - Manufacturing &amp; Hi Tech)" w:date="2015-03-23T15:4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2EAC9878" w14:textId="76B3CCF2" w:rsidR="00965F49" w:rsidRDefault="00965F49" w:rsidP="00965F49">
            <w:pPr>
              <w:rPr>
                <w:ins w:id="7925" w:author="Sowndarya S (WT01 - Manufacturing &amp; Hi Tech)" w:date="2015-03-23T15:45:00Z"/>
                <w:rFonts w:asciiTheme="minorHAnsi" w:hAnsiTheme="minorHAnsi" w:cstheme="minorHAnsi"/>
                <w:color w:val="000000"/>
                <w:sz w:val="18"/>
                <w:szCs w:val="16"/>
              </w:rPr>
            </w:pPr>
            <w:ins w:id="7926" w:author="Sowndarya S (WT01 - Manufacturing &amp; Hi Tech)" w:date="2015-03-23T15:45:00Z">
              <w:r>
                <w:rPr>
                  <w:rFonts w:asciiTheme="minorHAnsi" w:hAnsiTheme="minorHAnsi" w:cstheme="minorHAnsi"/>
                  <w:color w:val="000000"/>
                  <w:sz w:val="18"/>
                  <w:szCs w:val="16"/>
                </w:rPr>
                <w:t>OPERATION_AREA</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E61ED71" w14:textId="6FC533EE" w:rsidR="00965F49" w:rsidRDefault="00965F49" w:rsidP="00965F49">
            <w:pPr>
              <w:rPr>
                <w:ins w:id="7927" w:author="Sowndarya S (WT01 - Manufacturing &amp; Hi Tech)" w:date="2015-03-23T15:45:00Z"/>
                <w:rFonts w:asciiTheme="minorHAnsi" w:hAnsiTheme="minorHAnsi" w:cstheme="minorHAnsi"/>
                <w:color w:val="000000"/>
                <w:sz w:val="18"/>
                <w:szCs w:val="16"/>
              </w:rPr>
            </w:pPr>
            <w:ins w:id="7928" w:author="Sowndarya S (WT01 - Manufacturing &amp; Hi Tech)" w:date="2015-03-23T15:46:00Z">
              <w:r>
                <w:rPr>
                  <w:rFonts w:asciiTheme="minorHAnsi" w:hAnsiTheme="minorHAnsi" w:cstheme="minorHAnsi"/>
                  <w:color w:val="000000"/>
                  <w:sz w:val="18"/>
                  <w:szCs w:val="16"/>
                </w:rPr>
                <w:t>VARCHAR2(50)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DDEC437" w14:textId="0F62B56D" w:rsidR="00965F49" w:rsidRDefault="00965F49" w:rsidP="00965F49">
            <w:pPr>
              <w:rPr>
                <w:ins w:id="7929" w:author="Sowndarya S (WT01 - Manufacturing &amp; Hi Tech)" w:date="2015-03-23T15:45:00Z"/>
                <w:rFonts w:ascii="Arial" w:hAnsi="Arial" w:cs="Arial"/>
              </w:rPr>
            </w:pPr>
            <w:ins w:id="7930" w:author="Sowndarya S (WT01 - Manufacturing &amp; Hi Tech)" w:date="2015-03-23T15:4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661A6CB6" w14:textId="45CD8D26" w:rsidR="00965F49" w:rsidRDefault="00965F49" w:rsidP="00965F49">
            <w:pPr>
              <w:rPr>
                <w:ins w:id="7931" w:author="Sowndarya S (WT01 - Manufacturing &amp; Hi Tech)" w:date="2015-03-23T15:45:00Z"/>
                <w:rFonts w:asciiTheme="minorHAnsi" w:hAnsiTheme="minorHAnsi" w:cstheme="minorHAnsi"/>
                <w:color w:val="000000"/>
                <w:sz w:val="18"/>
                <w:szCs w:val="16"/>
              </w:rPr>
            </w:pPr>
            <w:ins w:id="7932" w:author="Sowndarya S (WT01 - Manufacturing &amp; Hi Tech)" w:date="2015-03-23T15:47:00Z">
              <w:r>
                <w:rPr>
                  <w:rFonts w:asciiTheme="minorHAnsi" w:hAnsiTheme="minorHAnsi" w:cstheme="minorHAnsi"/>
                  <w:color w:val="000000"/>
                  <w:sz w:val="18"/>
                  <w:szCs w:val="16"/>
                </w:rPr>
                <w:t>OperationArea</w:t>
              </w:r>
            </w:ins>
          </w:p>
        </w:tc>
      </w:tr>
      <w:tr w:rsidR="009406B0" w:rsidRPr="00D30FA1" w14:paraId="7E0979DC"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933" w:author="Sowndarya S (WT01 - Manufacturing &amp; Hi Tech)" w:date="2015-03-23T15:5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7934" w:author="Sowndarya S (WT01 - Manufacturing &amp; Hi Tech)" w:date="2015-03-23T15:47:00Z"/>
          <w:trPrChange w:id="7935" w:author="Sowndarya S (WT01 - Manufacturing &amp; Hi Tech)" w:date="2015-03-23T15:53:00Z">
            <w:trPr>
              <w:gridAfter w:val="0"/>
            </w:trPr>
          </w:trPrChange>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7936" w:author="Sowndarya S (WT01 - Manufacturing &amp; Hi Tech)" w:date="2015-03-23T15:53: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402BCF3" w14:textId="656824A2" w:rsidR="009406B0" w:rsidRDefault="009406B0" w:rsidP="009406B0">
            <w:pPr>
              <w:rPr>
                <w:ins w:id="7937" w:author="Sowndarya S (WT01 - Manufacturing &amp; Hi Tech)" w:date="2015-03-23T15:47:00Z"/>
                <w:rFonts w:asciiTheme="minorHAnsi" w:hAnsiTheme="minorHAnsi" w:cstheme="minorHAnsi"/>
                <w:color w:val="000000"/>
                <w:sz w:val="18"/>
                <w:szCs w:val="16"/>
              </w:rPr>
            </w:pPr>
            <w:ins w:id="7938" w:author="Sowndarya S (WT01 - Manufacturing &amp; Hi Tech)" w:date="2015-03-23T15:53:00Z">
              <w:r>
                <w:rPr>
                  <w:rFonts w:asciiTheme="minorHAnsi" w:hAnsiTheme="minorHAnsi" w:cstheme="minorHAnsi"/>
                  <w:color w:val="000000"/>
                  <w:sz w:val="18"/>
                  <w:szCs w:val="16"/>
                </w:rPr>
                <w:t>BUSINESS_GROUP_ID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Change w:id="7939" w:author="Sowndarya S (WT01 - Manufacturing &amp; Hi Tech)" w:date="2015-03-23T15:53:00Z">
              <w:tcPr>
                <w:tcW w:w="216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8175A17" w14:textId="67524D91" w:rsidR="009406B0" w:rsidRDefault="009406B0" w:rsidP="009406B0">
            <w:pPr>
              <w:rPr>
                <w:ins w:id="7940" w:author="Sowndarya S (WT01 - Manufacturing &amp; Hi Tech)" w:date="2015-03-23T15:47:00Z"/>
                <w:rFonts w:asciiTheme="minorHAnsi" w:hAnsiTheme="minorHAnsi" w:cstheme="minorHAnsi"/>
                <w:color w:val="000000"/>
                <w:sz w:val="18"/>
                <w:szCs w:val="16"/>
              </w:rPr>
            </w:pPr>
            <w:ins w:id="7941" w:author="Sowndarya S (WT01 - Manufacturing &amp; Hi Tech)" w:date="2015-03-23T15:53:00Z">
              <w:r w:rsidRPr="008C7B48">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Change w:id="7942" w:author="Sowndarya S (WT01 - Manufacturing &amp; Hi Tech)" w:date="2015-03-23T15:5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2E81DD1" w14:textId="5B769109" w:rsidR="009406B0" w:rsidRDefault="009406B0" w:rsidP="009406B0">
            <w:pPr>
              <w:rPr>
                <w:ins w:id="7943" w:author="Sowndarya S (WT01 - Manufacturing &amp; Hi Tech)" w:date="2015-03-23T15:47:00Z"/>
                <w:rFonts w:ascii="Arial" w:hAnsi="Arial" w:cs="Arial"/>
              </w:rPr>
            </w:pPr>
            <w:ins w:id="7944" w:author="Sowndarya S (WT01 - Manufacturing &amp; Hi Tech)" w:date="2015-03-23T15:53: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Change w:id="7945" w:author="Sowndarya S (WT01 - Manufacturing &amp; Hi Tech)" w:date="2015-03-23T15:53:00Z">
              <w:tcPr>
                <w:tcW w:w="2250" w:type="dxa"/>
                <w:tcBorders>
                  <w:top w:val="single" w:sz="4" w:space="0" w:color="auto"/>
                  <w:left w:val="single" w:sz="4" w:space="0" w:color="auto"/>
                  <w:right w:val="single" w:sz="4" w:space="0" w:color="auto"/>
                </w:tcBorders>
                <w:vAlign w:val="center"/>
              </w:tcPr>
            </w:tcPrChange>
          </w:tcPr>
          <w:p w14:paraId="0DCC9F57" w14:textId="6EA6EC8B" w:rsidR="009406B0" w:rsidRDefault="009406B0" w:rsidP="009406B0">
            <w:pPr>
              <w:rPr>
                <w:ins w:id="7946" w:author="Sowndarya S (WT01 - Manufacturing &amp; Hi Tech)" w:date="2015-03-23T15:47:00Z"/>
                <w:rFonts w:asciiTheme="minorHAnsi" w:hAnsiTheme="minorHAnsi" w:cstheme="minorHAnsi"/>
                <w:color w:val="000000"/>
                <w:sz w:val="18"/>
                <w:szCs w:val="16"/>
              </w:rPr>
            </w:pPr>
            <w:ins w:id="7947" w:author="Sowndarya S (WT01 - Manufacturing &amp; Hi Tech)" w:date="2015-03-23T15:53:00Z">
              <w:r>
                <w:rPr>
                  <w:rFonts w:asciiTheme="minorHAnsi" w:hAnsiTheme="minorHAnsi" w:cstheme="minorHAnsi"/>
                  <w:color w:val="000000"/>
                  <w:sz w:val="18"/>
                  <w:szCs w:val="16"/>
                </w:rPr>
                <w:t>BusinessGroupId</w:t>
              </w:r>
            </w:ins>
          </w:p>
        </w:tc>
      </w:tr>
      <w:tr w:rsidR="009406B0" w:rsidRPr="00D30FA1" w14:paraId="3EAD8C8D" w14:textId="77777777" w:rsidTr="008B41B0">
        <w:trPr>
          <w:ins w:id="7948" w:author="Sowndarya S (WT01 - Manufacturing &amp; Hi Tech)" w:date="2015-03-23T15:4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FD6E379" w14:textId="14CD8E61" w:rsidR="009406B0" w:rsidRDefault="009406B0" w:rsidP="009406B0">
            <w:pPr>
              <w:rPr>
                <w:ins w:id="7949" w:author="Sowndarya S (WT01 - Manufacturing &amp; Hi Tech)" w:date="2015-03-23T15:47:00Z"/>
                <w:rFonts w:asciiTheme="minorHAnsi" w:hAnsiTheme="minorHAnsi" w:cstheme="minorHAnsi"/>
                <w:color w:val="000000"/>
                <w:sz w:val="18"/>
                <w:szCs w:val="16"/>
              </w:rPr>
            </w:pPr>
            <w:ins w:id="7950" w:author="Sowndarya S (WT01 - Manufacturing &amp; Hi Tech)" w:date="2015-03-23T15:53:00Z">
              <w:r>
                <w:rPr>
                  <w:rFonts w:asciiTheme="minorHAnsi" w:hAnsiTheme="minorHAnsi" w:cstheme="minorHAnsi"/>
                  <w:color w:val="000000"/>
                  <w:sz w:val="18"/>
                  <w:szCs w:val="16"/>
                </w:rPr>
                <w:t>BUSINESS_GROUP</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1E15C3E" w14:textId="2CDBD8B6" w:rsidR="009406B0" w:rsidRDefault="009406B0" w:rsidP="009406B0">
            <w:pPr>
              <w:rPr>
                <w:ins w:id="7951" w:author="Sowndarya S (WT01 - Manufacturing &amp; Hi Tech)" w:date="2015-03-23T15:47:00Z"/>
                <w:rFonts w:asciiTheme="minorHAnsi" w:hAnsiTheme="minorHAnsi" w:cstheme="minorHAnsi"/>
                <w:color w:val="000000"/>
                <w:sz w:val="18"/>
                <w:szCs w:val="16"/>
              </w:rPr>
            </w:pPr>
            <w:ins w:id="7952" w:author="Sowndarya S (WT01 - Manufacturing &amp; Hi Tech)" w:date="2015-03-23T15:53:00Z">
              <w:r>
                <w:rPr>
                  <w:rFonts w:asciiTheme="minorHAnsi" w:hAnsiTheme="minorHAnsi" w:cstheme="minorHAnsi"/>
                  <w:color w:val="000000"/>
                  <w:sz w:val="18"/>
                  <w:szCs w:val="16"/>
                </w:rPr>
                <w:t>NVARCHAR2(75)</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D9C94B6" w14:textId="09157DCF" w:rsidR="009406B0" w:rsidRDefault="009406B0" w:rsidP="009406B0">
            <w:pPr>
              <w:rPr>
                <w:ins w:id="7953" w:author="Sowndarya S (WT01 - Manufacturing &amp; Hi Tech)" w:date="2015-03-23T15:47:00Z"/>
                <w:rFonts w:ascii="Arial" w:hAnsi="Arial" w:cs="Arial"/>
              </w:rPr>
            </w:pPr>
            <w:ins w:id="7954" w:author="Sowndarya S (WT01 - Manufacturing &amp; Hi Tech)" w:date="2015-03-23T15:53: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6B01C9F4" w14:textId="188830D0" w:rsidR="009406B0" w:rsidRDefault="009406B0" w:rsidP="009406B0">
            <w:pPr>
              <w:rPr>
                <w:ins w:id="7955" w:author="Sowndarya S (WT01 - Manufacturing &amp; Hi Tech)" w:date="2015-03-23T15:47:00Z"/>
                <w:rFonts w:asciiTheme="minorHAnsi" w:hAnsiTheme="minorHAnsi" w:cstheme="minorHAnsi"/>
                <w:color w:val="000000"/>
                <w:sz w:val="18"/>
                <w:szCs w:val="16"/>
              </w:rPr>
            </w:pPr>
            <w:ins w:id="7956" w:author="Sowndarya S (WT01 - Manufacturing &amp; Hi Tech)" w:date="2015-03-23T15:53:00Z">
              <w:r>
                <w:rPr>
                  <w:rFonts w:asciiTheme="minorHAnsi" w:hAnsiTheme="minorHAnsi" w:cstheme="minorHAnsi"/>
                  <w:color w:val="000000"/>
                  <w:sz w:val="18"/>
                  <w:szCs w:val="16"/>
                </w:rPr>
                <w:t>BusinessGroup</w:t>
              </w:r>
            </w:ins>
          </w:p>
        </w:tc>
      </w:tr>
      <w:tr w:rsidR="009406B0" w:rsidRPr="00D30FA1" w14:paraId="33E22842" w14:textId="77777777" w:rsidTr="008B41B0">
        <w:trPr>
          <w:ins w:id="7957"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2BE0CD2" w14:textId="77777777" w:rsidR="009406B0" w:rsidRPr="00DD1485" w:rsidRDefault="009406B0" w:rsidP="009406B0">
            <w:pPr>
              <w:rPr>
                <w:ins w:id="7958" w:author="Sowndarya S (WT01 - Manufacturing &amp; Hi Tech)" w:date="2015-03-23T15:35:00Z"/>
                <w:rFonts w:asciiTheme="minorHAnsi" w:hAnsiTheme="minorHAnsi" w:cstheme="minorHAnsi"/>
                <w:color w:val="000000"/>
                <w:sz w:val="18"/>
                <w:szCs w:val="16"/>
              </w:rPr>
            </w:pPr>
            <w:ins w:id="7959" w:author="Sowndarya S (WT01 - Manufacturing &amp; Hi Tech)" w:date="2015-03-23T15:35:00Z">
              <w:r>
                <w:rPr>
                  <w:rFonts w:asciiTheme="minorHAnsi" w:hAnsiTheme="minorHAnsi" w:cstheme="minorHAnsi"/>
                  <w:color w:val="000000"/>
                  <w:sz w:val="18"/>
                  <w:szCs w:val="16"/>
                </w:rPr>
                <w:t>BDM_PLAN_ID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FFE8CB6" w14:textId="77777777" w:rsidR="009406B0" w:rsidRPr="00DD1485" w:rsidRDefault="009406B0" w:rsidP="009406B0">
            <w:pPr>
              <w:rPr>
                <w:ins w:id="7960" w:author="Sowndarya S (WT01 - Manufacturing &amp; Hi Tech)" w:date="2015-03-23T15:35:00Z"/>
                <w:rFonts w:asciiTheme="minorHAnsi" w:hAnsiTheme="minorHAnsi" w:cstheme="minorHAnsi"/>
                <w:color w:val="000000"/>
                <w:sz w:val="18"/>
                <w:szCs w:val="16"/>
              </w:rPr>
            </w:pPr>
            <w:ins w:id="7961" w:author="Sowndarya S (WT01 - Manufacturing &amp; Hi Tech)" w:date="2015-03-23T15:35: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368F357" w14:textId="77777777" w:rsidR="009406B0" w:rsidRPr="00D30FA1" w:rsidRDefault="009406B0" w:rsidP="009406B0">
            <w:pPr>
              <w:rPr>
                <w:ins w:id="7962" w:author="Sowndarya S (WT01 - Manufacturing &amp; Hi Tech)" w:date="2015-03-23T15:35:00Z"/>
                <w:rFonts w:asciiTheme="minorHAnsi" w:hAnsiTheme="minorHAnsi" w:cstheme="minorHAnsi"/>
                <w:color w:val="000000"/>
                <w:sz w:val="18"/>
                <w:szCs w:val="16"/>
              </w:rPr>
            </w:pPr>
            <w:ins w:id="7963"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1C4C3D8E" w14:textId="77777777" w:rsidR="009406B0" w:rsidRPr="00D30FA1" w:rsidRDefault="009406B0" w:rsidP="009406B0">
            <w:pPr>
              <w:rPr>
                <w:ins w:id="7964" w:author="Sowndarya S (WT01 - Manufacturing &amp; Hi Tech)" w:date="2015-03-23T15:35:00Z"/>
                <w:rFonts w:asciiTheme="minorHAnsi" w:hAnsiTheme="minorHAnsi" w:cstheme="minorHAnsi"/>
                <w:color w:val="000000"/>
                <w:sz w:val="18"/>
                <w:szCs w:val="16"/>
              </w:rPr>
            </w:pPr>
            <w:ins w:id="7965" w:author="Sowndarya S (WT01 - Manufacturing &amp; Hi Tech)" w:date="2015-03-23T15:35:00Z">
              <w:r>
                <w:rPr>
                  <w:rFonts w:asciiTheme="minorHAnsi" w:hAnsiTheme="minorHAnsi" w:cstheme="minorHAnsi"/>
                  <w:color w:val="000000"/>
                  <w:sz w:val="18"/>
                  <w:szCs w:val="16"/>
                </w:rPr>
                <w:t>BDM Plan Id</w:t>
              </w:r>
            </w:ins>
          </w:p>
        </w:tc>
      </w:tr>
      <w:tr w:rsidR="009406B0" w:rsidRPr="00D30FA1" w14:paraId="6171BA93" w14:textId="77777777" w:rsidTr="008B41B0">
        <w:trPr>
          <w:ins w:id="7966"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62F443F" w14:textId="255DC624" w:rsidR="009406B0" w:rsidRPr="00DD1485" w:rsidRDefault="009406B0" w:rsidP="009406B0">
            <w:pPr>
              <w:rPr>
                <w:ins w:id="7967" w:author="Sowndarya S (WT01 - Manufacturing &amp; Hi Tech)" w:date="2015-03-23T15:35:00Z"/>
                <w:rFonts w:asciiTheme="minorHAnsi" w:hAnsiTheme="minorHAnsi" w:cstheme="minorHAnsi"/>
                <w:color w:val="000000"/>
                <w:sz w:val="18"/>
                <w:szCs w:val="16"/>
              </w:rPr>
            </w:pPr>
            <w:ins w:id="7968" w:author="Sowndarya S (WT01 - Manufacturing &amp; Hi Tech)" w:date="2015-03-23T15:53:00Z">
              <w:r>
                <w:rPr>
                  <w:rFonts w:asciiTheme="minorHAnsi" w:hAnsiTheme="minorHAnsi" w:cstheme="minorHAnsi"/>
                  <w:color w:val="000000"/>
                  <w:sz w:val="18"/>
                  <w:szCs w:val="16"/>
                </w:rPr>
                <w:t>BDE_PLAN_ID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E59D750" w14:textId="77777777" w:rsidR="009406B0" w:rsidRPr="00DD1485" w:rsidRDefault="009406B0" w:rsidP="009406B0">
            <w:pPr>
              <w:rPr>
                <w:ins w:id="7969" w:author="Sowndarya S (WT01 - Manufacturing &amp; Hi Tech)" w:date="2015-03-23T15:35:00Z"/>
                <w:rFonts w:asciiTheme="minorHAnsi" w:hAnsiTheme="minorHAnsi" w:cstheme="minorHAnsi"/>
                <w:color w:val="000000"/>
                <w:sz w:val="18"/>
                <w:szCs w:val="16"/>
              </w:rPr>
            </w:pPr>
            <w:ins w:id="7970" w:author="Sowndarya S (WT01 - Manufacturing &amp; Hi Tech)" w:date="2015-03-23T15:35:00Z">
              <w:r w:rsidRPr="008C7B48">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7A5FB45" w14:textId="77777777" w:rsidR="009406B0" w:rsidRPr="00D30FA1" w:rsidRDefault="009406B0" w:rsidP="009406B0">
            <w:pPr>
              <w:rPr>
                <w:ins w:id="7971" w:author="Sowndarya S (WT01 - Manufacturing &amp; Hi Tech)" w:date="2015-03-23T15:35:00Z"/>
                <w:rFonts w:asciiTheme="minorHAnsi" w:hAnsiTheme="minorHAnsi" w:cstheme="minorHAnsi"/>
                <w:color w:val="000000"/>
                <w:sz w:val="18"/>
                <w:szCs w:val="16"/>
              </w:rPr>
            </w:pPr>
            <w:ins w:id="7972"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75A54C6C" w14:textId="77777777" w:rsidR="009406B0" w:rsidRPr="00D30FA1" w:rsidRDefault="009406B0" w:rsidP="009406B0">
            <w:pPr>
              <w:rPr>
                <w:ins w:id="7973" w:author="Sowndarya S (WT01 - Manufacturing &amp; Hi Tech)" w:date="2015-03-23T15:35:00Z"/>
                <w:rFonts w:asciiTheme="minorHAnsi" w:hAnsiTheme="minorHAnsi" w:cstheme="minorHAnsi"/>
                <w:color w:val="000000"/>
                <w:sz w:val="18"/>
                <w:szCs w:val="16"/>
              </w:rPr>
            </w:pPr>
            <w:ins w:id="7974" w:author="Sowndarya S (WT01 - Manufacturing &amp; Hi Tech)" w:date="2015-03-23T15:35:00Z">
              <w:r>
                <w:rPr>
                  <w:rFonts w:asciiTheme="minorHAnsi" w:hAnsiTheme="minorHAnsi" w:cstheme="minorHAnsi"/>
                  <w:color w:val="000000"/>
                  <w:sz w:val="18"/>
                  <w:szCs w:val="16"/>
                </w:rPr>
                <w:t>BDE Plan Id</w:t>
              </w:r>
            </w:ins>
          </w:p>
        </w:tc>
      </w:tr>
      <w:tr w:rsidR="009406B0" w:rsidRPr="00D30FA1" w14:paraId="469C6C7B" w14:textId="77777777" w:rsidTr="008B41B0">
        <w:trPr>
          <w:ins w:id="7975"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630F969B" w14:textId="1E36449F" w:rsidR="009406B0" w:rsidRPr="00DD1485" w:rsidRDefault="009406B0" w:rsidP="009406B0">
            <w:pPr>
              <w:rPr>
                <w:ins w:id="7976" w:author="Sowndarya S (WT01 - Manufacturing &amp; Hi Tech)" w:date="2015-03-23T15:35:00Z"/>
                <w:rFonts w:asciiTheme="minorHAnsi" w:hAnsiTheme="minorHAnsi" w:cstheme="minorHAnsi"/>
                <w:color w:val="000000"/>
                <w:sz w:val="18"/>
                <w:szCs w:val="16"/>
              </w:rPr>
            </w:pPr>
            <w:ins w:id="7977" w:author="Sowndarya S (WT01 - Manufacturing &amp; Hi Tech)" w:date="2015-03-23T15:35:00Z">
              <w:r>
                <w:rPr>
                  <w:rFonts w:asciiTheme="minorHAnsi" w:hAnsiTheme="minorHAnsi" w:cstheme="minorHAnsi"/>
                  <w:color w:val="000000"/>
                  <w:sz w:val="18"/>
                  <w:szCs w:val="16"/>
                </w:rPr>
                <w:t>BDE_USER_ID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811A627" w14:textId="77777777" w:rsidR="009406B0" w:rsidRPr="00DD1485" w:rsidRDefault="009406B0" w:rsidP="009406B0">
            <w:pPr>
              <w:rPr>
                <w:ins w:id="7978" w:author="Sowndarya S (WT01 - Manufacturing &amp; Hi Tech)" w:date="2015-03-23T15:35:00Z"/>
                <w:rFonts w:asciiTheme="minorHAnsi" w:hAnsiTheme="minorHAnsi" w:cstheme="minorHAnsi"/>
                <w:color w:val="000000"/>
                <w:sz w:val="18"/>
                <w:szCs w:val="16"/>
              </w:rPr>
            </w:pPr>
            <w:ins w:id="7979" w:author="Sowndarya S (WT01 - Manufacturing &amp; Hi Tech)" w:date="2015-03-23T15:35:00Z">
              <w:r w:rsidRPr="008C7B48">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8200AF3" w14:textId="77777777" w:rsidR="009406B0" w:rsidRPr="00D30FA1" w:rsidRDefault="009406B0" w:rsidP="009406B0">
            <w:pPr>
              <w:rPr>
                <w:ins w:id="7980" w:author="Sowndarya S (WT01 - Manufacturing &amp; Hi Tech)" w:date="2015-03-23T15:35:00Z"/>
                <w:rFonts w:asciiTheme="minorHAnsi" w:hAnsiTheme="minorHAnsi" w:cstheme="minorHAnsi"/>
                <w:color w:val="000000"/>
                <w:sz w:val="18"/>
                <w:szCs w:val="16"/>
              </w:rPr>
            </w:pPr>
            <w:ins w:id="7981"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5050CB84" w14:textId="77777777" w:rsidR="009406B0" w:rsidRPr="00D30FA1" w:rsidRDefault="009406B0" w:rsidP="009406B0">
            <w:pPr>
              <w:rPr>
                <w:ins w:id="7982" w:author="Sowndarya S (WT01 - Manufacturing &amp; Hi Tech)" w:date="2015-03-23T15:35:00Z"/>
                <w:rFonts w:asciiTheme="minorHAnsi" w:hAnsiTheme="minorHAnsi" w:cstheme="minorHAnsi"/>
                <w:color w:val="000000"/>
                <w:sz w:val="18"/>
                <w:szCs w:val="16"/>
              </w:rPr>
            </w:pPr>
            <w:ins w:id="7983" w:author="Sowndarya S (WT01 - Manufacturing &amp; Hi Tech)" w:date="2015-03-23T15:35:00Z">
              <w:r>
                <w:rPr>
                  <w:rFonts w:asciiTheme="minorHAnsi" w:hAnsiTheme="minorHAnsi" w:cstheme="minorHAnsi"/>
                  <w:color w:val="000000"/>
                  <w:sz w:val="18"/>
                  <w:szCs w:val="16"/>
                </w:rPr>
                <w:t>BDE User Id</w:t>
              </w:r>
            </w:ins>
          </w:p>
        </w:tc>
      </w:tr>
      <w:tr w:rsidR="009406B0" w:rsidRPr="00D30FA1" w14:paraId="14428088" w14:textId="77777777" w:rsidTr="008B41B0">
        <w:trPr>
          <w:ins w:id="7984"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50053B8" w14:textId="77777777" w:rsidR="009406B0" w:rsidRDefault="009406B0" w:rsidP="009406B0">
            <w:pPr>
              <w:rPr>
                <w:ins w:id="7985" w:author="Sowndarya S (WT01 - Manufacturing &amp; Hi Tech)" w:date="2015-03-23T15:35:00Z"/>
                <w:rFonts w:asciiTheme="minorHAnsi" w:hAnsiTheme="minorHAnsi" w:cstheme="minorHAnsi"/>
                <w:color w:val="000000"/>
                <w:sz w:val="18"/>
                <w:szCs w:val="16"/>
              </w:rPr>
            </w:pPr>
            <w:ins w:id="7986" w:author="Sowndarya S (WT01 - Manufacturing &amp; Hi Tech)" w:date="2015-03-23T15:35:00Z">
              <w:r>
                <w:rPr>
                  <w:rFonts w:asciiTheme="minorHAnsi" w:hAnsiTheme="minorHAnsi" w:cstheme="minorHAnsi"/>
                  <w:color w:val="000000"/>
                  <w:sz w:val="18"/>
                  <w:szCs w:val="16"/>
                </w:rPr>
                <w:t>TOTAL_REVENUE</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898A1FF" w14:textId="77777777" w:rsidR="009406B0" w:rsidRPr="00DD1485" w:rsidRDefault="009406B0" w:rsidP="009406B0">
            <w:pPr>
              <w:rPr>
                <w:ins w:id="7987" w:author="Sowndarya S (WT01 - Manufacturing &amp; Hi Tech)" w:date="2015-03-23T15:35:00Z"/>
                <w:rFonts w:asciiTheme="minorHAnsi" w:hAnsiTheme="minorHAnsi" w:cstheme="minorHAnsi"/>
                <w:color w:val="000000"/>
                <w:sz w:val="18"/>
                <w:szCs w:val="16"/>
              </w:rPr>
            </w:pPr>
            <w:ins w:id="7988" w:author="Sowndarya S (WT01 - Manufacturing &amp; Hi Tech)" w:date="2015-03-23T15:35:00Z">
              <w:r>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28B79B3" w14:textId="77777777" w:rsidR="009406B0" w:rsidRPr="00D30FA1" w:rsidRDefault="009406B0" w:rsidP="009406B0">
            <w:pPr>
              <w:rPr>
                <w:ins w:id="7989" w:author="Sowndarya S (WT01 - Manufacturing &amp; Hi Tech)" w:date="2015-03-23T15:35:00Z"/>
                <w:rFonts w:asciiTheme="minorHAnsi" w:hAnsiTheme="minorHAnsi" w:cstheme="minorHAnsi"/>
                <w:color w:val="000000"/>
                <w:sz w:val="18"/>
                <w:szCs w:val="16"/>
              </w:rPr>
            </w:pPr>
            <w:ins w:id="7990"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3BC87522" w14:textId="77777777" w:rsidR="009406B0" w:rsidRDefault="009406B0" w:rsidP="009406B0">
            <w:pPr>
              <w:rPr>
                <w:ins w:id="7991" w:author="Sowndarya S (WT01 - Manufacturing &amp; Hi Tech)" w:date="2015-03-23T15:35:00Z"/>
                <w:rFonts w:asciiTheme="minorHAnsi" w:hAnsiTheme="minorHAnsi" w:cstheme="minorHAnsi"/>
                <w:color w:val="000000"/>
                <w:sz w:val="18"/>
                <w:szCs w:val="16"/>
              </w:rPr>
            </w:pPr>
            <w:ins w:id="7992" w:author="Sowndarya S (WT01 - Manufacturing &amp; Hi Tech)" w:date="2015-03-23T15:35:00Z">
              <w:r>
                <w:rPr>
                  <w:rFonts w:asciiTheme="minorHAnsi" w:hAnsiTheme="minorHAnsi" w:cstheme="minorHAnsi"/>
                  <w:color w:val="000000"/>
                  <w:sz w:val="18"/>
                  <w:szCs w:val="16"/>
                </w:rPr>
                <w:t>Total Revenue</w:t>
              </w:r>
            </w:ins>
          </w:p>
        </w:tc>
      </w:tr>
      <w:tr w:rsidR="009406B0" w:rsidRPr="00D30FA1" w14:paraId="71C360FE" w14:textId="77777777" w:rsidTr="008B41B0">
        <w:trPr>
          <w:ins w:id="7993"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649B074" w14:textId="77777777" w:rsidR="009406B0" w:rsidRPr="00DD1485" w:rsidRDefault="009406B0" w:rsidP="009406B0">
            <w:pPr>
              <w:rPr>
                <w:ins w:id="7994" w:author="Sowndarya S (WT01 - Manufacturing &amp; Hi Tech)" w:date="2015-03-23T15:35:00Z"/>
                <w:rFonts w:asciiTheme="minorHAnsi" w:hAnsiTheme="minorHAnsi" w:cstheme="minorHAnsi"/>
                <w:color w:val="000000"/>
                <w:sz w:val="18"/>
                <w:szCs w:val="16"/>
              </w:rPr>
            </w:pPr>
            <w:ins w:id="7995" w:author="Sowndarya S (WT01 - Manufacturing &amp; Hi Tech)" w:date="2015-03-23T15:35:00Z">
              <w:r>
                <w:rPr>
                  <w:rFonts w:asciiTheme="minorHAnsi" w:hAnsiTheme="minorHAnsi" w:cstheme="minorHAnsi"/>
                  <w:color w:val="000000"/>
                  <w:sz w:val="18"/>
                  <w:szCs w:val="16"/>
                </w:rPr>
                <w:t>TOTAL_PROFIT</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403442E" w14:textId="77777777" w:rsidR="009406B0" w:rsidRPr="00DD1485" w:rsidRDefault="009406B0" w:rsidP="009406B0">
            <w:pPr>
              <w:rPr>
                <w:ins w:id="7996" w:author="Sowndarya S (WT01 - Manufacturing &amp; Hi Tech)" w:date="2015-03-23T15:35:00Z"/>
                <w:rFonts w:asciiTheme="minorHAnsi" w:hAnsiTheme="minorHAnsi" w:cstheme="minorHAnsi"/>
                <w:color w:val="000000"/>
                <w:sz w:val="18"/>
                <w:szCs w:val="16"/>
              </w:rPr>
            </w:pPr>
            <w:ins w:id="7997" w:author="Sowndarya S (WT01 - Manufacturing &amp; Hi Tech)" w:date="2015-03-23T15:35:00Z">
              <w:r>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C5B8415" w14:textId="77777777" w:rsidR="009406B0" w:rsidRPr="00D30FA1" w:rsidRDefault="009406B0" w:rsidP="009406B0">
            <w:pPr>
              <w:rPr>
                <w:ins w:id="7998" w:author="Sowndarya S (WT01 - Manufacturing &amp; Hi Tech)" w:date="2015-03-23T15:35:00Z"/>
                <w:rFonts w:asciiTheme="minorHAnsi" w:hAnsiTheme="minorHAnsi" w:cstheme="minorHAnsi"/>
                <w:color w:val="000000"/>
                <w:sz w:val="18"/>
                <w:szCs w:val="16"/>
              </w:rPr>
            </w:pPr>
            <w:ins w:id="7999"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right w:val="single" w:sz="4" w:space="0" w:color="auto"/>
            </w:tcBorders>
            <w:vAlign w:val="center"/>
          </w:tcPr>
          <w:p w14:paraId="0DE6FEA3" w14:textId="77777777" w:rsidR="009406B0" w:rsidRPr="00D30FA1" w:rsidRDefault="009406B0" w:rsidP="009406B0">
            <w:pPr>
              <w:rPr>
                <w:ins w:id="8000" w:author="Sowndarya S (WT01 - Manufacturing &amp; Hi Tech)" w:date="2015-03-23T15:35:00Z"/>
                <w:rFonts w:asciiTheme="minorHAnsi" w:hAnsiTheme="minorHAnsi" w:cstheme="minorHAnsi"/>
                <w:color w:val="000000"/>
                <w:sz w:val="18"/>
                <w:szCs w:val="16"/>
              </w:rPr>
            </w:pPr>
            <w:ins w:id="8001" w:author="Sowndarya S (WT01 - Manufacturing &amp; Hi Tech)" w:date="2015-03-23T15:35:00Z">
              <w:r>
                <w:rPr>
                  <w:rFonts w:asciiTheme="minorHAnsi" w:hAnsiTheme="minorHAnsi" w:cstheme="minorHAnsi"/>
                  <w:color w:val="000000"/>
                  <w:sz w:val="18"/>
                  <w:szCs w:val="16"/>
                </w:rPr>
                <w:t>Total Profit</w:t>
              </w:r>
            </w:ins>
          </w:p>
        </w:tc>
      </w:tr>
      <w:tr w:rsidR="009406B0" w:rsidRPr="00D30FA1" w14:paraId="627D3046" w14:textId="77777777" w:rsidTr="008B41B0">
        <w:trPr>
          <w:ins w:id="8002"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6F6CEFCD" w14:textId="77777777" w:rsidR="009406B0" w:rsidRPr="00D30FA1" w:rsidRDefault="009406B0" w:rsidP="009406B0">
            <w:pPr>
              <w:rPr>
                <w:ins w:id="8003" w:author="Sowndarya S (WT01 - Manufacturing &amp; Hi Tech)" w:date="2015-03-23T15:35:00Z"/>
                <w:rFonts w:asciiTheme="minorHAnsi" w:hAnsiTheme="minorHAnsi" w:cstheme="minorHAnsi"/>
                <w:color w:val="000000"/>
                <w:sz w:val="18"/>
                <w:szCs w:val="16"/>
              </w:rPr>
            </w:pPr>
            <w:ins w:id="8004" w:author="Sowndarya S (WT01 - Manufacturing &amp; Hi Tech)" w:date="2015-03-23T15:35:00Z">
              <w:r>
                <w:rPr>
                  <w:rFonts w:asciiTheme="minorHAnsi" w:hAnsiTheme="minorHAnsi" w:cstheme="minorHAnsi"/>
                  <w:color w:val="000000"/>
                  <w:sz w:val="18"/>
                  <w:szCs w:val="16"/>
                </w:rPr>
                <w:t>PLAN_YEAR</w:t>
              </w:r>
            </w:ins>
          </w:p>
        </w:tc>
        <w:tc>
          <w:tcPr>
            <w:tcW w:w="2160" w:type="dxa"/>
            <w:tcBorders>
              <w:top w:val="single" w:sz="4" w:space="0" w:color="auto"/>
              <w:left w:val="single" w:sz="4" w:space="0" w:color="auto"/>
              <w:bottom w:val="single" w:sz="4" w:space="0" w:color="auto"/>
              <w:right w:val="single" w:sz="4" w:space="0" w:color="auto"/>
            </w:tcBorders>
            <w:vAlign w:val="center"/>
          </w:tcPr>
          <w:p w14:paraId="41386B4E" w14:textId="77777777" w:rsidR="009406B0" w:rsidRPr="00D30FA1" w:rsidRDefault="009406B0" w:rsidP="009406B0">
            <w:pPr>
              <w:rPr>
                <w:ins w:id="8005" w:author="Sowndarya S (WT01 - Manufacturing &amp; Hi Tech)" w:date="2015-03-23T15:35:00Z"/>
                <w:rFonts w:asciiTheme="minorHAnsi" w:hAnsiTheme="minorHAnsi" w:cstheme="minorHAnsi"/>
                <w:color w:val="000000"/>
                <w:sz w:val="18"/>
                <w:szCs w:val="16"/>
              </w:rPr>
            </w:pPr>
            <w:ins w:id="8006" w:author="Sowndarya S (WT01 - Manufacturing &amp; Hi Tech)" w:date="2015-03-23T15:35: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C797577" w14:textId="77777777" w:rsidR="009406B0" w:rsidRPr="00D30FA1" w:rsidRDefault="009406B0" w:rsidP="009406B0">
            <w:pPr>
              <w:rPr>
                <w:ins w:id="8007" w:author="Sowndarya S (WT01 - Manufacturing &amp; Hi Tech)" w:date="2015-03-23T15:35:00Z"/>
                <w:rFonts w:asciiTheme="minorHAnsi" w:hAnsiTheme="minorHAnsi" w:cstheme="minorHAnsi"/>
                <w:color w:val="000000"/>
                <w:sz w:val="18"/>
                <w:szCs w:val="16"/>
              </w:rPr>
            </w:pPr>
            <w:ins w:id="8008"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4A9C1FCF" w14:textId="77777777" w:rsidR="009406B0" w:rsidRPr="00D30FA1" w:rsidRDefault="009406B0" w:rsidP="009406B0">
            <w:pPr>
              <w:rPr>
                <w:ins w:id="8009" w:author="Sowndarya S (WT01 - Manufacturing &amp; Hi Tech)" w:date="2015-03-23T15:35:00Z"/>
                <w:rFonts w:asciiTheme="minorHAnsi" w:hAnsiTheme="minorHAnsi" w:cstheme="minorHAnsi"/>
                <w:color w:val="000000"/>
                <w:sz w:val="18"/>
                <w:szCs w:val="16"/>
              </w:rPr>
            </w:pPr>
            <w:ins w:id="8010" w:author="Sowndarya S (WT01 - Manufacturing &amp; Hi Tech)" w:date="2015-03-23T15:35:00Z">
              <w:r>
                <w:rPr>
                  <w:rFonts w:asciiTheme="minorHAnsi" w:hAnsiTheme="minorHAnsi" w:cstheme="minorHAnsi"/>
                  <w:color w:val="000000"/>
                  <w:sz w:val="18"/>
                  <w:szCs w:val="16"/>
                </w:rPr>
                <w:t>Plan year</w:t>
              </w:r>
            </w:ins>
          </w:p>
        </w:tc>
      </w:tr>
      <w:tr w:rsidR="009406B0" w:rsidRPr="00D30FA1" w14:paraId="472EC253" w14:textId="77777777" w:rsidTr="008B41B0">
        <w:trPr>
          <w:ins w:id="8011"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77B1D2BB" w14:textId="77777777" w:rsidR="009406B0" w:rsidRDefault="009406B0" w:rsidP="009406B0">
            <w:pPr>
              <w:rPr>
                <w:ins w:id="8012" w:author="Sowndarya S (WT01 - Manufacturing &amp; Hi Tech)" w:date="2015-03-23T15:35:00Z"/>
                <w:rFonts w:asciiTheme="minorHAnsi" w:hAnsiTheme="minorHAnsi" w:cstheme="minorHAnsi"/>
                <w:color w:val="000000"/>
                <w:sz w:val="18"/>
                <w:szCs w:val="16"/>
              </w:rPr>
            </w:pPr>
            <w:ins w:id="8013" w:author="Sowndarya S (WT01 - Manufacturing &amp; Hi Tech)" w:date="2015-03-23T15:35:00Z">
              <w:r>
                <w:rPr>
                  <w:rFonts w:asciiTheme="minorHAnsi" w:hAnsiTheme="minorHAnsi" w:cstheme="minorHAnsi"/>
                  <w:color w:val="000000"/>
                  <w:sz w:val="18"/>
                  <w:szCs w:val="16"/>
                </w:rPr>
                <w:t>MODIFIED_DATE</w:t>
              </w:r>
            </w:ins>
          </w:p>
        </w:tc>
        <w:tc>
          <w:tcPr>
            <w:tcW w:w="2160" w:type="dxa"/>
            <w:tcBorders>
              <w:top w:val="single" w:sz="4" w:space="0" w:color="auto"/>
              <w:left w:val="single" w:sz="4" w:space="0" w:color="auto"/>
              <w:bottom w:val="single" w:sz="4" w:space="0" w:color="auto"/>
              <w:right w:val="single" w:sz="4" w:space="0" w:color="auto"/>
            </w:tcBorders>
            <w:vAlign w:val="center"/>
          </w:tcPr>
          <w:p w14:paraId="7BEE3FF3" w14:textId="77777777" w:rsidR="009406B0" w:rsidRDefault="009406B0" w:rsidP="009406B0">
            <w:pPr>
              <w:rPr>
                <w:ins w:id="8014" w:author="Sowndarya S (WT01 - Manufacturing &amp; Hi Tech)" w:date="2015-03-23T15:35:00Z"/>
                <w:rFonts w:asciiTheme="minorHAnsi" w:hAnsiTheme="minorHAnsi" w:cstheme="minorHAnsi"/>
                <w:color w:val="000000"/>
                <w:sz w:val="18"/>
                <w:szCs w:val="16"/>
              </w:rPr>
            </w:pPr>
            <w:ins w:id="8015" w:author="Sowndarya S (WT01 - Manufacturing &amp; Hi Tech)" w:date="2015-03-23T15:35:00Z">
              <w:r>
                <w:rPr>
                  <w:rFonts w:asciiTheme="minorHAnsi" w:hAnsiTheme="minorHAnsi" w:cstheme="minorHAnsi"/>
                  <w:color w:val="000000"/>
                  <w:sz w:val="18"/>
                  <w:szCs w:val="16"/>
                </w:rPr>
                <w:t>DATE</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E183C64" w14:textId="77777777" w:rsidR="009406B0" w:rsidRDefault="009406B0" w:rsidP="009406B0">
            <w:pPr>
              <w:rPr>
                <w:ins w:id="8016" w:author="Sowndarya S (WT01 - Manufacturing &amp; Hi Tech)" w:date="2015-03-23T15:35:00Z"/>
                <w:rFonts w:ascii="Arial" w:hAnsi="Arial" w:cs="Arial"/>
              </w:rPr>
            </w:pPr>
            <w:ins w:id="8017" w:author="Sowndarya S (WT01 - Manufacturing &amp; Hi Tech)" w:date="2015-03-23T15:35: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02D1D6EC" w14:textId="77777777" w:rsidR="009406B0" w:rsidRDefault="009406B0" w:rsidP="009406B0">
            <w:pPr>
              <w:rPr>
                <w:ins w:id="8018" w:author="Sowndarya S (WT01 - Manufacturing &amp; Hi Tech)" w:date="2015-03-23T15:35:00Z"/>
                <w:rFonts w:asciiTheme="minorHAnsi" w:hAnsiTheme="minorHAnsi" w:cstheme="minorHAnsi"/>
                <w:color w:val="000000"/>
                <w:sz w:val="18"/>
                <w:szCs w:val="16"/>
              </w:rPr>
            </w:pPr>
            <w:ins w:id="8019" w:author="Sowndarya S (WT01 - Manufacturing &amp; Hi Tech)" w:date="2015-03-23T15:35:00Z">
              <w:r>
                <w:rPr>
                  <w:rFonts w:asciiTheme="minorHAnsi" w:hAnsiTheme="minorHAnsi" w:cstheme="minorHAnsi"/>
                  <w:color w:val="000000"/>
                  <w:sz w:val="18"/>
                  <w:szCs w:val="16"/>
                </w:rPr>
                <w:t>Date of modification</w:t>
              </w:r>
            </w:ins>
          </w:p>
        </w:tc>
      </w:tr>
      <w:tr w:rsidR="009406B0" w:rsidRPr="00D30FA1" w14:paraId="0060AC58" w14:textId="77777777" w:rsidTr="008B41B0">
        <w:trPr>
          <w:ins w:id="8020"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67E1B289" w14:textId="77777777" w:rsidR="009406B0" w:rsidRDefault="009406B0" w:rsidP="009406B0">
            <w:pPr>
              <w:rPr>
                <w:ins w:id="8021" w:author="Sowndarya S (WT01 - Manufacturing &amp; Hi Tech)" w:date="2015-03-23T15:35:00Z"/>
                <w:rFonts w:asciiTheme="minorHAnsi" w:hAnsiTheme="minorHAnsi" w:cstheme="minorHAnsi"/>
                <w:color w:val="000000"/>
                <w:sz w:val="18"/>
                <w:szCs w:val="16"/>
              </w:rPr>
            </w:pPr>
            <w:ins w:id="8022" w:author="Sowndarya S (WT01 - Manufacturing &amp; Hi Tech)" w:date="2015-03-23T15:35:00Z">
              <w:r>
                <w:rPr>
                  <w:rFonts w:asciiTheme="minorHAnsi" w:hAnsiTheme="minorHAnsi" w:cstheme="minorHAnsi"/>
                  <w:color w:val="000000"/>
                  <w:sz w:val="18"/>
                  <w:szCs w:val="16"/>
                </w:rPr>
                <w:t>REV_JAN</w:t>
              </w:r>
            </w:ins>
          </w:p>
        </w:tc>
        <w:tc>
          <w:tcPr>
            <w:tcW w:w="2160" w:type="dxa"/>
            <w:tcBorders>
              <w:top w:val="single" w:sz="4" w:space="0" w:color="auto"/>
              <w:left w:val="single" w:sz="4" w:space="0" w:color="auto"/>
              <w:bottom w:val="single" w:sz="4" w:space="0" w:color="auto"/>
              <w:right w:val="single" w:sz="4" w:space="0" w:color="auto"/>
            </w:tcBorders>
          </w:tcPr>
          <w:p w14:paraId="588B0E14" w14:textId="77777777" w:rsidR="009406B0" w:rsidRDefault="009406B0" w:rsidP="009406B0">
            <w:pPr>
              <w:rPr>
                <w:ins w:id="8023" w:author="Sowndarya S (WT01 - Manufacturing &amp; Hi Tech)" w:date="2015-03-23T15:35:00Z"/>
                <w:rFonts w:asciiTheme="minorHAnsi" w:hAnsiTheme="minorHAnsi" w:cstheme="minorHAnsi"/>
                <w:color w:val="000000"/>
                <w:sz w:val="18"/>
                <w:szCs w:val="16"/>
              </w:rPr>
            </w:pPr>
            <w:ins w:id="8024"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9A80D13" w14:textId="77777777" w:rsidR="009406B0" w:rsidRDefault="009406B0" w:rsidP="009406B0">
            <w:pPr>
              <w:rPr>
                <w:ins w:id="8025" w:author="Sowndarya S (WT01 - Manufacturing &amp; Hi Tech)" w:date="2015-03-23T15:35:00Z"/>
                <w:rFonts w:ascii="Arial" w:hAnsi="Arial" w:cs="Arial"/>
              </w:rPr>
            </w:pPr>
            <w:ins w:id="8026"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6F0A7CBF" w14:textId="77777777" w:rsidR="009406B0" w:rsidRDefault="009406B0" w:rsidP="009406B0">
            <w:pPr>
              <w:rPr>
                <w:ins w:id="8027" w:author="Sowndarya S (WT01 - Manufacturing &amp; Hi Tech)" w:date="2015-03-23T15:35:00Z"/>
                <w:rFonts w:asciiTheme="minorHAnsi" w:hAnsiTheme="minorHAnsi" w:cstheme="minorHAnsi"/>
                <w:color w:val="000000"/>
                <w:sz w:val="18"/>
                <w:szCs w:val="16"/>
              </w:rPr>
            </w:pPr>
            <w:ins w:id="8028" w:author="Sowndarya S (WT01 - Manufacturing &amp; Hi Tech)" w:date="2015-03-23T15:35:00Z">
              <w:r>
                <w:rPr>
                  <w:rFonts w:asciiTheme="minorHAnsi" w:hAnsiTheme="minorHAnsi" w:cstheme="minorHAnsi"/>
                  <w:color w:val="000000"/>
                  <w:sz w:val="18"/>
                  <w:szCs w:val="16"/>
                </w:rPr>
                <w:t>Revenue  of jan</w:t>
              </w:r>
            </w:ins>
          </w:p>
        </w:tc>
      </w:tr>
      <w:tr w:rsidR="009406B0" w:rsidRPr="00D30FA1" w14:paraId="205DB0CF" w14:textId="77777777" w:rsidTr="008B41B0">
        <w:trPr>
          <w:ins w:id="8029"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17C05050" w14:textId="77777777" w:rsidR="009406B0" w:rsidRDefault="009406B0" w:rsidP="009406B0">
            <w:pPr>
              <w:rPr>
                <w:ins w:id="8030" w:author="Sowndarya S (WT01 - Manufacturing &amp; Hi Tech)" w:date="2015-03-23T15:35:00Z"/>
                <w:rFonts w:asciiTheme="minorHAnsi" w:hAnsiTheme="minorHAnsi" w:cstheme="minorHAnsi"/>
                <w:color w:val="000000"/>
                <w:sz w:val="18"/>
                <w:szCs w:val="16"/>
              </w:rPr>
            </w:pPr>
            <w:ins w:id="8031" w:author="Sowndarya S (WT01 - Manufacturing &amp; Hi Tech)" w:date="2015-03-23T15:35:00Z">
              <w:r>
                <w:rPr>
                  <w:rFonts w:asciiTheme="minorHAnsi" w:hAnsiTheme="minorHAnsi" w:cstheme="minorHAnsi"/>
                  <w:color w:val="000000"/>
                  <w:sz w:val="18"/>
                  <w:szCs w:val="16"/>
                </w:rPr>
                <w:t>REV_FEB</w:t>
              </w:r>
            </w:ins>
          </w:p>
        </w:tc>
        <w:tc>
          <w:tcPr>
            <w:tcW w:w="2160" w:type="dxa"/>
            <w:tcBorders>
              <w:top w:val="single" w:sz="4" w:space="0" w:color="auto"/>
              <w:left w:val="single" w:sz="4" w:space="0" w:color="auto"/>
              <w:bottom w:val="single" w:sz="4" w:space="0" w:color="auto"/>
              <w:right w:val="single" w:sz="4" w:space="0" w:color="auto"/>
            </w:tcBorders>
          </w:tcPr>
          <w:p w14:paraId="47D5C436" w14:textId="77777777" w:rsidR="009406B0" w:rsidRDefault="009406B0" w:rsidP="009406B0">
            <w:pPr>
              <w:rPr>
                <w:ins w:id="8032" w:author="Sowndarya S (WT01 - Manufacturing &amp; Hi Tech)" w:date="2015-03-23T15:35:00Z"/>
                <w:rFonts w:asciiTheme="minorHAnsi" w:hAnsiTheme="minorHAnsi" w:cstheme="minorHAnsi"/>
                <w:color w:val="000000"/>
                <w:sz w:val="18"/>
                <w:szCs w:val="16"/>
              </w:rPr>
            </w:pPr>
            <w:ins w:id="8033"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ED527D5" w14:textId="77777777" w:rsidR="009406B0" w:rsidRDefault="009406B0" w:rsidP="009406B0">
            <w:pPr>
              <w:rPr>
                <w:ins w:id="8034" w:author="Sowndarya S (WT01 - Manufacturing &amp; Hi Tech)" w:date="2015-03-23T15:35:00Z"/>
                <w:rFonts w:ascii="Arial" w:hAnsi="Arial" w:cs="Arial"/>
              </w:rPr>
            </w:pPr>
            <w:ins w:id="8035"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02660F18" w14:textId="77777777" w:rsidR="009406B0" w:rsidRDefault="009406B0" w:rsidP="009406B0">
            <w:pPr>
              <w:rPr>
                <w:ins w:id="8036" w:author="Sowndarya S (WT01 - Manufacturing &amp; Hi Tech)" w:date="2015-03-23T15:35:00Z"/>
                <w:rFonts w:asciiTheme="minorHAnsi" w:hAnsiTheme="minorHAnsi" w:cstheme="minorHAnsi"/>
                <w:color w:val="000000"/>
                <w:sz w:val="18"/>
                <w:szCs w:val="16"/>
              </w:rPr>
            </w:pPr>
            <w:ins w:id="8037" w:author="Sowndarya S (WT01 - Manufacturing &amp; Hi Tech)" w:date="2015-03-23T15:35:00Z">
              <w:r>
                <w:rPr>
                  <w:rFonts w:asciiTheme="minorHAnsi" w:hAnsiTheme="minorHAnsi" w:cstheme="minorHAnsi"/>
                  <w:color w:val="000000"/>
                  <w:sz w:val="18"/>
                  <w:szCs w:val="16"/>
                </w:rPr>
                <w:t>Revenue of feb</w:t>
              </w:r>
            </w:ins>
          </w:p>
        </w:tc>
      </w:tr>
      <w:tr w:rsidR="009406B0" w:rsidRPr="00D30FA1" w14:paraId="7A5CAE81" w14:textId="77777777" w:rsidTr="008B41B0">
        <w:trPr>
          <w:ins w:id="8038"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4554CBAB" w14:textId="77777777" w:rsidR="009406B0" w:rsidRDefault="009406B0" w:rsidP="009406B0">
            <w:pPr>
              <w:rPr>
                <w:ins w:id="8039" w:author="Sowndarya S (WT01 - Manufacturing &amp; Hi Tech)" w:date="2015-03-23T15:35:00Z"/>
                <w:rFonts w:asciiTheme="minorHAnsi" w:hAnsiTheme="minorHAnsi" w:cstheme="minorHAnsi"/>
                <w:color w:val="000000"/>
                <w:sz w:val="18"/>
                <w:szCs w:val="16"/>
              </w:rPr>
            </w:pPr>
            <w:ins w:id="8040" w:author="Sowndarya S (WT01 - Manufacturing &amp; Hi Tech)" w:date="2015-03-23T15:35:00Z">
              <w:r>
                <w:rPr>
                  <w:rFonts w:asciiTheme="minorHAnsi" w:hAnsiTheme="minorHAnsi" w:cstheme="minorHAnsi"/>
                  <w:color w:val="000000"/>
                  <w:sz w:val="18"/>
                  <w:szCs w:val="16"/>
                </w:rPr>
                <w:t>REV_MAR</w:t>
              </w:r>
            </w:ins>
          </w:p>
        </w:tc>
        <w:tc>
          <w:tcPr>
            <w:tcW w:w="2160" w:type="dxa"/>
            <w:tcBorders>
              <w:top w:val="single" w:sz="4" w:space="0" w:color="auto"/>
              <w:left w:val="single" w:sz="4" w:space="0" w:color="auto"/>
              <w:bottom w:val="single" w:sz="4" w:space="0" w:color="auto"/>
              <w:right w:val="single" w:sz="4" w:space="0" w:color="auto"/>
            </w:tcBorders>
          </w:tcPr>
          <w:p w14:paraId="61164120" w14:textId="77777777" w:rsidR="009406B0" w:rsidRDefault="009406B0" w:rsidP="009406B0">
            <w:pPr>
              <w:rPr>
                <w:ins w:id="8041" w:author="Sowndarya S (WT01 - Manufacturing &amp; Hi Tech)" w:date="2015-03-23T15:35:00Z"/>
                <w:rFonts w:asciiTheme="minorHAnsi" w:hAnsiTheme="minorHAnsi" w:cstheme="minorHAnsi"/>
                <w:color w:val="000000"/>
                <w:sz w:val="18"/>
                <w:szCs w:val="16"/>
              </w:rPr>
            </w:pPr>
            <w:ins w:id="8042"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DCD58F2" w14:textId="77777777" w:rsidR="009406B0" w:rsidRDefault="009406B0" w:rsidP="009406B0">
            <w:pPr>
              <w:rPr>
                <w:ins w:id="8043" w:author="Sowndarya S (WT01 - Manufacturing &amp; Hi Tech)" w:date="2015-03-23T15:35:00Z"/>
                <w:rFonts w:ascii="Arial" w:hAnsi="Arial" w:cs="Arial"/>
              </w:rPr>
            </w:pPr>
            <w:ins w:id="8044"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39D9FA1B" w14:textId="77777777" w:rsidR="009406B0" w:rsidRDefault="009406B0" w:rsidP="009406B0">
            <w:pPr>
              <w:rPr>
                <w:ins w:id="8045" w:author="Sowndarya S (WT01 - Manufacturing &amp; Hi Tech)" w:date="2015-03-23T15:35:00Z"/>
                <w:rFonts w:asciiTheme="minorHAnsi" w:hAnsiTheme="minorHAnsi" w:cstheme="minorHAnsi"/>
                <w:color w:val="000000"/>
                <w:sz w:val="18"/>
                <w:szCs w:val="16"/>
              </w:rPr>
            </w:pPr>
            <w:ins w:id="8046" w:author="Sowndarya S (WT01 - Manufacturing &amp; Hi Tech)" w:date="2015-03-23T15:35:00Z">
              <w:r>
                <w:rPr>
                  <w:rFonts w:asciiTheme="minorHAnsi" w:hAnsiTheme="minorHAnsi" w:cstheme="minorHAnsi"/>
                  <w:color w:val="000000"/>
                  <w:sz w:val="18"/>
                  <w:szCs w:val="16"/>
                </w:rPr>
                <w:t>Revenue of mar</w:t>
              </w:r>
            </w:ins>
          </w:p>
        </w:tc>
      </w:tr>
      <w:tr w:rsidR="009406B0" w:rsidRPr="00D30FA1" w14:paraId="3427FF19" w14:textId="77777777" w:rsidTr="008B41B0">
        <w:trPr>
          <w:ins w:id="8047"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509F7CC1" w14:textId="77777777" w:rsidR="009406B0" w:rsidRDefault="009406B0" w:rsidP="009406B0">
            <w:pPr>
              <w:rPr>
                <w:ins w:id="8048" w:author="Sowndarya S (WT01 - Manufacturing &amp; Hi Tech)" w:date="2015-03-23T15:35:00Z"/>
                <w:rFonts w:asciiTheme="minorHAnsi" w:hAnsiTheme="minorHAnsi" w:cstheme="minorHAnsi"/>
                <w:color w:val="000000"/>
                <w:sz w:val="18"/>
                <w:szCs w:val="16"/>
              </w:rPr>
            </w:pPr>
            <w:ins w:id="8049" w:author="Sowndarya S (WT01 - Manufacturing &amp; Hi Tech)" w:date="2015-03-23T15:35:00Z">
              <w:r>
                <w:rPr>
                  <w:rFonts w:asciiTheme="minorHAnsi" w:hAnsiTheme="minorHAnsi" w:cstheme="minorHAnsi"/>
                  <w:color w:val="000000"/>
                  <w:sz w:val="18"/>
                  <w:szCs w:val="16"/>
                </w:rPr>
                <w:t>REV_APR</w:t>
              </w:r>
            </w:ins>
          </w:p>
        </w:tc>
        <w:tc>
          <w:tcPr>
            <w:tcW w:w="2160" w:type="dxa"/>
            <w:tcBorders>
              <w:top w:val="single" w:sz="4" w:space="0" w:color="auto"/>
              <w:left w:val="single" w:sz="4" w:space="0" w:color="auto"/>
              <w:bottom w:val="single" w:sz="4" w:space="0" w:color="auto"/>
              <w:right w:val="single" w:sz="4" w:space="0" w:color="auto"/>
            </w:tcBorders>
          </w:tcPr>
          <w:p w14:paraId="1181D58D" w14:textId="77777777" w:rsidR="009406B0" w:rsidRDefault="009406B0" w:rsidP="009406B0">
            <w:pPr>
              <w:rPr>
                <w:ins w:id="8050" w:author="Sowndarya S (WT01 - Manufacturing &amp; Hi Tech)" w:date="2015-03-23T15:35:00Z"/>
                <w:rFonts w:asciiTheme="minorHAnsi" w:hAnsiTheme="minorHAnsi" w:cstheme="minorHAnsi"/>
                <w:color w:val="000000"/>
                <w:sz w:val="18"/>
                <w:szCs w:val="16"/>
              </w:rPr>
            </w:pPr>
            <w:ins w:id="8051"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CEA491B" w14:textId="77777777" w:rsidR="009406B0" w:rsidRDefault="009406B0" w:rsidP="009406B0">
            <w:pPr>
              <w:rPr>
                <w:ins w:id="8052" w:author="Sowndarya S (WT01 - Manufacturing &amp; Hi Tech)" w:date="2015-03-23T15:35:00Z"/>
                <w:rFonts w:ascii="Arial" w:hAnsi="Arial" w:cs="Arial"/>
              </w:rPr>
            </w:pPr>
            <w:ins w:id="8053"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03036435" w14:textId="77777777" w:rsidR="009406B0" w:rsidRDefault="009406B0" w:rsidP="009406B0">
            <w:pPr>
              <w:rPr>
                <w:ins w:id="8054" w:author="Sowndarya S (WT01 - Manufacturing &amp; Hi Tech)" w:date="2015-03-23T15:35:00Z"/>
                <w:rFonts w:asciiTheme="minorHAnsi" w:hAnsiTheme="minorHAnsi" w:cstheme="minorHAnsi"/>
                <w:color w:val="000000"/>
                <w:sz w:val="18"/>
                <w:szCs w:val="16"/>
              </w:rPr>
            </w:pPr>
            <w:ins w:id="8055" w:author="Sowndarya S (WT01 - Manufacturing &amp; Hi Tech)" w:date="2015-03-23T15:35:00Z">
              <w:r>
                <w:rPr>
                  <w:rFonts w:asciiTheme="minorHAnsi" w:hAnsiTheme="minorHAnsi" w:cstheme="minorHAnsi"/>
                  <w:color w:val="000000"/>
                  <w:sz w:val="18"/>
                  <w:szCs w:val="16"/>
                </w:rPr>
                <w:t>Revenue of apr</w:t>
              </w:r>
            </w:ins>
          </w:p>
        </w:tc>
      </w:tr>
      <w:tr w:rsidR="009406B0" w:rsidRPr="00D30FA1" w14:paraId="77DF5D4F" w14:textId="77777777" w:rsidTr="008B41B0">
        <w:trPr>
          <w:ins w:id="8056"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7D72449D" w14:textId="77777777" w:rsidR="009406B0" w:rsidRDefault="009406B0" w:rsidP="009406B0">
            <w:pPr>
              <w:rPr>
                <w:ins w:id="8057" w:author="Sowndarya S (WT01 - Manufacturing &amp; Hi Tech)" w:date="2015-03-23T15:35:00Z"/>
                <w:rFonts w:asciiTheme="minorHAnsi" w:hAnsiTheme="minorHAnsi" w:cstheme="minorHAnsi"/>
                <w:color w:val="000000"/>
                <w:sz w:val="18"/>
                <w:szCs w:val="16"/>
              </w:rPr>
            </w:pPr>
            <w:ins w:id="8058" w:author="Sowndarya S (WT01 - Manufacturing &amp; Hi Tech)" w:date="2015-03-23T15:35:00Z">
              <w:r>
                <w:rPr>
                  <w:rFonts w:asciiTheme="minorHAnsi" w:hAnsiTheme="minorHAnsi" w:cstheme="minorHAnsi"/>
                  <w:color w:val="000000"/>
                  <w:sz w:val="18"/>
                  <w:szCs w:val="16"/>
                </w:rPr>
                <w:lastRenderedPageBreak/>
                <w:t>REV_MAY</w:t>
              </w:r>
            </w:ins>
          </w:p>
        </w:tc>
        <w:tc>
          <w:tcPr>
            <w:tcW w:w="2160" w:type="dxa"/>
            <w:tcBorders>
              <w:top w:val="single" w:sz="4" w:space="0" w:color="auto"/>
              <w:left w:val="single" w:sz="4" w:space="0" w:color="auto"/>
              <w:bottom w:val="single" w:sz="4" w:space="0" w:color="auto"/>
              <w:right w:val="single" w:sz="4" w:space="0" w:color="auto"/>
            </w:tcBorders>
          </w:tcPr>
          <w:p w14:paraId="23BF2669" w14:textId="77777777" w:rsidR="009406B0" w:rsidRDefault="009406B0" w:rsidP="009406B0">
            <w:pPr>
              <w:rPr>
                <w:ins w:id="8059" w:author="Sowndarya S (WT01 - Manufacturing &amp; Hi Tech)" w:date="2015-03-23T15:35:00Z"/>
                <w:rFonts w:asciiTheme="minorHAnsi" w:hAnsiTheme="minorHAnsi" w:cstheme="minorHAnsi"/>
                <w:color w:val="000000"/>
                <w:sz w:val="18"/>
                <w:szCs w:val="16"/>
              </w:rPr>
            </w:pPr>
            <w:ins w:id="8060"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73148DB" w14:textId="77777777" w:rsidR="009406B0" w:rsidRDefault="009406B0" w:rsidP="009406B0">
            <w:pPr>
              <w:rPr>
                <w:ins w:id="8061" w:author="Sowndarya S (WT01 - Manufacturing &amp; Hi Tech)" w:date="2015-03-23T15:35:00Z"/>
                <w:rFonts w:ascii="Arial" w:hAnsi="Arial" w:cs="Arial"/>
              </w:rPr>
            </w:pPr>
            <w:ins w:id="8062"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38C4FB09" w14:textId="77777777" w:rsidR="009406B0" w:rsidRDefault="009406B0" w:rsidP="009406B0">
            <w:pPr>
              <w:rPr>
                <w:ins w:id="8063" w:author="Sowndarya S (WT01 - Manufacturing &amp; Hi Tech)" w:date="2015-03-23T15:35:00Z"/>
                <w:rFonts w:asciiTheme="minorHAnsi" w:hAnsiTheme="minorHAnsi" w:cstheme="minorHAnsi"/>
                <w:color w:val="000000"/>
                <w:sz w:val="18"/>
                <w:szCs w:val="16"/>
              </w:rPr>
            </w:pPr>
            <w:ins w:id="8064" w:author="Sowndarya S (WT01 - Manufacturing &amp; Hi Tech)" w:date="2015-03-23T15:35:00Z">
              <w:r>
                <w:rPr>
                  <w:rFonts w:asciiTheme="minorHAnsi" w:hAnsiTheme="minorHAnsi" w:cstheme="minorHAnsi"/>
                  <w:color w:val="000000"/>
                  <w:sz w:val="18"/>
                  <w:szCs w:val="16"/>
                </w:rPr>
                <w:t>Revenue of may</w:t>
              </w:r>
            </w:ins>
          </w:p>
        </w:tc>
      </w:tr>
      <w:tr w:rsidR="009406B0" w:rsidRPr="00D30FA1" w14:paraId="1B463F53" w14:textId="77777777" w:rsidTr="008B41B0">
        <w:trPr>
          <w:ins w:id="8065"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4F0BA61F" w14:textId="77777777" w:rsidR="009406B0" w:rsidRDefault="009406B0" w:rsidP="009406B0">
            <w:pPr>
              <w:rPr>
                <w:ins w:id="8066" w:author="Sowndarya S (WT01 - Manufacturing &amp; Hi Tech)" w:date="2015-03-23T15:35:00Z"/>
                <w:rFonts w:asciiTheme="minorHAnsi" w:hAnsiTheme="minorHAnsi" w:cstheme="minorHAnsi"/>
                <w:color w:val="000000"/>
                <w:sz w:val="18"/>
                <w:szCs w:val="16"/>
              </w:rPr>
            </w:pPr>
            <w:ins w:id="8067" w:author="Sowndarya S (WT01 - Manufacturing &amp; Hi Tech)" w:date="2015-03-23T15:35:00Z">
              <w:r>
                <w:rPr>
                  <w:rFonts w:asciiTheme="minorHAnsi" w:hAnsiTheme="minorHAnsi" w:cstheme="minorHAnsi"/>
                  <w:color w:val="000000"/>
                  <w:sz w:val="18"/>
                  <w:szCs w:val="16"/>
                </w:rPr>
                <w:t>REV_JUN</w:t>
              </w:r>
            </w:ins>
          </w:p>
        </w:tc>
        <w:tc>
          <w:tcPr>
            <w:tcW w:w="2160" w:type="dxa"/>
            <w:tcBorders>
              <w:top w:val="single" w:sz="4" w:space="0" w:color="auto"/>
              <w:left w:val="single" w:sz="4" w:space="0" w:color="auto"/>
              <w:bottom w:val="single" w:sz="4" w:space="0" w:color="auto"/>
              <w:right w:val="single" w:sz="4" w:space="0" w:color="auto"/>
            </w:tcBorders>
          </w:tcPr>
          <w:p w14:paraId="0CF0C802" w14:textId="77777777" w:rsidR="009406B0" w:rsidRDefault="009406B0" w:rsidP="009406B0">
            <w:pPr>
              <w:rPr>
                <w:ins w:id="8068" w:author="Sowndarya S (WT01 - Manufacturing &amp; Hi Tech)" w:date="2015-03-23T15:35:00Z"/>
                <w:rFonts w:asciiTheme="minorHAnsi" w:hAnsiTheme="minorHAnsi" w:cstheme="minorHAnsi"/>
                <w:color w:val="000000"/>
                <w:sz w:val="18"/>
                <w:szCs w:val="16"/>
              </w:rPr>
            </w:pPr>
            <w:ins w:id="8069"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C35B8EA" w14:textId="77777777" w:rsidR="009406B0" w:rsidRDefault="009406B0" w:rsidP="009406B0">
            <w:pPr>
              <w:rPr>
                <w:ins w:id="8070" w:author="Sowndarya S (WT01 - Manufacturing &amp; Hi Tech)" w:date="2015-03-23T15:35:00Z"/>
                <w:rFonts w:ascii="Arial" w:hAnsi="Arial" w:cs="Arial"/>
              </w:rPr>
            </w:pPr>
            <w:ins w:id="8071"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0403A7BA" w14:textId="77777777" w:rsidR="009406B0" w:rsidRDefault="009406B0" w:rsidP="009406B0">
            <w:pPr>
              <w:rPr>
                <w:ins w:id="8072" w:author="Sowndarya S (WT01 - Manufacturing &amp; Hi Tech)" w:date="2015-03-23T15:35:00Z"/>
                <w:rFonts w:asciiTheme="minorHAnsi" w:hAnsiTheme="minorHAnsi" w:cstheme="minorHAnsi"/>
                <w:color w:val="000000"/>
                <w:sz w:val="18"/>
                <w:szCs w:val="16"/>
              </w:rPr>
            </w:pPr>
            <w:ins w:id="8073" w:author="Sowndarya S (WT01 - Manufacturing &amp; Hi Tech)" w:date="2015-03-23T15:35:00Z">
              <w:r>
                <w:rPr>
                  <w:rFonts w:asciiTheme="minorHAnsi" w:hAnsiTheme="minorHAnsi" w:cstheme="minorHAnsi"/>
                  <w:color w:val="000000"/>
                  <w:sz w:val="18"/>
                  <w:szCs w:val="16"/>
                </w:rPr>
                <w:t>Revenue of jun</w:t>
              </w:r>
            </w:ins>
          </w:p>
        </w:tc>
      </w:tr>
      <w:tr w:rsidR="009406B0" w:rsidRPr="00D30FA1" w14:paraId="16765B2E" w14:textId="77777777" w:rsidTr="008B41B0">
        <w:trPr>
          <w:ins w:id="8074"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70F801D4" w14:textId="77777777" w:rsidR="009406B0" w:rsidRDefault="009406B0" w:rsidP="009406B0">
            <w:pPr>
              <w:rPr>
                <w:ins w:id="8075" w:author="Sowndarya S (WT01 - Manufacturing &amp; Hi Tech)" w:date="2015-03-23T15:35:00Z"/>
                <w:rFonts w:asciiTheme="minorHAnsi" w:hAnsiTheme="minorHAnsi" w:cstheme="minorHAnsi"/>
                <w:color w:val="000000"/>
                <w:sz w:val="18"/>
                <w:szCs w:val="16"/>
              </w:rPr>
            </w:pPr>
            <w:ins w:id="8076" w:author="Sowndarya S (WT01 - Manufacturing &amp; Hi Tech)" w:date="2015-03-23T15:35:00Z">
              <w:r>
                <w:rPr>
                  <w:rFonts w:asciiTheme="minorHAnsi" w:hAnsiTheme="minorHAnsi" w:cstheme="minorHAnsi"/>
                  <w:color w:val="000000"/>
                  <w:sz w:val="18"/>
                  <w:szCs w:val="16"/>
                </w:rPr>
                <w:t>REV_JUL</w:t>
              </w:r>
            </w:ins>
          </w:p>
        </w:tc>
        <w:tc>
          <w:tcPr>
            <w:tcW w:w="2160" w:type="dxa"/>
            <w:tcBorders>
              <w:top w:val="single" w:sz="4" w:space="0" w:color="auto"/>
              <w:left w:val="single" w:sz="4" w:space="0" w:color="auto"/>
              <w:bottom w:val="single" w:sz="4" w:space="0" w:color="auto"/>
              <w:right w:val="single" w:sz="4" w:space="0" w:color="auto"/>
            </w:tcBorders>
          </w:tcPr>
          <w:p w14:paraId="756B286F" w14:textId="77777777" w:rsidR="009406B0" w:rsidRDefault="009406B0" w:rsidP="009406B0">
            <w:pPr>
              <w:rPr>
                <w:ins w:id="8077" w:author="Sowndarya S (WT01 - Manufacturing &amp; Hi Tech)" w:date="2015-03-23T15:35:00Z"/>
                <w:rFonts w:asciiTheme="minorHAnsi" w:hAnsiTheme="minorHAnsi" w:cstheme="minorHAnsi"/>
                <w:color w:val="000000"/>
                <w:sz w:val="18"/>
                <w:szCs w:val="16"/>
              </w:rPr>
            </w:pPr>
            <w:ins w:id="8078"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AFB256F" w14:textId="77777777" w:rsidR="009406B0" w:rsidRDefault="009406B0" w:rsidP="009406B0">
            <w:pPr>
              <w:rPr>
                <w:ins w:id="8079" w:author="Sowndarya S (WT01 - Manufacturing &amp; Hi Tech)" w:date="2015-03-23T15:35:00Z"/>
                <w:rFonts w:ascii="Arial" w:hAnsi="Arial" w:cs="Arial"/>
              </w:rPr>
            </w:pPr>
            <w:ins w:id="8080"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7FD7D795" w14:textId="77777777" w:rsidR="009406B0" w:rsidRDefault="009406B0" w:rsidP="009406B0">
            <w:pPr>
              <w:rPr>
                <w:ins w:id="8081" w:author="Sowndarya S (WT01 - Manufacturing &amp; Hi Tech)" w:date="2015-03-23T15:35:00Z"/>
                <w:rFonts w:asciiTheme="minorHAnsi" w:hAnsiTheme="minorHAnsi" w:cstheme="minorHAnsi"/>
                <w:color w:val="000000"/>
                <w:sz w:val="18"/>
                <w:szCs w:val="16"/>
              </w:rPr>
            </w:pPr>
            <w:ins w:id="8082" w:author="Sowndarya S (WT01 - Manufacturing &amp; Hi Tech)" w:date="2015-03-23T15:35:00Z">
              <w:r>
                <w:rPr>
                  <w:rFonts w:asciiTheme="minorHAnsi" w:hAnsiTheme="minorHAnsi" w:cstheme="minorHAnsi"/>
                  <w:color w:val="000000"/>
                  <w:sz w:val="18"/>
                  <w:szCs w:val="16"/>
                </w:rPr>
                <w:t>Revenue of jul</w:t>
              </w:r>
            </w:ins>
          </w:p>
        </w:tc>
      </w:tr>
      <w:tr w:rsidR="009406B0" w:rsidRPr="00D30FA1" w14:paraId="5D56D39A" w14:textId="77777777" w:rsidTr="008B41B0">
        <w:trPr>
          <w:ins w:id="8083"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5594A47D" w14:textId="77777777" w:rsidR="009406B0" w:rsidRDefault="009406B0" w:rsidP="009406B0">
            <w:pPr>
              <w:rPr>
                <w:ins w:id="8084" w:author="Sowndarya S (WT01 - Manufacturing &amp; Hi Tech)" w:date="2015-03-23T15:35:00Z"/>
                <w:rFonts w:asciiTheme="minorHAnsi" w:hAnsiTheme="minorHAnsi" w:cstheme="minorHAnsi"/>
                <w:color w:val="000000"/>
                <w:sz w:val="18"/>
                <w:szCs w:val="16"/>
              </w:rPr>
            </w:pPr>
            <w:ins w:id="8085" w:author="Sowndarya S (WT01 - Manufacturing &amp; Hi Tech)" w:date="2015-03-23T15:35:00Z">
              <w:r>
                <w:rPr>
                  <w:rFonts w:asciiTheme="minorHAnsi" w:hAnsiTheme="minorHAnsi" w:cstheme="minorHAnsi"/>
                  <w:color w:val="000000"/>
                  <w:sz w:val="18"/>
                  <w:szCs w:val="16"/>
                </w:rPr>
                <w:t>REV_AUG</w:t>
              </w:r>
            </w:ins>
          </w:p>
        </w:tc>
        <w:tc>
          <w:tcPr>
            <w:tcW w:w="2160" w:type="dxa"/>
            <w:tcBorders>
              <w:top w:val="single" w:sz="4" w:space="0" w:color="auto"/>
              <w:left w:val="single" w:sz="4" w:space="0" w:color="auto"/>
              <w:bottom w:val="single" w:sz="4" w:space="0" w:color="auto"/>
              <w:right w:val="single" w:sz="4" w:space="0" w:color="auto"/>
            </w:tcBorders>
          </w:tcPr>
          <w:p w14:paraId="427732C4" w14:textId="77777777" w:rsidR="009406B0" w:rsidRDefault="009406B0" w:rsidP="009406B0">
            <w:pPr>
              <w:rPr>
                <w:ins w:id="8086" w:author="Sowndarya S (WT01 - Manufacturing &amp; Hi Tech)" w:date="2015-03-23T15:35:00Z"/>
                <w:rFonts w:asciiTheme="minorHAnsi" w:hAnsiTheme="minorHAnsi" w:cstheme="minorHAnsi"/>
                <w:color w:val="000000"/>
                <w:sz w:val="18"/>
                <w:szCs w:val="16"/>
              </w:rPr>
            </w:pPr>
            <w:ins w:id="8087"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1E35D7F" w14:textId="77777777" w:rsidR="009406B0" w:rsidRDefault="009406B0" w:rsidP="009406B0">
            <w:pPr>
              <w:rPr>
                <w:ins w:id="8088" w:author="Sowndarya S (WT01 - Manufacturing &amp; Hi Tech)" w:date="2015-03-23T15:35:00Z"/>
                <w:rFonts w:ascii="Arial" w:hAnsi="Arial" w:cs="Arial"/>
              </w:rPr>
            </w:pPr>
            <w:ins w:id="8089"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3A86B83D" w14:textId="77777777" w:rsidR="009406B0" w:rsidRDefault="009406B0" w:rsidP="009406B0">
            <w:pPr>
              <w:rPr>
                <w:ins w:id="8090" w:author="Sowndarya S (WT01 - Manufacturing &amp; Hi Tech)" w:date="2015-03-23T15:35:00Z"/>
                <w:rFonts w:asciiTheme="minorHAnsi" w:hAnsiTheme="minorHAnsi" w:cstheme="minorHAnsi"/>
                <w:color w:val="000000"/>
                <w:sz w:val="18"/>
                <w:szCs w:val="16"/>
              </w:rPr>
            </w:pPr>
            <w:ins w:id="8091" w:author="Sowndarya S (WT01 - Manufacturing &amp; Hi Tech)" w:date="2015-03-23T15:35:00Z">
              <w:r>
                <w:rPr>
                  <w:rFonts w:asciiTheme="minorHAnsi" w:hAnsiTheme="minorHAnsi" w:cstheme="minorHAnsi"/>
                  <w:color w:val="000000"/>
                  <w:sz w:val="18"/>
                  <w:szCs w:val="16"/>
                </w:rPr>
                <w:t>Revenue  of aug</w:t>
              </w:r>
            </w:ins>
          </w:p>
        </w:tc>
      </w:tr>
      <w:tr w:rsidR="009406B0" w:rsidRPr="00D30FA1" w14:paraId="731FB612" w14:textId="77777777" w:rsidTr="008B41B0">
        <w:trPr>
          <w:ins w:id="8092"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670093CF" w14:textId="77777777" w:rsidR="009406B0" w:rsidRDefault="009406B0" w:rsidP="009406B0">
            <w:pPr>
              <w:rPr>
                <w:ins w:id="8093" w:author="Sowndarya S (WT01 - Manufacturing &amp; Hi Tech)" w:date="2015-03-23T15:35:00Z"/>
                <w:rFonts w:asciiTheme="minorHAnsi" w:hAnsiTheme="minorHAnsi" w:cstheme="minorHAnsi"/>
                <w:color w:val="000000"/>
                <w:sz w:val="18"/>
                <w:szCs w:val="16"/>
              </w:rPr>
            </w:pPr>
            <w:ins w:id="8094" w:author="Sowndarya S (WT01 - Manufacturing &amp; Hi Tech)" w:date="2015-03-23T15:35:00Z">
              <w:r>
                <w:rPr>
                  <w:rFonts w:asciiTheme="minorHAnsi" w:hAnsiTheme="minorHAnsi" w:cstheme="minorHAnsi"/>
                  <w:color w:val="000000"/>
                  <w:sz w:val="18"/>
                  <w:szCs w:val="16"/>
                </w:rPr>
                <w:t>REV_SEP</w:t>
              </w:r>
            </w:ins>
          </w:p>
        </w:tc>
        <w:tc>
          <w:tcPr>
            <w:tcW w:w="2160" w:type="dxa"/>
            <w:tcBorders>
              <w:top w:val="single" w:sz="4" w:space="0" w:color="auto"/>
              <w:left w:val="single" w:sz="4" w:space="0" w:color="auto"/>
              <w:bottom w:val="single" w:sz="4" w:space="0" w:color="auto"/>
              <w:right w:val="single" w:sz="4" w:space="0" w:color="auto"/>
            </w:tcBorders>
          </w:tcPr>
          <w:p w14:paraId="1C335660" w14:textId="77777777" w:rsidR="009406B0" w:rsidRDefault="009406B0" w:rsidP="009406B0">
            <w:pPr>
              <w:rPr>
                <w:ins w:id="8095" w:author="Sowndarya S (WT01 - Manufacturing &amp; Hi Tech)" w:date="2015-03-23T15:35:00Z"/>
                <w:rFonts w:asciiTheme="minorHAnsi" w:hAnsiTheme="minorHAnsi" w:cstheme="minorHAnsi"/>
                <w:color w:val="000000"/>
                <w:sz w:val="18"/>
                <w:szCs w:val="16"/>
              </w:rPr>
            </w:pPr>
            <w:ins w:id="8096"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885631C" w14:textId="77777777" w:rsidR="009406B0" w:rsidRDefault="009406B0" w:rsidP="009406B0">
            <w:pPr>
              <w:rPr>
                <w:ins w:id="8097" w:author="Sowndarya S (WT01 - Manufacturing &amp; Hi Tech)" w:date="2015-03-23T15:35:00Z"/>
                <w:rFonts w:ascii="Arial" w:hAnsi="Arial" w:cs="Arial"/>
              </w:rPr>
            </w:pPr>
            <w:ins w:id="8098"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303818E4" w14:textId="77777777" w:rsidR="009406B0" w:rsidRDefault="009406B0" w:rsidP="009406B0">
            <w:pPr>
              <w:rPr>
                <w:ins w:id="8099" w:author="Sowndarya S (WT01 - Manufacturing &amp; Hi Tech)" w:date="2015-03-23T15:35:00Z"/>
                <w:rFonts w:asciiTheme="minorHAnsi" w:hAnsiTheme="minorHAnsi" w:cstheme="minorHAnsi"/>
                <w:color w:val="000000"/>
                <w:sz w:val="18"/>
                <w:szCs w:val="16"/>
              </w:rPr>
            </w:pPr>
            <w:ins w:id="8100" w:author="Sowndarya S (WT01 - Manufacturing &amp; Hi Tech)" w:date="2015-03-23T15:35:00Z">
              <w:r>
                <w:rPr>
                  <w:rFonts w:asciiTheme="minorHAnsi" w:hAnsiTheme="minorHAnsi" w:cstheme="minorHAnsi"/>
                  <w:color w:val="000000"/>
                  <w:sz w:val="18"/>
                  <w:szCs w:val="16"/>
                </w:rPr>
                <w:t>Revenue of sep</w:t>
              </w:r>
            </w:ins>
          </w:p>
        </w:tc>
      </w:tr>
      <w:tr w:rsidR="009406B0" w:rsidRPr="00D30FA1" w14:paraId="0AF6D3F5" w14:textId="77777777" w:rsidTr="008B41B0">
        <w:trPr>
          <w:ins w:id="8101"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2298C92D" w14:textId="77777777" w:rsidR="009406B0" w:rsidRDefault="009406B0" w:rsidP="009406B0">
            <w:pPr>
              <w:rPr>
                <w:ins w:id="8102" w:author="Sowndarya S (WT01 - Manufacturing &amp; Hi Tech)" w:date="2015-03-23T15:35:00Z"/>
                <w:rFonts w:asciiTheme="minorHAnsi" w:hAnsiTheme="minorHAnsi" w:cstheme="minorHAnsi"/>
                <w:color w:val="000000"/>
                <w:sz w:val="18"/>
                <w:szCs w:val="16"/>
              </w:rPr>
            </w:pPr>
            <w:ins w:id="8103" w:author="Sowndarya S (WT01 - Manufacturing &amp; Hi Tech)" w:date="2015-03-23T15:35:00Z">
              <w:r>
                <w:rPr>
                  <w:rFonts w:asciiTheme="minorHAnsi" w:hAnsiTheme="minorHAnsi" w:cstheme="minorHAnsi"/>
                  <w:color w:val="000000"/>
                  <w:sz w:val="18"/>
                  <w:szCs w:val="16"/>
                </w:rPr>
                <w:t>REV_OCT</w:t>
              </w:r>
            </w:ins>
          </w:p>
        </w:tc>
        <w:tc>
          <w:tcPr>
            <w:tcW w:w="2160" w:type="dxa"/>
            <w:tcBorders>
              <w:top w:val="single" w:sz="4" w:space="0" w:color="auto"/>
              <w:left w:val="single" w:sz="4" w:space="0" w:color="auto"/>
              <w:bottom w:val="single" w:sz="4" w:space="0" w:color="auto"/>
              <w:right w:val="single" w:sz="4" w:space="0" w:color="auto"/>
            </w:tcBorders>
          </w:tcPr>
          <w:p w14:paraId="5A6A87E8" w14:textId="77777777" w:rsidR="009406B0" w:rsidRDefault="009406B0" w:rsidP="009406B0">
            <w:pPr>
              <w:rPr>
                <w:ins w:id="8104" w:author="Sowndarya S (WT01 - Manufacturing &amp; Hi Tech)" w:date="2015-03-23T15:35:00Z"/>
                <w:rFonts w:asciiTheme="minorHAnsi" w:hAnsiTheme="minorHAnsi" w:cstheme="minorHAnsi"/>
                <w:color w:val="000000"/>
                <w:sz w:val="18"/>
                <w:szCs w:val="16"/>
              </w:rPr>
            </w:pPr>
            <w:ins w:id="8105"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ECB0D7" w14:textId="77777777" w:rsidR="009406B0" w:rsidRDefault="009406B0" w:rsidP="009406B0">
            <w:pPr>
              <w:rPr>
                <w:ins w:id="8106" w:author="Sowndarya S (WT01 - Manufacturing &amp; Hi Tech)" w:date="2015-03-23T15:35:00Z"/>
                <w:rFonts w:ascii="Arial" w:hAnsi="Arial" w:cs="Arial"/>
              </w:rPr>
            </w:pPr>
            <w:ins w:id="8107"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6A48EE9C" w14:textId="77777777" w:rsidR="009406B0" w:rsidRDefault="009406B0" w:rsidP="009406B0">
            <w:pPr>
              <w:rPr>
                <w:ins w:id="8108" w:author="Sowndarya S (WT01 - Manufacturing &amp; Hi Tech)" w:date="2015-03-23T15:35:00Z"/>
                <w:rFonts w:asciiTheme="minorHAnsi" w:hAnsiTheme="minorHAnsi" w:cstheme="minorHAnsi"/>
                <w:color w:val="000000"/>
                <w:sz w:val="18"/>
                <w:szCs w:val="16"/>
              </w:rPr>
            </w:pPr>
            <w:ins w:id="8109" w:author="Sowndarya S (WT01 - Manufacturing &amp; Hi Tech)" w:date="2015-03-23T15:35:00Z">
              <w:r>
                <w:rPr>
                  <w:rFonts w:asciiTheme="minorHAnsi" w:hAnsiTheme="minorHAnsi" w:cstheme="minorHAnsi"/>
                  <w:color w:val="000000"/>
                  <w:sz w:val="18"/>
                  <w:szCs w:val="16"/>
                </w:rPr>
                <w:t>Revenue  of oct</w:t>
              </w:r>
            </w:ins>
          </w:p>
        </w:tc>
      </w:tr>
      <w:tr w:rsidR="009406B0" w:rsidRPr="00D30FA1" w14:paraId="2E593108" w14:textId="77777777" w:rsidTr="008B41B0">
        <w:trPr>
          <w:ins w:id="8110"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3A2E0617" w14:textId="77777777" w:rsidR="009406B0" w:rsidRDefault="009406B0" w:rsidP="009406B0">
            <w:pPr>
              <w:rPr>
                <w:ins w:id="8111" w:author="Sowndarya S (WT01 - Manufacturing &amp; Hi Tech)" w:date="2015-03-23T15:35:00Z"/>
                <w:rFonts w:asciiTheme="minorHAnsi" w:hAnsiTheme="minorHAnsi" w:cstheme="minorHAnsi"/>
                <w:color w:val="000000"/>
                <w:sz w:val="18"/>
                <w:szCs w:val="16"/>
              </w:rPr>
            </w:pPr>
            <w:ins w:id="8112" w:author="Sowndarya S (WT01 - Manufacturing &amp; Hi Tech)" w:date="2015-03-23T15:35:00Z">
              <w:r>
                <w:rPr>
                  <w:rFonts w:asciiTheme="minorHAnsi" w:hAnsiTheme="minorHAnsi" w:cstheme="minorHAnsi"/>
                  <w:color w:val="000000"/>
                  <w:sz w:val="18"/>
                  <w:szCs w:val="16"/>
                </w:rPr>
                <w:t>REV_NOV</w:t>
              </w:r>
            </w:ins>
          </w:p>
        </w:tc>
        <w:tc>
          <w:tcPr>
            <w:tcW w:w="2160" w:type="dxa"/>
            <w:tcBorders>
              <w:top w:val="single" w:sz="4" w:space="0" w:color="auto"/>
              <w:left w:val="single" w:sz="4" w:space="0" w:color="auto"/>
              <w:bottom w:val="single" w:sz="4" w:space="0" w:color="auto"/>
              <w:right w:val="single" w:sz="4" w:space="0" w:color="auto"/>
            </w:tcBorders>
          </w:tcPr>
          <w:p w14:paraId="12AC8104" w14:textId="77777777" w:rsidR="009406B0" w:rsidRDefault="009406B0" w:rsidP="009406B0">
            <w:pPr>
              <w:rPr>
                <w:ins w:id="8113" w:author="Sowndarya S (WT01 - Manufacturing &amp; Hi Tech)" w:date="2015-03-23T15:35:00Z"/>
                <w:rFonts w:asciiTheme="minorHAnsi" w:hAnsiTheme="minorHAnsi" w:cstheme="minorHAnsi"/>
                <w:color w:val="000000"/>
                <w:sz w:val="18"/>
                <w:szCs w:val="16"/>
              </w:rPr>
            </w:pPr>
            <w:ins w:id="8114"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EDE3610" w14:textId="77777777" w:rsidR="009406B0" w:rsidRDefault="009406B0" w:rsidP="009406B0">
            <w:pPr>
              <w:rPr>
                <w:ins w:id="8115" w:author="Sowndarya S (WT01 - Manufacturing &amp; Hi Tech)" w:date="2015-03-23T15:35:00Z"/>
                <w:rFonts w:ascii="Arial" w:hAnsi="Arial" w:cs="Arial"/>
              </w:rPr>
            </w:pPr>
            <w:ins w:id="8116"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2DCD0C2F" w14:textId="77777777" w:rsidR="009406B0" w:rsidRDefault="009406B0" w:rsidP="009406B0">
            <w:pPr>
              <w:rPr>
                <w:ins w:id="8117" w:author="Sowndarya S (WT01 - Manufacturing &amp; Hi Tech)" w:date="2015-03-23T15:35:00Z"/>
                <w:rFonts w:asciiTheme="minorHAnsi" w:hAnsiTheme="minorHAnsi" w:cstheme="minorHAnsi"/>
                <w:color w:val="000000"/>
                <w:sz w:val="18"/>
                <w:szCs w:val="16"/>
              </w:rPr>
            </w:pPr>
            <w:ins w:id="8118" w:author="Sowndarya S (WT01 - Manufacturing &amp; Hi Tech)" w:date="2015-03-23T15:35:00Z">
              <w:r>
                <w:rPr>
                  <w:rFonts w:asciiTheme="minorHAnsi" w:hAnsiTheme="minorHAnsi" w:cstheme="minorHAnsi"/>
                  <w:color w:val="000000"/>
                  <w:sz w:val="18"/>
                  <w:szCs w:val="16"/>
                </w:rPr>
                <w:t>Revenue of nov</w:t>
              </w:r>
            </w:ins>
          </w:p>
        </w:tc>
      </w:tr>
      <w:tr w:rsidR="009406B0" w:rsidRPr="00D30FA1" w14:paraId="66057D78" w14:textId="77777777" w:rsidTr="008B41B0">
        <w:trPr>
          <w:ins w:id="8119"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2EBABE19" w14:textId="77777777" w:rsidR="009406B0" w:rsidRDefault="009406B0" w:rsidP="009406B0">
            <w:pPr>
              <w:rPr>
                <w:ins w:id="8120" w:author="Sowndarya S (WT01 - Manufacturing &amp; Hi Tech)" w:date="2015-03-23T15:35:00Z"/>
                <w:rFonts w:asciiTheme="minorHAnsi" w:hAnsiTheme="minorHAnsi" w:cstheme="minorHAnsi"/>
                <w:color w:val="000000"/>
                <w:sz w:val="18"/>
                <w:szCs w:val="16"/>
              </w:rPr>
            </w:pPr>
            <w:ins w:id="8121" w:author="Sowndarya S (WT01 - Manufacturing &amp; Hi Tech)" w:date="2015-03-23T15:35:00Z">
              <w:r>
                <w:rPr>
                  <w:rFonts w:asciiTheme="minorHAnsi" w:hAnsiTheme="minorHAnsi" w:cstheme="minorHAnsi"/>
                  <w:color w:val="000000"/>
                  <w:sz w:val="18"/>
                  <w:szCs w:val="16"/>
                </w:rPr>
                <w:t>REV_DEC</w:t>
              </w:r>
            </w:ins>
          </w:p>
        </w:tc>
        <w:tc>
          <w:tcPr>
            <w:tcW w:w="2160" w:type="dxa"/>
            <w:tcBorders>
              <w:top w:val="single" w:sz="4" w:space="0" w:color="auto"/>
              <w:left w:val="single" w:sz="4" w:space="0" w:color="auto"/>
              <w:bottom w:val="single" w:sz="4" w:space="0" w:color="auto"/>
              <w:right w:val="single" w:sz="4" w:space="0" w:color="auto"/>
            </w:tcBorders>
          </w:tcPr>
          <w:p w14:paraId="4D1B95C8" w14:textId="77777777" w:rsidR="009406B0" w:rsidRDefault="009406B0" w:rsidP="009406B0">
            <w:pPr>
              <w:rPr>
                <w:ins w:id="8122" w:author="Sowndarya S (WT01 - Manufacturing &amp; Hi Tech)" w:date="2015-03-23T15:35:00Z"/>
                <w:rFonts w:asciiTheme="minorHAnsi" w:hAnsiTheme="minorHAnsi" w:cstheme="minorHAnsi"/>
                <w:color w:val="000000"/>
                <w:sz w:val="18"/>
                <w:szCs w:val="16"/>
              </w:rPr>
            </w:pPr>
            <w:ins w:id="8123"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64DE52F" w14:textId="77777777" w:rsidR="009406B0" w:rsidRDefault="009406B0" w:rsidP="009406B0">
            <w:pPr>
              <w:rPr>
                <w:ins w:id="8124" w:author="Sowndarya S (WT01 - Manufacturing &amp; Hi Tech)" w:date="2015-03-23T15:35:00Z"/>
                <w:rFonts w:ascii="Arial" w:hAnsi="Arial" w:cs="Arial"/>
              </w:rPr>
            </w:pPr>
            <w:ins w:id="8125"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655E1982" w14:textId="77777777" w:rsidR="009406B0" w:rsidRDefault="009406B0" w:rsidP="009406B0">
            <w:pPr>
              <w:rPr>
                <w:ins w:id="8126" w:author="Sowndarya S (WT01 - Manufacturing &amp; Hi Tech)" w:date="2015-03-23T15:35:00Z"/>
                <w:rFonts w:asciiTheme="minorHAnsi" w:hAnsiTheme="minorHAnsi" w:cstheme="minorHAnsi"/>
                <w:color w:val="000000"/>
                <w:sz w:val="18"/>
                <w:szCs w:val="16"/>
              </w:rPr>
            </w:pPr>
            <w:ins w:id="8127" w:author="Sowndarya S (WT01 - Manufacturing &amp; Hi Tech)" w:date="2015-03-23T15:35:00Z">
              <w:r>
                <w:rPr>
                  <w:rFonts w:asciiTheme="minorHAnsi" w:hAnsiTheme="minorHAnsi" w:cstheme="minorHAnsi"/>
                  <w:color w:val="000000"/>
                  <w:sz w:val="18"/>
                  <w:szCs w:val="16"/>
                </w:rPr>
                <w:t>Revenue of dec</w:t>
              </w:r>
            </w:ins>
          </w:p>
        </w:tc>
      </w:tr>
      <w:tr w:rsidR="00FE3B3C" w:rsidRPr="00D30FA1" w14:paraId="06125C05" w14:textId="77777777" w:rsidTr="008B41B0">
        <w:trPr>
          <w:ins w:id="8128"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1ACE2F60" w14:textId="1FE13EC1" w:rsidR="00FE3B3C" w:rsidRDefault="00FE3B3C" w:rsidP="00FE3B3C">
            <w:pPr>
              <w:rPr>
                <w:ins w:id="8129" w:author="Sowndarya S (WT01 - Manufacturing &amp; Hi Tech)" w:date="2015-03-23T17:25:00Z"/>
                <w:rFonts w:asciiTheme="minorHAnsi" w:hAnsiTheme="minorHAnsi" w:cstheme="minorHAnsi"/>
                <w:color w:val="000000"/>
                <w:sz w:val="18"/>
                <w:szCs w:val="16"/>
              </w:rPr>
            </w:pPr>
            <w:ins w:id="8130" w:author="Sowndarya S (WT01 - Manufacturing &amp; Hi Tech)" w:date="2015-03-23T17:32:00Z">
              <w:r>
                <w:rPr>
                  <w:rFonts w:asciiTheme="minorHAnsi" w:hAnsiTheme="minorHAnsi" w:cstheme="minorHAnsi"/>
                  <w:color w:val="000000"/>
                  <w:sz w:val="18"/>
                  <w:szCs w:val="16"/>
                </w:rPr>
                <w:t>PERC_REV_JAN</w:t>
              </w:r>
            </w:ins>
          </w:p>
        </w:tc>
        <w:tc>
          <w:tcPr>
            <w:tcW w:w="2160" w:type="dxa"/>
            <w:tcBorders>
              <w:top w:val="single" w:sz="4" w:space="0" w:color="auto"/>
              <w:left w:val="single" w:sz="4" w:space="0" w:color="auto"/>
              <w:bottom w:val="single" w:sz="4" w:space="0" w:color="auto"/>
              <w:right w:val="single" w:sz="4" w:space="0" w:color="auto"/>
            </w:tcBorders>
          </w:tcPr>
          <w:p w14:paraId="72FC35C9" w14:textId="74F469B5" w:rsidR="00FE3B3C" w:rsidRPr="002438CE" w:rsidRDefault="00FE3B3C" w:rsidP="00FE3B3C">
            <w:pPr>
              <w:rPr>
                <w:ins w:id="8131" w:author="Sowndarya S (WT01 - Manufacturing &amp; Hi Tech)" w:date="2015-03-23T17:25:00Z"/>
                <w:rFonts w:asciiTheme="minorHAnsi" w:hAnsiTheme="minorHAnsi" w:cstheme="minorHAnsi"/>
                <w:color w:val="000000"/>
                <w:sz w:val="18"/>
                <w:szCs w:val="16"/>
              </w:rPr>
            </w:pPr>
            <w:ins w:id="8132" w:author="Sowndarya S (WT01 - Manufacturing &amp; Hi Tech)" w:date="2015-03-23T18:14: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0A85DE6" w14:textId="45617642" w:rsidR="00FE3B3C" w:rsidRPr="004C15C0" w:rsidRDefault="00FE3B3C" w:rsidP="00FE3B3C">
            <w:pPr>
              <w:rPr>
                <w:ins w:id="8133" w:author="Sowndarya S (WT01 - Manufacturing &amp; Hi Tech)" w:date="2015-03-23T17:25:00Z"/>
                <w:rFonts w:ascii="Arial" w:hAnsi="Arial" w:cs="Arial"/>
              </w:rPr>
            </w:pPr>
            <w:ins w:id="8134"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66272063" w14:textId="7C4ACED9" w:rsidR="00FE3B3C" w:rsidRDefault="008B41B0" w:rsidP="00FE3B3C">
            <w:pPr>
              <w:rPr>
                <w:ins w:id="8135" w:author="Sowndarya S (WT01 - Manufacturing &amp; Hi Tech)" w:date="2015-03-23T17:25:00Z"/>
                <w:rFonts w:asciiTheme="minorHAnsi" w:hAnsiTheme="minorHAnsi" w:cstheme="minorHAnsi"/>
                <w:color w:val="000000"/>
                <w:sz w:val="18"/>
                <w:szCs w:val="16"/>
              </w:rPr>
            </w:pPr>
            <w:ins w:id="8136" w:author="Sowndarya S (WT01 - Manufacturing &amp; Hi Tech)" w:date="2015-03-24T10:59:00Z">
              <w:r>
                <w:rPr>
                  <w:rFonts w:asciiTheme="minorHAnsi" w:hAnsiTheme="minorHAnsi" w:cstheme="minorHAnsi"/>
                  <w:color w:val="000000"/>
                  <w:sz w:val="18"/>
                  <w:szCs w:val="16"/>
                </w:rPr>
                <w:t>Percentage Revenue of</w:t>
              </w:r>
            </w:ins>
            <w:ins w:id="8137" w:author="Sowndarya S (WT01 - Manufacturing &amp; Hi Tech)" w:date="2015-03-24T11:00:00Z">
              <w:r>
                <w:rPr>
                  <w:rFonts w:asciiTheme="minorHAnsi" w:hAnsiTheme="minorHAnsi" w:cstheme="minorHAnsi"/>
                  <w:color w:val="000000"/>
                  <w:sz w:val="18"/>
                  <w:szCs w:val="16"/>
                </w:rPr>
                <w:t xml:space="preserve"> jan</w:t>
              </w:r>
            </w:ins>
          </w:p>
        </w:tc>
      </w:tr>
      <w:tr w:rsidR="008B41B0" w:rsidRPr="00D30FA1" w14:paraId="74163946" w14:textId="77777777" w:rsidTr="008B41B0">
        <w:trPr>
          <w:ins w:id="8138"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0CD7F9F0" w14:textId="117F90DD" w:rsidR="008B41B0" w:rsidRDefault="008B41B0" w:rsidP="008B41B0">
            <w:pPr>
              <w:rPr>
                <w:ins w:id="8139" w:author="Sowndarya S (WT01 - Manufacturing &amp; Hi Tech)" w:date="2015-03-23T17:25:00Z"/>
                <w:rFonts w:asciiTheme="minorHAnsi" w:hAnsiTheme="minorHAnsi" w:cstheme="minorHAnsi"/>
                <w:color w:val="000000"/>
                <w:sz w:val="18"/>
                <w:szCs w:val="16"/>
              </w:rPr>
            </w:pPr>
            <w:ins w:id="8140" w:author="Sowndarya S (WT01 - Manufacturing &amp; Hi Tech)" w:date="2015-03-23T17:32:00Z">
              <w:r>
                <w:rPr>
                  <w:rFonts w:asciiTheme="minorHAnsi" w:hAnsiTheme="minorHAnsi" w:cstheme="minorHAnsi"/>
                  <w:color w:val="000000"/>
                  <w:sz w:val="18"/>
                  <w:szCs w:val="16"/>
                </w:rPr>
                <w:t>PERC_REV_FEB</w:t>
              </w:r>
            </w:ins>
          </w:p>
        </w:tc>
        <w:tc>
          <w:tcPr>
            <w:tcW w:w="2160" w:type="dxa"/>
            <w:tcBorders>
              <w:top w:val="single" w:sz="4" w:space="0" w:color="auto"/>
              <w:left w:val="single" w:sz="4" w:space="0" w:color="auto"/>
              <w:bottom w:val="single" w:sz="4" w:space="0" w:color="auto"/>
              <w:right w:val="single" w:sz="4" w:space="0" w:color="auto"/>
            </w:tcBorders>
          </w:tcPr>
          <w:p w14:paraId="549C1399" w14:textId="1B464F42" w:rsidR="008B41B0" w:rsidRPr="002438CE" w:rsidRDefault="008B41B0" w:rsidP="008B41B0">
            <w:pPr>
              <w:rPr>
                <w:ins w:id="8141" w:author="Sowndarya S (WT01 - Manufacturing &amp; Hi Tech)" w:date="2015-03-23T17:25:00Z"/>
                <w:rFonts w:asciiTheme="minorHAnsi" w:hAnsiTheme="minorHAnsi" w:cstheme="minorHAnsi"/>
                <w:color w:val="000000"/>
                <w:sz w:val="18"/>
                <w:szCs w:val="16"/>
              </w:rPr>
            </w:pPr>
            <w:ins w:id="8142"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2A8C341" w14:textId="4702AD80" w:rsidR="008B41B0" w:rsidRPr="004C15C0" w:rsidRDefault="008B41B0" w:rsidP="008B41B0">
            <w:pPr>
              <w:rPr>
                <w:ins w:id="8143" w:author="Sowndarya S (WT01 - Manufacturing &amp; Hi Tech)" w:date="2015-03-23T17:25:00Z"/>
                <w:rFonts w:ascii="Arial" w:hAnsi="Arial" w:cs="Arial"/>
              </w:rPr>
            </w:pPr>
            <w:ins w:id="8144"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1F5752F5" w14:textId="5CEE5437" w:rsidR="008B41B0" w:rsidRDefault="008B41B0" w:rsidP="008B41B0">
            <w:pPr>
              <w:rPr>
                <w:ins w:id="8145" w:author="Sowndarya S (WT01 - Manufacturing &amp; Hi Tech)" w:date="2015-03-23T17:25:00Z"/>
                <w:rFonts w:asciiTheme="minorHAnsi" w:hAnsiTheme="minorHAnsi" w:cstheme="minorHAnsi"/>
                <w:color w:val="000000"/>
                <w:sz w:val="18"/>
                <w:szCs w:val="16"/>
              </w:rPr>
            </w:pPr>
            <w:ins w:id="8146"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feb</w:t>
              </w:r>
            </w:ins>
          </w:p>
        </w:tc>
      </w:tr>
      <w:tr w:rsidR="008B41B0" w:rsidRPr="00D30FA1" w14:paraId="435612F4" w14:textId="77777777" w:rsidTr="008B41B0">
        <w:trPr>
          <w:ins w:id="8147"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14CAF2B7" w14:textId="21477348" w:rsidR="008B41B0" w:rsidRDefault="008B41B0" w:rsidP="008B41B0">
            <w:pPr>
              <w:rPr>
                <w:ins w:id="8148" w:author="Sowndarya S (WT01 - Manufacturing &amp; Hi Tech)" w:date="2015-03-23T17:25:00Z"/>
                <w:rFonts w:asciiTheme="minorHAnsi" w:hAnsiTheme="minorHAnsi" w:cstheme="minorHAnsi"/>
                <w:color w:val="000000"/>
                <w:sz w:val="18"/>
                <w:szCs w:val="16"/>
              </w:rPr>
            </w:pPr>
            <w:ins w:id="8149" w:author="Sowndarya S (WT01 - Manufacturing &amp; Hi Tech)" w:date="2015-03-23T17:32:00Z">
              <w:r>
                <w:rPr>
                  <w:rFonts w:asciiTheme="minorHAnsi" w:hAnsiTheme="minorHAnsi" w:cstheme="minorHAnsi"/>
                  <w:color w:val="000000"/>
                  <w:sz w:val="18"/>
                  <w:szCs w:val="16"/>
                </w:rPr>
                <w:t>PERC_REV_MAR</w:t>
              </w:r>
            </w:ins>
          </w:p>
        </w:tc>
        <w:tc>
          <w:tcPr>
            <w:tcW w:w="2160" w:type="dxa"/>
            <w:tcBorders>
              <w:top w:val="single" w:sz="4" w:space="0" w:color="auto"/>
              <w:left w:val="single" w:sz="4" w:space="0" w:color="auto"/>
              <w:bottom w:val="single" w:sz="4" w:space="0" w:color="auto"/>
              <w:right w:val="single" w:sz="4" w:space="0" w:color="auto"/>
            </w:tcBorders>
          </w:tcPr>
          <w:p w14:paraId="48CE090F" w14:textId="735B57A3" w:rsidR="008B41B0" w:rsidRPr="002438CE" w:rsidRDefault="008B41B0" w:rsidP="008B41B0">
            <w:pPr>
              <w:rPr>
                <w:ins w:id="8150" w:author="Sowndarya S (WT01 - Manufacturing &amp; Hi Tech)" w:date="2015-03-23T17:25:00Z"/>
                <w:rFonts w:asciiTheme="minorHAnsi" w:hAnsiTheme="minorHAnsi" w:cstheme="minorHAnsi"/>
                <w:color w:val="000000"/>
                <w:sz w:val="18"/>
                <w:szCs w:val="16"/>
              </w:rPr>
            </w:pPr>
            <w:ins w:id="8151"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33E4F3B" w14:textId="4CC6D414" w:rsidR="008B41B0" w:rsidRPr="004C15C0" w:rsidRDefault="008B41B0" w:rsidP="008B41B0">
            <w:pPr>
              <w:rPr>
                <w:ins w:id="8152" w:author="Sowndarya S (WT01 - Manufacturing &amp; Hi Tech)" w:date="2015-03-23T17:25:00Z"/>
                <w:rFonts w:ascii="Arial" w:hAnsi="Arial" w:cs="Arial"/>
              </w:rPr>
            </w:pPr>
            <w:ins w:id="8153"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2872488D" w14:textId="3E21A5B6" w:rsidR="008B41B0" w:rsidRDefault="008B41B0" w:rsidP="008B41B0">
            <w:pPr>
              <w:rPr>
                <w:ins w:id="8154" w:author="Sowndarya S (WT01 - Manufacturing &amp; Hi Tech)" w:date="2015-03-23T17:25:00Z"/>
                <w:rFonts w:asciiTheme="minorHAnsi" w:hAnsiTheme="minorHAnsi" w:cstheme="minorHAnsi"/>
                <w:color w:val="000000"/>
                <w:sz w:val="18"/>
                <w:szCs w:val="16"/>
              </w:rPr>
            </w:pPr>
            <w:ins w:id="8155"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mar</w:t>
              </w:r>
            </w:ins>
          </w:p>
        </w:tc>
      </w:tr>
      <w:tr w:rsidR="008B41B0" w:rsidRPr="00D30FA1" w14:paraId="35A22F39" w14:textId="77777777" w:rsidTr="008B41B0">
        <w:trPr>
          <w:ins w:id="8156"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2D4ED376" w14:textId="219FB9F6" w:rsidR="008B41B0" w:rsidRDefault="008B41B0" w:rsidP="008B41B0">
            <w:pPr>
              <w:rPr>
                <w:ins w:id="8157" w:author="Sowndarya S (WT01 - Manufacturing &amp; Hi Tech)" w:date="2015-03-23T17:25:00Z"/>
                <w:rFonts w:asciiTheme="minorHAnsi" w:hAnsiTheme="minorHAnsi" w:cstheme="minorHAnsi"/>
                <w:color w:val="000000"/>
                <w:sz w:val="18"/>
                <w:szCs w:val="16"/>
              </w:rPr>
            </w:pPr>
            <w:ins w:id="8158" w:author="Sowndarya S (WT01 - Manufacturing &amp; Hi Tech)" w:date="2015-03-23T17:32:00Z">
              <w:r>
                <w:rPr>
                  <w:rFonts w:asciiTheme="minorHAnsi" w:hAnsiTheme="minorHAnsi" w:cstheme="minorHAnsi"/>
                  <w:color w:val="000000"/>
                  <w:sz w:val="18"/>
                  <w:szCs w:val="16"/>
                </w:rPr>
                <w:t>PERC_REV_APR</w:t>
              </w:r>
            </w:ins>
          </w:p>
        </w:tc>
        <w:tc>
          <w:tcPr>
            <w:tcW w:w="2160" w:type="dxa"/>
            <w:tcBorders>
              <w:top w:val="single" w:sz="4" w:space="0" w:color="auto"/>
              <w:left w:val="single" w:sz="4" w:space="0" w:color="auto"/>
              <w:bottom w:val="single" w:sz="4" w:space="0" w:color="auto"/>
              <w:right w:val="single" w:sz="4" w:space="0" w:color="auto"/>
            </w:tcBorders>
          </w:tcPr>
          <w:p w14:paraId="441316FB" w14:textId="123DFF0E" w:rsidR="008B41B0" w:rsidRPr="002438CE" w:rsidRDefault="008B41B0" w:rsidP="008B41B0">
            <w:pPr>
              <w:rPr>
                <w:ins w:id="8159" w:author="Sowndarya S (WT01 - Manufacturing &amp; Hi Tech)" w:date="2015-03-23T17:25:00Z"/>
                <w:rFonts w:asciiTheme="minorHAnsi" w:hAnsiTheme="minorHAnsi" w:cstheme="minorHAnsi"/>
                <w:color w:val="000000"/>
                <w:sz w:val="18"/>
                <w:szCs w:val="16"/>
              </w:rPr>
            </w:pPr>
            <w:ins w:id="8160"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B656F1B" w14:textId="02C2CF2C" w:rsidR="008B41B0" w:rsidRPr="004C15C0" w:rsidRDefault="008B41B0" w:rsidP="008B41B0">
            <w:pPr>
              <w:rPr>
                <w:ins w:id="8161" w:author="Sowndarya S (WT01 - Manufacturing &amp; Hi Tech)" w:date="2015-03-23T17:25:00Z"/>
                <w:rFonts w:ascii="Arial" w:hAnsi="Arial" w:cs="Arial"/>
              </w:rPr>
            </w:pPr>
            <w:ins w:id="8162"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6D642311" w14:textId="2BDF07E4" w:rsidR="008B41B0" w:rsidRDefault="008B41B0" w:rsidP="008B41B0">
            <w:pPr>
              <w:rPr>
                <w:ins w:id="8163" w:author="Sowndarya S (WT01 - Manufacturing &amp; Hi Tech)" w:date="2015-03-23T17:25:00Z"/>
                <w:rFonts w:asciiTheme="minorHAnsi" w:hAnsiTheme="minorHAnsi" w:cstheme="minorHAnsi"/>
                <w:color w:val="000000"/>
                <w:sz w:val="18"/>
                <w:szCs w:val="16"/>
              </w:rPr>
            </w:pPr>
            <w:ins w:id="8164"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apr</w:t>
              </w:r>
            </w:ins>
          </w:p>
        </w:tc>
      </w:tr>
      <w:tr w:rsidR="008B41B0" w:rsidRPr="00D30FA1" w14:paraId="604399EB" w14:textId="77777777" w:rsidTr="008B41B0">
        <w:trPr>
          <w:ins w:id="8165"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02750747" w14:textId="3077A20C" w:rsidR="008B41B0" w:rsidRDefault="008B41B0" w:rsidP="008B41B0">
            <w:pPr>
              <w:rPr>
                <w:ins w:id="8166" w:author="Sowndarya S (WT01 - Manufacturing &amp; Hi Tech)" w:date="2015-03-23T17:25:00Z"/>
                <w:rFonts w:asciiTheme="minorHAnsi" w:hAnsiTheme="minorHAnsi" w:cstheme="minorHAnsi"/>
                <w:color w:val="000000"/>
                <w:sz w:val="18"/>
                <w:szCs w:val="16"/>
              </w:rPr>
            </w:pPr>
            <w:ins w:id="8167" w:author="Sowndarya S (WT01 - Manufacturing &amp; Hi Tech)" w:date="2015-03-23T17:33:00Z">
              <w:r>
                <w:rPr>
                  <w:rFonts w:asciiTheme="minorHAnsi" w:hAnsiTheme="minorHAnsi" w:cstheme="minorHAnsi"/>
                  <w:color w:val="000000"/>
                  <w:sz w:val="18"/>
                  <w:szCs w:val="16"/>
                </w:rPr>
                <w:t>PERC_REV_MAY</w:t>
              </w:r>
            </w:ins>
          </w:p>
        </w:tc>
        <w:tc>
          <w:tcPr>
            <w:tcW w:w="2160" w:type="dxa"/>
            <w:tcBorders>
              <w:top w:val="single" w:sz="4" w:space="0" w:color="auto"/>
              <w:left w:val="single" w:sz="4" w:space="0" w:color="auto"/>
              <w:bottom w:val="single" w:sz="4" w:space="0" w:color="auto"/>
              <w:right w:val="single" w:sz="4" w:space="0" w:color="auto"/>
            </w:tcBorders>
          </w:tcPr>
          <w:p w14:paraId="5EA4D767" w14:textId="6F6E72DB" w:rsidR="008B41B0" w:rsidRPr="002438CE" w:rsidRDefault="008B41B0" w:rsidP="008B41B0">
            <w:pPr>
              <w:rPr>
                <w:ins w:id="8168" w:author="Sowndarya S (WT01 - Manufacturing &amp; Hi Tech)" w:date="2015-03-23T17:25:00Z"/>
                <w:rFonts w:asciiTheme="minorHAnsi" w:hAnsiTheme="minorHAnsi" w:cstheme="minorHAnsi"/>
                <w:color w:val="000000"/>
                <w:sz w:val="18"/>
                <w:szCs w:val="16"/>
              </w:rPr>
            </w:pPr>
            <w:ins w:id="8169"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4E8757D" w14:textId="06927E8A" w:rsidR="008B41B0" w:rsidRPr="004C15C0" w:rsidRDefault="008B41B0" w:rsidP="008B41B0">
            <w:pPr>
              <w:rPr>
                <w:ins w:id="8170" w:author="Sowndarya S (WT01 - Manufacturing &amp; Hi Tech)" w:date="2015-03-23T17:25:00Z"/>
                <w:rFonts w:ascii="Arial" w:hAnsi="Arial" w:cs="Arial"/>
              </w:rPr>
            </w:pPr>
            <w:ins w:id="8171"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14F042E9" w14:textId="456CBC95" w:rsidR="008B41B0" w:rsidRDefault="008B41B0" w:rsidP="008B41B0">
            <w:pPr>
              <w:rPr>
                <w:ins w:id="8172" w:author="Sowndarya S (WT01 - Manufacturing &amp; Hi Tech)" w:date="2015-03-23T17:25:00Z"/>
                <w:rFonts w:asciiTheme="minorHAnsi" w:hAnsiTheme="minorHAnsi" w:cstheme="minorHAnsi"/>
                <w:color w:val="000000"/>
                <w:sz w:val="18"/>
                <w:szCs w:val="16"/>
              </w:rPr>
            </w:pPr>
            <w:ins w:id="8173"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may</w:t>
              </w:r>
            </w:ins>
          </w:p>
        </w:tc>
      </w:tr>
      <w:tr w:rsidR="008B41B0" w:rsidRPr="00D30FA1" w14:paraId="3B58A9CE" w14:textId="77777777" w:rsidTr="008B41B0">
        <w:trPr>
          <w:ins w:id="8174"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65BB511F" w14:textId="5914A766" w:rsidR="008B41B0" w:rsidRDefault="008B41B0" w:rsidP="008B41B0">
            <w:pPr>
              <w:rPr>
                <w:ins w:id="8175" w:author="Sowndarya S (WT01 - Manufacturing &amp; Hi Tech)" w:date="2015-03-23T17:25:00Z"/>
                <w:rFonts w:asciiTheme="minorHAnsi" w:hAnsiTheme="minorHAnsi" w:cstheme="minorHAnsi"/>
                <w:color w:val="000000"/>
                <w:sz w:val="18"/>
                <w:szCs w:val="16"/>
              </w:rPr>
            </w:pPr>
            <w:ins w:id="8176" w:author="Sowndarya S (WT01 - Manufacturing &amp; Hi Tech)" w:date="2015-03-23T17:33:00Z">
              <w:r>
                <w:rPr>
                  <w:rFonts w:asciiTheme="minorHAnsi" w:hAnsiTheme="minorHAnsi" w:cstheme="minorHAnsi"/>
                  <w:color w:val="000000"/>
                  <w:sz w:val="18"/>
                  <w:szCs w:val="16"/>
                </w:rPr>
                <w:t>PERC_REV_JUN</w:t>
              </w:r>
            </w:ins>
          </w:p>
        </w:tc>
        <w:tc>
          <w:tcPr>
            <w:tcW w:w="2160" w:type="dxa"/>
            <w:tcBorders>
              <w:top w:val="single" w:sz="4" w:space="0" w:color="auto"/>
              <w:left w:val="single" w:sz="4" w:space="0" w:color="auto"/>
              <w:bottom w:val="single" w:sz="4" w:space="0" w:color="auto"/>
              <w:right w:val="single" w:sz="4" w:space="0" w:color="auto"/>
            </w:tcBorders>
          </w:tcPr>
          <w:p w14:paraId="5E240460" w14:textId="7B39334A" w:rsidR="008B41B0" w:rsidRPr="002438CE" w:rsidRDefault="008B41B0" w:rsidP="008B41B0">
            <w:pPr>
              <w:rPr>
                <w:ins w:id="8177" w:author="Sowndarya S (WT01 - Manufacturing &amp; Hi Tech)" w:date="2015-03-23T17:25:00Z"/>
                <w:rFonts w:asciiTheme="minorHAnsi" w:hAnsiTheme="minorHAnsi" w:cstheme="minorHAnsi"/>
                <w:color w:val="000000"/>
                <w:sz w:val="18"/>
                <w:szCs w:val="16"/>
              </w:rPr>
            </w:pPr>
            <w:ins w:id="8178"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6C8C938" w14:textId="3D0D266A" w:rsidR="008B41B0" w:rsidRPr="004C15C0" w:rsidRDefault="008B41B0" w:rsidP="008B41B0">
            <w:pPr>
              <w:rPr>
                <w:ins w:id="8179" w:author="Sowndarya S (WT01 - Manufacturing &amp; Hi Tech)" w:date="2015-03-23T17:25:00Z"/>
                <w:rFonts w:ascii="Arial" w:hAnsi="Arial" w:cs="Arial"/>
              </w:rPr>
            </w:pPr>
            <w:ins w:id="8180"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7FDC23DC" w14:textId="778B765E" w:rsidR="008B41B0" w:rsidRDefault="008B41B0" w:rsidP="008B41B0">
            <w:pPr>
              <w:rPr>
                <w:ins w:id="8181" w:author="Sowndarya S (WT01 - Manufacturing &amp; Hi Tech)" w:date="2015-03-23T17:25:00Z"/>
                <w:rFonts w:asciiTheme="minorHAnsi" w:hAnsiTheme="minorHAnsi" w:cstheme="minorHAnsi"/>
                <w:color w:val="000000"/>
                <w:sz w:val="18"/>
                <w:szCs w:val="16"/>
              </w:rPr>
            </w:pPr>
            <w:ins w:id="8182"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jun</w:t>
              </w:r>
            </w:ins>
          </w:p>
        </w:tc>
      </w:tr>
      <w:tr w:rsidR="008B41B0" w:rsidRPr="00D30FA1" w14:paraId="7765963C" w14:textId="77777777" w:rsidTr="008B41B0">
        <w:trPr>
          <w:ins w:id="8183"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3F946C00" w14:textId="6C8DC97F" w:rsidR="008B41B0" w:rsidRDefault="008B41B0" w:rsidP="008B41B0">
            <w:pPr>
              <w:rPr>
                <w:ins w:id="8184" w:author="Sowndarya S (WT01 - Manufacturing &amp; Hi Tech)" w:date="2015-03-23T17:25:00Z"/>
                <w:rFonts w:asciiTheme="minorHAnsi" w:hAnsiTheme="minorHAnsi" w:cstheme="minorHAnsi"/>
                <w:color w:val="000000"/>
                <w:sz w:val="18"/>
                <w:szCs w:val="16"/>
              </w:rPr>
            </w:pPr>
            <w:ins w:id="8185" w:author="Sowndarya S (WT01 - Manufacturing &amp; Hi Tech)" w:date="2015-03-23T17:33:00Z">
              <w:r>
                <w:rPr>
                  <w:rFonts w:asciiTheme="minorHAnsi" w:hAnsiTheme="minorHAnsi" w:cstheme="minorHAnsi"/>
                  <w:color w:val="000000"/>
                  <w:sz w:val="18"/>
                  <w:szCs w:val="16"/>
                </w:rPr>
                <w:t>PERC_REV_JUL</w:t>
              </w:r>
            </w:ins>
          </w:p>
        </w:tc>
        <w:tc>
          <w:tcPr>
            <w:tcW w:w="2160" w:type="dxa"/>
            <w:tcBorders>
              <w:top w:val="single" w:sz="4" w:space="0" w:color="auto"/>
              <w:left w:val="single" w:sz="4" w:space="0" w:color="auto"/>
              <w:bottom w:val="single" w:sz="4" w:space="0" w:color="auto"/>
              <w:right w:val="single" w:sz="4" w:space="0" w:color="auto"/>
            </w:tcBorders>
          </w:tcPr>
          <w:p w14:paraId="3C000C06" w14:textId="5C71A846" w:rsidR="008B41B0" w:rsidRPr="002438CE" w:rsidRDefault="008B41B0" w:rsidP="008B41B0">
            <w:pPr>
              <w:rPr>
                <w:ins w:id="8186" w:author="Sowndarya S (WT01 - Manufacturing &amp; Hi Tech)" w:date="2015-03-23T17:25:00Z"/>
                <w:rFonts w:asciiTheme="minorHAnsi" w:hAnsiTheme="minorHAnsi" w:cstheme="minorHAnsi"/>
                <w:color w:val="000000"/>
                <w:sz w:val="18"/>
                <w:szCs w:val="16"/>
              </w:rPr>
            </w:pPr>
            <w:ins w:id="8187"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8DA1BB8" w14:textId="3C877668" w:rsidR="008B41B0" w:rsidRPr="004C15C0" w:rsidRDefault="008B41B0" w:rsidP="008B41B0">
            <w:pPr>
              <w:rPr>
                <w:ins w:id="8188" w:author="Sowndarya S (WT01 - Manufacturing &amp; Hi Tech)" w:date="2015-03-23T17:25:00Z"/>
                <w:rFonts w:ascii="Arial" w:hAnsi="Arial" w:cs="Arial"/>
              </w:rPr>
            </w:pPr>
            <w:ins w:id="8189"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12663E02" w14:textId="3C48F6F9" w:rsidR="008B41B0" w:rsidRDefault="008B41B0" w:rsidP="008B41B0">
            <w:pPr>
              <w:rPr>
                <w:ins w:id="8190" w:author="Sowndarya S (WT01 - Manufacturing &amp; Hi Tech)" w:date="2015-03-23T17:25:00Z"/>
                <w:rFonts w:asciiTheme="minorHAnsi" w:hAnsiTheme="minorHAnsi" w:cstheme="minorHAnsi"/>
                <w:color w:val="000000"/>
                <w:sz w:val="18"/>
                <w:szCs w:val="16"/>
              </w:rPr>
            </w:pPr>
            <w:ins w:id="8191"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jul</w:t>
              </w:r>
            </w:ins>
          </w:p>
        </w:tc>
      </w:tr>
      <w:tr w:rsidR="008B41B0" w:rsidRPr="00D30FA1" w14:paraId="39BE1736" w14:textId="77777777" w:rsidTr="008B41B0">
        <w:trPr>
          <w:ins w:id="8192"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2A3F0848" w14:textId="151DA5F2" w:rsidR="008B41B0" w:rsidRDefault="008B41B0" w:rsidP="008B41B0">
            <w:pPr>
              <w:rPr>
                <w:ins w:id="8193" w:author="Sowndarya S (WT01 - Manufacturing &amp; Hi Tech)" w:date="2015-03-23T17:25:00Z"/>
                <w:rFonts w:asciiTheme="minorHAnsi" w:hAnsiTheme="minorHAnsi" w:cstheme="minorHAnsi"/>
                <w:color w:val="000000"/>
                <w:sz w:val="18"/>
                <w:szCs w:val="16"/>
              </w:rPr>
            </w:pPr>
            <w:ins w:id="8194" w:author="Sowndarya S (WT01 - Manufacturing &amp; Hi Tech)" w:date="2015-03-23T17:33:00Z">
              <w:r>
                <w:rPr>
                  <w:rFonts w:asciiTheme="minorHAnsi" w:hAnsiTheme="minorHAnsi" w:cstheme="minorHAnsi"/>
                  <w:color w:val="000000"/>
                  <w:sz w:val="18"/>
                  <w:szCs w:val="16"/>
                </w:rPr>
                <w:t>PERC_REV_AUG</w:t>
              </w:r>
            </w:ins>
          </w:p>
        </w:tc>
        <w:tc>
          <w:tcPr>
            <w:tcW w:w="2160" w:type="dxa"/>
            <w:tcBorders>
              <w:top w:val="single" w:sz="4" w:space="0" w:color="auto"/>
              <w:left w:val="single" w:sz="4" w:space="0" w:color="auto"/>
              <w:bottom w:val="single" w:sz="4" w:space="0" w:color="auto"/>
              <w:right w:val="single" w:sz="4" w:space="0" w:color="auto"/>
            </w:tcBorders>
          </w:tcPr>
          <w:p w14:paraId="4F2D772A" w14:textId="0F517227" w:rsidR="008B41B0" w:rsidRPr="002438CE" w:rsidRDefault="008B41B0" w:rsidP="008B41B0">
            <w:pPr>
              <w:rPr>
                <w:ins w:id="8195" w:author="Sowndarya S (WT01 - Manufacturing &amp; Hi Tech)" w:date="2015-03-23T17:25:00Z"/>
                <w:rFonts w:asciiTheme="minorHAnsi" w:hAnsiTheme="minorHAnsi" w:cstheme="minorHAnsi"/>
                <w:color w:val="000000"/>
                <w:sz w:val="18"/>
                <w:szCs w:val="16"/>
              </w:rPr>
            </w:pPr>
            <w:ins w:id="8196"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E416B43" w14:textId="33D65065" w:rsidR="008B41B0" w:rsidRPr="004C15C0" w:rsidRDefault="008B41B0" w:rsidP="008B41B0">
            <w:pPr>
              <w:rPr>
                <w:ins w:id="8197" w:author="Sowndarya S (WT01 - Manufacturing &amp; Hi Tech)" w:date="2015-03-23T17:25:00Z"/>
                <w:rFonts w:ascii="Arial" w:hAnsi="Arial" w:cs="Arial"/>
              </w:rPr>
            </w:pPr>
            <w:ins w:id="8198"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4EBCBD7C" w14:textId="56378DFD" w:rsidR="008B41B0" w:rsidRDefault="008B41B0" w:rsidP="008B41B0">
            <w:pPr>
              <w:rPr>
                <w:ins w:id="8199" w:author="Sowndarya S (WT01 - Manufacturing &amp; Hi Tech)" w:date="2015-03-23T17:25:00Z"/>
                <w:rFonts w:asciiTheme="minorHAnsi" w:hAnsiTheme="minorHAnsi" w:cstheme="minorHAnsi"/>
                <w:color w:val="000000"/>
                <w:sz w:val="18"/>
                <w:szCs w:val="16"/>
              </w:rPr>
            </w:pPr>
            <w:ins w:id="8200"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aug</w:t>
              </w:r>
            </w:ins>
          </w:p>
        </w:tc>
      </w:tr>
      <w:tr w:rsidR="008B41B0" w:rsidRPr="00D30FA1" w14:paraId="5FFFC3E5" w14:textId="77777777" w:rsidTr="008B41B0">
        <w:trPr>
          <w:ins w:id="8201"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4F94D76C" w14:textId="5162449D" w:rsidR="008B41B0" w:rsidRDefault="008B41B0" w:rsidP="008B41B0">
            <w:pPr>
              <w:rPr>
                <w:ins w:id="8202" w:author="Sowndarya S (WT01 - Manufacturing &amp; Hi Tech)" w:date="2015-03-23T17:25:00Z"/>
                <w:rFonts w:asciiTheme="minorHAnsi" w:hAnsiTheme="minorHAnsi" w:cstheme="minorHAnsi"/>
                <w:color w:val="000000"/>
                <w:sz w:val="18"/>
                <w:szCs w:val="16"/>
              </w:rPr>
            </w:pPr>
            <w:ins w:id="8203" w:author="Sowndarya S (WT01 - Manufacturing &amp; Hi Tech)" w:date="2015-03-23T17:33:00Z">
              <w:r>
                <w:rPr>
                  <w:rFonts w:asciiTheme="minorHAnsi" w:hAnsiTheme="minorHAnsi" w:cstheme="minorHAnsi"/>
                  <w:color w:val="000000"/>
                  <w:sz w:val="18"/>
                  <w:szCs w:val="16"/>
                </w:rPr>
                <w:t>PERC_REV_SEP</w:t>
              </w:r>
            </w:ins>
          </w:p>
        </w:tc>
        <w:tc>
          <w:tcPr>
            <w:tcW w:w="2160" w:type="dxa"/>
            <w:tcBorders>
              <w:top w:val="single" w:sz="4" w:space="0" w:color="auto"/>
              <w:left w:val="single" w:sz="4" w:space="0" w:color="auto"/>
              <w:bottom w:val="single" w:sz="4" w:space="0" w:color="auto"/>
              <w:right w:val="single" w:sz="4" w:space="0" w:color="auto"/>
            </w:tcBorders>
          </w:tcPr>
          <w:p w14:paraId="1C191CA8" w14:textId="42950B26" w:rsidR="008B41B0" w:rsidRPr="002438CE" w:rsidRDefault="008B41B0" w:rsidP="008B41B0">
            <w:pPr>
              <w:rPr>
                <w:ins w:id="8204" w:author="Sowndarya S (WT01 - Manufacturing &amp; Hi Tech)" w:date="2015-03-23T17:25:00Z"/>
                <w:rFonts w:asciiTheme="minorHAnsi" w:hAnsiTheme="minorHAnsi" w:cstheme="minorHAnsi"/>
                <w:color w:val="000000"/>
                <w:sz w:val="18"/>
                <w:szCs w:val="16"/>
              </w:rPr>
            </w:pPr>
            <w:ins w:id="8205"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A6D2B62" w14:textId="3FD6F9A6" w:rsidR="008B41B0" w:rsidRPr="004C15C0" w:rsidRDefault="008B41B0" w:rsidP="008B41B0">
            <w:pPr>
              <w:rPr>
                <w:ins w:id="8206" w:author="Sowndarya S (WT01 - Manufacturing &amp; Hi Tech)" w:date="2015-03-23T17:25:00Z"/>
                <w:rFonts w:ascii="Arial" w:hAnsi="Arial" w:cs="Arial"/>
              </w:rPr>
            </w:pPr>
            <w:ins w:id="8207"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1925F39E" w14:textId="2C4F1374" w:rsidR="008B41B0" w:rsidRDefault="008B41B0" w:rsidP="008B41B0">
            <w:pPr>
              <w:rPr>
                <w:ins w:id="8208" w:author="Sowndarya S (WT01 - Manufacturing &amp; Hi Tech)" w:date="2015-03-23T17:25:00Z"/>
                <w:rFonts w:asciiTheme="minorHAnsi" w:hAnsiTheme="minorHAnsi" w:cstheme="minorHAnsi"/>
                <w:color w:val="000000"/>
                <w:sz w:val="18"/>
                <w:szCs w:val="16"/>
              </w:rPr>
            </w:pPr>
            <w:ins w:id="8209"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sep</w:t>
              </w:r>
            </w:ins>
          </w:p>
        </w:tc>
      </w:tr>
      <w:tr w:rsidR="008B41B0" w:rsidRPr="00D30FA1" w14:paraId="363F7EE1" w14:textId="77777777" w:rsidTr="008B41B0">
        <w:trPr>
          <w:ins w:id="8210"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221FB331" w14:textId="0CBB7EA5" w:rsidR="008B41B0" w:rsidRDefault="008B41B0" w:rsidP="008B41B0">
            <w:pPr>
              <w:rPr>
                <w:ins w:id="8211" w:author="Sowndarya S (WT01 - Manufacturing &amp; Hi Tech)" w:date="2015-03-23T17:25:00Z"/>
                <w:rFonts w:asciiTheme="minorHAnsi" w:hAnsiTheme="minorHAnsi" w:cstheme="minorHAnsi"/>
                <w:color w:val="000000"/>
                <w:sz w:val="18"/>
                <w:szCs w:val="16"/>
              </w:rPr>
            </w:pPr>
            <w:ins w:id="8212" w:author="Sowndarya S (WT01 - Manufacturing &amp; Hi Tech)" w:date="2015-03-23T17:33:00Z">
              <w:r>
                <w:rPr>
                  <w:rFonts w:asciiTheme="minorHAnsi" w:hAnsiTheme="minorHAnsi" w:cstheme="minorHAnsi"/>
                  <w:color w:val="000000"/>
                  <w:sz w:val="18"/>
                  <w:szCs w:val="16"/>
                </w:rPr>
                <w:t>PERC_REV_OCT</w:t>
              </w:r>
            </w:ins>
          </w:p>
        </w:tc>
        <w:tc>
          <w:tcPr>
            <w:tcW w:w="2160" w:type="dxa"/>
            <w:tcBorders>
              <w:top w:val="single" w:sz="4" w:space="0" w:color="auto"/>
              <w:left w:val="single" w:sz="4" w:space="0" w:color="auto"/>
              <w:bottom w:val="single" w:sz="4" w:space="0" w:color="auto"/>
              <w:right w:val="single" w:sz="4" w:space="0" w:color="auto"/>
            </w:tcBorders>
          </w:tcPr>
          <w:p w14:paraId="352A2FCD" w14:textId="6AD9877F" w:rsidR="008B41B0" w:rsidRPr="002438CE" w:rsidRDefault="008B41B0" w:rsidP="008B41B0">
            <w:pPr>
              <w:rPr>
                <w:ins w:id="8213" w:author="Sowndarya S (WT01 - Manufacturing &amp; Hi Tech)" w:date="2015-03-23T17:25:00Z"/>
                <w:rFonts w:asciiTheme="minorHAnsi" w:hAnsiTheme="minorHAnsi" w:cstheme="minorHAnsi"/>
                <w:color w:val="000000"/>
                <w:sz w:val="18"/>
                <w:szCs w:val="16"/>
              </w:rPr>
            </w:pPr>
            <w:ins w:id="8214"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E788C83" w14:textId="35342FAB" w:rsidR="008B41B0" w:rsidRPr="004C15C0" w:rsidRDefault="008B41B0" w:rsidP="008B41B0">
            <w:pPr>
              <w:rPr>
                <w:ins w:id="8215" w:author="Sowndarya S (WT01 - Manufacturing &amp; Hi Tech)" w:date="2015-03-23T17:25:00Z"/>
                <w:rFonts w:ascii="Arial" w:hAnsi="Arial" w:cs="Arial"/>
              </w:rPr>
            </w:pPr>
            <w:ins w:id="8216"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61B34A8A" w14:textId="70AA1C3C" w:rsidR="008B41B0" w:rsidRDefault="008B41B0" w:rsidP="008B41B0">
            <w:pPr>
              <w:rPr>
                <w:ins w:id="8217" w:author="Sowndarya S (WT01 - Manufacturing &amp; Hi Tech)" w:date="2015-03-23T17:25:00Z"/>
                <w:rFonts w:asciiTheme="minorHAnsi" w:hAnsiTheme="minorHAnsi" w:cstheme="minorHAnsi"/>
                <w:color w:val="000000"/>
                <w:sz w:val="18"/>
                <w:szCs w:val="16"/>
              </w:rPr>
            </w:pPr>
            <w:ins w:id="8218"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oct</w:t>
              </w:r>
            </w:ins>
          </w:p>
        </w:tc>
      </w:tr>
      <w:tr w:rsidR="008B41B0" w:rsidRPr="00D30FA1" w14:paraId="7373FDA1" w14:textId="77777777" w:rsidTr="008B41B0">
        <w:trPr>
          <w:ins w:id="8219"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5C9141F8" w14:textId="73280127" w:rsidR="008B41B0" w:rsidRDefault="008B41B0" w:rsidP="008B41B0">
            <w:pPr>
              <w:rPr>
                <w:ins w:id="8220" w:author="Sowndarya S (WT01 - Manufacturing &amp; Hi Tech)" w:date="2015-03-23T17:25:00Z"/>
                <w:rFonts w:asciiTheme="minorHAnsi" w:hAnsiTheme="minorHAnsi" w:cstheme="minorHAnsi"/>
                <w:color w:val="000000"/>
                <w:sz w:val="18"/>
                <w:szCs w:val="16"/>
              </w:rPr>
            </w:pPr>
            <w:ins w:id="8221" w:author="Sowndarya S (WT01 - Manufacturing &amp; Hi Tech)" w:date="2015-03-23T17:33:00Z">
              <w:r>
                <w:rPr>
                  <w:rFonts w:asciiTheme="minorHAnsi" w:hAnsiTheme="minorHAnsi" w:cstheme="minorHAnsi"/>
                  <w:color w:val="000000"/>
                  <w:sz w:val="18"/>
                  <w:szCs w:val="16"/>
                </w:rPr>
                <w:t>PERC_REV_NOV</w:t>
              </w:r>
            </w:ins>
          </w:p>
        </w:tc>
        <w:tc>
          <w:tcPr>
            <w:tcW w:w="2160" w:type="dxa"/>
            <w:tcBorders>
              <w:top w:val="single" w:sz="4" w:space="0" w:color="auto"/>
              <w:left w:val="single" w:sz="4" w:space="0" w:color="auto"/>
              <w:bottom w:val="single" w:sz="4" w:space="0" w:color="auto"/>
              <w:right w:val="single" w:sz="4" w:space="0" w:color="auto"/>
            </w:tcBorders>
          </w:tcPr>
          <w:p w14:paraId="4B9CC07A" w14:textId="362FF30C" w:rsidR="008B41B0" w:rsidRPr="002438CE" w:rsidRDefault="008B41B0" w:rsidP="008B41B0">
            <w:pPr>
              <w:rPr>
                <w:ins w:id="8222" w:author="Sowndarya S (WT01 - Manufacturing &amp; Hi Tech)" w:date="2015-03-23T17:25:00Z"/>
                <w:rFonts w:asciiTheme="minorHAnsi" w:hAnsiTheme="minorHAnsi" w:cstheme="minorHAnsi"/>
                <w:color w:val="000000"/>
                <w:sz w:val="18"/>
                <w:szCs w:val="16"/>
              </w:rPr>
            </w:pPr>
            <w:ins w:id="8223"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790EC0C" w14:textId="2E158F36" w:rsidR="008B41B0" w:rsidRPr="004C15C0" w:rsidRDefault="008B41B0" w:rsidP="008B41B0">
            <w:pPr>
              <w:rPr>
                <w:ins w:id="8224" w:author="Sowndarya S (WT01 - Manufacturing &amp; Hi Tech)" w:date="2015-03-23T17:25:00Z"/>
                <w:rFonts w:ascii="Arial" w:hAnsi="Arial" w:cs="Arial"/>
              </w:rPr>
            </w:pPr>
            <w:ins w:id="8225"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6DBC7F7E" w14:textId="490A147F" w:rsidR="008B41B0" w:rsidRDefault="008B41B0" w:rsidP="008B41B0">
            <w:pPr>
              <w:rPr>
                <w:ins w:id="8226" w:author="Sowndarya S (WT01 - Manufacturing &amp; Hi Tech)" w:date="2015-03-23T17:25:00Z"/>
                <w:rFonts w:asciiTheme="minorHAnsi" w:hAnsiTheme="minorHAnsi" w:cstheme="minorHAnsi"/>
                <w:color w:val="000000"/>
                <w:sz w:val="18"/>
                <w:szCs w:val="16"/>
              </w:rPr>
            </w:pPr>
            <w:ins w:id="8227"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nov</w:t>
              </w:r>
            </w:ins>
          </w:p>
        </w:tc>
      </w:tr>
      <w:tr w:rsidR="008B41B0" w:rsidRPr="00D30FA1" w14:paraId="10ACA15D" w14:textId="77777777" w:rsidTr="008B41B0">
        <w:trPr>
          <w:ins w:id="8228"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0BDBFA00" w14:textId="6D3DC54C" w:rsidR="008B41B0" w:rsidRDefault="008B41B0" w:rsidP="008B41B0">
            <w:pPr>
              <w:rPr>
                <w:ins w:id="8229" w:author="Sowndarya S (WT01 - Manufacturing &amp; Hi Tech)" w:date="2015-03-23T17:25:00Z"/>
                <w:rFonts w:asciiTheme="minorHAnsi" w:hAnsiTheme="minorHAnsi" w:cstheme="minorHAnsi"/>
                <w:color w:val="000000"/>
                <w:sz w:val="18"/>
                <w:szCs w:val="16"/>
              </w:rPr>
            </w:pPr>
            <w:ins w:id="8230" w:author="Sowndarya S (WT01 - Manufacturing &amp; Hi Tech)" w:date="2015-03-23T17:33:00Z">
              <w:r>
                <w:rPr>
                  <w:rFonts w:asciiTheme="minorHAnsi" w:hAnsiTheme="minorHAnsi" w:cstheme="minorHAnsi"/>
                  <w:color w:val="000000"/>
                  <w:sz w:val="18"/>
                  <w:szCs w:val="16"/>
                </w:rPr>
                <w:t>PERC_REV_DEC</w:t>
              </w:r>
            </w:ins>
          </w:p>
        </w:tc>
        <w:tc>
          <w:tcPr>
            <w:tcW w:w="2160" w:type="dxa"/>
            <w:tcBorders>
              <w:top w:val="single" w:sz="4" w:space="0" w:color="auto"/>
              <w:left w:val="single" w:sz="4" w:space="0" w:color="auto"/>
              <w:bottom w:val="single" w:sz="4" w:space="0" w:color="auto"/>
              <w:right w:val="single" w:sz="4" w:space="0" w:color="auto"/>
            </w:tcBorders>
          </w:tcPr>
          <w:p w14:paraId="11129524" w14:textId="688BDA04" w:rsidR="008B41B0" w:rsidRPr="002438CE" w:rsidRDefault="008B41B0" w:rsidP="008B41B0">
            <w:pPr>
              <w:rPr>
                <w:ins w:id="8231" w:author="Sowndarya S (WT01 - Manufacturing &amp; Hi Tech)" w:date="2015-03-23T17:25:00Z"/>
                <w:rFonts w:asciiTheme="minorHAnsi" w:hAnsiTheme="minorHAnsi" w:cstheme="minorHAnsi"/>
                <w:color w:val="000000"/>
                <w:sz w:val="18"/>
                <w:szCs w:val="16"/>
              </w:rPr>
            </w:pPr>
            <w:ins w:id="8232"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0F02FF7" w14:textId="0C23C72A" w:rsidR="008B41B0" w:rsidRPr="004C15C0" w:rsidRDefault="008B41B0" w:rsidP="008B41B0">
            <w:pPr>
              <w:rPr>
                <w:ins w:id="8233" w:author="Sowndarya S (WT01 - Manufacturing &amp; Hi Tech)" w:date="2015-03-23T17:25:00Z"/>
                <w:rFonts w:ascii="Arial" w:hAnsi="Arial" w:cs="Arial"/>
              </w:rPr>
            </w:pPr>
            <w:ins w:id="8234" w:author="Sowndarya S (WT01 - Manufacturing &amp; Hi Tech)" w:date="2015-03-23T18:15:00Z">
              <w:r w:rsidRPr="0094036D">
                <w:rPr>
                  <w:rFonts w:ascii="Arial" w:hAnsi="Arial" w:cs="Arial"/>
                </w:rPr>
                <w:fldChar w:fldCharType="begin">
                  <w:ffData>
                    <w:name w:val=""/>
                    <w:enabled/>
                    <w:calcOnExit w:val="0"/>
                    <w:checkBox>
                      <w:size w:val="18"/>
                      <w:default w:val="1"/>
                    </w:checkBox>
                  </w:ffData>
                </w:fldChar>
              </w:r>
              <w:r w:rsidRPr="0094036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94036D">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
          <w:p w14:paraId="696CDECF" w14:textId="22C118CA" w:rsidR="008B41B0" w:rsidRDefault="008B41B0" w:rsidP="008B41B0">
            <w:pPr>
              <w:rPr>
                <w:ins w:id="8235" w:author="Sowndarya S (WT01 - Manufacturing &amp; Hi Tech)" w:date="2015-03-23T17:25:00Z"/>
                <w:rFonts w:asciiTheme="minorHAnsi" w:hAnsiTheme="minorHAnsi" w:cstheme="minorHAnsi"/>
                <w:color w:val="000000"/>
                <w:sz w:val="18"/>
                <w:szCs w:val="16"/>
              </w:rPr>
            </w:pPr>
            <w:ins w:id="8236" w:author="Sowndarya S (WT01 - Manufacturing &amp; Hi Tech)" w:date="2015-03-24T11:00:00Z">
              <w:r w:rsidRPr="00F30746">
                <w:rPr>
                  <w:rFonts w:asciiTheme="minorHAnsi" w:hAnsiTheme="minorHAnsi" w:cstheme="minorHAnsi"/>
                  <w:color w:val="000000"/>
                  <w:sz w:val="18"/>
                  <w:szCs w:val="16"/>
                </w:rPr>
                <w:t>Percentage Revenue of</w:t>
              </w:r>
              <w:r>
                <w:rPr>
                  <w:rFonts w:asciiTheme="minorHAnsi" w:hAnsiTheme="minorHAnsi" w:cstheme="minorHAnsi"/>
                  <w:color w:val="000000"/>
                  <w:sz w:val="18"/>
                  <w:szCs w:val="16"/>
                </w:rPr>
                <w:t xml:space="preserve"> dec</w:t>
              </w:r>
            </w:ins>
          </w:p>
        </w:tc>
      </w:tr>
      <w:tr w:rsidR="009406B0" w:rsidRPr="00D30FA1" w14:paraId="724A3361" w14:textId="77777777" w:rsidTr="008B41B0">
        <w:trPr>
          <w:ins w:id="8237"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7BAB5E59" w14:textId="77777777" w:rsidR="009406B0" w:rsidRDefault="009406B0" w:rsidP="009406B0">
            <w:pPr>
              <w:rPr>
                <w:ins w:id="8238" w:author="Sowndarya S (WT01 - Manufacturing &amp; Hi Tech)" w:date="2015-03-23T15:35:00Z"/>
                <w:rFonts w:asciiTheme="minorHAnsi" w:hAnsiTheme="minorHAnsi" w:cstheme="minorHAnsi"/>
                <w:color w:val="000000"/>
                <w:sz w:val="18"/>
                <w:szCs w:val="16"/>
              </w:rPr>
            </w:pPr>
            <w:ins w:id="8239" w:author="Sowndarya S (WT01 - Manufacturing &amp; Hi Tech)" w:date="2015-03-23T15:35:00Z">
              <w:r>
                <w:rPr>
                  <w:rFonts w:asciiTheme="minorHAnsi" w:hAnsiTheme="minorHAnsi" w:cstheme="minorHAnsi"/>
                  <w:color w:val="000000"/>
                  <w:sz w:val="18"/>
                  <w:szCs w:val="16"/>
                </w:rPr>
                <w:t>PRO_JAN</w:t>
              </w:r>
            </w:ins>
          </w:p>
        </w:tc>
        <w:tc>
          <w:tcPr>
            <w:tcW w:w="2160" w:type="dxa"/>
            <w:tcBorders>
              <w:top w:val="single" w:sz="4" w:space="0" w:color="auto"/>
              <w:left w:val="single" w:sz="4" w:space="0" w:color="auto"/>
              <w:bottom w:val="single" w:sz="4" w:space="0" w:color="auto"/>
              <w:right w:val="single" w:sz="4" w:space="0" w:color="auto"/>
            </w:tcBorders>
          </w:tcPr>
          <w:p w14:paraId="784F82E6" w14:textId="77777777" w:rsidR="009406B0" w:rsidRDefault="009406B0" w:rsidP="009406B0">
            <w:pPr>
              <w:rPr>
                <w:ins w:id="8240" w:author="Sowndarya S (WT01 - Manufacturing &amp; Hi Tech)" w:date="2015-03-23T15:35:00Z"/>
                <w:rFonts w:asciiTheme="minorHAnsi" w:hAnsiTheme="minorHAnsi" w:cstheme="minorHAnsi"/>
                <w:color w:val="000000"/>
                <w:sz w:val="18"/>
                <w:szCs w:val="16"/>
              </w:rPr>
            </w:pPr>
            <w:ins w:id="8241"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D5DBA73" w14:textId="77777777" w:rsidR="009406B0" w:rsidRDefault="009406B0" w:rsidP="009406B0">
            <w:pPr>
              <w:rPr>
                <w:ins w:id="8242" w:author="Sowndarya S (WT01 - Manufacturing &amp; Hi Tech)" w:date="2015-03-23T15:35:00Z"/>
                <w:rFonts w:ascii="Arial" w:hAnsi="Arial" w:cs="Arial"/>
              </w:rPr>
            </w:pPr>
            <w:ins w:id="8243"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2FC6A239" w14:textId="77777777" w:rsidR="009406B0" w:rsidRDefault="009406B0" w:rsidP="009406B0">
            <w:pPr>
              <w:rPr>
                <w:ins w:id="8244" w:author="Sowndarya S (WT01 - Manufacturing &amp; Hi Tech)" w:date="2015-03-23T15:35:00Z"/>
                <w:rFonts w:asciiTheme="minorHAnsi" w:hAnsiTheme="minorHAnsi" w:cstheme="minorHAnsi"/>
                <w:color w:val="000000"/>
                <w:sz w:val="18"/>
                <w:szCs w:val="16"/>
              </w:rPr>
            </w:pPr>
            <w:ins w:id="8245" w:author="Sowndarya S (WT01 - Manufacturing &amp; Hi Tech)" w:date="2015-03-23T15:35:00Z">
              <w:r>
                <w:rPr>
                  <w:rFonts w:asciiTheme="minorHAnsi" w:hAnsiTheme="minorHAnsi" w:cstheme="minorHAnsi"/>
                  <w:color w:val="000000"/>
                  <w:sz w:val="18"/>
                  <w:szCs w:val="16"/>
                </w:rPr>
                <w:t>Profit of jan</w:t>
              </w:r>
            </w:ins>
          </w:p>
        </w:tc>
      </w:tr>
      <w:tr w:rsidR="009406B0" w:rsidRPr="00D30FA1" w14:paraId="20F60BC2" w14:textId="77777777" w:rsidTr="008B41B0">
        <w:trPr>
          <w:ins w:id="8246"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23A205CE" w14:textId="77777777" w:rsidR="009406B0" w:rsidRDefault="009406B0" w:rsidP="009406B0">
            <w:pPr>
              <w:rPr>
                <w:ins w:id="8247" w:author="Sowndarya S (WT01 - Manufacturing &amp; Hi Tech)" w:date="2015-03-23T15:35:00Z"/>
                <w:rFonts w:asciiTheme="minorHAnsi" w:hAnsiTheme="minorHAnsi" w:cstheme="minorHAnsi"/>
                <w:color w:val="000000"/>
                <w:sz w:val="18"/>
                <w:szCs w:val="16"/>
              </w:rPr>
            </w:pPr>
            <w:ins w:id="8248" w:author="Sowndarya S (WT01 - Manufacturing &amp; Hi Tech)" w:date="2015-03-23T15:35:00Z">
              <w:r>
                <w:rPr>
                  <w:rFonts w:asciiTheme="minorHAnsi" w:hAnsiTheme="minorHAnsi" w:cstheme="minorHAnsi"/>
                  <w:color w:val="000000"/>
                  <w:sz w:val="18"/>
                  <w:szCs w:val="16"/>
                </w:rPr>
                <w:t>PRO_FEB</w:t>
              </w:r>
            </w:ins>
          </w:p>
        </w:tc>
        <w:tc>
          <w:tcPr>
            <w:tcW w:w="2160" w:type="dxa"/>
            <w:tcBorders>
              <w:top w:val="single" w:sz="4" w:space="0" w:color="auto"/>
              <w:left w:val="single" w:sz="4" w:space="0" w:color="auto"/>
              <w:bottom w:val="single" w:sz="4" w:space="0" w:color="auto"/>
              <w:right w:val="single" w:sz="4" w:space="0" w:color="auto"/>
            </w:tcBorders>
          </w:tcPr>
          <w:p w14:paraId="19C5632A" w14:textId="77777777" w:rsidR="009406B0" w:rsidRDefault="009406B0" w:rsidP="009406B0">
            <w:pPr>
              <w:rPr>
                <w:ins w:id="8249" w:author="Sowndarya S (WT01 - Manufacturing &amp; Hi Tech)" w:date="2015-03-23T15:35:00Z"/>
                <w:rFonts w:asciiTheme="minorHAnsi" w:hAnsiTheme="minorHAnsi" w:cstheme="minorHAnsi"/>
                <w:color w:val="000000"/>
                <w:sz w:val="18"/>
                <w:szCs w:val="16"/>
              </w:rPr>
            </w:pPr>
            <w:ins w:id="8250"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47A05FE" w14:textId="77777777" w:rsidR="009406B0" w:rsidRDefault="009406B0" w:rsidP="009406B0">
            <w:pPr>
              <w:rPr>
                <w:ins w:id="8251" w:author="Sowndarya S (WT01 - Manufacturing &amp; Hi Tech)" w:date="2015-03-23T15:35:00Z"/>
                <w:rFonts w:ascii="Arial" w:hAnsi="Arial" w:cs="Arial"/>
              </w:rPr>
            </w:pPr>
            <w:ins w:id="8252"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1844C2E8" w14:textId="77777777" w:rsidR="009406B0" w:rsidRDefault="009406B0" w:rsidP="009406B0">
            <w:pPr>
              <w:rPr>
                <w:ins w:id="8253" w:author="Sowndarya S (WT01 - Manufacturing &amp; Hi Tech)" w:date="2015-03-23T15:35:00Z"/>
                <w:rFonts w:asciiTheme="minorHAnsi" w:hAnsiTheme="minorHAnsi" w:cstheme="minorHAnsi"/>
                <w:color w:val="000000"/>
                <w:sz w:val="18"/>
                <w:szCs w:val="16"/>
              </w:rPr>
            </w:pPr>
            <w:ins w:id="8254" w:author="Sowndarya S (WT01 - Manufacturing &amp; Hi Tech)" w:date="2015-03-23T15:35:00Z">
              <w:r>
                <w:rPr>
                  <w:rFonts w:asciiTheme="minorHAnsi" w:hAnsiTheme="minorHAnsi" w:cstheme="minorHAnsi"/>
                  <w:color w:val="000000"/>
                  <w:sz w:val="18"/>
                  <w:szCs w:val="16"/>
                </w:rPr>
                <w:t>Profit of feb</w:t>
              </w:r>
            </w:ins>
          </w:p>
        </w:tc>
      </w:tr>
      <w:tr w:rsidR="009406B0" w:rsidRPr="00D30FA1" w14:paraId="3512CE16" w14:textId="77777777" w:rsidTr="008B41B0">
        <w:trPr>
          <w:ins w:id="8255"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1A2DE446" w14:textId="77777777" w:rsidR="009406B0" w:rsidRDefault="009406B0" w:rsidP="009406B0">
            <w:pPr>
              <w:rPr>
                <w:ins w:id="8256" w:author="Sowndarya S (WT01 - Manufacturing &amp; Hi Tech)" w:date="2015-03-23T15:35:00Z"/>
                <w:rFonts w:asciiTheme="minorHAnsi" w:hAnsiTheme="minorHAnsi" w:cstheme="minorHAnsi"/>
                <w:color w:val="000000"/>
                <w:sz w:val="18"/>
                <w:szCs w:val="16"/>
              </w:rPr>
            </w:pPr>
            <w:ins w:id="8257" w:author="Sowndarya S (WT01 - Manufacturing &amp; Hi Tech)" w:date="2015-03-23T15:35:00Z">
              <w:r>
                <w:rPr>
                  <w:rFonts w:asciiTheme="minorHAnsi" w:hAnsiTheme="minorHAnsi" w:cstheme="minorHAnsi"/>
                  <w:color w:val="000000"/>
                  <w:sz w:val="18"/>
                  <w:szCs w:val="16"/>
                </w:rPr>
                <w:t>PRO_MAR</w:t>
              </w:r>
            </w:ins>
          </w:p>
        </w:tc>
        <w:tc>
          <w:tcPr>
            <w:tcW w:w="2160" w:type="dxa"/>
            <w:tcBorders>
              <w:top w:val="single" w:sz="4" w:space="0" w:color="auto"/>
              <w:left w:val="single" w:sz="4" w:space="0" w:color="auto"/>
              <w:bottom w:val="single" w:sz="4" w:space="0" w:color="auto"/>
              <w:right w:val="single" w:sz="4" w:space="0" w:color="auto"/>
            </w:tcBorders>
          </w:tcPr>
          <w:p w14:paraId="6D9B2040" w14:textId="77777777" w:rsidR="009406B0" w:rsidRDefault="009406B0" w:rsidP="009406B0">
            <w:pPr>
              <w:rPr>
                <w:ins w:id="8258" w:author="Sowndarya S (WT01 - Manufacturing &amp; Hi Tech)" w:date="2015-03-23T15:35:00Z"/>
                <w:rFonts w:asciiTheme="minorHAnsi" w:hAnsiTheme="minorHAnsi" w:cstheme="minorHAnsi"/>
                <w:color w:val="000000"/>
                <w:sz w:val="18"/>
                <w:szCs w:val="16"/>
              </w:rPr>
            </w:pPr>
            <w:ins w:id="8259"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3313ABF" w14:textId="77777777" w:rsidR="009406B0" w:rsidRDefault="009406B0" w:rsidP="009406B0">
            <w:pPr>
              <w:rPr>
                <w:ins w:id="8260" w:author="Sowndarya S (WT01 - Manufacturing &amp; Hi Tech)" w:date="2015-03-23T15:35:00Z"/>
                <w:rFonts w:ascii="Arial" w:hAnsi="Arial" w:cs="Arial"/>
              </w:rPr>
            </w:pPr>
            <w:ins w:id="8261"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42A7A932" w14:textId="77777777" w:rsidR="009406B0" w:rsidRDefault="009406B0" w:rsidP="009406B0">
            <w:pPr>
              <w:rPr>
                <w:ins w:id="8262" w:author="Sowndarya S (WT01 - Manufacturing &amp; Hi Tech)" w:date="2015-03-23T15:35:00Z"/>
                <w:rFonts w:asciiTheme="minorHAnsi" w:hAnsiTheme="minorHAnsi" w:cstheme="minorHAnsi"/>
                <w:color w:val="000000"/>
                <w:sz w:val="18"/>
                <w:szCs w:val="16"/>
              </w:rPr>
            </w:pPr>
            <w:ins w:id="8263" w:author="Sowndarya S (WT01 - Manufacturing &amp; Hi Tech)" w:date="2015-03-23T15:35:00Z">
              <w:r>
                <w:rPr>
                  <w:rFonts w:asciiTheme="minorHAnsi" w:hAnsiTheme="minorHAnsi" w:cstheme="minorHAnsi"/>
                  <w:color w:val="000000"/>
                  <w:sz w:val="18"/>
                  <w:szCs w:val="16"/>
                </w:rPr>
                <w:t>Profit of mar</w:t>
              </w:r>
            </w:ins>
          </w:p>
        </w:tc>
      </w:tr>
      <w:tr w:rsidR="009406B0" w:rsidRPr="00D30FA1" w14:paraId="75434199" w14:textId="77777777" w:rsidTr="008B41B0">
        <w:trPr>
          <w:ins w:id="8264"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2D79038D" w14:textId="77777777" w:rsidR="009406B0" w:rsidRDefault="009406B0" w:rsidP="009406B0">
            <w:pPr>
              <w:rPr>
                <w:ins w:id="8265" w:author="Sowndarya S (WT01 - Manufacturing &amp; Hi Tech)" w:date="2015-03-23T15:35:00Z"/>
                <w:rFonts w:asciiTheme="minorHAnsi" w:hAnsiTheme="minorHAnsi" w:cstheme="minorHAnsi"/>
                <w:color w:val="000000"/>
                <w:sz w:val="18"/>
                <w:szCs w:val="16"/>
              </w:rPr>
            </w:pPr>
            <w:ins w:id="8266" w:author="Sowndarya S (WT01 - Manufacturing &amp; Hi Tech)" w:date="2015-03-23T15:35:00Z">
              <w:r>
                <w:rPr>
                  <w:rFonts w:asciiTheme="minorHAnsi" w:hAnsiTheme="minorHAnsi" w:cstheme="minorHAnsi"/>
                  <w:color w:val="000000"/>
                  <w:sz w:val="18"/>
                  <w:szCs w:val="16"/>
                </w:rPr>
                <w:t>PRO_APR</w:t>
              </w:r>
            </w:ins>
          </w:p>
        </w:tc>
        <w:tc>
          <w:tcPr>
            <w:tcW w:w="2160" w:type="dxa"/>
            <w:tcBorders>
              <w:top w:val="single" w:sz="4" w:space="0" w:color="auto"/>
              <w:left w:val="single" w:sz="4" w:space="0" w:color="auto"/>
              <w:bottom w:val="single" w:sz="4" w:space="0" w:color="auto"/>
              <w:right w:val="single" w:sz="4" w:space="0" w:color="auto"/>
            </w:tcBorders>
          </w:tcPr>
          <w:p w14:paraId="1689FEBC" w14:textId="77777777" w:rsidR="009406B0" w:rsidRDefault="009406B0" w:rsidP="009406B0">
            <w:pPr>
              <w:rPr>
                <w:ins w:id="8267" w:author="Sowndarya S (WT01 - Manufacturing &amp; Hi Tech)" w:date="2015-03-23T15:35:00Z"/>
                <w:rFonts w:asciiTheme="minorHAnsi" w:hAnsiTheme="minorHAnsi" w:cstheme="minorHAnsi"/>
                <w:color w:val="000000"/>
                <w:sz w:val="18"/>
                <w:szCs w:val="16"/>
              </w:rPr>
            </w:pPr>
            <w:ins w:id="8268"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6FE22DA" w14:textId="77777777" w:rsidR="009406B0" w:rsidRDefault="009406B0" w:rsidP="009406B0">
            <w:pPr>
              <w:rPr>
                <w:ins w:id="8269" w:author="Sowndarya S (WT01 - Manufacturing &amp; Hi Tech)" w:date="2015-03-23T15:35:00Z"/>
                <w:rFonts w:ascii="Arial" w:hAnsi="Arial" w:cs="Arial"/>
              </w:rPr>
            </w:pPr>
            <w:ins w:id="8270"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1E8BD3A6" w14:textId="77777777" w:rsidR="009406B0" w:rsidRDefault="009406B0" w:rsidP="009406B0">
            <w:pPr>
              <w:rPr>
                <w:ins w:id="8271" w:author="Sowndarya S (WT01 - Manufacturing &amp; Hi Tech)" w:date="2015-03-23T15:35:00Z"/>
                <w:rFonts w:asciiTheme="minorHAnsi" w:hAnsiTheme="minorHAnsi" w:cstheme="minorHAnsi"/>
                <w:color w:val="000000"/>
                <w:sz w:val="18"/>
                <w:szCs w:val="16"/>
              </w:rPr>
            </w:pPr>
            <w:ins w:id="8272" w:author="Sowndarya S (WT01 - Manufacturing &amp; Hi Tech)" w:date="2015-03-23T15:35:00Z">
              <w:r>
                <w:rPr>
                  <w:rFonts w:asciiTheme="minorHAnsi" w:hAnsiTheme="minorHAnsi" w:cstheme="minorHAnsi"/>
                  <w:color w:val="000000"/>
                  <w:sz w:val="18"/>
                  <w:szCs w:val="16"/>
                </w:rPr>
                <w:t>Profit of apr</w:t>
              </w:r>
            </w:ins>
          </w:p>
        </w:tc>
      </w:tr>
      <w:tr w:rsidR="009406B0" w:rsidRPr="00D30FA1" w14:paraId="475A673C" w14:textId="77777777" w:rsidTr="008B41B0">
        <w:trPr>
          <w:ins w:id="8273"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30387090" w14:textId="77777777" w:rsidR="009406B0" w:rsidRDefault="009406B0" w:rsidP="009406B0">
            <w:pPr>
              <w:rPr>
                <w:ins w:id="8274" w:author="Sowndarya S (WT01 - Manufacturing &amp; Hi Tech)" w:date="2015-03-23T15:35:00Z"/>
                <w:rFonts w:asciiTheme="minorHAnsi" w:hAnsiTheme="minorHAnsi" w:cstheme="minorHAnsi"/>
                <w:color w:val="000000"/>
                <w:sz w:val="18"/>
                <w:szCs w:val="16"/>
              </w:rPr>
            </w:pPr>
            <w:ins w:id="8275" w:author="Sowndarya S (WT01 - Manufacturing &amp; Hi Tech)" w:date="2015-03-23T15:35:00Z">
              <w:r>
                <w:rPr>
                  <w:rFonts w:asciiTheme="minorHAnsi" w:hAnsiTheme="minorHAnsi" w:cstheme="minorHAnsi"/>
                  <w:color w:val="000000"/>
                  <w:sz w:val="18"/>
                  <w:szCs w:val="16"/>
                </w:rPr>
                <w:t>PRO_MAY</w:t>
              </w:r>
            </w:ins>
          </w:p>
        </w:tc>
        <w:tc>
          <w:tcPr>
            <w:tcW w:w="2160" w:type="dxa"/>
            <w:tcBorders>
              <w:top w:val="single" w:sz="4" w:space="0" w:color="auto"/>
              <w:left w:val="single" w:sz="4" w:space="0" w:color="auto"/>
              <w:bottom w:val="single" w:sz="4" w:space="0" w:color="auto"/>
              <w:right w:val="single" w:sz="4" w:space="0" w:color="auto"/>
            </w:tcBorders>
          </w:tcPr>
          <w:p w14:paraId="00430009" w14:textId="77777777" w:rsidR="009406B0" w:rsidRDefault="009406B0" w:rsidP="009406B0">
            <w:pPr>
              <w:rPr>
                <w:ins w:id="8276" w:author="Sowndarya S (WT01 - Manufacturing &amp; Hi Tech)" w:date="2015-03-23T15:35:00Z"/>
                <w:rFonts w:asciiTheme="minorHAnsi" w:hAnsiTheme="minorHAnsi" w:cstheme="minorHAnsi"/>
                <w:color w:val="000000"/>
                <w:sz w:val="18"/>
                <w:szCs w:val="16"/>
              </w:rPr>
            </w:pPr>
            <w:ins w:id="8277"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56503D5" w14:textId="77777777" w:rsidR="009406B0" w:rsidRDefault="009406B0" w:rsidP="009406B0">
            <w:pPr>
              <w:rPr>
                <w:ins w:id="8278" w:author="Sowndarya S (WT01 - Manufacturing &amp; Hi Tech)" w:date="2015-03-23T15:35:00Z"/>
                <w:rFonts w:ascii="Arial" w:hAnsi="Arial" w:cs="Arial"/>
              </w:rPr>
            </w:pPr>
            <w:ins w:id="8279"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2F50BC73" w14:textId="77777777" w:rsidR="009406B0" w:rsidRDefault="009406B0" w:rsidP="009406B0">
            <w:pPr>
              <w:rPr>
                <w:ins w:id="8280" w:author="Sowndarya S (WT01 - Manufacturing &amp; Hi Tech)" w:date="2015-03-23T15:35:00Z"/>
                <w:rFonts w:asciiTheme="minorHAnsi" w:hAnsiTheme="minorHAnsi" w:cstheme="minorHAnsi"/>
                <w:color w:val="000000"/>
                <w:sz w:val="18"/>
                <w:szCs w:val="16"/>
              </w:rPr>
            </w:pPr>
            <w:ins w:id="8281" w:author="Sowndarya S (WT01 - Manufacturing &amp; Hi Tech)" w:date="2015-03-23T15:35:00Z">
              <w:r>
                <w:rPr>
                  <w:rFonts w:asciiTheme="minorHAnsi" w:hAnsiTheme="minorHAnsi" w:cstheme="minorHAnsi"/>
                  <w:color w:val="000000"/>
                  <w:sz w:val="18"/>
                  <w:szCs w:val="16"/>
                </w:rPr>
                <w:t>Profit of may</w:t>
              </w:r>
            </w:ins>
          </w:p>
        </w:tc>
      </w:tr>
      <w:tr w:rsidR="009406B0" w:rsidRPr="00D30FA1" w14:paraId="7911F642" w14:textId="77777777" w:rsidTr="008B41B0">
        <w:trPr>
          <w:ins w:id="8282"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7237525E" w14:textId="77777777" w:rsidR="009406B0" w:rsidRDefault="009406B0" w:rsidP="009406B0">
            <w:pPr>
              <w:rPr>
                <w:ins w:id="8283" w:author="Sowndarya S (WT01 - Manufacturing &amp; Hi Tech)" w:date="2015-03-23T15:35:00Z"/>
                <w:rFonts w:asciiTheme="minorHAnsi" w:hAnsiTheme="minorHAnsi" w:cstheme="minorHAnsi"/>
                <w:color w:val="000000"/>
                <w:sz w:val="18"/>
                <w:szCs w:val="16"/>
              </w:rPr>
            </w:pPr>
            <w:ins w:id="8284" w:author="Sowndarya S (WT01 - Manufacturing &amp; Hi Tech)" w:date="2015-03-23T15:35:00Z">
              <w:r>
                <w:rPr>
                  <w:rFonts w:asciiTheme="minorHAnsi" w:hAnsiTheme="minorHAnsi" w:cstheme="minorHAnsi"/>
                  <w:color w:val="000000"/>
                  <w:sz w:val="18"/>
                  <w:szCs w:val="16"/>
                </w:rPr>
                <w:t>PRO_JUN</w:t>
              </w:r>
            </w:ins>
          </w:p>
        </w:tc>
        <w:tc>
          <w:tcPr>
            <w:tcW w:w="2160" w:type="dxa"/>
            <w:tcBorders>
              <w:top w:val="single" w:sz="4" w:space="0" w:color="auto"/>
              <w:left w:val="single" w:sz="4" w:space="0" w:color="auto"/>
              <w:bottom w:val="single" w:sz="4" w:space="0" w:color="auto"/>
              <w:right w:val="single" w:sz="4" w:space="0" w:color="auto"/>
            </w:tcBorders>
          </w:tcPr>
          <w:p w14:paraId="4F5FDDBA" w14:textId="77777777" w:rsidR="009406B0" w:rsidRDefault="009406B0" w:rsidP="009406B0">
            <w:pPr>
              <w:rPr>
                <w:ins w:id="8285" w:author="Sowndarya S (WT01 - Manufacturing &amp; Hi Tech)" w:date="2015-03-23T15:35:00Z"/>
                <w:rFonts w:asciiTheme="minorHAnsi" w:hAnsiTheme="minorHAnsi" w:cstheme="minorHAnsi"/>
                <w:color w:val="000000"/>
                <w:sz w:val="18"/>
                <w:szCs w:val="16"/>
              </w:rPr>
            </w:pPr>
            <w:ins w:id="8286"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BCA12E5" w14:textId="77777777" w:rsidR="009406B0" w:rsidRDefault="009406B0" w:rsidP="009406B0">
            <w:pPr>
              <w:rPr>
                <w:ins w:id="8287" w:author="Sowndarya S (WT01 - Manufacturing &amp; Hi Tech)" w:date="2015-03-23T15:35:00Z"/>
                <w:rFonts w:ascii="Arial" w:hAnsi="Arial" w:cs="Arial"/>
              </w:rPr>
            </w:pPr>
            <w:ins w:id="8288"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0243AB5E" w14:textId="77777777" w:rsidR="009406B0" w:rsidRDefault="009406B0" w:rsidP="009406B0">
            <w:pPr>
              <w:rPr>
                <w:ins w:id="8289" w:author="Sowndarya S (WT01 - Manufacturing &amp; Hi Tech)" w:date="2015-03-23T15:35:00Z"/>
                <w:rFonts w:asciiTheme="minorHAnsi" w:hAnsiTheme="minorHAnsi" w:cstheme="minorHAnsi"/>
                <w:color w:val="000000"/>
                <w:sz w:val="18"/>
                <w:szCs w:val="16"/>
              </w:rPr>
            </w:pPr>
            <w:ins w:id="8290" w:author="Sowndarya S (WT01 - Manufacturing &amp; Hi Tech)" w:date="2015-03-23T15:35:00Z">
              <w:r>
                <w:rPr>
                  <w:rFonts w:asciiTheme="minorHAnsi" w:hAnsiTheme="minorHAnsi" w:cstheme="minorHAnsi"/>
                  <w:color w:val="000000"/>
                  <w:sz w:val="18"/>
                  <w:szCs w:val="16"/>
                </w:rPr>
                <w:t>Profit of jun</w:t>
              </w:r>
            </w:ins>
          </w:p>
        </w:tc>
      </w:tr>
      <w:tr w:rsidR="009406B0" w:rsidRPr="00D30FA1" w14:paraId="4709E08E" w14:textId="77777777" w:rsidTr="008B41B0">
        <w:trPr>
          <w:ins w:id="8291"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41213C43" w14:textId="77777777" w:rsidR="009406B0" w:rsidRDefault="009406B0" w:rsidP="009406B0">
            <w:pPr>
              <w:rPr>
                <w:ins w:id="8292" w:author="Sowndarya S (WT01 - Manufacturing &amp; Hi Tech)" w:date="2015-03-23T15:35:00Z"/>
                <w:rFonts w:asciiTheme="minorHAnsi" w:hAnsiTheme="minorHAnsi" w:cstheme="minorHAnsi"/>
                <w:color w:val="000000"/>
                <w:sz w:val="18"/>
                <w:szCs w:val="16"/>
              </w:rPr>
            </w:pPr>
            <w:ins w:id="8293" w:author="Sowndarya S (WT01 - Manufacturing &amp; Hi Tech)" w:date="2015-03-23T15:35:00Z">
              <w:r>
                <w:rPr>
                  <w:rFonts w:asciiTheme="minorHAnsi" w:hAnsiTheme="minorHAnsi" w:cstheme="minorHAnsi"/>
                  <w:color w:val="000000"/>
                  <w:sz w:val="18"/>
                  <w:szCs w:val="16"/>
                </w:rPr>
                <w:t>PRO_JUL</w:t>
              </w:r>
            </w:ins>
          </w:p>
        </w:tc>
        <w:tc>
          <w:tcPr>
            <w:tcW w:w="2160" w:type="dxa"/>
            <w:tcBorders>
              <w:top w:val="single" w:sz="4" w:space="0" w:color="auto"/>
              <w:left w:val="single" w:sz="4" w:space="0" w:color="auto"/>
              <w:bottom w:val="single" w:sz="4" w:space="0" w:color="auto"/>
              <w:right w:val="single" w:sz="4" w:space="0" w:color="auto"/>
            </w:tcBorders>
          </w:tcPr>
          <w:p w14:paraId="3311B1AE" w14:textId="77777777" w:rsidR="009406B0" w:rsidRDefault="009406B0" w:rsidP="009406B0">
            <w:pPr>
              <w:rPr>
                <w:ins w:id="8294" w:author="Sowndarya S (WT01 - Manufacturing &amp; Hi Tech)" w:date="2015-03-23T15:35:00Z"/>
                <w:rFonts w:asciiTheme="minorHAnsi" w:hAnsiTheme="minorHAnsi" w:cstheme="minorHAnsi"/>
                <w:color w:val="000000"/>
                <w:sz w:val="18"/>
                <w:szCs w:val="16"/>
              </w:rPr>
            </w:pPr>
            <w:ins w:id="8295"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8DA23CC" w14:textId="77777777" w:rsidR="009406B0" w:rsidRDefault="009406B0" w:rsidP="009406B0">
            <w:pPr>
              <w:rPr>
                <w:ins w:id="8296" w:author="Sowndarya S (WT01 - Manufacturing &amp; Hi Tech)" w:date="2015-03-23T15:35:00Z"/>
                <w:rFonts w:ascii="Arial" w:hAnsi="Arial" w:cs="Arial"/>
              </w:rPr>
            </w:pPr>
            <w:ins w:id="8297"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739C1CCD" w14:textId="77777777" w:rsidR="009406B0" w:rsidRDefault="009406B0" w:rsidP="009406B0">
            <w:pPr>
              <w:rPr>
                <w:ins w:id="8298" w:author="Sowndarya S (WT01 - Manufacturing &amp; Hi Tech)" w:date="2015-03-23T15:35:00Z"/>
                <w:rFonts w:asciiTheme="minorHAnsi" w:hAnsiTheme="minorHAnsi" w:cstheme="minorHAnsi"/>
                <w:color w:val="000000"/>
                <w:sz w:val="18"/>
                <w:szCs w:val="16"/>
              </w:rPr>
            </w:pPr>
            <w:ins w:id="8299" w:author="Sowndarya S (WT01 - Manufacturing &amp; Hi Tech)" w:date="2015-03-23T15:35:00Z">
              <w:r>
                <w:rPr>
                  <w:rFonts w:asciiTheme="minorHAnsi" w:hAnsiTheme="minorHAnsi" w:cstheme="minorHAnsi"/>
                  <w:color w:val="000000"/>
                  <w:sz w:val="18"/>
                  <w:szCs w:val="16"/>
                </w:rPr>
                <w:t>Profit of jul</w:t>
              </w:r>
            </w:ins>
          </w:p>
        </w:tc>
      </w:tr>
      <w:tr w:rsidR="009406B0" w:rsidRPr="00D30FA1" w14:paraId="32115550" w14:textId="77777777" w:rsidTr="008B41B0">
        <w:trPr>
          <w:ins w:id="8300"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60F879A1" w14:textId="77777777" w:rsidR="009406B0" w:rsidRDefault="009406B0" w:rsidP="009406B0">
            <w:pPr>
              <w:rPr>
                <w:ins w:id="8301" w:author="Sowndarya S (WT01 - Manufacturing &amp; Hi Tech)" w:date="2015-03-23T15:35:00Z"/>
                <w:rFonts w:asciiTheme="minorHAnsi" w:hAnsiTheme="minorHAnsi" w:cstheme="minorHAnsi"/>
                <w:color w:val="000000"/>
                <w:sz w:val="18"/>
                <w:szCs w:val="16"/>
              </w:rPr>
            </w:pPr>
            <w:ins w:id="8302" w:author="Sowndarya S (WT01 - Manufacturing &amp; Hi Tech)" w:date="2015-03-23T15:35:00Z">
              <w:r>
                <w:rPr>
                  <w:rFonts w:asciiTheme="minorHAnsi" w:hAnsiTheme="minorHAnsi" w:cstheme="minorHAnsi"/>
                  <w:color w:val="000000"/>
                  <w:sz w:val="18"/>
                  <w:szCs w:val="16"/>
                </w:rPr>
                <w:t>PRO_AUG</w:t>
              </w:r>
            </w:ins>
          </w:p>
        </w:tc>
        <w:tc>
          <w:tcPr>
            <w:tcW w:w="2160" w:type="dxa"/>
            <w:tcBorders>
              <w:top w:val="single" w:sz="4" w:space="0" w:color="auto"/>
              <w:left w:val="single" w:sz="4" w:space="0" w:color="auto"/>
              <w:bottom w:val="single" w:sz="4" w:space="0" w:color="auto"/>
              <w:right w:val="single" w:sz="4" w:space="0" w:color="auto"/>
            </w:tcBorders>
          </w:tcPr>
          <w:p w14:paraId="375F11B8" w14:textId="77777777" w:rsidR="009406B0" w:rsidRDefault="009406B0" w:rsidP="009406B0">
            <w:pPr>
              <w:rPr>
                <w:ins w:id="8303" w:author="Sowndarya S (WT01 - Manufacturing &amp; Hi Tech)" w:date="2015-03-23T15:35:00Z"/>
                <w:rFonts w:asciiTheme="minorHAnsi" w:hAnsiTheme="minorHAnsi" w:cstheme="minorHAnsi"/>
                <w:color w:val="000000"/>
                <w:sz w:val="18"/>
                <w:szCs w:val="16"/>
              </w:rPr>
            </w:pPr>
            <w:ins w:id="8304"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5379FD3" w14:textId="77777777" w:rsidR="009406B0" w:rsidRDefault="009406B0" w:rsidP="009406B0">
            <w:pPr>
              <w:rPr>
                <w:ins w:id="8305" w:author="Sowndarya S (WT01 - Manufacturing &amp; Hi Tech)" w:date="2015-03-23T15:35:00Z"/>
                <w:rFonts w:ascii="Arial" w:hAnsi="Arial" w:cs="Arial"/>
              </w:rPr>
            </w:pPr>
            <w:ins w:id="8306"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51FB55A4" w14:textId="77777777" w:rsidR="009406B0" w:rsidRDefault="009406B0" w:rsidP="009406B0">
            <w:pPr>
              <w:rPr>
                <w:ins w:id="8307" w:author="Sowndarya S (WT01 - Manufacturing &amp; Hi Tech)" w:date="2015-03-23T15:35:00Z"/>
                <w:rFonts w:asciiTheme="minorHAnsi" w:hAnsiTheme="minorHAnsi" w:cstheme="minorHAnsi"/>
                <w:color w:val="000000"/>
                <w:sz w:val="18"/>
                <w:szCs w:val="16"/>
              </w:rPr>
            </w:pPr>
            <w:ins w:id="8308" w:author="Sowndarya S (WT01 - Manufacturing &amp; Hi Tech)" w:date="2015-03-23T15:35:00Z">
              <w:r>
                <w:rPr>
                  <w:rFonts w:asciiTheme="minorHAnsi" w:hAnsiTheme="minorHAnsi" w:cstheme="minorHAnsi"/>
                  <w:color w:val="000000"/>
                  <w:sz w:val="18"/>
                  <w:szCs w:val="16"/>
                </w:rPr>
                <w:t>Profit of aug</w:t>
              </w:r>
            </w:ins>
          </w:p>
        </w:tc>
      </w:tr>
      <w:tr w:rsidR="009406B0" w:rsidRPr="00D30FA1" w14:paraId="69722D74" w14:textId="77777777" w:rsidTr="008B41B0">
        <w:trPr>
          <w:ins w:id="8309"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5E02A4A5" w14:textId="77777777" w:rsidR="009406B0" w:rsidRDefault="009406B0" w:rsidP="009406B0">
            <w:pPr>
              <w:rPr>
                <w:ins w:id="8310" w:author="Sowndarya S (WT01 - Manufacturing &amp; Hi Tech)" w:date="2015-03-23T15:35:00Z"/>
                <w:rFonts w:asciiTheme="minorHAnsi" w:hAnsiTheme="minorHAnsi" w:cstheme="minorHAnsi"/>
                <w:color w:val="000000"/>
                <w:sz w:val="18"/>
                <w:szCs w:val="16"/>
              </w:rPr>
            </w:pPr>
            <w:ins w:id="8311" w:author="Sowndarya S (WT01 - Manufacturing &amp; Hi Tech)" w:date="2015-03-23T15:35:00Z">
              <w:r>
                <w:rPr>
                  <w:rFonts w:asciiTheme="minorHAnsi" w:hAnsiTheme="minorHAnsi" w:cstheme="minorHAnsi"/>
                  <w:color w:val="000000"/>
                  <w:sz w:val="18"/>
                  <w:szCs w:val="16"/>
                </w:rPr>
                <w:t>PRO_SEP</w:t>
              </w:r>
            </w:ins>
          </w:p>
        </w:tc>
        <w:tc>
          <w:tcPr>
            <w:tcW w:w="2160" w:type="dxa"/>
            <w:tcBorders>
              <w:top w:val="single" w:sz="4" w:space="0" w:color="auto"/>
              <w:left w:val="single" w:sz="4" w:space="0" w:color="auto"/>
              <w:bottom w:val="single" w:sz="4" w:space="0" w:color="auto"/>
              <w:right w:val="single" w:sz="4" w:space="0" w:color="auto"/>
            </w:tcBorders>
          </w:tcPr>
          <w:p w14:paraId="26732BD4" w14:textId="77777777" w:rsidR="009406B0" w:rsidRDefault="009406B0" w:rsidP="009406B0">
            <w:pPr>
              <w:rPr>
                <w:ins w:id="8312" w:author="Sowndarya S (WT01 - Manufacturing &amp; Hi Tech)" w:date="2015-03-23T15:35:00Z"/>
                <w:rFonts w:asciiTheme="minorHAnsi" w:hAnsiTheme="minorHAnsi" w:cstheme="minorHAnsi"/>
                <w:color w:val="000000"/>
                <w:sz w:val="18"/>
                <w:szCs w:val="16"/>
              </w:rPr>
            </w:pPr>
            <w:ins w:id="8313"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B652E59" w14:textId="77777777" w:rsidR="009406B0" w:rsidRDefault="009406B0" w:rsidP="009406B0">
            <w:pPr>
              <w:rPr>
                <w:ins w:id="8314" w:author="Sowndarya S (WT01 - Manufacturing &amp; Hi Tech)" w:date="2015-03-23T15:35:00Z"/>
                <w:rFonts w:ascii="Arial" w:hAnsi="Arial" w:cs="Arial"/>
              </w:rPr>
            </w:pPr>
            <w:ins w:id="8315"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63AFC700" w14:textId="77777777" w:rsidR="009406B0" w:rsidRDefault="009406B0" w:rsidP="009406B0">
            <w:pPr>
              <w:rPr>
                <w:ins w:id="8316" w:author="Sowndarya S (WT01 - Manufacturing &amp; Hi Tech)" w:date="2015-03-23T15:35:00Z"/>
                <w:rFonts w:asciiTheme="minorHAnsi" w:hAnsiTheme="minorHAnsi" w:cstheme="minorHAnsi"/>
                <w:color w:val="000000"/>
                <w:sz w:val="18"/>
                <w:szCs w:val="16"/>
              </w:rPr>
            </w:pPr>
            <w:ins w:id="8317" w:author="Sowndarya S (WT01 - Manufacturing &amp; Hi Tech)" w:date="2015-03-23T15:35:00Z">
              <w:r>
                <w:rPr>
                  <w:rFonts w:asciiTheme="minorHAnsi" w:hAnsiTheme="minorHAnsi" w:cstheme="minorHAnsi"/>
                  <w:color w:val="000000"/>
                  <w:sz w:val="18"/>
                  <w:szCs w:val="16"/>
                </w:rPr>
                <w:t>Profit of sep</w:t>
              </w:r>
            </w:ins>
          </w:p>
        </w:tc>
      </w:tr>
      <w:tr w:rsidR="009406B0" w:rsidRPr="00D30FA1" w14:paraId="7628026F" w14:textId="77777777" w:rsidTr="008B41B0">
        <w:trPr>
          <w:ins w:id="8318"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5C46AEE7" w14:textId="77777777" w:rsidR="009406B0" w:rsidRDefault="009406B0" w:rsidP="009406B0">
            <w:pPr>
              <w:rPr>
                <w:ins w:id="8319" w:author="Sowndarya S (WT01 - Manufacturing &amp; Hi Tech)" w:date="2015-03-23T15:35:00Z"/>
                <w:rFonts w:asciiTheme="minorHAnsi" w:hAnsiTheme="minorHAnsi" w:cstheme="minorHAnsi"/>
                <w:color w:val="000000"/>
                <w:sz w:val="18"/>
                <w:szCs w:val="16"/>
              </w:rPr>
            </w:pPr>
            <w:ins w:id="8320" w:author="Sowndarya S (WT01 - Manufacturing &amp; Hi Tech)" w:date="2015-03-23T15:35:00Z">
              <w:r>
                <w:rPr>
                  <w:rFonts w:asciiTheme="minorHAnsi" w:hAnsiTheme="minorHAnsi" w:cstheme="minorHAnsi"/>
                  <w:color w:val="000000"/>
                  <w:sz w:val="18"/>
                  <w:szCs w:val="16"/>
                </w:rPr>
                <w:t>PRO_OCT</w:t>
              </w:r>
            </w:ins>
          </w:p>
        </w:tc>
        <w:tc>
          <w:tcPr>
            <w:tcW w:w="2160" w:type="dxa"/>
            <w:tcBorders>
              <w:top w:val="single" w:sz="4" w:space="0" w:color="auto"/>
              <w:left w:val="single" w:sz="4" w:space="0" w:color="auto"/>
              <w:bottom w:val="single" w:sz="4" w:space="0" w:color="auto"/>
              <w:right w:val="single" w:sz="4" w:space="0" w:color="auto"/>
            </w:tcBorders>
          </w:tcPr>
          <w:p w14:paraId="1EB0C61C" w14:textId="77777777" w:rsidR="009406B0" w:rsidRDefault="009406B0" w:rsidP="009406B0">
            <w:pPr>
              <w:rPr>
                <w:ins w:id="8321" w:author="Sowndarya S (WT01 - Manufacturing &amp; Hi Tech)" w:date="2015-03-23T15:35:00Z"/>
                <w:rFonts w:asciiTheme="minorHAnsi" w:hAnsiTheme="minorHAnsi" w:cstheme="minorHAnsi"/>
                <w:color w:val="000000"/>
                <w:sz w:val="18"/>
                <w:szCs w:val="16"/>
              </w:rPr>
            </w:pPr>
            <w:ins w:id="8322"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EACF31D" w14:textId="77777777" w:rsidR="009406B0" w:rsidRDefault="009406B0" w:rsidP="009406B0">
            <w:pPr>
              <w:rPr>
                <w:ins w:id="8323" w:author="Sowndarya S (WT01 - Manufacturing &amp; Hi Tech)" w:date="2015-03-23T15:35:00Z"/>
                <w:rFonts w:ascii="Arial" w:hAnsi="Arial" w:cs="Arial"/>
              </w:rPr>
            </w:pPr>
            <w:ins w:id="8324"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4BF7A2A9" w14:textId="77777777" w:rsidR="009406B0" w:rsidRDefault="009406B0" w:rsidP="009406B0">
            <w:pPr>
              <w:rPr>
                <w:ins w:id="8325" w:author="Sowndarya S (WT01 - Manufacturing &amp; Hi Tech)" w:date="2015-03-23T15:35:00Z"/>
                <w:rFonts w:asciiTheme="minorHAnsi" w:hAnsiTheme="minorHAnsi" w:cstheme="minorHAnsi"/>
                <w:color w:val="000000"/>
                <w:sz w:val="18"/>
                <w:szCs w:val="16"/>
              </w:rPr>
            </w:pPr>
            <w:ins w:id="8326" w:author="Sowndarya S (WT01 - Manufacturing &amp; Hi Tech)" w:date="2015-03-23T15:35:00Z">
              <w:r>
                <w:rPr>
                  <w:rFonts w:asciiTheme="minorHAnsi" w:hAnsiTheme="minorHAnsi" w:cstheme="minorHAnsi"/>
                  <w:color w:val="000000"/>
                  <w:sz w:val="18"/>
                  <w:szCs w:val="16"/>
                </w:rPr>
                <w:t>Profit of oct</w:t>
              </w:r>
            </w:ins>
          </w:p>
        </w:tc>
      </w:tr>
      <w:tr w:rsidR="009406B0" w:rsidRPr="00D30FA1" w14:paraId="27D107D6" w14:textId="77777777" w:rsidTr="008B41B0">
        <w:trPr>
          <w:ins w:id="8327"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77F262BE" w14:textId="77777777" w:rsidR="009406B0" w:rsidRDefault="009406B0" w:rsidP="009406B0">
            <w:pPr>
              <w:rPr>
                <w:ins w:id="8328" w:author="Sowndarya S (WT01 - Manufacturing &amp; Hi Tech)" w:date="2015-03-23T15:35:00Z"/>
                <w:rFonts w:asciiTheme="minorHAnsi" w:hAnsiTheme="minorHAnsi" w:cstheme="minorHAnsi"/>
                <w:color w:val="000000"/>
                <w:sz w:val="18"/>
                <w:szCs w:val="16"/>
              </w:rPr>
            </w:pPr>
            <w:ins w:id="8329" w:author="Sowndarya S (WT01 - Manufacturing &amp; Hi Tech)" w:date="2015-03-23T15:35:00Z">
              <w:r>
                <w:rPr>
                  <w:rFonts w:asciiTheme="minorHAnsi" w:hAnsiTheme="minorHAnsi" w:cstheme="minorHAnsi"/>
                  <w:color w:val="000000"/>
                  <w:sz w:val="18"/>
                  <w:szCs w:val="16"/>
                </w:rPr>
                <w:t>PRO_NOV</w:t>
              </w:r>
            </w:ins>
          </w:p>
        </w:tc>
        <w:tc>
          <w:tcPr>
            <w:tcW w:w="2160" w:type="dxa"/>
            <w:tcBorders>
              <w:top w:val="single" w:sz="4" w:space="0" w:color="auto"/>
              <w:left w:val="single" w:sz="4" w:space="0" w:color="auto"/>
              <w:bottom w:val="single" w:sz="4" w:space="0" w:color="auto"/>
              <w:right w:val="single" w:sz="4" w:space="0" w:color="auto"/>
            </w:tcBorders>
          </w:tcPr>
          <w:p w14:paraId="28C30E22" w14:textId="77777777" w:rsidR="009406B0" w:rsidRDefault="009406B0" w:rsidP="009406B0">
            <w:pPr>
              <w:rPr>
                <w:ins w:id="8330" w:author="Sowndarya S (WT01 - Manufacturing &amp; Hi Tech)" w:date="2015-03-23T15:35:00Z"/>
                <w:rFonts w:asciiTheme="minorHAnsi" w:hAnsiTheme="minorHAnsi" w:cstheme="minorHAnsi"/>
                <w:color w:val="000000"/>
                <w:sz w:val="18"/>
                <w:szCs w:val="16"/>
              </w:rPr>
            </w:pPr>
            <w:ins w:id="8331"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E01F29C" w14:textId="77777777" w:rsidR="009406B0" w:rsidRDefault="009406B0" w:rsidP="009406B0">
            <w:pPr>
              <w:rPr>
                <w:ins w:id="8332" w:author="Sowndarya S (WT01 - Manufacturing &amp; Hi Tech)" w:date="2015-03-23T15:35:00Z"/>
                <w:rFonts w:ascii="Arial" w:hAnsi="Arial" w:cs="Arial"/>
              </w:rPr>
            </w:pPr>
            <w:ins w:id="8333"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0BC536B9" w14:textId="77777777" w:rsidR="009406B0" w:rsidRDefault="009406B0" w:rsidP="009406B0">
            <w:pPr>
              <w:rPr>
                <w:ins w:id="8334" w:author="Sowndarya S (WT01 - Manufacturing &amp; Hi Tech)" w:date="2015-03-23T15:35:00Z"/>
                <w:rFonts w:asciiTheme="minorHAnsi" w:hAnsiTheme="minorHAnsi" w:cstheme="minorHAnsi"/>
                <w:color w:val="000000"/>
                <w:sz w:val="18"/>
                <w:szCs w:val="16"/>
              </w:rPr>
            </w:pPr>
            <w:ins w:id="8335" w:author="Sowndarya S (WT01 - Manufacturing &amp; Hi Tech)" w:date="2015-03-23T15:35:00Z">
              <w:r>
                <w:rPr>
                  <w:rFonts w:asciiTheme="minorHAnsi" w:hAnsiTheme="minorHAnsi" w:cstheme="minorHAnsi"/>
                  <w:color w:val="000000"/>
                  <w:sz w:val="18"/>
                  <w:szCs w:val="16"/>
                </w:rPr>
                <w:t>Profit of nov</w:t>
              </w:r>
            </w:ins>
          </w:p>
        </w:tc>
      </w:tr>
      <w:tr w:rsidR="009406B0" w:rsidRPr="00D30FA1" w14:paraId="30852E64" w14:textId="77777777" w:rsidTr="008B41B0">
        <w:trPr>
          <w:ins w:id="8336"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1926722A" w14:textId="77777777" w:rsidR="009406B0" w:rsidRDefault="009406B0" w:rsidP="009406B0">
            <w:pPr>
              <w:rPr>
                <w:ins w:id="8337" w:author="Sowndarya S (WT01 - Manufacturing &amp; Hi Tech)" w:date="2015-03-23T15:35:00Z"/>
                <w:rFonts w:asciiTheme="minorHAnsi" w:hAnsiTheme="minorHAnsi" w:cstheme="minorHAnsi"/>
                <w:color w:val="000000"/>
                <w:sz w:val="18"/>
                <w:szCs w:val="16"/>
              </w:rPr>
            </w:pPr>
            <w:ins w:id="8338" w:author="Sowndarya S (WT01 - Manufacturing &amp; Hi Tech)" w:date="2015-03-23T15:35:00Z">
              <w:r>
                <w:rPr>
                  <w:rFonts w:asciiTheme="minorHAnsi" w:hAnsiTheme="minorHAnsi" w:cstheme="minorHAnsi"/>
                  <w:color w:val="000000"/>
                  <w:sz w:val="18"/>
                  <w:szCs w:val="16"/>
                </w:rPr>
                <w:t>PRO_DEC</w:t>
              </w:r>
            </w:ins>
          </w:p>
        </w:tc>
        <w:tc>
          <w:tcPr>
            <w:tcW w:w="2160" w:type="dxa"/>
            <w:tcBorders>
              <w:top w:val="single" w:sz="4" w:space="0" w:color="auto"/>
              <w:left w:val="single" w:sz="4" w:space="0" w:color="auto"/>
              <w:bottom w:val="single" w:sz="4" w:space="0" w:color="auto"/>
              <w:right w:val="single" w:sz="4" w:space="0" w:color="auto"/>
            </w:tcBorders>
          </w:tcPr>
          <w:p w14:paraId="72F66B6E" w14:textId="77777777" w:rsidR="009406B0" w:rsidRDefault="009406B0" w:rsidP="009406B0">
            <w:pPr>
              <w:rPr>
                <w:ins w:id="8339" w:author="Sowndarya S (WT01 - Manufacturing &amp; Hi Tech)" w:date="2015-03-23T15:35:00Z"/>
                <w:rFonts w:asciiTheme="minorHAnsi" w:hAnsiTheme="minorHAnsi" w:cstheme="minorHAnsi"/>
                <w:color w:val="000000"/>
                <w:sz w:val="18"/>
                <w:szCs w:val="16"/>
              </w:rPr>
            </w:pPr>
            <w:ins w:id="8340" w:author="Sowndarya S (WT01 - Manufacturing &amp; Hi Tech)" w:date="2015-03-23T15:35:00Z">
              <w:r w:rsidRPr="002438CE">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284414F" w14:textId="77777777" w:rsidR="009406B0" w:rsidRDefault="009406B0" w:rsidP="009406B0">
            <w:pPr>
              <w:rPr>
                <w:ins w:id="8341" w:author="Sowndarya S (WT01 - Manufacturing &amp; Hi Tech)" w:date="2015-03-23T15:35:00Z"/>
                <w:rFonts w:ascii="Arial" w:hAnsi="Arial" w:cs="Arial"/>
              </w:rPr>
            </w:pPr>
            <w:ins w:id="8342"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56CA78B2" w14:textId="77777777" w:rsidR="009406B0" w:rsidRDefault="009406B0" w:rsidP="009406B0">
            <w:pPr>
              <w:rPr>
                <w:ins w:id="8343" w:author="Sowndarya S (WT01 - Manufacturing &amp; Hi Tech)" w:date="2015-03-23T15:35:00Z"/>
                <w:rFonts w:asciiTheme="minorHAnsi" w:hAnsiTheme="minorHAnsi" w:cstheme="minorHAnsi"/>
                <w:color w:val="000000"/>
                <w:sz w:val="18"/>
                <w:szCs w:val="16"/>
              </w:rPr>
            </w:pPr>
            <w:ins w:id="8344" w:author="Sowndarya S (WT01 - Manufacturing &amp; Hi Tech)" w:date="2015-03-23T15:35:00Z">
              <w:r>
                <w:rPr>
                  <w:rFonts w:asciiTheme="minorHAnsi" w:hAnsiTheme="minorHAnsi" w:cstheme="minorHAnsi"/>
                  <w:color w:val="000000"/>
                  <w:sz w:val="18"/>
                  <w:szCs w:val="16"/>
                </w:rPr>
                <w:t>Profit of dec</w:t>
              </w:r>
            </w:ins>
          </w:p>
        </w:tc>
      </w:tr>
      <w:tr w:rsidR="00FE3B3C" w:rsidRPr="00D30FA1" w14:paraId="77E08526" w14:textId="77777777" w:rsidTr="008B41B0">
        <w:trPr>
          <w:ins w:id="8345" w:author="Sowndarya S (WT01 - Manufacturing &amp; Hi Tech)" w:date="2015-03-23T17:25:00Z"/>
        </w:trPr>
        <w:tc>
          <w:tcPr>
            <w:tcW w:w="2790" w:type="dxa"/>
            <w:tcBorders>
              <w:top w:val="single" w:sz="4" w:space="0" w:color="auto"/>
              <w:left w:val="single" w:sz="4" w:space="0" w:color="auto"/>
              <w:bottom w:val="single" w:sz="4" w:space="0" w:color="auto"/>
              <w:right w:val="single" w:sz="4" w:space="0" w:color="auto"/>
            </w:tcBorders>
            <w:vAlign w:val="center"/>
          </w:tcPr>
          <w:p w14:paraId="6A408E3F" w14:textId="28DF0E59" w:rsidR="00FE3B3C" w:rsidRDefault="00FE3B3C" w:rsidP="00FE3B3C">
            <w:pPr>
              <w:rPr>
                <w:ins w:id="8346" w:author="Sowndarya S (WT01 - Manufacturing &amp; Hi Tech)" w:date="2015-03-23T17:25:00Z"/>
                <w:rFonts w:asciiTheme="minorHAnsi" w:hAnsiTheme="minorHAnsi" w:cstheme="minorHAnsi"/>
                <w:color w:val="000000"/>
                <w:sz w:val="18"/>
                <w:szCs w:val="16"/>
              </w:rPr>
            </w:pPr>
            <w:ins w:id="8347" w:author="Sowndarya S (WT01 - Manufacturing &amp; Hi Tech)" w:date="2015-03-23T17:33:00Z">
              <w:r>
                <w:rPr>
                  <w:rFonts w:asciiTheme="minorHAnsi" w:hAnsiTheme="minorHAnsi" w:cstheme="minorHAnsi"/>
                  <w:color w:val="000000"/>
                  <w:sz w:val="18"/>
                  <w:szCs w:val="16"/>
                </w:rPr>
                <w:t>PERC_PRO_JAN</w:t>
              </w:r>
            </w:ins>
          </w:p>
        </w:tc>
        <w:tc>
          <w:tcPr>
            <w:tcW w:w="2160" w:type="dxa"/>
            <w:tcBorders>
              <w:top w:val="single" w:sz="4" w:space="0" w:color="auto"/>
              <w:left w:val="single" w:sz="4" w:space="0" w:color="auto"/>
              <w:bottom w:val="single" w:sz="4" w:space="0" w:color="auto"/>
              <w:right w:val="single" w:sz="4" w:space="0" w:color="auto"/>
            </w:tcBorders>
          </w:tcPr>
          <w:p w14:paraId="499DEEBD" w14:textId="5837B04E" w:rsidR="00FE3B3C" w:rsidRPr="002438CE" w:rsidRDefault="00FE3B3C" w:rsidP="00FE3B3C">
            <w:pPr>
              <w:rPr>
                <w:ins w:id="8348" w:author="Sowndarya S (WT01 - Manufacturing &amp; Hi Tech)" w:date="2015-03-23T17:25:00Z"/>
                <w:rFonts w:asciiTheme="minorHAnsi" w:hAnsiTheme="minorHAnsi" w:cstheme="minorHAnsi"/>
                <w:color w:val="000000"/>
                <w:sz w:val="18"/>
                <w:szCs w:val="16"/>
              </w:rPr>
            </w:pPr>
            <w:ins w:id="8349"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ADC990F" w14:textId="1F3B85C8" w:rsidR="00FE3B3C" w:rsidRPr="004C15C0" w:rsidRDefault="00FE3B3C" w:rsidP="00FE3B3C">
            <w:pPr>
              <w:rPr>
                <w:ins w:id="8350" w:author="Sowndarya S (WT01 - Manufacturing &amp; Hi Tech)" w:date="2015-03-23T17:25:00Z"/>
                <w:rFonts w:ascii="Arial" w:hAnsi="Arial" w:cs="Arial"/>
              </w:rPr>
            </w:pPr>
            <w:ins w:id="8351"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0BE8AA78" w14:textId="765976FE" w:rsidR="00FE3B3C" w:rsidRDefault="008B41B0" w:rsidP="00FE3B3C">
            <w:pPr>
              <w:rPr>
                <w:ins w:id="8352" w:author="Sowndarya S (WT01 - Manufacturing &amp; Hi Tech)" w:date="2015-03-23T17:25:00Z"/>
                <w:rFonts w:asciiTheme="minorHAnsi" w:hAnsiTheme="minorHAnsi" w:cstheme="minorHAnsi"/>
                <w:color w:val="000000"/>
                <w:sz w:val="18"/>
                <w:szCs w:val="16"/>
              </w:rPr>
            </w:pPr>
            <w:ins w:id="8353" w:author="Sowndarya S (WT01 - Manufacturing &amp; Hi Tech)" w:date="2015-03-24T10:59:00Z">
              <w:r>
                <w:rPr>
                  <w:rFonts w:asciiTheme="minorHAnsi" w:hAnsiTheme="minorHAnsi" w:cstheme="minorHAnsi"/>
                  <w:color w:val="000000"/>
                  <w:sz w:val="18"/>
                  <w:szCs w:val="16"/>
                </w:rPr>
                <w:t>Percentage profit of jan</w:t>
              </w:r>
            </w:ins>
          </w:p>
        </w:tc>
      </w:tr>
      <w:tr w:rsidR="008B41B0" w:rsidRPr="00D30FA1" w14:paraId="2C448520"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354"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355" w:author="Sowndarya S (WT01 - Manufacturing &amp; Hi Tech)" w:date="2015-03-23T17:25:00Z"/>
          <w:trPrChange w:id="8356"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357"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54B78E97" w14:textId="22BCBA9D" w:rsidR="008B41B0" w:rsidRDefault="008B41B0" w:rsidP="008B41B0">
            <w:pPr>
              <w:rPr>
                <w:ins w:id="8358" w:author="Sowndarya S (WT01 - Manufacturing &amp; Hi Tech)" w:date="2015-03-23T17:25:00Z"/>
                <w:rFonts w:asciiTheme="minorHAnsi" w:hAnsiTheme="minorHAnsi" w:cstheme="minorHAnsi"/>
                <w:color w:val="000000"/>
                <w:sz w:val="18"/>
                <w:szCs w:val="16"/>
              </w:rPr>
            </w:pPr>
            <w:ins w:id="8359" w:author="Sowndarya S (WT01 - Manufacturing &amp; Hi Tech)" w:date="2015-03-23T17:33:00Z">
              <w:r>
                <w:rPr>
                  <w:rFonts w:asciiTheme="minorHAnsi" w:hAnsiTheme="minorHAnsi" w:cstheme="minorHAnsi"/>
                  <w:color w:val="000000"/>
                  <w:sz w:val="18"/>
                  <w:szCs w:val="16"/>
                </w:rPr>
                <w:t>PERC_PRO_</w:t>
              </w:r>
            </w:ins>
            <w:ins w:id="8360" w:author="Sowndarya S (WT01 - Manufacturing &amp; Hi Tech)" w:date="2015-03-23T18:13:00Z">
              <w:r>
                <w:rPr>
                  <w:rFonts w:asciiTheme="minorHAnsi" w:hAnsiTheme="minorHAnsi" w:cstheme="minorHAnsi"/>
                  <w:color w:val="000000"/>
                  <w:sz w:val="18"/>
                  <w:szCs w:val="16"/>
                </w:rPr>
                <w:t>FEB</w:t>
              </w:r>
            </w:ins>
          </w:p>
        </w:tc>
        <w:tc>
          <w:tcPr>
            <w:tcW w:w="2160" w:type="dxa"/>
            <w:tcBorders>
              <w:top w:val="single" w:sz="4" w:space="0" w:color="auto"/>
              <w:left w:val="single" w:sz="4" w:space="0" w:color="auto"/>
              <w:bottom w:val="single" w:sz="4" w:space="0" w:color="auto"/>
              <w:right w:val="single" w:sz="4" w:space="0" w:color="auto"/>
            </w:tcBorders>
            <w:tcPrChange w:id="8361"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20E6071B" w14:textId="6B738CE8" w:rsidR="008B41B0" w:rsidRPr="002438CE" w:rsidRDefault="008B41B0" w:rsidP="008B41B0">
            <w:pPr>
              <w:rPr>
                <w:ins w:id="8362" w:author="Sowndarya S (WT01 - Manufacturing &amp; Hi Tech)" w:date="2015-03-23T17:25:00Z"/>
                <w:rFonts w:asciiTheme="minorHAnsi" w:hAnsiTheme="minorHAnsi" w:cstheme="minorHAnsi"/>
                <w:color w:val="000000"/>
                <w:sz w:val="18"/>
                <w:szCs w:val="16"/>
              </w:rPr>
            </w:pPr>
            <w:ins w:id="8363"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364"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33AB5EE4" w14:textId="49881AF4" w:rsidR="008B41B0" w:rsidRPr="004C15C0" w:rsidRDefault="008B41B0" w:rsidP="008B41B0">
            <w:pPr>
              <w:rPr>
                <w:ins w:id="8365" w:author="Sowndarya S (WT01 - Manufacturing &amp; Hi Tech)" w:date="2015-03-23T17:25:00Z"/>
                <w:rFonts w:ascii="Arial" w:hAnsi="Arial" w:cs="Arial"/>
              </w:rPr>
            </w:pPr>
            <w:ins w:id="8366"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367"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506420A0" w14:textId="4A561F64" w:rsidR="008B41B0" w:rsidRDefault="008B41B0" w:rsidP="008B41B0">
            <w:pPr>
              <w:rPr>
                <w:ins w:id="8368" w:author="Sowndarya S (WT01 - Manufacturing &amp; Hi Tech)" w:date="2015-03-23T17:25:00Z"/>
                <w:rFonts w:asciiTheme="minorHAnsi" w:hAnsiTheme="minorHAnsi" w:cstheme="minorHAnsi"/>
                <w:color w:val="000000"/>
                <w:sz w:val="18"/>
                <w:szCs w:val="16"/>
              </w:rPr>
            </w:pPr>
            <w:ins w:id="8369" w:author="Sowndarya S (WT01 - Manufacturing &amp; Hi Tech)" w:date="2015-03-24T10:59:00Z">
              <w:r>
                <w:rPr>
                  <w:rFonts w:asciiTheme="minorHAnsi" w:hAnsiTheme="minorHAnsi" w:cstheme="minorHAnsi"/>
                  <w:color w:val="000000"/>
                  <w:sz w:val="18"/>
                  <w:szCs w:val="16"/>
                </w:rPr>
                <w:t>Percentage profit of feb</w:t>
              </w:r>
            </w:ins>
          </w:p>
        </w:tc>
      </w:tr>
      <w:tr w:rsidR="008B41B0" w:rsidRPr="00D30FA1" w14:paraId="1B635D4B"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370"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371" w:author="Sowndarya S (WT01 - Manufacturing &amp; Hi Tech)" w:date="2015-03-23T17:25:00Z"/>
          <w:trPrChange w:id="8372"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373"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3EBFCA00" w14:textId="2830C0F3" w:rsidR="008B41B0" w:rsidRDefault="008B41B0" w:rsidP="008B41B0">
            <w:pPr>
              <w:rPr>
                <w:ins w:id="8374" w:author="Sowndarya S (WT01 - Manufacturing &amp; Hi Tech)" w:date="2015-03-23T17:25:00Z"/>
                <w:rFonts w:asciiTheme="minorHAnsi" w:hAnsiTheme="minorHAnsi" w:cstheme="minorHAnsi"/>
                <w:color w:val="000000"/>
                <w:sz w:val="18"/>
                <w:szCs w:val="16"/>
              </w:rPr>
            </w:pPr>
            <w:ins w:id="8375" w:author="Sowndarya S (WT01 - Manufacturing &amp; Hi Tech)" w:date="2015-03-23T18:13:00Z">
              <w:r>
                <w:rPr>
                  <w:rFonts w:asciiTheme="minorHAnsi" w:hAnsiTheme="minorHAnsi" w:cstheme="minorHAnsi"/>
                  <w:color w:val="000000"/>
                  <w:sz w:val="18"/>
                  <w:szCs w:val="16"/>
                </w:rPr>
                <w:t>PERC_PRO_</w:t>
              </w:r>
            </w:ins>
            <w:ins w:id="8376" w:author="Sowndarya S (WT01 - Manufacturing &amp; Hi Tech)" w:date="2015-03-23T18:14:00Z">
              <w:r>
                <w:rPr>
                  <w:rFonts w:asciiTheme="minorHAnsi" w:hAnsiTheme="minorHAnsi" w:cstheme="minorHAnsi"/>
                  <w:color w:val="000000"/>
                  <w:sz w:val="18"/>
                  <w:szCs w:val="16"/>
                </w:rPr>
                <w:t>MAR</w:t>
              </w:r>
            </w:ins>
          </w:p>
        </w:tc>
        <w:tc>
          <w:tcPr>
            <w:tcW w:w="2160" w:type="dxa"/>
            <w:tcBorders>
              <w:top w:val="single" w:sz="4" w:space="0" w:color="auto"/>
              <w:left w:val="single" w:sz="4" w:space="0" w:color="auto"/>
              <w:bottom w:val="single" w:sz="4" w:space="0" w:color="auto"/>
              <w:right w:val="single" w:sz="4" w:space="0" w:color="auto"/>
            </w:tcBorders>
            <w:tcPrChange w:id="8377"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5EB54714" w14:textId="4AF181B0" w:rsidR="008B41B0" w:rsidRPr="002438CE" w:rsidRDefault="008B41B0" w:rsidP="008B41B0">
            <w:pPr>
              <w:rPr>
                <w:ins w:id="8378" w:author="Sowndarya S (WT01 - Manufacturing &amp; Hi Tech)" w:date="2015-03-23T17:25:00Z"/>
                <w:rFonts w:asciiTheme="minorHAnsi" w:hAnsiTheme="minorHAnsi" w:cstheme="minorHAnsi"/>
                <w:color w:val="000000"/>
                <w:sz w:val="18"/>
                <w:szCs w:val="16"/>
              </w:rPr>
            </w:pPr>
            <w:ins w:id="8379"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380"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6B74A560" w14:textId="057EDF8E" w:rsidR="008B41B0" w:rsidRPr="004C15C0" w:rsidRDefault="008B41B0" w:rsidP="008B41B0">
            <w:pPr>
              <w:rPr>
                <w:ins w:id="8381" w:author="Sowndarya S (WT01 - Manufacturing &amp; Hi Tech)" w:date="2015-03-23T17:25:00Z"/>
                <w:rFonts w:ascii="Arial" w:hAnsi="Arial" w:cs="Arial"/>
              </w:rPr>
            </w:pPr>
            <w:ins w:id="8382"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383"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74F94F47" w14:textId="78460AF8" w:rsidR="008B41B0" w:rsidRDefault="008B41B0" w:rsidP="008B41B0">
            <w:pPr>
              <w:rPr>
                <w:ins w:id="8384" w:author="Sowndarya S (WT01 - Manufacturing &amp; Hi Tech)" w:date="2015-03-23T17:25:00Z"/>
                <w:rFonts w:asciiTheme="minorHAnsi" w:hAnsiTheme="minorHAnsi" w:cstheme="minorHAnsi"/>
                <w:color w:val="000000"/>
                <w:sz w:val="18"/>
                <w:szCs w:val="16"/>
              </w:rPr>
            </w:pPr>
            <w:ins w:id="8385" w:author="Sowndarya S (WT01 - Manufacturing &amp; Hi Tech)" w:date="2015-03-24T10:59:00Z">
              <w:r>
                <w:rPr>
                  <w:rFonts w:asciiTheme="minorHAnsi" w:hAnsiTheme="minorHAnsi" w:cstheme="minorHAnsi"/>
                  <w:color w:val="000000"/>
                  <w:sz w:val="18"/>
                  <w:szCs w:val="16"/>
                </w:rPr>
                <w:t>Percentage profit of mar</w:t>
              </w:r>
            </w:ins>
          </w:p>
        </w:tc>
      </w:tr>
      <w:tr w:rsidR="008B41B0" w:rsidRPr="00D30FA1" w14:paraId="7E07E344"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386"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387" w:author="Sowndarya S (WT01 - Manufacturing &amp; Hi Tech)" w:date="2015-03-23T17:25:00Z"/>
          <w:trPrChange w:id="8388"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389"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1CCFDA0D" w14:textId="15B45FFE" w:rsidR="008B41B0" w:rsidRDefault="008B41B0" w:rsidP="008B41B0">
            <w:pPr>
              <w:rPr>
                <w:ins w:id="8390" w:author="Sowndarya S (WT01 - Manufacturing &amp; Hi Tech)" w:date="2015-03-23T17:25:00Z"/>
                <w:rFonts w:asciiTheme="minorHAnsi" w:hAnsiTheme="minorHAnsi" w:cstheme="minorHAnsi"/>
                <w:color w:val="000000"/>
                <w:sz w:val="18"/>
                <w:szCs w:val="16"/>
              </w:rPr>
            </w:pPr>
            <w:ins w:id="8391" w:author="Sowndarya S (WT01 - Manufacturing &amp; Hi Tech)" w:date="2015-03-23T18:14:00Z">
              <w:r>
                <w:rPr>
                  <w:rFonts w:asciiTheme="minorHAnsi" w:hAnsiTheme="minorHAnsi" w:cstheme="minorHAnsi"/>
                  <w:color w:val="000000"/>
                  <w:sz w:val="18"/>
                  <w:szCs w:val="16"/>
                </w:rPr>
                <w:t>PERC_PRO_APR</w:t>
              </w:r>
            </w:ins>
          </w:p>
        </w:tc>
        <w:tc>
          <w:tcPr>
            <w:tcW w:w="2160" w:type="dxa"/>
            <w:tcBorders>
              <w:top w:val="single" w:sz="4" w:space="0" w:color="auto"/>
              <w:left w:val="single" w:sz="4" w:space="0" w:color="auto"/>
              <w:bottom w:val="single" w:sz="4" w:space="0" w:color="auto"/>
              <w:right w:val="single" w:sz="4" w:space="0" w:color="auto"/>
            </w:tcBorders>
            <w:tcPrChange w:id="8392"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6CECD4C0" w14:textId="2E091BE0" w:rsidR="008B41B0" w:rsidRPr="002438CE" w:rsidRDefault="008B41B0" w:rsidP="008B41B0">
            <w:pPr>
              <w:rPr>
                <w:ins w:id="8393" w:author="Sowndarya S (WT01 - Manufacturing &amp; Hi Tech)" w:date="2015-03-23T17:25:00Z"/>
                <w:rFonts w:asciiTheme="minorHAnsi" w:hAnsiTheme="minorHAnsi" w:cstheme="minorHAnsi"/>
                <w:color w:val="000000"/>
                <w:sz w:val="18"/>
                <w:szCs w:val="16"/>
              </w:rPr>
            </w:pPr>
            <w:ins w:id="8394"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395"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54AAB426" w14:textId="6F53070D" w:rsidR="008B41B0" w:rsidRPr="004C15C0" w:rsidRDefault="008B41B0" w:rsidP="008B41B0">
            <w:pPr>
              <w:rPr>
                <w:ins w:id="8396" w:author="Sowndarya S (WT01 - Manufacturing &amp; Hi Tech)" w:date="2015-03-23T17:25:00Z"/>
                <w:rFonts w:ascii="Arial" w:hAnsi="Arial" w:cs="Arial"/>
              </w:rPr>
            </w:pPr>
            <w:ins w:id="8397"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398"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33CDECF3" w14:textId="788F1619" w:rsidR="008B41B0" w:rsidRDefault="008B41B0" w:rsidP="008B41B0">
            <w:pPr>
              <w:rPr>
                <w:ins w:id="8399" w:author="Sowndarya S (WT01 - Manufacturing &amp; Hi Tech)" w:date="2015-03-23T17:25:00Z"/>
                <w:rFonts w:asciiTheme="minorHAnsi" w:hAnsiTheme="minorHAnsi" w:cstheme="minorHAnsi"/>
                <w:color w:val="000000"/>
                <w:sz w:val="18"/>
                <w:szCs w:val="16"/>
              </w:rPr>
            </w:pPr>
            <w:ins w:id="8400" w:author="Sowndarya S (WT01 - Manufacturing &amp; Hi Tech)" w:date="2015-03-24T10:59:00Z">
              <w:r>
                <w:rPr>
                  <w:rFonts w:asciiTheme="minorHAnsi" w:hAnsiTheme="minorHAnsi" w:cstheme="minorHAnsi"/>
                  <w:color w:val="000000"/>
                  <w:sz w:val="18"/>
                  <w:szCs w:val="16"/>
                </w:rPr>
                <w:t>Percentage profit of apr</w:t>
              </w:r>
            </w:ins>
          </w:p>
        </w:tc>
      </w:tr>
      <w:tr w:rsidR="008B41B0" w:rsidRPr="00D30FA1" w14:paraId="41D583B6"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401"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402" w:author="Sowndarya S (WT01 - Manufacturing &amp; Hi Tech)" w:date="2015-03-23T17:25:00Z"/>
          <w:trPrChange w:id="8403"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404"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4F1B08DF" w14:textId="19F514F2" w:rsidR="008B41B0" w:rsidRDefault="008B41B0" w:rsidP="008B41B0">
            <w:pPr>
              <w:rPr>
                <w:ins w:id="8405" w:author="Sowndarya S (WT01 - Manufacturing &amp; Hi Tech)" w:date="2015-03-23T17:25:00Z"/>
                <w:rFonts w:asciiTheme="minorHAnsi" w:hAnsiTheme="minorHAnsi" w:cstheme="minorHAnsi"/>
                <w:color w:val="000000"/>
                <w:sz w:val="18"/>
                <w:szCs w:val="16"/>
              </w:rPr>
            </w:pPr>
            <w:ins w:id="8406" w:author="Sowndarya S (WT01 - Manufacturing &amp; Hi Tech)" w:date="2015-03-23T18:14:00Z">
              <w:r>
                <w:rPr>
                  <w:rFonts w:asciiTheme="minorHAnsi" w:hAnsiTheme="minorHAnsi" w:cstheme="minorHAnsi"/>
                  <w:color w:val="000000"/>
                  <w:sz w:val="18"/>
                  <w:szCs w:val="16"/>
                </w:rPr>
                <w:t>PERC_PRO_MAY</w:t>
              </w:r>
            </w:ins>
          </w:p>
        </w:tc>
        <w:tc>
          <w:tcPr>
            <w:tcW w:w="2160" w:type="dxa"/>
            <w:tcBorders>
              <w:top w:val="single" w:sz="4" w:space="0" w:color="auto"/>
              <w:left w:val="single" w:sz="4" w:space="0" w:color="auto"/>
              <w:bottom w:val="single" w:sz="4" w:space="0" w:color="auto"/>
              <w:right w:val="single" w:sz="4" w:space="0" w:color="auto"/>
            </w:tcBorders>
            <w:tcPrChange w:id="8407"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5B302C53" w14:textId="2E7F192C" w:rsidR="008B41B0" w:rsidRPr="002438CE" w:rsidRDefault="008B41B0" w:rsidP="008B41B0">
            <w:pPr>
              <w:rPr>
                <w:ins w:id="8408" w:author="Sowndarya S (WT01 - Manufacturing &amp; Hi Tech)" w:date="2015-03-23T17:25:00Z"/>
                <w:rFonts w:asciiTheme="minorHAnsi" w:hAnsiTheme="minorHAnsi" w:cstheme="minorHAnsi"/>
                <w:color w:val="000000"/>
                <w:sz w:val="18"/>
                <w:szCs w:val="16"/>
              </w:rPr>
            </w:pPr>
            <w:ins w:id="8409"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410"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6221653C" w14:textId="5F426DF7" w:rsidR="008B41B0" w:rsidRPr="004C15C0" w:rsidRDefault="008B41B0" w:rsidP="008B41B0">
            <w:pPr>
              <w:rPr>
                <w:ins w:id="8411" w:author="Sowndarya S (WT01 - Manufacturing &amp; Hi Tech)" w:date="2015-03-23T17:25:00Z"/>
                <w:rFonts w:ascii="Arial" w:hAnsi="Arial" w:cs="Arial"/>
              </w:rPr>
            </w:pPr>
            <w:ins w:id="8412"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413"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36359D04" w14:textId="3A6225C9" w:rsidR="008B41B0" w:rsidRDefault="008B41B0" w:rsidP="008B41B0">
            <w:pPr>
              <w:rPr>
                <w:ins w:id="8414" w:author="Sowndarya S (WT01 - Manufacturing &amp; Hi Tech)" w:date="2015-03-23T17:25:00Z"/>
                <w:rFonts w:asciiTheme="minorHAnsi" w:hAnsiTheme="minorHAnsi" w:cstheme="minorHAnsi"/>
                <w:color w:val="000000"/>
                <w:sz w:val="18"/>
                <w:szCs w:val="16"/>
              </w:rPr>
            </w:pPr>
            <w:ins w:id="8415" w:author="Sowndarya S (WT01 - Manufacturing &amp; Hi Tech)" w:date="2015-03-24T10:59:00Z">
              <w:r w:rsidRPr="000435E3">
                <w:rPr>
                  <w:rFonts w:asciiTheme="minorHAnsi" w:hAnsiTheme="minorHAnsi" w:cstheme="minorHAnsi"/>
                  <w:color w:val="000000"/>
                  <w:sz w:val="18"/>
                  <w:szCs w:val="16"/>
                </w:rPr>
                <w:t xml:space="preserve">Percentage profit of </w:t>
              </w:r>
              <w:r>
                <w:rPr>
                  <w:rFonts w:asciiTheme="minorHAnsi" w:hAnsiTheme="minorHAnsi" w:cstheme="minorHAnsi"/>
                  <w:color w:val="000000"/>
                  <w:sz w:val="18"/>
                  <w:szCs w:val="16"/>
                </w:rPr>
                <w:t xml:space="preserve"> may</w:t>
              </w:r>
            </w:ins>
          </w:p>
        </w:tc>
      </w:tr>
      <w:tr w:rsidR="008B41B0" w:rsidRPr="00D30FA1" w14:paraId="69BC7372"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416"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417" w:author="Sowndarya S (WT01 - Manufacturing &amp; Hi Tech)" w:date="2015-03-23T17:25:00Z"/>
          <w:trPrChange w:id="8418"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419"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638BEA7F" w14:textId="7D0E0504" w:rsidR="008B41B0" w:rsidRDefault="008B41B0" w:rsidP="008B41B0">
            <w:pPr>
              <w:rPr>
                <w:ins w:id="8420" w:author="Sowndarya S (WT01 - Manufacturing &amp; Hi Tech)" w:date="2015-03-23T17:25:00Z"/>
                <w:rFonts w:asciiTheme="minorHAnsi" w:hAnsiTheme="minorHAnsi" w:cstheme="minorHAnsi"/>
                <w:color w:val="000000"/>
                <w:sz w:val="18"/>
                <w:szCs w:val="16"/>
              </w:rPr>
            </w:pPr>
            <w:ins w:id="8421" w:author="Sowndarya S (WT01 - Manufacturing &amp; Hi Tech)" w:date="2015-03-23T18:14:00Z">
              <w:r>
                <w:rPr>
                  <w:rFonts w:asciiTheme="minorHAnsi" w:hAnsiTheme="minorHAnsi" w:cstheme="minorHAnsi"/>
                  <w:color w:val="000000"/>
                  <w:sz w:val="18"/>
                  <w:szCs w:val="16"/>
                </w:rPr>
                <w:t>PERC_PRO_JUN</w:t>
              </w:r>
            </w:ins>
          </w:p>
        </w:tc>
        <w:tc>
          <w:tcPr>
            <w:tcW w:w="2160" w:type="dxa"/>
            <w:tcBorders>
              <w:top w:val="single" w:sz="4" w:space="0" w:color="auto"/>
              <w:left w:val="single" w:sz="4" w:space="0" w:color="auto"/>
              <w:bottom w:val="single" w:sz="4" w:space="0" w:color="auto"/>
              <w:right w:val="single" w:sz="4" w:space="0" w:color="auto"/>
            </w:tcBorders>
            <w:tcPrChange w:id="8422"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09B008EB" w14:textId="5CF57AAF" w:rsidR="008B41B0" w:rsidRPr="002438CE" w:rsidRDefault="008B41B0" w:rsidP="008B41B0">
            <w:pPr>
              <w:rPr>
                <w:ins w:id="8423" w:author="Sowndarya S (WT01 - Manufacturing &amp; Hi Tech)" w:date="2015-03-23T17:25:00Z"/>
                <w:rFonts w:asciiTheme="minorHAnsi" w:hAnsiTheme="minorHAnsi" w:cstheme="minorHAnsi"/>
                <w:color w:val="000000"/>
                <w:sz w:val="18"/>
                <w:szCs w:val="16"/>
              </w:rPr>
            </w:pPr>
            <w:ins w:id="8424"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425"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4152DFBC" w14:textId="12817A78" w:rsidR="008B41B0" w:rsidRPr="004C15C0" w:rsidRDefault="008B41B0" w:rsidP="008B41B0">
            <w:pPr>
              <w:rPr>
                <w:ins w:id="8426" w:author="Sowndarya S (WT01 - Manufacturing &amp; Hi Tech)" w:date="2015-03-23T17:25:00Z"/>
                <w:rFonts w:ascii="Arial" w:hAnsi="Arial" w:cs="Arial"/>
              </w:rPr>
            </w:pPr>
            <w:ins w:id="8427"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428"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235E0A43" w14:textId="26A7D49F" w:rsidR="008B41B0" w:rsidRDefault="008B41B0" w:rsidP="008B41B0">
            <w:pPr>
              <w:rPr>
                <w:ins w:id="8429" w:author="Sowndarya S (WT01 - Manufacturing &amp; Hi Tech)" w:date="2015-03-23T17:25:00Z"/>
                <w:rFonts w:asciiTheme="minorHAnsi" w:hAnsiTheme="minorHAnsi" w:cstheme="minorHAnsi"/>
                <w:color w:val="000000"/>
                <w:sz w:val="18"/>
                <w:szCs w:val="16"/>
              </w:rPr>
            </w:pPr>
            <w:ins w:id="8430" w:author="Sowndarya S (WT01 - Manufacturing &amp; Hi Tech)" w:date="2015-03-24T10:59:00Z">
              <w:r w:rsidRPr="000435E3">
                <w:rPr>
                  <w:rFonts w:asciiTheme="minorHAnsi" w:hAnsiTheme="minorHAnsi" w:cstheme="minorHAnsi"/>
                  <w:color w:val="000000"/>
                  <w:sz w:val="18"/>
                  <w:szCs w:val="16"/>
                </w:rPr>
                <w:t xml:space="preserve">Percentage profit of </w:t>
              </w:r>
              <w:r>
                <w:rPr>
                  <w:rFonts w:asciiTheme="minorHAnsi" w:hAnsiTheme="minorHAnsi" w:cstheme="minorHAnsi"/>
                  <w:color w:val="000000"/>
                  <w:sz w:val="18"/>
                  <w:szCs w:val="16"/>
                </w:rPr>
                <w:t>jun</w:t>
              </w:r>
            </w:ins>
          </w:p>
        </w:tc>
      </w:tr>
      <w:tr w:rsidR="008B41B0" w:rsidRPr="00D30FA1" w14:paraId="2314D7E9"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431"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432" w:author="Sowndarya S (WT01 - Manufacturing &amp; Hi Tech)" w:date="2015-03-23T17:25:00Z"/>
          <w:trPrChange w:id="8433"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434"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7A9CFE7F" w14:textId="367A180F" w:rsidR="008B41B0" w:rsidRDefault="008B41B0" w:rsidP="008B41B0">
            <w:pPr>
              <w:rPr>
                <w:ins w:id="8435" w:author="Sowndarya S (WT01 - Manufacturing &amp; Hi Tech)" w:date="2015-03-23T17:25:00Z"/>
                <w:rFonts w:asciiTheme="minorHAnsi" w:hAnsiTheme="minorHAnsi" w:cstheme="minorHAnsi"/>
                <w:color w:val="000000"/>
                <w:sz w:val="18"/>
                <w:szCs w:val="16"/>
              </w:rPr>
            </w:pPr>
            <w:ins w:id="8436" w:author="Sowndarya S (WT01 - Manufacturing &amp; Hi Tech)" w:date="2015-03-23T18:14:00Z">
              <w:r>
                <w:rPr>
                  <w:rFonts w:asciiTheme="minorHAnsi" w:hAnsiTheme="minorHAnsi" w:cstheme="minorHAnsi"/>
                  <w:color w:val="000000"/>
                  <w:sz w:val="18"/>
                  <w:szCs w:val="16"/>
                </w:rPr>
                <w:t>PERC_PRO_JUL</w:t>
              </w:r>
            </w:ins>
          </w:p>
        </w:tc>
        <w:tc>
          <w:tcPr>
            <w:tcW w:w="2160" w:type="dxa"/>
            <w:tcBorders>
              <w:top w:val="single" w:sz="4" w:space="0" w:color="auto"/>
              <w:left w:val="single" w:sz="4" w:space="0" w:color="auto"/>
              <w:bottom w:val="single" w:sz="4" w:space="0" w:color="auto"/>
              <w:right w:val="single" w:sz="4" w:space="0" w:color="auto"/>
            </w:tcBorders>
            <w:tcPrChange w:id="8437"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73DC4738" w14:textId="50707346" w:rsidR="008B41B0" w:rsidRPr="002438CE" w:rsidRDefault="008B41B0" w:rsidP="008B41B0">
            <w:pPr>
              <w:rPr>
                <w:ins w:id="8438" w:author="Sowndarya S (WT01 - Manufacturing &amp; Hi Tech)" w:date="2015-03-23T17:25:00Z"/>
                <w:rFonts w:asciiTheme="minorHAnsi" w:hAnsiTheme="minorHAnsi" w:cstheme="minorHAnsi"/>
                <w:color w:val="000000"/>
                <w:sz w:val="18"/>
                <w:szCs w:val="16"/>
              </w:rPr>
            </w:pPr>
            <w:ins w:id="8439"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440"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64A51D90" w14:textId="0C4409FD" w:rsidR="008B41B0" w:rsidRPr="004C15C0" w:rsidRDefault="008B41B0" w:rsidP="008B41B0">
            <w:pPr>
              <w:rPr>
                <w:ins w:id="8441" w:author="Sowndarya S (WT01 - Manufacturing &amp; Hi Tech)" w:date="2015-03-23T17:25:00Z"/>
                <w:rFonts w:ascii="Arial" w:hAnsi="Arial" w:cs="Arial"/>
              </w:rPr>
            </w:pPr>
            <w:ins w:id="8442"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443"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2D6BFEA5" w14:textId="335DC875" w:rsidR="008B41B0" w:rsidRDefault="008B41B0" w:rsidP="008B41B0">
            <w:pPr>
              <w:rPr>
                <w:ins w:id="8444" w:author="Sowndarya S (WT01 - Manufacturing &amp; Hi Tech)" w:date="2015-03-23T17:25:00Z"/>
                <w:rFonts w:asciiTheme="minorHAnsi" w:hAnsiTheme="minorHAnsi" w:cstheme="minorHAnsi"/>
                <w:color w:val="000000"/>
                <w:sz w:val="18"/>
                <w:szCs w:val="16"/>
              </w:rPr>
            </w:pPr>
            <w:ins w:id="8445" w:author="Sowndarya S (WT01 - Manufacturing &amp; Hi Tech)" w:date="2015-03-24T10:59:00Z">
              <w:r w:rsidRPr="000435E3">
                <w:rPr>
                  <w:rFonts w:asciiTheme="minorHAnsi" w:hAnsiTheme="minorHAnsi" w:cstheme="minorHAnsi"/>
                  <w:color w:val="000000"/>
                  <w:sz w:val="18"/>
                  <w:szCs w:val="16"/>
                </w:rPr>
                <w:t xml:space="preserve">Percentage profit of </w:t>
              </w:r>
              <w:r>
                <w:rPr>
                  <w:rFonts w:asciiTheme="minorHAnsi" w:hAnsiTheme="minorHAnsi" w:cstheme="minorHAnsi"/>
                  <w:color w:val="000000"/>
                  <w:sz w:val="18"/>
                  <w:szCs w:val="16"/>
                </w:rPr>
                <w:t>jul</w:t>
              </w:r>
            </w:ins>
          </w:p>
        </w:tc>
      </w:tr>
      <w:tr w:rsidR="008B41B0" w:rsidRPr="00D30FA1" w14:paraId="20571DC7"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446"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447" w:author="Sowndarya S (WT01 - Manufacturing &amp; Hi Tech)" w:date="2015-03-23T17:25:00Z"/>
          <w:trPrChange w:id="8448"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449"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4E03A2A0" w14:textId="7C079645" w:rsidR="008B41B0" w:rsidRDefault="008B41B0" w:rsidP="008B41B0">
            <w:pPr>
              <w:rPr>
                <w:ins w:id="8450" w:author="Sowndarya S (WT01 - Manufacturing &amp; Hi Tech)" w:date="2015-03-23T17:25:00Z"/>
                <w:rFonts w:asciiTheme="minorHAnsi" w:hAnsiTheme="minorHAnsi" w:cstheme="minorHAnsi"/>
                <w:color w:val="000000"/>
                <w:sz w:val="18"/>
                <w:szCs w:val="16"/>
              </w:rPr>
            </w:pPr>
            <w:ins w:id="8451" w:author="Sowndarya S (WT01 - Manufacturing &amp; Hi Tech)" w:date="2015-03-23T18:14:00Z">
              <w:r>
                <w:rPr>
                  <w:rFonts w:asciiTheme="minorHAnsi" w:hAnsiTheme="minorHAnsi" w:cstheme="minorHAnsi"/>
                  <w:color w:val="000000"/>
                  <w:sz w:val="18"/>
                  <w:szCs w:val="16"/>
                </w:rPr>
                <w:t>PERC_PRO_AUG</w:t>
              </w:r>
            </w:ins>
          </w:p>
        </w:tc>
        <w:tc>
          <w:tcPr>
            <w:tcW w:w="2160" w:type="dxa"/>
            <w:tcBorders>
              <w:top w:val="single" w:sz="4" w:space="0" w:color="auto"/>
              <w:left w:val="single" w:sz="4" w:space="0" w:color="auto"/>
              <w:bottom w:val="single" w:sz="4" w:space="0" w:color="auto"/>
              <w:right w:val="single" w:sz="4" w:space="0" w:color="auto"/>
            </w:tcBorders>
            <w:tcPrChange w:id="8452"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7C82B587" w14:textId="05032D42" w:rsidR="008B41B0" w:rsidRPr="002438CE" w:rsidRDefault="008B41B0" w:rsidP="008B41B0">
            <w:pPr>
              <w:rPr>
                <w:ins w:id="8453" w:author="Sowndarya S (WT01 - Manufacturing &amp; Hi Tech)" w:date="2015-03-23T17:25:00Z"/>
                <w:rFonts w:asciiTheme="minorHAnsi" w:hAnsiTheme="minorHAnsi" w:cstheme="minorHAnsi"/>
                <w:color w:val="000000"/>
                <w:sz w:val="18"/>
                <w:szCs w:val="16"/>
              </w:rPr>
            </w:pPr>
            <w:ins w:id="8454"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455"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3D7B0157" w14:textId="293FF1D3" w:rsidR="008B41B0" w:rsidRPr="004C15C0" w:rsidRDefault="008B41B0" w:rsidP="008B41B0">
            <w:pPr>
              <w:rPr>
                <w:ins w:id="8456" w:author="Sowndarya S (WT01 - Manufacturing &amp; Hi Tech)" w:date="2015-03-23T17:25:00Z"/>
                <w:rFonts w:ascii="Arial" w:hAnsi="Arial" w:cs="Arial"/>
              </w:rPr>
            </w:pPr>
            <w:ins w:id="8457"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458"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32EF45D7" w14:textId="5A931E44" w:rsidR="008B41B0" w:rsidRDefault="008B41B0" w:rsidP="008B41B0">
            <w:pPr>
              <w:rPr>
                <w:ins w:id="8459" w:author="Sowndarya S (WT01 - Manufacturing &amp; Hi Tech)" w:date="2015-03-23T17:25:00Z"/>
                <w:rFonts w:asciiTheme="minorHAnsi" w:hAnsiTheme="minorHAnsi" w:cstheme="minorHAnsi"/>
                <w:color w:val="000000"/>
                <w:sz w:val="18"/>
                <w:szCs w:val="16"/>
              </w:rPr>
            </w:pPr>
            <w:ins w:id="8460" w:author="Sowndarya S (WT01 - Manufacturing &amp; Hi Tech)" w:date="2015-03-24T10:59:00Z">
              <w:r w:rsidRPr="000435E3">
                <w:rPr>
                  <w:rFonts w:asciiTheme="minorHAnsi" w:hAnsiTheme="minorHAnsi" w:cstheme="minorHAnsi"/>
                  <w:color w:val="000000"/>
                  <w:sz w:val="18"/>
                  <w:szCs w:val="16"/>
                </w:rPr>
                <w:t xml:space="preserve">Percentage profit of </w:t>
              </w:r>
              <w:r>
                <w:rPr>
                  <w:rFonts w:asciiTheme="minorHAnsi" w:hAnsiTheme="minorHAnsi" w:cstheme="minorHAnsi"/>
                  <w:color w:val="000000"/>
                  <w:sz w:val="18"/>
                  <w:szCs w:val="16"/>
                </w:rPr>
                <w:t>aug</w:t>
              </w:r>
            </w:ins>
          </w:p>
        </w:tc>
      </w:tr>
      <w:tr w:rsidR="008B41B0" w:rsidRPr="00D30FA1" w14:paraId="039078BF"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461"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462" w:author="Sowndarya S (WT01 - Manufacturing &amp; Hi Tech)" w:date="2015-03-23T17:25:00Z"/>
          <w:trPrChange w:id="8463"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464"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712D75E2" w14:textId="5022DEBF" w:rsidR="008B41B0" w:rsidRDefault="008B41B0" w:rsidP="008B41B0">
            <w:pPr>
              <w:rPr>
                <w:ins w:id="8465" w:author="Sowndarya S (WT01 - Manufacturing &amp; Hi Tech)" w:date="2015-03-23T17:25:00Z"/>
                <w:rFonts w:asciiTheme="minorHAnsi" w:hAnsiTheme="minorHAnsi" w:cstheme="minorHAnsi"/>
                <w:color w:val="000000"/>
                <w:sz w:val="18"/>
                <w:szCs w:val="16"/>
              </w:rPr>
            </w:pPr>
            <w:ins w:id="8466" w:author="Sowndarya S (WT01 - Manufacturing &amp; Hi Tech)" w:date="2015-03-23T18:14:00Z">
              <w:r>
                <w:rPr>
                  <w:rFonts w:asciiTheme="minorHAnsi" w:hAnsiTheme="minorHAnsi" w:cstheme="minorHAnsi"/>
                  <w:color w:val="000000"/>
                  <w:sz w:val="18"/>
                  <w:szCs w:val="16"/>
                </w:rPr>
                <w:t>PERC_PRO_SEP</w:t>
              </w:r>
            </w:ins>
          </w:p>
        </w:tc>
        <w:tc>
          <w:tcPr>
            <w:tcW w:w="2160" w:type="dxa"/>
            <w:tcBorders>
              <w:top w:val="single" w:sz="4" w:space="0" w:color="auto"/>
              <w:left w:val="single" w:sz="4" w:space="0" w:color="auto"/>
              <w:bottom w:val="single" w:sz="4" w:space="0" w:color="auto"/>
              <w:right w:val="single" w:sz="4" w:space="0" w:color="auto"/>
            </w:tcBorders>
            <w:tcPrChange w:id="8467"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78105602" w14:textId="0FC82BE1" w:rsidR="008B41B0" w:rsidRPr="002438CE" w:rsidRDefault="008B41B0" w:rsidP="008B41B0">
            <w:pPr>
              <w:rPr>
                <w:ins w:id="8468" w:author="Sowndarya S (WT01 - Manufacturing &amp; Hi Tech)" w:date="2015-03-23T17:25:00Z"/>
                <w:rFonts w:asciiTheme="minorHAnsi" w:hAnsiTheme="minorHAnsi" w:cstheme="minorHAnsi"/>
                <w:color w:val="000000"/>
                <w:sz w:val="18"/>
                <w:szCs w:val="16"/>
              </w:rPr>
            </w:pPr>
            <w:ins w:id="8469"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470"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25C0951F" w14:textId="152CE700" w:rsidR="008B41B0" w:rsidRPr="004C15C0" w:rsidRDefault="008B41B0" w:rsidP="008B41B0">
            <w:pPr>
              <w:rPr>
                <w:ins w:id="8471" w:author="Sowndarya S (WT01 - Manufacturing &amp; Hi Tech)" w:date="2015-03-23T17:25:00Z"/>
                <w:rFonts w:ascii="Arial" w:hAnsi="Arial" w:cs="Arial"/>
              </w:rPr>
            </w:pPr>
            <w:ins w:id="8472"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473"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68258C9E" w14:textId="6387144F" w:rsidR="008B41B0" w:rsidRDefault="008B41B0" w:rsidP="008B41B0">
            <w:pPr>
              <w:rPr>
                <w:ins w:id="8474" w:author="Sowndarya S (WT01 - Manufacturing &amp; Hi Tech)" w:date="2015-03-23T17:25:00Z"/>
                <w:rFonts w:asciiTheme="minorHAnsi" w:hAnsiTheme="minorHAnsi" w:cstheme="minorHAnsi"/>
                <w:color w:val="000000"/>
                <w:sz w:val="18"/>
                <w:szCs w:val="16"/>
              </w:rPr>
            </w:pPr>
            <w:ins w:id="8475" w:author="Sowndarya S (WT01 - Manufacturing &amp; Hi Tech)" w:date="2015-03-24T10:59:00Z">
              <w:r w:rsidRPr="000435E3">
                <w:rPr>
                  <w:rFonts w:asciiTheme="minorHAnsi" w:hAnsiTheme="minorHAnsi" w:cstheme="minorHAnsi"/>
                  <w:color w:val="000000"/>
                  <w:sz w:val="18"/>
                  <w:szCs w:val="16"/>
                </w:rPr>
                <w:t xml:space="preserve">Percentage profit of </w:t>
              </w:r>
              <w:r>
                <w:rPr>
                  <w:rFonts w:asciiTheme="minorHAnsi" w:hAnsiTheme="minorHAnsi" w:cstheme="minorHAnsi"/>
                  <w:color w:val="000000"/>
                  <w:sz w:val="18"/>
                  <w:szCs w:val="16"/>
                </w:rPr>
                <w:t>sep</w:t>
              </w:r>
            </w:ins>
          </w:p>
        </w:tc>
      </w:tr>
      <w:tr w:rsidR="008B41B0" w:rsidRPr="00D30FA1" w14:paraId="2AAE7EC7"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476"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477" w:author="Sowndarya S (WT01 - Manufacturing &amp; Hi Tech)" w:date="2015-03-23T17:25:00Z"/>
          <w:trPrChange w:id="8478"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479"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57FD7358" w14:textId="6B90EF2E" w:rsidR="008B41B0" w:rsidRDefault="008B41B0" w:rsidP="008B41B0">
            <w:pPr>
              <w:rPr>
                <w:ins w:id="8480" w:author="Sowndarya S (WT01 - Manufacturing &amp; Hi Tech)" w:date="2015-03-23T17:25:00Z"/>
                <w:rFonts w:asciiTheme="minorHAnsi" w:hAnsiTheme="minorHAnsi" w:cstheme="minorHAnsi"/>
                <w:color w:val="000000"/>
                <w:sz w:val="18"/>
                <w:szCs w:val="16"/>
              </w:rPr>
            </w:pPr>
            <w:ins w:id="8481" w:author="Sowndarya S (WT01 - Manufacturing &amp; Hi Tech)" w:date="2015-03-23T18:14:00Z">
              <w:r>
                <w:rPr>
                  <w:rFonts w:asciiTheme="minorHAnsi" w:hAnsiTheme="minorHAnsi" w:cstheme="minorHAnsi"/>
                  <w:color w:val="000000"/>
                  <w:sz w:val="18"/>
                  <w:szCs w:val="16"/>
                </w:rPr>
                <w:t>PERC_PRO_OCT</w:t>
              </w:r>
            </w:ins>
          </w:p>
        </w:tc>
        <w:tc>
          <w:tcPr>
            <w:tcW w:w="2160" w:type="dxa"/>
            <w:tcBorders>
              <w:top w:val="single" w:sz="4" w:space="0" w:color="auto"/>
              <w:left w:val="single" w:sz="4" w:space="0" w:color="auto"/>
              <w:bottom w:val="single" w:sz="4" w:space="0" w:color="auto"/>
              <w:right w:val="single" w:sz="4" w:space="0" w:color="auto"/>
            </w:tcBorders>
            <w:tcPrChange w:id="8482"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313EDF45" w14:textId="0D480CC4" w:rsidR="008B41B0" w:rsidRPr="002438CE" w:rsidRDefault="008B41B0" w:rsidP="008B41B0">
            <w:pPr>
              <w:rPr>
                <w:ins w:id="8483" w:author="Sowndarya S (WT01 - Manufacturing &amp; Hi Tech)" w:date="2015-03-23T17:25:00Z"/>
                <w:rFonts w:asciiTheme="minorHAnsi" w:hAnsiTheme="minorHAnsi" w:cstheme="minorHAnsi"/>
                <w:color w:val="000000"/>
                <w:sz w:val="18"/>
                <w:szCs w:val="16"/>
              </w:rPr>
            </w:pPr>
            <w:ins w:id="8484"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485"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54082DE9" w14:textId="76A69914" w:rsidR="008B41B0" w:rsidRPr="004C15C0" w:rsidRDefault="008B41B0" w:rsidP="008B41B0">
            <w:pPr>
              <w:rPr>
                <w:ins w:id="8486" w:author="Sowndarya S (WT01 - Manufacturing &amp; Hi Tech)" w:date="2015-03-23T17:25:00Z"/>
                <w:rFonts w:ascii="Arial" w:hAnsi="Arial" w:cs="Arial"/>
              </w:rPr>
            </w:pPr>
            <w:ins w:id="8487"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488"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58D6274C" w14:textId="76CA7E86" w:rsidR="008B41B0" w:rsidRDefault="008B41B0" w:rsidP="008B41B0">
            <w:pPr>
              <w:rPr>
                <w:ins w:id="8489" w:author="Sowndarya S (WT01 - Manufacturing &amp; Hi Tech)" w:date="2015-03-23T17:25:00Z"/>
                <w:rFonts w:asciiTheme="minorHAnsi" w:hAnsiTheme="minorHAnsi" w:cstheme="minorHAnsi"/>
                <w:color w:val="000000"/>
                <w:sz w:val="18"/>
                <w:szCs w:val="16"/>
              </w:rPr>
            </w:pPr>
            <w:ins w:id="8490" w:author="Sowndarya S (WT01 - Manufacturing &amp; Hi Tech)" w:date="2015-03-24T10:59:00Z">
              <w:r w:rsidRPr="000435E3">
                <w:rPr>
                  <w:rFonts w:asciiTheme="minorHAnsi" w:hAnsiTheme="minorHAnsi" w:cstheme="minorHAnsi"/>
                  <w:color w:val="000000"/>
                  <w:sz w:val="18"/>
                  <w:szCs w:val="16"/>
                </w:rPr>
                <w:t xml:space="preserve">Percentage profit of </w:t>
              </w:r>
              <w:r>
                <w:rPr>
                  <w:rFonts w:asciiTheme="minorHAnsi" w:hAnsiTheme="minorHAnsi" w:cstheme="minorHAnsi"/>
                  <w:color w:val="000000"/>
                  <w:sz w:val="18"/>
                  <w:szCs w:val="16"/>
                </w:rPr>
                <w:t>oct</w:t>
              </w:r>
            </w:ins>
          </w:p>
        </w:tc>
      </w:tr>
      <w:tr w:rsidR="008B41B0" w:rsidRPr="00D30FA1" w14:paraId="0458D0F5"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491"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492" w:author="Sowndarya S (WT01 - Manufacturing &amp; Hi Tech)" w:date="2015-03-23T17:25:00Z"/>
          <w:trPrChange w:id="8493"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494"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04C66DFD" w14:textId="2A8648EF" w:rsidR="008B41B0" w:rsidRDefault="008B41B0" w:rsidP="008B41B0">
            <w:pPr>
              <w:rPr>
                <w:ins w:id="8495" w:author="Sowndarya S (WT01 - Manufacturing &amp; Hi Tech)" w:date="2015-03-23T17:25:00Z"/>
                <w:rFonts w:asciiTheme="minorHAnsi" w:hAnsiTheme="minorHAnsi" w:cstheme="minorHAnsi"/>
                <w:color w:val="000000"/>
                <w:sz w:val="18"/>
                <w:szCs w:val="16"/>
              </w:rPr>
            </w:pPr>
            <w:ins w:id="8496" w:author="Sowndarya S (WT01 - Manufacturing &amp; Hi Tech)" w:date="2015-03-23T18:14:00Z">
              <w:r>
                <w:rPr>
                  <w:rFonts w:asciiTheme="minorHAnsi" w:hAnsiTheme="minorHAnsi" w:cstheme="minorHAnsi"/>
                  <w:color w:val="000000"/>
                  <w:sz w:val="18"/>
                  <w:szCs w:val="16"/>
                </w:rPr>
                <w:t>PERC_PRO_NOV</w:t>
              </w:r>
            </w:ins>
          </w:p>
        </w:tc>
        <w:tc>
          <w:tcPr>
            <w:tcW w:w="2160" w:type="dxa"/>
            <w:tcBorders>
              <w:top w:val="single" w:sz="4" w:space="0" w:color="auto"/>
              <w:left w:val="single" w:sz="4" w:space="0" w:color="auto"/>
              <w:bottom w:val="single" w:sz="4" w:space="0" w:color="auto"/>
              <w:right w:val="single" w:sz="4" w:space="0" w:color="auto"/>
            </w:tcBorders>
            <w:tcPrChange w:id="8497"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4B76472B" w14:textId="201E6D42" w:rsidR="008B41B0" w:rsidRPr="002438CE" w:rsidRDefault="008B41B0" w:rsidP="008B41B0">
            <w:pPr>
              <w:rPr>
                <w:ins w:id="8498" w:author="Sowndarya S (WT01 - Manufacturing &amp; Hi Tech)" w:date="2015-03-23T17:25:00Z"/>
                <w:rFonts w:asciiTheme="minorHAnsi" w:hAnsiTheme="minorHAnsi" w:cstheme="minorHAnsi"/>
                <w:color w:val="000000"/>
                <w:sz w:val="18"/>
                <w:szCs w:val="16"/>
              </w:rPr>
            </w:pPr>
            <w:ins w:id="8499"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500"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139528AC" w14:textId="704B894D" w:rsidR="008B41B0" w:rsidRPr="004C15C0" w:rsidRDefault="008B41B0" w:rsidP="008B41B0">
            <w:pPr>
              <w:rPr>
                <w:ins w:id="8501" w:author="Sowndarya S (WT01 - Manufacturing &amp; Hi Tech)" w:date="2015-03-23T17:25:00Z"/>
                <w:rFonts w:ascii="Arial" w:hAnsi="Arial" w:cs="Arial"/>
              </w:rPr>
            </w:pPr>
            <w:ins w:id="8502"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503"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5C45FF1D" w14:textId="525DFF1C" w:rsidR="008B41B0" w:rsidRDefault="008B41B0" w:rsidP="008B41B0">
            <w:pPr>
              <w:rPr>
                <w:ins w:id="8504" w:author="Sowndarya S (WT01 - Manufacturing &amp; Hi Tech)" w:date="2015-03-23T17:25:00Z"/>
                <w:rFonts w:asciiTheme="minorHAnsi" w:hAnsiTheme="minorHAnsi" w:cstheme="minorHAnsi"/>
                <w:color w:val="000000"/>
                <w:sz w:val="18"/>
                <w:szCs w:val="16"/>
              </w:rPr>
            </w:pPr>
            <w:ins w:id="8505" w:author="Sowndarya S (WT01 - Manufacturing &amp; Hi Tech)" w:date="2015-03-24T10:59:00Z">
              <w:r w:rsidRPr="000435E3">
                <w:rPr>
                  <w:rFonts w:asciiTheme="minorHAnsi" w:hAnsiTheme="minorHAnsi" w:cstheme="minorHAnsi"/>
                  <w:color w:val="000000"/>
                  <w:sz w:val="18"/>
                  <w:szCs w:val="16"/>
                </w:rPr>
                <w:t xml:space="preserve">Percentage profit of </w:t>
              </w:r>
              <w:r>
                <w:rPr>
                  <w:rFonts w:asciiTheme="minorHAnsi" w:hAnsiTheme="minorHAnsi" w:cstheme="minorHAnsi"/>
                  <w:color w:val="000000"/>
                  <w:sz w:val="18"/>
                  <w:szCs w:val="16"/>
                </w:rPr>
                <w:t>nov</w:t>
              </w:r>
            </w:ins>
          </w:p>
        </w:tc>
      </w:tr>
      <w:tr w:rsidR="008B41B0" w:rsidRPr="00D30FA1" w14:paraId="7FBECDC0" w14:textId="77777777" w:rsidTr="008B41B0">
        <w:tblPrEx>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506" w:author="Sowndarya S (WT01 - Manufacturing &amp; Hi Tech)" w:date="2015-03-24T10:5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8507" w:author="Sowndarya S (WT01 - Manufacturing &amp; Hi Tech)" w:date="2015-03-23T17:25:00Z"/>
          <w:trPrChange w:id="8508" w:author="Sowndarya S (WT01 - Manufacturing &amp; Hi Tech)" w:date="2015-03-24T10:58:00Z">
            <w:trPr>
              <w:gridAfter w:val="0"/>
            </w:trPr>
          </w:trPrChange>
        </w:trPr>
        <w:tc>
          <w:tcPr>
            <w:tcW w:w="2790" w:type="dxa"/>
            <w:tcBorders>
              <w:top w:val="single" w:sz="4" w:space="0" w:color="auto"/>
              <w:left w:val="single" w:sz="4" w:space="0" w:color="auto"/>
              <w:bottom w:val="single" w:sz="4" w:space="0" w:color="auto"/>
              <w:right w:val="single" w:sz="4" w:space="0" w:color="auto"/>
            </w:tcBorders>
            <w:vAlign w:val="center"/>
            <w:tcPrChange w:id="8509" w:author="Sowndarya S (WT01 - Manufacturing &amp; Hi Tech)" w:date="2015-03-24T10:58:00Z">
              <w:tcPr>
                <w:tcW w:w="2790" w:type="dxa"/>
                <w:tcBorders>
                  <w:top w:val="single" w:sz="4" w:space="0" w:color="auto"/>
                  <w:left w:val="single" w:sz="4" w:space="0" w:color="auto"/>
                  <w:bottom w:val="single" w:sz="4" w:space="0" w:color="auto"/>
                  <w:right w:val="single" w:sz="4" w:space="0" w:color="auto"/>
                </w:tcBorders>
                <w:vAlign w:val="center"/>
              </w:tcPr>
            </w:tcPrChange>
          </w:tcPr>
          <w:p w14:paraId="140BB878" w14:textId="6FD26187" w:rsidR="008B41B0" w:rsidRDefault="008B41B0" w:rsidP="008B41B0">
            <w:pPr>
              <w:rPr>
                <w:ins w:id="8510" w:author="Sowndarya S (WT01 - Manufacturing &amp; Hi Tech)" w:date="2015-03-23T17:25:00Z"/>
                <w:rFonts w:asciiTheme="minorHAnsi" w:hAnsiTheme="minorHAnsi" w:cstheme="minorHAnsi"/>
                <w:color w:val="000000"/>
                <w:sz w:val="18"/>
                <w:szCs w:val="16"/>
              </w:rPr>
            </w:pPr>
            <w:ins w:id="8511" w:author="Sowndarya S (WT01 - Manufacturing &amp; Hi Tech)" w:date="2015-03-23T18:14:00Z">
              <w:r>
                <w:rPr>
                  <w:rFonts w:asciiTheme="minorHAnsi" w:hAnsiTheme="minorHAnsi" w:cstheme="minorHAnsi"/>
                  <w:color w:val="000000"/>
                  <w:sz w:val="18"/>
                  <w:szCs w:val="16"/>
                </w:rPr>
                <w:t>PERC_PRO_DEC</w:t>
              </w:r>
            </w:ins>
          </w:p>
        </w:tc>
        <w:tc>
          <w:tcPr>
            <w:tcW w:w="2160" w:type="dxa"/>
            <w:tcBorders>
              <w:top w:val="single" w:sz="4" w:space="0" w:color="auto"/>
              <w:left w:val="single" w:sz="4" w:space="0" w:color="auto"/>
              <w:bottom w:val="single" w:sz="4" w:space="0" w:color="auto"/>
              <w:right w:val="single" w:sz="4" w:space="0" w:color="auto"/>
            </w:tcBorders>
            <w:tcPrChange w:id="8512" w:author="Sowndarya S (WT01 - Manufacturing &amp; Hi Tech)" w:date="2015-03-24T10:58:00Z">
              <w:tcPr>
                <w:tcW w:w="2160" w:type="dxa"/>
                <w:tcBorders>
                  <w:top w:val="single" w:sz="4" w:space="0" w:color="auto"/>
                  <w:left w:val="single" w:sz="4" w:space="0" w:color="auto"/>
                  <w:bottom w:val="single" w:sz="4" w:space="0" w:color="auto"/>
                  <w:right w:val="single" w:sz="4" w:space="0" w:color="auto"/>
                </w:tcBorders>
              </w:tcPr>
            </w:tcPrChange>
          </w:tcPr>
          <w:p w14:paraId="20B08C8B" w14:textId="4A523D57" w:rsidR="008B41B0" w:rsidRPr="002438CE" w:rsidRDefault="008B41B0" w:rsidP="008B41B0">
            <w:pPr>
              <w:rPr>
                <w:ins w:id="8513" w:author="Sowndarya S (WT01 - Manufacturing &amp; Hi Tech)" w:date="2015-03-23T17:25:00Z"/>
                <w:rFonts w:asciiTheme="minorHAnsi" w:hAnsiTheme="minorHAnsi" w:cstheme="minorHAnsi"/>
                <w:color w:val="000000"/>
                <w:sz w:val="18"/>
                <w:szCs w:val="16"/>
              </w:rPr>
            </w:pPr>
            <w:ins w:id="8514" w:author="Sowndarya S (WT01 - Manufacturing &amp; Hi Tech)" w:date="2015-03-23T18:15:00Z">
              <w:r>
                <w:rPr>
                  <w:rFonts w:asciiTheme="minorHAnsi" w:hAnsiTheme="minorHAnsi" w:cstheme="minorHAnsi"/>
                  <w:color w:val="000000"/>
                  <w:sz w:val="18"/>
                  <w:szCs w:val="16"/>
                </w:rPr>
                <w:t>NUMBER(38,16)</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8515" w:author="Sowndarya S (WT01 - Manufacturing &amp; Hi Tech)" w:date="2015-03-24T10:58:00Z">
              <w:tcPr>
                <w:tcW w:w="990" w:type="dxa"/>
                <w:tcBorders>
                  <w:top w:val="single" w:sz="4" w:space="0" w:color="auto"/>
                  <w:left w:val="single" w:sz="4" w:space="0" w:color="auto"/>
                  <w:bottom w:val="single" w:sz="4" w:space="0" w:color="auto"/>
                  <w:right w:val="single" w:sz="4" w:space="0" w:color="auto"/>
                </w:tcBorders>
                <w:shd w:val="clear" w:color="auto" w:fill="auto"/>
              </w:tcPr>
            </w:tcPrChange>
          </w:tcPr>
          <w:p w14:paraId="300C65C5" w14:textId="1CDF44B0" w:rsidR="008B41B0" w:rsidRPr="004C15C0" w:rsidRDefault="008B41B0" w:rsidP="008B41B0">
            <w:pPr>
              <w:rPr>
                <w:ins w:id="8516" w:author="Sowndarya S (WT01 - Manufacturing &amp; Hi Tech)" w:date="2015-03-23T17:25:00Z"/>
                <w:rFonts w:ascii="Arial" w:hAnsi="Arial" w:cs="Arial"/>
              </w:rPr>
            </w:pPr>
            <w:ins w:id="8517" w:author="Sowndarya S (WT01 - Manufacturing &amp; Hi Tech)" w:date="2015-03-23T18:15:00Z">
              <w:r w:rsidRPr="003B1C03">
                <w:rPr>
                  <w:rFonts w:ascii="Arial" w:hAnsi="Arial" w:cs="Arial"/>
                </w:rPr>
                <w:fldChar w:fldCharType="begin">
                  <w:ffData>
                    <w:name w:val=""/>
                    <w:enabled/>
                    <w:calcOnExit w:val="0"/>
                    <w:checkBox>
                      <w:size w:val="18"/>
                      <w:default w:val="1"/>
                    </w:checkBox>
                  </w:ffData>
                </w:fldChar>
              </w:r>
              <w:r w:rsidRPr="003B1C03">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3B1C03">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tcPrChange w:id="8518" w:author="Sowndarya S (WT01 - Manufacturing &amp; Hi Tech)" w:date="2015-03-24T10:58:00Z">
              <w:tcPr>
                <w:tcW w:w="2250" w:type="dxa"/>
                <w:tcBorders>
                  <w:top w:val="single" w:sz="4" w:space="0" w:color="auto"/>
                  <w:left w:val="single" w:sz="4" w:space="0" w:color="auto"/>
                  <w:bottom w:val="single" w:sz="4" w:space="0" w:color="auto"/>
                  <w:right w:val="single" w:sz="4" w:space="0" w:color="auto"/>
                </w:tcBorders>
                <w:vAlign w:val="center"/>
              </w:tcPr>
            </w:tcPrChange>
          </w:tcPr>
          <w:p w14:paraId="66A91606" w14:textId="222794E4" w:rsidR="008B41B0" w:rsidRDefault="008B41B0" w:rsidP="008B41B0">
            <w:pPr>
              <w:rPr>
                <w:ins w:id="8519" w:author="Sowndarya S (WT01 - Manufacturing &amp; Hi Tech)" w:date="2015-03-23T17:25:00Z"/>
                <w:rFonts w:asciiTheme="minorHAnsi" w:hAnsiTheme="minorHAnsi" w:cstheme="minorHAnsi"/>
                <w:color w:val="000000"/>
                <w:sz w:val="18"/>
                <w:szCs w:val="16"/>
              </w:rPr>
            </w:pPr>
            <w:ins w:id="8520" w:author="Sowndarya S (WT01 - Manufacturing &amp; Hi Tech)" w:date="2015-03-24T10:59:00Z">
              <w:r w:rsidRPr="000435E3">
                <w:rPr>
                  <w:rFonts w:asciiTheme="minorHAnsi" w:hAnsiTheme="minorHAnsi" w:cstheme="minorHAnsi"/>
                  <w:color w:val="000000"/>
                  <w:sz w:val="18"/>
                  <w:szCs w:val="16"/>
                </w:rPr>
                <w:t xml:space="preserve">Percentage profit of </w:t>
              </w:r>
              <w:r>
                <w:rPr>
                  <w:rFonts w:asciiTheme="minorHAnsi" w:hAnsiTheme="minorHAnsi" w:cstheme="minorHAnsi"/>
                  <w:color w:val="000000"/>
                  <w:sz w:val="18"/>
                  <w:szCs w:val="16"/>
                </w:rPr>
                <w:t>dec</w:t>
              </w:r>
            </w:ins>
          </w:p>
        </w:tc>
      </w:tr>
      <w:tr w:rsidR="00FE3B3C" w:rsidRPr="00D30FA1" w14:paraId="7E853DC3" w14:textId="77777777" w:rsidTr="008B41B0">
        <w:trPr>
          <w:ins w:id="8521"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0051711F" w14:textId="77777777" w:rsidR="00FE3B3C" w:rsidRDefault="00FE3B3C" w:rsidP="00FE3B3C">
            <w:pPr>
              <w:rPr>
                <w:ins w:id="8522" w:author="Sowndarya S (WT01 - Manufacturing &amp; Hi Tech)" w:date="2015-03-23T15:35:00Z"/>
                <w:rFonts w:asciiTheme="minorHAnsi" w:hAnsiTheme="minorHAnsi" w:cstheme="minorHAnsi"/>
                <w:color w:val="000000"/>
                <w:sz w:val="18"/>
                <w:szCs w:val="16"/>
              </w:rPr>
            </w:pPr>
            <w:ins w:id="8523" w:author="Sowndarya S (WT01 - Manufacturing &amp; Hi Tech)" w:date="2015-03-23T15:35:00Z">
              <w:r>
                <w:rPr>
                  <w:rFonts w:asciiTheme="minorHAnsi" w:hAnsiTheme="minorHAnsi" w:cstheme="minorHAnsi"/>
                  <w:color w:val="000000"/>
                  <w:sz w:val="18"/>
                  <w:szCs w:val="16"/>
                </w:rPr>
                <w:t>CREATION_USER</w:t>
              </w:r>
            </w:ins>
          </w:p>
        </w:tc>
        <w:tc>
          <w:tcPr>
            <w:tcW w:w="2160" w:type="dxa"/>
            <w:tcBorders>
              <w:top w:val="single" w:sz="4" w:space="0" w:color="auto"/>
              <w:left w:val="single" w:sz="4" w:space="0" w:color="auto"/>
              <w:bottom w:val="single" w:sz="4" w:space="0" w:color="auto"/>
              <w:right w:val="single" w:sz="4" w:space="0" w:color="auto"/>
            </w:tcBorders>
            <w:vAlign w:val="center"/>
          </w:tcPr>
          <w:p w14:paraId="4F6D6DFB" w14:textId="77777777" w:rsidR="00FE3B3C" w:rsidRDefault="00FE3B3C" w:rsidP="00FE3B3C">
            <w:pPr>
              <w:rPr>
                <w:ins w:id="8524" w:author="Sowndarya S (WT01 - Manufacturing &amp; Hi Tech)" w:date="2015-03-23T15:35:00Z"/>
                <w:rFonts w:asciiTheme="minorHAnsi" w:hAnsiTheme="minorHAnsi" w:cstheme="minorHAnsi"/>
                <w:color w:val="000000"/>
                <w:sz w:val="18"/>
                <w:szCs w:val="16"/>
              </w:rPr>
            </w:pPr>
            <w:ins w:id="8525" w:author="Sowndarya S (WT01 - Manufacturing &amp; Hi Tech)" w:date="2015-03-23T15:35:00Z">
              <w:r>
                <w:rPr>
                  <w:rFonts w:asciiTheme="minorHAnsi" w:hAnsiTheme="minorHAnsi" w:cstheme="minorHAnsi"/>
                  <w:color w:val="000000"/>
                  <w:sz w:val="18"/>
                  <w:szCs w:val="16"/>
                </w:rPr>
                <w:t>CHAR(9)</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421071C" w14:textId="77777777" w:rsidR="00FE3B3C" w:rsidRDefault="00FE3B3C" w:rsidP="00FE3B3C">
            <w:pPr>
              <w:rPr>
                <w:ins w:id="8526" w:author="Sowndarya S (WT01 - Manufacturing &amp; Hi Tech)" w:date="2015-03-23T15:35:00Z"/>
                <w:rFonts w:ascii="Arial" w:hAnsi="Arial" w:cs="Arial"/>
              </w:rPr>
            </w:pPr>
            <w:ins w:id="8527"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721A85A0" w14:textId="24E31A07" w:rsidR="00FE3B3C" w:rsidRDefault="008B41B0" w:rsidP="00FE3B3C">
            <w:pPr>
              <w:rPr>
                <w:ins w:id="8528" w:author="Sowndarya S (WT01 - Manufacturing &amp; Hi Tech)" w:date="2015-03-23T15:35:00Z"/>
                <w:rFonts w:asciiTheme="minorHAnsi" w:hAnsiTheme="minorHAnsi" w:cstheme="minorHAnsi"/>
                <w:color w:val="000000"/>
                <w:sz w:val="18"/>
                <w:szCs w:val="16"/>
              </w:rPr>
            </w:pPr>
            <w:ins w:id="8529" w:author="Sowndarya S (WT01 - Manufacturing &amp; Hi Tech)" w:date="2015-03-24T10:56:00Z">
              <w:r>
                <w:rPr>
                  <w:rFonts w:asciiTheme="minorHAnsi" w:hAnsiTheme="minorHAnsi" w:cstheme="minorHAnsi"/>
                  <w:color w:val="000000"/>
                  <w:sz w:val="18"/>
                  <w:szCs w:val="16"/>
                </w:rPr>
                <w:t>Created By</w:t>
              </w:r>
            </w:ins>
          </w:p>
        </w:tc>
      </w:tr>
      <w:tr w:rsidR="00FE3B3C" w:rsidRPr="00D30FA1" w14:paraId="4972D276" w14:textId="77777777" w:rsidTr="008B41B0">
        <w:trPr>
          <w:ins w:id="8530" w:author="Sowndarya S (WT01 - Manufacturing &amp; Hi Tech)" w:date="2015-03-23T15:35:00Z"/>
        </w:trPr>
        <w:tc>
          <w:tcPr>
            <w:tcW w:w="2790" w:type="dxa"/>
            <w:tcBorders>
              <w:top w:val="single" w:sz="4" w:space="0" w:color="auto"/>
              <w:left w:val="single" w:sz="4" w:space="0" w:color="auto"/>
              <w:bottom w:val="single" w:sz="4" w:space="0" w:color="auto"/>
              <w:right w:val="single" w:sz="4" w:space="0" w:color="auto"/>
            </w:tcBorders>
            <w:vAlign w:val="center"/>
          </w:tcPr>
          <w:p w14:paraId="589F5EBE" w14:textId="77777777" w:rsidR="00FE3B3C" w:rsidRDefault="00FE3B3C" w:rsidP="00FE3B3C">
            <w:pPr>
              <w:rPr>
                <w:ins w:id="8531" w:author="Sowndarya S (WT01 - Manufacturing &amp; Hi Tech)" w:date="2015-03-23T15:35:00Z"/>
                <w:rFonts w:asciiTheme="minorHAnsi" w:hAnsiTheme="minorHAnsi" w:cstheme="minorHAnsi"/>
                <w:color w:val="000000"/>
                <w:sz w:val="18"/>
                <w:szCs w:val="16"/>
              </w:rPr>
            </w:pPr>
            <w:ins w:id="8532" w:author="Sowndarya S (WT01 - Manufacturing &amp; Hi Tech)" w:date="2015-03-23T15:35:00Z">
              <w:r>
                <w:rPr>
                  <w:rFonts w:asciiTheme="minorHAnsi" w:hAnsiTheme="minorHAnsi" w:cstheme="minorHAnsi"/>
                  <w:color w:val="000000"/>
                  <w:sz w:val="18"/>
                  <w:szCs w:val="16"/>
                </w:rPr>
                <w:t>CREATION_DATETIME</w:t>
              </w:r>
            </w:ins>
          </w:p>
        </w:tc>
        <w:tc>
          <w:tcPr>
            <w:tcW w:w="2160" w:type="dxa"/>
            <w:tcBorders>
              <w:top w:val="single" w:sz="4" w:space="0" w:color="auto"/>
              <w:left w:val="single" w:sz="4" w:space="0" w:color="auto"/>
              <w:bottom w:val="single" w:sz="4" w:space="0" w:color="auto"/>
              <w:right w:val="single" w:sz="4" w:space="0" w:color="auto"/>
            </w:tcBorders>
            <w:vAlign w:val="center"/>
          </w:tcPr>
          <w:p w14:paraId="7502976E" w14:textId="77777777" w:rsidR="00FE3B3C" w:rsidRDefault="00FE3B3C" w:rsidP="00FE3B3C">
            <w:pPr>
              <w:rPr>
                <w:ins w:id="8533" w:author="Sowndarya S (WT01 - Manufacturing &amp; Hi Tech)" w:date="2015-03-23T15:35:00Z"/>
                <w:rFonts w:asciiTheme="minorHAnsi" w:hAnsiTheme="minorHAnsi" w:cstheme="minorHAnsi"/>
                <w:color w:val="000000"/>
                <w:sz w:val="18"/>
                <w:szCs w:val="16"/>
              </w:rPr>
            </w:pPr>
            <w:ins w:id="8534" w:author="Sowndarya S (WT01 - Manufacturing &amp; Hi Tech)" w:date="2015-03-23T15:35:00Z">
              <w:r>
                <w:rPr>
                  <w:rFonts w:asciiTheme="minorHAnsi" w:hAnsiTheme="minorHAnsi" w:cstheme="minorHAnsi"/>
                  <w:color w:val="000000"/>
                  <w:sz w:val="18"/>
                  <w:szCs w:val="16"/>
                </w:rPr>
                <w:t>DATE</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F785330" w14:textId="77777777" w:rsidR="00FE3B3C" w:rsidRDefault="00FE3B3C" w:rsidP="00FE3B3C">
            <w:pPr>
              <w:rPr>
                <w:ins w:id="8535" w:author="Sowndarya S (WT01 - Manufacturing &amp; Hi Tech)" w:date="2015-03-23T15:35:00Z"/>
                <w:rFonts w:ascii="Arial" w:hAnsi="Arial" w:cs="Arial"/>
              </w:rPr>
            </w:pPr>
            <w:ins w:id="8536" w:author="Sowndarya S (WT01 - Manufacturing &amp; Hi Tech)" w:date="2015-03-23T15:35: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340" w:type="dxa"/>
            <w:tcBorders>
              <w:top w:val="single" w:sz="4" w:space="0" w:color="auto"/>
              <w:left w:val="single" w:sz="4" w:space="0" w:color="auto"/>
              <w:bottom w:val="single" w:sz="4" w:space="0" w:color="auto"/>
              <w:right w:val="single" w:sz="4" w:space="0" w:color="auto"/>
            </w:tcBorders>
            <w:vAlign w:val="center"/>
          </w:tcPr>
          <w:p w14:paraId="461C5EEF" w14:textId="77777777" w:rsidR="00FE3B3C" w:rsidRDefault="00FE3B3C" w:rsidP="00FE3B3C">
            <w:pPr>
              <w:rPr>
                <w:ins w:id="8537" w:author="Sowndarya S (WT01 - Manufacturing &amp; Hi Tech)" w:date="2015-03-23T15:35:00Z"/>
                <w:rFonts w:asciiTheme="minorHAnsi" w:hAnsiTheme="minorHAnsi" w:cstheme="minorHAnsi"/>
                <w:color w:val="000000"/>
                <w:sz w:val="18"/>
                <w:szCs w:val="16"/>
              </w:rPr>
            </w:pPr>
            <w:ins w:id="8538" w:author="Sowndarya S (WT01 - Manufacturing &amp; Hi Tech)" w:date="2015-03-23T15:35:00Z">
              <w:r>
                <w:rPr>
                  <w:rFonts w:asciiTheme="minorHAnsi" w:hAnsiTheme="minorHAnsi" w:cstheme="minorHAnsi"/>
                  <w:color w:val="000000"/>
                  <w:sz w:val="18"/>
                  <w:szCs w:val="16"/>
                </w:rPr>
                <w:t>Date and Time of creation</w:t>
              </w:r>
            </w:ins>
          </w:p>
        </w:tc>
      </w:tr>
    </w:tbl>
    <w:p w14:paraId="5500D853" w14:textId="77777777" w:rsidR="00366C3D" w:rsidRDefault="00366C3D" w:rsidP="00366C3D">
      <w:pPr>
        <w:keepNext/>
        <w:widowControl/>
        <w:spacing w:line="240" w:lineRule="auto"/>
        <w:ind w:left="720" w:right="21"/>
        <w:jc w:val="both"/>
        <w:outlineLvl w:val="1"/>
        <w:rPr>
          <w:ins w:id="8539" w:author="Sowndarya S (WT01 - Manufacturing &amp; Hi Tech)" w:date="2015-03-23T15:35:00Z"/>
          <w:rFonts w:asciiTheme="minorHAnsi" w:hAnsiTheme="minorHAnsi" w:cstheme="minorHAnsi"/>
          <w:b/>
          <w:i/>
          <w:sz w:val="24"/>
          <w:szCs w:val="24"/>
          <w:lang w:val="en-GB"/>
        </w:rPr>
      </w:pPr>
    </w:p>
    <w:p w14:paraId="1C77D1BB" w14:textId="77777777" w:rsidR="00366C3D" w:rsidRDefault="00366C3D" w:rsidP="00366C3D">
      <w:pPr>
        <w:keepNext/>
        <w:widowControl/>
        <w:spacing w:line="240" w:lineRule="auto"/>
        <w:ind w:left="720" w:right="21"/>
        <w:jc w:val="both"/>
        <w:outlineLvl w:val="1"/>
        <w:rPr>
          <w:ins w:id="8540" w:author="Sowndarya S (WT01 - Manufacturing &amp; Hi Tech)" w:date="2015-03-23T15:35:00Z"/>
          <w:rFonts w:asciiTheme="minorHAnsi" w:hAnsiTheme="minorHAnsi" w:cstheme="minorHAnsi"/>
          <w:b/>
          <w:i/>
          <w:sz w:val="24"/>
          <w:szCs w:val="24"/>
          <w:lang w:val="en-GB"/>
        </w:rPr>
      </w:pPr>
    </w:p>
    <w:p w14:paraId="3BB5A3CA" w14:textId="77777777" w:rsidR="00366C3D" w:rsidRPr="00403057" w:rsidRDefault="00366C3D" w:rsidP="00366C3D">
      <w:pPr>
        <w:spacing w:after="120"/>
        <w:rPr>
          <w:ins w:id="8541" w:author="Sowndarya S (WT01 - Manufacturing &amp; Hi Tech)" w:date="2015-03-23T15:35:00Z"/>
          <w:rFonts w:asciiTheme="minorHAnsi" w:hAnsiTheme="minorHAnsi" w:cstheme="minorHAnsi"/>
          <w:u w:val="single"/>
        </w:rPr>
      </w:pPr>
      <w:ins w:id="8542" w:author="Sowndarya S (WT01 - Manufacturing &amp; Hi Tech)" w:date="2015-03-23T15:35:00Z">
        <w:r w:rsidRPr="00A171B4">
          <w:rPr>
            <w:rFonts w:asciiTheme="minorHAnsi" w:hAnsiTheme="minorHAnsi" w:cstheme="minorHAnsi"/>
            <w:u w:val="single"/>
          </w:rPr>
          <w:t>Source Mapping</w:t>
        </w:r>
      </w:ins>
    </w:p>
    <w:tbl>
      <w:tblPr>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2251"/>
        <w:gridCol w:w="2251"/>
        <w:gridCol w:w="1888"/>
        <w:gridCol w:w="2341"/>
      </w:tblGrid>
      <w:tr w:rsidR="00366C3D" w:rsidRPr="000F1877" w14:paraId="52C2BCFC" w14:textId="77777777" w:rsidTr="002F684F">
        <w:trPr>
          <w:ins w:id="8543"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F4B8AE"/>
          </w:tcPr>
          <w:p w14:paraId="42594058" w14:textId="1FDBA63B" w:rsidR="00366C3D" w:rsidRPr="000F1877" w:rsidRDefault="000964DC" w:rsidP="00965F49">
            <w:pPr>
              <w:rPr>
                <w:ins w:id="8544" w:author="Sowndarya S (WT01 - Manufacturing &amp; Hi Tech)" w:date="2015-03-23T15:35:00Z"/>
                <w:rFonts w:asciiTheme="minorHAnsi" w:hAnsiTheme="minorHAnsi" w:cstheme="minorHAnsi"/>
                <w:color w:val="000000"/>
                <w:sz w:val="18"/>
                <w:szCs w:val="16"/>
              </w:rPr>
            </w:pPr>
            <w:ins w:id="8545" w:author="Sowndarya S (WT01 - Manufacturing &amp; Hi Tech)" w:date="2015-03-23T15:35:00Z">
              <w:r>
                <w:rPr>
                  <w:rFonts w:asciiTheme="minorHAnsi" w:hAnsiTheme="minorHAnsi" w:cstheme="minorHAnsi"/>
                  <w:color w:val="000000"/>
                  <w:sz w:val="18"/>
                  <w:szCs w:val="16"/>
                </w:rPr>
                <w:t>DMO_SELOUT</w:t>
              </w:r>
              <w:r w:rsidR="00BD16F8">
                <w:rPr>
                  <w:rFonts w:asciiTheme="minorHAnsi" w:hAnsiTheme="minorHAnsi" w:cstheme="minorHAnsi"/>
                  <w:color w:val="000000"/>
                  <w:sz w:val="18"/>
                  <w:szCs w:val="16"/>
                </w:rPr>
                <w:t>_R</w:t>
              </w:r>
              <w:r w:rsidR="00366C3D">
                <w:rPr>
                  <w:rFonts w:asciiTheme="minorHAnsi" w:hAnsiTheme="minorHAnsi" w:cstheme="minorHAnsi"/>
                  <w:color w:val="000000"/>
                  <w:sz w:val="18"/>
                  <w:szCs w:val="16"/>
                </w:rPr>
                <w:t>V_</w:t>
              </w:r>
            </w:ins>
            <w:ins w:id="8546" w:author="Sowndarya S (WT01 - Manufacturing &amp; Hi Tech)" w:date="2015-03-23T18:26:00Z">
              <w:r>
                <w:rPr>
                  <w:rFonts w:asciiTheme="minorHAnsi" w:hAnsiTheme="minorHAnsi" w:cstheme="minorHAnsi"/>
                  <w:color w:val="000000"/>
                  <w:sz w:val="18"/>
                  <w:szCs w:val="16"/>
                </w:rPr>
                <w:t>BDE_</w:t>
              </w:r>
            </w:ins>
            <w:ins w:id="8547" w:author="Sowndarya S (WT01 - Manufacturing &amp; Hi Tech)" w:date="2015-03-23T15:35:00Z">
              <w:r w:rsidR="00366C3D">
                <w:rPr>
                  <w:rFonts w:asciiTheme="minorHAnsi" w:hAnsiTheme="minorHAnsi" w:cstheme="minorHAnsi"/>
                  <w:color w:val="000000"/>
                  <w:sz w:val="18"/>
                  <w:szCs w:val="16"/>
                </w:rPr>
                <w:t>PLAN_MIR</w:t>
              </w:r>
            </w:ins>
          </w:p>
        </w:tc>
        <w:tc>
          <w:tcPr>
            <w:tcW w:w="1049" w:type="pct"/>
            <w:tcBorders>
              <w:top w:val="single" w:sz="4" w:space="0" w:color="auto"/>
              <w:left w:val="single" w:sz="4" w:space="0" w:color="auto"/>
              <w:bottom w:val="single" w:sz="4" w:space="0" w:color="auto"/>
              <w:right w:val="single" w:sz="4" w:space="0" w:color="auto"/>
            </w:tcBorders>
            <w:shd w:val="clear" w:color="auto" w:fill="F4B8AE"/>
          </w:tcPr>
          <w:p w14:paraId="75064024" w14:textId="77777777" w:rsidR="00366C3D" w:rsidRPr="000F1877" w:rsidRDefault="00366C3D" w:rsidP="00965F49">
            <w:pPr>
              <w:rPr>
                <w:ins w:id="8548" w:author="Sowndarya S (WT01 - Manufacturing &amp; Hi Tech)" w:date="2015-03-23T15:35:00Z"/>
                <w:rFonts w:asciiTheme="minorHAnsi" w:hAnsiTheme="minorHAnsi" w:cstheme="minorHAnsi"/>
                <w:color w:val="000000"/>
                <w:sz w:val="18"/>
                <w:szCs w:val="16"/>
              </w:rPr>
            </w:pPr>
            <w:ins w:id="8549" w:author="Sowndarya S (WT01 - Manufacturing &amp; Hi Tech)" w:date="2015-03-23T15:35:00Z">
              <w:r w:rsidRPr="000F1877">
                <w:rPr>
                  <w:rFonts w:asciiTheme="minorHAnsi" w:hAnsiTheme="minorHAnsi" w:cstheme="minorHAnsi"/>
                  <w:color w:val="000000"/>
                  <w:sz w:val="18"/>
                  <w:szCs w:val="16"/>
                </w:rPr>
                <w:t>Source Table</w:t>
              </w:r>
            </w:ins>
          </w:p>
        </w:tc>
        <w:tc>
          <w:tcPr>
            <w:tcW w:w="1049" w:type="pct"/>
            <w:tcBorders>
              <w:top w:val="single" w:sz="4" w:space="0" w:color="auto"/>
              <w:left w:val="single" w:sz="4" w:space="0" w:color="auto"/>
              <w:bottom w:val="single" w:sz="4" w:space="0" w:color="auto"/>
              <w:right w:val="single" w:sz="4" w:space="0" w:color="auto"/>
            </w:tcBorders>
            <w:shd w:val="clear" w:color="auto" w:fill="F4B8AE"/>
          </w:tcPr>
          <w:p w14:paraId="0BD78C8F" w14:textId="77777777" w:rsidR="00366C3D" w:rsidRPr="000F1877" w:rsidRDefault="00366C3D" w:rsidP="00965F49">
            <w:pPr>
              <w:rPr>
                <w:ins w:id="8550" w:author="Sowndarya S (WT01 - Manufacturing &amp; Hi Tech)" w:date="2015-03-23T15:35:00Z"/>
                <w:rFonts w:asciiTheme="minorHAnsi" w:hAnsiTheme="minorHAnsi" w:cstheme="minorHAnsi"/>
                <w:color w:val="000000"/>
                <w:sz w:val="18"/>
                <w:szCs w:val="16"/>
              </w:rPr>
            </w:pPr>
            <w:ins w:id="8551" w:author="Sowndarya S (WT01 - Manufacturing &amp; Hi Tech)" w:date="2015-03-23T15:35:00Z">
              <w:r w:rsidRPr="000F1877">
                <w:rPr>
                  <w:rFonts w:asciiTheme="minorHAnsi" w:hAnsiTheme="minorHAnsi" w:cstheme="minorHAnsi"/>
                  <w:color w:val="000000"/>
                  <w:sz w:val="18"/>
                  <w:szCs w:val="16"/>
                </w:rPr>
                <w:t>Source Column Name</w:t>
              </w:r>
            </w:ins>
          </w:p>
        </w:tc>
        <w:tc>
          <w:tcPr>
            <w:tcW w:w="880" w:type="pct"/>
            <w:tcBorders>
              <w:top w:val="single" w:sz="4" w:space="0" w:color="auto"/>
              <w:left w:val="single" w:sz="4" w:space="0" w:color="auto"/>
              <w:bottom w:val="single" w:sz="4" w:space="0" w:color="auto"/>
              <w:right w:val="single" w:sz="4" w:space="0" w:color="auto"/>
            </w:tcBorders>
            <w:shd w:val="clear" w:color="auto" w:fill="F4B8AE"/>
          </w:tcPr>
          <w:p w14:paraId="6737F794" w14:textId="77777777" w:rsidR="00366C3D" w:rsidRPr="000F1877" w:rsidRDefault="00366C3D" w:rsidP="00965F49">
            <w:pPr>
              <w:rPr>
                <w:ins w:id="8552" w:author="Sowndarya S (WT01 - Manufacturing &amp; Hi Tech)" w:date="2015-03-23T15:35:00Z"/>
                <w:rFonts w:asciiTheme="minorHAnsi" w:hAnsiTheme="minorHAnsi" w:cstheme="minorHAnsi"/>
                <w:color w:val="000000"/>
                <w:sz w:val="18"/>
                <w:szCs w:val="16"/>
              </w:rPr>
            </w:pPr>
            <w:ins w:id="8553" w:author="Sowndarya S (WT01 - Manufacturing &amp; Hi Tech)" w:date="2015-03-23T15:35:00Z">
              <w:r>
                <w:rPr>
                  <w:rFonts w:asciiTheme="minorHAnsi" w:hAnsiTheme="minorHAnsi" w:cstheme="minorHAnsi"/>
                  <w:color w:val="000000"/>
                  <w:sz w:val="18"/>
                  <w:szCs w:val="16"/>
                </w:rPr>
                <w:t>View Name</w:t>
              </w:r>
            </w:ins>
          </w:p>
        </w:tc>
        <w:tc>
          <w:tcPr>
            <w:tcW w:w="1091" w:type="pct"/>
            <w:tcBorders>
              <w:top w:val="single" w:sz="4" w:space="0" w:color="auto"/>
              <w:left w:val="single" w:sz="4" w:space="0" w:color="auto"/>
              <w:bottom w:val="single" w:sz="4" w:space="0" w:color="auto"/>
              <w:right w:val="single" w:sz="4" w:space="0" w:color="auto"/>
            </w:tcBorders>
            <w:shd w:val="clear" w:color="auto" w:fill="F4B8AE"/>
          </w:tcPr>
          <w:p w14:paraId="6921DA5B" w14:textId="77777777" w:rsidR="00366C3D" w:rsidRPr="000F1877" w:rsidRDefault="00366C3D" w:rsidP="00965F49">
            <w:pPr>
              <w:rPr>
                <w:ins w:id="8554" w:author="Sowndarya S (WT01 - Manufacturing &amp; Hi Tech)" w:date="2015-03-23T15:35:00Z"/>
                <w:rFonts w:asciiTheme="minorHAnsi" w:hAnsiTheme="minorHAnsi" w:cstheme="minorHAnsi"/>
                <w:color w:val="000000"/>
                <w:sz w:val="18"/>
                <w:szCs w:val="16"/>
              </w:rPr>
            </w:pPr>
            <w:ins w:id="8555" w:author="Sowndarya S (WT01 - Manufacturing &amp; Hi Tech)" w:date="2015-03-23T15:35:00Z">
              <w:r>
                <w:rPr>
                  <w:rFonts w:asciiTheme="minorHAnsi" w:hAnsiTheme="minorHAnsi" w:cstheme="minorHAnsi"/>
                  <w:color w:val="000000"/>
                  <w:sz w:val="18"/>
                  <w:szCs w:val="16"/>
                </w:rPr>
                <w:t>View Column Name</w:t>
              </w:r>
            </w:ins>
          </w:p>
        </w:tc>
      </w:tr>
      <w:tr w:rsidR="000964DC" w:rsidRPr="000F1877" w14:paraId="7B1E920A" w14:textId="77777777" w:rsidTr="002F684F">
        <w:trPr>
          <w:trHeight w:val="392"/>
          <w:ins w:id="8556"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3D8E6EB" w14:textId="6A4F60DB" w:rsidR="000964DC" w:rsidRPr="00DD1485" w:rsidRDefault="000964DC" w:rsidP="000964DC">
            <w:pPr>
              <w:rPr>
                <w:ins w:id="8557" w:author="Sowndarya S (WT01 - Manufacturing &amp; Hi Tech)" w:date="2015-03-23T15:35:00Z"/>
                <w:rFonts w:asciiTheme="minorHAnsi" w:hAnsiTheme="minorHAnsi" w:cstheme="minorHAnsi"/>
                <w:color w:val="000000"/>
                <w:sz w:val="18"/>
                <w:szCs w:val="16"/>
              </w:rPr>
            </w:pPr>
            <w:ins w:id="8558" w:author="Sowndarya S (WT01 - Manufacturing &amp; Hi Tech)" w:date="2015-03-23T18:28:00Z">
              <w:r>
                <w:rPr>
                  <w:rFonts w:asciiTheme="minorHAnsi" w:hAnsiTheme="minorHAnsi" w:cstheme="minorHAnsi"/>
                  <w:color w:val="000000"/>
                  <w:sz w:val="18"/>
                  <w:szCs w:val="16"/>
                </w:rPr>
                <w:lastRenderedPageBreak/>
                <w:t>PLAN_ID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31F70E9" w14:textId="77777777" w:rsidR="000964DC" w:rsidRPr="007E707F" w:rsidRDefault="000964DC" w:rsidP="000964DC">
            <w:pPr>
              <w:rPr>
                <w:ins w:id="8559" w:author="Sowndarya S (WT01 - Manufacturing &amp; Hi Tech)" w:date="2015-03-23T15:35:00Z"/>
                <w:rFonts w:asciiTheme="minorHAnsi" w:hAnsiTheme="minorHAnsi" w:cstheme="minorHAnsi"/>
                <w:color w:val="000000"/>
                <w:sz w:val="18"/>
                <w:szCs w:val="16"/>
              </w:rPr>
            </w:pPr>
            <w:ins w:id="8560" w:author="Sowndarya S (WT01 - Manufacturing &amp; Hi Tech)" w:date="2015-03-23T15:35:00Z">
              <w:r w:rsidRPr="007E707F">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83B3C36" w14:textId="77777777" w:rsidR="000964DC" w:rsidRPr="000F1877" w:rsidRDefault="000964DC" w:rsidP="000964DC">
            <w:pPr>
              <w:rPr>
                <w:ins w:id="8561" w:author="Sowndarya S (WT01 - Manufacturing &amp; Hi Tech)" w:date="2015-03-23T15:35:00Z"/>
                <w:rFonts w:asciiTheme="minorHAnsi" w:hAnsiTheme="minorHAnsi" w:cstheme="minorHAnsi"/>
                <w:color w:val="000000"/>
                <w:sz w:val="18"/>
                <w:szCs w:val="16"/>
              </w:rPr>
            </w:pPr>
            <w:ins w:id="8562" w:author="Sowndarya S (WT01 - Manufacturing &amp; Hi Tech)" w:date="2015-03-23T15:35:00Z">
              <w:r>
                <w:rPr>
                  <w:rFonts w:asciiTheme="minorHAnsi" w:hAnsiTheme="minorHAnsi" w:cstheme="minorHAnsi"/>
                  <w:color w:val="000000"/>
                  <w:sz w:val="18"/>
                  <w:szCs w:val="16"/>
                </w:rPr>
                <w:t>PlanID</w:t>
              </w:r>
            </w:ins>
          </w:p>
        </w:tc>
        <w:tc>
          <w:tcPr>
            <w:tcW w:w="880" w:type="pct"/>
            <w:tcBorders>
              <w:top w:val="single" w:sz="4" w:space="0" w:color="auto"/>
              <w:left w:val="single" w:sz="4" w:space="0" w:color="auto"/>
              <w:bottom w:val="single" w:sz="4" w:space="0" w:color="auto"/>
              <w:right w:val="single" w:sz="4" w:space="0" w:color="auto"/>
            </w:tcBorders>
          </w:tcPr>
          <w:p w14:paraId="4381CBD8" w14:textId="67EEBF66" w:rsidR="000964DC" w:rsidRPr="002F684F" w:rsidRDefault="002F684F" w:rsidP="002F684F">
            <w:pPr>
              <w:rPr>
                <w:ins w:id="8563" w:author="Sowndarya S (WT01 - Manufacturing &amp; Hi Tech)" w:date="2015-03-23T15:35:00Z"/>
                <w:rFonts w:asciiTheme="minorHAnsi" w:hAnsiTheme="minorHAnsi" w:cstheme="minorHAnsi"/>
                <w:color w:val="000000"/>
                <w:sz w:val="18"/>
                <w:szCs w:val="18"/>
              </w:rPr>
            </w:pPr>
            <w:ins w:id="8564" w:author="Sowndarya S (WT01 - Manufacturing &amp; Hi Tech)" w:date="2015-03-23T18:52: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65760159" w14:textId="77777777" w:rsidR="000964DC" w:rsidRPr="000F1877" w:rsidRDefault="000964DC" w:rsidP="000964DC">
            <w:pPr>
              <w:rPr>
                <w:ins w:id="8565" w:author="Sowndarya S (WT01 - Manufacturing &amp; Hi Tech)" w:date="2015-03-23T15:35:00Z"/>
                <w:rFonts w:asciiTheme="minorHAnsi" w:hAnsiTheme="minorHAnsi" w:cstheme="minorHAnsi"/>
                <w:color w:val="000000"/>
                <w:sz w:val="18"/>
                <w:szCs w:val="16"/>
              </w:rPr>
            </w:pPr>
            <w:ins w:id="8566" w:author="Sowndarya S (WT01 - Manufacturing &amp; Hi Tech)" w:date="2015-03-23T15:35:00Z">
              <w:r>
                <w:rPr>
                  <w:rFonts w:asciiTheme="minorHAnsi" w:hAnsiTheme="minorHAnsi" w:cstheme="minorHAnsi"/>
                  <w:color w:val="000000"/>
                  <w:sz w:val="18"/>
                  <w:szCs w:val="16"/>
                </w:rPr>
                <w:t>PlanID</w:t>
              </w:r>
            </w:ins>
          </w:p>
        </w:tc>
      </w:tr>
      <w:tr w:rsidR="002F684F" w:rsidRPr="000F1877" w14:paraId="3655C61C" w14:textId="77777777" w:rsidTr="002F684F">
        <w:trPr>
          <w:trHeight w:val="311"/>
          <w:ins w:id="8567"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ED57A40" w14:textId="02439AE9" w:rsidR="002F684F" w:rsidRPr="00DD1485" w:rsidRDefault="002F684F" w:rsidP="002F684F">
            <w:pPr>
              <w:rPr>
                <w:ins w:id="8568" w:author="Sowndarya S (WT01 - Manufacturing &amp; Hi Tech)" w:date="2015-03-23T15:35:00Z"/>
                <w:rFonts w:asciiTheme="minorHAnsi" w:hAnsiTheme="minorHAnsi" w:cstheme="minorHAnsi"/>
                <w:color w:val="000000"/>
                <w:sz w:val="18"/>
                <w:szCs w:val="16"/>
              </w:rPr>
            </w:pPr>
            <w:ins w:id="8569" w:author="Sowndarya S (WT01 - Manufacturing &amp; Hi Tech)" w:date="2015-03-23T18:28:00Z">
              <w:r>
                <w:rPr>
                  <w:rFonts w:asciiTheme="minorHAnsi" w:hAnsiTheme="minorHAnsi" w:cstheme="minorHAnsi"/>
                  <w:color w:val="000000"/>
                  <w:sz w:val="18"/>
                  <w:szCs w:val="16"/>
                </w:rPr>
                <w:t>BUSINESS_SEGMENT_ID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EBFC364" w14:textId="77777777" w:rsidR="002F684F" w:rsidRPr="007E707F" w:rsidRDefault="002F684F" w:rsidP="002F684F">
            <w:pPr>
              <w:rPr>
                <w:ins w:id="8570" w:author="Sowndarya S (WT01 - Manufacturing &amp; Hi Tech)" w:date="2015-03-23T15:35:00Z"/>
                <w:rFonts w:asciiTheme="minorHAnsi" w:hAnsiTheme="minorHAnsi" w:cstheme="minorHAnsi"/>
                <w:color w:val="000000"/>
                <w:sz w:val="18"/>
                <w:szCs w:val="16"/>
              </w:rPr>
            </w:pPr>
            <w:ins w:id="8571" w:author="Sowndarya S (WT01 - Manufacturing &amp; Hi Tech)" w:date="2015-03-23T15:35:00Z">
              <w:r w:rsidRPr="007E707F">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5DB79A82" w14:textId="77777777" w:rsidR="002F684F" w:rsidRPr="007E707F" w:rsidRDefault="002F684F" w:rsidP="002F684F">
            <w:pPr>
              <w:widowControl/>
              <w:spacing w:line="240" w:lineRule="auto"/>
              <w:rPr>
                <w:ins w:id="8572" w:author="Sowndarya S (WT01 - Manufacturing &amp; Hi Tech)" w:date="2015-03-23T15:35:00Z"/>
                <w:rFonts w:ascii="Calibri" w:hAnsi="Calibri" w:cs="Calibri"/>
                <w:color w:val="000000"/>
                <w:sz w:val="18"/>
                <w:szCs w:val="22"/>
              </w:rPr>
            </w:pPr>
            <w:ins w:id="8573" w:author="Sowndarya S (WT01 - Manufacturing &amp; Hi Tech)" w:date="2015-03-23T15:35:00Z">
              <w:r w:rsidRPr="007E707F">
                <w:rPr>
                  <w:rFonts w:ascii="Calibri" w:hAnsi="Calibri" w:cs="Calibri"/>
                  <w:color w:val="000000"/>
                  <w:sz w:val="18"/>
                  <w:szCs w:val="22"/>
                </w:rPr>
                <w:t>BusinessSegmentId</w:t>
              </w:r>
            </w:ins>
          </w:p>
          <w:p w14:paraId="67AF5C7E" w14:textId="77777777" w:rsidR="002F684F" w:rsidRPr="007E707F" w:rsidRDefault="002F684F" w:rsidP="002F684F">
            <w:pPr>
              <w:rPr>
                <w:ins w:id="8574" w:author="Sowndarya S (WT01 - Manufacturing &amp; Hi Tech)" w:date="2015-03-23T15:35:00Z"/>
                <w:rFonts w:asciiTheme="minorHAnsi" w:hAnsiTheme="minorHAnsi" w:cstheme="minorHAnsi"/>
                <w:color w:val="000000"/>
                <w:sz w:val="14"/>
                <w:szCs w:val="16"/>
              </w:rPr>
            </w:pPr>
          </w:p>
        </w:tc>
        <w:tc>
          <w:tcPr>
            <w:tcW w:w="880" w:type="pct"/>
            <w:tcBorders>
              <w:top w:val="single" w:sz="4" w:space="0" w:color="auto"/>
              <w:left w:val="single" w:sz="4" w:space="0" w:color="auto"/>
              <w:bottom w:val="single" w:sz="4" w:space="0" w:color="auto"/>
              <w:right w:val="single" w:sz="4" w:space="0" w:color="auto"/>
            </w:tcBorders>
          </w:tcPr>
          <w:p w14:paraId="4D7C43DC" w14:textId="00D952E2" w:rsidR="002F684F" w:rsidRPr="00596774" w:rsidRDefault="002F684F" w:rsidP="002F684F">
            <w:pPr>
              <w:rPr>
                <w:ins w:id="8575" w:author="Sowndarya S (WT01 - Manufacturing &amp; Hi Tech)" w:date="2015-03-23T15:35:00Z"/>
                <w:rFonts w:ascii="Calibri" w:hAnsi="Calibri" w:cs="Calibri"/>
                <w:color w:val="000000"/>
                <w:sz w:val="18"/>
                <w:szCs w:val="16"/>
              </w:rPr>
            </w:pPr>
            <w:ins w:id="8576"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334432F4" w14:textId="77777777" w:rsidR="002F684F" w:rsidRPr="007E707F" w:rsidRDefault="002F684F" w:rsidP="002F684F">
            <w:pPr>
              <w:widowControl/>
              <w:spacing w:line="240" w:lineRule="auto"/>
              <w:rPr>
                <w:ins w:id="8577" w:author="Sowndarya S (WT01 - Manufacturing &amp; Hi Tech)" w:date="2015-03-23T15:35:00Z"/>
                <w:rFonts w:ascii="Calibri" w:hAnsi="Calibri" w:cs="Calibri"/>
                <w:color w:val="000000"/>
                <w:sz w:val="18"/>
                <w:szCs w:val="22"/>
              </w:rPr>
            </w:pPr>
            <w:ins w:id="8578" w:author="Sowndarya S (WT01 - Manufacturing &amp; Hi Tech)" w:date="2015-03-23T15:35:00Z">
              <w:r w:rsidRPr="007E707F">
                <w:rPr>
                  <w:rFonts w:ascii="Calibri" w:hAnsi="Calibri" w:cs="Calibri"/>
                  <w:color w:val="000000"/>
                  <w:sz w:val="18"/>
                  <w:szCs w:val="22"/>
                </w:rPr>
                <w:t>BusinessSegmentId</w:t>
              </w:r>
            </w:ins>
          </w:p>
          <w:p w14:paraId="5A6380EC" w14:textId="77777777" w:rsidR="002F684F" w:rsidRPr="000F1877" w:rsidRDefault="002F684F" w:rsidP="002F684F">
            <w:pPr>
              <w:rPr>
                <w:ins w:id="8579" w:author="Sowndarya S (WT01 - Manufacturing &amp; Hi Tech)" w:date="2015-03-23T15:35:00Z"/>
                <w:rFonts w:asciiTheme="minorHAnsi" w:hAnsiTheme="minorHAnsi" w:cstheme="minorHAnsi"/>
                <w:color w:val="000000"/>
                <w:sz w:val="18"/>
                <w:szCs w:val="16"/>
              </w:rPr>
            </w:pPr>
          </w:p>
        </w:tc>
      </w:tr>
      <w:tr w:rsidR="002F684F" w:rsidRPr="000F1877" w14:paraId="05CADCF4" w14:textId="77777777" w:rsidTr="002F684F">
        <w:trPr>
          <w:trHeight w:val="509"/>
          <w:ins w:id="8580"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39DFAFD" w14:textId="769A9EF4" w:rsidR="002F684F" w:rsidRPr="00DD1485" w:rsidRDefault="002F684F" w:rsidP="002F684F">
            <w:pPr>
              <w:rPr>
                <w:ins w:id="8581" w:author="Sowndarya S (WT01 - Manufacturing &amp; Hi Tech)" w:date="2015-03-23T15:35:00Z"/>
                <w:rFonts w:asciiTheme="minorHAnsi" w:hAnsiTheme="minorHAnsi" w:cstheme="minorHAnsi"/>
                <w:color w:val="000000"/>
                <w:sz w:val="18"/>
                <w:szCs w:val="16"/>
              </w:rPr>
            </w:pPr>
            <w:ins w:id="8582" w:author="Sowndarya S (WT01 - Manufacturing &amp; Hi Tech)" w:date="2015-03-23T18:28:00Z">
              <w:r>
                <w:rPr>
                  <w:rFonts w:asciiTheme="minorHAnsi" w:hAnsiTheme="minorHAnsi" w:cstheme="minorHAnsi"/>
                  <w:color w:val="000000"/>
                  <w:sz w:val="18"/>
                  <w:szCs w:val="16"/>
                </w:rPr>
                <w:t>BUSINESS_SEGMENT</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EB27515" w14:textId="77777777" w:rsidR="002F684F" w:rsidRPr="007E707F" w:rsidRDefault="002F684F" w:rsidP="002F684F">
            <w:pPr>
              <w:rPr>
                <w:ins w:id="8583" w:author="Sowndarya S (WT01 - Manufacturing &amp; Hi Tech)" w:date="2015-03-23T15:35:00Z"/>
                <w:rFonts w:asciiTheme="minorHAnsi" w:hAnsiTheme="minorHAnsi" w:cstheme="minorHAnsi"/>
                <w:color w:val="000000"/>
                <w:sz w:val="18"/>
                <w:szCs w:val="16"/>
              </w:rPr>
            </w:pPr>
            <w:ins w:id="8584" w:author="Sowndarya S (WT01 - Manufacturing &amp; Hi Tech)" w:date="2015-03-23T15:35:00Z">
              <w:r w:rsidRPr="007E707F">
                <w:rPr>
                  <w:rFonts w:ascii="Calibri" w:hAnsi="Calibri" w:cs="Calibri"/>
                  <w:color w:val="000000"/>
                  <w:sz w:val="18"/>
                  <w:szCs w:val="22"/>
                </w:rPr>
                <w:t>BusinessSegment</w:t>
              </w:r>
            </w:ins>
          </w:p>
        </w:tc>
        <w:tc>
          <w:tcPr>
            <w:tcW w:w="1049" w:type="pct"/>
            <w:tcBorders>
              <w:top w:val="single" w:sz="4" w:space="0" w:color="auto"/>
              <w:left w:val="single" w:sz="4" w:space="0" w:color="auto"/>
              <w:bottom w:val="single" w:sz="4" w:space="0" w:color="auto"/>
              <w:right w:val="single" w:sz="4" w:space="0" w:color="auto"/>
            </w:tcBorders>
            <w:shd w:val="clear" w:color="auto" w:fill="FFFFFF" w:themeFill="background1"/>
          </w:tcPr>
          <w:p w14:paraId="0F4270D0" w14:textId="77777777" w:rsidR="002F684F" w:rsidRPr="007E707F" w:rsidRDefault="002F684F" w:rsidP="002F684F">
            <w:pPr>
              <w:widowControl/>
              <w:spacing w:line="240" w:lineRule="auto"/>
              <w:rPr>
                <w:ins w:id="8585" w:author="Sowndarya S (WT01 - Manufacturing &amp; Hi Tech)" w:date="2015-03-23T15:35:00Z"/>
                <w:rFonts w:ascii="Calibri" w:hAnsi="Calibri" w:cs="Calibri"/>
                <w:color w:val="000000"/>
                <w:sz w:val="18"/>
                <w:szCs w:val="22"/>
              </w:rPr>
            </w:pPr>
            <w:ins w:id="8586" w:author="Sowndarya S (WT01 - Manufacturing &amp; Hi Tech)" w:date="2015-03-23T15:35:00Z">
              <w:r w:rsidRPr="007E707F">
                <w:rPr>
                  <w:rFonts w:ascii="Calibri" w:hAnsi="Calibri" w:cs="Calibri"/>
                  <w:color w:val="000000"/>
                  <w:sz w:val="18"/>
                  <w:szCs w:val="22"/>
                </w:rPr>
                <w:t>BusinessSegment</w:t>
              </w:r>
            </w:ins>
          </w:p>
          <w:p w14:paraId="02EE884C" w14:textId="77777777" w:rsidR="002F684F" w:rsidRPr="000F1877" w:rsidRDefault="002F684F" w:rsidP="002F684F">
            <w:pPr>
              <w:rPr>
                <w:ins w:id="8587" w:author="Sowndarya S (WT01 - Manufacturing &amp; Hi Tech)" w:date="2015-03-23T15:35:00Z"/>
                <w:rFonts w:asciiTheme="minorHAnsi" w:hAnsiTheme="minorHAnsi" w:cstheme="minorHAnsi"/>
                <w:color w:val="000000"/>
                <w:sz w:val="18"/>
                <w:szCs w:val="16"/>
              </w:rPr>
            </w:pPr>
          </w:p>
        </w:tc>
        <w:tc>
          <w:tcPr>
            <w:tcW w:w="880" w:type="pct"/>
            <w:tcBorders>
              <w:top w:val="single" w:sz="4" w:space="0" w:color="auto"/>
              <w:left w:val="single" w:sz="4" w:space="0" w:color="auto"/>
              <w:bottom w:val="single" w:sz="4" w:space="0" w:color="auto"/>
              <w:right w:val="single" w:sz="4" w:space="0" w:color="auto"/>
            </w:tcBorders>
            <w:shd w:val="clear" w:color="auto" w:fill="FFFFFF" w:themeFill="background1"/>
          </w:tcPr>
          <w:p w14:paraId="13EF8FF2" w14:textId="304E9C77" w:rsidR="002F684F" w:rsidRPr="00596774" w:rsidRDefault="002F684F" w:rsidP="002F684F">
            <w:pPr>
              <w:rPr>
                <w:ins w:id="8588" w:author="Sowndarya S (WT01 - Manufacturing &amp; Hi Tech)" w:date="2015-03-23T15:35:00Z"/>
                <w:rFonts w:ascii="Calibri" w:hAnsi="Calibri" w:cs="Calibri"/>
                <w:color w:val="000000"/>
                <w:sz w:val="18"/>
                <w:szCs w:val="16"/>
              </w:rPr>
            </w:pPr>
            <w:ins w:id="8589"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shd w:val="clear" w:color="auto" w:fill="FFFFFF" w:themeFill="background1"/>
          </w:tcPr>
          <w:p w14:paraId="68720391" w14:textId="77777777" w:rsidR="002F684F" w:rsidRPr="007E707F" w:rsidRDefault="002F684F" w:rsidP="002F684F">
            <w:pPr>
              <w:widowControl/>
              <w:spacing w:line="240" w:lineRule="auto"/>
              <w:rPr>
                <w:ins w:id="8590" w:author="Sowndarya S (WT01 - Manufacturing &amp; Hi Tech)" w:date="2015-03-23T15:35:00Z"/>
                <w:rFonts w:ascii="Calibri" w:hAnsi="Calibri" w:cs="Calibri"/>
                <w:color w:val="000000"/>
                <w:sz w:val="18"/>
                <w:szCs w:val="22"/>
              </w:rPr>
            </w:pPr>
            <w:ins w:id="8591" w:author="Sowndarya S (WT01 - Manufacturing &amp; Hi Tech)" w:date="2015-03-23T15:35:00Z">
              <w:r w:rsidRPr="007E707F">
                <w:rPr>
                  <w:rFonts w:ascii="Calibri" w:hAnsi="Calibri" w:cs="Calibri"/>
                  <w:color w:val="000000"/>
                  <w:sz w:val="18"/>
                  <w:szCs w:val="22"/>
                </w:rPr>
                <w:t>BusinessSegment</w:t>
              </w:r>
            </w:ins>
          </w:p>
          <w:p w14:paraId="78FFBB8C" w14:textId="77777777" w:rsidR="002F684F" w:rsidRPr="000F1877" w:rsidRDefault="002F684F" w:rsidP="002F684F">
            <w:pPr>
              <w:rPr>
                <w:ins w:id="8592" w:author="Sowndarya S (WT01 - Manufacturing &amp; Hi Tech)" w:date="2015-03-23T15:35:00Z"/>
                <w:rFonts w:asciiTheme="minorHAnsi" w:hAnsiTheme="minorHAnsi" w:cstheme="minorHAnsi"/>
                <w:color w:val="000000"/>
                <w:sz w:val="18"/>
                <w:szCs w:val="16"/>
              </w:rPr>
            </w:pPr>
          </w:p>
        </w:tc>
      </w:tr>
      <w:tr w:rsidR="002F684F" w:rsidRPr="000F1877" w14:paraId="3A191B2D" w14:textId="77777777" w:rsidTr="002F684F">
        <w:trPr>
          <w:ins w:id="8593"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28B301E" w14:textId="24D0ED55" w:rsidR="002F684F" w:rsidRPr="00DD1485" w:rsidRDefault="002F684F" w:rsidP="002F684F">
            <w:pPr>
              <w:rPr>
                <w:ins w:id="8594" w:author="Sowndarya S (WT01 - Manufacturing &amp; Hi Tech)" w:date="2015-03-23T15:35:00Z"/>
                <w:rFonts w:asciiTheme="minorHAnsi" w:hAnsiTheme="minorHAnsi" w:cstheme="minorHAnsi"/>
                <w:color w:val="000000"/>
                <w:sz w:val="18"/>
                <w:szCs w:val="16"/>
              </w:rPr>
            </w:pPr>
            <w:ins w:id="8595" w:author="Sowndarya S (WT01 - Manufacturing &amp; Hi Tech)" w:date="2015-03-23T18:28:00Z">
              <w:r>
                <w:rPr>
                  <w:rFonts w:asciiTheme="minorHAnsi" w:hAnsiTheme="minorHAnsi" w:cstheme="minorHAnsi"/>
                  <w:color w:val="000000"/>
                  <w:sz w:val="18"/>
                  <w:szCs w:val="16"/>
                </w:rPr>
                <w:t>OPERATION_AREA_ID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40C1C092" w14:textId="42FE0913" w:rsidR="002F684F" w:rsidRPr="007E707F" w:rsidRDefault="002F684F" w:rsidP="002F684F">
            <w:pPr>
              <w:rPr>
                <w:ins w:id="8596" w:author="Sowndarya S (WT01 - Manufacturing &amp; Hi Tech)" w:date="2015-03-23T15:35:00Z"/>
                <w:rFonts w:asciiTheme="minorHAnsi" w:hAnsiTheme="minorHAnsi" w:cstheme="minorHAnsi"/>
                <w:color w:val="000000"/>
                <w:sz w:val="18"/>
                <w:szCs w:val="16"/>
              </w:rPr>
            </w:pPr>
            <w:ins w:id="8597" w:author="Sowndarya S (WT01 - Manufacturing &amp; Hi Tech)" w:date="2015-03-23T18:32:00Z">
              <w:r>
                <w:rPr>
                  <w:rFonts w:ascii="Calibri" w:hAnsi="Calibri" w:cs="Calibri"/>
                  <w:color w:val="000000"/>
                  <w:sz w:val="18"/>
                  <w:szCs w:val="22"/>
                </w:rPr>
                <w:t>OpArea</w:t>
              </w:r>
            </w:ins>
            <w:ins w:id="8598" w:author="Sowndarya S (WT01 - Manufacturing &amp; Hi Tech)" w:date="2015-03-23T15:35:00Z">
              <w:r w:rsidRPr="007E707F">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5BB8A3BD" w14:textId="3866589E" w:rsidR="002F684F" w:rsidRPr="007E707F" w:rsidRDefault="00A2139F" w:rsidP="002F684F">
            <w:pPr>
              <w:widowControl/>
              <w:spacing w:line="240" w:lineRule="auto"/>
              <w:rPr>
                <w:ins w:id="8599" w:author="Sowndarya S (WT01 - Manufacturing &amp; Hi Tech)" w:date="2015-03-23T18:44:00Z"/>
                <w:rFonts w:ascii="Calibri" w:hAnsi="Calibri" w:cs="Calibri"/>
                <w:color w:val="000000"/>
                <w:sz w:val="18"/>
                <w:szCs w:val="22"/>
              </w:rPr>
            </w:pPr>
            <w:ins w:id="8600" w:author="Sowndarya S (WT01 - Manufacturing &amp; Hi Tech)" w:date="2015-03-23T18:44:00Z">
              <w:r>
                <w:rPr>
                  <w:rFonts w:ascii="Calibri" w:hAnsi="Calibri" w:cs="Calibri"/>
                  <w:color w:val="000000"/>
                  <w:sz w:val="18"/>
                  <w:szCs w:val="22"/>
                </w:rPr>
                <w:t>OperationAreaID</w:t>
              </w:r>
            </w:ins>
          </w:p>
          <w:p w14:paraId="41369C30" w14:textId="77777777" w:rsidR="002F684F" w:rsidRPr="000F1877" w:rsidRDefault="002F684F" w:rsidP="002F684F">
            <w:pPr>
              <w:rPr>
                <w:ins w:id="8601" w:author="Sowndarya S (WT01 - Manufacturing &amp; Hi Tech)" w:date="2015-03-23T15:35:00Z"/>
                <w:rFonts w:asciiTheme="minorHAnsi" w:hAnsiTheme="minorHAnsi" w:cstheme="minorHAnsi"/>
                <w:color w:val="000000"/>
                <w:sz w:val="18"/>
                <w:szCs w:val="16"/>
              </w:rPr>
            </w:pPr>
          </w:p>
        </w:tc>
        <w:tc>
          <w:tcPr>
            <w:tcW w:w="880" w:type="pct"/>
            <w:tcBorders>
              <w:top w:val="single" w:sz="4" w:space="0" w:color="auto"/>
              <w:left w:val="single" w:sz="4" w:space="0" w:color="auto"/>
              <w:bottom w:val="single" w:sz="4" w:space="0" w:color="auto"/>
              <w:right w:val="single" w:sz="4" w:space="0" w:color="auto"/>
            </w:tcBorders>
          </w:tcPr>
          <w:p w14:paraId="6712A930" w14:textId="5A606DD3" w:rsidR="002F684F" w:rsidRPr="00596774" w:rsidRDefault="002F684F" w:rsidP="002F684F">
            <w:pPr>
              <w:rPr>
                <w:ins w:id="8602" w:author="Sowndarya S (WT01 - Manufacturing &amp; Hi Tech)" w:date="2015-03-23T15:35:00Z"/>
                <w:rFonts w:ascii="Calibri" w:hAnsi="Calibri" w:cs="Calibri"/>
                <w:color w:val="000000"/>
                <w:sz w:val="18"/>
                <w:szCs w:val="16"/>
              </w:rPr>
            </w:pPr>
            <w:ins w:id="8603"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51F188C7" w14:textId="5DD99E2D" w:rsidR="002F684F" w:rsidRPr="000F1877" w:rsidRDefault="00A2139F" w:rsidP="002F684F">
            <w:pPr>
              <w:rPr>
                <w:ins w:id="8604" w:author="Sowndarya S (WT01 - Manufacturing &amp; Hi Tech)" w:date="2015-03-23T15:35:00Z"/>
                <w:rFonts w:asciiTheme="minorHAnsi" w:hAnsiTheme="minorHAnsi" w:cstheme="minorHAnsi"/>
                <w:color w:val="000000"/>
                <w:sz w:val="18"/>
                <w:szCs w:val="16"/>
              </w:rPr>
            </w:pPr>
            <w:ins w:id="8605" w:author="Sowndarya S (WT01 - Manufacturing &amp; Hi Tech)" w:date="2015-03-23T18:56:00Z">
              <w:r>
                <w:rPr>
                  <w:rFonts w:asciiTheme="minorHAnsi" w:hAnsiTheme="minorHAnsi" w:cstheme="minorHAnsi"/>
                  <w:color w:val="000000"/>
                  <w:sz w:val="18"/>
                  <w:szCs w:val="16"/>
                </w:rPr>
                <w:t>OperationAreaID</w:t>
              </w:r>
            </w:ins>
          </w:p>
        </w:tc>
      </w:tr>
      <w:tr w:rsidR="002F684F" w:rsidRPr="000F1877" w14:paraId="51247C1E" w14:textId="77777777" w:rsidTr="002F684F">
        <w:trPr>
          <w:ins w:id="8606"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03461DD" w14:textId="7E2D95A4" w:rsidR="002F684F" w:rsidRPr="00DD1485" w:rsidRDefault="002F684F" w:rsidP="002F684F">
            <w:pPr>
              <w:rPr>
                <w:ins w:id="8607" w:author="Sowndarya S (WT01 - Manufacturing &amp; Hi Tech)" w:date="2015-03-23T15:35:00Z"/>
                <w:rFonts w:asciiTheme="minorHAnsi" w:hAnsiTheme="minorHAnsi" w:cstheme="minorHAnsi"/>
                <w:color w:val="000000"/>
                <w:sz w:val="18"/>
                <w:szCs w:val="16"/>
              </w:rPr>
            </w:pPr>
            <w:ins w:id="8608" w:author="Sowndarya S (WT01 - Manufacturing &amp; Hi Tech)" w:date="2015-03-23T18:28:00Z">
              <w:r>
                <w:rPr>
                  <w:rFonts w:asciiTheme="minorHAnsi" w:hAnsiTheme="minorHAnsi" w:cstheme="minorHAnsi"/>
                  <w:color w:val="000000"/>
                  <w:sz w:val="18"/>
                  <w:szCs w:val="16"/>
                </w:rPr>
                <w:t>OPERATION_AREA</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49B574B" w14:textId="7C589E0A" w:rsidR="002F684F" w:rsidRPr="007E707F" w:rsidRDefault="002F684F" w:rsidP="002F684F">
            <w:pPr>
              <w:rPr>
                <w:ins w:id="8609" w:author="Sowndarya S (WT01 - Manufacturing &amp; Hi Tech)" w:date="2015-03-23T15:35:00Z"/>
                <w:rFonts w:asciiTheme="minorHAnsi" w:hAnsiTheme="minorHAnsi" w:cstheme="minorHAnsi"/>
                <w:color w:val="000000"/>
                <w:sz w:val="18"/>
                <w:szCs w:val="16"/>
              </w:rPr>
            </w:pPr>
            <w:ins w:id="8610" w:author="Sowndarya S (WT01 - Manufacturing &amp; Hi Tech)" w:date="2015-03-23T18:38:00Z">
              <w:r>
                <w:rPr>
                  <w:rFonts w:ascii="Calibri" w:hAnsi="Calibri" w:cs="Calibri"/>
                  <w:color w:val="000000"/>
                  <w:sz w:val="18"/>
                  <w:szCs w:val="22"/>
                </w:rPr>
                <w:t>OperationArea</w:t>
              </w:r>
            </w:ins>
          </w:p>
        </w:tc>
        <w:tc>
          <w:tcPr>
            <w:tcW w:w="1049" w:type="pct"/>
            <w:tcBorders>
              <w:top w:val="single" w:sz="4" w:space="0" w:color="auto"/>
              <w:left w:val="single" w:sz="4" w:space="0" w:color="auto"/>
              <w:bottom w:val="single" w:sz="4" w:space="0" w:color="auto"/>
              <w:right w:val="single" w:sz="4" w:space="0" w:color="auto"/>
            </w:tcBorders>
          </w:tcPr>
          <w:p w14:paraId="5A396103" w14:textId="541476C3" w:rsidR="002F684F" w:rsidRPr="000F1877" w:rsidRDefault="002F684F" w:rsidP="002F684F">
            <w:pPr>
              <w:widowControl/>
              <w:spacing w:line="240" w:lineRule="auto"/>
              <w:rPr>
                <w:ins w:id="8611" w:author="Sowndarya S (WT01 - Manufacturing &amp; Hi Tech)" w:date="2015-03-23T15:35:00Z"/>
                <w:rFonts w:asciiTheme="minorHAnsi" w:hAnsiTheme="minorHAnsi" w:cstheme="minorHAnsi"/>
                <w:color w:val="000000"/>
                <w:sz w:val="18"/>
                <w:szCs w:val="16"/>
              </w:rPr>
            </w:pPr>
            <w:ins w:id="8612" w:author="Sowndarya S (WT01 - Manufacturing &amp; Hi Tech)" w:date="2015-03-23T18:44:00Z">
              <w:r>
                <w:rPr>
                  <w:rFonts w:asciiTheme="minorHAnsi" w:hAnsiTheme="minorHAnsi" w:cstheme="minorHAnsi"/>
                  <w:color w:val="000000"/>
                  <w:sz w:val="18"/>
                  <w:szCs w:val="16"/>
                </w:rPr>
                <w:t>OperationArea</w:t>
              </w:r>
            </w:ins>
          </w:p>
        </w:tc>
        <w:tc>
          <w:tcPr>
            <w:tcW w:w="880" w:type="pct"/>
            <w:tcBorders>
              <w:top w:val="single" w:sz="4" w:space="0" w:color="auto"/>
              <w:left w:val="single" w:sz="4" w:space="0" w:color="auto"/>
              <w:bottom w:val="single" w:sz="4" w:space="0" w:color="auto"/>
              <w:right w:val="single" w:sz="4" w:space="0" w:color="auto"/>
            </w:tcBorders>
          </w:tcPr>
          <w:p w14:paraId="664B8BBA" w14:textId="0C9C4814" w:rsidR="002F684F" w:rsidRPr="00596774" w:rsidRDefault="002F684F" w:rsidP="002F684F">
            <w:pPr>
              <w:rPr>
                <w:ins w:id="8613" w:author="Sowndarya S (WT01 - Manufacturing &amp; Hi Tech)" w:date="2015-03-23T15:35:00Z"/>
                <w:rFonts w:ascii="Calibri" w:eastAsiaTheme="minorHAnsi" w:hAnsi="Calibri" w:cs="Calibri"/>
                <w:color w:val="000000"/>
                <w:highlight w:val="white"/>
              </w:rPr>
            </w:pPr>
            <w:ins w:id="8614"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7B3C3E07" w14:textId="433CBE5D" w:rsidR="002F684F" w:rsidRPr="00596774" w:rsidRDefault="00A2139F" w:rsidP="002F684F">
            <w:pPr>
              <w:rPr>
                <w:ins w:id="8615" w:author="Sowndarya S (WT01 - Manufacturing &amp; Hi Tech)" w:date="2015-03-23T15:35:00Z"/>
                <w:rFonts w:asciiTheme="minorHAnsi" w:hAnsiTheme="minorHAnsi" w:cstheme="minorHAnsi"/>
                <w:color w:val="000000"/>
                <w:sz w:val="18"/>
                <w:szCs w:val="16"/>
              </w:rPr>
            </w:pPr>
            <w:ins w:id="8616" w:author="Sowndarya S (WT01 - Manufacturing &amp; Hi Tech)" w:date="2015-03-23T15:35:00Z">
              <w:r>
                <w:rPr>
                  <w:rFonts w:asciiTheme="minorHAnsi" w:hAnsiTheme="minorHAnsi" w:cstheme="minorHAnsi"/>
                  <w:color w:val="000000"/>
                  <w:sz w:val="18"/>
                  <w:szCs w:val="16"/>
                </w:rPr>
                <w:t>OperationArea</w:t>
              </w:r>
            </w:ins>
          </w:p>
        </w:tc>
      </w:tr>
      <w:tr w:rsidR="002F684F" w:rsidRPr="000F1877" w14:paraId="56CCE0E6" w14:textId="77777777" w:rsidTr="002F684F">
        <w:trPr>
          <w:ins w:id="8617"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FBA6230" w14:textId="35D2A486" w:rsidR="002F684F" w:rsidRPr="00DD1485" w:rsidRDefault="002F684F" w:rsidP="002F684F">
            <w:pPr>
              <w:rPr>
                <w:ins w:id="8618" w:author="Sowndarya S (WT01 - Manufacturing &amp; Hi Tech)" w:date="2015-03-23T15:35:00Z"/>
                <w:rFonts w:asciiTheme="minorHAnsi" w:hAnsiTheme="minorHAnsi" w:cstheme="minorHAnsi"/>
                <w:color w:val="000000"/>
                <w:sz w:val="18"/>
                <w:szCs w:val="16"/>
              </w:rPr>
            </w:pPr>
            <w:ins w:id="8619" w:author="Sowndarya S (WT01 - Manufacturing &amp; Hi Tech)" w:date="2015-03-23T18:28:00Z">
              <w:r>
                <w:rPr>
                  <w:rFonts w:asciiTheme="minorHAnsi" w:hAnsiTheme="minorHAnsi" w:cstheme="minorHAnsi"/>
                  <w:color w:val="000000"/>
                  <w:sz w:val="18"/>
                  <w:szCs w:val="16"/>
                </w:rPr>
                <w:t>BUSINESS_GROUP_ID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C55BCBB" w14:textId="3E1BAAFE" w:rsidR="002F684F" w:rsidRPr="007E707F" w:rsidRDefault="002F684F" w:rsidP="002F684F">
            <w:pPr>
              <w:rPr>
                <w:ins w:id="8620" w:author="Sowndarya S (WT01 - Manufacturing &amp; Hi Tech)" w:date="2015-03-23T15:35:00Z"/>
                <w:rFonts w:asciiTheme="minorHAnsi" w:hAnsiTheme="minorHAnsi" w:cstheme="minorHAnsi"/>
                <w:color w:val="000000"/>
                <w:sz w:val="18"/>
                <w:szCs w:val="16"/>
              </w:rPr>
            </w:pPr>
            <w:ins w:id="8621" w:author="Sowndarya S (WT01 - Manufacturing &amp; Hi Tech)" w:date="2015-03-23T15:35:00Z">
              <w:r>
                <w:rPr>
                  <w:rFonts w:ascii="Calibri" w:hAnsi="Calibri" w:cs="Calibri"/>
                  <w:color w:val="000000"/>
                  <w:sz w:val="18"/>
                  <w:szCs w:val="22"/>
                </w:rPr>
                <w:t>OpAreaBusinessGroupPlan</w:t>
              </w:r>
            </w:ins>
          </w:p>
        </w:tc>
        <w:tc>
          <w:tcPr>
            <w:tcW w:w="1049" w:type="pct"/>
            <w:tcBorders>
              <w:top w:val="single" w:sz="4" w:space="0" w:color="auto"/>
              <w:left w:val="single" w:sz="4" w:space="0" w:color="auto"/>
              <w:bottom w:val="single" w:sz="4" w:space="0" w:color="auto"/>
              <w:right w:val="single" w:sz="4" w:space="0" w:color="auto"/>
            </w:tcBorders>
          </w:tcPr>
          <w:p w14:paraId="70361DFC" w14:textId="2EBD4311" w:rsidR="002F684F" w:rsidRPr="000F1877" w:rsidRDefault="002F684F" w:rsidP="002F684F">
            <w:pPr>
              <w:widowControl/>
              <w:spacing w:line="240" w:lineRule="auto"/>
              <w:rPr>
                <w:ins w:id="8622" w:author="Sowndarya S (WT01 - Manufacturing &amp; Hi Tech)" w:date="2015-03-23T15:35:00Z"/>
                <w:rFonts w:asciiTheme="minorHAnsi" w:hAnsiTheme="minorHAnsi" w:cstheme="minorHAnsi"/>
                <w:color w:val="000000"/>
                <w:sz w:val="18"/>
                <w:szCs w:val="16"/>
              </w:rPr>
            </w:pPr>
            <w:ins w:id="8623" w:author="Sowndarya S (WT01 - Manufacturing &amp; Hi Tech)" w:date="2015-03-23T18:45:00Z">
              <w:r>
                <w:rPr>
                  <w:rFonts w:asciiTheme="minorHAnsi" w:hAnsiTheme="minorHAnsi" w:cstheme="minorHAnsi"/>
                  <w:color w:val="000000"/>
                  <w:sz w:val="18"/>
                  <w:szCs w:val="16"/>
                </w:rPr>
                <w:t>BusinessGroupId</w:t>
              </w:r>
            </w:ins>
          </w:p>
        </w:tc>
        <w:tc>
          <w:tcPr>
            <w:tcW w:w="880" w:type="pct"/>
            <w:tcBorders>
              <w:top w:val="single" w:sz="4" w:space="0" w:color="auto"/>
              <w:left w:val="single" w:sz="4" w:space="0" w:color="auto"/>
              <w:bottom w:val="single" w:sz="4" w:space="0" w:color="auto"/>
              <w:right w:val="single" w:sz="4" w:space="0" w:color="auto"/>
            </w:tcBorders>
          </w:tcPr>
          <w:p w14:paraId="67293465" w14:textId="46058719" w:rsidR="002F684F" w:rsidRPr="00596774" w:rsidRDefault="002F684F" w:rsidP="002F684F">
            <w:pPr>
              <w:rPr>
                <w:ins w:id="8624" w:author="Sowndarya S (WT01 - Manufacturing &amp; Hi Tech)" w:date="2015-03-23T15:35:00Z"/>
                <w:rFonts w:ascii="Calibri" w:eastAsiaTheme="minorHAnsi" w:hAnsi="Calibri" w:cs="Calibri"/>
                <w:color w:val="000000"/>
                <w:highlight w:val="white"/>
              </w:rPr>
            </w:pPr>
            <w:ins w:id="8625"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32CBFD9B" w14:textId="329C18D9" w:rsidR="002F684F" w:rsidRPr="00596774" w:rsidRDefault="00A2139F" w:rsidP="002F684F">
            <w:pPr>
              <w:rPr>
                <w:ins w:id="8626" w:author="Sowndarya S (WT01 - Manufacturing &amp; Hi Tech)" w:date="2015-03-23T15:35:00Z"/>
                <w:rFonts w:asciiTheme="minorHAnsi" w:hAnsiTheme="minorHAnsi" w:cstheme="minorHAnsi"/>
                <w:color w:val="000000"/>
                <w:sz w:val="18"/>
                <w:szCs w:val="16"/>
              </w:rPr>
            </w:pPr>
            <w:ins w:id="8627" w:author="Sowndarya S (WT01 - Manufacturing &amp; Hi Tech)" w:date="2015-03-23T18:55:00Z">
              <w:r>
                <w:rPr>
                  <w:rFonts w:asciiTheme="minorHAnsi" w:hAnsiTheme="minorHAnsi" w:cstheme="minorHAnsi"/>
                  <w:color w:val="000000"/>
                  <w:sz w:val="18"/>
                  <w:szCs w:val="16"/>
                </w:rPr>
                <w:t>BusinessGroupId</w:t>
              </w:r>
            </w:ins>
          </w:p>
        </w:tc>
      </w:tr>
      <w:tr w:rsidR="002F684F" w:rsidRPr="000F1877" w14:paraId="3EB5A6CD" w14:textId="77777777" w:rsidTr="002F684F">
        <w:trPr>
          <w:ins w:id="8628"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0CDCBD3C" w14:textId="6CFE6A8A" w:rsidR="002F684F" w:rsidRPr="00DD1485" w:rsidRDefault="002F684F" w:rsidP="002F684F">
            <w:pPr>
              <w:rPr>
                <w:ins w:id="8629" w:author="Sowndarya S (WT01 - Manufacturing &amp; Hi Tech)" w:date="2015-03-23T15:35:00Z"/>
                <w:rFonts w:asciiTheme="minorHAnsi" w:hAnsiTheme="minorHAnsi" w:cstheme="minorHAnsi"/>
                <w:color w:val="000000"/>
                <w:sz w:val="18"/>
                <w:szCs w:val="16"/>
              </w:rPr>
            </w:pPr>
            <w:ins w:id="8630" w:author="Sowndarya S (WT01 - Manufacturing &amp; Hi Tech)" w:date="2015-03-23T18:28:00Z">
              <w:r>
                <w:rPr>
                  <w:rFonts w:asciiTheme="minorHAnsi" w:hAnsiTheme="minorHAnsi" w:cstheme="minorHAnsi"/>
                  <w:color w:val="000000"/>
                  <w:sz w:val="18"/>
                  <w:szCs w:val="16"/>
                </w:rPr>
                <w:t>BUSINESS_GROUP</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B546CEF" w14:textId="6ED477F6" w:rsidR="002F684F" w:rsidRPr="007E707F" w:rsidRDefault="002F684F" w:rsidP="002F684F">
            <w:pPr>
              <w:rPr>
                <w:ins w:id="8631" w:author="Sowndarya S (WT01 - Manufacturing &amp; Hi Tech)" w:date="2015-03-23T15:35:00Z"/>
                <w:rFonts w:asciiTheme="minorHAnsi" w:hAnsiTheme="minorHAnsi" w:cstheme="minorHAnsi"/>
                <w:color w:val="000000"/>
                <w:sz w:val="18"/>
                <w:szCs w:val="16"/>
              </w:rPr>
            </w:pPr>
            <w:ins w:id="8632" w:author="Sowndarya S (WT01 - Manufacturing &amp; Hi Tech)" w:date="2015-03-23T18:39:00Z">
              <w:r>
                <w:rPr>
                  <w:rFonts w:ascii="Calibri" w:hAnsi="Calibri" w:cs="Calibri"/>
                  <w:color w:val="000000"/>
                  <w:sz w:val="18"/>
                  <w:szCs w:val="22"/>
                </w:rPr>
                <w:t>BusinessGroup</w:t>
              </w:r>
            </w:ins>
          </w:p>
        </w:tc>
        <w:tc>
          <w:tcPr>
            <w:tcW w:w="1049" w:type="pct"/>
            <w:tcBorders>
              <w:top w:val="single" w:sz="4" w:space="0" w:color="auto"/>
              <w:left w:val="single" w:sz="4" w:space="0" w:color="auto"/>
              <w:bottom w:val="single" w:sz="4" w:space="0" w:color="auto"/>
              <w:right w:val="single" w:sz="4" w:space="0" w:color="auto"/>
            </w:tcBorders>
          </w:tcPr>
          <w:p w14:paraId="40E3C0E6" w14:textId="779787BC" w:rsidR="002F684F" w:rsidRPr="000F1877" w:rsidRDefault="002F684F" w:rsidP="002F684F">
            <w:pPr>
              <w:widowControl/>
              <w:spacing w:line="240" w:lineRule="auto"/>
              <w:rPr>
                <w:ins w:id="8633" w:author="Sowndarya S (WT01 - Manufacturing &amp; Hi Tech)" w:date="2015-03-23T15:35:00Z"/>
                <w:rFonts w:asciiTheme="minorHAnsi" w:hAnsiTheme="minorHAnsi" w:cstheme="minorHAnsi"/>
                <w:color w:val="000000"/>
                <w:sz w:val="18"/>
                <w:szCs w:val="16"/>
              </w:rPr>
            </w:pPr>
            <w:ins w:id="8634" w:author="Sowndarya S (WT01 - Manufacturing &amp; Hi Tech)" w:date="2015-03-23T18:45:00Z">
              <w:r>
                <w:rPr>
                  <w:rFonts w:asciiTheme="minorHAnsi" w:hAnsiTheme="minorHAnsi" w:cstheme="minorHAnsi"/>
                  <w:color w:val="000000"/>
                  <w:sz w:val="18"/>
                  <w:szCs w:val="16"/>
                </w:rPr>
                <w:t>BusinessGroup</w:t>
              </w:r>
            </w:ins>
          </w:p>
        </w:tc>
        <w:tc>
          <w:tcPr>
            <w:tcW w:w="880" w:type="pct"/>
            <w:tcBorders>
              <w:top w:val="single" w:sz="4" w:space="0" w:color="auto"/>
              <w:left w:val="single" w:sz="4" w:space="0" w:color="auto"/>
              <w:bottom w:val="single" w:sz="4" w:space="0" w:color="auto"/>
              <w:right w:val="single" w:sz="4" w:space="0" w:color="auto"/>
            </w:tcBorders>
          </w:tcPr>
          <w:p w14:paraId="7C6C1A9B" w14:textId="2F11432D" w:rsidR="002F684F" w:rsidRPr="00596774" w:rsidRDefault="002F684F" w:rsidP="002F684F">
            <w:pPr>
              <w:rPr>
                <w:ins w:id="8635" w:author="Sowndarya S (WT01 - Manufacturing &amp; Hi Tech)" w:date="2015-03-23T15:35:00Z"/>
                <w:rFonts w:ascii="Calibri" w:eastAsiaTheme="minorHAnsi" w:hAnsi="Calibri" w:cs="Calibri"/>
                <w:color w:val="000000"/>
                <w:highlight w:val="white"/>
              </w:rPr>
            </w:pPr>
            <w:ins w:id="8636"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5A45B174" w14:textId="1D833F23" w:rsidR="002F684F" w:rsidRPr="00596774" w:rsidRDefault="00A2139F" w:rsidP="002F684F">
            <w:pPr>
              <w:rPr>
                <w:ins w:id="8637" w:author="Sowndarya S (WT01 - Manufacturing &amp; Hi Tech)" w:date="2015-03-23T15:35:00Z"/>
                <w:rFonts w:asciiTheme="minorHAnsi" w:hAnsiTheme="minorHAnsi" w:cstheme="minorHAnsi"/>
                <w:color w:val="000000"/>
                <w:sz w:val="18"/>
                <w:szCs w:val="16"/>
              </w:rPr>
            </w:pPr>
            <w:ins w:id="8638" w:author="Sowndarya S (WT01 - Manufacturing &amp; Hi Tech)" w:date="2015-03-23T18:55:00Z">
              <w:r>
                <w:rPr>
                  <w:rFonts w:asciiTheme="minorHAnsi" w:hAnsiTheme="minorHAnsi" w:cstheme="minorHAnsi"/>
                  <w:color w:val="000000"/>
                  <w:sz w:val="18"/>
                  <w:szCs w:val="16"/>
                </w:rPr>
                <w:t>BusinessGroup</w:t>
              </w:r>
            </w:ins>
          </w:p>
        </w:tc>
      </w:tr>
      <w:tr w:rsidR="002F684F" w:rsidRPr="000F1877" w14:paraId="5383163B" w14:textId="77777777" w:rsidTr="002F684F">
        <w:trPr>
          <w:ins w:id="8639"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9CCE362" w14:textId="774A235F" w:rsidR="002F684F" w:rsidRPr="00DD1485" w:rsidRDefault="002F684F" w:rsidP="002F684F">
            <w:pPr>
              <w:rPr>
                <w:ins w:id="8640" w:author="Sowndarya S (WT01 - Manufacturing &amp; Hi Tech)" w:date="2015-03-23T15:35:00Z"/>
                <w:rFonts w:asciiTheme="minorHAnsi" w:hAnsiTheme="minorHAnsi" w:cstheme="minorHAnsi"/>
                <w:color w:val="000000"/>
                <w:sz w:val="18"/>
                <w:szCs w:val="16"/>
              </w:rPr>
            </w:pPr>
            <w:ins w:id="8641" w:author="Sowndarya S (WT01 - Manufacturing &amp; Hi Tech)" w:date="2015-03-23T18:28:00Z">
              <w:r>
                <w:rPr>
                  <w:rFonts w:asciiTheme="minorHAnsi" w:hAnsiTheme="minorHAnsi" w:cstheme="minorHAnsi"/>
                  <w:color w:val="000000"/>
                  <w:sz w:val="18"/>
                  <w:szCs w:val="16"/>
                </w:rPr>
                <w:t>BDM_PLAN_ID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43C096F" w14:textId="0BB7BC06" w:rsidR="002F684F" w:rsidRPr="007E707F" w:rsidRDefault="002F684F" w:rsidP="002F684F">
            <w:pPr>
              <w:rPr>
                <w:ins w:id="8642" w:author="Sowndarya S (WT01 - Manufacturing &amp; Hi Tech)" w:date="2015-03-23T15:35:00Z"/>
                <w:rFonts w:asciiTheme="minorHAnsi" w:hAnsiTheme="minorHAnsi" w:cstheme="minorHAnsi"/>
                <w:color w:val="000000"/>
                <w:sz w:val="18"/>
                <w:szCs w:val="16"/>
              </w:rPr>
            </w:pPr>
            <w:ins w:id="8643" w:author="Sowndarya S (WT01 - Manufacturing &amp; Hi Tech)" w:date="2015-03-23T18:39:00Z">
              <w:r w:rsidRPr="0010140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2E42B134" w14:textId="1C1D5847" w:rsidR="002F684F" w:rsidRPr="000F1877" w:rsidRDefault="00813CB7" w:rsidP="002F684F">
            <w:pPr>
              <w:widowControl/>
              <w:spacing w:line="240" w:lineRule="auto"/>
              <w:rPr>
                <w:ins w:id="8644" w:author="Sowndarya S (WT01 - Manufacturing &amp; Hi Tech)" w:date="2015-03-23T15:35:00Z"/>
                <w:rFonts w:asciiTheme="minorHAnsi" w:hAnsiTheme="minorHAnsi" w:cstheme="minorHAnsi"/>
                <w:color w:val="000000"/>
                <w:sz w:val="18"/>
                <w:szCs w:val="16"/>
              </w:rPr>
            </w:pPr>
            <w:ins w:id="8645" w:author="Sowndarya S (WT01 - Manufacturing &amp; Hi Tech)" w:date="2015-03-24T10:15:00Z">
              <w:r>
                <w:rPr>
                  <w:rFonts w:asciiTheme="minorHAnsi" w:hAnsiTheme="minorHAnsi" w:cstheme="minorHAnsi"/>
                  <w:color w:val="000000"/>
                  <w:sz w:val="18"/>
                  <w:szCs w:val="16"/>
                </w:rPr>
                <w:t>BDM</w:t>
              </w:r>
            </w:ins>
            <w:ins w:id="8646" w:author="Sowndarya S (WT01 - Manufacturing &amp; Hi Tech)" w:date="2015-03-23T18:45:00Z">
              <w:r w:rsidR="002F684F">
                <w:rPr>
                  <w:rFonts w:asciiTheme="minorHAnsi" w:hAnsiTheme="minorHAnsi" w:cstheme="minorHAnsi"/>
                  <w:color w:val="000000"/>
                  <w:sz w:val="18"/>
                  <w:szCs w:val="16"/>
                </w:rPr>
                <w:t>PlanID</w:t>
              </w:r>
            </w:ins>
          </w:p>
        </w:tc>
        <w:tc>
          <w:tcPr>
            <w:tcW w:w="880" w:type="pct"/>
            <w:tcBorders>
              <w:top w:val="single" w:sz="4" w:space="0" w:color="auto"/>
              <w:left w:val="single" w:sz="4" w:space="0" w:color="auto"/>
              <w:bottom w:val="single" w:sz="4" w:space="0" w:color="auto"/>
              <w:right w:val="single" w:sz="4" w:space="0" w:color="auto"/>
            </w:tcBorders>
          </w:tcPr>
          <w:p w14:paraId="4F94F57A" w14:textId="05C4A448" w:rsidR="002F684F" w:rsidRPr="00596774" w:rsidRDefault="002F684F" w:rsidP="002F684F">
            <w:pPr>
              <w:rPr>
                <w:ins w:id="8647" w:author="Sowndarya S (WT01 - Manufacturing &amp; Hi Tech)" w:date="2015-03-23T15:35:00Z"/>
                <w:rFonts w:ascii="Calibri" w:eastAsiaTheme="minorHAnsi" w:hAnsi="Calibri" w:cs="Calibri"/>
                <w:color w:val="000000"/>
                <w:highlight w:val="white"/>
              </w:rPr>
            </w:pPr>
            <w:ins w:id="8648"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209A1E24" w14:textId="162E1EA3" w:rsidR="002F684F" w:rsidRPr="00596774" w:rsidRDefault="00A2139F" w:rsidP="002F684F">
            <w:pPr>
              <w:rPr>
                <w:ins w:id="8649" w:author="Sowndarya S (WT01 - Manufacturing &amp; Hi Tech)" w:date="2015-03-23T15:35:00Z"/>
                <w:rFonts w:asciiTheme="minorHAnsi" w:hAnsiTheme="minorHAnsi" w:cstheme="minorHAnsi"/>
                <w:color w:val="000000"/>
                <w:sz w:val="18"/>
                <w:szCs w:val="16"/>
              </w:rPr>
            </w:pPr>
            <w:ins w:id="8650" w:author="Sowndarya S (WT01 - Manufacturing &amp; Hi Tech)" w:date="2015-03-23T18:55:00Z">
              <w:r>
                <w:rPr>
                  <w:rFonts w:asciiTheme="minorHAnsi" w:hAnsiTheme="minorHAnsi" w:cstheme="minorHAnsi"/>
                  <w:color w:val="000000"/>
                  <w:sz w:val="18"/>
                  <w:szCs w:val="16"/>
                </w:rPr>
                <w:t>BDMPlanID</w:t>
              </w:r>
            </w:ins>
          </w:p>
        </w:tc>
      </w:tr>
      <w:tr w:rsidR="002F684F" w:rsidRPr="000F1877" w14:paraId="4C9654C1" w14:textId="77777777" w:rsidTr="002F684F">
        <w:trPr>
          <w:ins w:id="8651"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66F8B664" w14:textId="723BDB6F" w:rsidR="002F684F" w:rsidRPr="00DD1485" w:rsidRDefault="002F684F" w:rsidP="002F684F">
            <w:pPr>
              <w:rPr>
                <w:ins w:id="8652" w:author="Sowndarya S (WT01 - Manufacturing &amp; Hi Tech)" w:date="2015-03-23T15:35:00Z"/>
                <w:rFonts w:asciiTheme="minorHAnsi" w:hAnsiTheme="minorHAnsi" w:cstheme="minorHAnsi"/>
                <w:color w:val="000000"/>
                <w:sz w:val="18"/>
                <w:szCs w:val="16"/>
              </w:rPr>
            </w:pPr>
            <w:ins w:id="8653" w:author="Sowndarya S (WT01 - Manufacturing &amp; Hi Tech)" w:date="2015-03-23T18:28:00Z">
              <w:r>
                <w:rPr>
                  <w:rFonts w:asciiTheme="minorHAnsi" w:hAnsiTheme="minorHAnsi" w:cstheme="minorHAnsi"/>
                  <w:color w:val="000000"/>
                  <w:sz w:val="18"/>
                  <w:szCs w:val="16"/>
                </w:rPr>
                <w:t>BDE_PLAN_ID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E79F5D0" w14:textId="1168095F" w:rsidR="002F684F" w:rsidRPr="007E707F" w:rsidRDefault="002F684F" w:rsidP="002F684F">
            <w:pPr>
              <w:rPr>
                <w:ins w:id="8654" w:author="Sowndarya S (WT01 - Manufacturing &amp; Hi Tech)" w:date="2015-03-23T15:35:00Z"/>
                <w:rFonts w:asciiTheme="minorHAnsi" w:hAnsiTheme="minorHAnsi" w:cstheme="minorHAnsi"/>
                <w:color w:val="000000"/>
                <w:sz w:val="18"/>
                <w:szCs w:val="16"/>
              </w:rPr>
            </w:pPr>
            <w:ins w:id="8655" w:author="Sowndarya S (WT01 - Manufacturing &amp; Hi Tech)" w:date="2015-03-23T18:39:00Z">
              <w:r w:rsidRPr="0010140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19FB1B3C" w14:textId="2CD05DF5" w:rsidR="002F684F" w:rsidRPr="000F1877" w:rsidRDefault="00813CB7" w:rsidP="002F684F">
            <w:pPr>
              <w:widowControl/>
              <w:spacing w:line="240" w:lineRule="auto"/>
              <w:rPr>
                <w:ins w:id="8656" w:author="Sowndarya S (WT01 - Manufacturing &amp; Hi Tech)" w:date="2015-03-23T15:35:00Z"/>
                <w:rFonts w:asciiTheme="minorHAnsi" w:hAnsiTheme="minorHAnsi" w:cstheme="minorHAnsi"/>
                <w:color w:val="000000"/>
                <w:sz w:val="18"/>
                <w:szCs w:val="16"/>
              </w:rPr>
            </w:pPr>
            <w:ins w:id="8657" w:author="Sowndarya S (WT01 - Manufacturing &amp; Hi Tech)" w:date="2015-03-24T10:15:00Z">
              <w:r>
                <w:rPr>
                  <w:rFonts w:asciiTheme="minorHAnsi" w:hAnsiTheme="minorHAnsi" w:cstheme="minorHAnsi"/>
                  <w:color w:val="000000"/>
                  <w:sz w:val="18"/>
                  <w:szCs w:val="16"/>
                </w:rPr>
                <w:t>BDE</w:t>
              </w:r>
            </w:ins>
            <w:ins w:id="8658" w:author="Sowndarya S (WT01 - Manufacturing &amp; Hi Tech)" w:date="2015-03-23T18:45:00Z">
              <w:r w:rsidR="002F684F">
                <w:rPr>
                  <w:rFonts w:asciiTheme="minorHAnsi" w:hAnsiTheme="minorHAnsi" w:cstheme="minorHAnsi"/>
                  <w:color w:val="000000"/>
                  <w:sz w:val="18"/>
                  <w:szCs w:val="16"/>
                </w:rPr>
                <w:t>PlanID</w:t>
              </w:r>
            </w:ins>
          </w:p>
        </w:tc>
        <w:tc>
          <w:tcPr>
            <w:tcW w:w="880" w:type="pct"/>
            <w:tcBorders>
              <w:top w:val="single" w:sz="4" w:space="0" w:color="auto"/>
              <w:left w:val="single" w:sz="4" w:space="0" w:color="auto"/>
              <w:bottom w:val="single" w:sz="4" w:space="0" w:color="auto"/>
              <w:right w:val="single" w:sz="4" w:space="0" w:color="auto"/>
            </w:tcBorders>
          </w:tcPr>
          <w:p w14:paraId="51507CE6" w14:textId="01A58F27" w:rsidR="002F684F" w:rsidRPr="00596774" w:rsidRDefault="002F684F" w:rsidP="002F684F">
            <w:pPr>
              <w:rPr>
                <w:ins w:id="8659" w:author="Sowndarya S (WT01 - Manufacturing &amp; Hi Tech)" w:date="2015-03-23T15:35:00Z"/>
                <w:rFonts w:ascii="Calibri" w:eastAsiaTheme="minorHAnsi" w:hAnsi="Calibri" w:cs="Calibri"/>
                <w:color w:val="000000"/>
                <w:highlight w:val="white"/>
              </w:rPr>
            </w:pPr>
            <w:ins w:id="8660"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17D474ED" w14:textId="54661E76" w:rsidR="002F684F" w:rsidRPr="00596774" w:rsidRDefault="00A2139F" w:rsidP="002F684F">
            <w:pPr>
              <w:rPr>
                <w:ins w:id="8661" w:author="Sowndarya S (WT01 - Manufacturing &amp; Hi Tech)" w:date="2015-03-23T15:35:00Z"/>
                <w:rFonts w:asciiTheme="minorHAnsi" w:hAnsiTheme="minorHAnsi" w:cstheme="minorHAnsi"/>
                <w:color w:val="000000"/>
                <w:sz w:val="18"/>
                <w:szCs w:val="16"/>
              </w:rPr>
            </w:pPr>
            <w:ins w:id="8662" w:author="Sowndarya S (WT01 - Manufacturing &amp; Hi Tech)" w:date="2015-03-23T18:55:00Z">
              <w:r>
                <w:rPr>
                  <w:rFonts w:asciiTheme="minorHAnsi" w:hAnsiTheme="minorHAnsi" w:cstheme="minorHAnsi"/>
                  <w:color w:val="000000"/>
                  <w:sz w:val="18"/>
                  <w:szCs w:val="16"/>
                </w:rPr>
                <w:t>BDEPlanID</w:t>
              </w:r>
            </w:ins>
          </w:p>
        </w:tc>
      </w:tr>
      <w:tr w:rsidR="002F684F" w:rsidRPr="000F1877" w14:paraId="20084F8F" w14:textId="77777777" w:rsidTr="002F684F">
        <w:trPr>
          <w:ins w:id="8663"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E3E53D8" w14:textId="7D5E2F20" w:rsidR="002F684F" w:rsidRPr="00DD1485" w:rsidRDefault="002F684F" w:rsidP="002F684F">
            <w:pPr>
              <w:rPr>
                <w:ins w:id="8664" w:author="Sowndarya S (WT01 - Manufacturing &amp; Hi Tech)" w:date="2015-03-23T15:35:00Z"/>
                <w:rFonts w:asciiTheme="minorHAnsi" w:hAnsiTheme="minorHAnsi" w:cstheme="minorHAnsi"/>
                <w:color w:val="000000"/>
                <w:sz w:val="18"/>
                <w:szCs w:val="16"/>
              </w:rPr>
            </w:pPr>
            <w:ins w:id="8665" w:author="Sowndarya S (WT01 - Manufacturing &amp; Hi Tech)" w:date="2015-03-23T18:28:00Z">
              <w:r>
                <w:rPr>
                  <w:rFonts w:asciiTheme="minorHAnsi" w:hAnsiTheme="minorHAnsi" w:cstheme="minorHAnsi"/>
                  <w:color w:val="000000"/>
                  <w:sz w:val="18"/>
                  <w:szCs w:val="16"/>
                </w:rPr>
                <w:t>BDE_USER_ID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823563D" w14:textId="223451D2" w:rsidR="002F684F" w:rsidRPr="000F1877" w:rsidRDefault="002F684F" w:rsidP="002F684F">
            <w:pPr>
              <w:rPr>
                <w:ins w:id="8666" w:author="Sowndarya S (WT01 - Manufacturing &amp; Hi Tech)" w:date="2015-03-23T15:35:00Z"/>
                <w:rFonts w:asciiTheme="minorHAnsi" w:hAnsiTheme="minorHAnsi" w:cstheme="minorHAnsi"/>
                <w:color w:val="000000"/>
                <w:sz w:val="18"/>
                <w:szCs w:val="16"/>
              </w:rPr>
            </w:pPr>
            <w:ins w:id="8667" w:author="Sowndarya S (WT01 - Manufacturing &amp; Hi Tech)" w:date="2015-03-23T18:39:00Z">
              <w:r w:rsidRPr="0010140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4EA0A835" w14:textId="271273D9" w:rsidR="002F684F" w:rsidRPr="00E705DE" w:rsidRDefault="00E62EE1" w:rsidP="00813CB7">
            <w:pPr>
              <w:widowControl/>
              <w:spacing w:line="240" w:lineRule="auto"/>
              <w:rPr>
                <w:ins w:id="8668" w:author="Sowndarya S (WT01 - Manufacturing &amp; Hi Tech)" w:date="2015-03-23T15:35:00Z"/>
                <w:rFonts w:asciiTheme="minorHAnsi" w:hAnsiTheme="minorHAnsi" w:cstheme="minorHAnsi"/>
                <w:sz w:val="18"/>
                <w:szCs w:val="16"/>
              </w:rPr>
            </w:pPr>
            <w:ins w:id="8669" w:author="Sowndarya S (WT01 - Manufacturing &amp; Hi Tech)" w:date="2015-03-24T10:16:00Z">
              <w:r>
                <w:rPr>
                  <w:rFonts w:asciiTheme="minorHAnsi" w:hAnsiTheme="minorHAnsi" w:cstheme="minorHAnsi"/>
                  <w:sz w:val="18"/>
                  <w:szCs w:val="16"/>
                </w:rPr>
                <w:t>PlanOwner</w:t>
              </w:r>
            </w:ins>
          </w:p>
        </w:tc>
        <w:tc>
          <w:tcPr>
            <w:tcW w:w="880" w:type="pct"/>
            <w:tcBorders>
              <w:top w:val="single" w:sz="4" w:space="0" w:color="auto"/>
              <w:left w:val="single" w:sz="4" w:space="0" w:color="auto"/>
              <w:bottom w:val="single" w:sz="4" w:space="0" w:color="auto"/>
              <w:right w:val="single" w:sz="4" w:space="0" w:color="auto"/>
            </w:tcBorders>
          </w:tcPr>
          <w:p w14:paraId="0461C78F" w14:textId="6A6756D7" w:rsidR="002F684F" w:rsidRPr="00596774" w:rsidRDefault="002F684F" w:rsidP="002F684F">
            <w:pPr>
              <w:rPr>
                <w:ins w:id="8670" w:author="Sowndarya S (WT01 - Manufacturing &amp; Hi Tech)" w:date="2015-03-23T15:35:00Z"/>
                <w:rFonts w:ascii="Calibri" w:eastAsiaTheme="minorHAnsi" w:hAnsi="Calibri" w:cs="Calibri"/>
                <w:color w:val="000000"/>
                <w:highlight w:val="white"/>
              </w:rPr>
            </w:pPr>
            <w:ins w:id="8671"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3631654F" w14:textId="0B17480D" w:rsidR="002F684F" w:rsidRPr="00596774" w:rsidRDefault="00A2139F" w:rsidP="002F684F">
            <w:pPr>
              <w:rPr>
                <w:ins w:id="8672" w:author="Sowndarya S (WT01 - Manufacturing &amp; Hi Tech)" w:date="2015-03-23T15:35:00Z"/>
                <w:rFonts w:asciiTheme="minorHAnsi" w:hAnsiTheme="minorHAnsi" w:cstheme="minorHAnsi"/>
                <w:color w:val="000000"/>
                <w:sz w:val="18"/>
                <w:szCs w:val="16"/>
              </w:rPr>
            </w:pPr>
            <w:ins w:id="8673" w:author="Sowndarya S (WT01 - Manufacturing &amp; Hi Tech)" w:date="2015-03-23T18:56:00Z">
              <w:r>
                <w:rPr>
                  <w:rFonts w:asciiTheme="minorHAnsi" w:hAnsiTheme="minorHAnsi" w:cstheme="minorHAnsi"/>
                  <w:color w:val="000000"/>
                  <w:sz w:val="18"/>
                  <w:szCs w:val="16"/>
                </w:rPr>
                <w:t>BDEUserID</w:t>
              </w:r>
            </w:ins>
          </w:p>
        </w:tc>
      </w:tr>
      <w:tr w:rsidR="002F684F" w:rsidRPr="000F1877" w14:paraId="606ED9DB" w14:textId="77777777" w:rsidTr="002F684F">
        <w:trPr>
          <w:ins w:id="8674"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9E0DBD7" w14:textId="2142DDEE" w:rsidR="002F684F" w:rsidRPr="00DD1485" w:rsidRDefault="002F684F" w:rsidP="002F684F">
            <w:pPr>
              <w:rPr>
                <w:ins w:id="8675" w:author="Sowndarya S (WT01 - Manufacturing &amp; Hi Tech)" w:date="2015-03-23T15:35:00Z"/>
                <w:rFonts w:asciiTheme="minorHAnsi" w:hAnsiTheme="minorHAnsi" w:cstheme="minorHAnsi"/>
                <w:color w:val="000000"/>
                <w:sz w:val="18"/>
                <w:szCs w:val="16"/>
              </w:rPr>
            </w:pPr>
            <w:ins w:id="8676" w:author="Sowndarya S (WT01 - Manufacturing &amp; Hi Tech)" w:date="2015-03-23T18:28:00Z">
              <w:r>
                <w:rPr>
                  <w:rFonts w:asciiTheme="minorHAnsi" w:hAnsiTheme="minorHAnsi" w:cstheme="minorHAnsi"/>
                  <w:color w:val="000000"/>
                  <w:sz w:val="18"/>
                  <w:szCs w:val="16"/>
                </w:rPr>
                <w:t>TOTAL_REVENUE</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425EBE77" w14:textId="77777777" w:rsidR="002F684F" w:rsidRPr="000F1877" w:rsidRDefault="002F684F" w:rsidP="002F684F">
            <w:pPr>
              <w:rPr>
                <w:ins w:id="8677" w:author="Sowndarya S (WT01 - Manufacturing &amp; Hi Tech)" w:date="2015-03-23T15:35:00Z"/>
                <w:rFonts w:asciiTheme="minorHAnsi" w:hAnsiTheme="minorHAnsi" w:cstheme="minorHAnsi"/>
                <w:color w:val="000000"/>
                <w:sz w:val="18"/>
                <w:szCs w:val="16"/>
              </w:rPr>
            </w:pPr>
            <w:ins w:id="8678" w:author="Sowndarya S (WT01 - Manufacturing &amp; Hi Tech)" w:date="2015-03-23T15:35:00Z">
              <w:r w:rsidRPr="00767301">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67C43A74" w14:textId="77777777" w:rsidR="002F684F" w:rsidRPr="007E707F" w:rsidRDefault="002F684F" w:rsidP="002F684F">
            <w:pPr>
              <w:widowControl/>
              <w:spacing w:line="240" w:lineRule="auto"/>
              <w:rPr>
                <w:ins w:id="8679" w:author="Sowndarya S (WT01 - Manufacturing &amp; Hi Tech)" w:date="2015-03-23T18:43:00Z"/>
                <w:rFonts w:ascii="Calibri" w:hAnsi="Calibri" w:cs="Calibri"/>
                <w:color w:val="000000"/>
                <w:sz w:val="18"/>
                <w:szCs w:val="22"/>
              </w:rPr>
            </w:pPr>
            <w:ins w:id="8680" w:author="Sowndarya S (WT01 - Manufacturing &amp; Hi Tech)" w:date="2015-03-23T18:43:00Z">
              <w:r w:rsidRPr="007E707F">
                <w:rPr>
                  <w:rFonts w:ascii="Calibri" w:hAnsi="Calibri" w:cs="Calibri"/>
                  <w:color w:val="000000"/>
                  <w:sz w:val="18"/>
                  <w:szCs w:val="22"/>
                </w:rPr>
                <w:t>TotalRevenue</w:t>
              </w:r>
            </w:ins>
          </w:p>
          <w:p w14:paraId="47BDC2B5" w14:textId="7C9B2AC1" w:rsidR="002F684F" w:rsidRPr="000F1877" w:rsidRDefault="002F684F" w:rsidP="002F684F">
            <w:pPr>
              <w:widowControl/>
              <w:spacing w:line="240" w:lineRule="auto"/>
              <w:rPr>
                <w:ins w:id="8681" w:author="Sowndarya S (WT01 - Manufacturing &amp; Hi Tech)" w:date="2015-03-23T15:35:00Z"/>
                <w:rFonts w:asciiTheme="minorHAnsi" w:hAnsiTheme="minorHAnsi" w:cstheme="minorHAnsi"/>
                <w:color w:val="000000"/>
                <w:sz w:val="18"/>
                <w:szCs w:val="16"/>
              </w:rPr>
            </w:pPr>
          </w:p>
        </w:tc>
        <w:tc>
          <w:tcPr>
            <w:tcW w:w="880" w:type="pct"/>
            <w:tcBorders>
              <w:top w:val="single" w:sz="4" w:space="0" w:color="auto"/>
              <w:left w:val="single" w:sz="4" w:space="0" w:color="auto"/>
              <w:bottom w:val="single" w:sz="4" w:space="0" w:color="auto"/>
              <w:right w:val="single" w:sz="4" w:space="0" w:color="auto"/>
            </w:tcBorders>
          </w:tcPr>
          <w:p w14:paraId="55E36DAC" w14:textId="30C14303" w:rsidR="002F684F" w:rsidRPr="00596774" w:rsidRDefault="002F684F" w:rsidP="002F684F">
            <w:pPr>
              <w:rPr>
                <w:ins w:id="8682" w:author="Sowndarya S (WT01 - Manufacturing &amp; Hi Tech)" w:date="2015-03-23T15:35:00Z"/>
                <w:rFonts w:ascii="Calibri" w:eastAsiaTheme="minorHAnsi" w:hAnsi="Calibri" w:cs="Calibri"/>
                <w:color w:val="000000"/>
                <w:highlight w:val="white"/>
              </w:rPr>
            </w:pPr>
            <w:ins w:id="8683"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tcPr>
          <w:p w14:paraId="10F34A1C" w14:textId="4FBEC08D" w:rsidR="002F684F" w:rsidRPr="00596774" w:rsidRDefault="00A2139F" w:rsidP="002F684F">
            <w:pPr>
              <w:rPr>
                <w:ins w:id="8684" w:author="Sowndarya S (WT01 - Manufacturing &amp; Hi Tech)" w:date="2015-03-23T15:35:00Z"/>
                <w:rFonts w:asciiTheme="minorHAnsi" w:hAnsiTheme="minorHAnsi" w:cstheme="minorHAnsi"/>
                <w:color w:val="000000"/>
                <w:sz w:val="18"/>
                <w:szCs w:val="16"/>
              </w:rPr>
            </w:pPr>
            <w:ins w:id="8685" w:author="Sowndarya S (WT01 - Manufacturing &amp; Hi Tech)" w:date="2015-03-23T18:56:00Z">
              <w:r>
                <w:rPr>
                  <w:rFonts w:asciiTheme="minorHAnsi" w:hAnsiTheme="minorHAnsi" w:cstheme="minorHAnsi"/>
                  <w:color w:val="000000"/>
                  <w:sz w:val="18"/>
                  <w:szCs w:val="16"/>
                </w:rPr>
                <w:t>TotalRevenue</w:t>
              </w:r>
            </w:ins>
          </w:p>
        </w:tc>
      </w:tr>
      <w:tr w:rsidR="002F684F" w:rsidRPr="000F1877" w14:paraId="1B83EC57" w14:textId="77777777" w:rsidTr="002F684F">
        <w:trPr>
          <w:ins w:id="8686"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7A87D8E" w14:textId="1D48BE51" w:rsidR="002F684F" w:rsidRPr="00DD1485" w:rsidRDefault="002F684F" w:rsidP="002F684F">
            <w:pPr>
              <w:rPr>
                <w:ins w:id="8687" w:author="Sowndarya S (WT01 - Manufacturing &amp; Hi Tech)" w:date="2015-03-23T15:35:00Z"/>
                <w:rFonts w:asciiTheme="minorHAnsi" w:hAnsiTheme="minorHAnsi" w:cstheme="minorHAnsi"/>
                <w:color w:val="000000"/>
                <w:sz w:val="18"/>
                <w:szCs w:val="16"/>
              </w:rPr>
            </w:pPr>
            <w:ins w:id="8688" w:author="Sowndarya S (WT01 - Manufacturing &amp; Hi Tech)" w:date="2015-03-23T18:28:00Z">
              <w:r>
                <w:rPr>
                  <w:rFonts w:asciiTheme="minorHAnsi" w:hAnsiTheme="minorHAnsi" w:cstheme="minorHAnsi"/>
                  <w:color w:val="000000"/>
                  <w:sz w:val="18"/>
                  <w:szCs w:val="16"/>
                </w:rPr>
                <w:t>TOTAL_PROFIT</w:t>
              </w:r>
            </w:ins>
          </w:p>
        </w:tc>
        <w:tc>
          <w:tcPr>
            <w:tcW w:w="1049" w:type="pct"/>
            <w:tcBorders>
              <w:top w:val="single" w:sz="4" w:space="0" w:color="auto"/>
              <w:left w:val="single" w:sz="4" w:space="0" w:color="auto"/>
              <w:bottom w:val="single" w:sz="4" w:space="0" w:color="auto"/>
              <w:right w:val="single" w:sz="4" w:space="0" w:color="auto"/>
            </w:tcBorders>
            <w:shd w:val="clear" w:color="auto" w:fill="auto"/>
            <w:vAlign w:val="bottom"/>
          </w:tcPr>
          <w:p w14:paraId="35E55FA4" w14:textId="77777777" w:rsidR="002F684F" w:rsidRPr="007E707F" w:rsidRDefault="002F684F" w:rsidP="002F684F">
            <w:pPr>
              <w:rPr>
                <w:ins w:id="8689" w:author="Sowndarya S (WT01 - Manufacturing &amp; Hi Tech)" w:date="2015-03-23T15:35:00Z"/>
                <w:rFonts w:asciiTheme="minorHAnsi" w:hAnsiTheme="minorHAnsi" w:cstheme="minorHAnsi"/>
                <w:color w:val="000000"/>
                <w:sz w:val="18"/>
                <w:szCs w:val="16"/>
              </w:rPr>
            </w:pPr>
            <w:ins w:id="8690" w:author="Sowndarya S (WT01 - Manufacturing &amp; Hi Tech)" w:date="2015-03-23T15:35:00Z">
              <w:r w:rsidRPr="00767301">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110F99A2" w14:textId="77777777" w:rsidR="002F684F" w:rsidRPr="007E707F" w:rsidRDefault="002F684F" w:rsidP="002F684F">
            <w:pPr>
              <w:widowControl/>
              <w:spacing w:line="240" w:lineRule="auto"/>
              <w:rPr>
                <w:ins w:id="8691" w:author="Sowndarya S (WT01 - Manufacturing &amp; Hi Tech)" w:date="2015-03-23T18:43:00Z"/>
                <w:rFonts w:ascii="Calibri" w:hAnsi="Calibri" w:cs="Calibri"/>
                <w:color w:val="000000"/>
                <w:sz w:val="18"/>
                <w:szCs w:val="22"/>
              </w:rPr>
            </w:pPr>
            <w:ins w:id="8692" w:author="Sowndarya S (WT01 - Manufacturing &amp; Hi Tech)" w:date="2015-03-23T18:43:00Z">
              <w:r w:rsidRPr="007E707F">
                <w:rPr>
                  <w:rFonts w:ascii="Calibri" w:hAnsi="Calibri" w:cs="Calibri"/>
                  <w:color w:val="000000"/>
                  <w:sz w:val="18"/>
                  <w:szCs w:val="22"/>
                </w:rPr>
                <w:t>TotalProfit</w:t>
              </w:r>
            </w:ins>
          </w:p>
          <w:p w14:paraId="0F8585E4" w14:textId="77777777" w:rsidR="002F684F" w:rsidRPr="000F1877" w:rsidRDefault="002F684F" w:rsidP="002F684F">
            <w:pPr>
              <w:rPr>
                <w:ins w:id="8693" w:author="Sowndarya S (WT01 - Manufacturing &amp; Hi Tech)" w:date="2015-03-23T15:35:00Z"/>
                <w:rFonts w:asciiTheme="minorHAnsi" w:hAnsiTheme="minorHAnsi" w:cstheme="minorHAnsi"/>
                <w:color w:val="000000"/>
                <w:sz w:val="18"/>
                <w:szCs w:val="16"/>
              </w:rPr>
            </w:pPr>
          </w:p>
        </w:tc>
        <w:tc>
          <w:tcPr>
            <w:tcW w:w="880" w:type="pct"/>
            <w:tcBorders>
              <w:top w:val="single" w:sz="4" w:space="0" w:color="auto"/>
              <w:left w:val="single" w:sz="4" w:space="0" w:color="auto"/>
              <w:bottom w:val="single" w:sz="4" w:space="0" w:color="auto"/>
              <w:right w:val="single" w:sz="4" w:space="0" w:color="auto"/>
            </w:tcBorders>
          </w:tcPr>
          <w:p w14:paraId="106E33F4" w14:textId="56E1686A" w:rsidR="002F684F" w:rsidRPr="00596774" w:rsidRDefault="002F684F" w:rsidP="002F684F">
            <w:pPr>
              <w:rPr>
                <w:ins w:id="8694" w:author="Sowndarya S (WT01 - Manufacturing &amp; Hi Tech)" w:date="2015-03-23T15:35:00Z"/>
                <w:rFonts w:ascii="Calibri" w:eastAsiaTheme="minorHAnsi" w:hAnsi="Calibri" w:cs="Calibri"/>
                <w:color w:val="000000"/>
                <w:highlight w:val="white"/>
              </w:rPr>
            </w:pPr>
            <w:ins w:id="8695"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6ECBCCFD" w14:textId="00A515EE" w:rsidR="002F684F" w:rsidRPr="00596774" w:rsidRDefault="00A2139F" w:rsidP="002F684F">
            <w:pPr>
              <w:rPr>
                <w:ins w:id="8696" w:author="Sowndarya S (WT01 - Manufacturing &amp; Hi Tech)" w:date="2015-03-23T15:35:00Z"/>
                <w:rFonts w:asciiTheme="minorHAnsi" w:hAnsiTheme="minorHAnsi" w:cstheme="minorHAnsi"/>
                <w:color w:val="000000"/>
                <w:sz w:val="18"/>
                <w:szCs w:val="16"/>
              </w:rPr>
            </w:pPr>
            <w:ins w:id="8697" w:author="Sowndarya S (WT01 - Manufacturing &amp; Hi Tech)" w:date="2015-03-23T18:55:00Z">
              <w:r>
                <w:rPr>
                  <w:rFonts w:asciiTheme="minorHAnsi" w:hAnsiTheme="minorHAnsi" w:cstheme="minorHAnsi"/>
                  <w:color w:val="000000"/>
                  <w:sz w:val="18"/>
                  <w:szCs w:val="16"/>
                </w:rPr>
                <w:t>TotalProfit</w:t>
              </w:r>
            </w:ins>
          </w:p>
        </w:tc>
      </w:tr>
      <w:tr w:rsidR="002F684F" w:rsidRPr="000F1877" w14:paraId="4E443EDA" w14:textId="77777777" w:rsidTr="002F684F">
        <w:trPr>
          <w:ins w:id="8698"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F0E84C5" w14:textId="0AB9EE83" w:rsidR="002F684F" w:rsidRPr="00DD1485" w:rsidRDefault="002F684F" w:rsidP="002F684F">
            <w:pPr>
              <w:rPr>
                <w:ins w:id="8699" w:author="Sowndarya S (WT01 - Manufacturing &amp; Hi Tech)" w:date="2015-03-23T15:35:00Z"/>
                <w:rFonts w:asciiTheme="minorHAnsi" w:hAnsiTheme="minorHAnsi" w:cstheme="minorHAnsi"/>
                <w:color w:val="000000"/>
                <w:sz w:val="18"/>
                <w:szCs w:val="16"/>
              </w:rPr>
            </w:pPr>
            <w:ins w:id="8700" w:author="Sowndarya S (WT01 - Manufacturing &amp; Hi Tech)" w:date="2015-03-23T18:28:00Z">
              <w:r>
                <w:rPr>
                  <w:rFonts w:asciiTheme="minorHAnsi" w:hAnsiTheme="minorHAnsi" w:cstheme="minorHAnsi"/>
                  <w:color w:val="000000"/>
                  <w:sz w:val="18"/>
                  <w:szCs w:val="16"/>
                </w:rPr>
                <w:t>PLAN_YEAR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B085820" w14:textId="5C18B157" w:rsidR="002F684F" w:rsidRPr="00264D8D" w:rsidRDefault="002F684F" w:rsidP="002F684F">
            <w:pPr>
              <w:rPr>
                <w:ins w:id="8701" w:author="Sowndarya S (WT01 - Manufacturing &amp; Hi Tech)" w:date="2015-03-23T15:35:00Z"/>
                <w:rFonts w:asciiTheme="minorHAnsi" w:hAnsiTheme="minorHAnsi" w:cstheme="minorHAnsi"/>
                <w:color w:val="000000"/>
                <w:sz w:val="18"/>
                <w:szCs w:val="18"/>
              </w:rPr>
            </w:pPr>
            <w:ins w:id="8702" w:author="Sowndarya S (WT01 - Manufacturing &amp; Hi Tech)" w:date="2015-03-23T18:39:00Z">
              <w:r w:rsidRPr="00561FA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6A29A64E" w14:textId="51288905" w:rsidR="002F684F" w:rsidRPr="000F1877" w:rsidRDefault="002F684F" w:rsidP="002F684F">
            <w:pPr>
              <w:rPr>
                <w:ins w:id="8703" w:author="Sowndarya S (WT01 - Manufacturing &amp; Hi Tech)" w:date="2015-03-23T15:35:00Z"/>
                <w:rFonts w:asciiTheme="minorHAnsi" w:hAnsiTheme="minorHAnsi" w:cstheme="minorHAnsi"/>
                <w:color w:val="000000"/>
                <w:sz w:val="18"/>
                <w:szCs w:val="16"/>
              </w:rPr>
            </w:pPr>
            <w:ins w:id="8704" w:author="Sowndarya S (WT01 - Manufacturing &amp; Hi Tech)" w:date="2015-03-23T18:46:00Z">
              <w:r>
                <w:rPr>
                  <w:rFonts w:ascii="Calibri" w:hAnsi="Calibri" w:cs="Calibri"/>
                  <w:color w:val="000000"/>
                  <w:sz w:val="18"/>
                  <w:szCs w:val="22"/>
                </w:rPr>
                <w:t>PlanYear</w:t>
              </w:r>
            </w:ins>
          </w:p>
        </w:tc>
        <w:tc>
          <w:tcPr>
            <w:tcW w:w="880" w:type="pct"/>
            <w:tcBorders>
              <w:top w:val="single" w:sz="4" w:space="0" w:color="auto"/>
              <w:left w:val="single" w:sz="4" w:space="0" w:color="auto"/>
              <w:bottom w:val="single" w:sz="4" w:space="0" w:color="auto"/>
              <w:right w:val="single" w:sz="4" w:space="0" w:color="auto"/>
            </w:tcBorders>
          </w:tcPr>
          <w:p w14:paraId="5ADDE0A4" w14:textId="729F572C" w:rsidR="002F684F" w:rsidRPr="00596774" w:rsidRDefault="002F684F" w:rsidP="002F684F">
            <w:pPr>
              <w:rPr>
                <w:ins w:id="8705" w:author="Sowndarya S (WT01 - Manufacturing &amp; Hi Tech)" w:date="2015-03-23T15:35:00Z"/>
                <w:rFonts w:ascii="Calibri" w:eastAsiaTheme="minorHAnsi" w:hAnsi="Calibri" w:cs="Calibri"/>
                <w:color w:val="000000"/>
                <w:highlight w:val="white"/>
              </w:rPr>
            </w:pPr>
            <w:ins w:id="8706"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0CFFD969" w14:textId="5773728F" w:rsidR="002F684F" w:rsidRPr="00596774" w:rsidRDefault="00A2139F" w:rsidP="002F684F">
            <w:pPr>
              <w:rPr>
                <w:ins w:id="8707" w:author="Sowndarya S (WT01 - Manufacturing &amp; Hi Tech)" w:date="2015-03-23T15:35:00Z"/>
                <w:rFonts w:asciiTheme="minorHAnsi" w:hAnsiTheme="minorHAnsi" w:cstheme="minorHAnsi"/>
                <w:color w:val="000000"/>
                <w:sz w:val="18"/>
                <w:szCs w:val="16"/>
              </w:rPr>
            </w:pPr>
            <w:ins w:id="8708" w:author="Sowndarya S (WT01 - Manufacturing &amp; Hi Tech)" w:date="2015-03-23T18:55:00Z">
              <w:r>
                <w:rPr>
                  <w:rFonts w:asciiTheme="minorHAnsi" w:hAnsiTheme="minorHAnsi" w:cstheme="minorHAnsi"/>
                  <w:color w:val="000000"/>
                  <w:sz w:val="18"/>
                  <w:szCs w:val="16"/>
                </w:rPr>
                <w:t>PalnYear</w:t>
              </w:r>
            </w:ins>
          </w:p>
        </w:tc>
      </w:tr>
      <w:tr w:rsidR="002F684F" w:rsidRPr="000F1877" w14:paraId="1D9C1FE2" w14:textId="77777777" w:rsidTr="002F684F">
        <w:trPr>
          <w:ins w:id="8709"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B2C0365" w14:textId="19FFDD33" w:rsidR="002F684F" w:rsidRPr="00DD1485" w:rsidRDefault="002F684F" w:rsidP="002F684F">
            <w:pPr>
              <w:rPr>
                <w:ins w:id="8710" w:author="Sowndarya S (WT01 - Manufacturing &amp; Hi Tech)" w:date="2015-03-23T15:35:00Z"/>
                <w:rFonts w:asciiTheme="minorHAnsi" w:hAnsiTheme="minorHAnsi" w:cstheme="minorHAnsi"/>
                <w:color w:val="000000"/>
                <w:sz w:val="18"/>
                <w:szCs w:val="16"/>
              </w:rPr>
            </w:pPr>
            <w:ins w:id="8711" w:author="Sowndarya S (WT01 - Manufacturing &amp; Hi Tech)" w:date="2015-03-23T18:28:00Z">
              <w:r>
                <w:rPr>
                  <w:rFonts w:asciiTheme="minorHAnsi" w:hAnsiTheme="minorHAnsi" w:cstheme="minorHAnsi"/>
                  <w:color w:val="000000"/>
                  <w:sz w:val="18"/>
                  <w:szCs w:val="16"/>
                </w:rPr>
                <w:t>MODIFIED_DATE</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28AF722" w14:textId="64E56FF9" w:rsidR="002F684F" w:rsidRPr="00264D8D" w:rsidRDefault="002F684F" w:rsidP="002F684F">
            <w:pPr>
              <w:rPr>
                <w:ins w:id="8712" w:author="Sowndarya S (WT01 - Manufacturing &amp; Hi Tech)" w:date="2015-03-23T15:35:00Z"/>
                <w:rFonts w:asciiTheme="minorHAnsi" w:hAnsiTheme="minorHAnsi" w:cstheme="minorHAnsi"/>
                <w:color w:val="000000"/>
                <w:sz w:val="18"/>
                <w:szCs w:val="18"/>
              </w:rPr>
            </w:pPr>
            <w:ins w:id="8713" w:author="Sowndarya S (WT01 - Manufacturing &amp; Hi Tech)" w:date="2015-03-23T18:39:00Z">
              <w:r w:rsidRPr="00561FA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3837AB18" w14:textId="6765B6E2" w:rsidR="002F684F" w:rsidRPr="000F1877" w:rsidRDefault="002F684F" w:rsidP="002F684F">
            <w:pPr>
              <w:rPr>
                <w:ins w:id="8714" w:author="Sowndarya S (WT01 - Manufacturing &amp; Hi Tech)" w:date="2015-03-23T15:35:00Z"/>
                <w:rFonts w:asciiTheme="minorHAnsi" w:hAnsiTheme="minorHAnsi" w:cstheme="minorHAnsi"/>
                <w:color w:val="000000"/>
                <w:sz w:val="18"/>
                <w:szCs w:val="16"/>
              </w:rPr>
            </w:pPr>
            <w:ins w:id="8715" w:author="Sowndarya S (WT01 - Manufacturing &amp; Hi Tech)" w:date="2015-03-23T18:46:00Z">
              <w:r>
                <w:rPr>
                  <w:rFonts w:ascii="Calibri" w:hAnsi="Calibri" w:cs="Calibri"/>
                  <w:color w:val="000000"/>
                  <w:sz w:val="18"/>
                  <w:szCs w:val="22"/>
                </w:rPr>
                <w:t>ModifiedDate</w:t>
              </w:r>
            </w:ins>
          </w:p>
        </w:tc>
        <w:tc>
          <w:tcPr>
            <w:tcW w:w="880" w:type="pct"/>
            <w:tcBorders>
              <w:top w:val="single" w:sz="4" w:space="0" w:color="auto"/>
              <w:left w:val="single" w:sz="4" w:space="0" w:color="auto"/>
              <w:bottom w:val="single" w:sz="4" w:space="0" w:color="auto"/>
              <w:right w:val="single" w:sz="4" w:space="0" w:color="auto"/>
            </w:tcBorders>
          </w:tcPr>
          <w:p w14:paraId="4AAB8618" w14:textId="60C01C28" w:rsidR="002F684F" w:rsidRPr="00596774" w:rsidRDefault="002F684F" w:rsidP="002F684F">
            <w:pPr>
              <w:rPr>
                <w:ins w:id="8716" w:author="Sowndarya S (WT01 - Manufacturing &amp; Hi Tech)" w:date="2015-03-23T15:35:00Z"/>
                <w:rFonts w:ascii="Calibri" w:eastAsiaTheme="minorHAnsi" w:hAnsi="Calibri" w:cs="Calibri"/>
                <w:color w:val="000000"/>
                <w:highlight w:val="white"/>
              </w:rPr>
            </w:pPr>
            <w:ins w:id="8717"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31442069" w14:textId="3AADF12C" w:rsidR="002F684F" w:rsidRPr="00596774" w:rsidRDefault="00A2139F" w:rsidP="002F684F">
            <w:pPr>
              <w:rPr>
                <w:ins w:id="8718" w:author="Sowndarya S (WT01 - Manufacturing &amp; Hi Tech)" w:date="2015-03-23T15:35:00Z"/>
                <w:rFonts w:asciiTheme="minorHAnsi" w:hAnsiTheme="minorHAnsi" w:cstheme="minorHAnsi"/>
                <w:color w:val="000000"/>
                <w:sz w:val="18"/>
                <w:szCs w:val="16"/>
              </w:rPr>
            </w:pPr>
            <w:ins w:id="8719" w:author="Sowndarya S (WT01 - Manufacturing &amp; Hi Tech)" w:date="2015-03-23T18:55:00Z">
              <w:r>
                <w:rPr>
                  <w:rFonts w:asciiTheme="minorHAnsi" w:hAnsiTheme="minorHAnsi" w:cstheme="minorHAnsi"/>
                  <w:color w:val="000000"/>
                  <w:sz w:val="18"/>
                  <w:szCs w:val="16"/>
                </w:rPr>
                <w:t>ModifiedDate</w:t>
              </w:r>
            </w:ins>
          </w:p>
        </w:tc>
      </w:tr>
      <w:tr w:rsidR="002F684F" w:rsidRPr="000F1877" w14:paraId="02F3A04B" w14:textId="77777777" w:rsidTr="002F684F">
        <w:trPr>
          <w:ins w:id="8720"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097FDC60" w14:textId="07D5BD8E" w:rsidR="002F684F" w:rsidRPr="00DD1485" w:rsidRDefault="002F684F" w:rsidP="002F684F">
            <w:pPr>
              <w:rPr>
                <w:ins w:id="8721" w:author="Sowndarya S (WT01 - Manufacturing &amp; Hi Tech)" w:date="2015-03-23T15:35:00Z"/>
                <w:rFonts w:asciiTheme="minorHAnsi" w:hAnsiTheme="minorHAnsi" w:cstheme="minorHAnsi"/>
                <w:color w:val="000000"/>
                <w:sz w:val="18"/>
                <w:szCs w:val="16"/>
              </w:rPr>
            </w:pPr>
            <w:ins w:id="8722" w:author="Sowndarya S (WT01 - Manufacturing &amp; Hi Tech)" w:date="2015-03-23T18:28:00Z">
              <w:r>
                <w:rPr>
                  <w:rFonts w:asciiTheme="minorHAnsi" w:hAnsiTheme="minorHAnsi" w:cstheme="minorHAnsi"/>
                  <w:color w:val="000000"/>
                  <w:sz w:val="18"/>
                  <w:szCs w:val="16"/>
                </w:rPr>
                <w:t>REV_JAN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935F5FE" w14:textId="773C1C5E" w:rsidR="002F684F" w:rsidRPr="00BA45DE" w:rsidRDefault="002F684F" w:rsidP="002F684F">
            <w:pPr>
              <w:rPr>
                <w:ins w:id="8723" w:author="Sowndarya S (WT01 - Manufacturing &amp; Hi Tech)" w:date="2015-03-23T15:35:00Z"/>
                <w:rFonts w:asciiTheme="minorHAnsi" w:hAnsiTheme="minorHAnsi" w:cstheme="minorHAnsi"/>
                <w:color w:val="000000"/>
                <w:sz w:val="18"/>
                <w:szCs w:val="18"/>
              </w:rPr>
            </w:pPr>
            <w:ins w:id="8724" w:author="Sowndarya S (WT01 - Manufacturing &amp; Hi Tech)" w:date="2015-03-23T18:40:00Z">
              <w:r w:rsidRPr="00BA45DE">
                <w:rPr>
                  <w:rFonts w:asciiTheme="minorHAnsi" w:hAnsiTheme="minorHAnsi" w:cstheme="minorHAnsi"/>
                  <w:sz w:val="18"/>
                  <w:szCs w:val="18"/>
                </w:rPr>
                <w:t>OpAreaBGPlanMthlyAlloc</w:t>
              </w:r>
            </w:ins>
          </w:p>
        </w:tc>
        <w:tc>
          <w:tcPr>
            <w:tcW w:w="1049" w:type="pct"/>
            <w:tcBorders>
              <w:top w:val="single" w:sz="4" w:space="0" w:color="auto"/>
              <w:left w:val="single" w:sz="4" w:space="0" w:color="auto"/>
              <w:bottom w:val="single" w:sz="4" w:space="0" w:color="auto"/>
              <w:right w:val="single" w:sz="4" w:space="0" w:color="auto"/>
            </w:tcBorders>
          </w:tcPr>
          <w:p w14:paraId="762ABDB4" w14:textId="77777777" w:rsidR="002F684F" w:rsidRPr="000F1877" w:rsidRDefault="002F684F" w:rsidP="002F684F">
            <w:pPr>
              <w:rPr>
                <w:ins w:id="8725" w:author="Sowndarya S (WT01 - Manufacturing &amp; Hi Tech)" w:date="2015-03-23T15:35:00Z"/>
                <w:rFonts w:asciiTheme="minorHAnsi" w:hAnsiTheme="minorHAnsi" w:cstheme="minorHAnsi"/>
                <w:color w:val="000000"/>
                <w:sz w:val="18"/>
                <w:szCs w:val="16"/>
              </w:rPr>
            </w:pPr>
            <w:ins w:id="8726" w:author="Sowndarya S (WT01 - Manufacturing &amp; Hi Tech)" w:date="2015-03-23T15:35: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60BC9794" w14:textId="6FBE7D10" w:rsidR="002F684F" w:rsidRPr="00596774" w:rsidRDefault="002F684F" w:rsidP="002F684F">
            <w:pPr>
              <w:rPr>
                <w:ins w:id="8727" w:author="Sowndarya S (WT01 - Manufacturing &amp; Hi Tech)" w:date="2015-03-23T15:35:00Z"/>
                <w:rFonts w:ascii="Calibri" w:eastAsiaTheme="minorHAnsi" w:hAnsi="Calibri" w:cs="Calibri"/>
                <w:color w:val="000000"/>
                <w:highlight w:val="white"/>
              </w:rPr>
            </w:pPr>
            <w:ins w:id="8728"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3E0FE5E7" w14:textId="5C712B14" w:rsidR="002F684F" w:rsidRPr="00596774" w:rsidRDefault="00A2139F" w:rsidP="002F684F">
            <w:pPr>
              <w:rPr>
                <w:ins w:id="8729" w:author="Sowndarya S (WT01 - Manufacturing &amp; Hi Tech)" w:date="2015-03-23T15:35:00Z"/>
                <w:rFonts w:asciiTheme="minorHAnsi" w:hAnsiTheme="minorHAnsi" w:cstheme="minorHAnsi"/>
                <w:color w:val="000000"/>
                <w:sz w:val="18"/>
                <w:szCs w:val="16"/>
              </w:rPr>
            </w:pPr>
            <w:ins w:id="8730" w:author="Sowndarya S (WT01 - Manufacturing &amp; Hi Tech)" w:date="2015-03-23T18:57:00Z">
              <w:r>
                <w:rPr>
                  <w:rFonts w:asciiTheme="minorHAnsi" w:hAnsiTheme="minorHAnsi" w:cstheme="minorHAnsi"/>
                  <w:color w:val="000000"/>
                  <w:sz w:val="18"/>
                  <w:szCs w:val="16"/>
                </w:rPr>
                <w:t>Rev_Jan</w:t>
              </w:r>
            </w:ins>
          </w:p>
        </w:tc>
      </w:tr>
      <w:tr w:rsidR="002F684F" w:rsidRPr="000F1877" w14:paraId="53E45FDB" w14:textId="77777777" w:rsidTr="002F684F">
        <w:trPr>
          <w:ins w:id="8731"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7591AC3" w14:textId="2DD5A3C3" w:rsidR="002F684F" w:rsidRPr="00DD1485" w:rsidRDefault="002F684F" w:rsidP="002F684F">
            <w:pPr>
              <w:rPr>
                <w:ins w:id="8732" w:author="Sowndarya S (WT01 - Manufacturing &amp; Hi Tech)" w:date="2015-03-23T15:35:00Z"/>
                <w:rFonts w:asciiTheme="minorHAnsi" w:hAnsiTheme="minorHAnsi" w:cstheme="minorHAnsi"/>
                <w:color w:val="000000"/>
                <w:sz w:val="18"/>
                <w:szCs w:val="16"/>
              </w:rPr>
            </w:pPr>
            <w:ins w:id="8733" w:author="Sowndarya S (WT01 - Manufacturing &amp; Hi Tech)" w:date="2015-03-23T18:28:00Z">
              <w:r>
                <w:rPr>
                  <w:rFonts w:asciiTheme="minorHAnsi" w:hAnsiTheme="minorHAnsi" w:cstheme="minorHAnsi"/>
                  <w:color w:val="000000"/>
                  <w:sz w:val="18"/>
                  <w:szCs w:val="16"/>
                </w:rPr>
                <w:t>REV_FEB</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064898E" w14:textId="1208E667" w:rsidR="002F684F" w:rsidRPr="00BA45DE" w:rsidRDefault="002F684F" w:rsidP="002F684F">
            <w:pPr>
              <w:rPr>
                <w:ins w:id="8734" w:author="Sowndarya S (WT01 - Manufacturing &amp; Hi Tech)" w:date="2015-03-23T15:35:00Z"/>
                <w:rFonts w:asciiTheme="minorHAnsi" w:hAnsiTheme="minorHAnsi" w:cstheme="minorHAnsi"/>
                <w:color w:val="000000"/>
                <w:sz w:val="18"/>
                <w:szCs w:val="18"/>
              </w:rPr>
            </w:pPr>
            <w:ins w:id="8735" w:author="Sowndarya S (WT01 - Manufacturing &amp; Hi Tech)" w:date="2015-03-23T18:39:00Z">
              <w:r w:rsidRPr="00BA45DE">
                <w:rPr>
                  <w:rFonts w:asciiTheme="minorHAnsi" w:hAnsiTheme="minorHAnsi" w:cstheme="minorHAnsi"/>
                  <w:sz w:val="18"/>
                  <w:szCs w:val="18"/>
                </w:rPr>
                <w:t>OpAreaBGPlanMthlyAlloc</w:t>
              </w:r>
            </w:ins>
          </w:p>
        </w:tc>
        <w:tc>
          <w:tcPr>
            <w:tcW w:w="1049" w:type="pct"/>
            <w:tcBorders>
              <w:top w:val="single" w:sz="4" w:space="0" w:color="auto"/>
              <w:left w:val="single" w:sz="4" w:space="0" w:color="auto"/>
              <w:bottom w:val="single" w:sz="4" w:space="0" w:color="auto"/>
              <w:right w:val="single" w:sz="4" w:space="0" w:color="auto"/>
            </w:tcBorders>
          </w:tcPr>
          <w:p w14:paraId="7BFDC77A" w14:textId="77777777" w:rsidR="002F684F" w:rsidRPr="000F1877" w:rsidRDefault="002F684F" w:rsidP="002F684F">
            <w:pPr>
              <w:rPr>
                <w:ins w:id="8736" w:author="Sowndarya S (WT01 - Manufacturing &amp; Hi Tech)" w:date="2015-03-23T15:35:00Z"/>
                <w:rFonts w:asciiTheme="minorHAnsi" w:hAnsiTheme="minorHAnsi" w:cstheme="minorHAnsi"/>
                <w:color w:val="000000"/>
                <w:sz w:val="18"/>
                <w:szCs w:val="16"/>
              </w:rPr>
            </w:pPr>
            <w:ins w:id="8737" w:author="Sowndarya S (WT01 - Manufacturing &amp; Hi Tech)" w:date="2015-03-23T15:35: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51DA8AAE" w14:textId="5B8B73A6" w:rsidR="002F684F" w:rsidRPr="00596774" w:rsidRDefault="002F684F" w:rsidP="002F684F">
            <w:pPr>
              <w:rPr>
                <w:ins w:id="8738" w:author="Sowndarya S (WT01 - Manufacturing &amp; Hi Tech)" w:date="2015-03-23T15:35:00Z"/>
                <w:rFonts w:ascii="Calibri" w:eastAsiaTheme="minorHAnsi" w:hAnsi="Calibri" w:cs="Calibri"/>
                <w:color w:val="000000"/>
                <w:highlight w:val="white"/>
              </w:rPr>
            </w:pPr>
            <w:ins w:id="8739"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48071CB0" w14:textId="7C8E946D" w:rsidR="002F684F" w:rsidRPr="00596774" w:rsidRDefault="00A2139F" w:rsidP="002F684F">
            <w:pPr>
              <w:rPr>
                <w:ins w:id="8740" w:author="Sowndarya S (WT01 - Manufacturing &amp; Hi Tech)" w:date="2015-03-23T15:35:00Z"/>
                <w:rFonts w:asciiTheme="minorHAnsi" w:hAnsiTheme="minorHAnsi" w:cstheme="minorHAnsi"/>
                <w:color w:val="000000"/>
                <w:sz w:val="18"/>
                <w:szCs w:val="16"/>
              </w:rPr>
            </w:pPr>
            <w:ins w:id="8741" w:author="Sowndarya S (WT01 - Manufacturing &amp; Hi Tech)" w:date="2015-03-23T18:57:00Z">
              <w:r>
                <w:rPr>
                  <w:rFonts w:asciiTheme="minorHAnsi" w:hAnsiTheme="minorHAnsi" w:cstheme="minorHAnsi"/>
                  <w:color w:val="000000"/>
                  <w:sz w:val="18"/>
                  <w:szCs w:val="16"/>
                </w:rPr>
                <w:t>Rev_Feb</w:t>
              </w:r>
            </w:ins>
          </w:p>
        </w:tc>
      </w:tr>
      <w:tr w:rsidR="00A2139F" w:rsidRPr="000F1877" w14:paraId="6F66FCE1" w14:textId="77777777" w:rsidTr="002F684F">
        <w:trPr>
          <w:ins w:id="8742"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B3E3F2E" w14:textId="77F84C00" w:rsidR="00A2139F" w:rsidRPr="00DD1485" w:rsidRDefault="00A2139F" w:rsidP="00A2139F">
            <w:pPr>
              <w:rPr>
                <w:ins w:id="8743" w:author="Sowndarya S (WT01 - Manufacturing &amp; Hi Tech)" w:date="2015-03-23T15:35:00Z"/>
                <w:rFonts w:asciiTheme="minorHAnsi" w:hAnsiTheme="minorHAnsi" w:cstheme="minorHAnsi"/>
                <w:color w:val="000000"/>
                <w:sz w:val="18"/>
                <w:szCs w:val="16"/>
              </w:rPr>
            </w:pPr>
            <w:ins w:id="8744" w:author="Sowndarya S (WT01 - Manufacturing &amp; Hi Tech)" w:date="2015-03-23T18:28:00Z">
              <w:r>
                <w:rPr>
                  <w:rFonts w:asciiTheme="minorHAnsi" w:hAnsiTheme="minorHAnsi" w:cstheme="minorHAnsi"/>
                  <w:color w:val="000000"/>
                  <w:sz w:val="18"/>
                  <w:szCs w:val="16"/>
                </w:rPr>
                <w:t>REV_MAR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E0AB3C3" w14:textId="36E8686E" w:rsidR="00A2139F" w:rsidRPr="00BA45DE" w:rsidRDefault="00A2139F" w:rsidP="00A2139F">
            <w:pPr>
              <w:rPr>
                <w:ins w:id="8745" w:author="Sowndarya S (WT01 - Manufacturing &amp; Hi Tech)" w:date="2015-03-23T15:35:00Z"/>
                <w:rFonts w:asciiTheme="minorHAnsi" w:hAnsiTheme="minorHAnsi" w:cstheme="minorHAnsi"/>
                <w:color w:val="000000"/>
                <w:sz w:val="18"/>
                <w:szCs w:val="18"/>
              </w:rPr>
            </w:pPr>
            <w:ins w:id="8746" w:author="Sowndarya S (WT01 - Manufacturing &amp; Hi Tech)" w:date="2015-03-23T18:41: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1B9EF09F" w14:textId="77777777" w:rsidR="00A2139F" w:rsidRPr="000F1877" w:rsidRDefault="00A2139F" w:rsidP="00A2139F">
            <w:pPr>
              <w:rPr>
                <w:ins w:id="8747" w:author="Sowndarya S (WT01 - Manufacturing &amp; Hi Tech)" w:date="2015-03-23T15:35:00Z"/>
                <w:rFonts w:asciiTheme="minorHAnsi" w:hAnsiTheme="minorHAnsi" w:cstheme="minorHAnsi"/>
                <w:color w:val="000000"/>
                <w:sz w:val="18"/>
                <w:szCs w:val="16"/>
              </w:rPr>
            </w:pPr>
            <w:ins w:id="8748" w:author="Sowndarya S (WT01 - Manufacturing &amp; Hi Tech)" w:date="2015-03-23T15:35: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3B81C0C1" w14:textId="3470A6F9" w:rsidR="00A2139F" w:rsidRPr="00596774" w:rsidRDefault="00A2139F" w:rsidP="00A2139F">
            <w:pPr>
              <w:rPr>
                <w:ins w:id="8749" w:author="Sowndarya S (WT01 - Manufacturing &amp; Hi Tech)" w:date="2015-03-23T15:35:00Z"/>
                <w:rFonts w:ascii="Calibri" w:eastAsiaTheme="minorHAnsi" w:hAnsi="Calibri" w:cs="Calibri"/>
                <w:color w:val="000000"/>
                <w:highlight w:val="white"/>
              </w:rPr>
            </w:pPr>
            <w:ins w:id="8750"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7BCC8067" w14:textId="47700DD4" w:rsidR="00A2139F" w:rsidRPr="00596774" w:rsidRDefault="00A2139F" w:rsidP="00A2139F">
            <w:pPr>
              <w:rPr>
                <w:ins w:id="8751" w:author="Sowndarya S (WT01 - Manufacturing &amp; Hi Tech)" w:date="2015-03-23T15:35:00Z"/>
                <w:rFonts w:asciiTheme="minorHAnsi" w:hAnsiTheme="minorHAnsi" w:cstheme="minorHAnsi"/>
                <w:color w:val="000000"/>
                <w:sz w:val="18"/>
                <w:szCs w:val="16"/>
              </w:rPr>
            </w:pPr>
            <w:ins w:id="8752" w:author="Sowndarya S (WT01 - Manufacturing &amp; Hi Tech)" w:date="2015-03-23T18:57:00Z">
              <w:r>
                <w:rPr>
                  <w:rFonts w:asciiTheme="minorHAnsi" w:hAnsiTheme="minorHAnsi" w:cstheme="minorHAnsi"/>
                  <w:color w:val="000000"/>
                  <w:sz w:val="18"/>
                  <w:szCs w:val="16"/>
                </w:rPr>
                <w:t>Rev_Mar</w:t>
              </w:r>
            </w:ins>
          </w:p>
        </w:tc>
      </w:tr>
      <w:tr w:rsidR="00A2139F" w:rsidRPr="000F1877" w14:paraId="5DB32543" w14:textId="77777777" w:rsidTr="002F684F">
        <w:trPr>
          <w:ins w:id="8753"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D00418B" w14:textId="0D023A7B" w:rsidR="00A2139F" w:rsidRPr="00DD1485" w:rsidRDefault="00A2139F" w:rsidP="00A2139F">
            <w:pPr>
              <w:rPr>
                <w:ins w:id="8754" w:author="Sowndarya S (WT01 - Manufacturing &amp; Hi Tech)" w:date="2015-03-23T15:35:00Z"/>
                <w:rFonts w:asciiTheme="minorHAnsi" w:hAnsiTheme="minorHAnsi" w:cstheme="minorHAnsi"/>
                <w:color w:val="000000"/>
                <w:sz w:val="18"/>
                <w:szCs w:val="16"/>
              </w:rPr>
            </w:pPr>
            <w:ins w:id="8755" w:author="Sowndarya S (WT01 - Manufacturing &amp; Hi Tech)" w:date="2015-03-23T18:28:00Z">
              <w:r>
                <w:rPr>
                  <w:rFonts w:asciiTheme="minorHAnsi" w:hAnsiTheme="minorHAnsi" w:cstheme="minorHAnsi"/>
                  <w:color w:val="000000"/>
                  <w:sz w:val="18"/>
                  <w:szCs w:val="16"/>
                </w:rPr>
                <w:t>REV_APR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DDF4A6F" w14:textId="7780F087" w:rsidR="00A2139F" w:rsidRPr="00BA45DE" w:rsidRDefault="00A2139F" w:rsidP="00A2139F">
            <w:pPr>
              <w:rPr>
                <w:ins w:id="8756" w:author="Sowndarya S (WT01 - Manufacturing &amp; Hi Tech)" w:date="2015-03-23T15:35:00Z"/>
                <w:rFonts w:asciiTheme="minorHAnsi" w:hAnsiTheme="minorHAnsi" w:cstheme="minorHAnsi"/>
                <w:color w:val="000000"/>
                <w:sz w:val="18"/>
                <w:szCs w:val="18"/>
              </w:rPr>
            </w:pPr>
            <w:ins w:id="8757" w:author="Sowndarya S (WT01 - Manufacturing &amp; Hi Tech)" w:date="2015-03-23T18:41:00Z">
              <w:r w:rsidRPr="00BA45DE">
                <w:rPr>
                  <w:rFonts w:asciiTheme="minorHAnsi" w:hAnsiTheme="minorHAnsi" w:cstheme="minorHAnsi"/>
                  <w:sz w:val="18"/>
                  <w:szCs w:val="18"/>
                </w:rPr>
                <w:t>OpAreaBGPlanMthlyAlloc</w:t>
              </w:r>
            </w:ins>
          </w:p>
        </w:tc>
        <w:tc>
          <w:tcPr>
            <w:tcW w:w="1049" w:type="pct"/>
            <w:tcBorders>
              <w:top w:val="single" w:sz="4" w:space="0" w:color="auto"/>
              <w:left w:val="single" w:sz="4" w:space="0" w:color="auto"/>
              <w:bottom w:val="single" w:sz="4" w:space="0" w:color="auto"/>
              <w:right w:val="single" w:sz="4" w:space="0" w:color="auto"/>
            </w:tcBorders>
          </w:tcPr>
          <w:p w14:paraId="2A377578" w14:textId="77777777" w:rsidR="00A2139F" w:rsidRPr="000F1877" w:rsidRDefault="00A2139F" w:rsidP="00A2139F">
            <w:pPr>
              <w:rPr>
                <w:ins w:id="8758" w:author="Sowndarya S (WT01 - Manufacturing &amp; Hi Tech)" w:date="2015-03-23T15:35:00Z"/>
                <w:rFonts w:asciiTheme="minorHAnsi" w:hAnsiTheme="minorHAnsi" w:cstheme="minorHAnsi"/>
                <w:color w:val="000000"/>
                <w:sz w:val="18"/>
                <w:szCs w:val="16"/>
              </w:rPr>
            </w:pPr>
            <w:ins w:id="8759" w:author="Sowndarya S (WT01 - Manufacturing &amp; Hi Tech)" w:date="2015-03-23T15:35: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2CA23ADC" w14:textId="20120756" w:rsidR="00A2139F" w:rsidRPr="00596774" w:rsidRDefault="00A2139F" w:rsidP="00A2139F">
            <w:pPr>
              <w:rPr>
                <w:ins w:id="8760" w:author="Sowndarya S (WT01 - Manufacturing &amp; Hi Tech)" w:date="2015-03-23T15:35:00Z"/>
                <w:rFonts w:ascii="Calibri" w:eastAsiaTheme="minorHAnsi" w:hAnsi="Calibri" w:cs="Calibri"/>
                <w:color w:val="000000"/>
                <w:highlight w:val="white"/>
              </w:rPr>
            </w:pPr>
            <w:ins w:id="8761"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66B8E196" w14:textId="30CF5F80" w:rsidR="00A2139F" w:rsidRPr="00596774" w:rsidRDefault="00A2139F" w:rsidP="00A2139F">
            <w:pPr>
              <w:rPr>
                <w:ins w:id="8762" w:author="Sowndarya S (WT01 - Manufacturing &amp; Hi Tech)" w:date="2015-03-23T15:35:00Z"/>
                <w:rFonts w:asciiTheme="minorHAnsi" w:hAnsiTheme="minorHAnsi" w:cstheme="minorHAnsi"/>
                <w:color w:val="000000"/>
                <w:sz w:val="18"/>
                <w:szCs w:val="16"/>
              </w:rPr>
            </w:pPr>
            <w:ins w:id="8763" w:author="Sowndarya S (WT01 - Manufacturing &amp; Hi Tech)" w:date="2015-03-23T18:57:00Z">
              <w:r>
                <w:rPr>
                  <w:rFonts w:asciiTheme="minorHAnsi" w:hAnsiTheme="minorHAnsi" w:cstheme="minorHAnsi"/>
                  <w:color w:val="000000"/>
                  <w:sz w:val="18"/>
                  <w:szCs w:val="16"/>
                </w:rPr>
                <w:t>Rev_Apr</w:t>
              </w:r>
            </w:ins>
          </w:p>
        </w:tc>
      </w:tr>
      <w:tr w:rsidR="00A2139F" w:rsidRPr="000F1877" w14:paraId="711D72A1" w14:textId="77777777" w:rsidTr="002F684F">
        <w:trPr>
          <w:ins w:id="8764"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CA95927" w14:textId="298A3DE7" w:rsidR="00A2139F" w:rsidRPr="00DD1485" w:rsidRDefault="00A2139F" w:rsidP="00A2139F">
            <w:pPr>
              <w:rPr>
                <w:ins w:id="8765" w:author="Sowndarya S (WT01 - Manufacturing &amp; Hi Tech)" w:date="2015-03-23T15:35:00Z"/>
                <w:rFonts w:asciiTheme="minorHAnsi" w:hAnsiTheme="minorHAnsi" w:cstheme="minorHAnsi"/>
                <w:color w:val="000000"/>
                <w:sz w:val="18"/>
                <w:szCs w:val="16"/>
              </w:rPr>
            </w:pPr>
            <w:ins w:id="8766" w:author="Sowndarya S (WT01 - Manufacturing &amp; Hi Tech)" w:date="2015-03-23T18:28:00Z">
              <w:r>
                <w:rPr>
                  <w:rFonts w:asciiTheme="minorHAnsi" w:hAnsiTheme="minorHAnsi" w:cstheme="minorHAnsi"/>
                  <w:color w:val="000000"/>
                  <w:sz w:val="18"/>
                  <w:szCs w:val="16"/>
                </w:rPr>
                <w:t>REV_MAY</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47CDF087" w14:textId="5636AEB4" w:rsidR="00A2139F" w:rsidRPr="00BA45DE" w:rsidRDefault="00A2139F" w:rsidP="00A2139F">
            <w:pPr>
              <w:rPr>
                <w:ins w:id="8767" w:author="Sowndarya S (WT01 - Manufacturing &amp; Hi Tech)" w:date="2015-03-23T15:35:00Z"/>
                <w:rFonts w:asciiTheme="minorHAnsi" w:hAnsiTheme="minorHAnsi" w:cstheme="minorHAnsi"/>
                <w:color w:val="000000"/>
                <w:sz w:val="18"/>
                <w:szCs w:val="18"/>
              </w:rPr>
            </w:pPr>
            <w:ins w:id="8768"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42915032" w14:textId="77777777" w:rsidR="00A2139F" w:rsidRPr="000F1877" w:rsidRDefault="00A2139F" w:rsidP="00A2139F">
            <w:pPr>
              <w:rPr>
                <w:ins w:id="8769" w:author="Sowndarya S (WT01 - Manufacturing &amp; Hi Tech)" w:date="2015-03-23T15:35:00Z"/>
                <w:rFonts w:asciiTheme="minorHAnsi" w:hAnsiTheme="minorHAnsi" w:cstheme="minorHAnsi"/>
                <w:color w:val="000000"/>
                <w:sz w:val="18"/>
                <w:szCs w:val="16"/>
              </w:rPr>
            </w:pPr>
            <w:ins w:id="8770" w:author="Sowndarya S (WT01 - Manufacturing &amp; Hi Tech)" w:date="2015-03-23T15:35: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5BBE703E" w14:textId="5DE5CBDE" w:rsidR="00A2139F" w:rsidRPr="00596774" w:rsidRDefault="00A2139F" w:rsidP="00A2139F">
            <w:pPr>
              <w:rPr>
                <w:ins w:id="8771" w:author="Sowndarya S (WT01 - Manufacturing &amp; Hi Tech)" w:date="2015-03-23T15:35:00Z"/>
                <w:rFonts w:ascii="Calibri" w:eastAsiaTheme="minorHAnsi" w:hAnsi="Calibri" w:cs="Calibri"/>
                <w:color w:val="000000"/>
                <w:highlight w:val="white"/>
              </w:rPr>
            </w:pPr>
            <w:ins w:id="8772"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33E4F1CF" w14:textId="1E8F710B" w:rsidR="00A2139F" w:rsidRPr="00596774" w:rsidRDefault="00A2139F" w:rsidP="00A2139F">
            <w:pPr>
              <w:rPr>
                <w:ins w:id="8773" w:author="Sowndarya S (WT01 - Manufacturing &amp; Hi Tech)" w:date="2015-03-23T15:35:00Z"/>
                <w:rFonts w:asciiTheme="minorHAnsi" w:hAnsiTheme="minorHAnsi" w:cstheme="minorHAnsi"/>
                <w:color w:val="000000"/>
                <w:sz w:val="18"/>
                <w:szCs w:val="16"/>
              </w:rPr>
            </w:pPr>
            <w:ins w:id="8774" w:author="Sowndarya S (WT01 - Manufacturing &amp; Hi Tech)" w:date="2015-03-23T18:57:00Z">
              <w:r>
                <w:rPr>
                  <w:rFonts w:asciiTheme="minorHAnsi" w:hAnsiTheme="minorHAnsi" w:cstheme="minorHAnsi"/>
                  <w:color w:val="000000"/>
                  <w:sz w:val="18"/>
                  <w:szCs w:val="16"/>
                </w:rPr>
                <w:t>Rev_May</w:t>
              </w:r>
            </w:ins>
          </w:p>
        </w:tc>
      </w:tr>
      <w:tr w:rsidR="00A2139F" w:rsidRPr="000F1877" w14:paraId="1510718E" w14:textId="77777777" w:rsidTr="002F684F">
        <w:trPr>
          <w:ins w:id="8775"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1C381ED" w14:textId="37759542" w:rsidR="00A2139F" w:rsidRPr="00DD1485" w:rsidRDefault="00A2139F" w:rsidP="00A2139F">
            <w:pPr>
              <w:rPr>
                <w:ins w:id="8776" w:author="Sowndarya S (WT01 - Manufacturing &amp; Hi Tech)" w:date="2015-03-23T15:35:00Z"/>
                <w:rFonts w:asciiTheme="minorHAnsi" w:hAnsiTheme="minorHAnsi" w:cstheme="minorHAnsi"/>
                <w:color w:val="000000"/>
                <w:sz w:val="18"/>
                <w:szCs w:val="16"/>
              </w:rPr>
            </w:pPr>
            <w:ins w:id="8777" w:author="Sowndarya S (WT01 - Manufacturing &amp; Hi Tech)" w:date="2015-03-23T18:28:00Z">
              <w:r>
                <w:rPr>
                  <w:rFonts w:asciiTheme="minorHAnsi" w:hAnsiTheme="minorHAnsi" w:cstheme="minorHAnsi"/>
                  <w:color w:val="000000"/>
                  <w:sz w:val="18"/>
                  <w:szCs w:val="16"/>
                </w:rPr>
                <w:t>REV_JUN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45C2942" w14:textId="4446A277" w:rsidR="00A2139F" w:rsidRPr="00BA45DE" w:rsidRDefault="00A2139F" w:rsidP="00A2139F">
            <w:pPr>
              <w:rPr>
                <w:ins w:id="8778" w:author="Sowndarya S (WT01 - Manufacturing &amp; Hi Tech)" w:date="2015-03-23T15:35:00Z"/>
                <w:rFonts w:asciiTheme="minorHAnsi" w:hAnsiTheme="minorHAnsi" w:cstheme="minorHAnsi"/>
                <w:color w:val="000000"/>
                <w:sz w:val="18"/>
                <w:szCs w:val="18"/>
              </w:rPr>
            </w:pPr>
            <w:ins w:id="8779"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2EA77962" w14:textId="77777777" w:rsidR="00A2139F" w:rsidRPr="000F1877" w:rsidRDefault="00A2139F" w:rsidP="00A2139F">
            <w:pPr>
              <w:rPr>
                <w:ins w:id="8780" w:author="Sowndarya S (WT01 - Manufacturing &amp; Hi Tech)" w:date="2015-03-23T15:35:00Z"/>
                <w:rFonts w:asciiTheme="minorHAnsi" w:hAnsiTheme="minorHAnsi" w:cstheme="minorHAnsi"/>
                <w:color w:val="000000"/>
                <w:sz w:val="18"/>
                <w:szCs w:val="16"/>
              </w:rPr>
            </w:pPr>
            <w:ins w:id="8781" w:author="Sowndarya S (WT01 - Manufacturing &amp; Hi Tech)" w:date="2015-03-23T15:35: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69E8651D" w14:textId="2A54C26D" w:rsidR="00A2139F" w:rsidRPr="00596774" w:rsidRDefault="00A2139F" w:rsidP="00A2139F">
            <w:pPr>
              <w:rPr>
                <w:ins w:id="8782" w:author="Sowndarya S (WT01 - Manufacturing &amp; Hi Tech)" w:date="2015-03-23T15:35:00Z"/>
                <w:rFonts w:ascii="Calibri" w:eastAsiaTheme="minorHAnsi" w:hAnsi="Calibri" w:cs="Calibri"/>
                <w:color w:val="000000"/>
                <w:highlight w:val="white"/>
              </w:rPr>
            </w:pPr>
            <w:ins w:id="8783"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137BF270" w14:textId="7FF067AB" w:rsidR="00A2139F" w:rsidRPr="00596774" w:rsidRDefault="00A2139F" w:rsidP="00A2139F">
            <w:pPr>
              <w:rPr>
                <w:ins w:id="8784" w:author="Sowndarya S (WT01 - Manufacturing &amp; Hi Tech)" w:date="2015-03-23T15:35:00Z"/>
                <w:rFonts w:asciiTheme="minorHAnsi" w:hAnsiTheme="minorHAnsi" w:cstheme="minorHAnsi"/>
                <w:color w:val="000000"/>
                <w:sz w:val="18"/>
                <w:szCs w:val="16"/>
              </w:rPr>
            </w:pPr>
            <w:ins w:id="8785" w:author="Sowndarya S (WT01 - Manufacturing &amp; Hi Tech)" w:date="2015-03-23T18:57:00Z">
              <w:r>
                <w:rPr>
                  <w:rFonts w:asciiTheme="minorHAnsi" w:hAnsiTheme="minorHAnsi" w:cstheme="minorHAnsi"/>
                  <w:color w:val="000000"/>
                  <w:sz w:val="18"/>
                  <w:szCs w:val="16"/>
                </w:rPr>
                <w:t>Rev_Jun</w:t>
              </w:r>
            </w:ins>
          </w:p>
        </w:tc>
      </w:tr>
      <w:tr w:rsidR="00A2139F" w:rsidRPr="000F1877" w14:paraId="2FBB20FF" w14:textId="77777777" w:rsidTr="002F684F">
        <w:trPr>
          <w:ins w:id="8786"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2E11746" w14:textId="34EBC800" w:rsidR="00A2139F" w:rsidRPr="00DD1485" w:rsidRDefault="00A2139F" w:rsidP="00A2139F">
            <w:pPr>
              <w:rPr>
                <w:ins w:id="8787" w:author="Sowndarya S (WT01 - Manufacturing &amp; Hi Tech)" w:date="2015-03-23T15:35:00Z"/>
                <w:rFonts w:asciiTheme="minorHAnsi" w:hAnsiTheme="minorHAnsi" w:cstheme="minorHAnsi"/>
                <w:color w:val="000000"/>
                <w:sz w:val="18"/>
                <w:szCs w:val="16"/>
              </w:rPr>
            </w:pPr>
            <w:ins w:id="8788" w:author="Sowndarya S (WT01 - Manufacturing &amp; Hi Tech)" w:date="2015-03-23T18:28:00Z">
              <w:r>
                <w:rPr>
                  <w:rFonts w:asciiTheme="minorHAnsi" w:hAnsiTheme="minorHAnsi" w:cstheme="minorHAnsi"/>
                  <w:color w:val="000000"/>
                  <w:sz w:val="18"/>
                  <w:szCs w:val="16"/>
                </w:rPr>
                <w:t>REV_JUL</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046A53C" w14:textId="2415B401" w:rsidR="00A2139F" w:rsidRPr="00BA45DE" w:rsidRDefault="00A2139F" w:rsidP="00A2139F">
            <w:pPr>
              <w:rPr>
                <w:ins w:id="8789" w:author="Sowndarya S (WT01 - Manufacturing &amp; Hi Tech)" w:date="2015-03-23T15:35:00Z"/>
                <w:rFonts w:asciiTheme="minorHAnsi" w:hAnsiTheme="minorHAnsi" w:cstheme="minorHAnsi"/>
                <w:color w:val="000000"/>
                <w:sz w:val="18"/>
                <w:szCs w:val="18"/>
              </w:rPr>
            </w:pPr>
            <w:ins w:id="8790"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313DA93E" w14:textId="77777777" w:rsidR="00A2139F" w:rsidRPr="000F1877" w:rsidRDefault="00A2139F" w:rsidP="00A2139F">
            <w:pPr>
              <w:rPr>
                <w:ins w:id="8791" w:author="Sowndarya S (WT01 - Manufacturing &amp; Hi Tech)" w:date="2015-03-23T15:35:00Z"/>
                <w:rFonts w:asciiTheme="minorHAnsi" w:hAnsiTheme="minorHAnsi" w:cstheme="minorHAnsi"/>
                <w:color w:val="000000"/>
                <w:sz w:val="18"/>
                <w:szCs w:val="16"/>
              </w:rPr>
            </w:pPr>
            <w:ins w:id="8792" w:author="Sowndarya S (WT01 - Manufacturing &amp; Hi Tech)" w:date="2015-03-23T15:35: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25927D14" w14:textId="5583D5DC" w:rsidR="00A2139F" w:rsidRPr="00596774" w:rsidRDefault="00A2139F" w:rsidP="00A2139F">
            <w:pPr>
              <w:rPr>
                <w:ins w:id="8793" w:author="Sowndarya S (WT01 - Manufacturing &amp; Hi Tech)" w:date="2015-03-23T15:35:00Z"/>
                <w:rFonts w:ascii="Calibri" w:eastAsiaTheme="minorHAnsi" w:hAnsi="Calibri" w:cs="Calibri"/>
                <w:color w:val="000000"/>
                <w:highlight w:val="white"/>
              </w:rPr>
            </w:pPr>
            <w:ins w:id="8794"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7FD52A0D" w14:textId="44C5FF8F" w:rsidR="00A2139F" w:rsidRPr="00596774" w:rsidRDefault="00A2139F" w:rsidP="00A2139F">
            <w:pPr>
              <w:rPr>
                <w:ins w:id="8795" w:author="Sowndarya S (WT01 - Manufacturing &amp; Hi Tech)" w:date="2015-03-23T15:35:00Z"/>
                <w:rFonts w:asciiTheme="minorHAnsi" w:hAnsiTheme="minorHAnsi" w:cstheme="minorHAnsi"/>
                <w:color w:val="000000"/>
                <w:sz w:val="18"/>
                <w:szCs w:val="16"/>
              </w:rPr>
            </w:pPr>
            <w:ins w:id="8796" w:author="Sowndarya S (WT01 - Manufacturing &amp; Hi Tech)" w:date="2015-03-23T18:57:00Z">
              <w:r>
                <w:rPr>
                  <w:rFonts w:asciiTheme="minorHAnsi" w:hAnsiTheme="minorHAnsi" w:cstheme="minorHAnsi"/>
                  <w:color w:val="000000"/>
                  <w:sz w:val="18"/>
                  <w:szCs w:val="16"/>
                </w:rPr>
                <w:t>Rev_Jun</w:t>
              </w:r>
            </w:ins>
          </w:p>
        </w:tc>
      </w:tr>
      <w:tr w:rsidR="00A2139F" w:rsidRPr="000F1877" w14:paraId="30135D36" w14:textId="77777777" w:rsidTr="002F684F">
        <w:trPr>
          <w:ins w:id="8797"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8ED9C3F" w14:textId="54648104" w:rsidR="00A2139F" w:rsidRPr="00DD1485" w:rsidRDefault="00A2139F" w:rsidP="00A2139F">
            <w:pPr>
              <w:rPr>
                <w:ins w:id="8798" w:author="Sowndarya S (WT01 - Manufacturing &amp; Hi Tech)" w:date="2015-03-23T15:35:00Z"/>
                <w:rFonts w:asciiTheme="minorHAnsi" w:hAnsiTheme="minorHAnsi" w:cstheme="minorHAnsi"/>
                <w:color w:val="000000"/>
                <w:sz w:val="18"/>
                <w:szCs w:val="16"/>
              </w:rPr>
            </w:pPr>
            <w:ins w:id="8799" w:author="Sowndarya S (WT01 - Manufacturing &amp; Hi Tech)" w:date="2015-03-23T18:28:00Z">
              <w:r>
                <w:rPr>
                  <w:rFonts w:asciiTheme="minorHAnsi" w:hAnsiTheme="minorHAnsi" w:cstheme="minorHAnsi"/>
                  <w:color w:val="000000"/>
                  <w:sz w:val="18"/>
                  <w:szCs w:val="16"/>
                </w:rPr>
                <w:t>REV_AUG</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E8FECEA" w14:textId="001E5A36" w:rsidR="00A2139F" w:rsidRPr="00BA45DE" w:rsidRDefault="00A2139F" w:rsidP="00A2139F">
            <w:pPr>
              <w:rPr>
                <w:ins w:id="8800" w:author="Sowndarya S (WT01 - Manufacturing &amp; Hi Tech)" w:date="2015-03-23T15:35:00Z"/>
                <w:rFonts w:asciiTheme="minorHAnsi" w:hAnsiTheme="minorHAnsi" w:cstheme="minorHAnsi"/>
                <w:color w:val="000000"/>
                <w:sz w:val="18"/>
                <w:szCs w:val="18"/>
              </w:rPr>
            </w:pPr>
            <w:ins w:id="8801"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4280802F" w14:textId="77777777" w:rsidR="00A2139F" w:rsidRPr="000F1877" w:rsidRDefault="00A2139F" w:rsidP="00A2139F">
            <w:pPr>
              <w:rPr>
                <w:ins w:id="8802" w:author="Sowndarya S (WT01 - Manufacturing &amp; Hi Tech)" w:date="2015-03-23T15:35:00Z"/>
                <w:rFonts w:asciiTheme="minorHAnsi" w:hAnsiTheme="minorHAnsi" w:cstheme="minorHAnsi"/>
                <w:color w:val="000000"/>
                <w:sz w:val="18"/>
                <w:szCs w:val="16"/>
              </w:rPr>
            </w:pPr>
            <w:ins w:id="8803" w:author="Sowndarya S (WT01 - Manufacturing &amp; Hi Tech)" w:date="2015-03-23T15:35: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56C2673C" w14:textId="2F808782" w:rsidR="00A2139F" w:rsidRPr="00596774" w:rsidRDefault="00A2139F" w:rsidP="00A2139F">
            <w:pPr>
              <w:rPr>
                <w:ins w:id="8804" w:author="Sowndarya S (WT01 - Manufacturing &amp; Hi Tech)" w:date="2015-03-23T15:35:00Z"/>
                <w:rFonts w:ascii="Calibri" w:eastAsiaTheme="minorHAnsi" w:hAnsi="Calibri" w:cs="Calibri"/>
                <w:color w:val="000000"/>
                <w:highlight w:val="white"/>
              </w:rPr>
            </w:pPr>
            <w:ins w:id="8805"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7AFF52AB" w14:textId="7AE9F546" w:rsidR="00A2139F" w:rsidRPr="00596774" w:rsidRDefault="00A2139F" w:rsidP="00A2139F">
            <w:pPr>
              <w:rPr>
                <w:ins w:id="8806" w:author="Sowndarya S (WT01 - Manufacturing &amp; Hi Tech)" w:date="2015-03-23T15:35:00Z"/>
                <w:rFonts w:asciiTheme="minorHAnsi" w:hAnsiTheme="minorHAnsi" w:cstheme="minorHAnsi"/>
                <w:color w:val="000000"/>
                <w:sz w:val="18"/>
                <w:szCs w:val="16"/>
              </w:rPr>
            </w:pPr>
            <w:ins w:id="8807" w:author="Sowndarya S (WT01 - Manufacturing &amp; Hi Tech)" w:date="2015-03-23T18:57:00Z">
              <w:r>
                <w:rPr>
                  <w:rFonts w:asciiTheme="minorHAnsi" w:hAnsiTheme="minorHAnsi" w:cstheme="minorHAnsi"/>
                  <w:color w:val="000000"/>
                  <w:sz w:val="18"/>
                  <w:szCs w:val="16"/>
                </w:rPr>
                <w:t>Rev_Aug</w:t>
              </w:r>
            </w:ins>
          </w:p>
        </w:tc>
      </w:tr>
      <w:tr w:rsidR="00A2139F" w:rsidRPr="000F1877" w14:paraId="56EA899E" w14:textId="77777777" w:rsidTr="002F684F">
        <w:trPr>
          <w:ins w:id="8808"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1EBBA74" w14:textId="2EB64834" w:rsidR="00A2139F" w:rsidRPr="00DD1485" w:rsidRDefault="00A2139F" w:rsidP="00A2139F">
            <w:pPr>
              <w:rPr>
                <w:ins w:id="8809" w:author="Sowndarya S (WT01 - Manufacturing &amp; Hi Tech)" w:date="2015-03-23T15:35:00Z"/>
                <w:rFonts w:asciiTheme="minorHAnsi" w:hAnsiTheme="minorHAnsi" w:cstheme="minorHAnsi"/>
                <w:color w:val="000000"/>
                <w:sz w:val="18"/>
                <w:szCs w:val="16"/>
              </w:rPr>
            </w:pPr>
            <w:ins w:id="8810" w:author="Sowndarya S (WT01 - Manufacturing &amp; Hi Tech)" w:date="2015-03-23T18:28:00Z">
              <w:r>
                <w:rPr>
                  <w:rFonts w:asciiTheme="minorHAnsi" w:hAnsiTheme="minorHAnsi" w:cstheme="minorHAnsi"/>
                  <w:color w:val="000000"/>
                  <w:sz w:val="18"/>
                  <w:szCs w:val="16"/>
                </w:rPr>
                <w:t>REV_SEP</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B5CEC2C" w14:textId="4B7F32B8" w:rsidR="00A2139F" w:rsidRPr="00BA45DE" w:rsidRDefault="00A2139F" w:rsidP="00A2139F">
            <w:pPr>
              <w:rPr>
                <w:ins w:id="8811" w:author="Sowndarya S (WT01 - Manufacturing &amp; Hi Tech)" w:date="2015-03-23T15:35:00Z"/>
                <w:rFonts w:asciiTheme="minorHAnsi" w:hAnsiTheme="minorHAnsi" w:cstheme="minorHAnsi"/>
                <w:color w:val="000000"/>
                <w:sz w:val="18"/>
                <w:szCs w:val="18"/>
              </w:rPr>
            </w:pPr>
            <w:ins w:id="8812"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36DD53E3" w14:textId="77777777" w:rsidR="00A2139F" w:rsidRPr="000F1877" w:rsidRDefault="00A2139F" w:rsidP="00A2139F">
            <w:pPr>
              <w:rPr>
                <w:ins w:id="8813" w:author="Sowndarya S (WT01 - Manufacturing &amp; Hi Tech)" w:date="2015-03-23T15:35:00Z"/>
                <w:rFonts w:asciiTheme="minorHAnsi" w:hAnsiTheme="minorHAnsi" w:cstheme="minorHAnsi"/>
                <w:color w:val="000000"/>
                <w:sz w:val="18"/>
                <w:szCs w:val="16"/>
              </w:rPr>
            </w:pPr>
            <w:ins w:id="8814" w:author="Sowndarya S (WT01 - Manufacturing &amp; Hi Tech)" w:date="2015-03-23T15:35: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63E807B3" w14:textId="28BC97F9" w:rsidR="00A2139F" w:rsidRPr="00596774" w:rsidRDefault="00A2139F" w:rsidP="00A2139F">
            <w:pPr>
              <w:rPr>
                <w:ins w:id="8815" w:author="Sowndarya S (WT01 - Manufacturing &amp; Hi Tech)" w:date="2015-03-23T15:35:00Z"/>
                <w:rFonts w:ascii="Calibri" w:eastAsiaTheme="minorHAnsi" w:hAnsi="Calibri" w:cs="Calibri"/>
                <w:color w:val="000000"/>
                <w:highlight w:val="white"/>
              </w:rPr>
            </w:pPr>
            <w:ins w:id="8816"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577C4EDE" w14:textId="7C7386F2" w:rsidR="00A2139F" w:rsidRPr="00596774" w:rsidRDefault="00A2139F" w:rsidP="00A2139F">
            <w:pPr>
              <w:rPr>
                <w:ins w:id="8817" w:author="Sowndarya S (WT01 - Manufacturing &amp; Hi Tech)" w:date="2015-03-23T15:35:00Z"/>
                <w:rFonts w:asciiTheme="minorHAnsi" w:hAnsiTheme="minorHAnsi" w:cstheme="minorHAnsi"/>
                <w:color w:val="000000"/>
                <w:sz w:val="18"/>
                <w:szCs w:val="16"/>
              </w:rPr>
            </w:pPr>
            <w:ins w:id="8818" w:author="Sowndarya S (WT01 - Manufacturing &amp; Hi Tech)" w:date="2015-03-23T18:57:00Z">
              <w:r>
                <w:rPr>
                  <w:rFonts w:asciiTheme="minorHAnsi" w:hAnsiTheme="minorHAnsi" w:cstheme="minorHAnsi"/>
                  <w:color w:val="000000"/>
                  <w:sz w:val="18"/>
                  <w:szCs w:val="16"/>
                </w:rPr>
                <w:t>Rev_Sep</w:t>
              </w:r>
            </w:ins>
          </w:p>
        </w:tc>
      </w:tr>
      <w:tr w:rsidR="00A2139F" w:rsidRPr="000F1877" w14:paraId="4EBD5E1A" w14:textId="77777777" w:rsidTr="002F684F">
        <w:trPr>
          <w:trHeight w:val="284"/>
          <w:ins w:id="8819"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EAE4C9C" w14:textId="21FCACE3" w:rsidR="00A2139F" w:rsidRPr="00DD1485" w:rsidRDefault="00A2139F" w:rsidP="00A2139F">
            <w:pPr>
              <w:rPr>
                <w:ins w:id="8820" w:author="Sowndarya S (WT01 - Manufacturing &amp; Hi Tech)" w:date="2015-03-23T15:35:00Z"/>
                <w:rFonts w:asciiTheme="minorHAnsi" w:hAnsiTheme="minorHAnsi" w:cstheme="minorHAnsi"/>
                <w:color w:val="000000"/>
                <w:sz w:val="18"/>
                <w:szCs w:val="16"/>
              </w:rPr>
            </w:pPr>
            <w:ins w:id="8821" w:author="Sowndarya S (WT01 - Manufacturing &amp; Hi Tech)" w:date="2015-03-23T18:28:00Z">
              <w:r>
                <w:rPr>
                  <w:rFonts w:asciiTheme="minorHAnsi" w:hAnsiTheme="minorHAnsi" w:cstheme="minorHAnsi"/>
                  <w:color w:val="000000"/>
                  <w:sz w:val="18"/>
                  <w:szCs w:val="16"/>
                </w:rPr>
                <w:t>REV_OCT</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FBDF12F" w14:textId="784FCA98" w:rsidR="00A2139F" w:rsidRPr="00BA45DE" w:rsidRDefault="00A2139F" w:rsidP="00A2139F">
            <w:pPr>
              <w:rPr>
                <w:ins w:id="8822" w:author="Sowndarya S (WT01 - Manufacturing &amp; Hi Tech)" w:date="2015-03-23T15:35:00Z"/>
                <w:rFonts w:asciiTheme="minorHAnsi" w:hAnsiTheme="minorHAnsi" w:cstheme="minorHAnsi"/>
                <w:color w:val="000000"/>
                <w:sz w:val="18"/>
                <w:szCs w:val="18"/>
              </w:rPr>
            </w:pPr>
            <w:ins w:id="8823"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34DA834C" w14:textId="77777777" w:rsidR="00A2139F" w:rsidRPr="000F1877" w:rsidRDefault="00A2139F" w:rsidP="00A2139F">
            <w:pPr>
              <w:rPr>
                <w:ins w:id="8824" w:author="Sowndarya S (WT01 - Manufacturing &amp; Hi Tech)" w:date="2015-03-23T15:35:00Z"/>
                <w:rFonts w:asciiTheme="minorHAnsi" w:hAnsiTheme="minorHAnsi" w:cstheme="minorHAnsi"/>
                <w:color w:val="000000"/>
                <w:sz w:val="18"/>
                <w:szCs w:val="16"/>
              </w:rPr>
            </w:pPr>
            <w:ins w:id="8825" w:author="Sowndarya S (WT01 - Manufacturing &amp; Hi Tech)" w:date="2015-03-23T15:35:00Z">
              <w:r w:rsidRPr="00BD6DFB">
                <w:rPr>
                  <w:rFonts w:ascii="Calibri" w:hAnsi="Calibri" w:cs="Calibri"/>
                  <w:color w:val="000000"/>
                  <w:sz w:val="18"/>
                  <w:szCs w:val="22"/>
                </w:rPr>
                <w:t>MonthName/Revenue</w:t>
              </w:r>
              <w:r w:rsidRPr="000F1877">
                <w:rPr>
                  <w:rFonts w:asciiTheme="minorHAnsi" w:hAnsiTheme="minorHAnsi" w:cstheme="minorHAnsi"/>
                  <w:color w:val="000000"/>
                  <w:sz w:val="18"/>
                  <w:szCs w:val="16"/>
                </w:rPr>
                <w:t xml:space="preserve"> </w:t>
              </w:r>
            </w:ins>
          </w:p>
        </w:tc>
        <w:tc>
          <w:tcPr>
            <w:tcW w:w="880" w:type="pct"/>
            <w:tcBorders>
              <w:top w:val="single" w:sz="4" w:space="0" w:color="auto"/>
              <w:left w:val="single" w:sz="4" w:space="0" w:color="auto"/>
              <w:bottom w:val="single" w:sz="4" w:space="0" w:color="auto"/>
              <w:right w:val="single" w:sz="4" w:space="0" w:color="auto"/>
            </w:tcBorders>
          </w:tcPr>
          <w:p w14:paraId="3DEBD1C0" w14:textId="4D4F1AF9" w:rsidR="00A2139F" w:rsidRPr="00596774" w:rsidRDefault="00A2139F" w:rsidP="00A2139F">
            <w:pPr>
              <w:rPr>
                <w:ins w:id="8826" w:author="Sowndarya S (WT01 - Manufacturing &amp; Hi Tech)" w:date="2015-03-23T15:35:00Z"/>
                <w:rFonts w:ascii="Calibri" w:eastAsiaTheme="minorHAnsi" w:hAnsi="Calibri" w:cs="Calibri"/>
                <w:color w:val="000000"/>
                <w:highlight w:val="white"/>
              </w:rPr>
            </w:pPr>
            <w:ins w:id="8827"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1ADA961C" w14:textId="770CF051" w:rsidR="00A2139F" w:rsidRPr="00596774" w:rsidRDefault="00A2139F" w:rsidP="00A2139F">
            <w:pPr>
              <w:rPr>
                <w:ins w:id="8828" w:author="Sowndarya S (WT01 - Manufacturing &amp; Hi Tech)" w:date="2015-03-23T15:35:00Z"/>
                <w:rFonts w:asciiTheme="minorHAnsi" w:hAnsiTheme="minorHAnsi" w:cstheme="minorHAnsi"/>
                <w:color w:val="000000"/>
                <w:sz w:val="18"/>
                <w:szCs w:val="16"/>
              </w:rPr>
            </w:pPr>
            <w:ins w:id="8829" w:author="Sowndarya S (WT01 - Manufacturing &amp; Hi Tech)" w:date="2015-03-23T18:57:00Z">
              <w:r>
                <w:rPr>
                  <w:rFonts w:asciiTheme="minorHAnsi" w:hAnsiTheme="minorHAnsi" w:cstheme="minorHAnsi"/>
                  <w:color w:val="000000"/>
                  <w:sz w:val="18"/>
                  <w:szCs w:val="16"/>
                </w:rPr>
                <w:t>Rev_Oct</w:t>
              </w:r>
            </w:ins>
          </w:p>
        </w:tc>
      </w:tr>
      <w:tr w:rsidR="00A2139F" w:rsidRPr="000F1877" w14:paraId="16539E7C" w14:textId="77777777" w:rsidTr="002F684F">
        <w:trPr>
          <w:trHeight w:val="284"/>
          <w:ins w:id="8830"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2CDBEA7" w14:textId="75814A91" w:rsidR="00A2139F" w:rsidRPr="00DD1485" w:rsidRDefault="00A2139F" w:rsidP="00A2139F">
            <w:pPr>
              <w:rPr>
                <w:ins w:id="8831" w:author="Sowndarya S (WT01 - Manufacturing &amp; Hi Tech)" w:date="2015-03-23T18:27:00Z"/>
                <w:rFonts w:asciiTheme="minorHAnsi" w:hAnsiTheme="minorHAnsi" w:cstheme="minorHAnsi"/>
                <w:color w:val="000000"/>
                <w:sz w:val="18"/>
                <w:szCs w:val="16"/>
              </w:rPr>
            </w:pPr>
            <w:ins w:id="8832" w:author="Sowndarya S (WT01 - Manufacturing &amp; Hi Tech)" w:date="2015-03-23T18:28:00Z">
              <w:r>
                <w:rPr>
                  <w:rFonts w:asciiTheme="minorHAnsi" w:hAnsiTheme="minorHAnsi" w:cstheme="minorHAnsi"/>
                  <w:color w:val="000000"/>
                  <w:sz w:val="18"/>
                  <w:szCs w:val="16"/>
                </w:rPr>
                <w:t>REV_NOV</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4A17C6F6" w14:textId="281C175D" w:rsidR="00A2139F" w:rsidRPr="00BA45DE" w:rsidRDefault="00A2139F" w:rsidP="00A2139F">
            <w:pPr>
              <w:rPr>
                <w:ins w:id="8833" w:author="Sowndarya S (WT01 - Manufacturing &amp; Hi Tech)" w:date="2015-03-23T18:27:00Z"/>
                <w:rFonts w:asciiTheme="minorHAnsi" w:hAnsiTheme="minorHAnsi" w:cstheme="minorHAnsi"/>
                <w:sz w:val="18"/>
                <w:szCs w:val="18"/>
              </w:rPr>
            </w:pPr>
            <w:ins w:id="8834"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0D38B159" w14:textId="408C74B8" w:rsidR="00A2139F" w:rsidRPr="00BD6DFB" w:rsidRDefault="00A2139F" w:rsidP="00A2139F">
            <w:pPr>
              <w:rPr>
                <w:ins w:id="8835" w:author="Sowndarya S (WT01 - Manufacturing &amp; Hi Tech)" w:date="2015-03-23T18:27:00Z"/>
                <w:rFonts w:ascii="Calibri" w:hAnsi="Calibri" w:cs="Calibri"/>
                <w:color w:val="000000"/>
                <w:sz w:val="18"/>
                <w:szCs w:val="22"/>
              </w:rPr>
            </w:pPr>
            <w:ins w:id="8836" w:author="Sowndarya S (WT01 - Manufacturing &amp; Hi Tech)" w:date="2015-03-23T18:46: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52F85EF9" w14:textId="6ECAA309" w:rsidR="00A2139F" w:rsidRPr="00FD0C5F" w:rsidRDefault="00A2139F" w:rsidP="00A2139F">
            <w:pPr>
              <w:rPr>
                <w:ins w:id="8837" w:author="Sowndarya S (WT01 - Manufacturing &amp; Hi Tech)" w:date="2015-03-23T18:27:00Z"/>
                <w:rFonts w:ascii="Calibri" w:eastAsiaTheme="minorHAnsi" w:hAnsi="Calibri" w:cs="Calibri"/>
                <w:color w:val="000000"/>
              </w:rPr>
            </w:pPr>
            <w:ins w:id="8838"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1D6066C7" w14:textId="466C3DC0" w:rsidR="00A2139F" w:rsidRDefault="00A2139F" w:rsidP="00A2139F">
            <w:pPr>
              <w:rPr>
                <w:ins w:id="8839" w:author="Sowndarya S (WT01 - Manufacturing &amp; Hi Tech)" w:date="2015-03-23T18:27:00Z"/>
                <w:rFonts w:asciiTheme="minorHAnsi" w:hAnsiTheme="minorHAnsi" w:cstheme="minorHAnsi"/>
                <w:color w:val="000000"/>
                <w:sz w:val="18"/>
                <w:szCs w:val="16"/>
              </w:rPr>
            </w:pPr>
            <w:ins w:id="8840" w:author="Sowndarya S (WT01 - Manufacturing &amp; Hi Tech)" w:date="2015-03-23T18:57:00Z">
              <w:r>
                <w:rPr>
                  <w:rFonts w:asciiTheme="minorHAnsi" w:hAnsiTheme="minorHAnsi" w:cstheme="minorHAnsi"/>
                  <w:color w:val="000000"/>
                  <w:sz w:val="18"/>
                  <w:szCs w:val="16"/>
                </w:rPr>
                <w:t>Rev_Nov</w:t>
              </w:r>
            </w:ins>
          </w:p>
        </w:tc>
      </w:tr>
      <w:tr w:rsidR="00A2139F" w:rsidRPr="000F1877" w14:paraId="3B9292A6" w14:textId="77777777" w:rsidTr="002F684F">
        <w:trPr>
          <w:trHeight w:val="284"/>
          <w:ins w:id="8841"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636EE105" w14:textId="7C168F2A" w:rsidR="00A2139F" w:rsidRPr="00DD1485" w:rsidRDefault="00A2139F" w:rsidP="00A2139F">
            <w:pPr>
              <w:rPr>
                <w:ins w:id="8842" w:author="Sowndarya S (WT01 - Manufacturing &amp; Hi Tech)" w:date="2015-03-23T18:27:00Z"/>
                <w:rFonts w:asciiTheme="minorHAnsi" w:hAnsiTheme="minorHAnsi" w:cstheme="minorHAnsi"/>
                <w:color w:val="000000"/>
                <w:sz w:val="18"/>
                <w:szCs w:val="16"/>
              </w:rPr>
            </w:pPr>
            <w:ins w:id="8843" w:author="Sowndarya S (WT01 - Manufacturing &amp; Hi Tech)" w:date="2015-03-23T18:28:00Z">
              <w:r>
                <w:rPr>
                  <w:rFonts w:asciiTheme="minorHAnsi" w:hAnsiTheme="minorHAnsi" w:cstheme="minorHAnsi"/>
                  <w:color w:val="000000"/>
                  <w:sz w:val="18"/>
                  <w:szCs w:val="16"/>
                </w:rPr>
                <w:t>REV_DEC</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FBB6BF0" w14:textId="58B92539" w:rsidR="00A2139F" w:rsidRPr="00BA45DE" w:rsidRDefault="00A2139F" w:rsidP="00A2139F">
            <w:pPr>
              <w:rPr>
                <w:ins w:id="8844" w:author="Sowndarya S (WT01 - Manufacturing &amp; Hi Tech)" w:date="2015-03-23T18:27:00Z"/>
                <w:rFonts w:asciiTheme="minorHAnsi" w:hAnsiTheme="minorHAnsi" w:cstheme="minorHAnsi"/>
                <w:sz w:val="18"/>
                <w:szCs w:val="18"/>
              </w:rPr>
            </w:pPr>
            <w:ins w:id="8845"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442897FA" w14:textId="676697E0" w:rsidR="00A2139F" w:rsidRPr="00BD6DFB" w:rsidRDefault="00A2139F" w:rsidP="00A2139F">
            <w:pPr>
              <w:rPr>
                <w:ins w:id="8846" w:author="Sowndarya S (WT01 - Manufacturing &amp; Hi Tech)" w:date="2015-03-23T18:27:00Z"/>
                <w:rFonts w:ascii="Calibri" w:hAnsi="Calibri" w:cs="Calibri"/>
                <w:color w:val="000000"/>
                <w:sz w:val="18"/>
                <w:szCs w:val="22"/>
              </w:rPr>
            </w:pPr>
            <w:ins w:id="8847" w:author="Sowndarya S (WT01 - Manufacturing &amp; Hi Tech)" w:date="2015-03-23T18:46:00Z">
              <w:r w:rsidRPr="00BD6DFB">
                <w:rPr>
                  <w:rFonts w:ascii="Calibri" w:hAnsi="Calibri" w:cs="Calibri"/>
                  <w:color w:val="000000"/>
                  <w:sz w:val="18"/>
                  <w:szCs w:val="22"/>
                </w:rPr>
                <w:t>MonthName/Revenue</w:t>
              </w:r>
            </w:ins>
          </w:p>
        </w:tc>
        <w:tc>
          <w:tcPr>
            <w:tcW w:w="880" w:type="pct"/>
            <w:tcBorders>
              <w:top w:val="single" w:sz="4" w:space="0" w:color="auto"/>
              <w:left w:val="single" w:sz="4" w:space="0" w:color="auto"/>
              <w:bottom w:val="single" w:sz="4" w:space="0" w:color="auto"/>
              <w:right w:val="single" w:sz="4" w:space="0" w:color="auto"/>
            </w:tcBorders>
          </w:tcPr>
          <w:p w14:paraId="645B17BA" w14:textId="6EDD95A4" w:rsidR="00A2139F" w:rsidRPr="00FD0C5F" w:rsidRDefault="00A2139F" w:rsidP="00A2139F">
            <w:pPr>
              <w:rPr>
                <w:ins w:id="8848" w:author="Sowndarya S (WT01 - Manufacturing &amp; Hi Tech)" w:date="2015-03-23T18:27:00Z"/>
                <w:rFonts w:ascii="Calibri" w:eastAsiaTheme="minorHAnsi" w:hAnsi="Calibri" w:cs="Calibri"/>
                <w:color w:val="000000"/>
              </w:rPr>
            </w:pPr>
            <w:ins w:id="8849"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15AA2678" w14:textId="4189BF00" w:rsidR="00A2139F" w:rsidRDefault="00A2139F" w:rsidP="00A2139F">
            <w:pPr>
              <w:rPr>
                <w:ins w:id="8850" w:author="Sowndarya S (WT01 - Manufacturing &amp; Hi Tech)" w:date="2015-03-23T18:27:00Z"/>
                <w:rFonts w:asciiTheme="minorHAnsi" w:hAnsiTheme="minorHAnsi" w:cstheme="minorHAnsi"/>
                <w:color w:val="000000"/>
                <w:sz w:val="18"/>
                <w:szCs w:val="16"/>
              </w:rPr>
            </w:pPr>
            <w:ins w:id="8851" w:author="Sowndarya S (WT01 - Manufacturing &amp; Hi Tech)" w:date="2015-03-23T18:57:00Z">
              <w:r>
                <w:rPr>
                  <w:rFonts w:asciiTheme="minorHAnsi" w:hAnsiTheme="minorHAnsi" w:cstheme="minorHAnsi"/>
                  <w:color w:val="000000"/>
                  <w:sz w:val="18"/>
                  <w:szCs w:val="16"/>
                </w:rPr>
                <w:t>Rev_Dec</w:t>
              </w:r>
            </w:ins>
          </w:p>
        </w:tc>
      </w:tr>
      <w:tr w:rsidR="00A2139F" w:rsidRPr="000F1877" w14:paraId="742493AE" w14:textId="77777777" w:rsidTr="002F684F">
        <w:trPr>
          <w:trHeight w:val="284"/>
          <w:ins w:id="8852"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923741F" w14:textId="087F2D15" w:rsidR="00A2139F" w:rsidRPr="00DD1485" w:rsidRDefault="00A2139F" w:rsidP="00A2139F">
            <w:pPr>
              <w:rPr>
                <w:ins w:id="8853" w:author="Sowndarya S (WT01 - Manufacturing &amp; Hi Tech)" w:date="2015-03-23T18:27:00Z"/>
                <w:rFonts w:asciiTheme="minorHAnsi" w:hAnsiTheme="minorHAnsi" w:cstheme="minorHAnsi"/>
                <w:color w:val="000000"/>
                <w:sz w:val="18"/>
                <w:szCs w:val="16"/>
              </w:rPr>
            </w:pPr>
            <w:ins w:id="8854" w:author="Sowndarya S (WT01 - Manufacturing &amp; Hi Tech)" w:date="2015-03-23T18:28:00Z">
              <w:r>
                <w:rPr>
                  <w:rFonts w:asciiTheme="minorHAnsi" w:hAnsiTheme="minorHAnsi" w:cstheme="minorHAnsi"/>
                  <w:color w:val="000000"/>
                  <w:sz w:val="18"/>
                  <w:szCs w:val="16"/>
                </w:rPr>
                <w:lastRenderedPageBreak/>
                <w:t>PERC_REV_JAN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02AA61A" w14:textId="51D5DEC3" w:rsidR="00A2139F" w:rsidRPr="00BA45DE" w:rsidRDefault="00A2139F" w:rsidP="00A2139F">
            <w:pPr>
              <w:rPr>
                <w:ins w:id="8855" w:author="Sowndarya S (WT01 - Manufacturing &amp; Hi Tech)" w:date="2015-03-23T18:27:00Z"/>
                <w:rFonts w:asciiTheme="minorHAnsi" w:hAnsiTheme="minorHAnsi" w:cstheme="minorHAnsi"/>
                <w:sz w:val="18"/>
                <w:szCs w:val="18"/>
              </w:rPr>
            </w:pPr>
            <w:ins w:id="8856"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1F32E8F2" w14:textId="2D11DA7C" w:rsidR="00A2139F" w:rsidRPr="00BD6DFB" w:rsidRDefault="00A2139F" w:rsidP="00A2139F">
            <w:pPr>
              <w:rPr>
                <w:ins w:id="8857" w:author="Sowndarya S (WT01 - Manufacturing &amp; Hi Tech)" w:date="2015-03-23T18:27:00Z"/>
                <w:rFonts w:ascii="Calibri" w:hAnsi="Calibri" w:cs="Calibri"/>
                <w:color w:val="000000"/>
                <w:sz w:val="18"/>
                <w:szCs w:val="22"/>
              </w:rPr>
            </w:pPr>
            <w:ins w:id="8858" w:author="Sowndarya S (WT01 - Manufacturing &amp; Hi Tech)" w:date="2015-03-23T18:47:00Z">
              <w:r w:rsidRPr="002F684F">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7F1F59E9" w14:textId="45C29AB5" w:rsidR="00A2139F" w:rsidRPr="00FD0C5F" w:rsidRDefault="00A2139F" w:rsidP="00A2139F">
            <w:pPr>
              <w:rPr>
                <w:ins w:id="8859" w:author="Sowndarya S (WT01 - Manufacturing &amp; Hi Tech)" w:date="2015-03-23T18:27:00Z"/>
                <w:rFonts w:ascii="Calibri" w:eastAsiaTheme="minorHAnsi" w:hAnsi="Calibri" w:cs="Calibri"/>
                <w:color w:val="000000"/>
              </w:rPr>
            </w:pPr>
            <w:ins w:id="8860"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70C94337" w14:textId="0505E51F" w:rsidR="00A2139F" w:rsidRDefault="00A2139F" w:rsidP="00A2139F">
            <w:pPr>
              <w:rPr>
                <w:ins w:id="8861" w:author="Sowndarya S (WT01 - Manufacturing &amp; Hi Tech)" w:date="2015-03-23T18:27:00Z"/>
                <w:rFonts w:asciiTheme="minorHAnsi" w:hAnsiTheme="minorHAnsi" w:cstheme="minorHAnsi"/>
                <w:color w:val="000000"/>
                <w:sz w:val="18"/>
                <w:szCs w:val="16"/>
              </w:rPr>
            </w:pPr>
            <w:ins w:id="8862" w:author="Sowndarya S (WT01 - Manufacturing &amp; Hi Tech)" w:date="2015-03-23T18:57:00Z">
              <w:r>
                <w:rPr>
                  <w:rFonts w:asciiTheme="minorHAnsi" w:hAnsiTheme="minorHAnsi" w:cstheme="minorHAnsi"/>
                  <w:color w:val="000000"/>
                  <w:sz w:val="18"/>
                  <w:szCs w:val="16"/>
                </w:rPr>
                <w:t>Perc_Rev_Jan</w:t>
              </w:r>
            </w:ins>
          </w:p>
        </w:tc>
      </w:tr>
      <w:tr w:rsidR="00A2139F" w:rsidRPr="000F1877" w14:paraId="16EE2D0F" w14:textId="77777777" w:rsidTr="002F684F">
        <w:trPr>
          <w:trHeight w:val="284"/>
          <w:ins w:id="8863"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F40B9E5" w14:textId="11F1249F" w:rsidR="00A2139F" w:rsidRPr="00DD1485" w:rsidRDefault="00A2139F" w:rsidP="00A2139F">
            <w:pPr>
              <w:rPr>
                <w:ins w:id="8864" w:author="Sowndarya S (WT01 - Manufacturing &amp; Hi Tech)" w:date="2015-03-23T18:27:00Z"/>
                <w:rFonts w:asciiTheme="minorHAnsi" w:hAnsiTheme="minorHAnsi" w:cstheme="minorHAnsi"/>
                <w:color w:val="000000"/>
                <w:sz w:val="18"/>
                <w:szCs w:val="16"/>
              </w:rPr>
            </w:pPr>
            <w:ins w:id="8865" w:author="Sowndarya S (WT01 - Manufacturing &amp; Hi Tech)" w:date="2015-03-23T18:28:00Z">
              <w:r>
                <w:rPr>
                  <w:rFonts w:asciiTheme="minorHAnsi" w:hAnsiTheme="minorHAnsi" w:cstheme="minorHAnsi"/>
                  <w:color w:val="000000"/>
                  <w:sz w:val="18"/>
                  <w:szCs w:val="16"/>
                </w:rPr>
                <w:t>PERC_REV_FEB</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1284940" w14:textId="14CFBDA1" w:rsidR="00A2139F" w:rsidRPr="00BA45DE" w:rsidRDefault="00A2139F" w:rsidP="00A2139F">
            <w:pPr>
              <w:rPr>
                <w:ins w:id="8866" w:author="Sowndarya S (WT01 - Manufacturing &amp; Hi Tech)" w:date="2015-03-23T18:27:00Z"/>
                <w:rFonts w:asciiTheme="minorHAnsi" w:hAnsiTheme="minorHAnsi" w:cstheme="minorHAnsi"/>
                <w:sz w:val="18"/>
                <w:szCs w:val="18"/>
              </w:rPr>
            </w:pPr>
            <w:ins w:id="8867"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618F0BE4" w14:textId="54D653BC" w:rsidR="00A2139F" w:rsidRPr="00BD6DFB" w:rsidRDefault="00A2139F" w:rsidP="00A2139F">
            <w:pPr>
              <w:rPr>
                <w:ins w:id="8868" w:author="Sowndarya S (WT01 - Manufacturing &amp; Hi Tech)" w:date="2015-03-23T18:27:00Z"/>
                <w:rFonts w:ascii="Calibri" w:hAnsi="Calibri" w:cs="Calibri"/>
                <w:color w:val="000000"/>
                <w:sz w:val="18"/>
                <w:szCs w:val="22"/>
              </w:rPr>
            </w:pPr>
            <w:ins w:id="8869" w:author="Sowndarya S (WT01 - Manufacturing &amp; Hi Tech)" w:date="2015-03-23T18:47:00Z">
              <w:r w:rsidRPr="002F684F">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47C81C65" w14:textId="55B5DB68" w:rsidR="00A2139F" w:rsidRPr="00FD0C5F" w:rsidRDefault="00A2139F" w:rsidP="00A2139F">
            <w:pPr>
              <w:rPr>
                <w:ins w:id="8870" w:author="Sowndarya S (WT01 - Manufacturing &amp; Hi Tech)" w:date="2015-03-23T18:27:00Z"/>
                <w:rFonts w:ascii="Calibri" w:eastAsiaTheme="minorHAnsi" w:hAnsi="Calibri" w:cs="Calibri"/>
                <w:color w:val="000000"/>
              </w:rPr>
            </w:pPr>
            <w:ins w:id="8871"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62F61E1D" w14:textId="43F221AD" w:rsidR="00A2139F" w:rsidRDefault="00A2139F" w:rsidP="00A2139F">
            <w:pPr>
              <w:rPr>
                <w:ins w:id="8872" w:author="Sowndarya S (WT01 - Manufacturing &amp; Hi Tech)" w:date="2015-03-23T18:27:00Z"/>
                <w:rFonts w:asciiTheme="minorHAnsi" w:hAnsiTheme="minorHAnsi" w:cstheme="minorHAnsi"/>
                <w:color w:val="000000"/>
                <w:sz w:val="18"/>
                <w:szCs w:val="16"/>
              </w:rPr>
            </w:pPr>
            <w:ins w:id="8873" w:author="Sowndarya S (WT01 - Manufacturing &amp; Hi Tech)" w:date="2015-03-23T18:57:00Z">
              <w:r>
                <w:rPr>
                  <w:rFonts w:asciiTheme="minorHAnsi" w:hAnsiTheme="minorHAnsi" w:cstheme="minorHAnsi"/>
                  <w:color w:val="000000"/>
                  <w:sz w:val="18"/>
                  <w:szCs w:val="16"/>
                </w:rPr>
                <w:t>Perc_Rev_Feb</w:t>
              </w:r>
            </w:ins>
          </w:p>
        </w:tc>
      </w:tr>
      <w:tr w:rsidR="00A2139F" w:rsidRPr="000F1877" w14:paraId="35060EE0" w14:textId="77777777" w:rsidTr="002F684F">
        <w:trPr>
          <w:trHeight w:val="284"/>
          <w:ins w:id="8874"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191146C" w14:textId="6B169EC2" w:rsidR="00A2139F" w:rsidRPr="00DD1485" w:rsidRDefault="00A2139F" w:rsidP="00A2139F">
            <w:pPr>
              <w:rPr>
                <w:ins w:id="8875" w:author="Sowndarya S (WT01 - Manufacturing &amp; Hi Tech)" w:date="2015-03-23T18:27:00Z"/>
                <w:rFonts w:asciiTheme="minorHAnsi" w:hAnsiTheme="minorHAnsi" w:cstheme="minorHAnsi"/>
                <w:color w:val="000000"/>
                <w:sz w:val="18"/>
                <w:szCs w:val="16"/>
              </w:rPr>
            </w:pPr>
            <w:ins w:id="8876" w:author="Sowndarya S (WT01 - Manufacturing &amp; Hi Tech)" w:date="2015-03-23T18:28:00Z">
              <w:r>
                <w:rPr>
                  <w:rFonts w:asciiTheme="minorHAnsi" w:hAnsiTheme="minorHAnsi" w:cstheme="minorHAnsi"/>
                  <w:color w:val="000000"/>
                  <w:sz w:val="18"/>
                  <w:szCs w:val="16"/>
                </w:rPr>
                <w:t>PERC_REV_MAR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5C93AB7" w14:textId="00AA745A" w:rsidR="00A2139F" w:rsidRPr="00BA45DE" w:rsidRDefault="00A2139F" w:rsidP="00A2139F">
            <w:pPr>
              <w:rPr>
                <w:ins w:id="8877" w:author="Sowndarya S (WT01 - Manufacturing &amp; Hi Tech)" w:date="2015-03-23T18:27:00Z"/>
                <w:rFonts w:asciiTheme="minorHAnsi" w:hAnsiTheme="minorHAnsi" w:cstheme="minorHAnsi"/>
                <w:sz w:val="18"/>
                <w:szCs w:val="18"/>
              </w:rPr>
            </w:pPr>
            <w:ins w:id="8878"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23DE6EC3" w14:textId="4DA21799" w:rsidR="00A2139F" w:rsidRPr="00BD6DFB" w:rsidRDefault="00A2139F" w:rsidP="00A2139F">
            <w:pPr>
              <w:rPr>
                <w:ins w:id="8879" w:author="Sowndarya S (WT01 - Manufacturing &amp; Hi Tech)" w:date="2015-03-23T18:27:00Z"/>
                <w:rFonts w:ascii="Calibri" w:hAnsi="Calibri" w:cs="Calibri"/>
                <w:color w:val="000000"/>
                <w:sz w:val="18"/>
                <w:szCs w:val="22"/>
              </w:rPr>
            </w:pPr>
            <w:ins w:id="8880"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274BFCC4" w14:textId="3CAF13D3" w:rsidR="00A2139F" w:rsidRPr="00FD0C5F" w:rsidRDefault="00A2139F" w:rsidP="00A2139F">
            <w:pPr>
              <w:rPr>
                <w:ins w:id="8881" w:author="Sowndarya S (WT01 - Manufacturing &amp; Hi Tech)" w:date="2015-03-23T18:27:00Z"/>
                <w:rFonts w:ascii="Calibri" w:eastAsiaTheme="minorHAnsi" w:hAnsi="Calibri" w:cs="Calibri"/>
                <w:color w:val="000000"/>
              </w:rPr>
            </w:pPr>
            <w:ins w:id="8882"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292CC173" w14:textId="71204AE1" w:rsidR="00A2139F" w:rsidRDefault="00A2139F" w:rsidP="00A2139F">
            <w:pPr>
              <w:rPr>
                <w:ins w:id="8883" w:author="Sowndarya S (WT01 - Manufacturing &amp; Hi Tech)" w:date="2015-03-23T18:27:00Z"/>
                <w:rFonts w:asciiTheme="minorHAnsi" w:hAnsiTheme="minorHAnsi" w:cstheme="minorHAnsi"/>
                <w:color w:val="000000"/>
                <w:sz w:val="18"/>
                <w:szCs w:val="16"/>
              </w:rPr>
            </w:pPr>
            <w:ins w:id="8884" w:author="Sowndarya S (WT01 - Manufacturing &amp; Hi Tech)" w:date="2015-03-23T18:58:00Z">
              <w:r>
                <w:rPr>
                  <w:rFonts w:asciiTheme="minorHAnsi" w:hAnsiTheme="minorHAnsi" w:cstheme="minorHAnsi"/>
                  <w:color w:val="000000"/>
                  <w:sz w:val="18"/>
                  <w:szCs w:val="16"/>
                </w:rPr>
                <w:t>Perc_Rev_Mar</w:t>
              </w:r>
            </w:ins>
          </w:p>
        </w:tc>
      </w:tr>
      <w:tr w:rsidR="00A2139F" w:rsidRPr="000F1877" w14:paraId="0DC16394" w14:textId="77777777" w:rsidTr="002F684F">
        <w:trPr>
          <w:trHeight w:val="284"/>
          <w:ins w:id="8885"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0538BEE3" w14:textId="5DD55EC1" w:rsidR="00A2139F" w:rsidRPr="00DD1485" w:rsidRDefault="00A2139F" w:rsidP="00A2139F">
            <w:pPr>
              <w:rPr>
                <w:ins w:id="8886" w:author="Sowndarya S (WT01 - Manufacturing &amp; Hi Tech)" w:date="2015-03-23T18:27:00Z"/>
                <w:rFonts w:asciiTheme="minorHAnsi" w:hAnsiTheme="minorHAnsi" w:cstheme="minorHAnsi"/>
                <w:color w:val="000000"/>
                <w:sz w:val="18"/>
                <w:szCs w:val="16"/>
              </w:rPr>
            </w:pPr>
            <w:ins w:id="8887" w:author="Sowndarya S (WT01 - Manufacturing &amp; Hi Tech)" w:date="2015-03-23T18:28:00Z">
              <w:r>
                <w:rPr>
                  <w:rFonts w:asciiTheme="minorHAnsi" w:hAnsiTheme="minorHAnsi" w:cstheme="minorHAnsi"/>
                  <w:color w:val="000000"/>
                  <w:sz w:val="18"/>
                  <w:szCs w:val="16"/>
                </w:rPr>
                <w:t>PERC_REV_APR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CFFB373" w14:textId="263E5047" w:rsidR="00A2139F" w:rsidRPr="00BA45DE" w:rsidRDefault="00A2139F" w:rsidP="00A2139F">
            <w:pPr>
              <w:rPr>
                <w:ins w:id="8888" w:author="Sowndarya S (WT01 - Manufacturing &amp; Hi Tech)" w:date="2015-03-23T18:27:00Z"/>
                <w:rFonts w:asciiTheme="minorHAnsi" w:hAnsiTheme="minorHAnsi" w:cstheme="minorHAnsi"/>
                <w:sz w:val="18"/>
                <w:szCs w:val="18"/>
              </w:rPr>
            </w:pPr>
            <w:ins w:id="8889"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28942A54" w14:textId="5E702A49" w:rsidR="00A2139F" w:rsidRPr="00BD6DFB" w:rsidRDefault="00A2139F" w:rsidP="00A2139F">
            <w:pPr>
              <w:rPr>
                <w:ins w:id="8890" w:author="Sowndarya S (WT01 - Manufacturing &amp; Hi Tech)" w:date="2015-03-23T18:27:00Z"/>
                <w:rFonts w:ascii="Calibri" w:hAnsi="Calibri" w:cs="Calibri"/>
                <w:color w:val="000000"/>
                <w:sz w:val="18"/>
                <w:szCs w:val="22"/>
              </w:rPr>
            </w:pPr>
            <w:ins w:id="8891"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5728B38D" w14:textId="239866D6" w:rsidR="00A2139F" w:rsidRPr="00FD0C5F" w:rsidRDefault="00A2139F" w:rsidP="00A2139F">
            <w:pPr>
              <w:rPr>
                <w:ins w:id="8892" w:author="Sowndarya S (WT01 - Manufacturing &amp; Hi Tech)" w:date="2015-03-23T18:27:00Z"/>
                <w:rFonts w:ascii="Calibri" w:eastAsiaTheme="minorHAnsi" w:hAnsi="Calibri" w:cs="Calibri"/>
                <w:color w:val="000000"/>
              </w:rPr>
            </w:pPr>
            <w:ins w:id="8893"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4F7D1CA9" w14:textId="462D884E" w:rsidR="00A2139F" w:rsidRDefault="00A2139F" w:rsidP="00A2139F">
            <w:pPr>
              <w:rPr>
                <w:ins w:id="8894" w:author="Sowndarya S (WT01 - Manufacturing &amp; Hi Tech)" w:date="2015-03-23T18:27:00Z"/>
                <w:rFonts w:asciiTheme="minorHAnsi" w:hAnsiTheme="minorHAnsi" w:cstheme="minorHAnsi"/>
                <w:color w:val="000000"/>
                <w:sz w:val="18"/>
                <w:szCs w:val="16"/>
              </w:rPr>
            </w:pPr>
            <w:ins w:id="8895" w:author="Sowndarya S (WT01 - Manufacturing &amp; Hi Tech)" w:date="2015-03-23T18:58:00Z">
              <w:r>
                <w:rPr>
                  <w:rFonts w:asciiTheme="minorHAnsi" w:hAnsiTheme="minorHAnsi" w:cstheme="minorHAnsi"/>
                  <w:color w:val="000000"/>
                  <w:sz w:val="18"/>
                  <w:szCs w:val="16"/>
                </w:rPr>
                <w:t>Perc_Rev_Apr</w:t>
              </w:r>
            </w:ins>
          </w:p>
        </w:tc>
      </w:tr>
      <w:tr w:rsidR="00A2139F" w:rsidRPr="000F1877" w14:paraId="315C0E2C" w14:textId="77777777" w:rsidTr="002F684F">
        <w:trPr>
          <w:trHeight w:val="284"/>
          <w:ins w:id="8896"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2B03E58" w14:textId="5DA0E9B4" w:rsidR="00A2139F" w:rsidRPr="00DD1485" w:rsidRDefault="00A2139F" w:rsidP="00A2139F">
            <w:pPr>
              <w:rPr>
                <w:ins w:id="8897" w:author="Sowndarya S (WT01 - Manufacturing &amp; Hi Tech)" w:date="2015-03-23T18:27:00Z"/>
                <w:rFonts w:asciiTheme="minorHAnsi" w:hAnsiTheme="minorHAnsi" w:cstheme="minorHAnsi"/>
                <w:color w:val="000000"/>
                <w:sz w:val="18"/>
                <w:szCs w:val="16"/>
              </w:rPr>
            </w:pPr>
            <w:ins w:id="8898" w:author="Sowndarya S (WT01 - Manufacturing &amp; Hi Tech)" w:date="2015-03-23T18:28:00Z">
              <w:r>
                <w:rPr>
                  <w:rFonts w:asciiTheme="minorHAnsi" w:hAnsiTheme="minorHAnsi" w:cstheme="minorHAnsi"/>
                  <w:color w:val="000000"/>
                  <w:sz w:val="18"/>
                  <w:szCs w:val="16"/>
                </w:rPr>
                <w:t>PERC_REV_MAY</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E546DCA" w14:textId="3F9A7462" w:rsidR="00A2139F" w:rsidRPr="00BA45DE" w:rsidRDefault="00A2139F" w:rsidP="00A2139F">
            <w:pPr>
              <w:rPr>
                <w:ins w:id="8899" w:author="Sowndarya S (WT01 - Manufacturing &amp; Hi Tech)" w:date="2015-03-23T18:27:00Z"/>
                <w:rFonts w:asciiTheme="minorHAnsi" w:hAnsiTheme="minorHAnsi" w:cstheme="minorHAnsi"/>
                <w:sz w:val="18"/>
                <w:szCs w:val="18"/>
              </w:rPr>
            </w:pPr>
            <w:ins w:id="8900"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6804C495" w14:textId="10132D55" w:rsidR="00A2139F" w:rsidRPr="00BD6DFB" w:rsidRDefault="00A2139F" w:rsidP="00A2139F">
            <w:pPr>
              <w:rPr>
                <w:ins w:id="8901" w:author="Sowndarya S (WT01 - Manufacturing &amp; Hi Tech)" w:date="2015-03-23T18:27:00Z"/>
                <w:rFonts w:ascii="Calibri" w:hAnsi="Calibri" w:cs="Calibri"/>
                <w:color w:val="000000"/>
                <w:sz w:val="18"/>
                <w:szCs w:val="22"/>
              </w:rPr>
            </w:pPr>
            <w:ins w:id="8902"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19F67F0B" w14:textId="28ADE9C6" w:rsidR="00A2139F" w:rsidRPr="00FD0C5F" w:rsidRDefault="00A2139F" w:rsidP="00A2139F">
            <w:pPr>
              <w:rPr>
                <w:ins w:id="8903" w:author="Sowndarya S (WT01 - Manufacturing &amp; Hi Tech)" w:date="2015-03-23T18:27:00Z"/>
                <w:rFonts w:ascii="Calibri" w:eastAsiaTheme="minorHAnsi" w:hAnsi="Calibri" w:cs="Calibri"/>
                <w:color w:val="000000"/>
              </w:rPr>
            </w:pPr>
            <w:ins w:id="8904"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20748697" w14:textId="4667FC9B" w:rsidR="00A2139F" w:rsidRDefault="00A2139F" w:rsidP="00A2139F">
            <w:pPr>
              <w:rPr>
                <w:ins w:id="8905" w:author="Sowndarya S (WT01 - Manufacturing &amp; Hi Tech)" w:date="2015-03-23T18:27:00Z"/>
                <w:rFonts w:asciiTheme="minorHAnsi" w:hAnsiTheme="minorHAnsi" w:cstheme="minorHAnsi"/>
                <w:color w:val="000000"/>
                <w:sz w:val="18"/>
                <w:szCs w:val="16"/>
              </w:rPr>
            </w:pPr>
            <w:ins w:id="8906" w:author="Sowndarya S (WT01 - Manufacturing &amp; Hi Tech)" w:date="2015-03-23T18:58:00Z">
              <w:r>
                <w:rPr>
                  <w:rFonts w:asciiTheme="minorHAnsi" w:hAnsiTheme="minorHAnsi" w:cstheme="minorHAnsi"/>
                  <w:color w:val="000000"/>
                  <w:sz w:val="18"/>
                  <w:szCs w:val="16"/>
                </w:rPr>
                <w:t>Perc_Rev_May</w:t>
              </w:r>
            </w:ins>
          </w:p>
        </w:tc>
      </w:tr>
      <w:tr w:rsidR="00A2139F" w:rsidRPr="000F1877" w14:paraId="043BECE3" w14:textId="77777777" w:rsidTr="002F684F">
        <w:trPr>
          <w:trHeight w:val="284"/>
          <w:ins w:id="8907"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0F368537" w14:textId="01328532" w:rsidR="00A2139F" w:rsidRPr="00DD1485" w:rsidRDefault="00A2139F" w:rsidP="00A2139F">
            <w:pPr>
              <w:rPr>
                <w:ins w:id="8908" w:author="Sowndarya S (WT01 - Manufacturing &amp; Hi Tech)" w:date="2015-03-23T18:27:00Z"/>
                <w:rFonts w:asciiTheme="minorHAnsi" w:hAnsiTheme="minorHAnsi" w:cstheme="minorHAnsi"/>
                <w:color w:val="000000"/>
                <w:sz w:val="18"/>
                <w:szCs w:val="16"/>
              </w:rPr>
            </w:pPr>
            <w:ins w:id="8909" w:author="Sowndarya S (WT01 - Manufacturing &amp; Hi Tech)" w:date="2015-03-23T18:28:00Z">
              <w:r>
                <w:rPr>
                  <w:rFonts w:asciiTheme="minorHAnsi" w:hAnsiTheme="minorHAnsi" w:cstheme="minorHAnsi"/>
                  <w:color w:val="000000"/>
                  <w:sz w:val="18"/>
                  <w:szCs w:val="16"/>
                </w:rPr>
                <w:t>PERC_REV_JUN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9A13C8A" w14:textId="236FA89C" w:rsidR="00A2139F" w:rsidRPr="00BA45DE" w:rsidRDefault="00A2139F" w:rsidP="00A2139F">
            <w:pPr>
              <w:rPr>
                <w:ins w:id="8910" w:author="Sowndarya S (WT01 - Manufacturing &amp; Hi Tech)" w:date="2015-03-23T18:27:00Z"/>
                <w:rFonts w:asciiTheme="minorHAnsi" w:hAnsiTheme="minorHAnsi" w:cstheme="minorHAnsi"/>
                <w:sz w:val="18"/>
                <w:szCs w:val="18"/>
              </w:rPr>
            </w:pPr>
            <w:ins w:id="8911"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799C3E64" w14:textId="4ABEBE31" w:rsidR="00A2139F" w:rsidRPr="00BD6DFB" w:rsidRDefault="00A2139F" w:rsidP="00A2139F">
            <w:pPr>
              <w:rPr>
                <w:ins w:id="8912" w:author="Sowndarya S (WT01 - Manufacturing &amp; Hi Tech)" w:date="2015-03-23T18:27:00Z"/>
                <w:rFonts w:ascii="Calibri" w:hAnsi="Calibri" w:cs="Calibri"/>
                <w:color w:val="000000"/>
                <w:sz w:val="18"/>
                <w:szCs w:val="22"/>
              </w:rPr>
            </w:pPr>
            <w:ins w:id="8913"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7A126E5F" w14:textId="32EE1617" w:rsidR="00A2139F" w:rsidRPr="00FD0C5F" w:rsidRDefault="00A2139F" w:rsidP="00A2139F">
            <w:pPr>
              <w:rPr>
                <w:ins w:id="8914" w:author="Sowndarya S (WT01 - Manufacturing &amp; Hi Tech)" w:date="2015-03-23T18:27:00Z"/>
                <w:rFonts w:ascii="Calibri" w:eastAsiaTheme="minorHAnsi" w:hAnsi="Calibri" w:cs="Calibri"/>
                <w:color w:val="000000"/>
              </w:rPr>
            </w:pPr>
            <w:ins w:id="8915"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30213005" w14:textId="639FDA6C" w:rsidR="00A2139F" w:rsidRDefault="00A2139F" w:rsidP="00A2139F">
            <w:pPr>
              <w:rPr>
                <w:ins w:id="8916" w:author="Sowndarya S (WT01 - Manufacturing &amp; Hi Tech)" w:date="2015-03-23T18:27:00Z"/>
                <w:rFonts w:asciiTheme="minorHAnsi" w:hAnsiTheme="minorHAnsi" w:cstheme="minorHAnsi"/>
                <w:color w:val="000000"/>
                <w:sz w:val="18"/>
                <w:szCs w:val="16"/>
              </w:rPr>
            </w:pPr>
            <w:ins w:id="8917" w:author="Sowndarya S (WT01 - Manufacturing &amp; Hi Tech)" w:date="2015-03-23T18:58:00Z">
              <w:r>
                <w:rPr>
                  <w:rFonts w:asciiTheme="minorHAnsi" w:hAnsiTheme="minorHAnsi" w:cstheme="minorHAnsi"/>
                  <w:color w:val="000000"/>
                  <w:sz w:val="18"/>
                  <w:szCs w:val="16"/>
                </w:rPr>
                <w:t>Perc_Rev_Jun</w:t>
              </w:r>
            </w:ins>
          </w:p>
        </w:tc>
      </w:tr>
      <w:tr w:rsidR="00A2139F" w:rsidRPr="000F1877" w14:paraId="3D44855E" w14:textId="77777777" w:rsidTr="002F684F">
        <w:trPr>
          <w:trHeight w:val="284"/>
          <w:ins w:id="8918"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3F08902" w14:textId="0A2C8ABC" w:rsidR="00A2139F" w:rsidRPr="00DD1485" w:rsidRDefault="00A2139F" w:rsidP="00A2139F">
            <w:pPr>
              <w:rPr>
                <w:ins w:id="8919" w:author="Sowndarya S (WT01 - Manufacturing &amp; Hi Tech)" w:date="2015-03-23T18:27:00Z"/>
                <w:rFonts w:asciiTheme="minorHAnsi" w:hAnsiTheme="minorHAnsi" w:cstheme="minorHAnsi"/>
                <w:color w:val="000000"/>
                <w:sz w:val="18"/>
                <w:szCs w:val="16"/>
              </w:rPr>
            </w:pPr>
            <w:ins w:id="8920" w:author="Sowndarya S (WT01 - Manufacturing &amp; Hi Tech)" w:date="2015-03-23T18:28:00Z">
              <w:r>
                <w:rPr>
                  <w:rFonts w:asciiTheme="minorHAnsi" w:hAnsiTheme="minorHAnsi" w:cstheme="minorHAnsi"/>
                  <w:color w:val="000000"/>
                  <w:sz w:val="18"/>
                  <w:szCs w:val="16"/>
                </w:rPr>
                <w:t>PERC_REV_JUL</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DC50E41" w14:textId="0DA4321B" w:rsidR="00A2139F" w:rsidRPr="00BA45DE" w:rsidRDefault="00A2139F" w:rsidP="00A2139F">
            <w:pPr>
              <w:rPr>
                <w:ins w:id="8921" w:author="Sowndarya S (WT01 - Manufacturing &amp; Hi Tech)" w:date="2015-03-23T18:27:00Z"/>
                <w:rFonts w:asciiTheme="minorHAnsi" w:hAnsiTheme="minorHAnsi" w:cstheme="minorHAnsi"/>
                <w:sz w:val="18"/>
                <w:szCs w:val="18"/>
              </w:rPr>
            </w:pPr>
            <w:ins w:id="8922"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3BC0CF9F" w14:textId="12932D01" w:rsidR="00A2139F" w:rsidRPr="00BD6DFB" w:rsidRDefault="00A2139F" w:rsidP="00A2139F">
            <w:pPr>
              <w:rPr>
                <w:ins w:id="8923" w:author="Sowndarya S (WT01 - Manufacturing &amp; Hi Tech)" w:date="2015-03-23T18:27:00Z"/>
                <w:rFonts w:ascii="Calibri" w:hAnsi="Calibri" w:cs="Calibri"/>
                <w:color w:val="000000"/>
                <w:sz w:val="18"/>
                <w:szCs w:val="22"/>
              </w:rPr>
            </w:pPr>
            <w:ins w:id="8924"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6EE9D1EA" w14:textId="622E8118" w:rsidR="00A2139F" w:rsidRPr="00FD0C5F" w:rsidRDefault="00A2139F" w:rsidP="00A2139F">
            <w:pPr>
              <w:rPr>
                <w:ins w:id="8925" w:author="Sowndarya S (WT01 - Manufacturing &amp; Hi Tech)" w:date="2015-03-23T18:27:00Z"/>
                <w:rFonts w:ascii="Calibri" w:eastAsiaTheme="minorHAnsi" w:hAnsi="Calibri" w:cs="Calibri"/>
                <w:color w:val="000000"/>
              </w:rPr>
            </w:pPr>
            <w:ins w:id="8926"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1B26DEF8" w14:textId="2917FA8A" w:rsidR="00A2139F" w:rsidRDefault="00A2139F" w:rsidP="00A2139F">
            <w:pPr>
              <w:rPr>
                <w:ins w:id="8927" w:author="Sowndarya S (WT01 - Manufacturing &amp; Hi Tech)" w:date="2015-03-23T18:27:00Z"/>
                <w:rFonts w:asciiTheme="minorHAnsi" w:hAnsiTheme="minorHAnsi" w:cstheme="minorHAnsi"/>
                <w:color w:val="000000"/>
                <w:sz w:val="18"/>
                <w:szCs w:val="16"/>
              </w:rPr>
            </w:pPr>
            <w:ins w:id="8928" w:author="Sowndarya S (WT01 - Manufacturing &amp; Hi Tech)" w:date="2015-03-23T18:58:00Z">
              <w:r>
                <w:rPr>
                  <w:rFonts w:asciiTheme="minorHAnsi" w:hAnsiTheme="minorHAnsi" w:cstheme="minorHAnsi"/>
                  <w:color w:val="000000"/>
                  <w:sz w:val="18"/>
                  <w:szCs w:val="16"/>
                </w:rPr>
                <w:t>Perc_Rev_Jul</w:t>
              </w:r>
            </w:ins>
          </w:p>
        </w:tc>
      </w:tr>
      <w:tr w:rsidR="00A2139F" w:rsidRPr="000F1877" w14:paraId="44600087" w14:textId="77777777" w:rsidTr="002F684F">
        <w:trPr>
          <w:trHeight w:val="284"/>
          <w:ins w:id="8929"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2116FF7" w14:textId="69D31148" w:rsidR="00A2139F" w:rsidRPr="00DD1485" w:rsidRDefault="00A2139F" w:rsidP="00A2139F">
            <w:pPr>
              <w:rPr>
                <w:ins w:id="8930" w:author="Sowndarya S (WT01 - Manufacturing &amp; Hi Tech)" w:date="2015-03-23T18:27:00Z"/>
                <w:rFonts w:asciiTheme="minorHAnsi" w:hAnsiTheme="minorHAnsi" w:cstheme="minorHAnsi"/>
                <w:color w:val="000000"/>
                <w:sz w:val="18"/>
                <w:szCs w:val="16"/>
              </w:rPr>
            </w:pPr>
            <w:ins w:id="8931" w:author="Sowndarya S (WT01 - Manufacturing &amp; Hi Tech)" w:date="2015-03-23T18:28:00Z">
              <w:r>
                <w:rPr>
                  <w:rFonts w:asciiTheme="minorHAnsi" w:hAnsiTheme="minorHAnsi" w:cstheme="minorHAnsi"/>
                  <w:color w:val="000000"/>
                  <w:sz w:val="18"/>
                  <w:szCs w:val="16"/>
                </w:rPr>
                <w:t>PERC_REV_AUG</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2014E78" w14:textId="6F22E995" w:rsidR="00A2139F" w:rsidRPr="00BA45DE" w:rsidRDefault="00A2139F" w:rsidP="00A2139F">
            <w:pPr>
              <w:rPr>
                <w:ins w:id="8932" w:author="Sowndarya S (WT01 - Manufacturing &amp; Hi Tech)" w:date="2015-03-23T18:27:00Z"/>
                <w:rFonts w:asciiTheme="minorHAnsi" w:hAnsiTheme="minorHAnsi" w:cstheme="minorHAnsi"/>
                <w:sz w:val="18"/>
                <w:szCs w:val="18"/>
              </w:rPr>
            </w:pPr>
            <w:ins w:id="8933"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272C0F43" w14:textId="3332329E" w:rsidR="00A2139F" w:rsidRPr="00BD6DFB" w:rsidRDefault="00A2139F" w:rsidP="00A2139F">
            <w:pPr>
              <w:rPr>
                <w:ins w:id="8934" w:author="Sowndarya S (WT01 - Manufacturing &amp; Hi Tech)" w:date="2015-03-23T18:27:00Z"/>
                <w:rFonts w:ascii="Calibri" w:hAnsi="Calibri" w:cs="Calibri"/>
                <w:color w:val="000000"/>
                <w:sz w:val="18"/>
                <w:szCs w:val="22"/>
              </w:rPr>
            </w:pPr>
            <w:ins w:id="8935"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6052439F" w14:textId="2D1B6B0F" w:rsidR="00A2139F" w:rsidRPr="00FD0C5F" w:rsidRDefault="00A2139F" w:rsidP="00A2139F">
            <w:pPr>
              <w:rPr>
                <w:ins w:id="8936" w:author="Sowndarya S (WT01 - Manufacturing &amp; Hi Tech)" w:date="2015-03-23T18:27:00Z"/>
                <w:rFonts w:ascii="Calibri" w:eastAsiaTheme="minorHAnsi" w:hAnsi="Calibri" w:cs="Calibri"/>
                <w:color w:val="000000"/>
              </w:rPr>
            </w:pPr>
            <w:ins w:id="8937"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4EF91323" w14:textId="69406BA2" w:rsidR="00A2139F" w:rsidRDefault="00A2139F" w:rsidP="00A2139F">
            <w:pPr>
              <w:rPr>
                <w:ins w:id="8938" w:author="Sowndarya S (WT01 - Manufacturing &amp; Hi Tech)" w:date="2015-03-23T18:27:00Z"/>
                <w:rFonts w:asciiTheme="minorHAnsi" w:hAnsiTheme="minorHAnsi" w:cstheme="minorHAnsi"/>
                <w:color w:val="000000"/>
                <w:sz w:val="18"/>
                <w:szCs w:val="16"/>
              </w:rPr>
            </w:pPr>
            <w:ins w:id="8939" w:author="Sowndarya S (WT01 - Manufacturing &amp; Hi Tech)" w:date="2015-03-23T18:58:00Z">
              <w:r>
                <w:rPr>
                  <w:rFonts w:asciiTheme="minorHAnsi" w:hAnsiTheme="minorHAnsi" w:cstheme="minorHAnsi"/>
                  <w:color w:val="000000"/>
                  <w:sz w:val="18"/>
                  <w:szCs w:val="16"/>
                </w:rPr>
                <w:t>Perc_Rev_Aug</w:t>
              </w:r>
            </w:ins>
          </w:p>
        </w:tc>
      </w:tr>
      <w:tr w:rsidR="00A2139F" w:rsidRPr="000F1877" w14:paraId="1AA88922" w14:textId="77777777" w:rsidTr="002F684F">
        <w:trPr>
          <w:trHeight w:val="284"/>
          <w:ins w:id="8940"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E82EC57" w14:textId="614AEB55" w:rsidR="00A2139F" w:rsidRPr="00DD1485" w:rsidRDefault="00A2139F" w:rsidP="00A2139F">
            <w:pPr>
              <w:rPr>
                <w:ins w:id="8941" w:author="Sowndarya S (WT01 - Manufacturing &amp; Hi Tech)" w:date="2015-03-23T18:27:00Z"/>
                <w:rFonts w:asciiTheme="minorHAnsi" w:hAnsiTheme="minorHAnsi" w:cstheme="minorHAnsi"/>
                <w:color w:val="000000"/>
                <w:sz w:val="18"/>
                <w:szCs w:val="16"/>
              </w:rPr>
            </w:pPr>
            <w:ins w:id="8942" w:author="Sowndarya S (WT01 - Manufacturing &amp; Hi Tech)" w:date="2015-03-23T18:28:00Z">
              <w:r>
                <w:rPr>
                  <w:rFonts w:asciiTheme="minorHAnsi" w:hAnsiTheme="minorHAnsi" w:cstheme="minorHAnsi"/>
                  <w:color w:val="000000"/>
                  <w:sz w:val="18"/>
                  <w:szCs w:val="16"/>
                </w:rPr>
                <w:t>PERC_REV_SEP</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FB197CE" w14:textId="2967E6AD" w:rsidR="00A2139F" w:rsidRPr="00BA45DE" w:rsidRDefault="00A2139F" w:rsidP="00A2139F">
            <w:pPr>
              <w:rPr>
                <w:ins w:id="8943" w:author="Sowndarya S (WT01 - Manufacturing &amp; Hi Tech)" w:date="2015-03-23T18:27:00Z"/>
                <w:rFonts w:asciiTheme="minorHAnsi" w:hAnsiTheme="minorHAnsi" w:cstheme="minorHAnsi"/>
                <w:sz w:val="18"/>
                <w:szCs w:val="18"/>
              </w:rPr>
            </w:pPr>
            <w:ins w:id="8944"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2B197747" w14:textId="27CC942B" w:rsidR="00A2139F" w:rsidRPr="00BD6DFB" w:rsidRDefault="00A2139F" w:rsidP="00A2139F">
            <w:pPr>
              <w:rPr>
                <w:ins w:id="8945" w:author="Sowndarya S (WT01 - Manufacturing &amp; Hi Tech)" w:date="2015-03-23T18:27:00Z"/>
                <w:rFonts w:ascii="Calibri" w:hAnsi="Calibri" w:cs="Calibri"/>
                <w:color w:val="000000"/>
                <w:sz w:val="18"/>
                <w:szCs w:val="22"/>
              </w:rPr>
            </w:pPr>
            <w:ins w:id="8946"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0B01B68A" w14:textId="0FE6E329" w:rsidR="00A2139F" w:rsidRPr="00FD0C5F" w:rsidRDefault="00A2139F" w:rsidP="00A2139F">
            <w:pPr>
              <w:rPr>
                <w:ins w:id="8947" w:author="Sowndarya S (WT01 - Manufacturing &amp; Hi Tech)" w:date="2015-03-23T18:27:00Z"/>
                <w:rFonts w:ascii="Calibri" w:eastAsiaTheme="minorHAnsi" w:hAnsi="Calibri" w:cs="Calibri"/>
                <w:color w:val="000000"/>
              </w:rPr>
            </w:pPr>
            <w:ins w:id="8948"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5BC47425" w14:textId="056C5325" w:rsidR="00A2139F" w:rsidRDefault="00A2139F" w:rsidP="00A2139F">
            <w:pPr>
              <w:rPr>
                <w:ins w:id="8949" w:author="Sowndarya S (WT01 - Manufacturing &amp; Hi Tech)" w:date="2015-03-23T18:27:00Z"/>
                <w:rFonts w:asciiTheme="minorHAnsi" w:hAnsiTheme="minorHAnsi" w:cstheme="minorHAnsi"/>
                <w:color w:val="000000"/>
                <w:sz w:val="18"/>
                <w:szCs w:val="16"/>
              </w:rPr>
            </w:pPr>
            <w:ins w:id="8950" w:author="Sowndarya S (WT01 - Manufacturing &amp; Hi Tech)" w:date="2015-03-23T18:58:00Z">
              <w:r>
                <w:rPr>
                  <w:rFonts w:asciiTheme="minorHAnsi" w:hAnsiTheme="minorHAnsi" w:cstheme="minorHAnsi"/>
                  <w:color w:val="000000"/>
                  <w:sz w:val="18"/>
                  <w:szCs w:val="16"/>
                </w:rPr>
                <w:t>Perc_Rev_Sep</w:t>
              </w:r>
            </w:ins>
          </w:p>
        </w:tc>
      </w:tr>
      <w:tr w:rsidR="00A2139F" w:rsidRPr="000F1877" w14:paraId="27C18FB3" w14:textId="77777777" w:rsidTr="002F684F">
        <w:trPr>
          <w:trHeight w:val="284"/>
          <w:ins w:id="8951"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72C96B5" w14:textId="1232FAE4" w:rsidR="00A2139F" w:rsidRPr="00DD1485" w:rsidRDefault="00A2139F" w:rsidP="00A2139F">
            <w:pPr>
              <w:rPr>
                <w:ins w:id="8952" w:author="Sowndarya S (WT01 - Manufacturing &amp; Hi Tech)" w:date="2015-03-23T18:27:00Z"/>
                <w:rFonts w:asciiTheme="minorHAnsi" w:hAnsiTheme="minorHAnsi" w:cstheme="minorHAnsi"/>
                <w:color w:val="000000"/>
                <w:sz w:val="18"/>
                <w:szCs w:val="16"/>
              </w:rPr>
            </w:pPr>
            <w:ins w:id="8953" w:author="Sowndarya S (WT01 - Manufacturing &amp; Hi Tech)" w:date="2015-03-23T18:28:00Z">
              <w:r>
                <w:rPr>
                  <w:rFonts w:asciiTheme="minorHAnsi" w:hAnsiTheme="minorHAnsi" w:cstheme="minorHAnsi"/>
                  <w:color w:val="000000"/>
                  <w:sz w:val="18"/>
                  <w:szCs w:val="16"/>
                </w:rPr>
                <w:t>PERC_REV_OCT</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49E8BD4" w14:textId="120943E8" w:rsidR="00A2139F" w:rsidRPr="00BA45DE" w:rsidRDefault="00A2139F" w:rsidP="00A2139F">
            <w:pPr>
              <w:rPr>
                <w:ins w:id="8954" w:author="Sowndarya S (WT01 - Manufacturing &amp; Hi Tech)" w:date="2015-03-23T18:27:00Z"/>
                <w:rFonts w:asciiTheme="minorHAnsi" w:hAnsiTheme="minorHAnsi" w:cstheme="minorHAnsi"/>
                <w:sz w:val="18"/>
                <w:szCs w:val="18"/>
              </w:rPr>
            </w:pPr>
            <w:ins w:id="8955"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5166F10C" w14:textId="6E5CF502" w:rsidR="00A2139F" w:rsidRPr="00BD6DFB" w:rsidRDefault="00A2139F" w:rsidP="00A2139F">
            <w:pPr>
              <w:rPr>
                <w:ins w:id="8956" w:author="Sowndarya S (WT01 - Manufacturing &amp; Hi Tech)" w:date="2015-03-23T18:27:00Z"/>
                <w:rFonts w:ascii="Calibri" w:hAnsi="Calibri" w:cs="Calibri"/>
                <w:color w:val="000000"/>
                <w:sz w:val="18"/>
                <w:szCs w:val="22"/>
              </w:rPr>
            </w:pPr>
            <w:ins w:id="8957"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753A3990" w14:textId="27A56507" w:rsidR="00A2139F" w:rsidRPr="00FD0C5F" w:rsidRDefault="00A2139F" w:rsidP="00A2139F">
            <w:pPr>
              <w:rPr>
                <w:ins w:id="8958" w:author="Sowndarya S (WT01 - Manufacturing &amp; Hi Tech)" w:date="2015-03-23T18:27:00Z"/>
                <w:rFonts w:ascii="Calibri" w:eastAsiaTheme="minorHAnsi" w:hAnsi="Calibri" w:cs="Calibri"/>
                <w:color w:val="000000"/>
              </w:rPr>
            </w:pPr>
            <w:ins w:id="8959"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55BF5235" w14:textId="4DC90082" w:rsidR="00A2139F" w:rsidRDefault="00A2139F" w:rsidP="00A2139F">
            <w:pPr>
              <w:rPr>
                <w:ins w:id="8960" w:author="Sowndarya S (WT01 - Manufacturing &amp; Hi Tech)" w:date="2015-03-23T18:27:00Z"/>
                <w:rFonts w:asciiTheme="minorHAnsi" w:hAnsiTheme="minorHAnsi" w:cstheme="minorHAnsi"/>
                <w:color w:val="000000"/>
                <w:sz w:val="18"/>
                <w:szCs w:val="16"/>
              </w:rPr>
            </w:pPr>
            <w:ins w:id="8961" w:author="Sowndarya S (WT01 - Manufacturing &amp; Hi Tech)" w:date="2015-03-23T18:58:00Z">
              <w:r>
                <w:rPr>
                  <w:rFonts w:asciiTheme="minorHAnsi" w:hAnsiTheme="minorHAnsi" w:cstheme="minorHAnsi"/>
                  <w:color w:val="000000"/>
                  <w:sz w:val="18"/>
                  <w:szCs w:val="16"/>
                </w:rPr>
                <w:t>Perc_Rev_Oct</w:t>
              </w:r>
            </w:ins>
          </w:p>
        </w:tc>
      </w:tr>
      <w:tr w:rsidR="00A2139F" w:rsidRPr="000F1877" w14:paraId="36871807" w14:textId="77777777" w:rsidTr="002F684F">
        <w:trPr>
          <w:ins w:id="8962"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1CFF28C" w14:textId="48CFBC98" w:rsidR="00A2139F" w:rsidRPr="00DD1485" w:rsidRDefault="00A2139F" w:rsidP="00A2139F">
            <w:pPr>
              <w:rPr>
                <w:ins w:id="8963" w:author="Sowndarya S (WT01 - Manufacturing &amp; Hi Tech)" w:date="2015-03-23T15:35:00Z"/>
                <w:rFonts w:asciiTheme="minorHAnsi" w:hAnsiTheme="minorHAnsi" w:cstheme="minorHAnsi"/>
                <w:color w:val="000000"/>
                <w:sz w:val="18"/>
                <w:szCs w:val="16"/>
              </w:rPr>
            </w:pPr>
            <w:ins w:id="8964" w:author="Sowndarya S (WT01 - Manufacturing &amp; Hi Tech)" w:date="2015-03-23T18:28:00Z">
              <w:r>
                <w:rPr>
                  <w:rFonts w:asciiTheme="minorHAnsi" w:hAnsiTheme="minorHAnsi" w:cstheme="minorHAnsi"/>
                  <w:color w:val="000000"/>
                  <w:sz w:val="18"/>
                  <w:szCs w:val="16"/>
                </w:rPr>
                <w:t>PERC_REV_NOV</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198BC4D" w14:textId="0461538F" w:rsidR="00A2139F" w:rsidRPr="00BA45DE" w:rsidRDefault="00A2139F" w:rsidP="00A2139F">
            <w:pPr>
              <w:rPr>
                <w:ins w:id="8965" w:author="Sowndarya S (WT01 - Manufacturing &amp; Hi Tech)" w:date="2015-03-23T15:35:00Z"/>
                <w:rFonts w:asciiTheme="minorHAnsi" w:hAnsiTheme="minorHAnsi" w:cstheme="minorHAnsi"/>
                <w:color w:val="000000"/>
                <w:sz w:val="18"/>
                <w:szCs w:val="18"/>
              </w:rPr>
            </w:pPr>
            <w:ins w:id="8966"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4B7CAED6" w14:textId="7941CB31" w:rsidR="00A2139F" w:rsidRPr="000F1877" w:rsidRDefault="00A2139F" w:rsidP="00A2139F">
            <w:pPr>
              <w:rPr>
                <w:ins w:id="8967" w:author="Sowndarya S (WT01 - Manufacturing &amp; Hi Tech)" w:date="2015-03-23T15:35:00Z"/>
                <w:rFonts w:asciiTheme="minorHAnsi" w:hAnsiTheme="minorHAnsi" w:cstheme="minorHAnsi"/>
                <w:color w:val="000000"/>
                <w:sz w:val="18"/>
                <w:szCs w:val="16"/>
              </w:rPr>
            </w:pPr>
            <w:ins w:id="8968"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094C31EB" w14:textId="12978BDE" w:rsidR="00A2139F" w:rsidRPr="00596774" w:rsidRDefault="00A2139F" w:rsidP="00A2139F">
            <w:pPr>
              <w:rPr>
                <w:ins w:id="8969" w:author="Sowndarya S (WT01 - Manufacturing &amp; Hi Tech)" w:date="2015-03-23T15:35:00Z"/>
                <w:rFonts w:ascii="Calibri" w:eastAsiaTheme="minorHAnsi" w:hAnsi="Calibri" w:cs="Calibri"/>
                <w:color w:val="000000"/>
                <w:highlight w:val="white"/>
              </w:rPr>
            </w:pPr>
            <w:ins w:id="8970"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4B23C69B" w14:textId="3C4E270D" w:rsidR="00A2139F" w:rsidRPr="00596774" w:rsidRDefault="00A2139F" w:rsidP="00A2139F">
            <w:pPr>
              <w:rPr>
                <w:ins w:id="8971" w:author="Sowndarya S (WT01 - Manufacturing &amp; Hi Tech)" w:date="2015-03-23T15:35:00Z"/>
                <w:rFonts w:asciiTheme="minorHAnsi" w:hAnsiTheme="minorHAnsi" w:cstheme="minorHAnsi"/>
                <w:color w:val="000000"/>
                <w:sz w:val="18"/>
                <w:szCs w:val="16"/>
              </w:rPr>
            </w:pPr>
            <w:ins w:id="8972" w:author="Sowndarya S (WT01 - Manufacturing &amp; Hi Tech)" w:date="2015-03-23T18:58:00Z">
              <w:r>
                <w:rPr>
                  <w:rFonts w:asciiTheme="minorHAnsi" w:hAnsiTheme="minorHAnsi" w:cstheme="minorHAnsi"/>
                  <w:color w:val="000000"/>
                  <w:sz w:val="18"/>
                  <w:szCs w:val="16"/>
                </w:rPr>
                <w:t>Perc_Rev_Nov</w:t>
              </w:r>
            </w:ins>
          </w:p>
        </w:tc>
      </w:tr>
      <w:tr w:rsidR="00A2139F" w:rsidRPr="000F1877" w14:paraId="6BBD0526" w14:textId="77777777" w:rsidTr="002F684F">
        <w:trPr>
          <w:ins w:id="8973"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7B197B6" w14:textId="6482DCCC" w:rsidR="00A2139F" w:rsidRPr="00DD1485" w:rsidRDefault="00A2139F" w:rsidP="00A2139F">
            <w:pPr>
              <w:rPr>
                <w:ins w:id="8974" w:author="Sowndarya S (WT01 - Manufacturing &amp; Hi Tech)" w:date="2015-03-23T15:35:00Z"/>
                <w:rFonts w:asciiTheme="minorHAnsi" w:hAnsiTheme="minorHAnsi" w:cstheme="minorHAnsi"/>
                <w:color w:val="000000"/>
                <w:sz w:val="18"/>
                <w:szCs w:val="16"/>
              </w:rPr>
            </w:pPr>
            <w:ins w:id="8975" w:author="Sowndarya S (WT01 - Manufacturing &amp; Hi Tech)" w:date="2015-03-23T18:28:00Z">
              <w:r>
                <w:rPr>
                  <w:rFonts w:asciiTheme="minorHAnsi" w:hAnsiTheme="minorHAnsi" w:cstheme="minorHAnsi"/>
                  <w:color w:val="000000"/>
                  <w:sz w:val="18"/>
                  <w:szCs w:val="16"/>
                </w:rPr>
                <w:t>PERC_REV_DEC</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31612C8" w14:textId="3C48CFBB" w:rsidR="00A2139F" w:rsidRPr="00BA45DE" w:rsidRDefault="00A2139F" w:rsidP="00A2139F">
            <w:pPr>
              <w:rPr>
                <w:ins w:id="8976" w:author="Sowndarya S (WT01 - Manufacturing &amp; Hi Tech)" w:date="2015-03-23T15:35:00Z"/>
                <w:rFonts w:asciiTheme="minorHAnsi" w:hAnsiTheme="minorHAnsi" w:cstheme="minorHAnsi"/>
                <w:color w:val="000000"/>
                <w:sz w:val="18"/>
                <w:szCs w:val="18"/>
              </w:rPr>
            </w:pPr>
            <w:ins w:id="8977"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30DB71A0" w14:textId="75A5454F" w:rsidR="00A2139F" w:rsidRPr="000F1877" w:rsidRDefault="00A2139F" w:rsidP="00A2139F">
            <w:pPr>
              <w:rPr>
                <w:ins w:id="8978" w:author="Sowndarya S (WT01 - Manufacturing &amp; Hi Tech)" w:date="2015-03-23T15:35:00Z"/>
                <w:rFonts w:asciiTheme="minorHAnsi" w:hAnsiTheme="minorHAnsi" w:cstheme="minorHAnsi"/>
                <w:color w:val="000000"/>
                <w:sz w:val="18"/>
                <w:szCs w:val="16"/>
              </w:rPr>
            </w:pPr>
            <w:ins w:id="8979" w:author="Sowndarya S (WT01 - Manufacturing &amp; Hi Tech)" w:date="2015-03-23T18:48:00Z">
              <w:r w:rsidRPr="00AC4EE5">
                <w:rPr>
                  <w:rFonts w:ascii="Calibri" w:hAnsi="Calibri" w:cs="Calibri"/>
                  <w:color w:val="000000"/>
                  <w:sz w:val="18"/>
                  <w:szCs w:val="22"/>
                </w:rPr>
                <w:t>Computed (MthlyRev/TotalRevenue)*100)</w:t>
              </w:r>
            </w:ins>
          </w:p>
        </w:tc>
        <w:tc>
          <w:tcPr>
            <w:tcW w:w="880" w:type="pct"/>
            <w:tcBorders>
              <w:top w:val="single" w:sz="4" w:space="0" w:color="auto"/>
              <w:left w:val="single" w:sz="4" w:space="0" w:color="auto"/>
              <w:bottom w:val="single" w:sz="4" w:space="0" w:color="auto"/>
              <w:right w:val="single" w:sz="4" w:space="0" w:color="auto"/>
            </w:tcBorders>
          </w:tcPr>
          <w:p w14:paraId="6DA2E169" w14:textId="002C75E6" w:rsidR="00A2139F" w:rsidRPr="00596774" w:rsidRDefault="00A2139F" w:rsidP="00A2139F">
            <w:pPr>
              <w:rPr>
                <w:ins w:id="8980" w:author="Sowndarya S (WT01 - Manufacturing &amp; Hi Tech)" w:date="2015-03-23T15:35:00Z"/>
                <w:rFonts w:ascii="Calibri" w:eastAsiaTheme="minorHAnsi" w:hAnsi="Calibri" w:cs="Calibri"/>
                <w:color w:val="000000"/>
                <w:highlight w:val="white"/>
              </w:rPr>
            </w:pPr>
            <w:ins w:id="8981"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1CAE74A1" w14:textId="4839D23E" w:rsidR="00A2139F" w:rsidRPr="00596774" w:rsidRDefault="00A2139F" w:rsidP="00A2139F">
            <w:pPr>
              <w:rPr>
                <w:ins w:id="8982" w:author="Sowndarya S (WT01 - Manufacturing &amp; Hi Tech)" w:date="2015-03-23T15:35:00Z"/>
                <w:rFonts w:asciiTheme="minorHAnsi" w:hAnsiTheme="minorHAnsi" w:cstheme="minorHAnsi"/>
                <w:color w:val="000000"/>
                <w:sz w:val="18"/>
                <w:szCs w:val="16"/>
              </w:rPr>
            </w:pPr>
            <w:ins w:id="8983" w:author="Sowndarya S (WT01 - Manufacturing &amp; Hi Tech)" w:date="2015-03-23T18:58:00Z">
              <w:r>
                <w:rPr>
                  <w:rFonts w:asciiTheme="minorHAnsi" w:hAnsiTheme="minorHAnsi" w:cstheme="minorHAnsi"/>
                  <w:color w:val="000000"/>
                  <w:sz w:val="18"/>
                  <w:szCs w:val="16"/>
                </w:rPr>
                <w:t>Perc_Rev_Dec</w:t>
              </w:r>
            </w:ins>
          </w:p>
        </w:tc>
      </w:tr>
      <w:tr w:rsidR="00A2139F" w:rsidRPr="000F1877" w14:paraId="0D98B94B" w14:textId="77777777" w:rsidTr="002F684F">
        <w:trPr>
          <w:ins w:id="8984"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D7B79A4" w14:textId="0B5D6630" w:rsidR="00A2139F" w:rsidRPr="00DD1485" w:rsidRDefault="00A2139F" w:rsidP="00A2139F">
            <w:pPr>
              <w:rPr>
                <w:ins w:id="8985" w:author="Sowndarya S (WT01 - Manufacturing &amp; Hi Tech)" w:date="2015-03-23T15:35:00Z"/>
                <w:rFonts w:asciiTheme="minorHAnsi" w:hAnsiTheme="minorHAnsi" w:cstheme="minorHAnsi"/>
                <w:color w:val="000000"/>
                <w:sz w:val="18"/>
                <w:szCs w:val="16"/>
              </w:rPr>
            </w:pPr>
            <w:ins w:id="8986" w:author="Sowndarya S (WT01 - Manufacturing &amp; Hi Tech)" w:date="2015-03-23T18:28:00Z">
              <w:r>
                <w:rPr>
                  <w:rFonts w:asciiTheme="minorHAnsi" w:hAnsiTheme="minorHAnsi" w:cstheme="minorHAnsi"/>
                  <w:color w:val="000000"/>
                  <w:sz w:val="18"/>
                  <w:szCs w:val="16"/>
                </w:rPr>
                <w:t>PRO_JAN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4F665B8" w14:textId="10D32AD6" w:rsidR="00A2139F" w:rsidRPr="00BA45DE" w:rsidRDefault="00A2139F" w:rsidP="00A2139F">
            <w:pPr>
              <w:rPr>
                <w:ins w:id="8987" w:author="Sowndarya S (WT01 - Manufacturing &amp; Hi Tech)" w:date="2015-03-23T15:35:00Z"/>
                <w:rFonts w:asciiTheme="minorHAnsi" w:hAnsiTheme="minorHAnsi" w:cstheme="minorHAnsi"/>
                <w:color w:val="000000"/>
                <w:sz w:val="18"/>
                <w:szCs w:val="18"/>
              </w:rPr>
            </w:pPr>
            <w:ins w:id="8988"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4BA8EEDA" w14:textId="77777777" w:rsidR="00A2139F" w:rsidRPr="000F1877" w:rsidRDefault="00A2139F" w:rsidP="00A2139F">
            <w:pPr>
              <w:rPr>
                <w:ins w:id="8989" w:author="Sowndarya S (WT01 - Manufacturing &amp; Hi Tech)" w:date="2015-03-23T15:35:00Z"/>
                <w:rFonts w:asciiTheme="minorHAnsi" w:hAnsiTheme="minorHAnsi" w:cstheme="minorHAnsi"/>
                <w:color w:val="000000"/>
                <w:sz w:val="18"/>
                <w:szCs w:val="16"/>
              </w:rPr>
            </w:pPr>
            <w:ins w:id="8990" w:author="Sowndarya S (WT01 - Manufacturing &amp; Hi Tech)" w:date="2015-03-23T15:35:00Z">
              <w:r w:rsidRPr="00354FDE">
                <w:rPr>
                  <w:rFonts w:ascii="Calibri" w:hAnsi="Calibri" w:cs="Calibri"/>
                  <w:color w:val="000000"/>
                  <w:sz w:val="18"/>
                  <w:szCs w:val="22"/>
                </w:rPr>
                <w:t>MonthName/Profit</w:t>
              </w:r>
            </w:ins>
          </w:p>
        </w:tc>
        <w:tc>
          <w:tcPr>
            <w:tcW w:w="880" w:type="pct"/>
            <w:tcBorders>
              <w:top w:val="single" w:sz="4" w:space="0" w:color="auto"/>
              <w:left w:val="single" w:sz="4" w:space="0" w:color="auto"/>
              <w:bottom w:val="single" w:sz="4" w:space="0" w:color="auto"/>
              <w:right w:val="single" w:sz="4" w:space="0" w:color="auto"/>
            </w:tcBorders>
          </w:tcPr>
          <w:p w14:paraId="2AE00514" w14:textId="3E3CE52A" w:rsidR="00A2139F" w:rsidRPr="00596774" w:rsidRDefault="00A2139F" w:rsidP="00A2139F">
            <w:pPr>
              <w:rPr>
                <w:ins w:id="8991" w:author="Sowndarya S (WT01 - Manufacturing &amp; Hi Tech)" w:date="2015-03-23T15:35:00Z"/>
                <w:rFonts w:ascii="Calibri" w:eastAsiaTheme="minorHAnsi" w:hAnsi="Calibri" w:cs="Calibri"/>
                <w:color w:val="000000"/>
                <w:highlight w:val="white"/>
              </w:rPr>
            </w:pPr>
            <w:ins w:id="8992"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6F2F889C" w14:textId="1472251C" w:rsidR="00A2139F" w:rsidRPr="00596774" w:rsidRDefault="00A2139F" w:rsidP="00A2139F">
            <w:pPr>
              <w:rPr>
                <w:ins w:id="8993" w:author="Sowndarya S (WT01 - Manufacturing &amp; Hi Tech)" w:date="2015-03-23T15:35:00Z"/>
                <w:rFonts w:asciiTheme="minorHAnsi" w:hAnsiTheme="minorHAnsi" w:cstheme="minorHAnsi"/>
                <w:color w:val="000000"/>
                <w:sz w:val="18"/>
                <w:szCs w:val="16"/>
              </w:rPr>
            </w:pPr>
            <w:ins w:id="8994" w:author="Sowndarya S (WT01 - Manufacturing &amp; Hi Tech)" w:date="2015-03-23T18:57:00Z">
              <w:r>
                <w:rPr>
                  <w:rFonts w:asciiTheme="minorHAnsi" w:hAnsiTheme="minorHAnsi" w:cstheme="minorHAnsi"/>
                  <w:color w:val="000000"/>
                  <w:sz w:val="18"/>
                  <w:szCs w:val="16"/>
                </w:rPr>
                <w:t>Pro_Jan</w:t>
              </w:r>
            </w:ins>
          </w:p>
        </w:tc>
      </w:tr>
      <w:tr w:rsidR="00A2139F" w:rsidRPr="000F1877" w14:paraId="352532CB" w14:textId="77777777" w:rsidTr="002F684F">
        <w:trPr>
          <w:ins w:id="8995"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7092606" w14:textId="1925FE61" w:rsidR="00A2139F" w:rsidRPr="00DD1485" w:rsidRDefault="00A2139F" w:rsidP="00A2139F">
            <w:pPr>
              <w:rPr>
                <w:ins w:id="8996" w:author="Sowndarya S (WT01 - Manufacturing &amp; Hi Tech)" w:date="2015-03-23T15:35:00Z"/>
                <w:rFonts w:asciiTheme="minorHAnsi" w:hAnsiTheme="minorHAnsi" w:cstheme="minorHAnsi"/>
                <w:color w:val="000000"/>
                <w:sz w:val="18"/>
                <w:szCs w:val="16"/>
              </w:rPr>
            </w:pPr>
            <w:ins w:id="8997" w:author="Sowndarya S (WT01 - Manufacturing &amp; Hi Tech)" w:date="2015-03-23T18:28:00Z">
              <w:r>
                <w:rPr>
                  <w:rFonts w:asciiTheme="minorHAnsi" w:hAnsiTheme="minorHAnsi" w:cstheme="minorHAnsi"/>
                  <w:color w:val="000000"/>
                  <w:sz w:val="18"/>
                  <w:szCs w:val="16"/>
                </w:rPr>
                <w:t>PRO_FEB</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5047B5C" w14:textId="15447467" w:rsidR="00A2139F" w:rsidRPr="00BA45DE" w:rsidRDefault="00A2139F" w:rsidP="00A2139F">
            <w:pPr>
              <w:rPr>
                <w:ins w:id="8998" w:author="Sowndarya S (WT01 - Manufacturing &amp; Hi Tech)" w:date="2015-03-23T15:35:00Z"/>
                <w:rFonts w:asciiTheme="minorHAnsi" w:hAnsiTheme="minorHAnsi" w:cstheme="minorHAnsi"/>
                <w:color w:val="000000"/>
                <w:sz w:val="18"/>
                <w:szCs w:val="18"/>
              </w:rPr>
            </w:pPr>
            <w:ins w:id="8999"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47FD67B1" w14:textId="77777777" w:rsidR="00A2139F" w:rsidRPr="000F1877" w:rsidRDefault="00A2139F" w:rsidP="00A2139F">
            <w:pPr>
              <w:rPr>
                <w:ins w:id="9000" w:author="Sowndarya S (WT01 - Manufacturing &amp; Hi Tech)" w:date="2015-03-23T15:35:00Z"/>
                <w:rFonts w:asciiTheme="minorHAnsi" w:hAnsiTheme="minorHAnsi" w:cstheme="minorHAnsi"/>
                <w:color w:val="000000"/>
                <w:sz w:val="18"/>
                <w:szCs w:val="16"/>
              </w:rPr>
            </w:pPr>
            <w:ins w:id="9001" w:author="Sowndarya S (WT01 - Manufacturing &amp; Hi Tech)" w:date="2015-03-23T15:35:00Z">
              <w:r w:rsidRPr="00354FDE">
                <w:rPr>
                  <w:rFonts w:ascii="Calibri" w:hAnsi="Calibri" w:cs="Calibri"/>
                  <w:color w:val="000000"/>
                  <w:sz w:val="18"/>
                  <w:szCs w:val="22"/>
                </w:rPr>
                <w:t>MonthName/Profit</w:t>
              </w:r>
            </w:ins>
          </w:p>
        </w:tc>
        <w:tc>
          <w:tcPr>
            <w:tcW w:w="880" w:type="pct"/>
            <w:tcBorders>
              <w:top w:val="single" w:sz="4" w:space="0" w:color="auto"/>
              <w:left w:val="single" w:sz="4" w:space="0" w:color="auto"/>
              <w:bottom w:val="single" w:sz="4" w:space="0" w:color="auto"/>
              <w:right w:val="single" w:sz="4" w:space="0" w:color="auto"/>
            </w:tcBorders>
          </w:tcPr>
          <w:p w14:paraId="5F7FC119" w14:textId="740829E9" w:rsidR="00A2139F" w:rsidRPr="00596774" w:rsidRDefault="00A2139F" w:rsidP="00A2139F">
            <w:pPr>
              <w:rPr>
                <w:ins w:id="9002" w:author="Sowndarya S (WT01 - Manufacturing &amp; Hi Tech)" w:date="2015-03-23T15:35:00Z"/>
                <w:rFonts w:ascii="Calibri" w:eastAsiaTheme="minorHAnsi" w:hAnsi="Calibri" w:cs="Calibri"/>
                <w:color w:val="000000"/>
                <w:highlight w:val="white"/>
              </w:rPr>
            </w:pPr>
            <w:ins w:id="9003"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431FC714" w14:textId="7A065F43" w:rsidR="00A2139F" w:rsidRPr="00596774" w:rsidRDefault="00A2139F" w:rsidP="00A2139F">
            <w:pPr>
              <w:rPr>
                <w:ins w:id="9004" w:author="Sowndarya S (WT01 - Manufacturing &amp; Hi Tech)" w:date="2015-03-23T15:35:00Z"/>
                <w:rFonts w:asciiTheme="minorHAnsi" w:hAnsiTheme="minorHAnsi" w:cstheme="minorHAnsi"/>
                <w:color w:val="000000"/>
                <w:sz w:val="18"/>
                <w:szCs w:val="16"/>
              </w:rPr>
            </w:pPr>
            <w:ins w:id="9005" w:author="Sowndarya S (WT01 - Manufacturing &amp; Hi Tech)" w:date="2015-03-23T18:57:00Z">
              <w:r>
                <w:rPr>
                  <w:rFonts w:asciiTheme="minorHAnsi" w:hAnsiTheme="minorHAnsi" w:cstheme="minorHAnsi"/>
                  <w:color w:val="000000"/>
                  <w:sz w:val="18"/>
                  <w:szCs w:val="16"/>
                </w:rPr>
                <w:t>Pro_Feb</w:t>
              </w:r>
            </w:ins>
          </w:p>
        </w:tc>
      </w:tr>
      <w:tr w:rsidR="00A2139F" w:rsidRPr="000F1877" w14:paraId="0EFFED5D" w14:textId="77777777" w:rsidTr="002F684F">
        <w:trPr>
          <w:ins w:id="9006"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6F1A5821" w14:textId="619C98E4" w:rsidR="00A2139F" w:rsidRPr="00DD1485" w:rsidRDefault="00A2139F" w:rsidP="00A2139F">
            <w:pPr>
              <w:rPr>
                <w:ins w:id="9007" w:author="Sowndarya S (WT01 - Manufacturing &amp; Hi Tech)" w:date="2015-03-23T15:35:00Z"/>
                <w:rFonts w:asciiTheme="minorHAnsi" w:hAnsiTheme="minorHAnsi" w:cstheme="minorHAnsi"/>
                <w:color w:val="000000"/>
                <w:sz w:val="18"/>
                <w:szCs w:val="16"/>
              </w:rPr>
            </w:pPr>
            <w:ins w:id="9008" w:author="Sowndarya S (WT01 - Manufacturing &amp; Hi Tech)" w:date="2015-03-23T18:28:00Z">
              <w:r>
                <w:rPr>
                  <w:rFonts w:asciiTheme="minorHAnsi" w:hAnsiTheme="minorHAnsi" w:cstheme="minorHAnsi"/>
                  <w:color w:val="000000"/>
                  <w:sz w:val="18"/>
                  <w:szCs w:val="16"/>
                </w:rPr>
                <w:t>PRO_MAR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0B3E7A4" w14:textId="542429D6" w:rsidR="00A2139F" w:rsidRPr="00BA45DE" w:rsidRDefault="00A2139F" w:rsidP="00A2139F">
            <w:pPr>
              <w:rPr>
                <w:ins w:id="9009" w:author="Sowndarya S (WT01 - Manufacturing &amp; Hi Tech)" w:date="2015-03-23T15:35:00Z"/>
                <w:rFonts w:asciiTheme="minorHAnsi" w:hAnsiTheme="minorHAnsi" w:cstheme="minorHAnsi"/>
                <w:color w:val="000000"/>
                <w:sz w:val="18"/>
                <w:szCs w:val="18"/>
              </w:rPr>
            </w:pPr>
            <w:ins w:id="9010"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70CA6FF1" w14:textId="77777777" w:rsidR="00A2139F" w:rsidRPr="000F1877" w:rsidRDefault="00A2139F" w:rsidP="00A2139F">
            <w:pPr>
              <w:rPr>
                <w:ins w:id="9011" w:author="Sowndarya S (WT01 - Manufacturing &amp; Hi Tech)" w:date="2015-03-23T15:35:00Z"/>
                <w:rFonts w:asciiTheme="minorHAnsi" w:hAnsiTheme="minorHAnsi" w:cstheme="minorHAnsi"/>
                <w:color w:val="000000"/>
                <w:sz w:val="18"/>
                <w:szCs w:val="16"/>
              </w:rPr>
            </w:pPr>
            <w:ins w:id="9012" w:author="Sowndarya S (WT01 - Manufacturing &amp; Hi Tech)" w:date="2015-03-23T15:35:00Z">
              <w:r w:rsidRPr="00354FDE">
                <w:rPr>
                  <w:rFonts w:ascii="Calibri" w:hAnsi="Calibri" w:cs="Calibri"/>
                  <w:color w:val="000000"/>
                  <w:sz w:val="18"/>
                  <w:szCs w:val="22"/>
                </w:rPr>
                <w:t>MonthName/Profit</w:t>
              </w:r>
            </w:ins>
          </w:p>
        </w:tc>
        <w:tc>
          <w:tcPr>
            <w:tcW w:w="880" w:type="pct"/>
            <w:tcBorders>
              <w:top w:val="single" w:sz="4" w:space="0" w:color="auto"/>
              <w:left w:val="single" w:sz="4" w:space="0" w:color="auto"/>
              <w:bottom w:val="single" w:sz="4" w:space="0" w:color="auto"/>
              <w:right w:val="single" w:sz="4" w:space="0" w:color="auto"/>
            </w:tcBorders>
          </w:tcPr>
          <w:p w14:paraId="213569F0" w14:textId="4D63A795" w:rsidR="00A2139F" w:rsidRPr="00596774" w:rsidRDefault="00A2139F" w:rsidP="00A2139F">
            <w:pPr>
              <w:rPr>
                <w:ins w:id="9013" w:author="Sowndarya S (WT01 - Manufacturing &amp; Hi Tech)" w:date="2015-03-23T15:35:00Z"/>
                <w:rFonts w:ascii="Calibri" w:eastAsiaTheme="minorHAnsi" w:hAnsi="Calibri" w:cs="Calibri"/>
                <w:color w:val="000000"/>
                <w:highlight w:val="white"/>
              </w:rPr>
            </w:pPr>
            <w:ins w:id="9014"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192DD98E" w14:textId="6181811A" w:rsidR="00A2139F" w:rsidRPr="00596774" w:rsidRDefault="00A2139F" w:rsidP="00A2139F">
            <w:pPr>
              <w:rPr>
                <w:ins w:id="9015" w:author="Sowndarya S (WT01 - Manufacturing &amp; Hi Tech)" w:date="2015-03-23T15:35:00Z"/>
                <w:rFonts w:asciiTheme="minorHAnsi" w:hAnsiTheme="minorHAnsi" w:cstheme="minorHAnsi"/>
                <w:color w:val="000000"/>
                <w:sz w:val="18"/>
                <w:szCs w:val="16"/>
              </w:rPr>
            </w:pPr>
            <w:ins w:id="9016" w:author="Sowndarya S (WT01 - Manufacturing &amp; Hi Tech)" w:date="2015-03-23T18:57:00Z">
              <w:r>
                <w:rPr>
                  <w:rFonts w:asciiTheme="minorHAnsi" w:hAnsiTheme="minorHAnsi" w:cstheme="minorHAnsi"/>
                  <w:color w:val="000000"/>
                  <w:sz w:val="18"/>
                  <w:szCs w:val="16"/>
                </w:rPr>
                <w:t>Pro_Mar</w:t>
              </w:r>
            </w:ins>
          </w:p>
        </w:tc>
      </w:tr>
      <w:tr w:rsidR="00A2139F" w:rsidRPr="000F1877" w14:paraId="3F23403E" w14:textId="77777777" w:rsidTr="002F684F">
        <w:trPr>
          <w:ins w:id="9017"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0B41B4EC" w14:textId="4FA251DF" w:rsidR="00A2139F" w:rsidRPr="00DD1485" w:rsidRDefault="00A2139F" w:rsidP="00A2139F">
            <w:pPr>
              <w:rPr>
                <w:ins w:id="9018" w:author="Sowndarya S (WT01 - Manufacturing &amp; Hi Tech)" w:date="2015-03-23T15:35:00Z"/>
                <w:rFonts w:asciiTheme="minorHAnsi" w:hAnsiTheme="minorHAnsi" w:cstheme="minorHAnsi"/>
                <w:color w:val="000000"/>
                <w:sz w:val="18"/>
                <w:szCs w:val="16"/>
              </w:rPr>
            </w:pPr>
            <w:ins w:id="9019" w:author="Sowndarya S (WT01 - Manufacturing &amp; Hi Tech)" w:date="2015-03-23T18:28:00Z">
              <w:r>
                <w:rPr>
                  <w:rFonts w:asciiTheme="minorHAnsi" w:hAnsiTheme="minorHAnsi" w:cstheme="minorHAnsi"/>
                  <w:color w:val="000000"/>
                  <w:sz w:val="18"/>
                  <w:szCs w:val="16"/>
                </w:rPr>
                <w:t>PRO_APR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2C674AF" w14:textId="01473B8D" w:rsidR="00A2139F" w:rsidRPr="00BA45DE" w:rsidRDefault="00A2139F" w:rsidP="00A2139F">
            <w:pPr>
              <w:rPr>
                <w:ins w:id="9020" w:author="Sowndarya S (WT01 - Manufacturing &amp; Hi Tech)" w:date="2015-03-23T15:35:00Z"/>
                <w:rFonts w:asciiTheme="minorHAnsi" w:hAnsiTheme="minorHAnsi" w:cstheme="minorHAnsi"/>
                <w:color w:val="000000"/>
                <w:sz w:val="18"/>
                <w:szCs w:val="18"/>
              </w:rPr>
            </w:pPr>
            <w:ins w:id="9021"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42774B32" w14:textId="77777777" w:rsidR="00A2139F" w:rsidRPr="000F1877" w:rsidRDefault="00A2139F" w:rsidP="00A2139F">
            <w:pPr>
              <w:rPr>
                <w:ins w:id="9022" w:author="Sowndarya S (WT01 - Manufacturing &amp; Hi Tech)" w:date="2015-03-23T15:35:00Z"/>
                <w:rFonts w:asciiTheme="minorHAnsi" w:hAnsiTheme="minorHAnsi" w:cstheme="minorHAnsi"/>
                <w:color w:val="000000"/>
                <w:sz w:val="18"/>
                <w:szCs w:val="16"/>
              </w:rPr>
            </w:pPr>
            <w:ins w:id="9023" w:author="Sowndarya S (WT01 - Manufacturing &amp; Hi Tech)" w:date="2015-03-23T15:35:00Z">
              <w:r w:rsidRPr="00354FDE">
                <w:rPr>
                  <w:rFonts w:ascii="Calibri" w:hAnsi="Calibri" w:cs="Calibri"/>
                  <w:color w:val="000000"/>
                  <w:sz w:val="18"/>
                  <w:szCs w:val="22"/>
                </w:rPr>
                <w:t>MonthName/Profit</w:t>
              </w:r>
            </w:ins>
          </w:p>
        </w:tc>
        <w:tc>
          <w:tcPr>
            <w:tcW w:w="880" w:type="pct"/>
            <w:tcBorders>
              <w:top w:val="single" w:sz="4" w:space="0" w:color="auto"/>
              <w:left w:val="single" w:sz="4" w:space="0" w:color="auto"/>
              <w:bottom w:val="single" w:sz="4" w:space="0" w:color="auto"/>
              <w:right w:val="single" w:sz="4" w:space="0" w:color="auto"/>
            </w:tcBorders>
          </w:tcPr>
          <w:p w14:paraId="758C8D1C" w14:textId="1EBA6D8F" w:rsidR="00A2139F" w:rsidRPr="00596774" w:rsidRDefault="00A2139F" w:rsidP="00A2139F">
            <w:pPr>
              <w:rPr>
                <w:ins w:id="9024" w:author="Sowndarya S (WT01 - Manufacturing &amp; Hi Tech)" w:date="2015-03-23T15:35:00Z"/>
                <w:rFonts w:ascii="Calibri" w:eastAsiaTheme="minorHAnsi" w:hAnsi="Calibri" w:cs="Calibri"/>
                <w:color w:val="000000"/>
                <w:highlight w:val="white"/>
              </w:rPr>
            </w:pPr>
            <w:ins w:id="9025"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2C0E641C" w14:textId="4042B4B6" w:rsidR="00A2139F" w:rsidRPr="00596774" w:rsidRDefault="00A2139F" w:rsidP="00A2139F">
            <w:pPr>
              <w:rPr>
                <w:ins w:id="9026" w:author="Sowndarya S (WT01 - Manufacturing &amp; Hi Tech)" w:date="2015-03-23T15:35:00Z"/>
                <w:rFonts w:asciiTheme="minorHAnsi" w:hAnsiTheme="minorHAnsi" w:cstheme="minorHAnsi"/>
                <w:color w:val="000000"/>
                <w:sz w:val="18"/>
                <w:szCs w:val="16"/>
              </w:rPr>
            </w:pPr>
            <w:ins w:id="9027" w:author="Sowndarya S (WT01 - Manufacturing &amp; Hi Tech)" w:date="2015-03-23T18:57:00Z">
              <w:r>
                <w:rPr>
                  <w:rFonts w:asciiTheme="minorHAnsi" w:hAnsiTheme="minorHAnsi" w:cstheme="minorHAnsi"/>
                  <w:color w:val="000000"/>
                  <w:sz w:val="18"/>
                  <w:szCs w:val="16"/>
                </w:rPr>
                <w:t>Pro_Apr</w:t>
              </w:r>
            </w:ins>
          </w:p>
        </w:tc>
      </w:tr>
      <w:tr w:rsidR="00A2139F" w:rsidRPr="000F1877" w14:paraId="7F7A970C" w14:textId="77777777" w:rsidTr="002F684F">
        <w:trPr>
          <w:ins w:id="9028"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6645B99" w14:textId="212BB932" w:rsidR="00A2139F" w:rsidRPr="00DD1485" w:rsidRDefault="00A2139F" w:rsidP="00A2139F">
            <w:pPr>
              <w:rPr>
                <w:ins w:id="9029" w:author="Sowndarya S (WT01 - Manufacturing &amp; Hi Tech)" w:date="2015-03-23T15:35:00Z"/>
                <w:rFonts w:asciiTheme="minorHAnsi" w:hAnsiTheme="minorHAnsi" w:cstheme="minorHAnsi"/>
                <w:color w:val="000000"/>
                <w:sz w:val="18"/>
                <w:szCs w:val="16"/>
              </w:rPr>
            </w:pPr>
            <w:ins w:id="9030" w:author="Sowndarya S (WT01 - Manufacturing &amp; Hi Tech)" w:date="2015-03-23T18:28:00Z">
              <w:r>
                <w:rPr>
                  <w:rFonts w:asciiTheme="minorHAnsi" w:hAnsiTheme="minorHAnsi" w:cstheme="minorHAnsi"/>
                  <w:color w:val="000000"/>
                  <w:sz w:val="18"/>
                  <w:szCs w:val="16"/>
                </w:rPr>
                <w:t>PRO_MAY</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31AC497" w14:textId="19714FAD" w:rsidR="00A2139F" w:rsidRPr="00BA45DE" w:rsidRDefault="00A2139F" w:rsidP="00A2139F">
            <w:pPr>
              <w:rPr>
                <w:ins w:id="9031" w:author="Sowndarya S (WT01 - Manufacturing &amp; Hi Tech)" w:date="2015-03-23T15:35:00Z"/>
                <w:rFonts w:asciiTheme="minorHAnsi" w:hAnsiTheme="minorHAnsi" w:cstheme="minorHAnsi"/>
                <w:color w:val="000000"/>
                <w:sz w:val="18"/>
                <w:szCs w:val="18"/>
              </w:rPr>
            </w:pPr>
            <w:ins w:id="9032"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04F49DB1" w14:textId="77777777" w:rsidR="00A2139F" w:rsidRPr="000F1877" w:rsidRDefault="00A2139F" w:rsidP="00A2139F">
            <w:pPr>
              <w:rPr>
                <w:ins w:id="9033" w:author="Sowndarya S (WT01 - Manufacturing &amp; Hi Tech)" w:date="2015-03-23T15:35:00Z"/>
                <w:rFonts w:asciiTheme="minorHAnsi" w:hAnsiTheme="minorHAnsi" w:cstheme="minorHAnsi"/>
                <w:color w:val="000000"/>
                <w:sz w:val="18"/>
                <w:szCs w:val="16"/>
              </w:rPr>
            </w:pPr>
            <w:ins w:id="9034" w:author="Sowndarya S (WT01 - Manufacturing &amp; Hi Tech)" w:date="2015-03-23T15:35:00Z">
              <w:r w:rsidRPr="00354FDE">
                <w:rPr>
                  <w:rFonts w:ascii="Calibri" w:hAnsi="Calibri" w:cs="Calibri"/>
                  <w:color w:val="000000"/>
                  <w:sz w:val="18"/>
                  <w:szCs w:val="22"/>
                </w:rPr>
                <w:t>MonthName/Profit</w:t>
              </w:r>
            </w:ins>
          </w:p>
        </w:tc>
        <w:tc>
          <w:tcPr>
            <w:tcW w:w="880" w:type="pct"/>
            <w:tcBorders>
              <w:top w:val="single" w:sz="4" w:space="0" w:color="auto"/>
              <w:left w:val="single" w:sz="4" w:space="0" w:color="auto"/>
              <w:bottom w:val="single" w:sz="4" w:space="0" w:color="auto"/>
              <w:right w:val="single" w:sz="4" w:space="0" w:color="auto"/>
            </w:tcBorders>
          </w:tcPr>
          <w:p w14:paraId="375231B2" w14:textId="220A592F" w:rsidR="00A2139F" w:rsidRPr="00596774" w:rsidRDefault="00A2139F" w:rsidP="00A2139F">
            <w:pPr>
              <w:rPr>
                <w:ins w:id="9035" w:author="Sowndarya S (WT01 - Manufacturing &amp; Hi Tech)" w:date="2015-03-23T15:35:00Z"/>
                <w:rFonts w:ascii="Calibri" w:eastAsiaTheme="minorHAnsi" w:hAnsi="Calibri" w:cs="Calibri"/>
                <w:color w:val="000000"/>
                <w:highlight w:val="white"/>
              </w:rPr>
            </w:pPr>
            <w:ins w:id="9036"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67493B73" w14:textId="5A1B8408" w:rsidR="00A2139F" w:rsidRPr="00596774" w:rsidRDefault="00A2139F" w:rsidP="00A2139F">
            <w:pPr>
              <w:rPr>
                <w:ins w:id="9037" w:author="Sowndarya S (WT01 - Manufacturing &amp; Hi Tech)" w:date="2015-03-23T15:35:00Z"/>
                <w:rFonts w:asciiTheme="minorHAnsi" w:hAnsiTheme="minorHAnsi" w:cstheme="minorHAnsi"/>
                <w:color w:val="000000"/>
                <w:sz w:val="18"/>
                <w:szCs w:val="16"/>
              </w:rPr>
            </w:pPr>
            <w:ins w:id="9038" w:author="Sowndarya S (WT01 - Manufacturing &amp; Hi Tech)" w:date="2015-03-23T18:57:00Z">
              <w:r>
                <w:rPr>
                  <w:rFonts w:asciiTheme="minorHAnsi" w:hAnsiTheme="minorHAnsi" w:cstheme="minorHAnsi"/>
                  <w:color w:val="000000"/>
                  <w:sz w:val="18"/>
                  <w:szCs w:val="16"/>
                </w:rPr>
                <w:t>Pro_May</w:t>
              </w:r>
            </w:ins>
          </w:p>
        </w:tc>
      </w:tr>
      <w:tr w:rsidR="00A2139F" w:rsidRPr="000F1877" w14:paraId="3E93E18B" w14:textId="77777777" w:rsidTr="002F684F">
        <w:trPr>
          <w:ins w:id="9039"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D019342" w14:textId="256C7D32" w:rsidR="00A2139F" w:rsidRPr="00DD1485" w:rsidRDefault="00A2139F" w:rsidP="00A2139F">
            <w:pPr>
              <w:rPr>
                <w:ins w:id="9040" w:author="Sowndarya S (WT01 - Manufacturing &amp; Hi Tech)" w:date="2015-03-23T15:35:00Z"/>
                <w:rFonts w:asciiTheme="minorHAnsi" w:hAnsiTheme="minorHAnsi" w:cstheme="minorHAnsi"/>
                <w:color w:val="000000"/>
                <w:sz w:val="18"/>
                <w:szCs w:val="16"/>
              </w:rPr>
            </w:pPr>
            <w:ins w:id="9041" w:author="Sowndarya S (WT01 - Manufacturing &amp; Hi Tech)" w:date="2015-03-23T18:28:00Z">
              <w:r>
                <w:rPr>
                  <w:rFonts w:asciiTheme="minorHAnsi" w:hAnsiTheme="minorHAnsi" w:cstheme="minorHAnsi"/>
                  <w:color w:val="000000"/>
                  <w:sz w:val="18"/>
                  <w:szCs w:val="16"/>
                </w:rPr>
                <w:t>PRO_JUN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07B1408" w14:textId="47E1C51A" w:rsidR="00A2139F" w:rsidRPr="00BA45DE" w:rsidRDefault="00A2139F" w:rsidP="00A2139F">
            <w:pPr>
              <w:rPr>
                <w:ins w:id="9042" w:author="Sowndarya S (WT01 - Manufacturing &amp; Hi Tech)" w:date="2015-03-23T15:35:00Z"/>
                <w:rFonts w:asciiTheme="minorHAnsi" w:hAnsiTheme="minorHAnsi" w:cstheme="minorHAnsi"/>
                <w:color w:val="000000"/>
                <w:sz w:val="18"/>
                <w:szCs w:val="18"/>
              </w:rPr>
            </w:pPr>
            <w:ins w:id="9043"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6CBC5490" w14:textId="77777777" w:rsidR="00A2139F" w:rsidRPr="000F1877" w:rsidRDefault="00A2139F" w:rsidP="00A2139F">
            <w:pPr>
              <w:rPr>
                <w:ins w:id="9044" w:author="Sowndarya S (WT01 - Manufacturing &amp; Hi Tech)" w:date="2015-03-23T15:35:00Z"/>
                <w:rFonts w:asciiTheme="minorHAnsi" w:hAnsiTheme="minorHAnsi" w:cstheme="minorHAnsi"/>
                <w:color w:val="000000"/>
                <w:sz w:val="18"/>
                <w:szCs w:val="16"/>
              </w:rPr>
            </w:pPr>
            <w:ins w:id="9045" w:author="Sowndarya S (WT01 - Manufacturing &amp; Hi Tech)" w:date="2015-03-23T15:35:00Z">
              <w:r w:rsidRPr="00354FDE">
                <w:rPr>
                  <w:rFonts w:ascii="Calibri" w:hAnsi="Calibri" w:cs="Calibri"/>
                  <w:color w:val="000000"/>
                  <w:sz w:val="18"/>
                  <w:szCs w:val="22"/>
                </w:rPr>
                <w:t>MonthName/Profit</w:t>
              </w:r>
            </w:ins>
          </w:p>
        </w:tc>
        <w:tc>
          <w:tcPr>
            <w:tcW w:w="880" w:type="pct"/>
            <w:tcBorders>
              <w:top w:val="single" w:sz="4" w:space="0" w:color="auto"/>
              <w:left w:val="single" w:sz="4" w:space="0" w:color="auto"/>
              <w:bottom w:val="single" w:sz="4" w:space="0" w:color="auto"/>
              <w:right w:val="single" w:sz="4" w:space="0" w:color="auto"/>
            </w:tcBorders>
          </w:tcPr>
          <w:p w14:paraId="10051A77" w14:textId="244B5A6A" w:rsidR="00A2139F" w:rsidRPr="00596774" w:rsidRDefault="00A2139F" w:rsidP="00A2139F">
            <w:pPr>
              <w:rPr>
                <w:ins w:id="9046" w:author="Sowndarya S (WT01 - Manufacturing &amp; Hi Tech)" w:date="2015-03-23T15:35:00Z"/>
                <w:rFonts w:ascii="Calibri" w:eastAsiaTheme="minorHAnsi" w:hAnsi="Calibri" w:cs="Calibri"/>
                <w:color w:val="000000"/>
                <w:highlight w:val="white"/>
              </w:rPr>
            </w:pPr>
            <w:ins w:id="9047"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2ED50E57" w14:textId="6CA4FF8B" w:rsidR="00A2139F" w:rsidRPr="00596774" w:rsidRDefault="00A2139F" w:rsidP="00A2139F">
            <w:pPr>
              <w:rPr>
                <w:ins w:id="9048" w:author="Sowndarya S (WT01 - Manufacturing &amp; Hi Tech)" w:date="2015-03-23T15:35:00Z"/>
                <w:rFonts w:asciiTheme="minorHAnsi" w:hAnsiTheme="minorHAnsi" w:cstheme="minorHAnsi"/>
                <w:color w:val="000000"/>
                <w:sz w:val="18"/>
                <w:szCs w:val="16"/>
              </w:rPr>
            </w:pPr>
            <w:ins w:id="9049" w:author="Sowndarya S (WT01 - Manufacturing &amp; Hi Tech)" w:date="2015-03-23T18:57:00Z">
              <w:r>
                <w:rPr>
                  <w:rFonts w:asciiTheme="minorHAnsi" w:hAnsiTheme="minorHAnsi" w:cstheme="minorHAnsi"/>
                  <w:color w:val="000000"/>
                  <w:sz w:val="18"/>
                  <w:szCs w:val="16"/>
                </w:rPr>
                <w:t>Pro_Jun</w:t>
              </w:r>
            </w:ins>
          </w:p>
        </w:tc>
      </w:tr>
      <w:tr w:rsidR="00A2139F" w:rsidRPr="000F1877" w14:paraId="1451931C" w14:textId="77777777" w:rsidTr="002F684F">
        <w:trPr>
          <w:ins w:id="9050"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A406557" w14:textId="4E0BAC53" w:rsidR="00A2139F" w:rsidRPr="00DD1485" w:rsidRDefault="00A2139F" w:rsidP="00A2139F">
            <w:pPr>
              <w:rPr>
                <w:ins w:id="9051" w:author="Sowndarya S (WT01 - Manufacturing &amp; Hi Tech)" w:date="2015-03-23T15:35:00Z"/>
                <w:rFonts w:asciiTheme="minorHAnsi" w:hAnsiTheme="minorHAnsi" w:cstheme="minorHAnsi"/>
                <w:color w:val="000000"/>
                <w:sz w:val="18"/>
                <w:szCs w:val="16"/>
              </w:rPr>
            </w:pPr>
            <w:ins w:id="9052" w:author="Sowndarya S (WT01 - Manufacturing &amp; Hi Tech)" w:date="2015-03-23T18:28:00Z">
              <w:r>
                <w:rPr>
                  <w:rFonts w:asciiTheme="minorHAnsi" w:hAnsiTheme="minorHAnsi" w:cstheme="minorHAnsi"/>
                  <w:color w:val="000000"/>
                  <w:sz w:val="18"/>
                  <w:szCs w:val="16"/>
                </w:rPr>
                <w:t>PRO_JUL</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37C9E43" w14:textId="39F7964C" w:rsidR="00A2139F" w:rsidRPr="00BA45DE" w:rsidRDefault="00A2139F" w:rsidP="00A2139F">
            <w:pPr>
              <w:rPr>
                <w:ins w:id="9053" w:author="Sowndarya S (WT01 - Manufacturing &amp; Hi Tech)" w:date="2015-03-23T15:35:00Z"/>
                <w:rFonts w:asciiTheme="minorHAnsi" w:hAnsiTheme="minorHAnsi" w:cstheme="minorHAnsi"/>
                <w:color w:val="000000"/>
                <w:sz w:val="18"/>
                <w:szCs w:val="18"/>
              </w:rPr>
            </w:pPr>
            <w:ins w:id="9054"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7ED03A24" w14:textId="77777777" w:rsidR="00A2139F" w:rsidRPr="000F1877" w:rsidRDefault="00A2139F" w:rsidP="00A2139F">
            <w:pPr>
              <w:rPr>
                <w:ins w:id="9055" w:author="Sowndarya S (WT01 - Manufacturing &amp; Hi Tech)" w:date="2015-03-23T15:35:00Z"/>
                <w:rFonts w:asciiTheme="minorHAnsi" w:hAnsiTheme="minorHAnsi" w:cstheme="minorHAnsi"/>
                <w:color w:val="000000"/>
                <w:sz w:val="18"/>
                <w:szCs w:val="16"/>
              </w:rPr>
            </w:pPr>
            <w:ins w:id="9056" w:author="Sowndarya S (WT01 - Manufacturing &amp; Hi Tech)" w:date="2015-03-23T15:35:00Z">
              <w:r w:rsidRPr="00354FDE">
                <w:rPr>
                  <w:rFonts w:ascii="Calibri" w:hAnsi="Calibri" w:cs="Calibri"/>
                  <w:color w:val="000000"/>
                  <w:sz w:val="18"/>
                  <w:szCs w:val="22"/>
                </w:rPr>
                <w:t>MonthName/Profit</w:t>
              </w:r>
            </w:ins>
          </w:p>
        </w:tc>
        <w:tc>
          <w:tcPr>
            <w:tcW w:w="880" w:type="pct"/>
            <w:tcBorders>
              <w:top w:val="single" w:sz="4" w:space="0" w:color="auto"/>
              <w:left w:val="single" w:sz="4" w:space="0" w:color="auto"/>
              <w:bottom w:val="single" w:sz="4" w:space="0" w:color="auto"/>
              <w:right w:val="single" w:sz="4" w:space="0" w:color="auto"/>
            </w:tcBorders>
          </w:tcPr>
          <w:p w14:paraId="15537410" w14:textId="7BB59B8B" w:rsidR="00A2139F" w:rsidRPr="00596774" w:rsidRDefault="00A2139F" w:rsidP="00A2139F">
            <w:pPr>
              <w:rPr>
                <w:ins w:id="9057" w:author="Sowndarya S (WT01 - Manufacturing &amp; Hi Tech)" w:date="2015-03-23T15:35:00Z"/>
                <w:rFonts w:ascii="Calibri" w:eastAsiaTheme="minorHAnsi" w:hAnsi="Calibri" w:cs="Calibri"/>
                <w:color w:val="000000"/>
                <w:highlight w:val="white"/>
              </w:rPr>
            </w:pPr>
            <w:ins w:id="9058"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3D983C64" w14:textId="10EC7322" w:rsidR="00A2139F" w:rsidRPr="00596774" w:rsidRDefault="00A2139F" w:rsidP="00A2139F">
            <w:pPr>
              <w:rPr>
                <w:ins w:id="9059" w:author="Sowndarya S (WT01 - Manufacturing &amp; Hi Tech)" w:date="2015-03-23T15:35:00Z"/>
                <w:rFonts w:asciiTheme="minorHAnsi" w:hAnsiTheme="minorHAnsi" w:cstheme="minorHAnsi"/>
                <w:color w:val="000000"/>
                <w:sz w:val="18"/>
                <w:szCs w:val="16"/>
              </w:rPr>
            </w:pPr>
            <w:ins w:id="9060" w:author="Sowndarya S (WT01 - Manufacturing &amp; Hi Tech)" w:date="2015-03-23T18:57:00Z">
              <w:r>
                <w:rPr>
                  <w:rFonts w:asciiTheme="minorHAnsi" w:hAnsiTheme="minorHAnsi" w:cstheme="minorHAnsi"/>
                  <w:color w:val="000000"/>
                  <w:sz w:val="18"/>
                  <w:szCs w:val="16"/>
                </w:rPr>
                <w:t>Pro_Jul</w:t>
              </w:r>
            </w:ins>
          </w:p>
        </w:tc>
      </w:tr>
      <w:tr w:rsidR="00A2139F" w:rsidRPr="000F1877" w14:paraId="5C9AEF66" w14:textId="77777777" w:rsidTr="002F684F">
        <w:trPr>
          <w:ins w:id="9061"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885574A" w14:textId="30DEB8BB" w:rsidR="00A2139F" w:rsidRPr="00DD1485" w:rsidRDefault="00A2139F" w:rsidP="00A2139F">
            <w:pPr>
              <w:rPr>
                <w:ins w:id="9062" w:author="Sowndarya S (WT01 - Manufacturing &amp; Hi Tech)" w:date="2015-03-23T15:35:00Z"/>
                <w:rFonts w:asciiTheme="minorHAnsi" w:hAnsiTheme="minorHAnsi" w:cstheme="minorHAnsi"/>
                <w:color w:val="000000"/>
                <w:sz w:val="18"/>
                <w:szCs w:val="16"/>
              </w:rPr>
            </w:pPr>
            <w:ins w:id="9063" w:author="Sowndarya S (WT01 - Manufacturing &amp; Hi Tech)" w:date="2015-03-23T18:28:00Z">
              <w:r>
                <w:rPr>
                  <w:rFonts w:asciiTheme="minorHAnsi" w:hAnsiTheme="minorHAnsi" w:cstheme="minorHAnsi"/>
                  <w:color w:val="000000"/>
                  <w:sz w:val="18"/>
                  <w:szCs w:val="16"/>
                </w:rPr>
                <w:t>PRO_AUG</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4E727B9D" w14:textId="41DDEACE" w:rsidR="00A2139F" w:rsidRPr="00BA45DE" w:rsidRDefault="00A2139F" w:rsidP="00A2139F">
            <w:pPr>
              <w:rPr>
                <w:ins w:id="9064" w:author="Sowndarya S (WT01 - Manufacturing &amp; Hi Tech)" w:date="2015-03-23T15:35:00Z"/>
                <w:rFonts w:asciiTheme="minorHAnsi" w:hAnsiTheme="minorHAnsi" w:cstheme="minorHAnsi"/>
                <w:color w:val="000000"/>
                <w:sz w:val="18"/>
                <w:szCs w:val="18"/>
              </w:rPr>
            </w:pPr>
            <w:ins w:id="9065"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18FD05B0" w14:textId="77777777" w:rsidR="00A2139F" w:rsidRPr="000F1877" w:rsidRDefault="00A2139F" w:rsidP="00A2139F">
            <w:pPr>
              <w:rPr>
                <w:ins w:id="9066" w:author="Sowndarya S (WT01 - Manufacturing &amp; Hi Tech)" w:date="2015-03-23T15:35:00Z"/>
                <w:rFonts w:asciiTheme="minorHAnsi" w:hAnsiTheme="minorHAnsi" w:cstheme="minorHAnsi"/>
                <w:color w:val="000000"/>
                <w:sz w:val="18"/>
                <w:szCs w:val="16"/>
              </w:rPr>
            </w:pPr>
            <w:ins w:id="9067" w:author="Sowndarya S (WT01 - Manufacturing &amp; Hi Tech)" w:date="2015-03-23T15:35:00Z">
              <w:r w:rsidRPr="00354FDE">
                <w:rPr>
                  <w:rFonts w:ascii="Calibri" w:hAnsi="Calibri" w:cs="Calibri"/>
                  <w:color w:val="000000"/>
                  <w:sz w:val="18"/>
                  <w:szCs w:val="22"/>
                </w:rPr>
                <w:t>MonthName/Profit</w:t>
              </w:r>
            </w:ins>
          </w:p>
        </w:tc>
        <w:tc>
          <w:tcPr>
            <w:tcW w:w="880" w:type="pct"/>
            <w:tcBorders>
              <w:top w:val="single" w:sz="4" w:space="0" w:color="auto"/>
              <w:left w:val="single" w:sz="4" w:space="0" w:color="auto"/>
              <w:bottom w:val="single" w:sz="4" w:space="0" w:color="auto"/>
              <w:right w:val="single" w:sz="4" w:space="0" w:color="auto"/>
            </w:tcBorders>
          </w:tcPr>
          <w:p w14:paraId="3DCFE7A3" w14:textId="54966B4B" w:rsidR="00A2139F" w:rsidRPr="00596774" w:rsidRDefault="00A2139F" w:rsidP="00A2139F">
            <w:pPr>
              <w:rPr>
                <w:ins w:id="9068" w:author="Sowndarya S (WT01 - Manufacturing &amp; Hi Tech)" w:date="2015-03-23T15:35:00Z"/>
                <w:rFonts w:ascii="Calibri" w:eastAsiaTheme="minorHAnsi" w:hAnsi="Calibri" w:cs="Calibri"/>
                <w:color w:val="000000"/>
                <w:highlight w:val="white"/>
              </w:rPr>
            </w:pPr>
            <w:ins w:id="9069"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6BF6229E" w14:textId="5A0987BD" w:rsidR="00A2139F" w:rsidRPr="00596774" w:rsidRDefault="00A2139F" w:rsidP="00A2139F">
            <w:pPr>
              <w:rPr>
                <w:ins w:id="9070" w:author="Sowndarya S (WT01 - Manufacturing &amp; Hi Tech)" w:date="2015-03-23T15:35:00Z"/>
                <w:rFonts w:asciiTheme="minorHAnsi" w:hAnsiTheme="minorHAnsi" w:cstheme="minorHAnsi"/>
                <w:color w:val="000000"/>
                <w:sz w:val="18"/>
                <w:szCs w:val="16"/>
              </w:rPr>
            </w:pPr>
            <w:ins w:id="9071" w:author="Sowndarya S (WT01 - Manufacturing &amp; Hi Tech)" w:date="2015-03-23T18:57:00Z">
              <w:r>
                <w:rPr>
                  <w:rFonts w:asciiTheme="minorHAnsi" w:hAnsiTheme="minorHAnsi" w:cstheme="minorHAnsi"/>
                  <w:color w:val="000000"/>
                  <w:sz w:val="18"/>
                  <w:szCs w:val="16"/>
                </w:rPr>
                <w:t>Pro_Aug</w:t>
              </w:r>
            </w:ins>
          </w:p>
        </w:tc>
      </w:tr>
      <w:tr w:rsidR="00A2139F" w:rsidRPr="000F1877" w14:paraId="0CF77479" w14:textId="77777777" w:rsidTr="002F684F">
        <w:trPr>
          <w:ins w:id="9072"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EDEFA64" w14:textId="6B61A9D5" w:rsidR="00A2139F" w:rsidRPr="00DD1485" w:rsidRDefault="00A2139F" w:rsidP="00A2139F">
            <w:pPr>
              <w:rPr>
                <w:ins w:id="9073" w:author="Sowndarya S (WT01 - Manufacturing &amp; Hi Tech)" w:date="2015-03-23T15:35:00Z"/>
                <w:rFonts w:asciiTheme="minorHAnsi" w:hAnsiTheme="minorHAnsi" w:cstheme="minorHAnsi"/>
                <w:color w:val="000000"/>
                <w:sz w:val="18"/>
                <w:szCs w:val="16"/>
              </w:rPr>
            </w:pPr>
            <w:ins w:id="9074" w:author="Sowndarya S (WT01 - Manufacturing &amp; Hi Tech)" w:date="2015-03-23T18:28:00Z">
              <w:r>
                <w:rPr>
                  <w:rFonts w:asciiTheme="minorHAnsi" w:hAnsiTheme="minorHAnsi" w:cstheme="minorHAnsi"/>
                  <w:color w:val="000000"/>
                  <w:sz w:val="18"/>
                  <w:szCs w:val="16"/>
                </w:rPr>
                <w:t>PRO_SEP</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B389C1B" w14:textId="19D5F658" w:rsidR="00A2139F" w:rsidRPr="00BA45DE" w:rsidRDefault="00A2139F" w:rsidP="00A2139F">
            <w:pPr>
              <w:rPr>
                <w:ins w:id="9075" w:author="Sowndarya S (WT01 - Manufacturing &amp; Hi Tech)" w:date="2015-03-23T15:35:00Z"/>
                <w:rFonts w:asciiTheme="minorHAnsi" w:hAnsiTheme="minorHAnsi" w:cstheme="minorHAnsi"/>
                <w:color w:val="000000"/>
                <w:sz w:val="18"/>
                <w:szCs w:val="18"/>
              </w:rPr>
            </w:pPr>
            <w:ins w:id="9076"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15C9801E" w14:textId="77777777" w:rsidR="00A2139F" w:rsidRPr="000F1877" w:rsidRDefault="00A2139F" w:rsidP="00A2139F">
            <w:pPr>
              <w:rPr>
                <w:ins w:id="9077" w:author="Sowndarya S (WT01 - Manufacturing &amp; Hi Tech)" w:date="2015-03-23T15:35:00Z"/>
                <w:rFonts w:asciiTheme="minorHAnsi" w:hAnsiTheme="minorHAnsi" w:cstheme="minorHAnsi"/>
                <w:color w:val="000000"/>
                <w:sz w:val="18"/>
                <w:szCs w:val="16"/>
              </w:rPr>
            </w:pPr>
            <w:ins w:id="9078" w:author="Sowndarya S (WT01 - Manufacturing &amp; Hi Tech)" w:date="2015-03-23T15:35:00Z">
              <w:r w:rsidRPr="00354FDE">
                <w:rPr>
                  <w:rFonts w:ascii="Calibri" w:hAnsi="Calibri" w:cs="Calibri"/>
                  <w:color w:val="000000"/>
                  <w:sz w:val="18"/>
                  <w:szCs w:val="22"/>
                </w:rPr>
                <w:t>MonthName/Profit</w:t>
              </w:r>
            </w:ins>
          </w:p>
        </w:tc>
        <w:tc>
          <w:tcPr>
            <w:tcW w:w="880" w:type="pct"/>
            <w:tcBorders>
              <w:top w:val="single" w:sz="4" w:space="0" w:color="auto"/>
              <w:left w:val="single" w:sz="4" w:space="0" w:color="auto"/>
              <w:bottom w:val="single" w:sz="4" w:space="0" w:color="auto"/>
              <w:right w:val="single" w:sz="4" w:space="0" w:color="auto"/>
            </w:tcBorders>
          </w:tcPr>
          <w:p w14:paraId="6E44BD3C" w14:textId="52ACA31E" w:rsidR="00A2139F" w:rsidRPr="00596774" w:rsidRDefault="00A2139F" w:rsidP="00A2139F">
            <w:pPr>
              <w:rPr>
                <w:ins w:id="9079" w:author="Sowndarya S (WT01 - Manufacturing &amp; Hi Tech)" w:date="2015-03-23T15:35:00Z"/>
                <w:rFonts w:ascii="Calibri" w:eastAsiaTheme="minorHAnsi" w:hAnsi="Calibri" w:cs="Calibri"/>
                <w:color w:val="000000"/>
                <w:highlight w:val="white"/>
              </w:rPr>
            </w:pPr>
            <w:ins w:id="9080"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w:t>
              </w:r>
              <w:r w:rsidRPr="002F684F">
                <w:rPr>
                  <w:rFonts w:asciiTheme="minorHAnsi" w:eastAsiaTheme="minorHAnsi" w:hAnsiTheme="minorHAnsi" w:cstheme="minorHAnsi"/>
                  <w:color w:val="000000"/>
                  <w:sz w:val="18"/>
                  <w:szCs w:val="18"/>
                  <w:highlight w:val="white"/>
                </w:rPr>
                <w:lastRenderedPageBreak/>
                <w:t>Plan</w:t>
              </w:r>
            </w:ins>
          </w:p>
        </w:tc>
        <w:tc>
          <w:tcPr>
            <w:tcW w:w="1091" w:type="pct"/>
            <w:tcBorders>
              <w:top w:val="single" w:sz="4" w:space="0" w:color="auto"/>
              <w:left w:val="single" w:sz="4" w:space="0" w:color="auto"/>
              <w:bottom w:val="single" w:sz="4" w:space="0" w:color="auto"/>
              <w:right w:val="single" w:sz="4" w:space="0" w:color="auto"/>
            </w:tcBorders>
            <w:vAlign w:val="center"/>
          </w:tcPr>
          <w:p w14:paraId="5E1CABCB" w14:textId="3AA933D4" w:rsidR="00A2139F" w:rsidRPr="00596774" w:rsidRDefault="00A2139F" w:rsidP="00A2139F">
            <w:pPr>
              <w:rPr>
                <w:ins w:id="9081" w:author="Sowndarya S (WT01 - Manufacturing &amp; Hi Tech)" w:date="2015-03-23T15:35:00Z"/>
                <w:rFonts w:asciiTheme="minorHAnsi" w:hAnsiTheme="minorHAnsi" w:cstheme="minorHAnsi"/>
                <w:color w:val="000000"/>
                <w:sz w:val="18"/>
                <w:szCs w:val="16"/>
              </w:rPr>
            </w:pPr>
            <w:ins w:id="9082" w:author="Sowndarya S (WT01 - Manufacturing &amp; Hi Tech)" w:date="2015-03-23T18:57:00Z">
              <w:r>
                <w:rPr>
                  <w:rFonts w:asciiTheme="minorHAnsi" w:hAnsiTheme="minorHAnsi" w:cstheme="minorHAnsi"/>
                  <w:color w:val="000000"/>
                  <w:sz w:val="18"/>
                  <w:szCs w:val="16"/>
                </w:rPr>
                <w:lastRenderedPageBreak/>
                <w:t>Pro_Sep</w:t>
              </w:r>
            </w:ins>
          </w:p>
        </w:tc>
      </w:tr>
      <w:tr w:rsidR="00A2139F" w:rsidRPr="000F1877" w14:paraId="28D2DBA4" w14:textId="77777777" w:rsidTr="002F684F">
        <w:trPr>
          <w:ins w:id="9083" w:author="Sowndarya S (WT01 - Manufacturing &amp; Hi Tech)" w:date="2015-03-23T15:35: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0C3C04C0" w14:textId="1CBD50A9" w:rsidR="00A2139F" w:rsidRPr="00DD1485" w:rsidRDefault="00A2139F" w:rsidP="00A2139F">
            <w:pPr>
              <w:rPr>
                <w:ins w:id="9084" w:author="Sowndarya S (WT01 - Manufacturing &amp; Hi Tech)" w:date="2015-03-23T15:35:00Z"/>
                <w:rFonts w:asciiTheme="minorHAnsi" w:hAnsiTheme="minorHAnsi" w:cstheme="minorHAnsi"/>
                <w:color w:val="000000"/>
                <w:sz w:val="18"/>
                <w:szCs w:val="16"/>
              </w:rPr>
            </w:pPr>
            <w:ins w:id="9085" w:author="Sowndarya S (WT01 - Manufacturing &amp; Hi Tech)" w:date="2015-03-23T18:28:00Z">
              <w:r>
                <w:rPr>
                  <w:rFonts w:asciiTheme="minorHAnsi" w:hAnsiTheme="minorHAnsi" w:cstheme="minorHAnsi"/>
                  <w:color w:val="000000"/>
                  <w:sz w:val="18"/>
                  <w:szCs w:val="16"/>
                </w:rPr>
                <w:t>PRO_OCT</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58EF577" w14:textId="13D0CFBA" w:rsidR="00A2139F" w:rsidRPr="00BA45DE" w:rsidRDefault="00A2139F" w:rsidP="00A2139F">
            <w:pPr>
              <w:rPr>
                <w:ins w:id="9086" w:author="Sowndarya S (WT01 - Manufacturing &amp; Hi Tech)" w:date="2015-03-23T15:35:00Z"/>
                <w:rFonts w:asciiTheme="minorHAnsi" w:hAnsiTheme="minorHAnsi" w:cstheme="minorHAnsi"/>
                <w:color w:val="000000"/>
                <w:sz w:val="18"/>
                <w:szCs w:val="18"/>
              </w:rPr>
            </w:pPr>
            <w:ins w:id="9087"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086BCD85" w14:textId="77777777" w:rsidR="00A2139F" w:rsidRPr="000F1877" w:rsidRDefault="00A2139F" w:rsidP="00A2139F">
            <w:pPr>
              <w:rPr>
                <w:ins w:id="9088" w:author="Sowndarya S (WT01 - Manufacturing &amp; Hi Tech)" w:date="2015-03-23T15:35:00Z"/>
                <w:rFonts w:asciiTheme="minorHAnsi" w:hAnsiTheme="minorHAnsi" w:cstheme="minorHAnsi"/>
                <w:color w:val="000000"/>
                <w:sz w:val="18"/>
                <w:szCs w:val="16"/>
              </w:rPr>
            </w:pPr>
            <w:ins w:id="9089" w:author="Sowndarya S (WT01 - Manufacturing &amp; Hi Tech)" w:date="2015-03-23T15:35:00Z">
              <w:r w:rsidRPr="00354FDE">
                <w:rPr>
                  <w:rFonts w:ascii="Calibri" w:hAnsi="Calibri" w:cs="Calibri"/>
                  <w:color w:val="000000"/>
                  <w:sz w:val="18"/>
                  <w:szCs w:val="22"/>
                </w:rPr>
                <w:t>MonthName/Profit</w:t>
              </w:r>
              <w:r w:rsidRPr="000F1877">
                <w:rPr>
                  <w:rFonts w:asciiTheme="minorHAnsi" w:hAnsiTheme="minorHAnsi" w:cstheme="minorHAnsi"/>
                  <w:color w:val="000000"/>
                  <w:sz w:val="18"/>
                  <w:szCs w:val="16"/>
                </w:rPr>
                <w:t xml:space="preserve"> </w:t>
              </w:r>
            </w:ins>
          </w:p>
        </w:tc>
        <w:tc>
          <w:tcPr>
            <w:tcW w:w="880" w:type="pct"/>
            <w:tcBorders>
              <w:top w:val="single" w:sz="4" w:space="0" w:color="auto"/>
              <w:left w:val="single" w:sz="4" w:space="0" w:color="auto"/>
              <w:bottom w:val="single" w:sz="4" w:space="0" w:color="auto"/>
              <w:right w:val="single" w:sz="4" w:space="0" w:color="auto"/>
            </w:tcBorders>
          </w:tcPr>
          <w:p w14:paraId="2AB82163" w14:textId="00FE3997" w:rsidR="00A2139F" w:rsidRPr="00596774" w:rsidRDefault="00A2139F" w:rsidP="00A2139F">
            <w:pPr>
              <w:rPr>
                <w:ins w:id="9090" w:author="Sowndarya S (WT01 - Manufacturing &amp; Hi Tech)" w:date="2015-03-23T15:35:00Z"/>
                <w:rFonts w:ascii="Calibri" w:eastAsiaTheme="minorHAnsi" w:hAnsi="Calibri" w:cs="Calibri"/>
                <w:color w:val="000000"/>
                <w:highlight w:val="white"/>
              </w:rPr>
            </w:pPr>
            <w:ins w:id="9091"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74E5A409" w14:textId="08362183" w:rsidR="00A2139F" w:rsidRPr="00596774" w:rsidRDefault="00A2139F" w:rsidP="00A2139F">
            <w:pPr>
              <w:rPr>
                <w:ins w:id="9092" w:author="Sowndarya S (WT01 - Manufacturing &amp; Hi Tech)" w:date="2015-03-23T15:35:00Z"/>
                <w:rFonts w:asciiTheme="minorHAnsi" w:hAnsiTheme="minorHAnsi" w:cstheme="minorHAnsi"/>
                <w:color w:val="000000"/>
                <w:sz w:val="18"/>
                <w:szCs w:val="16"/>
              </w:rPr>
            </w:pPr>
            <w:ins w:id="9093" w:author="Sowndarya S (WT01 - Manufacturing &amp; Hi Tech)" w:date="2015-03-23T18:57:00Z">
              <w:r>
                <w:rPr>
                  <w:rFonts w:asciiTheme="minorHAnsi" w:hAnsiTheme="minorHAnsi" w:cstheme="minorHAnsi"/>
                  <w:color w:val="000000"/>
                  <w:sz w:val="18"/>
                  <w:szCs w:val="16"/>
                </w:rPr>
                <w:t>Pro_Oct</w:t>
              </w:r>
            </w:ins>
          </w:p>
        </w:tc>
      </w:tr>
      <w:tr w:rsidR="00A2139F" w:rsidRPr="000F1877" w14:paraId="7B46CC37" w14:textId="77777777" w:rsidTr="002F684F">
        <w:trPr>
          <w:ins w:id="9094"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947A9CD" w14:textId="25CC15AC" w:rsidR="00A2139F" w:rsidRPr="00DD1485" w:rsidRDefault="00A2139F" w:rsidP="00A2139F">
            <w:pPr>
              <w:rPr>
                <w:ins w:id="9095" w:author="Sowndarya S (WT01 - Manufacturing &amp; Hi Tech)" w:date="2015-03-23T18:27:00Z"/>
                <w:rFonts w:asciiTheme="minorHAnsi" w:hAnsiTheme="minorHAnsi" w:cstheme="minorHAnsi"/>
                <w:color w:val="000000"/>
                <w:sz w:val="18"/>
                <w:szCs w:val="16"/>
              </w:rPr>
            </w:pPr>
            <w:ins w:id="9096" w:author="Sowndarya S (WT01 - Manufacturing &amp; Hi Tech)" w:date="2015-03-23T18:28:00Z">
              <w:r>
                <w:rPr>
                  <w:rFonts w:asciiTheme="minorHAnsi" w:hAnsiTheme="minorHAnsi" w:cstheme="minorHAnsi"/>
                  <w:color w:val="000000"/>
                  <w:sz w:val="18"/>
                  <w:szCs w:val="16"/>
                </w:rPr>
                <w:t>PRO_NOV</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D49F00B" w14:textId="4CBDDF39" w:rsidR="00A2139F" w:rsidRPr="00BA45DE" w:rsidRDefault="00A2139F" w:rsidP="00A2139F">
            <w:pPr>
              <w:rPr>
                <w:ins w:id="9097" w:author="Sowndarya S (WT01 - Manufacturing &amp; Hi Tech)" w:date="2015-03-23T18:27:00Z"/>
                <w:rFonts w:asciiTheme="minorHAnsi" w:hAnsiTheme="minorHAnsi" w:cstheme="minorHAnsi"/>
                <w:sz w:val="18"/>
                <w:szCs w:val="18"/>
              </w:rPr>
            </w:pPr>
            <w:ins w:id="9098"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588AB647" w14:textId="428557B5" w:rsidR="00A2139F" w:rsidRPr="00354FDE" w:rsidRDefault="00A2139F" w:rsidP="00A2139F">
            <w:pPr>
              <w:rPr>
                <w:ins w:id="9099" w:author="Sowndarya S (WT01 - Manufacturing &amp; Hi Tech)" w:date="2015-03-23T18:27:00Z"/>
                <w:rFonts w:ascii="Calibri" w:hAnsi="Calibri" w:cs="Calibri"/>
                <w:color w:val="000000"/>
                <w:sz w:val="18"/>
                <w:szCs w:val="22"/>
              </w:rPr>
            </w:pPr>
            <w:ins w:id="9100" w:author="Sowndarya S (WT01 - Manufacturing &amp; Hi Tech)" w:date="2015-03-23T18:48:00Z">
              <w:r w:rsidRPr="00A54527">
                <w:rPr>
                  <w:rFonts w:ascii="Calibri" w:hAnsi="Calibri" w:cs="Calibri"/>
                  <w:color w:val="000000"/>
                  <w:sz w:val="18"/>
                  <w:szCs w:val="22"/>
                </w:rPr>
                <w:t>MonthName/Profit</w:t>
              </w:r>
              <w:r w:rsidRPr="00A54527">
                <w:rPr>
                  <w:rFonts w:asciiTheme="minorHAnsi" w:hAnsiTheme="minorHAnsi" w:cstheme="minorHAnsi"/>
                  <w:color w:val="000000"/>
                  <w:sz w:val="18"/>
                  <w:szCs w:val="16"/>
                </w:rPr>
                <w:t xml:space="preserve"> </w:t>
              </w:r>
            </w:ins>
          </w:p>
        </w:tc>
        <w:tc>
          <w:tcPr>
            <w:tcW w:w="880" w:type="pct"/>
            <w:tcBorders>
              <w:top w:val="single" w:sz="4" w:space="0" w:color="auto"/>
              <w:left w:val="single" w:sz="4" w:space="0" w:color="auto"/>
              <w:bottom w:val="single" w:sz="4" w:space="0" w:color="auto"/>
              <w:right w:val="single" w:sz="4" w:space="0" w:color="auto"/>
            </w:tcBorders>
          </w:tcPr>
          <w:p w14:paraId="5C7FAB4A" w14:textId="33F4141F" w:rsidR="00A2139F" w:rsidRPr="00FD0C5F" w:rsidRDefault="00A2139F" w:rsidP="00A2139F">
            <w:pPr>
              <w:rPr>
                <w:ins w:id="9101" w:author="Sowndarya S (WT01 - Manufacturing &amp; Hi Tech)" w:date="2015-03-23T18:27:00Z"/>
                <w:rFonts w:ascii="Calibri" w:eastAsiaTheme="minorHAnsi" w:hAnsi="Calibri" w:cs="Calibri"/>
                <w:color w:val="000000"/>
              </w:rPr>
            </w:pPr>
            <w:ins w:id="9102"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28DB2C7F" w14:textId="1FB05BBC" w:rsidR="00A2139F" w:rsidRDefault="00A2139F" w:rsidP="00A2139F">
            <w:pPr>
              <w:rPr>
                <w:ins w:id="9103" w:author="Sowndarya S (WT01 - Manufacturing &amp; Hi Tech)" w:date="2015-03-23T18:27:00Z"/>
                <w:rFonts w:asciiTheme="minorHAnsi" w:hAnsiTheme="minorHAnsi" w:cstheme="minorHAnsi"/>
                <w:color w:val="000000"/>
                <w:sz w:val="18"/>
                <w:szCs w:val="16"/>
              </w:rPr>
            </w:pPr>
            <w:ins w:id="9104" w:author="Sowndarya S (WT01 - Manufacturing &amp; Hi Tech)" w:date="2015-03-23T18:57:00Z">
              <w:r>
                <w:rPr>
                  <w:rFonts w:asciiTheme="minorHAnsi" w:hAnsiTheme="minorHAnsi" w:cstheme="minorHAnsi"/>
                  <w:color w:val="000000"/>
                  <w:sz w:val="18"/>
                  <w:szCs w:val="16"/>
                </w:rPr>
                <w:t>Pro_Nov</w:t>
              </w:r>
            </w:ins>
          </w:p>
        </w:tc>
      </w:tr>
      <w:tr w:rsidR="00A2139F" w:rsidRPr="000F1877" w14:paraId="2A13179F" w14:textId="77777777" w:rsidTr="002F684F">
        <w:trPr>
          <w:ins w:id="9105"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7324181" w14:textId="21683CC1" w:rsidR="00A2139F" w:rsidRPr="00DD1485" w:rsidRDefault="00A2139F" w:rsidP="00A2139F">
            <w:pPr>
              <w:rPr>
                <w:ins w:id="9106" w:author="Sowndarya S (WT01 - Manufacturing &amp; Hi Tech)" w:date="2015-03-23T18:27:00Z"/>
                <w:rFonts w:asciiTheme="minorHAnsi" w:hAnsiTheme="minorHAnsi" w:cstheme="minorHAnsi"/>
                <w:color w:val="000000"/>
                <w:sz w:val="18"/>
                <w:szCs w:val="16"/>
              </w:rPr>
            </w:pPr>
            <w:ins w:id="9107" w:author="Sowndarya S (WT01 - Manufacturing &amp; Hi Tech)" w:date="2015-03-23T18:28:00Z">
              <w:r>
                <w:rPr>
                  <w:rFonts w:asciiTheme="minorHAnsi" w:hAnsiTheme="minorHAnsi" w:cstheme="minorHAnsi"/>
                  <w:color w:val="000000"/>
                  <w:sz w:val="18"/>
                  <w:szCs w:val="16"/>
                </w:rPr>
                <w:t>PRO_DEC</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4E07B320" w14:textId="2B296094" w:rsidR="00A2139F" w:rsidRPr="00BA45DE" w:rsidRDefault="00A2139F" w:rsidP="00A2139F">
            <w:pPr>
              <w:rPr>
                <w:ins w:id="9108" w:author="Sowndarya S (WT01 - Manufacturing &amp; Hi Tech)" w:date="2015-03-23T18:27:00Z"/>
                <w:rFonts w:asciiTheme="minorHAnsi" w:hAnsiTheme="minorHAnsi" w:cstheme="minorHAnsi"/>
                <w:sz w:val="18"/>
                <w:szCs w:val="18"/>
              </w:rPr>
            </w:pPr>
            <w:ins w:id="9109"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186FB47C" w14:textId="108292F3" w:rsidR="00A2139F" w:rsidRPr="00354FDE" w:rsidRDefault="00A2139F" w:rsidP="00A2139F">
            <w:pPr>
              <w:rPr>
                <w:ins w:id="9110" w:author="Sowndarya S (WT01 - Manufacturing &amp; Hi Tech)" w:date="2015-03-23T18:27:00Z"/>
                <w:rFonts w:ascii="Calibri" w:hAnsi="Calibri" w:cs="Calibri"/>
                <w:color w:val="000000"/>
                <w:sz w:val="18"/>
                <w:szCs w:val="22"/>
              </w:rPr>
            </w:pPr>
            <w:ins w:id="9111" w:author="Sowndarya S (WT01 - Manufacturing &amp; Hi Tech)" w:date="2015-03-23T18:48:00Z">
              <w:r w:rsidRPr="00A54527">
                <w:rPr>
                  <w:rFonts w:ascii="Calibri" w:hAnsi="Calibri" w:cs="Calibri"/>
                  <w:color w:val="000000"/>
                  <w:sz w:val="18"/>
                  <w:szCs w:val="22"/>
                </w:rPr>
                <w:t>MonthName/Profit</w:t>
              </w:r>
              <w:r w:rsidRPr="00A54527">
                <w:rPr>
                  <w:rFonts w:asciiTheme="minorHAnsi" w:hAnsiTheme="minorHAnsi" w:cstheme="minorHAnsi"/>
                  <w:color w:val="000000"/>
                  <w:sz w:val="18"/>
                  <w:szCs w:val="16"/>
                </w:rPr>
                <w:t xml:space="preserve"> </w:t>
              </w:r>
            </w:ins>
          </w:p>
        </w:tc>
        <w:tc>
          <w:tcPr>
            <w:tcW w:w="880" w:type="pct"/>
            <w:tcBorders>
              <w:top w:val="single" w:sz="4" w:space="0" w:color="auto"/>
              <w:left w:val="single" w:sz="4" w:space="0" w:color="auto"/>
              <w:bottom w:val="single" w:sz="4" w:space="0" w:color="auto"/>
              <w:right w:val="single" w:sz="4" w:space="0" w:color="auto"/>
            </w:tcBorders>
          </w:tcPr>
          <w:p w14:paraId="106BB511" w14:textId="35B4C0EE" w:rsidR="00A2139F" w:rsidRPr="00FD0C5F" w:rsidRDefault="00A2139F" w:rsidP="00A2139F">
            <w:pPr>
              <w:rPr>
                <w:ins w:id="9112" w:author="Sowndarya S (WT01 - Manufacturing &amp; Hi Tech)" w:date="2015-03-23T18:27:00Z"/>
                <w:rFonts w:ascii="Calibri" w:eastAsiaTheme="minorHAnsi" w:hAnsi="Calibri" w:cs="Calibri"/>
                <w:color w:val="000000"/>
              </w:rPr>
            </w:pPr>
            <w:ins w:id="9113"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0F0E139D" w14:textId="4BBBF72A" w:rsidR="00A2139F" w:rsidRDefault="00A2139F" w:rsidP="00A2139F">
            <w:pPr>
              <w:rPr>
                <w:ins w:id="9114" w:author="Sowndarya S (WT01 - Manufacturing &amp; Hi Tech)" w:date="2015-03-23T18:27:00Z"/>
                <w:rFonts w:asciiTheme="minorHAnsi" w:hAnsiTheme="minorHAnsi" w:cstheme="minorHAnsi"/>
                <w:color w:val="000000"/>
                <w:sz w:val="18"/>
                <w:szCs w:val="16"/>
              </w:rPr>
            </w:pPr>
            <w:ins w:id="9115" w:author="Sowndarya S (WT01 - Manufacturing &amp; Hi Tech)" w:date="2015-03-23T18:57:00Z">
              <w:r>
                <w:rPr>
                  <w:rFonts w:asciiTheme="minorHAnsi" w:hAnsiTheme="minorHAnsi" w:cstheme="minorHAnsi"/>
                  <w:color w:val="000000"/>
                  <w:sz w:val="18"/>
                  <w:szCs w:val="16"/>
                </w:rPr>
                <w:t>Pro_Dec</w:t>
              </w:r>
            </w:ins>
          </w:p>
        </w:tc>
      </w:tr>
      <w:tr w:rsidR="00A2139F" w:rsidRPr="000F1877" w14:paraId="1DC698F2" w14:textId="77777777" w:rsidTr="002F684F">
        <w:trPr>
          <w:ins w:id="9116"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5A6BA36" w14:textId="36EF86B7" w:rsidR="00A2139F" w:rsidRPr="00DD1485" w:rsidRDefault="00A2139F" w:rsidP="00A2139F">
            <w:pPr>
              <w:rPr>
                <w:ins w:id="9117" w:author="Sowndarya S (WT01 - Manufacturing &amp; Hi Tech)" w:date="2015-03-23T18:27:00Z"/>
                <w:rFonts w:asciiTheme="minorHAnsi" w:hAnsiTheme="minorHAnsi" w:cstheme="minorHAnsi"/>
                <w:color w:val="000000"/>
                <w:sz w:val="18"/>
                <w:szCs w:val="16"/>
              </w:rPr>
            </w:pPr>
            <w:ins w:id="9118" w:author="Sowndarya S (WT01 - Manufacturing &amp; Hi Tech)" w:date="2015-03-23T18:28:00Z">
              <w:r>
                <w:rPr>
                  <w:rFonts w:asciiTheme="minorHAnsi" w:hAnsiTheme="minorHAnsi" w:cstheme="minorHAnsi"/>
                  <w:color w:val="000000"/>
                  <w:sz w:val="18"/>
                  <w:szCs w:val="16"/>
                </w:rPr>
                <w:t>PERC_PRO_JAN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84290A4" w14:textId="6D6AE38E" w:rsidR="00A2139F" w:rsidRPr="00BA45DE" w:rsidRDefault="00A2139F" w:rsidP="00A2139F">
            <w:pPr>
              <w:rPr>
                <w:ins w:id="9119" w:author="Sowndarya S (WT01 - Manufacturing &amp; Hi Tech)" w:date="2015-03-23T18:27:00Z"/>
                <w:rFonts w:asciiTheme="minorHAnsi" w:hAnsiTheme="minorHAnsi" w:cstheme="minorHAnsi"/>
                <w:sz w:val="18"/>
                <w:szCs w:val="18"/>
              </w:rPr>
            </w:pPr>
            <w:ins w:id="9120"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2CB3DA6A" w14:textId="7D89FE2E" w:rsidR="00A2139F" w:rsidRPr="00354FDE" w:rsidRDefault="00A2139F" w:rsidP="00A2139F">
            <w:pPr>
              <w:rPr>
                <w:ins w:id="9121" w:author="Sowndarya S (WT01 - Manufacturing &amp; Hi Tech)" w:date="2015-03-23T18:27:00Z"/>
                <w:rFonts w:ascii="Calibri" w:hAnsi="Calibri" w:cs="Calibri"/>
                <w:color w:val="000000"/>
                <w:sz w:val="18"/>
                <w:szCs w:val="22"/>
              </w:rPr>
            </w:pPr>
            <w:ins w:id="9122"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0ACEF1A6" w14:textId="725A3D5E" w:rsidR="00A2139F" w:rsidRPr="00FD0C5F" w:rsidRDefault="00A2139F" w:rsidP="00A2139F">
            <w:pPr>
              <w:rPr>
                <w:ins w:id="9123" w:author="Sowndarya S (WT01 - Manufacturing &amp; Hi Tech)" w:date="2015-03-23T18:27:00Z"/>
                <w:rFonts w:ascii="Calibri" w:eastAsiaTheme="minorHAnsi" w:hAnsi="Calibri" w:cs="Calibri"/>
                <w:color w:val="000000"/>
              </w:rPr>
            </w:pPr>
            <w:ins w:id="9124"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40191850" w14:textId="5BE98DDB" w:rsidR="00A2139F" w:rsidRDefault="00A2139F" w:rsidP="00A2139F">
            <w:pPr>
              <w:rPr>
                <w:ins w:id="9125" w:author="Sowndarya S (WT01 - Manufacturing &amp; Hi Tech)" w:date="2015-03-23T18:27:00Z"/>
                <w:rFonts w:asciiTheme="minorHAnsi" w:hAnsiTheme="minorHAnsi" w:cstheme="minorHAnsi"/>
                <w:color w:val="000000"/>
                <w:sz w:val="18"/>
                <w:szCs w:val="16"/>
              </w:rPr>
            </w:pPr>
            <w:ins w:id="9126" w:author="Sowndarya S (WT01 - Manufacturing &amp; Hi Tech)" w:date="2015-03-23T18:58:00Z">
              <w:r>
                <w:rPr>
                  <w:rFonts w:asciiTheme="minorHAnsi" w:hAnsiTheme="minorHAnsi" w:cstheme="minorHAnsi"/>
                  <w:color w:val="000000"/>
                  <w:sz w:val="18"/>
                  <w:szCs w:val="16"/>
                </w:rPr>
                <w:t>Perc_Pro_Jan</w:t>
              </w:r>
            </w:ins>
          </w:p>
        </w:tc>
      </w:tr>
      <w:tr w:rsidR="00A2139F" w:rsidRPr="000F1877" w14:paraId="4981B966" w14:textId="77777777" w:rsidTr="002F684F">
        <w:trPr>
          <w:ins w:id="9127"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90D8359" w14:textId="1E0FE2B7" w:rsidR="00A2139F" w:rsidRPr="00DD1485" w:rsidRDefault="00A2139F" w:rsidP="00A2139F">
            <w:pPr>
              <w:rPr>
                <w:ins w:id="9128" w:author="Sowndarya S (WT01 - Manufacturing &amp; Hi Tech)" w:date="2015-03-23T18:27:00Z"/>
                <w:rFonts w:asciiTheme="minorHAnsi" w:hAnsiTheme="minorHAnsi" w:cstheme="minorHAnsi"/>
                <w:color w:val="000000"/>
                <w:sz w:val="18"/>
                <w:szCs w:val="16"/>
              </w:rPr>
            </w:pPr>
            <w:ins w:id="9129" w:author="Sowndarya S (WT01 - Manufacturing &amp; Hi Tech)" w:date="2015-03-23T18:28:00Z">
              <w:r>
                <w:rPr>
                  <w:rFonts w:asciiTheme="minorHAnsi" w:hAnsiTheme="minorHAnsi" w:cstheme="minorHAnsi"/>
                  <w:color w:val="000000"/>
                  <w:sz w:val="18"/>
                  <w:szCs w:val="16"/>
                </w:rPr>
                <w:t>PERC_PRO_FEB</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674E346" w14:textId="38A8BDF7" w:rsidR="00A2139F" w:rsidRPr="00BA45DE" w:rsidRDefault="00A2139F" w:rsidP="00A2139F">
            <w:pPr>
              <w:rPr>
                <w:ins w:id="9130" w:author="Sowndarya S (WT01 - Manufacturing &amp; Hi Tech)" w:date="2015-03-23T18:27:00Z"/>
                <w:rFonts w:asciiTheme="minorHAnsi" w:hAnsiTheme="minorHAnsi" w:cstheme="minorHAnsi"/>
                <w:sz w:val="18"/>
                <w:szCs w:val="18"/>
              </w:rPr>
            </w:pPr>
            <w:ins w:id="9131"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1D3FA450" w14:textId="4E853EB2" w:rsidR="00A2139F" w:rsidRPr="00354FDE" w:rsidRDefault="00A2139F" w:rsidP="00A2139F">
            <w:pPr>
              <w:rPr>
                <w:ins w:id="9132" w:author="Sowndarya S (WT01 - Manufacturing &amp; Hi Tech)" w:date="2015-03-23T18:27:00Z"/>
                <w:rFonts w:ascii="Calibri" w:hAnsi="Calibri" w:cs="Calibri"/>
                <w:color w:val="000000"/>
                <w:sz w:val="18"/>
                <w:szCs w:val="22"/>
              </w:rPr>
            </w:pPr>
            <w:ins w:id="9133"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2D8F472A" w14:textId="0AF12BA6" w:rsidR="00A2139F" w:rsidRPr="00FD0C5F" w:rsidRDefault="00A2139F" w:rsidP="00A2139F">
            <w:pPr>
              <w:rPr>
                <w:ins w:id="9134" w:author="Sowndarya S (WT01 - Manufacturing &amp; Hi Tech)" w:date="2015-03-23T18:27:00Z"/>
                <w:rFonts w:ascii="Calibri" w:eastAsiaTheme="minorHAnsi" w:hAnsi="Calibri" w:cs="Calibri"/>
                <w:color w:val="000000"/>
              </w:rPr>
            </w:pPr>
            <w:ins w:id="9135"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6CA9CF47" w14:textId="0FBE4A00" w:rsidR="00A2139F" w:rsidRDefault="00A2139F" w:rsidP="00A2139F">
            <w:pPr>
              <w:rPr>
                <w:ins w:id="9136" w:author="Sowndarya S (WT01 - Manufacturing &amp; Hi Tech)" w:date="2015-03-23T18:27:00Z"/>
                <w:rFonts w:asciiTheme="minorHAnsi" w:hAnsiTheme="minorHAnsi" w:cstheme="minorHAnsi"/>
                <w:color w:val="000000"/>
                <w:sz w:val="18"/>
                <w:szCs w:val="16"/>
              </w:rPr>
            </w:pPr>
            <w:ins w:id="9137" w:author="Sowndarya S (WT01 - Manufacturing &amp; Hi Tech)" w:date="2015-03-23T18:58:00Z">
              <w:r>
                <w:rPr>
                  <w:rFonts w:asciiTheme="minorHAnsi" w:hAnsiTheme="minorHAnsi" w:cstheme="minorHAnsi"/>
                  <w:color w:val="000000"/>
                  <w:sz w:val="18"/>
                  <w:szCs w:val="16"/>
                </w:rPr>
                <w:t>Perc_Pro_Feb</w:t>
              </w:r>
            </w:ins>
          </w:p>
        </w:tc>
      </w:tr>
      <w:tr w:rsidR="00A2139F" w:rsidRPr="000F1877" w14:paraId="287FEE7C" w14:textId="77777777" w:rsidTr="002F684F">
        <w:trPr>
          <w:ins w:id="9138"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E47B96B" w14:textId="62793DDA" w:rsidR="00A2139F" w:rsidRPr="00DD1485" w:rsidRDefault="00A2139F" w:rsidP="00A2139F">
            <w:pPr>
              <w:rPr>
                <w:ins w:id="9139" w:author="Sowndarya S (WT01 - Manufacturing &amp; Hi Tech)" w:date="2015-03-23T18:27:00Z"/>
                <w:rFonts w:asciiTheme="minorHAnsi" w:hAnsiTheme="minorHAnsi" w:cstheme="minorHAnsi"/>
                <w:color w:val="000000"/>
                <w:sz w:val="18"/>
                <w:szCs w:val="16"/>
              </w:rPr>
            </w:pPr>
            <w:ins w:id="9140" w:author="Sowndarya S (WT01 - Manufacturing &amp; Hi Tech)" w:date="2015-03-23T18:28:00Z">
              <w:r>
                <w:rPr>
                  <w:rFonts w:asciiTheme="minorHAnsi" w:hAnsiTheme="minorHAnsi" w:cstheme="minorHAnsi"/>
                  <w:color w:val="000000"/>
                  <w:sz w:val="18"/>
                  <w:szCs w:val="16"/>
                </w:rPr>
                <w:t>PERC_PRO_MAR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0A13F59" w14:textId="3C8C7E7A" w:rsidR="00A2139F" w:rsidRPr="00BA45DE" w:rsidRDefault="00A2139F" w:rsidP="00A2139F">
            <w:pPr>
              <w:rPr>
                <w:ins w:id="9141" w:author="Sowndarya S (WT01 - Manufacturing &amp; Hi Tech)" w:date="2015-03-23T18:27:00Z"/>
                <w:rFonts w:asciiTheme="minorHAnsi" w:hAnsiTheme="minorHAnsi" w:cstheme="minorHAnsi"/>
                <w:sz w:val="18"/>
                <w:szCs w:val="18"/>
              </w:rPr>
            </w:pPr>
            <w:ins w:id="9142"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65080E60" w14:textId="68C2FFFD" w:rsidR="00A2139F" w:rsidRPr="00354FDE" w:rsidRDefault="00A2139F" w:rsidP="00A2139F">
            <w:pPr>
              <w:rPr>
                <w:ins w:id="9143" w:author="Sowndarya S (WT01 - Manufacturing &amp; Hi Tech)" w:date="2015-03-23T18:27:00Z"/>
                <w:rFonts w:ascii="Calibri" w:hAnsi="Calibri" w:cs="Calibri"/>
                <w:color w:val="000000"/>
                <w:sz w:val="18"/>
                <w:szCs w:val="22"/>
              </w:rPr>
            </w:pPr>
            <w:ins w:id="9144"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011C58F0" w14:textId="61243361" w:rsidR="00A2139F" w:rsidRPr="00FD0C5F" w:rsidRDefault="00A2139F" w:rsidP="00A2139F">
            <w:pPr>
              <w:rPr>
                <w:ins w:id="9145" w:author="Sowndarya S (WT01 - Manufacturing &amp; Hi Tech)" w:date="2015-03-23T18:27:00Z"/>
                <w:rFonts w:ascii="Calibri" w:eastAsiaTheme="minorHAnsi" w:hAnsi="Calibri" w:cs="Calibri"/>
                <w:color w:val="000000"/>
              </w:rPr>
            </w:pPr>
            <w:ins w:id="9146"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378C9D6B" w14:textId="631B5B2D" w:rsidR="00A2139F" w:rsidRDefault="00A2139F" w:rsidP="00A2139F">
            <w:pPr>
              <w:rPr>
                <w:ins w:id="9147" w:author="Sowndarya S (WT01 - Manufacturing &amp; Hi Tech)" w:date="2015-03-23T18:27:00Z"/>
                <w:rFonts w:asciiTheme="minorHAnsi" w:hAnsiTheme="minorHAnsi" w:cstheme="minorHAnsi"/>
                <w:color w:val="000000"/>
                <w:sz w:val="18"/>
                <w:szCs w:val="16"/>
              </w:rPr>
            </w:pPr>
            <w:ins w:id="9148" w:author="Sowndarya S (WT01 - Manufacturing &amp; Hi Tech)" w:date="2015-03-23T18:59:00Z">
              <w:r>
                <w:rPr>
                  <w:rFonts w:asciiTheme="minorHAnsi" w:hAnsiTheme="minorHAnsi" w:cstheme="minorHAnsi"/>
                  <w:color w:val="000000"/>
                  <w:sz w:val="18"/>
                  <w:szCs w:val="16"/>
                </w:rPr>
                <w:t>Perc_Pro_Mar</w:t>
              </w:r>
            </w:ins>
          </w:p>
        </w:tc>
      </w:tr>
      <w:tr w:rsidR="00A2139F" w:rsidRPr="000F1877" w14:paraId="1AA0236A" w14:textId="77777777" w:rsidTr="002F684F">
        <w:trPr>
          <w:ins w:id="9149"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B9AC342" w14:textId="6046B6F3" w:rsidR="00A2139F" w:rsidRPr="00DD1485" w:rsidRDefault="00A2139F" w:rsidP="00A2139F">
            <w:pPr>
              <w:rPr>
                <w:ins w:id="9150" w:author="Sowndarya S (WT01 - Manufacturing &amp; Hi Tech)" w:date="2015-03-23T18:27:00Z"/>
                <w:rFonts w:asciiTheme="minorHAnsi" w:hAnsiTheme="minorHAnsi" w:cstheme="minorHAnsi"/>
                <w:color w:val="000000"/>
                <w:sz w:val="18"/>
                <w:szCs w:val="16"/>
              </w:rPr>
            </w:pPr>
            <w:ins w:id="9151" w:author="Sowndarya S (WT01 - Manufacturing &amp; Hi Tech)" w:date="2015-03-23T18:28:00Z">
              <w:r>
                <w:rPr>
                  <w:rFonts w:asciiTheme="minorHAnsi" w:hAnsiTheme="minorHAnsi" w:cstheme="minorHAnsi"/>
                  <w:color w:val="000000"/>
                  <w:sz w:val="18"/>
                  <w:szCs w:val="16"/>
                </w:rPr>
                <w:t>PERC_PRO_APR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B416FE1" w14:textId="74DCEEAD" w:rsidR="00A2139F" w:rsidRPr="00BA45DE" w:rsidRDefault="00A2139F" w:rsidP="00A2139F">
            <w:pPr>
              <w:rPr>
                <w:ins w:id="9152" w:author="Sowndarya S (WT01 - Manufacturing &amp; Hi Tech)" w:date="2015-03-23T18:27:00Z"/>
                <w:rFonts w:asciiTheme="minorHAnsi" w:hAnsiTheme="minorHAnsi" w:cstheme="minorHAnsi"/>
                <w:sz w:val="18"/>
                <w:szCs w:val="18"/>
              </w:rPr>
            </w:pPr>
            <w:ins w:id="9153"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386DC75B" w14:textId="1BE37823" w:rsidR="00A2139F" w:rsidRPr="00354FDE" w:rsidRDefault="00A2139F" w:rsidP="00A2139F">
            <w:pPr>
              <w:rPr>
                <w:ins w:id="9154" w:author="Sowndarya S (WT01 - Manufacturing &amp; Hi Tech)" w:date="2015-03-23T18:27:00Z"/>
                <w:rFonts w:ascii="Calibri" w:hAnsi="Calibri" w:cs="Calibri"/>
                <w:color w:val="000000"/>
                <w:sz w:val="18"/>
                <w:szCs w:val="22"/>
              </w:rPr>
            </w:pPr>
            <w:ins w:id="9155"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6685C5DF" w14:textId="44D3F34B" w:rsidR="00A2139F" w:rsidRPr="00FD0C5F" w:rsidRDefault="00A2139F" w:rsidP="00A2139F">
            <w:pPr>
              <w:rPr>
                <w:ins w:id="9156" w:author="Sowndarya S (WT01 - Manufacturing &amp; Hi Tech)" w:date="2015-03-23T18:27:00Z"/>
                <w:rFonts w:ascii="Calibri" w:eastAsiaTheme="minorHAnsi" w:hAnsi="Calibri" w:cs="Calibri"/>
                <w:color w:val="000000"/>
              </w:rPr>
            </w:pPr>
            <w:ins w:id="9157"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3504F7B8" w14:textId="44A788DD" w:rsidR="00A2139F" w:rsidRDefault="00A2139F" w:rsidP="00A2139F">
            <w:pPr>
              <w:rPr>
                <w:ins w:id="9158" w:author="Sowndarya S (WT01 - Manufacturing &amp; Hi Tech)" w:date="2015-03-23T18:27:00Z"/>
                <w:rFonts w:asciiTheme="minorHAnsi" w:hAnsiTheme="minorHAnsi" w:cstheme="minorHAnsi"/>
                <w:color w:val="000000"/>
                <w:sz w:val="18"/>
                <w:szCs w:val="16"/>
              </w:rPr>
            </w:pPr>
            <w:ins w:id="9159" w:author="Sowndarya S (WT01 - Manufacturing &amp; Hi Tech)" w:date="2015-03-23T18:59:00Z">
              <w:r>
                <w:rPr>
                  <w:rFonts w:asciiTheme="minorHAnsi" w:hAnsiTheme="minorHAnsi" w:cstheme="minorHAnsi"/>
                  <w:color w:val="000000"/>
                  <w:sz w:val="18"/>
                  <w:szCs w:val="16"/>
                </w:rPr>
                <w:t>Perc_Pro_Apr</w:t>
              </w:r>
            </w:ins>
          </w:p>
        </w:tc>
      </w:tr>
      <w:tr w:rsidR="00A2139F" w:rsidRPr="000F1877" w14:paraId="093A62F5" w14:textId="77777777" w:rsidTr="002F684F">
        <w:trPr>
          <w:ins w:id="9160"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C7236CC" w14:textId="13E5718E" w:rsidR="00A2139F" w:rsidRPr="00DD1485" w:rsidRDefault="00A2139F" w:rsidP="00A2139F">
            <w:pPr>
              <w:rPr>
                <w:ins w:id="9161" w:author="Sowndarya S (WT01 - Manufacturing &amp; Hi Tech)" w:date="2015-03-23T18:27:00Z"/>
                <w:rFonts w:asciiTheme="minorHAnsi" w:hAnsiTheme="minorHAnsi" w:cstheme="minorHAnsi"/>
                <w:color w:val="000000"/>
                <w:sz w:val="18"/>
                <w:szCs w:val="16"/>
              </w:rPr>
            </w:pPr>
            <w:ins w:id="9162" w:author="Sowndarya S (WT01 - Manufacturing &amp; Hi Tech)" w:date="2015-03-23T18:28:00Z">
              <w:r>
                <w:rPr>
                  <w:rFonts w:asciiTheme="minorHAnsi" w:hAnsiTheme="minorHAnsi" w:cstheme="minorHAnsi"/>
                  <w:color w:val="000000"/>
                  <w:sz w:val="18"/>
                  <w:szCs w:val="16"/>
                </w:rPr>
                <w:t>PERC_PRO_MAY</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4ACF8DD" w14:textId="5ABD5350" w:rsidR="00A2139F" w:rsidRPr="00BA45DE" w:rsidRDefault="00A2139F" w:rsidP="00A2139F">
            <w:pPr>
              <w:rPr>
                <w:ins w:id="9163" w:author="Sowndarya S (WT01 - Manufacturing &amp; Hi Tech)" w:date="2015-03-23T18:27:00Z"/>
                <w:rFonts w:asciiTheme="minorHAnsi" w:hAnsiTheme="minorHAnsi" w:cstheme="minorHAnsi"/>
                <w:sz w:val="18"/>
                <w:szCs w:val="18"/>
              </w:rPr>
            </w:pPr>
            <w:ins w:id="9164"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5AD41E6F" w14:textId="0084876C" w:rsidR="00A2139F" w:rsidRPr="00354FDE" w:rsidRDefault="00A2139F" w:rsidP="00A2139F">
            <w:pPr>
              <w:rPr>
                <w:ins w:id="9165" w:author="Sowndarya S (WT01 - Manufacturing &amp; Hi Tech)" w:date="2015-03-23T18:27:00Z"/>
                <w:rFonts w:ascii="Calibri" w:hAnsi="Calibri" w:cs="Calibri"/>
                <w:color w:val="000000"/>
                <w:sz w:val="18"/>
                <w:szCs w:val="22"/>
              </w:rPr>
            </w:pPr>
            <w:ins w:id="9166"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16A07499" w14:textId="12296309" w:rsidR="00A2139F" w:rsidRPr="00FD0C5F" w:rsidRDefault="00A2139F" w:rsidP="00A2139F">
            <w:pPr>
              <w:rPr>
                <w:ins w:id="9167" w:author="Sowndarya S (WT01 - Manufacturing &amp; Hi Tech)" w:date="2015-03-23T18:27:00Z"/>
                <w:rFonts w:ascii="Calibri" w:eastAsiaTheme="minorHAnsi" w:hAnsi="Calibri" w:cs="Calibri"/>
                <w:color w:val="000000"/>
              </w:rPr>
            </w:pPr>
            <w:ins w:id="9168"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24A5D71E" w14:textId="5CD139EF" w:rsidR="00A2139F" w:rsidRDefault="00A2139F" w:rsidP="00A2139F">
            <w:pPr>
              <w:rPr>
                <w:ins w:id="9169" w:author="Sowndarya S (WT01 - Manufacturing &amp; Hi Tech)" w:date="2015-03-23T18:27:00Z"/>
                <w:rFonts w:asciiTheme="minorHAnsi" w:hAnsiTheme="minorHAnsi" w:cstheme="minorHAnsi"/>
                <w:color w:val="000000"/>
                <w:sz w:val="18"/>
                <w:szCs w:val="16"/>
              </w:rPr>
            </w:pPr>
            <w:ins w:id="9170" w:author="Sowndarya S (WT01 - Manufacturing &amp; Hi Tech)" w:date="2015-03-23T18:59:00Z">
              <w:r>
                <w:rPr>
                  <w:rFonts w:asciiTheme="minorHAnsi" w:hAnsiTheme="minorHAnsi" w:cstheme="minorHAnsi"/>
                  <w:color w:val="000000"/>
                  <w:sz w:val="18"/>
                  <w:szCs w:val="16"/>
                </w:rPr>
                <w:t>Perc_Pro_May</w:t>
              </w:r>
            </w:ins>
          </w:p>
        </w:tc>
      </w:tr>
      <w:tr w:rsidR="00A2139F" w:rsidRPr="000F1877" w14:paraId="07178955" w14:textId="77777777" w:rsidTr="002F684F">
        <w:trPr>
          <w:ins w:id="9171"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ADC87B4" w14:textId="64420FED" w:rsidR="00A2139F" w:rsidRPr="00DD1485" w:rsidRDefault="00A2139F" w:rsidP="00A2139F">
            <w:pPr>
              <w:rPr>
                <w:ins w:id="9172" w:author="Sowndarya S (WT01 - Manufacturing &amp; Hi Tech)" w:date="2015-03-23T18:27:00Z"/>
                <w:rFonts w:asciiTheme="minorHAnsi" w:hAnsiTheme="minorHAnsi" w:cstheme="minorHAnsi"/>
                <w:color w:val="000000"/>
                <w:sz w:val="18"/>
                <w:szCs w:val="16"/>
              </w:rPr>
            </w:pPr>
            <w:ins w:id="9173" w:author="Sowndarya S (WT01 - Manufacturing &amp; Hi Tech)" w:date="2015-03-23T18:28:00Z">
              <w:r>
                <w:rPr>
                  <w:rFonts w:asciiTheme="minorHAnsi" w:hAnsiTheme="minorHAnsi" w:cstheme="minorHAnsi"/>
                  <w:color w:val="000000"/>
                  <w:sz w:val="18"/>
                  <w:szCs w:val="16"/>
                </w:rPr>
                <w:t>PERC_PRO_JUN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94ECF18" w14:textId="2C3216A1" w:rsidR="00A2139F" w:rsidRPr="00BA45DE" w:rsidRDefault="00A2139F" w:rsidP="00A2139F">
            <w:pPr>
              <w:rPr>
                <w:ins w:id="9174" w:author="Sowndarya S (WT01 - Manufacturing &amp; Hi Tech)" w:date="2015-03-23T18:27:00Z"/>
                <w:rFonts w:asciiTheme="minorHAnsi" w:hAnsiTheme="minorHAnsi" w:cstheme="minorHAnsi"/>
                <w:sz w:val="18"/>
                <w:szCs w:val="18"/>
              </w:rPr>
            </w:pPr>
            <w:ins w:id="9175"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0F6BA93C" w14:textId="774BF041" w:rsidR="00A2139F" w:rsidRPr="00354FDE" w:rsidRDefault="00A2139F" w:rsidP="00A2139F">
            <w:pPr>
              <w:rPr>
                <w:ins w:id="9176" w:author="Sowndarya S (WT01 - Manufacturing &amp; Hi Tech)" w:date="2015-03-23T18:27:00Z"/>
                <w:rFonts w:ascii="Calibri" w:hAnsi="Calibri" w:cs="Calibri"/>
                <w:color w:val="000000"/>
                <w:sz w:val="18"/>
                <w:szCs w:val="22"/>
              </w:rPr>
            </w:pPr>
            <w:ins w:id="9177"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30480A49" w14:textId="58C8FB21" w:rsidR="00A2139F" w:rsidRPr="00FD0C5F" w:rsidRDefault="00A2139F" w:rsidP="00A2139F">
            <w:pPr>
              <w:rPr>
                <w:ins w:id="9178" w:author="Sowndarya S (WT01 - Manufacturing &amp; Hi Tech)" w:date="2015-03-23T18:27:00Z"/>
                <w:rFonts w:ascii="Calibri" w:eastAsiaTheme="minorHAnsi" w:hAnsi="Calibri" w:cs="Calibri"/>
                <w:color w:val="000000"/>
              </w:rPr>
            </w:pPr>
            <w:ins w:id="9179"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56BF61CB" w14:textId="148A4180" w:rsidR="00A2139F" w:rsidRDefault="00A2139F" w:rsidP="00A2139F">
            <w:pPr>
              <w:rPr>
                <w:ins w:id="9180" w:author="Sowndarya S (WT01 - Manufacturing &amp; Hi Tech)" w:date="2015-03-23T18:27:00Z"/>
                <w:rFonts w:asciiTheme="minorHAnsi" w:hAnsiTheme="minorHAnsi" w:cstheme="minorHAnsi"/>
                <w:color w:val="000000"/>
                <w:sz w:val="18"/>
                <w:szCs w:val="16"/>
              </w:rPr>
            </w:pPr>
            <w:ins w:id="9181" w:author="Sowndarya S (WT01 - Manufacturing &amp; Hi Tech)" w:date="2015-03-23T18:59:00Z">
              <w:r>
                <w:rPr>
                  <w:rFonts w:asciiTheme="minorHAnsi" w:hAnsiTheme="minorHAnsi" w:cstheme="minorHAnsi"/>
                  <w:color w:val="000000"/>
                  <w:sz w:val="18"/>
                  <w:szCs w:val="16"/>
                </w:rPr>
                <w:t>Perc_Pro_Jun</w:t>
              </w:r>
            </w:ins>
          </w:p>
        </w:tc>
      </w:tr>
      <w:tr w:rsidR="00A2139F" w:rsidRPr="000F1877" w14:paraId="11452BE1" w14:textId="77777777" w:rsidTr="002F684F">
        <w:trPr>
          <w:ins w:id="9182"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16B88C3" w14:textId="5569F1E7" w:rsidR="00A2139F" w:rsidRPr="00DD1485" w:rsidRDefault="00A2139F" w:rsidP="00A2139F">
            <w:pPr>
              <w:rPr>
                <w:ins w:id="9183" w:author="Sowndarya S (WT01 - Manufacturing &amp; Hi Tech)" w:date="2015-03-23T18:27:00Z"/>
                <w:rFonts w:asciiTheme="minorHAnsi" w:hAnsiTheme="minorHAnsi" w:cstheme="minorHAnsi"/>
                <w:color w:val="000000"/>
                <w:sz w:val="18"/>
                <w:szCs w:val="16"/>
              </w:rPr>
            </w:pPr>
            <w:ins w:id="9184" w:author="Sowndarya S (WT01 - Manufacturing &amp; Hi Tech)" w:date="2015-03-23T18:28:00Z">
              <w:r>
                <w:rPr>
                  <w:rFonts w:asciiTheme="minorHAnsi" w:hAnsiTheme="minorHAnsi" w:cstheme="minorHAnsi"/>
                  <w:color w:val="000000"/>
                  <w:sz w:val="18"/>
                  <w:szCs w:val="16"/>
                </w:rPr>
                <w:t>PERC_PRO_JUL</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56A7E21" w14:textId="189AEDEA" w:rsidR="00A2139F" w:rsidRPr="00BA45DE" w:rsidRDefault="00A2139F" w:rsidP="00A2139F">
            <w:pPr>
              <w:rPr>
                <w:ins w:id="9185" w:author="Sowndarya S (WT01 - Manufacturing &amp; Hi Tech)" w:date="2015-03-23T18:27:00Z"/>
                <w:rFonts w:asciiTheme="minorHAnsi" w:hAnsiTheme="minorHAnsi" w:cstheme="minorHAnsi"/>
                <w:sz w:val="18"/>
                <w:szCs w:val="18"/>
              </w:rPr>
            </w:pPr>
            <w:ins w:id="9186"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617570EF" w14:textId="374CEC65" w:rsidR="00A2139F" w:rsidRPr="00354FDE" w:rsidRDefault="00A2139F" w:rsidP="00A2139F">
            <w:pPr>
              <w:rPr>
                <w:ins w:id="9187" w:author="Sowndarya S (WT01 - Manufacturing &amp; Hi Tech)" w:date="2015-03-23T18:27:00Z"/>
                <w:rFonts w:ascii="Calibri" w:hAnsi="Calibri" w:cs="Calibri"/>
                <w:color w:val="000000"/>
                <w:sz w:val="18"/>
                <w:szCs w:val="22"/>
              </w:rPr>
            </w:pPr>
            <w:ins w:id="9188"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717A5C75" w14:textId="3156F6EF" w:rsidR="00A2139F" w:rsidRPr="00FD0C5F" w:rsidRDefault="00A2139F" w:rsidP="00A2139F">
            <w:pPr>
              <w:rPr>
                <w:ins w:id="9189" w:author="Sowndarya S (WT01 - Manufacturing &amp; Hi Tech)" w:date="2015-03-23T18:27:00Z"/>
                <w:rFonts w:ascii="Calibri" w:eastAsiaTheme="minorHAnsi" w:hAnsi="Calibri" w:cs="Calibri"/>
                <w:color w:val="000000"/>
              </w:rPr>
            </w:pPr>
            <w:ins w:id="9190"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7E39FA53" w14:textId="64213E32" w:rsidR="00A2139F" w:rsidRDefault="00A2139F" w:rsidP="00A2139F">
            <w:pPr>
              <w:rPr>
                <w:ins w:id="9191" w:author="Sowndarya S (WT01 - Manufacturing &amp; Hi Tech)" w:date="2015-03-23T18:27:00Z"/>
                <w:rFonts w:asciiTheme="minorHAnsi" w:hAnsiTheme="minorHAnsi" w:cstheme="minorHAnsi"/>
                <w:color w:val="000000"/>
                <w:sz w:val="18"/>
                <w:szCs w:val="16"/>
              </w:rPr>
            </w:pPr>
            <w:ins w:id="9192" w:author="Sowndarya S (WT01 - Manufacturing &amp; Hi Tech)" w:date="2015-03-23T18:59:00Z">
              <w:r>
                <w:rPr>
                  <w:rFonts w:asciiTheme="minorHAnsi" w:hAnsiTheme="minorHAnsi" w:cstheme="minorHAnsi"/>
                  <w:color w:val="000000"/>
                  <w:sz w:val="18"/>
                  <w:szCs w:val="16"/>
                </w:rPr>
                <w:t>Perc_Pro_Jul</w:t>
              </w:r>
            </w:ins>
          </w:p>
        </w:tc>
      </w:tr>
      <w:tr w:rsidR="00A2139F" w:rsidRPr="000F1877" w14:paraId="2DD13F2C" w14:textId="77777777" w:rsidTr="002F684F">
        <w:trPr>
          <w:ins w:id="9193"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3EADC4A" w14:textId="5C721FF4" w:rsidR="00A2139F" w:rsidRPr="00DD1485" w:rsidRDefault="00A2139F" w:rsidP="00A2139F">
            <w:pPr>
              <w:rPr>
                <w:ins w:id="9194" w:author="Sowndarya S (WT01 - Manufacturing &amp; Hi Tech)" w:date="2015-03-23T18:27:00Z"/>
                <w:rFonts w:asciiTheme="minorHAnsi" w:hAnsiTheme="minorHAnsi" w:cstheme="minorHAnsi"/>
                <w:color w:val="000000"/>
                <w:sz w:val="18"/>
                <w:szCs w:val="16"/>
              </w:rPr>
            </w:pPr>
            <w:ins w:id="9195" w:author="Sowndarya S (WT01 - Manufacturing &amp; Hi Tech)" w:date="2015-03-23T18:28:00Z">
              <w:r>
                <w:rPr>
                  <w:rFonts w:asciiTheme="minorHAnsi" w:hAnsiTheme="minorHAnsi" w:cstheme="minorHAnsi"/>
                  <w:color w:val="000000"/>
                  <w:sz w:val="18"/>
                  <w:szCs w:val="16"/>
                </w:rPr>
                <w:t>PERC_PRO_AUG</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41208A2" w14:textId="0AA5F22B" w:rsidR="00A2139F" w:rsidRPr="00BA45DE" w:rsidRDefault="00A2139F" w:rsidP="00A2139F">
            <w:pPr>
              <w:rPr>
                <w:ins w:id="9196" w:author="Sowndarya S (WT01 - Manufacturing &amp; Hi Tech)" w:date="2015-03-23T18:27:00Z"/>
                <w:rFonts w:asciiTheme="minorHAnsi" w:hAnsiTheme="minorHAnsi" w:cstheme="minorHAnsi"/>
                <w:sz w:val="18"/>
                <w:szCs w:val="18"/>
              </w:rPr>
            </w:pPr>
            <w:ins w:id="9197"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12E1EB2C" w14:textId="1D15AA99" w:rsidR="00A2139F" w:rsidRPr="00354FDE" w:rsidRDefault="00A2139F" w:rsidP="00A2139F">
            <w:pPr>
              <w:rPr>
                <w:ins w:id="9198" w:author="Sowndarya S (WT01 - Manufacturing &amp; Hi Tech)" w:date="2015-03-23T18:27:00Z"/>
                <w:rFonts w:ascii="Calibri" w:hAnsi="Calibri" w:cs="Calibri"/>
                <w:color w:val="000000"/>
                <w:sz w:val="18"/>
                <w:szCs w:val="22"/>
              </w:rPr>
            </w:pPr>
            <w:ins w:id="9199"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0007B2EE" w14:textId="704BEF69" w:rsidR="00A2139F" w:rsidRPr="00FD0C5F" w:rsidRDefault="00A2139F" w:rsidP="00A2139F">
            <w:pPr>
              <w:rPr>
                <w:ins w:id="9200" w:author="Sowndarya S (WT01 - Manufacturing &amp; Hi Tech)" w:date="2015-03-23T18:27:00Z"/>
                <w:rFonts w:ascii="Calibri" w:eastAsiaTheme="minorHAnsi" w:hAnsi="Calibri" w:cs="Calibri"/>
                <w:color w:val="000000"/>
              </w:rPr>
            </w:pPr>
            <w:ins w:id="9201"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426813ED" w14:textId="63FB8008" w:rsidR="00A2139F" w:rsidRDefault="00A2139F" w:rsidP="00A2139F">
            <w:pPr>
              <w:rPr>
                <w:ins w:id="9202" w:author="Sowndarya S (WT01 - Manufacturing &amp; Hi Tech)" w:date="2015-03-23T18:27:00Z"/>
                <w:rFonts w:asciiTheme="minorHAnsi" w:hAnsiTheme="minorHAnsi" w:cstheme="minorHAnsi"/>
                <w:color w:val="000000"/>
                <w:sz w:val="18"/>
                <w:szCs w:val="16"/>
              </w:rPr>
            </w:pPr>
            <w:ins w:id="9203" w:author="Sowndarya S (WT01 - Manufacturing &amp; Hi Tech)" w:date="2015-03-23T18:59:00Z">
              <w:r>
                <w:rPr>
                  <w:rFonts w:asciiTheme="minorHAnsi" w:hAnsiTheme="minorHAnsi" w:cstheme="minorHAnsi"/>
                  <w:color w:val="000000"/>
                  <w:sz w:val="18"/>
                  <w:szCs w:val="16"/>
                </w:rPr>
                <w:t>Perc_Pro_Aug</w:t>
              </w:r>
            </w:ins>
          </w:p>
        </w:tc>
      </w:tr>
      <w:tr w:rsidR="00A2139F" w:rsidRPr="000F1877" w14:paraId="776F8B92" w14:textId="77777777" w:rsidTr="002F684F">
        <w:trPr>
          <w:ins w:id="9204"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09F51382" w14:textId="2140C935" w:rsidR="00A2139F" w:rsidRPr="00DD1485" w:rsidRDefault="00A2139F" w:rsidP="00A2139F">
            <w:pPr>
              <w:rPr>
                <w:ins w:id="9205" w:author="Sowndarya S (WT01 - Manufacturing &amp; Hi Tech)" w:date="2015-03-23T18:27:00Z"/>
                <w:rFonts w:asciiTheme="minorHAnsi" w:hAnsiTheme="minorHAnsi" w:cstheme="minorHAnsi"/>
                <w:color w:val="000000"/>
                <w:sz w:val="18"/>
                <w:szCs w:val="16"/>
              </w:rPr>
            </w:pPr>
            <w:ins w:id="9206" w:author="Sowndarya S (WT01 - Manufacturing &amp; Hi Tech)" w:date="2015-03-23T18:28:00Z">
              <w:r>
                <w:rPr>
                  <w:rFonts w:asciiTheme="minorHAnsi" w:hAnsiTheme="minorHAnsi" w:cstheme="minorHAnsi"/>
                  <w:color w:val="000000"/>
                  <w:sz w:val="18"/>
                  <w:szCs w:val="16"/>
                </w:rPr>
                <w:t>PERC_PRO_SEP</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9FA200C" w14:textId="1B480C07" w:rsidR="00A2139F" w:rsidRPr="00BA45DE" w:rsidRDefault="00A2139F" w:rsidP="00A2139F">
            <w:pPr>
              <w:rPr>
                <w:ins w:id="9207" w:author="Sowndarya S (WT01 - Manufacturing &amp; Hi Tech)" w:date="2015-03-23T18:27:00Z"/>
                <w:rFonts w:asciiTheme="minorHAnsi" w:hAnsiTheme="minorHAnsi" w:cstheme="minorHAnsi"/>
                <w:sz w:val="18"/>
                <w:szCs w:val="18"/>
              </w:rPr>
            </w:pPr>
            <w:ins w:id="9208"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2BAC1A38" w14:textId="633E6322" w:rsidR="00A2139F" w:rsidRPr="00354FDE" w:rsidRDefault="00A2139F" w:rsidP="00A2139F">
            <w:pPr>
              <w:rPr>
                <w:ins w:id="9209" w:author="Sowndarya S (WT01 - Manufacturing &amp; Hi Tech)" w:date="2015-03-23T18:27:00Z"/>
                <w:rFonts w:ascii="Calibri" w:hAnsi="Calibri" w:cs="Calibri"/>
                <w:color w:val="000000"/>
                <w:sz w:val="18"/>
                <w:szCs w:val="22"/>
              </w:rPr>
            </w:pPr>
            <w:ins w:id="9210"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0476901E" w14:textId="2C2C7F04" w:rsidR="00A2139F" w:rsidRPr="00FD0C5F" w:rsidRDefault="00A2139F" w:rsidP="00A2139F">
            <w:pPr>
              <w:rPr>
                <w:ins w:id="9211" w:author="Sowndarya S (WT01 - Manufacturing &amp; Hi Tech)" w:date="2015-03-23T18:27:00Z"/>
                <w:rFonts w:ascii="Calibri" w:eastAsiaTheme="minorHAnsi" w:hAnsi="Calibri" w:cs="Calibri"/>
                <w:color w:val="000000"/>
              </w:rPr>
            </w:pPr>
            <w:ins w:id="9212"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53838419" w14:textId="336508AA" w:rsidR="00A2139F" w:rsidRDefault="00A2139F" w:rsidP="00A2139F">
            <w:pPr>
              <w:rPr>
                <w:ins w:id="9213" w:author="Sowndarya S (WT01 - Manufacturing &amp; Hi Tech)" w:date="2015-03-23T18:27:00Z"/>
                <w:rFonts w:asciiTheme="minorHAnsi" w:hAnsiTheme="minorHAnsi" w:cstheme="minorHAnsi"/>
                <w:color w:val="000000"/>
                <w:sz w:val="18"/>
                <w:szCs w:val="16"/>
              </w:rPr>
            </w:pPr>
            <w:ins w:id="9214" w:author="Sowndarya S (WT01 - Manufacturing &amp; Hi Tech)" w:date="2015-03-23T18:59:00Z">
              <w:r>
                <w:rPr>
                  <w:rFonts w:asciiTheme="minorHAnsi" w:hAnsiTheme="minorHAnsi" w:cstheme="minorHAnsi"/>
                  <w:color w:val="000000"/>
                  <w:sz w:val="18"/>
                  <w:szCs w:val="16"/>
                </w:rPr>
                <w:t>Perc_Pro_Sep</w:t>
              </w:r>
            </w:ins>
          </w:p>
        </w:tc>
      </w:tr>
      <w:tr w:rsidR="00A2139F" w:rsidRPr="000F1877" w14:paraId="3A1470C9" w14:textId="77777777" w:rsidTr="002F684F">
        <w:trPr>
          <w:ins w:id="9215" w:author="Sowndarya S (WT01 - Manufacturing &amp; Hi Tech)" w:date="2015-03-23T18:2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4029C51" w14:textId="4D73A981" w:rsidR="00A2139F" w:rsidRPr="00DD1485" w:rsidRDefault="00A2139F" w:rsidP="00A2139F">
            <w:pPr>
              <w:rPr>
                <w:ins w:id="9216" w:author="Sowndarya S (WT01 - Manufacturing &amp; Hi Tech)" w:date="2015-03-23T18:27:00Z"/>
                <w:rFonts w:asciiTheme="minorHAnsi" w:hAnsiTheme="minorHAnsi" w:cstheme="minorHAnsi"/>
                <w:color w:val="000000"/>
                <w:sz w:val="18"/>
                <w:szCs w:val="16"/>
              </w:rPr>
            </w:pPr>
            <w:ins w:id="9217" w:author="Sowndarya S (WT01 - Manufacturing &amp; Hi Tech)" w:date="2015-03-23T18:28:00Z">
              <w:r>
                <w:rPr>
                  <w:rFonts w:asciiTheme="minorHAnsi" w:hAnsiTheme="minorHAnsi" w:cstheme="minorHAnsi"/>
                  <w:color w:val="000000"/>
                  <w:sz w:val="18"/>
                  <w:szCs w:val="16"/>
                </w:rPr>
                <w:t>PERC_PRO_OCT</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3339A5B" w14:textId="3602290F" w:rsidR="00A2139F" w:rsidRPr="00BA45DE" w:rsidRDefault="00A2139F" w:rsidP="00A2139F">
            <w:pPr>
              <w:rPr>
                <w:ins w:id="9218" w:author="Sowndarya S (WT01 - Manufacturing &amp; Hi Tech)" w:date="2015-03-23T18:27:00Z"/>
                <w:rFonts w:asciiTheme="minorHAnsi" w:hAnsiTheme="minorHAnsi" w:cstheme="minorHAnsi"/>
                <w:sz w:val="18"/>
                <w:szCs w:val="18"/>
              </w:rPr>
            </w:pPr>
            <w:ins w:id="9219"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5DB5611C" w14:textId="6B6DE7FD" w:rsidR="00A2139F" w:rsidRPr="00354FDE" w:rsidRDefault="00A2139F" w:rsidP="00A2139F">
            <w:pPr>
              <w:rPr>
                <w:ins w:id="9220" w:author="Sowndarya S (WT01 - Manufacturing &amp; Hi Tech)" w:date="2015-03-23T18:27:00Z"/>
                <w:rFonts w:ascii="Calibri" w:hAnsi="Calibri" w:cs="Calibri"/>
                <w:color w:val="000000"/>
                <w:sz w:val="18"/>
                <w:szCs w:val="22"/>
              </w:rPr>
            </w:pPr>
            <w:ins w:id="9221"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125B5707" w14:textId="42117746" w:rsidR="00A2139F" w:rsidRPr="00FD0C5F" w:rsidRDefault="00A2139F" w:rsidP="00A2139F">
            <w:pPr>
              <w:rPr>
                <w:ins w:id="9222" w:author="Sowndarya S (WT01 - Manufacturing &amp; Hi Tech)" w:date="2015-03-23T18:27:00Z"/>
                <w:rFonts w:ascii="Calibri" w:eastAsiaTheme="minorHAnsi" w:hAnsi="Calibri" w:cs="Calibri"/>
                <w:color w:val="000000"/>
              </w:rPr>
            </w:pPr>
            <w:ins w:id="9223"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55265194" w14:textId="0DCBDA3A" w:rsidR="00A2139F" w:rsidRDefault="00A2139F" w:rsidP="00A2139F">
            <w:pPr>
              <w:rPr>
                <w:ins w:id="9224" w:author="Sowndarya S (WT01 - Manufacturing &amp; Hi Tech)" w:date="2015-03-23T18:27:00Z"/>
                <w:rFonts w:asciiTheme="minorHAnsi" w:hAnsiTheme="minorHAnsi" w:cstheme="minorHAnsi"/>
                <w:color w:val="000000"/>
                <w:sz w:val="18"/>
                <w:szCs w:val="16"/>
              </w:rPr>
            </w:pPr>
            <w:ins w:id="9225" w:author="Sowndarya S (WT01 - Manufacturing &amp; Hi Tech)" w:date="2015-03-23T18:59:00Z">
              <w:r>
                <w:rPr>
                  <w:rFonts w:asciiTheme="minorHAnsi" w:hAnsiTheme="minorHAnsi" w:cstheme="minorHAnsi"/>
                  <w:color w:val="000000"/>
                  <w:sz w:val="18"/>
                  <w:szCs w:val="16"/>
                </w:rPr>
                <w:t>Perc_Pro_Oct</w:t>
              </w:r>
            </w:ins>
          </w:p>
        </w:tc>
      </w:tr>
      <w:tr w:rsidR="00A2139F" w:rsidRPr="000F1877" w14:paraId="2A258C09" w14:textId="77777777" w:rsidTr="002F684F">
        <w:trPr>
          <w:ins w:id="9226" w:author="Sowndarya S (WT01 - Manufacturing &amp; Hi Tech)" w:date="2015-03-23T18:40: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2F3989E" w14:textId="36DECC05" w:rsidR="00A2139F" w:rsidRDefault="00A2139F" w:rsidP="00A2139F">
            <w:pPr>
              <w:rPr>
                <w:ins w:id="9227" w:author="Sowndarya S (WT01 - Manufacturing &amp; Hi Tech)" w:date="2015-03-23T18:40:00Z"/>
                <w:rFonts w:asciiTheme="minorHAnsi" w:hAnsiTheme="minorHAnsi" w:cstheme="minorHAnsi"/>
                <w:color w:val="000000"/>
                <w:sz w:val="18"/>
                <w:szCs w:val="16"/>
              </w:rPr>
            </w:pPr>
            <w:ins w:id="9228" w:author="Sowndarya S (WT01 - Manufacturing &amp; Hi Tech)" w:date="2015-03-23T18:40:00Z">
              <w:r>
                <w:rPr>
                  <w:rFonts w:asciiTheme="minorHAnsi" w:hAnsiTheme="minorHAnsi" w:cstheme="minorHAnsi"/>
                  <w:color w:val="000000"/>
                  <w:sz w:val="18"/>
                  <w:szCs w:val="16"/>
                </w:rPr>
                <w:t>PERC_PRO_NOV</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632AC47" w14:textId="0BEDE6FD" w:rsidR="00A2139F" w:rsidRPr="00BA45DE" w:rsidRDefault="00A2139F" w:rsidP="00A2139F">
            <w:pPr>
              <w:rPr>
                <w:ins w:id="9229" w:author="Sowndarya S (WT01 - Manufacturing &amp; Hi Tech)" w:date="2015-03-23T18:40:00Z"/>
                <w:rFonts w:asciiTheme="minorHAnsi" w:hAnsiTheme="minorHAnsi" w:cstheme="minorHAnsi"/>
                <w:sz w:val="18"/>
                <w:szCs w:val="18"/>
              </w:rPr>
            </w:pPr>
            <w:ins w:id="9230"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1108198E" w14:textId="7269D08A" w:rsidR="00A2139F" w:rsidRPr="00354FDE" w:rsidRDefault="00A2139F" w:rsidP="00A2139F">
            <w:pPr>
              <w:rPr>
                <w:ins w:id="9231" w:author="Sowndarya S (WT01 - Manufacturing &amp; Hi Tech)" w:date="2015-03-23T18:40:00Z"/>
                <w:rFonts w:ascii="Calibri" w:hAnsi="Calibri" w:cs="Calibri"/>
                <w:color w:val="000000"/>
                <w:sz w:val="18"/>
                <w:szCs w:val="22"/>
              </w:rPr>
            </w:pPr>
            <w:ins w:id="9232"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7EC91681" w14:textId="33198276" w:rsidR="00A2139F" w:rsidRPr="00FD0C5F" w:rsidRDefault="00A2139F" w:rsidP="00A2139F">
            <w:pPr>
              <w:rPr>
                <w:ins w:id="9233" w:author="Sowndarya S (WT01 - Manufacturing &amp; Hi Tech)" w:date="2015-03-23T18:40:00Z"/>
                <w:rFonts w:ascii="Calibri" w:eastAsiaTheme="minorHAnsi" w:hAnsi="Calibri" w:cs="Calibri"/>
                <w:color w:val="000000"/>
              </w:rPr>
            </w:pPr>
            <w:ins w:id="9234"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03713C5E" w14:textId="1CB068A6" w:rsidR="00A2139F" w:rsidRDefault="00A2139F" w:rsidP="00A2139F">
            <w:pPr>
              <w:rPr>
                <w:ins w:id="9235" w:author="Sowndarya S (WT01 - Manufacturing &amp; Hi Tech)" w:date="2015-03-23T18:40:00Z"/>
                <w:rFonts w:asciiTheme="minorHAnsi" w:hAnsiTheme="minorHAnsi" w:cstheme="minorHAnsi"/>
                <w:color w:val="000000"/>
                <w:sz w:val="18"/>
                <w:szCs w:val="16"/>
              </w:rPr>
            </w:pPr>
            <w:ins w:id="9236" w:author="Sowndarya S (WT01 - Manufacturing &amp; Hi Tech)" w:date="2015-03-23T18:59:00Z">
              <w:r>
                <w:rPr>
                  <w:rFonts w:asciiTheme="minorHAnsi" w:hAnsiTheme="minorHAnsi" w:cstheme="minorHAnsi"/>
                  <w:color w:val="000000"/>
                  <w:sz w:val="18"/>
                  <w:szCs w:val="16"/>
                </w:rPr>
                <w:t>Perc_Pro_Nov</w:t>
              </w:r>
            </w:ins>
          </w:p>
        </w:tc>
      </w:tr>
      <w:tr w:rsidR="00A2139F" w:rsidRPr="000F1877" w14:paraId="09C907B4" w14:textId="77777777" w:rsidTr="002F684F">
        <w:trPr>
          <w:ins w:id="9237" w:author="Sowndarya S (WT01 - Manufacturing &amp; Hi Tech)" w:date="2015-03-23T18:40: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1A71B19" w14:textId="1C45B762" w:rsidR="00A2139F" w:rsidRDefault="00A2139F" w:rsidP="00A2139F">
            <w:pPr>
              <w:rPr>
                <w:ins w:id="9238" w:author="Sowndarya S (WT01 - Manufacturing &amp; Hi Tech)" w:date="2015-03-23T18:40:00Z"/>
                <w:rFonts w:asciiTheme="minorHAnsi" w:hAnsiTheme="minorHAnsi" w:cstheme="minorHAnsi"/>
                <w:color w:val="000000"/>
                <w:sz w:val="18"/>
                <w:szCs w:val="16"/>
              </w:rPr>
            </w:pPr>
            <w:ins w:id="9239" w:author="Sowndarya S (WT01 - Manufacturing &amp; Hi Tech)" w:date="2015-03-23T18:40:00Z">
              <w:r>
                <w:rPr>
                  <w:rFonts w:asciiTheme="minorHAnsi" w:hAnsiTheme="minorHAnsi" w:cstheme="minorHAnsi"/>
                  <w:color w:val="000000"/>
                  <w:sz w:val="18"/>
                  <w:szCs w:val="16"/>
                </w:rPr>
                <w:t>PERC_PRO_DEC</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2C739B1" w14:textId="40C336C6" w:rsidR="00A2139F" w:rsidRPr="00BA45DE" w:rsidRDefault="00A2139F" w:rsidP="00A2139F">
            <w:pPr>
              <w:rPr>
                <w:ins w:id="9240" w:author="Sowndarya S (WT01 - Manufacturing &amp; Hi Tech)" w:date="2015-03-23T18:40:00Z"/>
                <w:rFonts w:asciiTheme="minorHAnsi" w:hAnsiTheme="minorHAnsi" w:cstheme="minorHAnsi"/>
                <w:sz w:val="18"/>
                <w:szCs w:val="18"/>
              </w:rPr>
            </w:pPr>
            <w:ins w:id="9241" w:author="Sowndarya S (WT01 - Manufacturing &amp; Hi Tech)" w:date="2015-03-23T18:42:00Z">
              <w:r w:rsidRPr="00BA45DE">
                <w:rPr>
                  <w:rFonts w:asciiTheme="minorHAnsi" w:hAnsiTheme="minorHAnsi" w:cstheme="minorHAnsi"/>
                  <w:sz w:val="18"/>
                  <w:szCs w:val="18"/>
                </w:rPr>
                <w:t xml:space="preserve">OpAreaBGPlanMthlyAlloc </w:t>
              </w:r>
            </w:ins>
          </w:p>
        </w:tc>
        <w:tc>
          <w:tcPr>
            <w:tcW w:w="1049" w:type="pct"/>
            <w:tcBorders>
              <w:top w:val="single" w:sz="4" w:space="0" w:color="auto"/>
              <w:left w:val="single" w:sz="4" w:space="0" w:color="auto"/>
              <w:bottom w:val="single" w:sz="4" w:space="0" w:color="auto"/>
              <w:right w:val="single" w:sz="4" w:space="0" w:color="auto"/>
            </w:tcBorders>
          </w:tcPr>
          <w:p w14:paraId="3FFD0A33" w14:textId="6072333E" w:rsidR="00A2139F" w:rsidRPr="00354FDE" w:rsidRDefault="00A2139F" w:rsidP="00A2139F">
            <w:pPr>
              <w:rPr>
                <w:ins w:id="9242" w:author="Sowndarya S (WT01 - Manufacturing &amp; Hi Tech)" w:date="2015-03-23T18:40:00Z"/>
                <w:rFonts w:ascii="Calibri" w:hAnsi="Calibri" w:cs="Calibri"/>
                <w:color w:val="000000"/>
                <w:sz w:val="18"/>
                <w:szCs w:val="22"/>
              </w:rPr>
            </w:pPr>
            <w:ins w:id="9243" w:author="Sowndarya S (WT01 - Manufacturing &amp; Hi Tech)" w:date="2015-03-23T18:48:00Z">
              <w:r w:rsidRPr="002F684F">
                <w:rPr>
                  <w:rFonts w:ascii="Calibri" w:hAnsi="Calibri" w:cs="Calibri"/>
                  <w:color w:val="000000"/>
                  <w:sz w:val="18"/>
                  <w:szCs w:val="22"/>
                </w:rPr>
                <w:t>Computed (MthlyPro/TotalProfit)*100)</w:t>
              </w:r>
            </w:ins>
          </w:p>
        </w:tc>
        <w:tc>
          <w:tcPr>
            <w:tcW w:w="880" w:type="pct"/>
            <w:tcBorders>
              <w:top w:val="single" w:sz="4" w:space="0" w:color="auto"/>
              <w:left w:val="single" w:sz="4" w:space="0" w:color="auto"/>
              <w:bottom w:val="single" w:sz="4" w:space="0" w:color="auto"/>
              <w:right w:val="single" w:sz="4" w:space="0" w:color="auto"/>
            </w:tcBorders>
          </w:tcPr>
          <w:p w14:paraId="697D2AA1" w14:textId="74AEAE06" w:rsidR="00A2139F" w:rsidRPr="00FD0C5F" w:rsidRDefault="00A2139F" w:rsidP="00A2139F">
            <w:pPr>
              <w:rPr>
                <w:ins w:id="9244" w:author="Sowndarya S (WT01 - Manufacturing &amp; Hi Tech)" w:date="2015-03-23T18:40:00Z"/>
                <w:rFonts w:ascii="Calibri" w:eastAsiaTheme="minorHAnsi" w:hAnsi="Calibri" w:cs="Calibri"/>
                <w:color w:val="000000"/>
              </w:rPr>
            </w:pPr>
            <w:ins w:id="9245" w:author="Sowndarya S (WT01 - Manufacturing &amp; Hi Tech)" w:date="2015-03-23T18:53:00Z">
              <w:r w:rsidRPr="002F684F">
                <w:rPr>
                  <w:rFonts w:asciiTheme="minorHAnsi" w:eastAsiaTheme="minorHAnsi" w:hAnsiTheme="minorHAnsi" w:cstheme="minorHAnsi"/>
                  <w:color w:val="000000"/>
                  <w:sz w:val="18"/>
                  <w:szCs w:val="18"/>
                  <w:highlight w:val="white"/>
                </w:rPr>
                <w:t>VEBIP_SellOutRevBDEPlan</w:t>
              </w:r>
            </w:ins>
          </w:p>
        </w:tc>
        <w:tc>
          <w:tcPr>
            <w:tcW w:w="1091" w:type="pct"/>
            <w:tcBorders>
              <w:top w:val="single" w:sz="4" w:space="0" w:color="auto"/>
              <w:left w:val="single" w:sz="4" w:space="0" w:color="auto"/>
              <w:bottom w:val="single" w:sz="4" w:space="0" w:color="auto"/>
              <w:right w:val="single" w:sz="4" w:space="0" w:color="auto"/>
            </w:tcBorders>
            <w:vAlign w:val="center"/>
          </w:tcPr>
          <w:p w14:paraId="01D9561B" w14:textId="6BC6A175" w:rsidR="00A2139F" w:rsidRDefault="00A2139F" w:rsidP="00A2139F">
            <w:pPr>
              <w:rPr>
                <w:ins w:id="9246" w:author="Sowndarya S (WT01 - Manufacturing &amp; Hi Tech)" w:date="2015-03-23T18:40:00Z"/>
                <w:rFonts w:asciiTheme="minorHAnsi" w:hAnsiTheme="minorHAnsi" w:cstheme="minorHAnsi"/>
                <w:color w:val="000000"/>
                <w:sz w:val="18"/>
                <w:szCs w:val="16"/>
              </w:rPr>
            </w:pPr>
            <w:ins w:id="9247" w:author="Sowndarya S (WT01 - Manufacturing &amp; Hi Tech)" w:date="2015-03-23T18:59:00Z">
              <w:r>
                <w:rPr>
                  <w:rFonts w:asciiTheme="minorHAnsi" w:hAnsiTheme="minorHAnsi" w:cstheme="minorHAnsi"/>
                  <w:color w:val="000000"/>
                  <w:sz w:val="18"/>
                  <w:szCs w:val="16"/>
                </w:rPr>
                <w:t>Perc_Pro_Dec</w:t>
              </w:r>
            </w:ins>
          </w:p>
        </w:tc>
      </w:tr>
      <w:tr w:rsidR="00A2139F" w:rsidRPr="00D30FA1" w14:paraId="469AE90C" w14:textId="77777777" w:rsidTr="002F684F">
        <w:trPr>
          <w:trHeight w:val="70"/>
          <w:ins w:id="9248" w:author="Sowndarya S (WT01 - Manufacturing &amp; Hi Tech)" w:date="2015-03-23T18:28:00Z"/>
        </w:trPr>
        <w:tc>
          <w:tcPr>
            <w:tcW w:w="3029"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5521A7D9" w14:textId="3858B944" w:rsidR="00A2139F" w:rsidRDefault="00A2139F" w:rsidP="00A2139F">
            <w:pPr>
              <w:rPr>
                <w:ins w:id="9249" w:author="Sowndarya S (WT01 - Manufacturing &amp; Hi Tech)" w:date="2015-03-23T18:28:00Z"/>
                <w:rFonts w:asciiTheme="minorHAnsi" w:hAnsiTheme="minorHAnsi" w:cstheme="minorHAnsi"/>
                <w:color w:val="000000"/>
                <w:sz w:val="18"/>
                <w:szCs w:val="16"/>
              </w:rPr>
            </w:pPr>
            <w:ins w:id="9250" w:author="Sowndarya S (WT01 - Manufacturing &amp; Hi Tech)" w:date="2015-03-23T18:41:00Z">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ins>
          </w:p>
        </w:tc>
        <w:tc>
          <w:tcPr>
            <w:tcW w:w="880" w:type="pct"/>
            <w:tcBorders>
              <w:top w:val="single" w:sz="4" w:space="0" w:color="auto"/>
              <w:left w:val="single" w:sz="4" w:space="0" w:color="auto"/>
              <w:bottom w:val="single" w:sz="4" w:space="0" w:color="auto"/>
              <w:right w:val="single" w:sz="4" w:space="0" w:color="auto"/>
            </w:tcBorders>
          </w:tcPr>
          <w:p w14:paraId="07310F12" w14:textId="77777777" w:rsidR="00A2139F" w:rsidRPr="00BC6D24" w:rsidRDefault="00A2139F" w:rsidP="00A2139F">
            <w:pPr>
              <w:rPr>
                <w:ins w:id="9251" w:author="Sowndarya S (WT01 - Manufacturing &amp; Hi Tech)" w:date="2015-03-23T18:28:00Z"/>
                <w:rFonts w:asciiTheme="minorHAnsi" w:hAnsiTheme="minorHAnsi" w:cstheme="minorHAnsi"/>
                <w:b/>
                <w:color w:val="000000"/>
                <w:sz w:val="18"/>
                <w:szCs w:val="16"/>
                <w:u w:val="single"/>
              </w:rPr>
            </w:pPr>
          </w:p>
        </w:tc>
        <w:tc>
          <w:tcPr>
            <w:tcW w:w="1091" w:type="pct"/>
            <w:tcBorders>
              <w:top w:val="single" w:sz="4" w:space="0" w:color="auto"/>
              <w:left w:val="single" w:sz="4" w:space="0" w:color="auto"/>
              <w:bottom w:val="single" w:sz="4" w:space="0" w:color="auto"/>
              <w:right w:val="single" w:sz="4" w:space="0" w:color="auto"/>
            </w:tcBorders>
          </w:tcPr>
          <w:p w14:paraId="001BD3D9" w14:textId="77777777" w:rsidR="00A2139F" w:rsidRPr="00BC6D24" w:rsidRDefault="00A2139F" w:rsidP="00A2139F">
            <w:pPr>
              <w:rPr>
                <w:ins w:id="9252" w:author="Sowndarya S (WT01 - Manufacturing &amp; Hi Tech)" w:date="2015-03-23T18:28:00Z"/>
                <w:rFonts w:asciiTheme="minorHAnsi" w:hAnsiTheme="minorHAnsi" w:cstheme="minorHAnsi"/>
                <w:b/>
                <w:color w:val="000000"/>
                <w:sz w:val="18"/>
                <w:szCs w:val="16"/>
                <w:u w:val="single"/>
              </w:rPr>
            </w:pPr>
          </w:p>
        </w:tc>
      </w:tr>
    </w:tbl>
    <w:p w14:paraId="67D34DA8" w14:textId="77777777" w:rsidR="00366C3D" w:rsidRPr="00635455" w:rsidRDefault="00366C3D" w:rsidP="00366C3D">
      <w:pPr>
        <w:rPr>
          <w:ins w:id="9253" w:author="Sowndarya S (WT01 - Manufacturing &amp; Hi Tech)" w:date="2015-03-23T15:35:00Z"/>
        </w:rPr>
      </w:pPr>
    </w:p>
    <w:p w14:paraId="51C02CA3" w14:textId="3DA967D7" w:rsidR="00A2139F" w:rsidRPr="007D76ED" w:rsidRDefault="00A2139F" w:rsidP="00DA1C8A">
      <w:pPr>
        <w:pStyle w:val="ListParagraph"/>
        <w:keepNext/>
        <w:numPr>
          <w:ilvl w:val="2"/>
          <w:numId w:val="10"/>
        </w:numPr>
        <w:spacing w:line="240" w:lineRule="auto"/>
        <w:ind w:right="21"/>
        <w:jc w:val="both"/>
        <w:outlineLvl w:val="1"/>
        <w:rPr>
          <w:ins w:id="9254" w:author="Sowndarya S (WT01 - Manufacturing &amp; Hi Tech)" w:date="2015-03-23T19:07:00Z"/>
          <w:rFonts w:asciiTheme="minorHAnsi" w:hAnsiTheme="minorHAnsi" w:cstheme="minorHAnsi"/>
          <w:b/>
          <w:i/>
          <w:sz w:val="24"/>
          <w:szCs w:val="24"/>
          <w:lang w:val="en-GB"/>
        </w:rPr>
      </w:pPr>
      <w:bookmarkStart w:id="9255" w:name="_Toc415065545"/>
      <w:ins w:id="9256" w:author="Sowndarya S (WT01 - Manufacturing &amp; Hi Tech)" w:date="2015-03-23T19:07:00Z">
        <w:r w:rsidRPr="007D76ED">
          <w:rPr>
            <w:rFonts w:asciiTheme="minorHAnsi" w:hAnsiTheme="minorHAnsi" w:cstheme="minorHAnsi"/>
            <w:b/>
            <w:i/>
            <w:sz w:val="24"/>
            <w:szCs w:val="24"/>
            <w:lang w:val="en-GB"/>
          </w:rPr>
          <w:t>DMO_SEL</w:t>
        </w:r>
        <w:r>
          <w:rPr>
            <w:rFonts w:asciiTheme="minorHAnsi" w:hAnsiTheme="minorHAnsi" w:cstheme="minorHAnsi"/>
            <w:b/>
            <w:i/>
            <w:sz w:val="24"/>
            <w:szCs w:val="24"/>
            <w:lang w:val="en-GB"/>
          </w:rPr>
          <w:t>OUT</w:t>
        </w:r>
        <w:r w:rsidRPr="007D76ED">
          <w:rPr>
            <w:rFonts w:asciiTheme="minorHAnsi" w:hAnsiTheme="minorHAnsi" w:cstheme="minorHAnsi"/>
            <w:b/>
            <w:i/>
            <w:sz w:val="24"/>
            <w:szCs w:val="24"/>
            <w:lang w:val="en-GB"/>
          </w:rPr>
          <w:t>_</w:t>
        </w:r>
        <w:r>
          <w:rPr>
            <w:rFonts w:asciiTheme="minorHAnsi" w:hAnsiTheme="minorHAnsi" w:cstheme="minorHAnsi"/>
            <w:b/>
            <w:i/>
            <w:sz w:val="24"/>
            <w:szCs w:val="24"/>
            <w:lang w:val="en-GB"/>
          </w:rPr>
          <w:t>RV</w:t>
        </w:r>
        <w:r w:rsidRPr="007D76ED">
          <w:rPr>
            <w:rFonts w:asciiTheme="minorHAnsi" w:hAnsiTheme="minorHAnsi" w:cstheme="minorHAnsi"/>
            <w:b/>
            <w:i/>
            <w:sz w:val="24"/>
            <w:szCs w:val="24"/>
            <w:lang w:val="en-GB"/>
          </w:rPr>
          <w:t>_</w:t>
        </w:r>
        <w:r w:rsidR="00455053">
          <w:rPr>
            <w:rFonts w:asciiTheme="minorHAnsi" w:hAnsiTheme="minorHAnsi" w:cstheme="minorHAnsi"/>
            <w:b/>
            <w:i/>
            <w:sz w:val="24"/>
            <w:szCs w:val="24"/>
            <w:lang w:val="en-GB"/>
          </w:rPr>
          <w:t>RES</w:t>
        </w:r>
        <w:r>
          <w:rPr>
            <w:rFonts w:asciiTheme="minorHAnsi" w:hAnsiTheme="minorHAnsi" w:cstheme="minorHAnsi"/>
            <w:b/>
            <w:i/>
            <w:sz w:val="24"/>
            <w:szCs w:val="24"/>
            <w:lang w:val="en-GB"/>
          </w:rPr>
          <w:t>_</w:t>
        </w:r>
        <w:r w:rsidRPr="007D76ED">
          <w:rPr>
            <w:rFonts w:asciiTheme="minorHAnsi" w:hAnsiTheme="minorHAnsi" w:cstheme="minorHAnsi"/>
            <w:b/>
            <w:i/>
            <w:sz w:val="24"/>
            <w:szCs w:val="24"/>
            <w:lang w:val="en-GB"/>
          </w:rPr>
          <w:t>PLAN_MIR</w:t>
        </w:r>
        <w:bookmarkEnd w:id="9255"/>
      </w:ins>
    </w:p>
    <w:p w14:paraId="547D582F" w14:textId="57A580B6" w:rsidR="00A2139F" w:rsidRDefault="00A2139F" w:rsidP="00A2139F">
      <w:pPr>
        <w:rPr>
          <w:ins w:id="9257" w:author="Sowndarya S (WT01 - Manufacturing &amp; Hi Tech)" w:date="2015-03-23T19:07:00Z"/>
          <w:rFonts w:asciiTheme="minorHAnsi" w:hAnsiTheme="minorHAnsi" w:cstheme="minorHAnsi"/>
        </w:rPr>
      </w:pPr>
      <w:ins w:id="9258" w:author="Sowndarya S (WT01 - Manufacturing &amp; Hi Tech)" w:date="2015-03-23T19:07:00Z">
        <w:r>
          <w:rPr>
            <w:rFonts w:asciiTheme="minorHAnsi" w:hAnsiTheme="minorHAnsi" w:cstheme="minorHAnsi"/>
          </w:rPr>
          <w:t>This staging table contains the Real Time Sell Out</w:t>
        </w:r>
      </w:ins>
      <w:ins w:id="9259" w:author="Sowndarya S (WT01 - Manufacturing &amp; Hi Tech)" w:date="2015-03-24T10:52:00Z">
        <w:r w:rsidR="008B41B0">
          <w:rPr>
            <w:rFonts w:asciiTheme="minorHAnsi" w:hAnsiTheme="minorHAnsi" w:cstheme="minorHAnsi"/>
          </w:rPr>
          <w:t xml:space="preserve"> Revenue Reseller </w:t>
        </w:r>
      </w:ins>
      <w:ins w:id="9260" w:author="Sowndarya S (WT01 - Manufacturing &amp; Hi Tech)" w:date="2015-03-23T19:07:00Z">
        <w:r>
          <w:rPr>
            <w:rFonts w:asciiTheme="minorHAnsi" w:hAnsiTheme="minorHAnsi" w:cstheme="minorHAnsi"/>
          </w:rPr>
          <w:t xml:space="preserve"> Plan data from PNP Source view.</w:t>
        </w:r>
      </w:ins>
    </w:p>
    <w:p w14:paraId="67ACDD49" w14:textId="77777777" w:rsidR="00A2139F" w:rsidRPr="00D30FA1" w:rsidRDefault="00A2139F" w:rsidP="00A2139F">
      <w:pPr>
        <w:rPr>
          <w:ins w:id="9261" w:author="Sowndarya S (WT01 - Manufacturing &amp; Hi Tech)" w:date="2015-03-23T19:07:00Z"/>
          <w:rFonts w:asciiTheme="minorHAnsi" w:hAnsiTheme="minorHAnsi" w:cstheme="minorHAnsi"/>
        </w:rPr>
      </w:pPr>
    </w:p>
    <w:p w14:paraId="6DB22E08" w14:textId="77777777" w:rsidR="00A2139F" w:rsidRPr="00D30FA1" w:rsidRDefault="00A2139F" w:rsidP="00A2139F">
      <w:pPr>
        <w:spacing w:after="120"/>
        <w:rPr>
          <w:ins w:id="9262" w:author="Sowndarya S (WT01 - Manufacturing &amp; Hi Tech)" w:date="2015-03-23T19:07:00Z"/>
          <w:rFonts w:asciiTheme="minorHAnsi" w:hAnsiTheme="minorHAnsi" w:cstheme="minorHAnsi"/>
          <w:u w:val="single"/>
        </w:rPr>
      </w:pPr>
      <w:ins w:id="9263" w:author="Sowndarya S (WT01 - Manufacturing &amp; Hi Tech)" w:date="2015-03-23T19:07:00Z">
        <w:r w:rsidRPr="00D30FA1">
          <w:rPr>
            <w:rFonts w:asciiTheme="minorHAnsi" w:hAnsiTheme="minorHAnsi" w:cstheme="minorHAnsi"/>
            <w:u w:val="single"/>
          </w:rPr>
          <w:t>Table Details</w:t>
        </w:r>
      </w:ins>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A2139F" w:rsidRPr="00D30FA1" w14:paraId="6AC51C59" w14:textId="77777777" w:rsidTr="008B41B0">
        <w:trPr>
          <w:trHeight w:val="257"/>
          <w:ins w:id="9264" w:author="Sowndarya S (WT01 - Manufacturing &amp; Hi Tech)" w:date="2015-03-23T19:07:00Z"/>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679CD40D" w14:textId="77777777" w:rsidR="00A2139F" w:rsidRPr="00D30FA1" w:rsidRDefault="00A2139F" w:rsidP="008B41B0">
            <w:pPr>
              <w:rPr>
                <w:ins w:id="9265" w:author="Sowndarya S (WT01 - Manufacturing &amp; Hi Tech)" w:date="2015-03-23T19:07:00Z"/>
                <w:rFonts w:asciiTheme="minorHAnsi" w:hAnsiTheme="minorHAnsi" w:cstheme="minorHAnsi"/>
                <w:sz w:val="16"/>
                <w:szCs w:val="16"/>
              </w:rPr>
            </w:pPr>
            <w:ins w:id="9266" w:author="Sowndarya S (WT01 - Manufacturing &amp; Hi Tech)" w:date="2015-03-23T19:07:00Z">
              <w:r w:rsidRPr="00D30FA1">
                <w:rPr>
                  <w:rFonts w:asciiTheme="minorHAnsi" w:hAnsiTheme="minorHAnsi" w:cstheme="minorHAnsi"/>
                  <w:sz w:val="16"/>
                  <w:szCs w:val="16"/>
                </w:rPr>
                <w:t>Table Logical Type</w:t>
              </w:r>
            </w:ins>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067FED57" w14:textId="77777777" w:rsidR="00A2139F" w:rsidRPr="00D30FA1" w:rsidRDefault="00A2139F" w:rsidP="008B41B0">
            <w:pPr>
              <w:rPr>
                <w:ins w:id="9267" w:author="Sowndarya S (WT01 - Manufacturing &amp; Hi Tech)" w:date="2015-03-23T19:07:00Z"/>
                <w:rFonts w:asciiTheme="minorHAnsi" w:hAnsiTheme="minorHAnsi" w:cstheme="minorHAnsi"/>
                <w:sz w:val="16"/>
                <w:szCs w:val="16"/>
              </w:rPr>
            </w:pPr>
            <w:ins w:id="9268" w:author="Sowndarya S (WT01 - Manufacturing &amp; Hi Tech)" w:date="2015-03-23T19:07:00Z">
              <w:r w:rsidRPr="00D30FA1">
                <w:rPr>
                  <w:rFonts w:asciiTheme="minorHAnsi" w:hAnsiTheme="minorHAnsi" w:cstheme="minorHAnsi"/>
                  <w:sz w:val="16"/>
                  <w:szCs w:val="16"/>
                </w:rPr>
                <w:t>Table Name</w:t>
              </w:r>
            </w:ins>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74C0C452" w14:textId="77777777" w:rsidR="00A2139F" w:rsidRPr="00D30FA1" w:rsidRDefault="00A2139F" w:rsidP="008B41B0">
            <w:pPr>
              <w:rPr>
                <w:ins w:id="9269" w:author="Sowndarya S (WT01 - Manufacturing &amp; Hi Tech)" w:date="2015-03-23T19:07:00Z"/>
                <w:rFonts w:asciiTheme="minorHAnsi" w:hAnsiTheme="minorHAnsi" w:cstheme="minorHAnsi"/>
                <w:sz w:val="16"/>
                <w:szCs w:val="16"/>
              </w:rPr>
            </w:pPr>
            <w:ins w:id="9270" w:author="Sowndarya S (WT01 - Manufacturing &amp; Hi Tech)" w:date="2015-03-23T19:07:00Z">
              <w:r w:rsidRPr="00D30FA1">
                <w:rPr>
                  <w:rFonts w:asciiTheme="minorHAnsi" w:hAnsiTheme="minorHAnsi" w:cstheme="minorHAnsi"/>
                  <w:sz w:val="16"/>
                  <w:szCs w:val="16"/>
                </w:rPr>
                <w:t>Schema</w:t>
              </w:r>
            </w:ins>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23873F4" w14:textId="77777777" w:rsidR="00A2139F" w:rsidRPr="00D30FA1" w:rsidRDefault="00A2139F" w:rsidP="008B41B0">
            <w:pPr>
              <w:rPr>
                <w:ins w:id="9271" w:author="Sowndarya S (WT01 - Manufacturing &amp; Hi Tech)" w:date="2015-03-23T19:07:00Z"/>
                <w:rFonts w:asciiTheme="minorHAnsi" w:hAnsiTheme="minorHAnsi" w:cstheme="minorHAnsi"/>
                <w:sz w:val="16"/>
                <w:szCs w:val="16"/>
              </w:rPr>
            </w:pPr>
            <w:ins w:id="9272" w:author="Sowndarya S (WT01 - Manufacturing &amp; Hi Tech)" w:date="2015-03-23T19:07:00Z">
              <w:r w:rsidRPr="00D30FA1">
                <w:rPr>
                  <w:rFonts w:asciiTheme="minorHAnsi" w:hAnsiTheme="minorHAnsi" w:cstheme="minorHAnsi"/>
                  <w:sz w:val="16"/>
                  <w:szCs w:val="16"/>
                </w:rPr>
                <w:t>New/Existing</w:t>
              </w:r>
            </w:ins>
          </w:p>
        </w:tc>
      </w:tr>
      <w:tr w:rsidR="00A2139F" w:rsidRPr="00D30FA1" w14:paraId="22356443" w14:textId="77777777" w:rsidTr="008B41B0">
        <w:trPr>
          <w:ins w:id="9273" w:author="Sowndarya S (WT01 - Manufacturing &amp; Hi Tech)" w:date="2015-03-23T19:07:00Z"/>
        </w:trPr>
        <w:tc>
          <w:tcPr>
            <w:tcW w:w="1619" w:type="dxa"/>
            <w:tcBorders>
              <w:top w:val="single" w:sz="4" w:space="0" w:color="auto"/>
              <w:left w:val="single" w:sz="4" w:space="0" w:color="auto"/>
              <w:bottom w:val="single" w:sz="4" w:space="0" w:color="auto"/>
              <w:right w:val="single" w:sz="4" w:space="0" w:color="auto"/>
            </w:tcBorders>
            <w:hideMark/>
          </w:tcPr>
          <w:p w14:paraId="26DD71D4" w14:textId="77777777" w:rsidR="00A2139F" w:rsidRPr="00D30FA1" w:rsidRDefault="00A2139F" w:rsidP="008B41B0">
            <w:pPr>
              <w:rPr>
                <w:ins w:id="9274" w:author="Sowndarya S (WT01 - Manufacturing &amp; Hi Tech)" w:date="2015-03-23T19:07:00Z"/>
                <w:rFonts w:asciiTheme="minorHAnsi" w:hAnsiTheme="minorHAnsi" w:cstheme="minorHAnsi"/>
                <w:color w:val="000000"/>
                <w:sz w:val="18"/>
                <w:szCs w:val="16"/>
              </w:rPr>
            </w:pPr>
            <w:ins w:id="9275" w:author="Sowndarya S (WT01 - Manufacturing &amp; Hi Tech)" w:date="2015-03-23T19:07:00Z">
              <w:r w:rsidRPr="00D30FA1">
                <w:rPr>
                  <w:rFonts w:asciiTheme="minorHAnsi" w:hAnsiTheme="minorHAnsi" w:cstheme="minorHAnsi"/>
                  <w:color w:val="000000"/>
                  <w:sz w:val="18"/>
                  <w:szCs w:val="16"/>
                </w:rPr>
                <w:t>Staging</w:t>
              </w:r>
            </w:ins>
          </w:p>
        </w:tc>
        <w:tc>
          <w:tcPr>
            <w:tcW w:w="3779" w:type="dxa"/>
            <w:tcBorders>
              <w:top w:val="single" w:sz="4" w:space="0" w:color="auto"/>
              <w:left w:val="single" w:sz="4" w:space="0" w:color="auto"/>
              <w:bottom w:val="single" w:sz="4" w:space="0" w:color="auto"/>
              <w:right w:val="single" w:sz="4" w:space="0" w:color="auto"/>
            </w:tcBorders>
            <w:hideMark/>
          </w:tcPr>
          <w:p w14:paraId="18649049" w14:textId="7FD8396F" w:rsidR="00A2139F" w:rsidRPr="00D30FA1" w:rsidRDefault="00A2139F" w:rsidP="008B41B0">
            <w:pPr>
              <w:rPr>
                <w:ins w:id="9276" w:author="Sowndarya S (WT01 - Manufacturing &amp; Hi Tech)" w:date="2015-03-23T19:07:00Z"/>
                <w:rFonts w:asciiTheme="minorHAnsi" w:hAnsiTheme="minorHAnsi" w:cstheme="minorHAnsi"/>
                <w:color w:val="000000"/>
                <w:sz w:val="18"/>
                <w:szCs w:val="16"/>
              </w:rPr>
            </w:pPr>
            <w:ins w:id="9277" w:author="Sowndarya S (WT01 - Manufacturing &amp; Hi Tech)" w:date="2015-03-23T19:07:00Z">
              <w:r>
                <w:rPr>
                  <w:rFonts w:asciiTheme="minorHAnsi" w:hAnsiTheme="minorHAnsi" w:cstheme="minorHAnsi"/>
                  <w:color w:val="000000"/>
                  <w:sz w:val="18"/>
                  <w:szCs w:val="16"/>
                </w:rPr>
                <w:t>DMO_SELOUT_RV_</w:t>
              </w:r>
              <w:r w:rsidR="00455053">
                <w:rPr>
                  <w:rFonts w:asciiTheme="minorHAnsi" w:hAnsiTheme="minorHAnsi" w:cstheme="minorHAnsi"/>
                  <w:color w:val="000000"/>
                  <w:sz w:val="18"/>
                  <w:szCs w:val="16"/>
                </w:rPr>
                <w:t>RES</w:t>
              </w:r>
              <w:r>
                <w:rPr>
                  <w:rFonts w:asciiTheme="minorHAnsi" w:hAnsiTheme="minorHAnsi" w:cstheme="minorHAnsi"/>
                  <w:color w:val="000000"/>
                  <w:sz w:val="18"/>
                  <w:szCs w:val="16"/>
                </w:rPr>
                <w:t>_PLAN_MIR</w:t>
              </w:r>
            </w:ins>
          </w:p>
        </w:tc>
        <w:tc>
          <w:tcPr>
            <w:tcW w:w="992" w:type="dxa"/>
            <w:tcBorders>
              <w:top w:val="single" w:sz="4" w:space="0" w:color="auto"/>
              <w:left w:val="single" w:sz="4" w:space="0" w:color="auto"/>
              <w:bottom w:val="single" w:sz="4" w:space="0" w:color="auto"/>
              <w:right w:val="single" w:sz="4" w:space="0" w:color="auto"/>
            </w:tcBorders>
            <w:hideMark/>
          </w:tcPr>
          <w:p w14:paraId="64FFF1D2" w14:textId="77777777" w:rsidR="00A2139F" w:rsidRPr="00D30FA1" w:rsidRDefault="00A2139F" w:rsidP="008B41B0">
            <w:pPr>
              <w:rPr>
                <w:ins w:id="9278" w:author="Sowndarya S (WT01 - Manufacturing &amp; Hi Tech)" w:date="2015-03-23T19:07:00Z"/>
                <w:rFonts w:asciiTheme="minorHAnsi" w:hAnsiTheme="minorHAnsi" w:cstheme="minorHAnsi"/>
                <w:color w:val="000000"/>
                <w:sz w:val="18"/>
                <w:szCs w:val="16"/>
              </w:rPr>
            </w:pPr>
            <w:ins w:id="9279" w:author="Sowndarya S (WT01 - Manufacturing &amp; Hi Tech)" w:date="2015-03-23T19:07:00Z">
              <w:r>
                <w:rPr>
                  <w:rFonts w:asciiTheme="minorHAnsi" w:hAnsiTheme="minorHAnsi" w:cstheme="minorHAnsi"/>
                  <w:color w:val="000000"/>
                  <w:sz w:val="18"/>
                  <w:szCs w:val="16"/>
                </w:rPr>
                <w:t>ISRVE_DM</w:t>
              </w:r>
              <w:r>
                <w:rPr>
                  <w:rFonts w:asciiTheme="minorHAnsi" w:hAnsiTheme="minorHAnsi" w:cstheme="minorHAnsi"/>
                  <w:color w:val="000000"/>
                  <w:sz w:val="18"/>
                  <w:szCs w:val="16"/>
                </w:rPr>
                <w:lastRenderedPageBreak/>
                <w:t>O_DW</w:t>
              </w:r>
            </w:ins>
          </w:p>
        </w:tc>
        <w:tc>
          <w:tcPr>
            <w:tcW w:w="1080" w:type="dxa"/>
            <w:tcBorders>
              <w:top w:val="single" w:sz="4" w:space="0" w:color="auto"/>
              <w:left w:val="single" w:sz="4" w:space="0" w:color="auto"/>
              <w:bottom w:val="single" w:sz="4" w:space="0" w:color="auto"/>
              <w:right w:val="single" w:sz="4" w:space="0" w:color="auto"/>
            </w:tcBorders>
            <w:hideMark/>
          </w:tcPr>
          <w:p w14:paraId="49ECF30F" w14:textId="77777777" w:rsidR="00A2139F" w:rsidRPr="00D30FA1" w:rsidRDefault="00A2139F" w:rsidP="008B41B0">
            <w:pPr>
              <w:jc w:val="center"/>
              <w:rPr>
                <w:ins w:id="9280" w:author="Sowndarya S (WT01 - Manufacturing &amp; Hi Tech)" w:date="2015-03-23T19:07:00Z"/>
                <w:rFonts w:asciiTheme="minorHAnsi" w:hAnsiTheme="minorHAnsi" w:cstheme="minorHAnsi"/>
                <w:color w:val="000000"/>
                <w:sz w:val="18"/>
                <w:szCs w:val="16"/>
              </w:rPr>
            </w:pPr>
            <w:ins w:id="9281" w:author="Sowndarya S (WT01 - Manufacturing &amp; Hi Tech)" w:date="2015-03-23T19:07:00Z">
              <w:r w:rsidRPr="00D30FA1">
                <w:rPr>
                  <w:rFonts w:asciiTheme="minorHAnsi" w:hAnsiTheme="minorHAnsi" w:cstheme="minorHAnsi"/>
                  <w:color w:val="000000"/>
                  <w:sz w:val="18"/>
                  <w:szCs w:val="16"/>
                </w:rPr>
                <w:lastRenderedPageBreak/>
                <w:t>New</w:t>
              </w:r>
            </w:ins>
          </w:p>
        </w:tc>
      </w:tr>
    </w:tbl>
    <w:p w14:paraId="755421B3" w14:textId="77777777" w:rsidR="00A2139F" w:rsidRDefault="00A2139F" w:rsidP="00A2139F">
      <w:pPr>
        <w:spacing w:after="120"/>
        <w:rPr>
          <w:ins w:id="9282" w:author="Sowndarya S (WT01 - Manufacturing &amp; Hi Tech)" w:date="2015-03-23T19:07:00Z"/>
          <w:rFonts w:asciiTheme="minorHAnsi" w:hAnsiTheme="minorHAnsi" w:cstheme="minorHAnsi"/>
          <w:u w:val="single"/>
        </w:rPr>
      </w:pPr>
    </w:p>
    <w:p w14:paraId="379DB52E" w14:textId="77777777" w:rsidR="00A2139F" w:rsidRPr="00D30FA1" w:rsidRDefault="00A2139F" w:rsidP="00A2139F">
      <w:pPr>
        <w:spacing w:after="120"/>
        <w:rPr>
          <w:ins w:id="9283" w:author="Sowndarya S (WT01 - Manufacturing &amp; Hi Tech)" w:date="2015-03-23T19:07:00Z"/>
          <w:rFonts w:asciiTheme="minorHAnsi" w:hAnsiTheme="minorHAnsi" w:cstheme="minorHAnsi"/>
          <w:u w:val="single"/>
        </w:rPr>
      </w:pPr>
      <w:ins w:id="9284" w:author="Sowndarya S (WT01 - Manufacturing &amp; Hi Tech)" w:date="2015-03-23T19:07:00Z">
        <w:r w:rsidRPr="00D30FA1">
          <w:rPr>
            <w:rFonts w:asciiTheme="minorHAnsi" w:hAnsiTheme="minorHAnsi" w:cstheme="minorHAnsi"/>
            <w:u w:val="single"/>
          </w:rPr>
          <w:t>Columns Details</w:t>
        </w:r>
      </w:ins>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160"/>
        <w:gridCol w:w="990"/>
        <w:gridCol w:w="2250"/>
      </w:tblGrid>
      <w:tr w:rsidR="00A2139F" w:rsidRPr="00D30FA1" w14:paraId="37886524" w14:textId="77777777" w:rsidTr="008B41B0">
        <w:trPr>
          <w:ins w:id="9285"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383C87F1" w14:textId="77777777" w:rsidR="00A2139F" w:rsidRPr="00D30FA1" w:rsidRDefault="00A2139F" w:rsidP="008B41B0">
            <w:pPr>
              <w:rPr>
                <w:ins w:id="9286" w:author="Sowndarya S (WT01 - Manufacturing &amp; Hi Tech)" w:date="2015-03-23T19:07:00Z"/>
                <w:rFonts w:asciiTheme="minorHAnsi" w:hAnsiTheme="minorHAnsi" w:cstheme="minorHAnsi"/>
                <w:sz w:val="16"/>
                <w:szCs w:val="16"/>
              </w:rPr>
            </w:pPr>
            <w:ins w:id="9287" w:author="Sowndarya S (WT01 - Manufacturing &amp; Hi Tech)" w:date="2015-03-23T19:07:00Z">
              <w:r w:rsidRPr="00D30FA1">
                <w:rPr>
                  <w:rFonts w:asciiTheme="minorHAnsi" w:hAnsiTheme="minorHAnsi" w:cstheme="minorHAnsi"/>
                  <w:sz w:val="16"/>
                  <w:szCs w:val="16"/>
                </w:rPr>
                <w:t>DB Column Name</w:t>
              </w:r>
            </w:ins>
          </w:p>
        </w:tc>
        <w:tc>
          <w:tcPr>
            <w:tcW w:w="2160" w:type="dxa"/>
            <w:tcBorders>
              <w:top w:val="single" w:sz="4" w:space="0" w:color="auto"/>
              <w:left w:val="single" w:sz="4" w:space="0" w:color="auto"/>
              <w:bottom w:val="single" w:sz="4" w:space="0" w:color="auto"/>
              <w:right w:val="single" w:sz="4" w:space="0" w:color="auto"/>
            </w:tcBorders>
            <w:shd w:val="clear" w:color="auto" w:fill="F4B8AE"/>
            <w:hideMark/>
          </w:tcPr>
          <w:p w14:paraId="0538076A" w14:textId="77777777" w:rsidR="00A2139F" w:rsidRPr="00D30FA1" w:rsidRDefault="00A2139F" w:rsidP="008B41B0">
            <w:pPr>
              <w:rPr>
                <w:ins w:id="9288" w:author="Sowndarya S (WT01 - Manufacturing &amp; Hi Tech)" w:date="2015-03-23T19:07:00Z"/>
                <w:rFonts w:asciiTheme="minorHAnsi" w:hAnsiTheme="minorHAnsi" w:cstheme="minorHAnsi"/>
                <w:sz w:val="16"/>
                <w:szCs w:val="16"/>
              </w:rPr>
            </w:pPr>
            <w:ins w:id="9289" w:author="Sowndarya S (WT01 - Manufacturing &amp; Hi Tech)" w:date="2015-03-23T19:07:00Z">
              <w:r w:rsidRPr="00D30FA1">
                <w:rPr>
                  <w:rFonts w:asciiTheme="minorHAnsi" w:hAnsiTheme="minorHAnsi" w:cstheme="minorHAnsi"/>
                  <w:sz w:val="16"/>
                  <w:szCs w:val="16"/>
                </w:rPr>
                <w:t>Data Type</w:t>
              </w:r>
            </w:ins>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51811F56" w14:textId="77777777" w:rsidR="00A2139F" w:rsidRPr="00D30FA1" w:rsidRDefault="00A2139F" w:rsidP="008B41B0">
            <w:pPr>
              <w:rPr>
                <w:ins w:id="9290" w:author="Sowndarya S (WT01 - Manufacturing &amp; Hi Tech)" w:date="2015-03-23T19:07:00Z"/>
                <w:rFonts w:asciiTheme="minorHAnsi" w:hAnsiTheme="minorHAnsi" w:cstheme="minorHAnsi"/>
                <w:sz w:val="16"/>
                <w:szCs w:val="16"/>
              </w:rPr>
            </w:pPr>
            <w:ins w:id="9291" w:author="Sowndarya S (WT01 - Manufacturing &amp; Hi Tech)" w:date="2015-03-23T19:07:00Z">
              <w:r w:rsidRPr="00D30FA1">
                <w:rPr>
                  <w:rFonts w:asciiTheme="minorHAnsi" w:hAnsiTheme="minorHAnsi" w:cstheme="minorHAnsi"/>
                  <w:sz w:val="16"/>
                  <w:szCs w:val="16"/>
                </w:rPr>
                <w:t>Staging 1</w:t>
              </w:r>
            </w:ins>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619BF810" w14:textId="77777777" w:rsidR="00A2139F" w:rsidRPr="00D30FA1" w:rsidRDefault="00A2139F" w:rsidP="008B41B0">
            <w:pPr>
              <w:rPr>
                <w:ins w:id="9292" w:author="Sowndarya S (WT01 - Manufacturing &amp; Hi Tech)" w:date="2015-03-23T19:07:00Z"/>
                <w:rFonts w:asciiTheme="minorHAnsi" w:hAnsiTheme="minorHAnsi" w:cstheme="minorHAnsi"/>
                <w:sz w:val="16"/>
                <w:szCs w:val="16"/>
              </w:rPr>
            </w:pPr>
            <w:ins w:id="9293" w:author="Sowndarya S (WT01 - Manufacturing &amp; Hi Tech)" w:date="2015-03-23T19:07:00Z">
              <w:r>
                <w:rPr>
                  <w:rFonts w:asciiTheme="minorHAnsi" w:hAnsiTheme="minorHAnsi" w:cstheme="minorHAnsi"/>
                  <w:sz w:val="16"/>
                  <w:szCs w:val="16"/>
                </w:rPr>
                <w:t>Columns Comments</w:t>
              </w:r>
            </w:ins>
          </w:p>
        </w:tc>
      </w:tr>
      <w:tr w:rsidR="00A2139F" w:rsidRPr="00D30FA1" w14:paraId="495CC9C5" w14:textId="77777777" w:rsidTr="008B41B0">
        <w:trPr>
          <w:ins w:id="9294"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69CDC11" w14:textId="77777777" w:rsidR="00A2139F" w:rsidRPr="00DD1485" w:rsidRDefault="00A2139F" w:rsidP="008B41B0">
            <w:pPr>
              <w:rPr>
                <w:ins w:id="9295" w:author="Sowndarya S (WT01 - Manufacturing &amp; Hi Tech)" w:date="2015-03-23T19:07:00Z"/>
                <w:rFonts w:asciiTheme="minorHAnsi" w:hAnsiTheme="minorHAnsi" w:cstheme="minorHAnsi"/>
                <w:color w:val="000000"/>
                <w:sz w:val="18"/>
                <w:szCs w:val="16"/>
              </w:rPr>
            </w:pPr>
            <w:ins w:id="9296" w:author="Sowndarya S (WT01 - Manufacturing &amp; Hi Tech)" w:date="2015-03-23T19:07:00Z">
              <w:r>
                <w:rPr>
                  <w:rFonts w:asciiTheme="minorHAnsi" w:hAnsiTheme="minorHAnsi" w:cstheme="minorHAnsi"/>
                  <w:color w:val="000000"/>
                  <w:sz w:val="18"/>
                  <w:szCs w:val="16"/>
                </w:rPr>
                <w:t>PLAN_ID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AB31E50" w14:textId="77777777" w:rsidR="00A2139F" w:rsidRPr="00DD1485" w:rsidRDefault="00A2139F" w:rsidP="008B41B0">
            <w:pPr>
              <w:rPr>
                <w:ins w:id="9297" w:author="Sowndarya S (WT01 - Manufacturing &amp; Hi Tech)" w:date="2015-03-23T19:07:00Z"/>
                <w:rFonts w:asciiTheme="minorHAnsi" w:hAnsiTheme="minorHAnsi" w:cstheme="minorHAnsi"/>
                <w:color w:val="000000"/>
                <w:sz w:val="18"/>
                <w:szCs w:val="16"/>
              </w:rPr>
            </w:pPr>
            <w:ins w:id="9298" w:author="Sowndarya S (WT01 - Manufacturing &amp; Hi Tech)" w:date="2015-03-23T19:07: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49ECE5C" w14:textId="77777777" w:rsidR="00A2139F" w:rsidRPr="00D30FA1" w:rsidRDefault="00A2139F" w:rsidP="008B41B0">
            <w:pPr>
              <w:rPr>
                <w:ins w:id="9299" w:author="Sowndarya S (WT01 - Manufacturing &amp; Hi Tech)" w:date="2015-03-23T19:07:00Z"/>
                <w:rFonts w:asciiTheme="minorHAnsi" w:hAnsiTheme="minorHAnsi" w:cstheme="minorHAnsi"/>
                <w:color w:val="000000"/>
                <w:sz w:val="18"/>
                <w:szCs w:val="16"/>
              </w:rPr>
            </w:pPr>
            <w:ins w:id="9300"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6B5F7D74" w14:textId="0A8A470D" w:rsidR="00A2139F" w:rsidRPr="00D30FA1" w:rsidRDefault="00455053" w:rsidP="008B41B0">
            <w:pPr>
              <w:rPr>
                <w:ins w:id="9301" w:author="Sowndarya S (WT01 - Manufacturing &amp; Hi Tech)" w:date="2015-03-23T19:07:00Z"/>
                <w:rFonts w:asciiTheme="minorHAnsi" w:hAnsiTheme="minorHAnsi" w:cstheme="minorHAnsi"/>
                <w:color w:val="000000"/>
                <w:sz w:val="18"/>
                <w:szCs w:val="16"/>
              </w:rPr>
            </w:pPr>
            <w:ins w:id="9302" w:author="Sowndarya S (WT01 - Manufacturing &amp; Hi Tech)" w:date="2015-03-23T19:07:00Z">
              <w:r>
                <w:rPr>
                  <w:rFonts w:asciiTheme="minorHAnsi" w:hAnsiTheme="minorHAnsi" w:cstheme="minorHAnsi"/>
                  <w:color w:val="000000"/>
                  <w:sz w:val="18"/>
                  <w:szCs w:val="16"/>
                </w:rPr>
                <w:t>Plan I</w:t>
              </w:r>
              <w:r w:rsidR="00A2139F">
                <w:rPr>
                  <w:rFonts w:asciiTheme="minorHAnsi" w:hAnsiTheme="minorHAnsi" w:cstheme="minorHAnsi"/>
                  <w:color w:val="000000"/>
                  <w:sz w:val="18"/>
                  <w:szCs w:val="16"/>
                </w:rPr>
                <w:t>d</w:t>
              </w:r>
            </w:ins>
          </w:p>
        </w:tc>
      </w:tr>
      <w:tr w:rsidR="00A2139F" w:rsidRPr="00D30FA1" w14:paraId="1847072E" w14:textId="77777777" w:rsidTr="008B41B0">
        <w:trPr>
          <w:ins w:id="9303"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7B56383" w14:textId="77777777" w:rsidR="00A2139F" w:rsidRDefault="00A2139F" w:rsidP="008B41B0">
            <w:pPr>
              <w:rPr>
                <w:ins w:id="9304" w:author="Sowndarya S (WT01 - Manufacturing &amp; Hi Tech)" w:date="2015-03-23T19:07:00Z"/>
                <w:rFonts w:asciiTheme="minorHAnsi" w:hAnsiTheme="minorHAnsi" w:cstheme="minorHAnsi"/>
                <w:color w:val="000000"/>
                <w:sz w:val="18"/>
                <w:szCs w:val="16"/>
              </w:rPr>
            </w:pPr>
            <w:ins w:id="9305" w:author="Sowndarya S (WT01 - Manufacturing &amp; Hi Tech)" w:date="2015-03-23T19:07:00Z">
              <w:r>
                <w:rPr>
                  <w:rFonts w:asciiTheme="minorHAnsi" w:hAnsiTheme="minorHAnsi" w:cstheme="minorHAnsi"/>
                  <w:color w:val="000000"/>
                  <w:sz w:val="18"/>
                  <w:szCs w:val="16"/>
                </w:rPr>
                <w:t>BUSINESS_SEGMENT_ID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4B73D01" w14:textId="77777777" w:rsidR="00A2139F" w:rsidRDefault="00A2139F" w:rsidP="008B41B0">
            <w:pPr>
              <w:rPr>
                <w:ins w:id="9306" w:author="Sowndarya S (WT01 - Manufacturing &amp; Hi Tech)" w:date="2015-03-23T19:07:00Z"/>
                <w:rFonts w:asciiTheme="minorHAnsi" w:hAnsiTheme="minorHAnsi" w:cstheme="minorHAnsi"/>
                <w:color w:val="000000"/>
                <w:sz w:val="18"/>
                <w:szCs w:val="16"/>
              </w:rPr>
            </w:pPr>
            <w:ins w:id="9307" w:author="Sowndarya S (WT01 - Manufacturing &amp; Hi Tech)" w:date="2015-03-23T19:07: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4AC33D8" w14:textId="77777777" w:rsidR="00A2139F" w:rsidRDefault="00A2139F" w:rsidP="008B41B0">
            <w:pPr>
              <w:rPr>
                <w:ins w:id="9308" w:author="Sowndarya S (WT01 - Manufacturing &amp; Hi Tech)" w:date="2015-03-23T19:07:00Z"/>
                <w:rFonts w:ascii="Arial" w:hAnsi="Arial" w:cs="Arial"/>
              </w:rPr>
            </w:pPr>
            <w:ins w:id="9309"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2D4DAF33" w14:textId="77777777" w:rsidR="00A2139F" w:rsidRDefault="00A2139F" w:rsidP="008B41B0">
            <w:pPr>
              <w:rPr>
                <w:ins w:id="9310" w:author="Sowndarya S (WT01 - Manufacturing &amp; Hi Tech)" w:date="2015-03-23T19:07:00Z"/>
                <w:rFonts w:asciiTheme="minorHAnsi" w:hAnsiTheme="minorHAnsi" w:cstheme="minorHAnsi"/>
                <w:color w:val="000000"/>
                <w:sz w:val="18"/>
                <w:szCs w:val="16"/>
              </w:rPr>
            </w:pPr>
            <w:ins w:id="9311" w:author="Sowndarya S (WT01 - Manufacturing &amp; Hi Tech)" w:date="2015-03-23T19:07:00Z">
              <w:r>
                <w:rPr>
                  <w:rFonts w:asciiTheme="minorHAnsi" w:hAnsiTheme="minorHAnsi" w:cstheme="minorHAnsi"/>
                  <w:color w:val="000000"/>
                  <w:sz w:val="18"/>
                  <w:szCs w:val="16"/>
                </w:rPr>
                <w:t>Business segment Id</w:t>
              </w:r>
            </w:ins>
          </w:p>
        </w:tc>
      </w:tr>
      <w:tr w:rsidR="00A2139F" w:rsidRPr="00D30FA1" w14:paraId="2BBEEFA5" w14:textId="77777777" w:rsidTr="008B41B0">
        <w:trPr>
          <w:ins w:id="9312"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7EB2668" w14:textId="77777777" w:rsidR="00A2139F" w:rsidRDefault="00A2139F" w:rsidP="008B41B0">
            <w:pPr>
              <w:rPr>
                <w:ins w:id="9313" w:author="Sowndarya S (WT01 - Manufacturing &amp; Hi Tech)" w:date="2015-03-23T19:07:00Z"/>
                <w:rFonts w:asciiTheme="minorHAnsi" w:hAnsiTheme="minorHAnsi" w:cstheme="minorHAnsi"/>
                <w:color w:val="000000"/>
                <w:sz w:val="18"/>
                <w:szCs w:val="16"/>
              </w:rPr>
            </w:pPr>
            <w:ins w:id="9314" w:author="Sowndarya S (WT01 - Manufacturing &amp; Hi Tech)" w:date="2015-03-23T19:07:00Z">
              <w:r>
                <w:rPr>
                  <w:rFonts w:asciiTheme="minorHAnsi" w:hAnsiTheme="minorHAnsi" w:cstheme="minorHAnsi"/>
                  <w:color w:val="000000"/>
                  <w:sz w:val="18"/>
                  <w:szCs w:val="16"/>
                </w:rPr>
                <w:t>BUSINESS_SEGMENT</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32D548D" w14:textId="77777777" w:rsidR="00A2139F" w:rsidRDefault="00A2139F" w:rsidP="008B41B0">
            <w:pPr>
              <w:rPr>
                <w:ins w:id="9315" w:author="Sowndarya S (WT01 - Manufacturing &amp; Hi Tech)" w:date="2015-03-23T19:07:00Z"/>
                <w:rFonts w:asciiTheme="minorHAnsi" w:hAnsiTheme="minorHAnsi" w:cstheme="minorHAnsi"/>
                <w:color w:val="000000"/>
                <w:sz w:val="18"/>
                <w:szCs w:val="16"/>
              </w:rPr>
            </w:pPr>
            <w:ins w:id="9316" w:author="Sowndarya S (WT01 - Manufacturing &amp; Hi Tech)" w:date="2015-03-23T19:07:00Z">
              <w:r>
                <w:rPr>
                  <w:rFonts w:asciiTheme="minorHAnsi" w:hAnsiTheme="minorHAnsi" w:cstheme="minorHAnsi"/>
                  <w:color w:val="000000"/>
                  <w:sz w:val="18"/>
                  <w:szCs w:val="16"/>
                </w:rPr>
                <w:t>NVARCHAR2(75)</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D1166EF" w14:textId="77777777" w:rsidR="00A2139F" w:rsidRDefault="00A2139F" w:rsidP="008B41B0">
            <w:pPr>
              <w:rPr>
                <w:ins w:id="9317" w:author="Sowndarya S (WT01 - Manufacturing &amp; Hi Tech)" w:date="2015-03-23T19:07:00Z"/>
                <w:rFonts w:ascii="Arial" w:hAnsi="Arial" w:cs="Arial"/>
              </w:rPr>
            </w:pPr>
            <w:ins w:id="9318"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2FA6C421" w14:textId="77777777" w:rsidR="00A2139F" w:rsidRDefault="00A2139F" w:rsidP="008B41B0">
            <w:pPr>
              <w:rPr>
                <w:ins w:id="9319" w:author="Sowndarya S (WT01 - Manufacturing &amp; Hi Tech)" w:date="2015-03-23T19:07:00Z"/>
                <w:rFonts w:asciiTheme="minorHAnsi" w:hAnsiTheme="minorHAnsi" w:cstheme="minorHAnsi"/>
                <w:color w:val="000000"/>
                <w:sz w:val="18"/>
                <w:szCs w:val="16"/>
              </w:rPr>
            </w:pPr>
            <w:ins w:id="9320" w:author="Sowndarya S (WT01 - Manufacturing &amp; Hi Tech)" w:date="2015-03-23T19:07:00Z">
              <w:r>
                <w:rPr>
                  <w:rFonts w:asciiTheme="minorHAnsi" w:hAnsiTheme="minorHAnsi" w:cstheme="minorHAnsi"/>
                  <w:color w:val="000000"/>
                  <w:sz w:val="18"/>
                  <w:szCs w:val="16"/>
                </w:rPr>
                <w:t>Business segment</w:t>
              </w:r>
            </w:ins>
          </w:p>
        </w:tc>
      </w:tr>
      <w:tr w:rsidR="00A2139F" w:rsidRPr="00D30FA1" w14:paraId="40DE088E" w14:textId="77777777" w:rsidTr="008B41B0">
        <w:trPr>
          <w:ins w:id="9321"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6FC559F" w14:textId="77777777" w:rsidR="00A2139F" w:rsidRDefault="00A2139F" w:rsidP="008B41B0">
            <w:pPr>
              <w:rPr>
                <w:ins w:id="9322" w:author="Sowndarya S (WT01 - Manufacturing &amp; Hi Tech)" w:date="2015-03-23T19:07:00Z"/>
                <w:rFonts w:asciiTheme="minorHAnsi" w:hAnsiTheme="minorHAnsi" w:cstheme="minorHAnsi"/>
                <w:color w:val="000000"/>
                <w:sz w:val="18"/>
                <w:szCs w:val="16"/>
              </w:rPr>
            </w:pPr>
            <w:ins w:id="9323" w:author="Sowndarya S (WT01 - Manufacturing &amp; Hi Tech)" w:date="2015-03-23T19:07:00Z">
              <w:r>
                <w:rPr>
                  <w:rFonts w:asciiTheme="minorHAnsi" w:hAnsiTheme="minorHAnsi" w:cstheme="minorHAnsi"/>
                  <w:color w:val="000000"/>
                  <w:sz w:val="18"/>
                  <w:szCs w:val="16"/>
                </w:rPr>
                <w:t>OPERATION_AREA_ID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96D95F2" w14:textId="77777777" w:rsidR="00A2139F" w:rsidRDefault="00A2139F" w:rsidP="008B41B0">
            <w:pPr>
              <w:rPr>
                <w:ins w:id="9324" w:author="Sowndarya S (WT01 - Manufacturing &amp; Hi Tech)" w:date="2015-03-23T19:07:00Z"/>
                <w:rFonts w:asciiTheme="minorHAnsi" w:hAnsiTheme="minorHAnsi" w:cstheme="minorHAnsi"/>
                <w:color w:val="000000"/>
                <w:sz w:val="18"/>
                <w:szCs w:val="16"/>
              </w:rPr>
            </w:pPr>
            <w:ins w:id="9325" w:author="Sowndarya S (WT01 - Manufacturing &amp; Hi Tech)" w:date="2015-03-23T19:07: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C1E2EF1" w14:textId="77777777" w:rsidR="00A2139F" w:rsidRDefault="00A2139F" w:rsidP="008B41B0">
            <w:pPr>
              <w:rPr>
                <w:ins w:id="9326" w:author="Sowndarya S (WT01 - Manufacturing &amp; Hi Tech)" w:date="2015-03-23T19:07:00Z"/>
                <w:rFonts w:ascii="Arial" w:hAnsi="Arial" w:cs="Arial"/>
              </w:rPr>
            </w:pPr>
            <w:ins w:id="9327"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5CFBBF12" w14:textId="77777777" w:rsidR="00A2139F" w:rsidRDefault="00A2139F" w:rsidP="008B41B0">
            <w:pPr>
              <w:rPr>
                <w:ins w:id="9328" w:author="Sowndarya S (WT01 - Manufacturing &amp; Hi Tech)" w:date="2015-03-23T19:07:00Z"/>
                <w:rFonts w:asciiTheme="minorHAnsi" w:hAnsiTheme="minorHAnsi" w:cstheme="minorHAnsi"/>
                <w:color w:val="000000"/>
                <w:sz w:val="18"/>
                <w:szCs w:val="16"/>
              </w:rPr>
            </w:pPr>
            <w:ins w:id="9329" w:author="Sowndarya S (WT01 - Manufacturing &amp; Hi Tech)" w:date="2015-03-23T19:07:00Z">
              <w:r>
                <w:rPr>
                  <w:rFonts w:asciiTheme="minorHAnsi" w:hAnsiTheme="minorHAnsi" w:cstheme="minorHAnsi"/>
                  <w:color w:val="000000"/>
                  <w:sz w:val="18"/>
                  <w:szCs w:val="16"/>
                </w:rPr>
                <w:t>OperationAreaId</w:t>
              </w:r>
            </w:ins>
          </w:p>
        </w:tc>
      </w:tr>
      <w:tr w:rsidR="00A2139F" w:rsidRPr="00D30FA1" w14:paraId="41C39E5F" w14:textId="77777777" w:rsidTr="008B41B0">
        <w:trPr>
          <w:ins w:id="9330"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20FB0275" w14:textId="77777777" w:rsidR="00A2139F" w:rsidRDefault="00A2139F" w:rsidP="008B41B0">
            <w:pPr>
              <w:rPr>
                <w:ins w:id="9331" w:author="Sowndarya S (WT01 - Manufacturing &amp; Hi Tech)" w:date="2015-03-23T19:07:00Z"/>
                <w:rFonts w:asciiTheme="minorHAnsi" w:hAnsiTheme="minorHAnsi" w:cstheme="minorHAnsi"/>
                <w:color w:val="000000"/>
                <w:sz w:val="18"/>
                <w:szCs w:val="16"/>
              </w:rPr>
            </w:pPr>
            <w:ins w:id="9332" w:author="Sowndarya S (WT01 - Manufacturing &amp; Hi Tech)" w:date="2015-03-23T19:07:00Z">
              <w:r>
                <w:rPr>
                  <w:rFonts w:asciiTheme="minorHAnsi" w:hAnsiTheme="minorHAnsi" w:cstheme="minorHAnsi"/>
                  <w:color w:val="000000"/>
                  <w:sz w:val="18"/>
                  <w:szCs w:val="16"/>
                </w:rPr>
                <w:t>OPERATION_AREA</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89A184C" w14:textId="77777777" w:rsidR="00A2139F" w:rsidRDefault="00A2139F" w:rsidP="008B41B0">
            <w:pPr>
              <w:rPr>
                <w:ins w:id="9333" w:author="Sowndarya S (WT01 - Manufacturing &amp; Hi Tech)" w:date="2015-03-23T19:07:00Z"/>
                <w:rFonts w:asciiTheme="minorHAnsi" w:hAnsiTheme="minorHAnsi" w:cstheme="minorHAnsi"/>
                <w:color w:val="000000"/>
                <w:sz w:val="18"/>
                <w:szCs w:val="16"/>
              </w:rPr>
            </w:pPr>
            <w:ins w:id="9334" w:author="Sowndarya S (WT01 - Manufacturing &amp; Hi Tech)" w:date="2015-03-23T19:07:00Z">
              <w:r>
                <w:rPr>
                  <w:rFonts w:asciiTheme="minorHAnsi" w:hAnsiTheme="minorHAnsi" w:cstheme="minorHAnsi"/>
                  <w:color w:val="000000"/>
                  <w:sz w:val="18"/>
                  <w:szCs w:val="16"/>
                </w:rPr>
                <w:t>VARCHAR2(50)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AA2F4A0" w14:textId="77777777" w:rsidR="00A2139F" w:rsidRDefault="00A2139F" w:rsidP="008B41B0">
            <w:pPr>
              <w:rPr>
                <w:ins w:id="9335" w:author="Sowndarya S (WT01 - Manufacturing &amp; Hi Tech)" w:date="2015-03-23T19:07:00Z"/>
                <w:rFonts w:ascii="Arial" w:hAnsi="Arial" w:cs="Arial"/>
              </w:rPr>
            </w:pPr>
            <w:ins w:id="9336"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488F6FDF" w14:textId="77777777" w:rsidR="00A2139F" w:rsidRDefault="00A2139F" w:rsidP="008B41B0">
            <w:pPr>
              <w:rPr>
                <w:ins w:id="9337" w:author="Sowndarya S (WT01 - Manufacturing &amp; Hi Tech)" w:date="2015-03-23T19:07:00Z"/>
                <w:rFonts w:asciiTheme="minorHAnsi" w:hAnsiTheme="minorHAnsi" w:cstheme="minorHAnsi"/>
                <w:color w:val="000000"/>
                <w:sz w:val="18"/>
                <w:szCs w:val="16"/>
              </w:rPr>
            </w:pPr>
            <w:ins w:id="9338" w:author="Sowndarya S (WT01 - Manufacturing &amp; Hi Tech)" w:date="2015-03-23T19:07:00Z">
              <w:r>
                <w:rPr>
                  <w:rFonts w:asciiTheme="minorHAnsi" w:hAnsiTheme="minorHAnsi" w:cstheme="minorHAnsi"/>
                  <w:color w:val="000000"/>
                  <w:sz w:val="18"/>
                  <w:szCs w:val="16"/>
                </w:rPr>
                <w:t>OperationArea</w:t>
              </w:r>
            </w:ins>
          </w:p>
        </w:tc>
      </w:tr>
      <w:tr w:rsidR="00A2139F" w:rsidRPr="00D30FA1" w14:paraId="0DE05ED7" w14:textId="77777777" w:rsidTr="008B41B0">
        <w:trPr>
          <w:ins w:id="9339"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89F6C9F" w14:textId="77777777" w:rsidR="00A2139F" w:rsidRDefault="00A2139F" w:rsidP="008B41B0">
            <w:pPr>
              <w:rPr>
                <w:ins w:id="9340" w:author="Sowndarya S (WT01 - Manufacturing &amp; Hi Tech)" w:date="2015-03-23T19:07:00Z"/>
                <w:rFonts w:asciiTheme="minorHAnsi" w:hAnsiTheme="minorHAnsi" w:cstheme="minorHAnsi"/>
                <w:color w:val="000000"/>
                <w:sz w:val="18"/>
                <w:szCs w:val="16"/>
              </w:rPr>
            </w:pPr>
            <w:ins w:id="9341" w:author="Sowndarya S (WT01 - Manufacturing &amp; Hi Tech)" w:date="2015-03-23T19:07:00Z">
              <w:r>
                <w:rPr>
                  <w:rFonts w:asciiTheme="minorHAnsi" w:hAnsiTheme="minorHAnsi" w:cstheme="minorHAnsi"/>
                  <w:color w:val="000000"/>
                  <w:sz w:val="18"/>
                  <w:szCs w:val="16"/>
                </w:rPr>
                <w:t>BUSINESS_GROUP_ID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716B586" w14:textId="77777777" w:rsidR="00A2139F" w:rsidRDefault="00A2139F" w:rsidP="008B41B0">
            <w:pPr>
              <w:rPr>
                <w:ins w:id="9342" w:author="Sowndarya S (WT01 - Manufacturing &amp; Hi Tech)" w:date="2015-03-23T19:07:00Z"/>
                <w:rFonts w:asciiTheme="minorHAnsi" w:hAnsiTheme="minorHAnsi" w:cstheme="minorHAnsi"/>
                <w:color w:val="000000"/>
                <w:sz w:val="18"/>
                <w:szCs w:val="16"/>
              </w:rPr>
            </w:pPr>
            <w:ins w:id="9343" w:author="Sowndarya S (WT01 - Manufacturing &amp; Hi Tech)" w:date="2015-03-23T19:07:00Z">
              <w:r w:rsidRPr="008C7B48">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D3EC47F" w14:textId="77777777" w:rsidR="00A2139F" w:rsidRDefault="00A2139F" w:rsidP="008B41B0">
            <w:pPr>
              <w:rPr>
                <w:ins w:id="9344" w:author="Sowndarya S (WT01 - Manufacturing &amp; Hi Tech)" w:date="2015-03-23T19:07:00Z"/>
                <w:rFonts w:ascii="Arial" w:hAnsi="Arial" w:cs="Arial"/>
              </w:rPr>
            </w:pPr>
            <w:ins w:id="9345"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1C052EC8" w14:textId="77777777" w:rsidR="00A2139F" w:rsidRDefault="00A2139F" w:rsidP="008B41B0">
            <w:pPr>
              <w:rPr>
                <w:ins w:id="9346" w:author="Sowndarya S (WT01 - Manufacturing &amp; Hi Tech)" w:date="2015-03-23T19:07:00Z"/>
                <w:rFonts w:asciiTheme="minorHAnsi" w:hAnsiTheme="minorHAnsi" w:cstheme="minorHAnsi"/>
                <w:color w:val="000000"/>
                <w:sz w:val="18"/>
                <w:szCs w:val="16"/>
              </w:rPr>
            </w:pPr>
            <w:ins w:id="9347" w:author="Sowndarya S (WT01 - Manufacturing &amp; Hi Tech)" w:date="2015-03-23T19:07:00Z">
              <w:r>
                <w:rPr>
                  <w:rFonts w:asciiTheme="minorHAnsi" w:hAnsiTheme="minorHAnsi" w:cstheme="minorHAnsi"/>
                  <w:color w:val="000000"/>
                  <w:sz w:val="18"/>
                  <w:szCs w:val="16"/>
                </w:rPr>
                <w:t>BusinessGroupId</w:t>
              </w:r>
            </w:ins>
          </w:p>
        </w:tc>
      </w:tr>
      <w:tr w:rsidR="00A2139F" w:rsidRPr="00D30FA1" w14:paraId="4FF6B07D" w14:textId="77777777" w:rsidTr="008B41B0">
        <w:trPr>
          <w:ins w:id="9348"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3A309B6" w14:textId="77777777" w:rsidR="00A2139F" w:rsidRDefault="00A2139F" w:rsidP="008B41B0">
            <w:pPr>
              <w:rPr>
                <w:ins w:id="9349" w:author="Sowndarya S (WT01 - Manufacturing &amp; Hi Tech)" w:date="2015-03-23T19:07:00Z"/>
                <w:rFonts w:asciiTheme="minorHAnsi" w:hAnsiTheme="minorHAnsi" w:cstheme="minorHAnsi"/>
                <w:color w:val="000000"/>
                <w:sz w:val="18"/>
                <w:szCs w:val="16"/>
              </w:rPr>
            </w:pPr>
            <w:ins w:id="9350" w:author="Sowndarya S (WT01 - Manufacturing &amp; Hi Tech)" w:date="2015-03-23T19:07:00Z">
              <w:r>
                <w:rPr>
                  <w:rFonts w:asciiTheme="minorHAnsi" w:hAnsiTheme="minorHAnsi" w:cstheme="minorHAnsi"/>
                  <w:color w:val="000000"/>
                  <w:sz w:val="18"/>
                  <w:szCs w:val="16"/>
                </w:rPr>
                <w:t>BUSINESS_GROUP</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0B88061" w14:textId="77777777" w:rsidR="00A2139F" w:rsidRDefault="00A2139F" w:rsidP="008B41B0">
            <w:pPr>
              <w:rPr>
                <w:ins w:id="9351" w:author="Sowndarya S (WT01 - Manufacturing &amp; Hi Tech)" w:date="2015-03-23T19:07:00Z"/>
                <w:rFonts w:asciiTheme="minorHAnsi" w:hAnsiTheme="minorHAnsi" w:cstheme="minorHAnsi"/>
                <w:color w:val="000000"/>
                <w:sz w:val="18"/>
                <w:szCs w:val="16"/>
              </w:rPr>
            </w:pPr>
            <w:ins w:id="9352" w:author="Sowndarya S (WT01 - Manufacturing &amp; Hi Tech)" w:date="2015-03-23T19:07:00Z">
              <w:r>
                <w:rPr>
                  <w:rFonts w:asciiTheme="minorHAnsi" w:hAnsiTheme="minorHAnsi" w:cstheme="minorHAnsi"/>
                  <w:color w:val="000000"/>
                  <w:sz w:val="18"/>
                  <w:szCs w:val="16"/>
                </w:rPr>
                <w:t>NVARCHAR2(75)</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121ED6B" w14:textId="77777777" w:rsidR="00A2139F" w:rsidRDefault="00A2139F" w:rsidP="008B41B0">
            <w:pPr>
              <w:rPr>
                <w:ins w:id="9353" w:author="Sowndarya S (WT01 - Manufacturing &amp; Hi Tech)" w:date="2015-03-23T19:07:00Z"/>
                <w:rFonts w:ascii="Arial" w:hAnsi="Arial" w:cs="Arial"/>
              </w:rPr>
            </w:pPr>
            <w:ins w:id="9354"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1D9DF618" w14:textId="77777777" w:rsidR="00A2139F" w:rsidRDefault="00A2139F" w:rsidP="008B41B0">
            <w:pPr>
              <w:rPr>
                <w:ins w:id="9355" w:author="Sowndarya S (WT01 - Manufacturing &amp; Hi Tech)" w:date="2015-03-23T19:07:00Z"/>
                <w:rFonts w:asciiTheme="minorHAnsi" w:hAnsiTheme="minorHAnsi" w:cstheme="minorHAnsi"/>
                <w:color w:val="000000"/>
                <w:sz w:val="18"/>
                <w:szCs w:val="16"/>
              </w:rPr>
            </w:pPr>
            <w:ins w:id="9356" w:author="Sowndarya S (WT01 - Manufacturing &amp; Hi Tech)" w:date="2015-03-23T19:07:00Z">
              <w:r>
                <w:rPr>
                  <w:rFonts w:asciiTheme="minorHAnsi" w:hAnsiTheme="minorHAnsi" w:cstheme="minorHAnsi"/>
                  <w:color w:val="000000"/>
                  <w:sz w:val="18"/>
                  <w:szCs w:val="16"/>
                </w:rPr>
                <w:t>BusinessGroup</w:t>
              </w:r>
            </w:ins>
          </w:p>
        </w:tc>
      </w:tr>
      <w:tr w:rsidR="00A2139F" w:rsidRPr="00D30FA1" w14:paraId="2B3E3170" w14:textId="77777777" w:rsidTr="008B41B0">
        <w:trPr>
          <w:ins w:id="9357"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45DD86F9" w14:textId="77777777" w:rsidR="00A2139F" w:rsidRPr="00DD1485" w:rsidRDefault="00A2139F" w:rsidP="008B41B0">
            <w:pPr>
              <w:rPr>
                <w:ins w:id="9358" w:author="Sowndarya S (WT01 - Manufacturing &amp; Hi Tech)" w:date="2015-03-23T19:07:00Z"/>
                <w:rFonts w:asciiTheme="minorHAnsi" w:hAnsiTheme="minorHAnsi" w:cstheme="minorHAnsi"/>
                <w:color w:val="000000"/>
                <w:sz w:val="18"/>
                <w:szCs w:val="16"/>
              </w:rPr>
            </w:pPr>
            <w:ins w:id="9359" w:author="Sowndarya S (WT01 - Manufacturing &amp; Hi Tech)" w:date="2015-03-23T19:07:00Z">
              <w:r>
                <w:rPr>
                  <w:rFonts w:asciiTheme="minorHAnsi" w:hAnsiTheme="minorHAnsi" w:cstheme="minorHAnsi"/>
                  <w:color w:val="000000"/>
                  <w:sz w:val="18"/>
                  <w:szCs w:val="16"/>
                </w:rPr>
                <w:t>BDM_PLAN_ID</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E8FD6F2" w14:textId="77777777" w:rsidR="00A2139F" w:rsidRPr="00DD1485" w:rsidRDefault="00A2139F" w:rsidP="008B41B0">
            <w:pPr>
              <w:rPr>
                <w:ins w:id="9360" w:author="Sowndarya S (WT01 - Manufacturing &amp; Hi Tech)" w:date="2015-03-23T19:07:00Z"/>
                <w:rFonts w:asciiTheme="minorHAnsi" w:hAnsiTheme="minorHAnsi" w:cstheme="minorHAnsi"/>
                <w:color w:val="000000"/>
                <w:sz w:val="18"/>
                <w:szCs w:val="16"/>
              </w:rPr>
            </w:pPr>
            <w:ins w:id="9361" w:author="Sowndarya S (WT01 - Manufacturing &amp; Hi Tech)" w:date="2015-03-23T19:07: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F35EF9C" w14:textId="77777777" w:rsidR="00A2139F" w:rsidRPr="00D30FA1" w:rsidRDefault="00A2139F" w:rsidP="008B41B0">
            <w:pPr>
              <w:rPr>
                <w:ins w:id="9362" w:author="Sowndarya S (WT01 - Manufacturing &amp; Hi Tech)" w:date="2015-03-23T19:07:00Z"/>
                <w:rFonts w:asciiTheme="minorHAnsi" w:hAnsiTheme="minorHAnsi" w:cstheme="minorHAnsi"/>
                <w:color w:val="000000"/>
                <w:sz w:val="18"/>
                <w:szCs w:val="16"/>
              </w:rPr>
            </w:pPr>
            <w:ins w:id="9363"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63360A83" w14:textId="77777777" w:rsidR="00A2139F" w:rsidRPr="00D30FA1" w:rsidRDefault="00A2139F" w:rsidP="008B41B0">
            <w:pPr>
              <w:rPr>
                <w:ins w:id="9364" w:author="Sowndarya S (WT01 - Manufacturing &amp; Hi Tech)" w:date="2015-03-23T19:07:00Z"/>
                <w:rFonts w:asciiTheme="minorHAnsi" w:hAnsiTheme="minorHAnsi" w:cstheme="minorHAnsi"/>
                <w:color w:val="000000"/>
                <w:sz w:val="18"/>
                <w:szCs w:val="16"/>
              </w:rPr>
            </w:pPr>
            <w:ins w:id="9365" w:author="Sowndarya S (WT01 - Manufacturing &amp; Hi Tech)" w:date="2015-03-23T19:07:00Z">
              <w:r>
                <w:rPr>
                  <w:rFonts w:asciiTheme="minorHAnsi" w:hAnsiTheme="minorHAnsi" w:cstheme="minorHAnsi"/>
                  <w:color w:val="000000"/>
                  <w:sz w:val="18"/>
                  <w:szCs w:val="16"/>
                </w:rPr>
                <w:t>BDM Plan Id</w:t>
              </w:r>
            </w:ins>
          </w:p>
        </w:tc>
      </w:tr>
      <w:tr w:rsidR="00A2139F" w:rsidRPr="00D30FA1" w14:paraId="74E5C3DB" w14:textId="77777777" w:rsidTr="008B41B0">
        <w:trPr>
          <w:ins w:id="9366"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BFB541B" w14:textId="77777777" w:rsidR="00A2139F" w:rsidRPr="00DD1485" w:rsidRDefault="00A2139F" w:rsidP="008B41B0">
            <w:pPr>
              <w:rPr>
                <w:ins w:id="9367" w:author="Sowndarya S (WT01 - Manufacturing &amp; Hi Tech)" w:date="2015-03-23T19:07:00Z"/>
                <w:rFonts w:asciiTheme="minorHAnsi" w:hAnsiTheme="minorHAnsi" w:cstheme="minorHAnsi"/>
                <w:color w:val="000000"/>
                <w:sz w:val="18"/>
                <w:szCs w:val="16"/>
              </w:rPr>
            </w:pPr>
            <w:ins w:id="9368" w:author="Sowndarya S (WT01 - Manufacturing &amp; Hi Tech)" w:date="2015-03-23T19:07:00Z">
              <w:r>
                <w:rPr>
                  <w:rFonts w:asciiTheme="minorHAnsi" w:hAnsiTheme="minorHAnsi" w:cstheme="minorHAnsi"/>
                  <w:color w:val="000000"/>
                  <w:sz w:val="18"/>
                  <w:szCs w:val="16"/>
                </w:rPr>
                <w:t>BDE_PLAN_ID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3D64F0C" w14:textId="77777777" w:rsidR="00A2139F" w:rsidRPr="00DD1485" w:rsidRDefault="00A2139F" w:rsidP="008B41B0">
            <w:pPr>
              <w:rPr>
                <w:ins w:id="9369" w:author="Sowndarya S (WT01 - Manufacturing &amp; Hi Tech)" w:date="2015-03-23T19:07:00Z"/>
                <w:rFonts w:asciiTheme="minorHAnsi" w:hAnsiTheme="minorHAnsi" w:cstheme="minorHAnsi"/>
                <w:color w:val="000000"/>
                <w:sz w:val="18"/>
                <w:szCs w:val="16"/>
              </w:rPr>
            </w:pPr>
            <w:ins w:id="9370" w:author="Sowndarya S (WT01 - Manufacturing &amp; Hi Tech)" w:date="2015-03-23T19:07:00Z">
              <w:r w:rsidRPr="008C7B48">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FA364E4" w14:textId="77777777" w:rsidR="00A2139F" w:rsidRPr="00D30FA1" w:rsidRDefault="00A2139F" w:rsidP="008B41B0">
            <w:pPr>
              <w:rPr>
                <w:ins w:id="9371" w:author="Sowndarya S (WT01 - Manufacturing &amp; Hi Tech)" w:date="2015-03-23T19:07:00Z"/>
                <w:rFonts w:asciiTheme="minorHAnsi" w:hAnsiTheme="minorHAnsi" w:cstheme="minorHAnsi"/>
                <w:color w:val="000000"/>
                <w:sz w:val="18"/>
                <w:szCs w:val="16"/>
              </w:rPr>
            </w:pPr>
            <w:ins w:id="9372"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0A623707" w14:textId="77777777" w:rsidR="00A2139F" w:rsidRPr="00D30FA1" w:rsidRDefault="00A2139F" w:rsidP="008B41B0">
            <w:pPr>
              <w:rPr>
                <w:ins w:id="9373" w:author="Sowndarya S (WT01 - Manufacturing &amp; Hi Tech)" w:date="2015-03-23T19:07:00Z"/>
                <w:rFonts w:asciiTheme="minorHAnsi" w:hAnsiTheme="minorHAnsi" w:cstheme="minorHAnsi"/>
                <w:color w:val="000000"/>
                <w:sz w:val="18"/>
                <w:szCs w:val="16"/>
              </w:rPr>
            </w:pPr>
            <w:ins w:id="9374" w:author="Sowndarya S (WT01 - Manufacturing &amp; Hi Tech)" w:date="2015-03-23T19:07:00Z">
              <w:r>
                <w:rPr>
                  <w:rFonts w:asciiTheme="minorHAnsi" w:hAnsiTheme="minorHAnsi" w:cstheme="minorHAnsi"/>
                  <w:color w:val="000000"/>
                  <w:sz w:val="18"/>
                  <w:szCs w:val="16"/>
                </w:rPr>
                <w:t>BDE Plan Id</w:t>
              </w:r>
            </w:ins>
          </w:p>
        </w:tc>
      </w:tr>
      <w:tr w:rsidR="00A2139F" w:rsidRPr="00D30FA1" w14:paraId="0CEA9BAC" w14:textId="77777777" w:rsidTr="008B41B0">
        <w:trPr>
          <w:ins w:id="9375"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2D97B13B" w14:textId="77777777" w:rsidR="00A2139F" w:rsidRPr="00DD1485" w:rsidRDefault="00A2139F" w:rsidP="008B41B0">
            <w:pPr>
              <w:rPr>
                <w:ins w:id="9376" w:author="Sowndarya S (WT01 - Manufacturing &amp; Hi Tech)" w:date="2015-03-23T19:07:00Z"/>
                <w:rFonts w:asciiTheme="minorHAnsi" w:hAnsiTheme="minorHAnsi" w:cstheme="minorHAnsi"/>
                <w:color w:val="000000"/>
                <w:sz w:val="18"/>
                <w:szCs w:val="16"/>
              </w:rPr>
            </w:pPr>
            <w:ins w:id="9377" w:author="Sowndarya S (WT01 - Manufacturing &amp; Hi Tech)" w:date="2015-03-23T19:07:00Z">
              <w:r>
                <w:rPr>
                  <w:rFonts w:asciiTheme="minorHAnsi" w:hAnsiTheme="minorHAnsi" w:cstheme="minorHAnsi"/>
                  <w:color w:val="000000"/>
                  <w:sz w:val="18"/>
                  <w:szCs w:val="16"/>
                </w:rPr>
                <w:t>BDE_USER_ID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F76E3E6" w14:textId="77777777" w:rsidR="00A2139F" w:rsidRPr="00DD1485" w:rsidRDefault="00A2139F" w:rsidP="008B41B0">
            <w:pPr>
              <w:rPr>
                <w:ins w:id="9378" w:author="Sowndarya S (WT01 - Manufacturing &amp; Hi Tech)" w:date="2015-03-23T19:07:00Z"/>
                <w:rFonts w:asciiTheme="minorHAnsi" w:hAnsiTheme="minorHAnsi" w:cstheme="minorHAnsi"/>
                <w:color w:val="000000"/>
                <w:sz w:val="18"/>
                <w:szCs w:val="16"/>
              </w:rPr>
            </w:pPr>
            <w:ins w:id="9379" w:author="Sowndarya S (WT01 - Manufacturing &amp; Hi Tech)" w:date="2015-03-23T19:07:00Z">
              <w:r w:rsidRPr="008C7B48">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F11C29F" w14:textId="77777777" w:rsidR="00A2139F" w:rsidRPr="00D30FA1" w:rsidRDefault="00A2139F" w:rsidP="008B41B0">
            <w:pPr>
              <w:rPr>
                <w:ins w:id="9380" w:author="Sowndarya S (WT01 - Manufacturing &amp; Hi Tech)" w:date="2015-03-23T19:07:00Z"/>
                <w:rFonts w:asciiTheme="minorHAnsi" w:hAnsiTheme="minorHAnsi" w:cstheme="minorHAnsi"/>
                <w:color w:val="000000"/>
                <w:sz w:val="18"/>
                <w:szCs w:val="16"/>
              </w:rPr>
            </w:pPr>
            <w:ins w:id="9381"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67644652" w14:textId="77777777" w:rsidR="00A2139F" w:rsidRPr="00D30FA1" w:rsidRDefault="00A2139F" w:rsidP="008B41B0">
            <w:pPr>
              <w:rPr>
                <w:ins w:id="9382" w:author="Sowndarya S (WT01 - Manufacturing &amp; Hi Tech)" w:date="2015-03-23T19:07:00Z"/>
                <w:rFonts w:asciiTheme="minorHAnsi" w:hAnsiTheme="minorHAnsi" w:cstheme="minorHAnsi"/>
                <w:color w:val="000000"/>
                <w:sz w:val="18"/>
                <w:szCs w:val="16"/>
              </w:rPr>
            </w:pPr>
            <w:ins w:id="9383" w:author="Sowndarya S (WT01 - Manufacturing &amp; Hi Tech)" w:date="2015-03-23T19:07:00Z">
              <w:r>
                <w:rPr>
                  <w:rFonts w:asciiTheme="minorHAnsi" w:hAnsiTheme="minorHAnsi" w:cstheme="minorHAnsi"/>
                  <w:color w:val="000000"/>
                  <w:sz w:val="18"/>
                  <w:szCs w:val="16"/>
                </w:rPr>
                <w:t>BDE User Id</w:t>
              </w:r>
            </w:ins>
          </w:p>
        </w:tc>
      </w:tr>
      <w:tr w:rsidR="00455053" w:rsidRPr="00D30FA1" w14:paraId="1FCCFEDA" w14:textId="77777777" w:rsidTr="008B41B0">
        <w:trPr>
          <w:ins w:id="9384" w:author="Sowndarya S (WT01 - Manufacturing &amp; Hi Tech)" w:date="2015-03-23T19:12: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C5225AF" w14:textId="1659BE39" w:rsidR="00455053" w:rsidRDefault="00455053" w:rsidP="008B41B0">
            <w:pPr>
              <w:rPr>
                <w:ins w:id="9385" w:author="Sowndarya S (WT01 - Manufacturing &amp; Hi Tech)" w:date="2015-03-23T19:12:00Z"/>
                <w:rFonts w:asciiTheme="minorHAnsi" w:hAnsiTheme="minorHAnsi" w:cstheme="minorHAnsi"/>
                <w:color w:val="000000"/>
                <w:sz w:val="18"/>
                <w:szCs w:val="16"/>
              </w:rPr>
            </w:pPr>
            <w:ins w:id="9386" w:author="Sowndarya S (WT01 - Manufacturing &amp; Hi Tech)" w:date="2015-03-23T19:12:00Z">
              <w:r>
                <w:rPr>
                  <w:rFonts w:asciiTheme="minorHAnsi" w:hAnsiTheme="minorHAnsi" w:cstheme="minorHAnsi"/>
                  <w:color w:val="000000"/>
                  <w:sz w:val="18"/>
                  <w:szCs w:val="16"/>
                </w:rPr>
                <w:t>RESELLER_PARTNER_ID</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67C8949" w14:textId="0BE3600F" w:rsidR="00455053" w:rsidRPr="008C7B48" w:rsidRDefault="00455053" w:rsidP="008B41B0">
            <w:pPr>
              <w:rPr>
                <w:ins w:id="9387" w:author="Sowndarya S (WT01 - Manufacturing &amp; Hi Tech)" w:date="2015-03-23T19:12:00Z"/>
                <w:rFonts w:asciiTheme="minorHAnsi" w:hAnsiTheme="minorHAnsi" w:cstheme="minorHAnsi"/>
                <w:color w:val="000000"/>
                <w:sz w:val="18"/>
                <w:szCs w:val="16"/>
              </w:rPr>
            </w:pPr>
            <w:ins w:id="9388" w:author="Sowndarya S (WT01 - Manufacturing &amp; Hi Tech)" w:date="2015-03-23T19:13: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2AB7FC6" w14:textId="7CFEA819" w:rsidR="00455053" w:rsidRDefault="00455053" w:rsidP="008B41B0">
            <w:pPr>
              <w:rPr>
                <w:ins w:id="9389" w:author="Sowndarya S (WT01 - Manufacturing &amp; Hi Tech)" w:date="2015-03-23T19:12:00Z"/>
                <w:rFonts w:ascii="Arial" w:hAnsi="Arial" w:cs="Arial"/>
              </w:rPr>
            </w:pPr>
            <w:ins w:id="9390" w:author="Sowndarya S (WT01 - Manufacturing &amp; Hi Tech)" w:date="2015-03-23T19:13: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6851A8FE" w14:textId="6C66D755" w:rsidR="00455053" w:rsidRDefault="00455053" w:rsidP="008B41B0">
            <w:pPr>
              <w:rPr>
                <w:ins w:id="9391" w:author="Sowndarya S (WT01 - Manufacturing &amp; Hi Tech)" w:date="2015-03-23T19:12:00Z"/>
                <w:rFonts w:asciiTheme="minorHAnsi" w:hAnsiTheme="minorHAnsi" w:cstheme="minorHAnsi"/>
                <w:color w:val="000000"/>
                <w:sz w:val="18"/>
                <w:szCs w:val="16"/>
              </w:rPr>
            </w:pPr>
            <w:ins w:id="9392" w:author="Sowndarya S (WT01 - Manufacturing &amp; Hi Tech)" w:date="2015-03-23T19:13:00Z">
              <w:r>
                <w:rPr>
                  <w:rFonts w:asciiTheme="minorHAnsi" w:hAnsiTheme="minorHAnsi" w:cstheme="minorHAnsi"/>
                  <w:color w:val="000000"/>
                  <w:sz w:val="18"/>
                  <w:szCs w:val="16"/>
                </w:rPr>
                <w:t>Res</w:t>
              </w:r>
            </w:ins>
            <w:ins w:id="9393" w:author="Sowndarya S (WT01 - Manufacturing &amp; Hi Tech)" w:date="2015-03-23T19:14:00Z">
              <w:r>
                <w:rPr>
                  <w:rFonts w:asciiTheme="minorHAnsi" w:hAnsiTheme="minorHAnsi" w:cstheme="minorHAnsi"/>
                  <w:color w:val="000000"/>
                  <w:sz w:val="18"/>
                  <w:szCs w:val="16"/>
                </w:rPr>
                <w:t>e</w:t>
              </w:r>
            </w:ins>
            <w:ins w:id="9394" w:author="Sowndarya S (WT01 - Manufacturing &amp; Hi Tech)" w:date="2015-03-23T19:13:00Z">
              <w:r>
                <w:rPr>
                  <w:rFonts w:asciiTheme="minorHAnsi" w:hAnsiTheme="minorHAnsi" w:cstheme="minorHAnsi"/>
                  <w:color w:val="000000"/>
                  <w:sz w:val="18"/>
                  <w:szCs w:val="16"/>
                </w:rPr>
                <w:t>ller Partner Id</w:t>
              </w:r>
            </w:ins>
          </w:p>
        </w:tc>
      </w:tr>
      <w:tr w:rsidR="00A2139F" w:rsidRPr="00D30FA1" w14:paraId="576C0884" w14:textId="77777777" w:rsidTr="008B41B0">
        <w:trPr>
          <w:ins w:id="9395"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F62CDD5" w14:textId="77777777" w:rsidR="00A2139F" w:rsidRDefault="00A2139F" w:rsidP="008B41B0">
            <w:pPr>
              <w:rPr>
                <w:ins w:id="9396" w:author="Sowndarya S (WT01 - Manufacturing &amp; Hi Tech)" w:date="2015-03-23T19:07:00Z"/>
                <w:rFonts w:asciiTheme="minorHAnsi" w:hAnsiTheme="minorHAnsi" w:cstheme="minorHAnsi"/>
                <w:color w:val="000000"/>
                <w:sz w:val="18"/>
                <w:szCs w:val="16"/>
              </w:rPr>
            </w:pPr>
            <w:ins w:id="9397" w:author="Sowndarya S (WT01 - Manufacturing &amp; Hi Tech)" w:date="2015-03-23T19:07:00Z">
              <w:r>
                <w:rPr>
                  <w:rFonts w:asciiTheme="minorHAnsi" w:hAnsiTheme="minorHAnsi" w:cstheme="minorHAnsi"/>
                  <w:color w:val="000000"/>
                  <w:sz w:val="18"/>
                  <w:szCs w:val="16"/>
                </w:rPr>
                <w:t>TOTAL_REVENUE</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C7F2EA2" w14:textId="77777777" w:rsidR="00A2139F" w:rsidRPr="00DD1485" w:rsidRDefault="00A2139F" w:rsidP="008B41B0">
            <w:pPr>
              <w:rPr>
                <w:ins w:id="9398" w:author="Sowndarya S (WT01 - Manufacturing &amp; Hi Tech)" w:date="2015-03-23T19:07:00Z"/>
                <w:rFonts w:asciiTheme="minorHAnsi" w:hAnsiTheme="minorHAnsi" w:cstheme="minorHAnsi"/>
                <w:color w:val="000000"/>
                <w:sz w:val="18"/>
                <w:szCs w:val="16"/>
              </w:rPr>
            </w:pPr>
            <w:ins w:id="9399" w:author="Sowndarya S (WT01 - Manufacturing &amp; Hi Tech)" w:date="2015-03-23T19:07:00Z">
              <w:r>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62CD6EB" w14:textId="77777777" w:rsidR="00A2139F" w:rsidRPr="00D30FA1" w:rsidRDefault="00A2139F" w:rsidP="008B41B0">
            <w:pPr>
              <w:rPr>
                <w:ins w:id="9400" w:author="Sowndarya S (WT01 - Manufacturing &amp; Hi Tech)" w:date="2015-03-23T19:07:00Z"/>
                <w:rFonts w:asciiTheme="minorHAnsi" w:hAnsiTheme="minorHAnsi" w:cstheme="minorHAnsi"/>
                <w:color w:val="000000"/>
                <w:sz w:val="18"/>
                <w:szCs w:val="16"/>
              </w:rPr>
            </w:pPr>
            <w:ins w:id="9401"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213DB596" w14:textId="77777777" w:rsidR="00A2139F" w:rsidRDefault="00A2139F" w:rsidP="008B41B0">
            <w:pPr>
              <w:rPr>
                <w:ins w:id="9402" w:author="Sowndarya S (WT01 - Manufacturing &amp; Hi Tech)" w:date="2015-03-23T19:07:00Z"/>
                <w:rFonts w:asciiTheme="minorHAnsi" w:hAnsiTheme="minorHAnsi" w:cstheme="minorHAnsi"/>
                <w:color w:val="000000"/>
                <w:sz w:val="18"/>
                <w:szCs w:val="16"/>
              </w:rPr>
            </w:pPr>
            <w:ins w:id="9403" w:author="Sowndarya S (WT01 - Manufacturing &amp; Hi Tech)" w:date="2015-03-23T19:07:00Z">
              <w:r>
                <w:rPr>
                  <w:rFonts w:asciiTheme="minorHAnsi" w:hAnsiTheme="minorHAnsi" w:cstheme="minorHAnsi"/>
                  <w:color w:val="000000"/>
                  <w:sz w:val="18"/>
                  <w:szCs w:val="16"/>
                </w:rPr>
                <w:t>Total Revenue</w:t>
              </w:r>
            </w:ins>
          </w:p>
        </w:tc>
      </w:tr>
      <w:tr w:rsidR="00A2139F" w:rsidRPr="00D30FA1" w14:paraId="648D6FB1" w14:textId="77777777" w:rsidTr="008B41B0">
        <w:trPr>
          <w:ins w:id="9404"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668FA5AA" w14:textId="77777777" w:rsidR="00A2139F" w:rsidRPr="00DD1485" w:rsidRDefault="00A2139F" w:rsidP="008B41B0">
            <w:pPr>
              <w:rPr>
                <w:ins w:id="9405" w:author="Sowndarya S (WT01 - Manufacturing &amp; Hi Tech)" w:date="2015-03-23T19:07:00Z"/>
                <w:rFonts w:asciiTheme="minorHAnsi" w:hAnsiTheme="minorHAnsi" w:cstheme="minorHAnsi"/>
                <w:color w:val="000000"/>
                <w:sz w:val="18"/>
                <w:szCs w:val="16"/>
              </w:rPr>
            </w:pPr>
            <w:ins w:id="9406" w:author="Sowndarya S (WT01 - Manufacturing &amp; Hi Tech)" w:date="2015-03-23T19:07:00Z">
              <w:r>
                <w:rPr>
                  <w:rFonts w:asciiTheme="minorHAnsi" w:hAnsiTheme="minorHAnsi" w:cstheme="minorHAnsi"/>
                  <w:color w:val="000000"/>
                  <w:sz w:val="18"/>
                  <w:szCs w:val="16"/>
                </w:rPr>
                <w:t>TOTAL_PROFIT</w:t>
              </w:r>
            </w:ins>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FD3524F" w14:textId="77777777" w:rsidR="00A2139F" w:rsidRPr="00DD1485" w:rsidRDefault="00A2139F" w:rsidP="008B41B0">
            <w:pPr>
              <w:rPr>
                <w:ins w:id="9407" w:author="Sowndarya S (WT01 - Manufacturing &amp; Hi Tech)" w:date="2015-03-23T19:07:00Z"/>
                <w:rFonts w:asciiTheme="minorHAnsi" w:hAnsiTheme="minorHAnsi" w:cstheme="minorHAnsi"/>
                <w:color w:val="000000"/>
                <w:sz w:val="18"/>
                <w:szCs w:val="16"/>
              </w:rPr>
            </w:pPr>
            <w:ins w:id="9408" w:author="Sowndarya S (WT01 - Manufacturing &amp; Hi Tech)" w:date="2015-03-23T19:07:00Z">
              <w:r>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9097B96" w14:textId="77777777" w:rsidR="00A2139F" w:rsidRPr="00D30FA1" w:rsidRDefault="00A2139F" w:rsidP="008B41B0">
            <w:pPr>
              <w:rPr>
                <w:ins w:id="9409" w:author="Sowndarya S (WT01 - Manufacturing &amp; Hi Tech)" w:date="2015-03-23T19:07:00Z"/>
                <w:rFonts w:asciiTheme="minorHAnsi" w:hAnsiTheme="minorHAnsi" w:cstheme="minorHAnsi"/>
                <w:color w:val="000000"/>
                <w:sz w:val="18"/>
                <w:szCs w:val="16"/>
              </w:rPr>
            </w:pPr>
            <w:ins w:id="9410"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5BD70FFE" w14:textId="77777777" w:rsidR="00A2139F" w:rsidRPr="00D30FA1" w:rsidRDefault="00A2139F" w:rsidP="008B41B0">
            <w:pPr>
              <w:rPr>
                <w:ins w:id="9411" w:author="Sowndarya S (WT01 - Manufacturing &amp; Hi Tech)" w:date="2015-03-23T19:07:00Z"/>
                <w:rFonts w:asciiTheme="minorHAnsi" w:hAnsiTheme="minorHAnsi" w:cstheme="minorHAnsi"/>
                <w:color w:val="000000"/>
                <w:sz w:val="18"/>
                <w:szCs w:val="16"/>
              </w:rPr>
            </w:pPr>
            <w:ins w:id="9412" w:author="Sowndarya S (WT01 - Manufacturing &amp; Hi Tech)" w:date="2015-03-23T19:07:00Z">
              <w:r>
                <w:rPr>
                  <w:rFonts w:asciiTheme="minorHAnsi" w:hAnsiTheme="minorHAnsi" w:cstheme="minorHAnsi"/>
                  <w:color w:val="000000"/>
                  <w:sz w:val="18"/>
                  <w:szCs w:val="16"/>
                </w:rPr>
                <w:t>Total Profit</w:t>
              </w:r>
            </w:ins>
          </w:p>
        </w:tc>
      </w:tr>
      <w:tr w:rsidR="00A2139F" w:rsidRPr="00D30FA1" w14:paraId="0E6345A7" w14:textId="77777777" w:rsidTr="008B41B0">
        <w:trPr>
          <w:ins w:id="9413"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2102D323" w14:textId="77777777" w:rsidR="00A2139F" w:rsidRPr="00D30FA1" w:rsidRDefault="00A2139F" w:rsidP="008B41B0">
            <w:pPr>
              <w:rPr>
                <w:ins w:id="9414" w:author="Sowndarya S (WT01 - Manufacturing &amp; Hi Tech)" w:date="2015-03-23T19:07:00Z"/>
                <w:rFonts w:asciiTheme="minorHAnsi" w:hAnsiTheme="minorHAnsi" w:cstheme="minorHAnsi"/>
                <w:color w:val="000000"/>
                <w:sz w:val="18"/>
                <w:szCs w:val="16"/>
              </w:rPr>
            </w:pPr>
            <w:ins w:id="9415" w:author="Sowndarya S (WT01 - Manufacturing &amp; Hi Tech)" w:date="2015-03-23T19:07:00Z">
              <w:r>
                <w:rPr>
                  <w:rFonts w:asciiTheme="minorHAnsi" w:hAnsiTheme="minorHAnsi" w:cstheme="minorHAnsi"/>
                  <w:color w:val="000000"/>
                  <w:sz w:val="18"/>
                  <w:szCs w:val="16"/>
                </w:rPr>
                <w:t>PLAN_YEAR</w:t>
              </w:r>
            </w:ins>
          </w:p>
        </w:tc>
        <w:tc>
          <w:tcPr>
            <w:tcW w:w="2160" w:type="dxa"/>
            <w:tcBorders>
              <w:top w:val="single" w:sz="4" w:space="0" w:color="auto"/>
              <w:left w:val="single" w:sz="4" w:space="0" w:color="auto"/>
              <w:bottom w:val="single" w:sz="4" w:space="0" w:color="auto"/>
              <w:right w:val="single" w:sz="4" w:space="0" w:color="auto"/>
            </w:tcBorders>
            <w:vAlign w:val="center"/>
          </w:tcPr>
          <w:p w14:paraId="046AA688" w14:textId="77777777" w:rsidR="00A2139F" w:rsidRPr="00D30FA1" w:rsidRDefault="00A2139F" w:rsidP="008B41B0">
            <w:pPr>
              <w:rPr>
                <w:ins w:id="9416" w:author="Sowndarya S (WT01 - Manufacturing &amp; Hi Tech)" w:date="2015-03-23T19:07:00Z"/>
                <w:rFonts w:asciiTheme="minorHAnsi" w:hAnsiTheme="minorHAnsi" w:cstheme="minorHAnsi"/>
                <w:color w:val="000000"/>
                <w:sz w:val="18"/>
                <w:szCs w:val="16"/>
              </w:rPr>
            </w:pPr>
            <w:ins w:id="9417" w:author="Sowndarya S (WT01 - Manufacturing &amp; Hi Tech)" w:date="2015-03-23T19:07:00Z">
              <w:r>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A836775" w14:textId="77777777" w:rsidR="00A2139F" w:rsidRPr="00D30FA1" w:rsidRDefault="00A2139F" w:rsidP="008B41B0">
            <w:pPr>
              <w:rPr>
                <w:ins w:id="9418" w:author="Sowndarya S (WT01 - Manufacturing &amp; Hi Tech)" w:date="2015-03-23T19:07:00Z"/>
                <w:rFonts w:asciiTheme="minorHAnsi" w:hAnsiTheme="minorHAnsi" w:cstheme="minorHAnsi"/>
                <w:color w:val="000000"/>
                <w:sz w:val="18"/>
                <w:szCs w:val="16"/>
              </w:rPr>
            </w:pPr>
            <w:ins w:id="9419"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6E24A1E2" w14:textId="77777777" w:rsidR="00A2139F" w:rsidRPr="00D30FA1" w:rsidRDefault="00A2139F" w:rsidP="008B41B0">
            <w:pPr>
              <w:rPr>
                <w:ins w:id="9420" w:author="Sowndarya S (WT01 - Manufacturing &amp; Hi Tech)" w:date="2015-03-23T19:07:00Z"/>
                <w:rFonts w:asciiTheme="minorHAnsi" w:hAnsiTheme="minorHAnsi" w:cstheme="minorHAnsi"/>
                <w:color w:val="000000"/>
                <w:sz w:val="18"/>
                <w:szCs w:val="16"/>
              </w:rPr>
            </w:pPr>
            <w:ins w:id="9421" w:author="Sowndarya S (WT01 - Manufacturing &amp; Hi Tech)" w:date="2015-03-23T19:07:00Z">
              <w:r>
                <w:rPr>
                  <w:rFonts w:asciiTheme="minorHAnsi" w:hAnsiTheme="minorHAnsi" w:cstheme="minorHAnsi"/>
                  <w:color w:val="000000"/>
                  <w:sz w:val="18"/>
                  <w:szCs w:val="16"/>
                </w:rPr>
                <w:t>Plan year</w:t>
              </w:r>
            </w:ins>
          </w:p>
        </w:tc>
      </w:tr>
      <w:tr w:rsidR="00A2139F" w:rsidRPr="00D30FA1" w14:paraId="5538EAFE" w14:textId="77777777" w:rsidTr="008B41B0">
        <w:trPr>
          <w:ins w:id="9422"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1173D689" w14:textId="77777777" w:rsidR="00A2139F" w:rsidRDefault="00A2139F" w:rsidP="008B41B0">
            <w:pPr>
              <w:rPr>
                <w:ins w:id="9423" w:author="Sowndarya S (WT01 - Manufacturing &amp; Hi Tech)" w:date="2015-03-23T19:07:00Z"/>
                <w:rFonts w:asciiTheme="minorHAnsi" w:hAnsiTheme="minorHAnsi" w:cstheme="minorHAnsi"/>
                <w:color w:val="000000"/>
                <w:sz w:val="18"/>
                <w:szCs w:val="16"/>
              </w:rPr>
            </w:pPr>
            <w:ins w:id="9424" w:author="Sowndarya S (WT01 - Manufacturing &amp; Hi Tech)" w:date="2015-03-23T19:07:00Z">
              <w:r>
                <w:rPr>
                  <w:rFonts w:asciiTheme="minorHAnsi" w:hAnsiTheme="minorHAnsi" w:cstheme="minorHAnsi"/>
                  <w:color w:val="000000"/>
                  <w:sz w:val="18"/>
                  <w:szCs w:val="16"/>
                </w:rPr>
                <w:t>MODIFIED_DATE</w:t>
              </w:r>
            </w:ins>
          </w:p>
        </w:tc>
        <w:tc>
          <w:tcPr>
            <w:tcW w:w="2160" w:type="dxa"/>
            <w:tcBorders>
              <w:top w:val="single" w:sz="4" w:space="0" w:color="auto"/>
              <w:left w:val="single" w:sz="4" w:space="0" w:color="auto"/>
              <w:bottom w:val="single" w:sz="4" w:space="0" w:color="auto"/>
              <w:right w:val="single" w:sz="4" w:space="0" w:color="auto"/>
            </w:tcBorders>
            <w:vAlign w:val="center"/>
          </w:tcPr>
          <w:p w14:paraId="23FA0875" w14:textId="77777777" w:rsidR="00A2139F" w:rsidRDefault="00A2139F" w:rsidP="008B41B0">
            <w:pPr>
              <w:rPr>
                <w:ins w:id="9425" w:author="Sowndarya S (WT01 - Manufacturing &amp; Hi Tech)" w:date="2015-03-23T19:07:00Z"/>
                <w:rFonts w:asciiTheme="minorHAnsi" w:hAnsiTheme="minorHAnsi" w:cstheme="minorHAnsi"/>
                <w:color w:val="000000"/>
                <w:sz w:val="18"/>
                <w:szCs w:val="16"/>
              </w:rPr>
            </w:pPr>
            <w:ins w:id="9426" w:author="Sowndarya S (WT01 - Manufacturing &amp; Hi Tech)" w:date="2015-03-23T19:07:00Z">
              <w:r>
                <w:rPr>
                  <w:rFonts w:asciiTheme="minorHAnsi" w:hAnsiTheme="minorHAnsi" w:cstheme="minorHAnsi"/>
                  <w:color w:val="000000"/>
                  <w:sz w:val="18"/>
                  <w:szCs w:val="16"/>
                </w:rPr>
                <w:t>DATE</w:t>
              </w:r>
            </w:ins>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A233D4E" w14:textId="77777777" w:rsidR="00A2139F" w:rsidRDefault="00A2139F" w:rsidP="008B41B0">
            <w:pPr>
              <w:rPr>
                <w:ins w:id="9427" w:author="Sowndarya S (WT01 - Manufacturing &amp; Hi Tech)" w:date="2015-03-23T19:07:00Z"/>
                <w:rFonts w:ascii="Arial" w:hAnsi="Arial" w:cs="Arial"/>
              </w:rPr>
            </w:pPr>
            <w:ins w:id="9428" w:author="Sowndarya S (WT01 - Manufacturing &amp; Hi Tech)" w:date="2015-03-23T19:07:00Z">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44F3BA25" w14:textId="77777777" w:rsidR="00A2139F" w:rsidRDefault="00A2139F" w:rsidP="008B41B0">
            <w:pPr>
              <w:rPr>
                <w:ins w:id="9429" w:author="Sowndarya S (WT01 - Manufacturing &amp; Hi Tech)" w:date="2015-03-23T19:07:00Z"/>
                <w:rFonts w:asciiTheme="minorHAnsi" w:hAnsiTheme="minorHAnsi" w:cstheme="minorHAnsi"/>
                <w:color w:val="000000"/>
                <w:sz w:val="18"/>
                <w:szCs w:val="16"/>
              </w:rPr>
            </w:pPr>
            <w:ins w:id="9430" w:author="Sowndarya S (WT01 - Manufacturing &amp; Hi Tech)" w:date="2015-03-23T19:07:00Z">
              <w:r>
                <w:rPr>
                  <w:rFonts w:asciiTheme="minorHAnsi" w:hAnsiTheme="minorHAnsi" w:cstheme="minorHAnsi"/>
                  <w:color w:val="000000"/>
                  <w:sz w:val="18"/>
                  <w:szCs w:val="16"/>
                </w:rPr>
                <w:t>Date of modification</w:t>
              </w:r>
            </w:ins>
          </w:p>
        </w:tc>
      </w:tr>
      <w:tr w:rsidR="00A2139F" w:rsidRPr="00D30FA1" w14:paraId="121EE602" w14:textId="77777777" w:rsidTr="008B41B0">
        <w:trPr>
          <w:ins w:id="9431"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039BEC0B" w14:textId="77777777" w:rsidR="00A2139F" w:rsidRDefault="00A2139F" w:rsidP="008B41B0">
            <w:pPr>
              <w:rPr>
                <w:ins w:id="9432" w:author="Sowndarya S (WT01 - Manufacturing &amp; Hi Tech)" w:date="2015-03-23T19:07:00Z"/>
                <w:rFonts w:asciiTheme="minorHAnsi" w:hAnsiTheme="minorHAnsi" w:cstheme="minorHAnsi"/>
                <w:color w:val="000000"/>
                <w:sz w:val="18"/>
                <w:szCs w:val="16"/>
              </w:rPr>
            </w:pPr>
            <w:ins w:id="9433" w:author="Sowndarya S (WT01 - Manufacturing &amp; Hi Tech)" w:date="2015-03-23T19:07:00Z">
              <w:r>
                <w:rPr>
                  <w:rFonts w:asciiTheme="minorHAnsi" w:hAnsiTheme="minorHAnsi" w:cstheme="minorHAnsi"/>
                  <w:color w:val="000000"/>
                  <w:sz w:val="18"/>
                  <w:szCs w:val="16"/>
                </w:rPr>
                <w:t>REV_JAN</w:t>
              </w:r>
            </w:ins>
          </w:p>
        </w:tc>
        <w:tc>
          <w:tcPr>
            <w:tcW w:w="2160" w:type="dxa"/>
            <w:tcBorders>
              <w:top w:val="single" w:sz="4" w:space="0" w:color="auto"/>
              <w:left w:val="single" w:sz="4" w:space="0" w:color="auto"/>
              <w:bottom w:val="single" w:sz="4" w:space="0" w:color="auto"/>
              <w:right w:val="single" w:sz="4" w:space="0" w:color="auto"/>
            </w:tcBorders>
          </w:tcPr>
          <w:p w14:paraId="0FBB0657" w14:textId="22B6DAC2" w:rsidR="00A2139F" w:rsidRDefault="00A2139F" w:rsidP="00DF0C35">
            <w:pPr>
              <w:rPr>
                <w:ins w:id="9434" w:author="Sowndarya S (WT01 - Manufacturing &amp; Hi Tech)" w:date="2015-03-23T19:07:00Z"/>
                <w:rFonts w:asciiTheme="minorHAnsi" w:hAnsiTheme="minorHAnsi" w:cstheme="minorHAnsi"/>
                <w:color w:val="000000"/>
                <w:sz w:val="18"/>
                <w:szCs w:val="16"/>
              </w:rPr>
            </w:pPr>
            <w:ins w:id="9435" w:author="Sowndarya S (WT01 - Manufacturing &amp; Hi Tech)" w:date="2015-03-23T19:07:00Z">
              <w:r w:rsidRPr="002438CE">
                <w:rPr>
                  <w:rFonts w:asciiTheme="minorHAnsi" w:hAnsiTheme="minorHAnsi" w:cstheme="minorHAnsi"/>
                  <w:color w:val="000000"/>
                  <w:sz w:val="18"/>
                  <w:szCs w:val="16"/>
                </w:rPr>
                <w:t>NUMBER(</w:t>
              </w:r>
            </w:ins>
            <w:ins w:id="9436" w:author="Sowndarya S (WT01 - Manufacturing &amp; Hi Tech)" w:date="2015-03-23T19:17:00Z">
              <w:r w:rsidR="00DF0C35">
                <w:rPr>
                  <w:rFonts w:asciiTheme="minorHAnsi" w:hAnsiTheme="minorHAnsi" w:cstheme="minorHAnsi"/>
                  <w:color w:val="000000"/>
                  <w:sz w:val="18"/>
                  <w:szCs w:val="16"/>
                </w:rPr>
                <w:t>3</w:t>
              </w:r>
            </w:ins>
            <w:ins w:id="9437" w:author="Sowndarya S (WT01 - Manufacturing &amp; Hi Tech)" w:date="2015-03-23T19:07:00Z">
              <w:r w:rsidR="00DF0C35">
                <w:rPr>
                  <w:rFonts w:asciiTheme="minorHAnsi" w:hAnsiTheme="minorHAnsi" w:cstheme="minorHAnsi"/>
                  <w:color w:val="000000"/>
                  <w:sz w:val="18"/>
                  <w:szCs w:val="16"/>
                </w:rPr>
                <w:t>8,10</w:t>
              </w:r>
              <w:r w:rsidRPr="002438CE">
                <w:rPr>
                  <w:rFonts w:asciiTheme="minorHAnsi" w:hAnsiTheme="minorHAnsi" w:cstheme="minorHAnsi"/>
                  <w:color w:val="000000"/>
                  <w:sz w:val="18"/>
                  <w:szCs w:val="16"/>
                </w:rPr>
                <w:t>)</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4EEEEC1" w14:textId="77777777" w:rsidR="00A2139F" w:rsidRDefault="00A2139F" w:rsidP="008B41B0">
            <w:pPr>
              <w:rPr>
                <w:ins w:id="9438" w:author="Sowndarya S (WT01 - Manufacturing &amp; Hi Tech)" w:date="2015-03-23T19:07:00Z"/>
                <w:rFonts w:ascii="Arial" w:hAnsi="Arial" w:cs="Arial"/>
              </w:rPr>
            </w:pPr>
            <w:ins w:id="9439"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2D4A2FF7" w14:textId="77777777" w:rsidR="00A2139F" w:rsidRDefault="00A2139F" w:rsidP="008B41B0">
            <w:pPr>
              <w:rPr>
                <w:ins w:id="9440" w:author="Sowndarya S (WT01 - Manufacturing &amp; Hi Tech)" w:date="2015-03-23T19:07:00Z"/>
                <w:rFonts w:asciiTheme="minorHAnsi" w:hAnsiTheme="minorHAnsi" w:cstheme="minorHAnsi"/>
                <w:color w:val="000000"/>
                <w:sz w:val="18"/>
                <w:szCs w:val="16"/>
              </w:rPr>
            </w:pPr>
            <w:ins w:id="9441" w:author="Sowndarya S (WT01 - Manufacturing &amp; Hi Tech)" w:date="2015-03-23T19:07:00Z">
              <w:r>
                <w:rPr>
                  <w:rFonts w:asciiTheme="minorHAnsi" w:hAnsiTheme="minorHAnsi" w:cstheme="minorHAnsi"/>
                  <w:color w:val="000000"/>
                  <w:sz w:val="18"/>
                  <w:szCs w:val="16"/>
                </w:rPr>
                <w:t>Revenue  of jan</w:t>
              </w:r>
            </w:ins>
          </w:p>
        </w:tc>
      </w:tr>
      <w:tr w:rsidR="00DF0C35" w:rsidRPr="00D30FA1" w14:paraId="1195215E" w14:textId="77777777" w:rsidTr="008B41B0">
        <w:trPr>
          <w:ins w:id="9442"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466A94F2" w14:textId="77777777" w:rsidR="00DF0C35" w:rsidRDefault="00DF0C35" w:rsidP="00DF0C35">
            <w:pPr>
              <w:rPr>
                <w:ins w:id="9443" w:author="Sowndarya S (WT01 - Manufacturing &amp; Hi Tech)" w:date="2015-03-23T19:07:00Z"/>
                <w:rFonts w:asciiTheme="minorHAnsi" w:hAnsiTheme="minorHAnsi" w:cstheme="minorHAnsi"/>
                <w:color w:val="000000"/>
                <w:sz w:val="18"/>
                <w:szCs w:val="16"/>
              </w:rPr>
            </w:pPr>
            <w:ins w:id="9444" w:author="Sowndarya S (WT01 - Manufacturing &amp; Hi Tech)" w:date="2015-03-23T19:07:00Z">
              <w:r>
                <w:rPr>
                  <w:rFonts w:asciiTheme="minorHAnsi" w:hAnsiTheme="minorHAnsi" w:cstheme="minorHAnsi"/>
                  <w:color w:val="000000"/>
                  <w:sz w:val="18"/>
                  <w:szCs w:val="16"/>
                </w:rPr>
                <w:t>REV_FEB</w:t>
              </w:r>
            </w:ins>
          </w:p>
        </w:tc>
        <w:tc>
          <w:tcPr>
            <w:tcW w:w="2160" w:type="dxa"/>
            <w:tcBorders>
              <w:top w:val="single" w:sz="4" w:space="0" w:color="auto"/>
              <w:left w:val="single" w:sz="4" w:space="0" w:color="auto"/>
              <w:bottom w:val="single" w:sz="4" w:space="0" w:color="auto"/>
              <w:right w:val="single" w:sz="4" w:space="0" w:color="auto"/>
            </w:tcBorders>
          </w:tcPr>
          <w:p w14:paraId="01E0E6ED" w14:textId="4752A8C2" w:rsidR="00DF0C35" w:rsidRDefault="00DF0C35" w:rsidP="00DF0C35">
            <w:pPr>
              <w:rPr>
                <w:ins w:id="9445" w:author="Sowndarya S (WT01 - Manufacturing &amp; Hi Tech)" w:date="2015-03-23T19:07:00Z"/>
                <w:rFonts w:asciiTheme="minorHAnsi" w:hAnsiTheme="minorHAnsi" w:cstheme="minorHAnsi"/>
                <w:color w:val="000000"/>
                <w:sz w:val="18"/>
                <w:szCs w:val="16"/>
              </w:rPr>
            </w:pPr>
            <w:ins w:id="9446"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C07D1DD" w14:textId="77777777" w:rsidR="00DF0C35" w:rsidRDefault="00DF0C35" w:rsidP="00DF0C35">
            <w:pPr>
              <w:rPr>
                <w:ins w:id="9447" w:author="Sowndarya S (WT01 - Manufacturing &amp; Hi Tech)" w:date="2015-03-23T19:07:00Z"/>
                <w:rFonts w:ascii="Arial" w:hAnsi="Arial" w:cs="Arial"/>
              </w:rPr>
            </w:pPr>
            <w:ins w:id="9448"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430AD4DE" w14:textId="77777777" w:rsidR="00DF0C35" w:rsidRDefault="00DF0C35" w:rsidP="00DF0C35">
            <w:pPr>
              <w:rPr>
                <w:ins w:id="9449" w:author="Sowndarya S (WT01 - Manufacturing &amp; Hi Tech)" w:date="2015-03-23T19:07:00Z"/>
                <w:rFonts w:asciiTheme="minorHAnsi" w:hAnsiTheme="minorHAnsi" w:cstheme="minorHAnsi"/>
                <w:color w:val="000000"/>
                <w:sz w:val="18"/>
                <w:szCs w:val="16"/>
              </w:rPr>
            </w:pPr>
            <w:ins w:id="9450" w:author="Sowndarya S (WT01 - Manufacturing &amp; Hi Tech)" w:date="2015-03-23T19:07:00Z">
              <w:r>
                <w:rPr>
                  <w:rFonts w:asciiTheme="minorHAnsi" w:hAnsiTheme="minorHAnsi" w:cstheme="minorHAnsi"/>
                  <w:color w:val="000000"/>
                  <w:sz w:val="18"/>
                  <w:szCs w:val="16"/>
                </w:rPr>
                <w:t>Revenue of feb</w:t>
              </w:r>
            </w:ins>
          </w:p>
        </w:tc>
      </w:tr>
      <w:tr w:rsidR="00DF0C35" w:rsidRPr="00D30FA1" w14:paraId="19BBA301" w14:textId="77777777" w:rsidTr="008B41B0">
        <w:trPr>
          <w:ins w:id="9451"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212DC906" w14:textId="77777777" w:rsidR="00DF0C35" w:rsidRDefault="00DF0C35" w:rsidP="00DF0C35">
            <w:pPr>
              <w:rPr>
                <w:ins w:id="9452" w:author="Sowndarya S (WT01 - Manufacturing &amp; Hi Tech)" w:date="2015-03-23T19:07:00Z"/>
                <w:rFonts w:asciiTheme="minorHAnsi" w:hAnsiTheme="minorHAnsi" w:cstheme="minorHAnsi"/>
                <w:color w:val="000000"/>
                <w:sz w:val="18"/>
                <w:szCs w:val="16"/>
              </w:rPr>
            </w:pPr>
            <w:ins w:id="9453" w:author="Sowndarya S (WT01 - Manufacturing &amp; Hi Tech)" w:date="2015-03-23T19:07:00Z">
              <w:r>
                <w:rPr>
                  <w:rFonts w:asciiTheme="minorHAnsi" w:hAnsiTheme="minorHAnsi" w:cstheme="minorHAnsi"/>
                  <w:color w:val="000000"/>
                  <w:sz w:val="18"/>
                  <w:szCs w:val="16"/>
                </w:rPr>
                <w:t>REV_MAR</w:t>
              </w:r>
            </w:ins>
          </w:p>
        </w:tc>
        <w:tc>
          <w:tcPr>
            <w:tcW w:w="2160" w:type="dxa"/>
            <w:tcBorders>
              <w:top w:val="single" w:sz="4" w:space="0" w:color="auto"/>
              <w:left w:val="single" w:sz="4" w:space="0" w:color="auto"/>
              <w:bottom w:val="single" w:sz="4" w:space="0" w:color="auto"/>
              <w:right w:val="single" w:sz="4" w:space="0" w:color="auto"/>
            </w:tcBorders>
          </w:tcPr>
          <w:p w14:paraId="7485B5A8" w14:textId="0F9A40FD" w:rsidR="00DF0C35" w:rsidRDefault="00DF0C35" w:rsidP="00DF0C35">
            <w:pPr>
              <w:rPr>
                <w:ins w:id="9454" w:author="Sowndarya S (WT01 - Manufacturing &amp; Hi Tech)" w:date="2015-03-23T19:07:00Z"/>
                <w:rFonts w:asciiTheme="minorHAnsi" w:hAnsiTheme="minorHAnsi" w:cstheme="minorHAnsi"/>
                <w:color w:val="000000"/>
                <w:sz w:val="18"/>
                <w:szCs w:val="16"/>
              </w:rPr>
            </w:pPr>
            <w:ins w:id="9455"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896DD00" w14:textId="77777777" w:rsidR="00DF0C35" w:rsidRDefault="00DF0C35" w:rsidP="00DF0C35">
            <w:pPr>
              <w:rPr>
                <w:ins w:id="9456" w:author="Sowndarya S (WT01 - Manufacturing &amp; Hi Tech)" w:date="2015-03-23T19:07:00Z"/>
                <w:rFonts w:ascii="Arial" w:hAnsi="Arial" w:cs="Arial"/>
              </w:rPr>
            </w:pPr>
            <w:ins w:id="9457"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5EA92349" w14:textId="77777777" w:rsidR="00DF0C35" w:rsidRDefault="00DF0C35" w:rsidP="00DF0C35">
            <w:pPr>
              <w:rPr>
                <w:ins w:id="9458" w:author="Sowndarya S (WT01 - Manufacturing &amp; Hi Tech)" w:date="2015-03-23T19:07:00Z"/>
                <w:rFonts w:asciiTheme="minorHAnsi" w:hAnsiTheme="minorHAnsi" w:cstheme="minorHAnsi"/>
                <w:color w:val="000000"/>
                <w:sz w:val="18"/>
                <w:szCs w:val="16"/>
              </w:rPr>
            </w:pPr>
            <w:ins w:id="9459" w:author="Sowndarya S (WT01 - Manufacturing &amp; Hi Tech)" w:date="2015-03-23T19:07:00Z">
              <w:r>
                <w:rPr>
                  <w:rFonts w:asciiTheme="minorHAnsi" w:hAnsiTheme="minorHAnsi" w:cstheme="minorHAnsi"/>
                  <w:color w:val="000000"/>
                  <w:sz w:val="18"/>
                  <w:szCs w:val="16"/>
                </w:rPr>
                <w:t>Revenue of mar</w:t>
              </w:r>
            </w:ins>
          </w:p>
        </w:tc>
      </w:tr>
      <w:tr w:rsidR="00DF0C35" w:rsidRPr="00D30FA1" w14:paraId="26D5A02C" w14:textId="77777777" w:rsidTr="008B41B0">
        <w:trPr>
          <w:ins w:id="9460"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4E691E07" w14:textId="77777777" w:rsidR="00DF0C35" w:rsidRDefault="00DF0C35" w:rsidP="00DF0C35">
            <w:pPr>
              <w:rPr>
                <w:ins w:id="9461" w:author="Sowndarya S (WT01 - Manufacturing &amp; Hi Tech)" w:date="2015-03-23T19:07:00Z"/>
                <w:rFonts w:asciiTheme="minorHAnsi" w:hAnsiTheme="minorHAnsi" w:cstheme="minorHAnsi"/>
                <w:color w:val="000000"/>
                <w:sz w:val="18"/>
                <w:szCs w:val="16"/>
              </w:rPr>
            </w:pPr>
            <w:ins w:id="9462" w:author="Sowndarya S (WT01 - Manufacturing &amp; Hi Tech)" w:date="2015-03-23T19:07:00Z">
              <w:r>
                <w:rPr>
                  <w:rFonts w:asciiTheme="minorHAnsi" w:hAnsiTheme="minorHAnsi" w:cstheme="minorHAnsi"/>
                  <w:color w:val="000000"/>
                  <w:sz w:val="18"/>
                  <w:szCs w:val="16"/>
                </w:rPr>
                <w:t>REV_APR</w:t>
              </w:r>
            </w:ins>
          </w:p>
        </w:tc>
        <w:tc>
          <w:tcPr>
            <w:tcW w:w="2160" w:type="dxa"/>
            <w:tcBorders>
              <w:top w:val="single" w:sz="4" w:space="0" w:color="auto"/>
              <w:left w:val="single" w:sz="4" w:space="0" w:color="auto"/>
              <w:bottom w:val="single" w:sz="4" w:space="0" w:color="auto"/>
              <w:right w:val="single" w:sz="4" w:space="0" w:color="auto"/>
            </w:tcBorders>
          </w:tcPr>
          <w:p w14:paraId="31B1C304" w14:textId="64452CD0" w:rsidR="00DF0C35" w:rsidRDefault="00DF0C35" w:rsidP="00DF0C35">
            <w:pPr>
              <w:rPr>
                <w:ins w:id="9463" w:author="Sowndarya S (WT01 - Manufacturing &amp; Hi Tech)" w:date="2015-03-23T19:07:00Z"/>
                <w:rFonts w:asciiTheme="minorHAnsi" w:hAnsiTheme="minorHAnsi" w:cstheme="minorHAnsi"/>
                <w:color w:val="000000"/>
                <w:sz w:val="18"/>
                <w:szCs w:val="16"/>
              </w:rPr>
            </w:pPr>
            <w:ins w:id="9464"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B934D71" w14:textId="77777777" w:rsidR="00DF0C35" w:rsidRDefault="00DF0C35" w:rsidP="00DF0C35">
            <w:pPr>
              <w:rPr>
                <w:ins w:id="9465" w:author="Sowndarya S (WT01 - Manufacturing &amp; Hi Tech)" w:date="2015-03-23T19:07:00Z"/>
                <w:rFonts w:ascii="Arial" w:hAnsi="Arial" w:cs="Arial"/>
              </w:rPr>
            </w:pPr>
            <w:ins w:id="9466"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2D0EAB7D" w14:textId="77777777" w:rsidR="00DF0C35" w:rsidRDefault="00DF0C35" w:rsidP="00DF0C35">
            <w:pPr>
              <w:rPr>
                <w:ins w:id="9467" w:author="Sowndarya S (WT01 - Manufacturing &amp; Hi Tech)" w:date="2015-03-23T19:07:00Z"/>
                <w:rFonts w:asciiTheme="minorHAnsi" w:hAnsiTheme="minorHAnsi" w:cstheme="minorHAnsi"/>
                <w:color w:val="000000"/>
                <w:sz w:val="18"/>
                <w:szCs w:val="16"/>
              </w:rPr>
            </w:pPr>
            <w:ins w:id="9468" w:author="Sowndarya S (WT01 - Manufacturing &amp; Hi Tech)" w:date="2015-03-23T19:07:00Z">
              <w:r>
                <w:rPr>
                  <w:rFonts w:asciiTheme="minorHAnsi" w:hAnsiTheme="minorHAnsi" w:cstheme="minorHAnsi"/>
                  <w:color w:val="000000"/>
                  <w:sz w:val="18"/>
                  <w:szCs w:val="16"/>
                </w:rPr>
                <w:t>Revenue of apr</w:t>
              </w:r>
            </w:ins>
          </w:p>
        </w:tc>
      </w:tr>
      <w:tr w:rsidR="00DF0C35" w:rsidRPr="00D30FA1" w14:paraId="284B3339" w14:textId="77777777" w:rsidTr="008B41B0">
        <w:trPr>
          <w:ins w:id="9469"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6C6E6F94" w14:textId="77777777" w:rsidR="00DF0C35" w:rsidRDefault="00DF0C35" w:rsidP="00DF0C35">
            <w:pPr>
              <w:rPr>
                <w:ins w:id="9470" w:author="Sowndarya S (WT01 - Manufacturing &amp; Hi Tech)" w:date="2015-03-23T19:07:00Z"/>
                <w:rFonts w:asciiTheme="minorHAnsi" w:hAnsiTheme="minorHAnsi" w:cstheme="minorHAnsi"/>
                <w:color w:val="000000"/>
                <w:sz w:val="18"/>
                <w:szCs w:val="16"/>
              </w:rPr>
            </w:pPr>
            <w:ins w:id="9471" w:author="Sowndarya S (WT01 - Manufacturing &amp; Hi Tech)" w:date="2015-03-23T19:07:00Z">
              <w:r>
                <w:rPr>
                  <w:rFonts w:asciiTheme="minorHAnsi" w:hAnsiTheme="minorHAnsi" w:cstheme="minorHAnsi"/>
                  <w:color w:val="000000"/>
                  <w:sz w:val="18"/>
                  <w:szCs w:val="16"/>
                </w:rPr>
                <w:t>REV_MAY</w:t>
              </w:r>
            </w:ins>
          </w:p>
        </w:tc>
        <w:tc>
          <w:tcPr>
            <w:tcW w:w="2160" w:type="dxa"/>
            <w:tcBorders>
              <w:top w:val="single" w:sz="4" w:space="0" w:color="auto"/>
              <w:left w:val="single" w:sz="4" w:space="0" w:color="auto"/>
              <w:bottom w:val="single" w:sz="4" w:space="0" w:color="auto"/>
              <w:right w:val="single" w:sz="4" w:space="0" w:color="auto"/>
            </w:tcBorders>
          </w:tcPr>
          <w:p w14:paraId="63BB786D" w14:textId="23F9AEB4" w:rsidR="00DF0C35" w:rsidRDefault="00DF0C35" w:rsidP="00DF0C35">
            <w:pPr>
              <w:rPr>
                <w:ins w:id="9472" w:author="Sowndarya S (WT01 - Manufacturing &amp; Hi Tech)" w:date="2015-03-23T19:07:00Z"/>
                <w:rFonts w:asciiTheme="minorHAnsi" w:hAnsiTheme="minorHAnsi" w:cstheme="minorHAnsi"/>
                <w:color w:val="000000"/>
                <w:sz w:val="18"/>
                <w:szCs w:val="16"/>
              </w:rPr>
            </w:pPr>
            <w:ins w:id="9473"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A07CA96" w14:textId="77777777" w:rsidR="00DF0C35" w:rsidRDefault="00DF0C35" w:rsidP="00DF0C35">
            <w:pPr>
              <w:rPr>
                <w:ins w:id="9474" w:author="Sowndarya S (WT01 - Manufacturing &amp; Hi Tech)" w:date="2015-03-23T19:07:00Z"/>
                <w:rFonts w:ascii="Arial" w:hAnsi="Arial" w:cs="Arial"/>
              </w:rPr>
            </w:pPr>
            <w:ins w:id="9475"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07F39FEE" w14:textId="77777777" w:rsidR="00DF0C35" w:rsidRDefault="00DF0C35" w:rsidP="00DF0C35">
            <w:pPr>
              <w:rPr>
                <w:ins w:id="9476" w:author="Sowndarya S (WT01 - Manufacturing &amp; Hi Tech)" w:date="2015-03-23T19:07:00Z"/>
                <w:rFonts w:asciiTheme="minorHAnsi" w:hAnsiTheme="minorHAnsi" w:cstheme="minorHAnsi"/>
                <w:color w:val="000000"/>
                <w:sz w:val="18"/>
                <w:szCs w:val="16"/>
              </w:rPr>
            </w:pPr>
            <w:ins w:id="9477" w:author="Sowndarya S (WT01 - Manufacturing &amp; Hi Tech)" w:date="2015-03-23T19:07:00Z">
              <w:r>
                <w:rPr>
                  <w:rFonts w:asciiTheme="minorHAnsi" w:hAnsiTheme="minorHAnsi" w:cstheme="minorHAnsi"/>
                  <w:color w:val="000000"/>
                  <w:sz w:val="18"/>
                  <w:szCs w:val="16"/>
                </w:rPr>
                <w:t>Revenue of may</w:t>
              </w:r>
            </w:ins>
          </w:p>
        </w:tc>
      </w:tr>
      <w:tr w:rsidR="00DF0C35" w:rsidRPr="00D30FA1" w14:paraId="2BB1785E" w14:textId="77777777" w:rsidTr="008B41B0">
        <w:trPr>
          <w:ins w:id="9478"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67F8C94D" w14:textId="77777777" w:rsidR="00DF0C35" w:rsidRDefault="00DF0C35" w:rsidP="00DF0C35">
            <w:pPr>
              <w:rPr>
                <w:ins w:id="9479" w:author="Sowndarya S (WT01 - Manufacturing &amp; Hi Tech)" w:date="2015-03-23T19:07:00Z"/>
                <w:rFonts w:asciiTheme="minorHAnsi" w:hAnsiTheme="minorHAnsi" w:cstheme="minorHAnsi"/>
                <w:color w:val="000000"/>
                <w:sz w:val="18"/>
                <w:szCs w:val="16"/>
              </w:rPr>
            </w:pPr>
            <w:ins w:id="9480" w:author="Sowndarya S (WT01 - Manufacturing &amp; Hi Tech)" w:date="2015-03-23T19:07:00Z">
              <w:r>
                <w:rPr>
                  <w:rFonts w:asciiTheme="minorHAnsi" w:hAnsiTheme="minorHAnsi" w:cstheme="minorHAnsi"/>
                  <w:color w:val="000000"/>
                  <w:sz w:val="18"/>
                  <w:szCs w:val="16"/>
                </w:rPr>
                <w:t>REV_JUN</w:t>
              </w:r>
            </w:ins>
          </w:p>
        </w:tc>
        <w:tc>
          <w:tcPr>
            <w:tcW w:w="2160" w:type="dxa"/>
            <w:tcBorders>
              <w:top w:val="single" w:sz="4" w:space="0" w:color="auto"/>
              <w:left w:val="single" w:sz="4" w:space="0" w:color="auto"/>
              <w:bottom w:val="single" w:sz="4" w:space="0" w:color="auto"/>
              <w:right w:val="single" w:sz="4" w:space="0" w:color="auto"/>
            </w:tcBorders>
          </w:tcPr>
          <w:p w14:paraId="4E4F86A2" w14:textId="43CD02BE" w:rsidR="00DF0C35" w:rsidRDefault="00DF0C35" w:rsidP="00DF0C35">
            <w:pPr>
              <w:rPr>
                <w:ins w:id="9481" w:author="Sowndarya S (WT01 - Manufacturing &amp; Hi Tech)" w:date="2015-03-23T19:07:00Z"/>
                <w:rFonts w:asciiTheme="minorHAnsi" w:hAnsiTheme="minorHAnsi" w:cstheme="minorHAnsi"/>
                <w:color w:val="000000"/>
                <w:sz w:val="18"/>
                <w:szCs w:val="16"/>
              </w:rPr>
            </w:pPr>
            <w:ins w:id="9482"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BECD1C3" w14:textId="77777777" w:rsidR="00DF0C35" w:rsidRDefault="00DF0C35" w:rsidP="00DF0C35">
            <w:pPr>
              <w:rPr>
                <w:ins w:id="9483" w:author="Sowndarya S (WT01 - Manufacturing &amp; Hi Tech)" w:date="2015-03-23T19:07:00Z"/>
                <w:rFonts w:ascii="Arial" w:hAnsi="Arial" w:cs="Arial"/>
              </w:rPr>
            </w:pPr>
            <w:ins w:id="9484"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273808AC" w14:textId="77777777" w:rsidR="00DF0C35" w:rsidRDefault="00DF0C35" w:rsidP="00DF0C35">
            <w:pPr>
              <w:rPr>
                <w:ins w:id="9485" w:author="Sowndarya S (WT01 - Manufacturing &amp; Hi Tech)" w:date="2015-03-23T19:07:00Z"/>
                <w:rFonts w:asciiTheme="minorHAnsi" w:hAnsiTheme="minorHAnsi" w:cstheme="minorHAnsi"/>
                <w:color w:val="000000"/>
                <w:sz w:val="18"/>
                <w:szCs w:val="16"/>
              </w:rPr>
            </w:pPr>
            <w:ins w:id="9486" w:author="Sowndarya S (WT01 - Manufacturing &amp; Hi Tech)" w:date="2015-03-23T19:07:00Z">
              <w:r>
                <w:rPr>
                  <w:rFonts w:asciiTheme="minorHAnsi" w:hAnsiTheme="minorHAnsi" w:cstheme="minorHAnsi"/>
                  <w:color w:val="000000"/>
                  <w:sz w:val="18"/>
                  <w:szCs w:val="16"/>
                </w:rPr>
                <w:t>Revenue of jun</w:t>
              </w:r>
            </w:ins>
          </w:p>
        </w:tc>
      </w:tr>
      <w:tr w:rsidR="00DF0C35" w:rsidRPr="00D30FA1" w14:paraId="2F2872C6" w14:textId="77777777" w:rsidTr="008B41B0">
        <w:trPr>
          <w:ins w:id="9487"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5263655F" w14:textId="77777777" w:rsidR="00DF0C35" w:rsidRDefault="00DF0C35" w:rsidP="00DF0C35">
            <w:pPr>
              <w:rPr>
                <w:ins w:id="9488" w:author="Sowndarya S (WT01 - Manufacturing &amp; Hi Tech)" w:date="2015-03-23T19:07:00Z"/>
                <w:rFonts w:asciiTheme="minorHAnsi" w:hAnsiTheme="minorHAnsi" w:cstheme="minorHAnsi"/>
                <w:color w:val="000000"/>
                <w:sz w:val="18"/>
                <w:szCs w:val="16"/>
              </w:rPr>
            </w:pPr>
            <w:ins w:id="9489" w:author="Sowndarya S (WT01 - Manufacturing &amp; Hi Tech)" w:date="2015-03-23T19:07:00Z">
              <w:r>
                <w:rPr>
                  <w:rFonts w:asciiTheme="minorHAnsi" w:hAnsiTheme="minorHAnsi" w:cstheme="minorHAnsi"/>
                  <w:color w:val="000000"/>
                  <w:sz w:val="18"/>
                  <w:szCs w:val="16"/>
                </w:rPr>
                <w:t>REV_JUL</w:t>
              </w:r>
            </w:ins>
          </w:p>
        </w:tc>
        <w:tc>
          <w:tcPr>
            <w:tcW w:w="2160" w:type="dxa"/>
            <w:tcBorders>
              <w:top w:val="single" w:sz="4" w:space="0" w:color="auto"/>
              <w:left w:val="single" w:sz="4" w:space="0" w:color="auto"/>
              <w:bottom w:val="single" w:sz="4" w:space="0" w:color="auto"/>
              <w:right w:val="single" w:sz="4" w:space="0" w:color="auto"/>
            </w:tcBorders>
          </w:tcPr>
          <w:p w14:paraId="4A34C255" w14:textId="2E20FF3A" w:rsidR="00DF0C35" w:rsidRDefault="00DF0C35" w:rsidP="00DF0C35">
            <w:pPr>
              <w:rPr>
                <w:ins w:id="9490" w:author="Sowndarya S (WT01 - Manufacturing &amp; Hi Tech)" w:date="2015-03-23T19:07:00Z"/>
                <w:rFonts w:asciiTheme="minorHAnsi" w:hAnsiTheme="minorHAnsi" w:cstheme="minorHAnsi"/>
                <w:color w:val="000000"/>
                <w:sz w:val="18"/>
                <w:szCs w:val="16"/>
              </w:rPr>
            </w:pPr>
            <w:ins w:id="9491"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5100208" w14:textId="77777777" w:rsidR="00DF0C35" w:rsidRDefault="00DF0C35" w:rsidP="00DF0C35">
            <w:pPr>
              <w:rPr>
                <w:ins w:id="9492" w:author="Sowndarya S (WT01 - Manufacturing &amp; Hi Tech)" w:date="2015-03-23T19:07:00Z"/>
                <w:rFonts w:ascii="Arial" w:hAnsi="Arial" w:cs="Arial"/>
              </w:rPr>
            </w:pPr>
            <w:ins w:id="9493"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322ACDDD" w14:textId="77777777" w:rsidR="00DF0C35" w:rsidRDefault="00DF0C35" w:rsidP="00DF0C35">
            <w:pPr>
              <w:rPr>
                <w:ins w:id="9494" w:author="Sowndarya S (WT01 - Manufacturing &amp; Hi Tech)" w:date="2015-03-23T19:07:00Z"/>
                <w:rFonts w:asciiTheme="minorHAnsi" w:hAnsiTheme="minorHAnsi" w:cstheme="minorHAnsi"/>
                <w:color w:val="000000"/>
                <w:sz w:val="18"/>
                <w:szCs w:val="16"/>
              </w:rPr>
            </w:pPr>
            <w:ins w:id="9495" w:author="Sowndarya S (WT01 - Manufacturing &amp; Hi Tech)" w:date="2015-03-23T19:07:00Z">
              <w:r>
                <w:rPr>
                  <w:rFonts w:asciiTheme="minorHAnsi" w:hAnsiTheme="minorHAnsi" w:cstheme="minorHAnsi"/>
                  <w:color w:val="000000"/>
                  <w:sz w:val="18"/>
                  <w:szCs w:val="16"/>
                </w:rPr>
                <w:t>Revenue of jul</w:t>
              </w:r>
            </w:ins>
          </w:p>
        </w:tc>
      </w:tr>
      <w:tr w:rsidR="00DF0C35" w:rsidRPr="00D30FA1" w14:paraId="7569EF92" w14:textId="77777777" w:rsidTr="008B41B0">
        <w:trPr>
          <w:ins w:id="9496"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3DC7E774" w14:textId="77777777" w:rsidR="00DF0C35" w:rsidRDefault="00DF0C35" w:rsidP="00DF0C35">
            <w:pPr>
              <w:rPr>
                <w:ins w:id="9497" w:author="Sowndarya S (WT01 - Manufacturing &amp; Hi Tech)" w:date="2015-03-23T19:07:00Z"/>
                <w:rFonts w:asciiTheme="minorHAnsi" w:hAnsiTheme="minorHAnsi" w:cstheme="minorHAnsi"/>
                <w:color w:val="000000"/>
                <w:sz w:val="18"/>
                <w:szCs w:val="16"/>
              </w:rPr>
            </w:pPr>
            <w:ins w:id="9498" w:author="Sowndarya S (WT01 - Manufacturing &amp; Hi Tech)" w:date="2015-03-23T19:07:00Z">
              <w:r>
                <w:rPr>
                  <w:rFonts w:asciiTheme="minorHAnsi" w:hAnsiTheme="minorHAnsi" w:cstheme="minorHAnsi"/>
                  <w:color w:val="000000"/>
                  <w:sz w:val="18"/>
                  <w:szCs w:val="16"/>
                </w:rPr>
                <w:t>REV_AUG</w:t>
              </w:r>
            </w:ins>
          </w:p>
        </w:tc>
        <w:tc>
          <w:tcPr>
            <w:tcW w:w="2160" w:type="dxa"/>
            <w:tcBorders>
              <w:top w:val="single" w:sz="4" w:space="0" w:color="auto"/>
              <w:left w:val="single" w:sz="4" w:space="0" w:color="auto"/>
              <w:bottom w:val="single" w:sz="4" w:space="0" w:color="auto"/>
              <w:right w:val="single" w:sz="4" w:space="0" w:color="auto"/>
            </w:tcBorders>
          </w:tcPr>
          <w:p w14:paraId="39071898" w14:textId="79A175B3" w:rsidR="00DF0C35" w:rsidRDefault="00DF0C35" w:rsidP="00DF0C35">
            <w:pPr>
              <w:rPr>
                <w:ins w:id="9499" w:author="Sowndarya S (WT01 - Manufacturing &amp; Hi Tech)" w:date="2015-03-23T19:07:00Z"/>
                <w:rFonts w:asciiTheme="minorHAnsi" w:hAnsiTheme="minorHAnsi" w:cstheme="minorHAnsi"/>
                <w:color w:val="000000"/>
                <w:sz w:val="18"/>
                <w:szCs w:val="16"/>
              </w:rPr>
            </w:pPr>
            <w:ins w:id="9500"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04755AF" w14:textId="77777777" w:rsidR="00DF0C35" w:rsidRDefault="00DF0C35" w:rsidP="00DF0C35">
            <w:pPr>
              <w:rPr>
                <w:ins w:id="9501" w:author="Sowndarya S (WT01 - Manufacturing &amp; Hi Tech)" w:date="2015-03-23T19:07:00Z"/>
                <w:rFonts w:ascii="Arial" w:hAnsi="Arial" w:cs="Arial"/>
              </w:rPr>
            </w:pPr>
            <w:ins w:id="9502"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2BAF0BF1" w14:textId="77777777" w:rsidR="00DF0C35" w:rsidRDefault="00DF0C35" w:rsidP="00DF0C35">
            <w:pPr>
              <w:rPr>
                <w:ins w:id="9503" w:author="Sowndarya S (WT01 - Manufacturing &amp; Hi Tech)" w:date="2015-03-23T19:07:00Z"/>
                <w:rFonts w:asciiTheme="minorHAnsi" w:hAnsiTheme="minorHAnsi" w:cstheme="minorHAnsi"/>
                <w:color w:val="000000"/>
                <w:sz w:val="18"/>
                <w:szCs w:val="16"/>
              </w:rPr>
            </w:pPr>
            <w:ins w:id="9504" w:author="Sowndarya S (WT01 - Manufacturing &amp; Hi Tech)" w:date="2015-03-23T19:07:00Z">
              <w:r>
                <w:rPr>
                  <w:rFonts w:asciiTheme="minorHAnsi" w:hAnsiTheme="minorHAnsi" w:cstheme="minorHAnsi"/>
                  <w:color w:val="000000"/>
                  <w:sz w:val="18"/>
                  <w:szCs w:val="16"/>
                </w:rPr>
                <w:t>Revenue  of aug</w:t>
              </w:r>
            </w:ins>
          </w:p>
        </w:tc>
      </w:tr>
      <w:tr w:rsidR="00DF0C35" w:rsidRPr="00D30FA1" w14:paraId="72977131" w14:textId="77777777" w:rsidTr="008B41B0">
        <w:trPr>
          <w:ins w:id="9505"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7C1897C4" w14:textId="77777777" w:rsidR="00DF0C35" w:rsidRDefault="00DF0C35" w:rsidP="00DF0C35">
            <w:pPr>
              <w:rPr>
                <w:ins w:id="9506" w:author="Sowndarya S (WT01 - Manufacturing &amp; Hi Tech)" w:date="2015-03-23T19:07:00Z"/>
                <w:rFonts w:asciiTheme="minorHAnsi" w:hAnsiTheme="minorHAnsi" w:cstheme="minorHAnsi"/>
                <w:color w:val="000000"/>
                <w:sz w:val="18"/>
                <w:szCs w:val="16"/>
              </w:rPr>
            </w:pPr>
            <w:ins w:id="9507" w:author="Sowndarya S (WT01 - Manufacturing &amp; Hi Tech)" w:date="2015-03-23T19:07:00Z">
              <w:r>
                <w:rPr>
                  <w:rFonts w:asciiTheme="minorHAnsi" w:hAnsiTheme="minorHAnsi" w:cstheme="minorHAnsi"/>
                  <w:color w:val="000000"/>
                  <w:sz w:val="18"/>
                  <w:szCs w:val="16"/>
                </w:rPr>
                <w:t>REV_SEP</w:t>
              </w:r>
            </w:ins>
          </w:p>
        </w:tc>
        <w:tc>
          <w:tcPr>
            <w:tcW w:w="2160" w:type="dxa"/>
            <w:tcBorders>
              <w:top w:val="single" w:sz="4" w:space="0" w:color="auto"/>
              <w:left w:val="single" w:sz="4" w:space="0" w:color="auto"/>
              <w:bottom w:val="single" w:sz="4" w:space="0" w:color="auto"/>
              <w:right w:val="single" w:sz="4" w:space="0" w:color="auto"/>
            </w:tcBorders>
          </w:tcPr>
          <w:p w14:paraId="5683316A" w14:textId="61CE38B1" w:rsidR="00DF0C35" w:rsidRDefault="00DF0C35" w:rsidP="00DF0C35">
            <w:pPr>
              <w:rPr>
                <w:ins w:id="9508" w:author="Sowndarya S (WT01 - Manufacturing &amp; Hi Tech)" w:date="2015-03-23T19:07:00Z"/>
                <w:rFonts w:asciiTheme="minorHAnsi" w:hAnsiTheme="minorHAnsi" w:cstheme="minorHAnsi"/>
                <w:color w:val="000000"/>
                <w:sz w:val="18"/>
                <w:szCs w:val="16"/>
              </w:rPr>
            </w:pPr>
            <w:ins w:id="9509"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20B890D" w14:textId="77777777" w:rsidR="00DF0C35" w:rsidRDefault="00DF0C35" w:rsidP="00DF0C35">
            <w:pPr>
              <w:rPr>
                <w:ins w:id="9510" w:author="Sowndarya S (WT01 - Manufacturing &amp; Hi Tech)" w:date="2015-03-23T19:07:00Z"/>
                <w:rFonts w:ascii="Arial" w:hAnsi="Arial" w:cs="Arial"/>
              </w:rPr>
            </w:pPr>
            <w:ins w:id="9511"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0F956D86" w14:textId="77777777" w:rsidR="00DF0C35" w:rsidRDefault="00DF0C35" w:rsidP="00DF0C35">
            <w:pPr>
              <w:rPr>
                <w:ins w:id="9512" w:author="Sowndarya S (WT01 - Manufacturing &amp; Hi Tech)" w:date="2015-03-23T19:07:00Z"/>
                <w:rFonts w:asciiTheme="minorHAnsi" w:hAnsiTheme="minorHAnsi" w:cstheme="minorHAnsi"/>
                <w:color w:val="000000"/>
                <w:sz w:val="18"/>
                <w:szCs w:val="16"/>
              </w:rPr>
            </w:pPr>
            <w:ins w:id="9513" w:author="Sowndarya S (WT01 - Manufacturing &amp; Hi Tech)" w:date="2015-03-23T19:07:00Z">
              <w:r>
                <w:rPr>
                  <w:rFonts w:asciiTheme="minorHAnsi" w:hAnsiTheme="minorHAnsi" w:cstheme="minorHAnsi"/>
                  <w:color w:val="000000"/>
                  <w:sz w:val="18"/>
                  <w:szCs w:val="16"/>
                </w:rPr>
                <w:t>Revenue of sep</w:t>
              </w:r>
            </w:ins>
          </w:p>
        </w:tc>
      </w:tr>
      <w:tr w:rsidR="00DF0C35" w:rsidRPr="00D30FA1" w14:paraId="4BB4CB80" w14:textId="77777777" w:rsidTr="008B41B0">
        <w:trPr>
          <w:ins w:id="9514"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36DE4888" w14:textId="77777777" w:rsidR="00DF0C35" w:rsidRDefault="00DF0C35" w:rsidP="00DF0C35">
            <w:pPr>
              <w:rPr>
                <w:ins w:id="9515" w:author="Sowndarya S (WT01 - Manufacturing &amp; Hi Tech)" w:date="2015-03-23T19:07:00Z"/>
                <w:rFonts w:asciiTheme="minorHAnsi" w:hAnsiTheme="minorHAnsi" w:cstheme="minorHAnsi"/>
                <w:color w:val="000000"/>
                <w:sz w:val="18"/>
                <w:szCs w:val="16"/>
              </w:rPr>
            </w:pPr>
            <w:ins w:id="9516" w:author="Sowndarya S (WT01 - Manufacturing &amp; Hi Tech)" w:date="2015-03-23T19:07:00Z">
              <w:r>
                <w:rPr>
                  <w:rFonts w:asciiTheme="minorHAnsi" w:hAnsiTheme="minorHAnsi" w:cstheme="minorHAnsi"/>
                  <w:color w:val="000000"/>
                  <w:sz w:val="18"/>
                  <w:szCs w:val="16"/>
                </w:rPr>
                <w:t>REV_OCT</w:t>
              </w:r>
            </w:ins>
          </w:p>
        </w:tc>
        <w:tc>
          <w:tcPr>
            <w:tcW w:w="2160" w:type="dxa"/>
            <w:tcBorders>
              <w:top w:val="single" w:sz="4" w:space="0" w:color="auto"/>
              <w:left w:val="single" w:sz="4" w:space="0" w:color="auto"/>
              <w:bottom w:val="single" w:sz="4" w:space="0" w:color="auto"/>
              <w:right w:val="single" w:sz="4" w:space="0" w:color="auto"/>
            </w:tcBorders>
          </w:tcPr>
          <w:p w14:paraId="08915A42" w14:textId="24719CC7" w:rsidR="00DF0C35" w:rsidRDefault="00DF0C35" w:rsidP="00DF0C35">
            <w:pPr>
              <w:rPr>
                <w:ins w:id="9517" w:author="Sowndarya S (WT01 - Manufacturing &amp; Hi Tech)" w:date="2015-03-23T19:07:00Z"/>
                <w:rFonts w:asciiTheme="minorHAnsi" w:hAnsiTheme="minorHAnsi" w:cstheme="minorHAnsi"/>
                <w:color w:val="000000"/>
                <w:sz w:val="18"/>
                <w:szCs w:val="16"/>
              </w:rPr>
            </w:pPr>
            <w:ins w:id="9518"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B404914" w14:textId="77777777" w:rsidR="00DF0C35" w:rsidRDefault="00DF0C35" w:rsidP="00DF0C35">
            <w:pPr>
              <w:rPr>
                <w:ins w:id="9519" w:author="Sowndarya S (WT01 - Manufacturing &amp; Hi Tech)" w:date="2015-03-23T19:07:00Z"/>
                <w:rFonts w:ascii="Arial" w:hAnsi="Arial" w:cs="Arial"/>
              </w:rPr>
            </w:pPr>
            <w:ins w:id="9520"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7C405975" w14:textId="77777777" w:rsidR="00DF0C35" w:rsidRDefault="00DF0C35" w:rsidP="00DF0C35">
            <w:pPr>
              <w:rPr>
                <w:ins w:id="9521" w:author="Sowndarya S (WT01 - Manufacturing &amp; Hi Tech)" w:date="2015-03-23T19:07:00Z"/>
                <w:rFonts w:asciiTheme="minorHAnsi" w:hAnsiTheme="minorHAnsi" w:cstheme="minorHAnsi"/>
                <w:color w:val="000000"/>
                <w:sz w:val="18"/>
                <w:szCs w:val="16"/>
              </w:rPr>
            </w:pPr>
            <w:ins w:id="9522" w:author="Sowndarya S (WT01 - Manufacturing &amp; Hi Tech)" w:date="2015-03-23T19:07:00Z">
              <w:r>
                <w:rPr>
                  <w:rFonts w:asciiTheme="minorHAnsi" w:hAnsiTheme="minorHAnsi" w:cstheme="minorHAnsi"/>
                  <w:color w:val="000000"/>
                  <w:sz w:val="18"/>
                  <w:szCs w:val="16"/>
                </w:rPr>
                <w:t>Revenue  of oct</w:t>
              </w:r>
            </w:ins>
          </w:p>
        </w:tc>
      </w:tr>
      <w:tr w:rsidR="00DF0C35" w:rsidRPr="00D30FA1" w14:paraId="101F7317" w14:textId="77777777" w:rsidTr="008B41B0">
        <w:trPr>
          <w:ins w:id="9523"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71EFB9D9" w14:textId="77777777" w:rsidR="00DF0C35" w:rsidRDefault="00DF0C35" w:rsidP="00DF0C35">
            <w:pPr>
              <w:rPr>
                <w:ins w:id="9524" w:author="Sowndarya S (WT01 - Manufacturing &amp; Hi Tech)" w:date="2015-03-23T19:07:00Z"/>
                <w:rFonts w:asciiTheme="minorHAnsi" w:hAnsiTheme="minorHAnsi" w:cstheme="minorHAnsi"/>
                <w:color w:val="000000"/>
                <w:sz w:val="18"/>
                <w:szCs w:val="16"/>
              </w:rPr>
            </w:pPr>
            <w:ins w:id="9525" w:author="Sowndarya S (WT01 - Manufacturing &amp; Hi Tech)" w:date="2015-03-23T19:07:00Z">
              <w:r>
                <w:rPr>
                  <w:rFonts w:asciiTheme="minorHAnsi" w:hAnsiTheme="minorHAnsi" w:cstheme="minorHAnsi"/>
                  <w:color w:val="000000"/>
                  <w:sz w:val="18"/>
                  <w:szCs w:val="16"/>
                </w:rPr>
                <w:t>REV_NOV</w:t>
              </w:r>
            </w:ins>
          </w:p>
        </w:tc>
        <w:tc>
          <w:tcPr>
            <w:tcW w:w="2160" w:type="dxa"/>
            <w:tcBorders>
              <w:top w:val="single" w:sz="4" w:space="0" w:color="auto"/>
              <w:left w:val="single" w:sz="4" w:space="0" w:color="auto"/>
              <w:bottom w:val="single" w:sz="4" w:space="0" w:color="auto"/>
              <w:right w:val="single" w:sz="4" w:space="0" w:color="auto"/>
            </w:tcBorders>
          </w:tcPr>
          <w:p w14:paraId="14B9BD8F" w14:textId="2B0D807D" w:rsidR="00DF0C35" w:rsidRDefault="00DF0C35" w:rsidP="00DF0C35">
            <w:pPr>
              <w:rPr>
                <w:ins w:id="9526" w:author="Sowndarya S (WT01 - Manufacturing &amp; Hi Tech)" w:date="2015-03-23T19:07:00Z"/>
                <w:rFonts w:asciiTheme="minorHAnsi" w:hAnsiTheme="minorHAnsi" w:cstheme="minorHAnsi"/>
                <w:color w:val="000000"/>
                <w:sz w:val="18"/>
                <w:szCs w:val="16"/>
              </w:rPr>
            </w:pPr>
            <w:ins w:id="9527"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4A9D704" w14:textId="77777777" w:rsidR="00DF0C35" w:rsidRDefault="00DF0C35" w:rsidP="00DF0C35">
            <w:pPr>
              <w:rPr>
                <w:ins w:id="9528" w:author="Sowndarya S (WT01 - Manufacturing &amp; Hi Tech)" w:date="2015-03-23T19:07:00Z"/>
                <w:rFonts w:ascii="Arial" w:hAnsi="Arial" w:cs="Arial"/>
              </w:rPr>
            </w:pPr>
            <w:ins w:id="9529"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72AA738A" w14:textId="77777777" w:rsidR="00DF0C35" w:rsidRDefault="00DF0C35" w:rsidP="00DF0C35">
            <w:pPr>
              <w:rPr>
                <w:ins w:id="9530" w:author="Sowndarya S (WT01 - Manufacturing &amp; Hi Tech)" w:date="2015-03-23T19:07:00Z"/>
                <w:rFonts w:asciiTheme="minorHAnsi" w:hAnsiTheme="minorHAnsi" w:cstheme="minorHAnsi"/>
                <w:color w:val="000000"/>
                <w:sz w:val="18"/>
                <w:szCs w:val="16"/>
              </w:rPr>
            </w:pPr>
            <w:ins w:id="9531" w:author="Sowndarya S (WT01 - Manufacturing &amp; Hi Tech)" w:date="2015-03-23T19:07:00Z">
              <w:r>
                <w:rPr>
                  <w:rFonts w:asciiTheme="minorHAnsi" w:hAnsiTheme="minorHAnsi" w:cstheme="minorHAnsi"/>
                  <w:color w:val="000000"/>
                  <w:sz w:val="18"/>
                  <w:szCs w:val="16"/>
                </w:rPr>
                <w:t>Revenue of nov</w:t>
              </w:r>
            </w:ins>
          </w:p>
        </w:tc>
      </w:tr>
      <w:tr w:rsidR="00DF0C35" w:rsidRPr="00D30FA1" w14:paraId="05BFBDCD" w14:textId="77777777" w:rsidTr="008B41B0">
        <w:trPr>
          <w:ins w:id="9532"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218EF9DF" w14:textId="77777777" w:rsidR="00DF0C35" w:rsidRDefault="00DF0C35" w:rsidP="00DF0C35">
            <w:pPr>
              <w:rPr>
                <w:ins w:id="9533" w:author="Sowndarya S (WT01 - Manufacturing &amp; Hi Tech)" w:date="2015-03-23T19:07:00Z"/>
                <w:rFonts w:asciiTheme="minorHAnsi" w:hAnsiTheme="minorHAnsi" w:cstheme="minorHAnsi"/>
                <w:color w:val="000000"/>
                <w:sz w:val="18"/>
                <w:szCs w:val="16"/>
              </w:rPr>
            </w:pPr>
            <w:ins w:id="9534" w:author="Sowndarya S (WT01 - Manufacturing &amp; Hi Tech)" w:date="2015-03-23T19:07:00Z">
              <w:r>
                <w:rPr>
                  <w:rFonts w:asciiTheme="minorHAnsi" w:hAnsiTheme="minorHAnsi" w:cstheme="minorHAnsi"/>
                  <w:color w:val="000000"/>
                  <w:sz w:val="18"/>
                  <w:szCs w:val="16"/>
                </w:rPr>
                <w:t>REV_DEC</w:t>
              </w:r>
            </w:ins>
          </w:p>
        </w:tc>
        <w:tc>
          <w:tcPr>
            <w:tcW w:w="2160" w:type="dxa"/>
            <w:tcBorders>
              <w:top w:val="single" w:sz="4" w:space="0" w:color="auto"/>
              <w:left w:val="single" w:sz="4" w:space="0" w:color="auto"/>
              <w:bottom w:val="single" w:sz="4" w:space="0" w:color="auto"/>
              <w:right w:val="single" w:sz="4" w:space="0" w:color="auto"/>
            </w:tcBorders>
          </w:tcPr>
          <w:p w14:paraId="0514A28D" w14:textId="6A0C3253" w:rsidR="00DF0C35" w:rsidRDefault="00DF0C35" w:rsidP="00DF0C35">
            <w:pPr>
              <w:rPr>
                <w:ins w:id="9535" w:author="Sowndarya S (WT01 - Manufacturing &amp; Hi Tech)" w:date="2015-03-23T19:07:00Z"/>
                <w:rFonts w:asciiTheme="minorHAnsi" w:hAnsiTheme="minorHAnsi" w:cstheme="minorHAnsi"/>
                <w:color w:val="000000"/>
                <w:sz w:val="18"/>
                <w:szCs w:val="16"/>
              </w:rPr>
            </w:pPr>
            <w:ins w:id="9536"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3ACBA17" w14:textId="77777777" w:rsidR="00DF0C35" w:rsidRDefault="00DF0C35" w:rsidP="00DF0C35">
            <w:pPr>
              <w:rPr>
                <w:ins w:id="9537" w:author="Sowndarya S (WT01 - Manufacturing &amp; Hi Tech)" w:date="2015-03-23T19:07:00Z"/>
                <w:rFonts w:ascii="Arial" w:hAnsi="Arial" w:cs="Arial"/>
              </w:rPr>
            </w:pPr>
            <w:ins w:id="9538"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tcPr>
          <w:p w14:paraId="146BC70B" w14:textId="77777777" w:rsidR="00DF0C35" w:rsidRDefault="00DF0C35" w:rsidP="00DF0C35">
            <w:pPr>
              <w:rPr>
                <w:ins w:id="9539" w:author="Sowndarya S (WT01 - Manufacturing &amp; Hi Tech)" w:date="2015-03-23T19:07:00Z"/>
                <w:rFonts w:asciiTheme="minorHAnsi" w:hAnsiTheme="minorHAnsi" w:cstheme="minorHAnsi"/>
                <w:color w:val="000000"/>
                <w:sz w:val="18"/>
                <w:szCs w:val="16"/>
              </w:rPr>
            </w:pPr>
            <w:ins w:id="9540" w:author="Sowndarya S (WT01 - Manufacturing &amp; Hi Tech)" w:date="2015-03-23T19:07:00Z">
              <w:r>
                <w:rPr>
                  <w:rFonts w:asciiTheme="minorHAnsi" w:hAnsiTheme="minorHAnsi" w:cstheme="minorHAnsi"/>
                  <w:color w:val="000000"/>
                  <w:sz w:val="18"/>
                  <w:szCs w:val="16"/>
                </w:rPr>
                <w:t>Revenue of dec</w:t>
              </w:r>
            </w:ins>
          </w:p>
        </w:tc>
      </w:tr>
      <w:tr w:rsidR="00DF0C35" w:rsidRPr="00D30FA1" w14:paraId="7EED85EE" w14:textId="77777777" w:rsidTr="008B41B0">
        <w:trPr>
          <w:ins w:id="9541"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64021024" w14:textId="77777777" w:rsidR="00DF0C35" w:rsidRDefault="00DF0C35" w:rsidP="00DF0C35">
            <w:pPr>
              <w:rPr>
                <w:ins w:id="9542" w:author="Sowndarya S (WT01 - Manufacturing &amp; Hi Tech)" w:date="2015-03-23T19:07:00Z"/>
                <w:rFonts w:asciiTheme="minorHAnsi" w:hAnsiTheme="minorHAnsi" w:cstheme="minorHAnsi"/>
                <w:color w:val="000000"/>
                <w:sz w:val="18"/>
                <w:szCs w:val="16"/>
              </w:rPr>
            </w:pPr>
            <w:ins w:id="9543" w:author="Sowndarya S (WT01 - Manufacturing &amp; Hi Tech)" w:date="2015-03-23T19:07:00Z">
              <w:r>
                <w:rPr>
                  <w:rFonts w:asciiTheme="minorHAnsi" w:hAnsiTheme="minorHAnsi" w:cstheme="minorHAnsi"/>
                  <w:color w:val="000000"/>
                  <w:sz w:val="18"/>
                  <w:szCs w:val="16"/>
                </w:rPr>
                <w:t>PRO_JAN</w:t>
              </w:r>
            </w:ins>
          </w:p>
        </w:tc>
        <w:tc>
          <w:tcPr>
            <w:tcW w:w="2160" w:type="dxa"/>
            <w:tcBorders>
              <w:top w:val="single" w:sz="4" w:space="0" w:color="auto"/>
              <w:left w:val="single" w:sz="4" w:space="0" w:color="auto"/>
              <w:bottom w:val="single" w:sz="4" w:space="0" w:color="auto"/>
              <w:right w:val="single" w:sz="4" w:space="0" w:color="auto"/>
            </w:tcBorders>
          </w:tcPr>
          <w:p w14:paraId="3E321D9B" w14:textId="4C4A48AB" w:rsidR="00DF0C35" w:rsidRDefault="00DF0C35" w:rsidP="00DF0C35">
            <w:pPr>
              <w:rPr>
                <w:ins w:id="9544" w:author="Sowndarya S (WT01 - Manufacturing &amp; Hi Tech)" w:date="2015-03-23T19:07:00Z"/>
                <w:rFonts w:asciiTheme="minorHAnsi" w:hAnsiTheme="minorHAnsi" w:cstheme="minorHAnsi"/>
                <w:color w:val="000000"/>
                <w:sz w:val="18"/>
                <w:szCs w:val="16"/>
              </w:rPr>
            </w:pPr>
            <w:ins w:id="9545"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3A685B2" w14:textId="77777777" w:rsidR="00DF0C35" w:rsidRDefault="00DF0C35" w:rsidP="00DF0C35">
            <w:pPr>
              <w:rPr>
                <w:ins w:id="9546" w:author="Sowndarya S (WT01 - Manufacturing &amp; Hi Tech)" w:date="2015-03-23T19:07:00Z"/>
                <w:rFonts w:ascii="Arial" w:hAnsi="Arial" w:cs="Arial"/>
              </w:rPr>
            </w:pPr>
            <w:ins w:id="9547"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4663D4F5" w14:textId="77777777" w:rsidR="00DF0C35" w:rsidRDefault="00DF0C35" w:rsidP="00DF0C35">
            <w:pPr>
              <w:rPr>
                <w:ins w:id="9548" w:author="Sowndarya S (WT01 - Manufacturing &amp; Hi Tech)" w:date="2015-03-23T19:07:00Z"/>
                <w:rFonts w:asciiTheme="minorHAnsi" w:hAnsiTheme="minorHAnsi" w:cstheme="minorHAnsi"/>
                <w:color w:val="000000"/>
                <w:sz w:val="18"/>
                <w:szCs w:val="16"/>
              </w:rPr>
            </w:pPr>
            <w:ins w:id="9549" w:author="Sowndarya S (WT01 - Manufacturing &amp; Hi Tech)" w:date="2015-03-23T19:07:00Z">
              <w:r>
                <w:rPr>
                  <w:rFonts w:asciiTheme="minorHAnsi" w:hAnsiTheme="minorHAnsi" w:cstheme="minorHAnsi"/>
                  <w:color w:val="000000"/>
                  <w:sz w:val="18"/>
                  <w:szCs w:val="16"/>
                </w:rPr>
                <w:t>Profit of jan</w:t>
              </w:r>
            </w:ins>
          </w:p>
        </w:tc>
      </w:tr>
      <w:tr w:rsidR="00DF0C35" w:rsidRPr="00D30FA1" w14:paraId="0584F88F" w14:textId="77777777" w:rsidTr="008B41B0">
        <w:trPr>
          <w:ins w:id="9550"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7937EDE0" w14:textId="77777777" w:rsidR="00DF0C35" w:rsidRDefault="00DF0C35" w:rsidP="00DF0C35">
            <w:pPr>
              <w:rPr>
                <w:ins w:id="9551" w:author="Sowndarya S (WT01 - Manufacturing &amp; Hi Tech)" w:date="2015-03-23T19:07:00Z"/>
                <w:rFonts w:asciiTheme="minorHAnsi" w:hAnsiTheme="minorHAnsi" w:cstheme="minorHAnsi"/>
                <w:color w:val="000000"/>
                <w:sz w:val="18"/>
                <w:szCs w:val="16"/>
              </w:rPr>
            </w:pPr>
            <w:ins w:id="9552" w:author="Sowndarya S (WT01 - Manufacturing &amp; Hi Tech)" w:date="2015-03-23T19:07:00Z">
              <w:r>
                <w:rPr>
                  <w:rFonts w:asciiTheme="minorHAnsi" w:hAnsiTheme="minorHAnsi" w:cstheme="minorHAnsi"/>
                  <w:color w:val="000000"/>
                  <w:sz w:val="18"/>
                  <w:szCs w:val="16"/>
                </w:rPr>
                <w:t>PRO_FEB</w:t>
              </w:r>
            </w:ins>
          </w:p>
        </w:tc>
        <w:tc>
          <w:tcPr>
            <w:tcW w:w="2160" w:type="dxa"/>
            <w:tcBorders>
              <w:top w:val="single" w:sz="4" w:space="0" w:color="auto"/>
              <w:left w:val="single" w:sz="4" w:space="0" w:color="auto"/>
              <w:bottom w:val="single" w:sz="4" w:space="0" w:color="auto"/>
              <w:right w:val="single" w:sz="4" w:space="0" w:color="auto"/>
            </w:tcBorders>
          </w:tcPr>
          <w:p w14:paraId="71AD924C" w14:textId="27118435" w:rsidR="00DF0C35" w:rsidRDefault="00DF0C35" w:rsidP="00DF0C35">
            <w:pPr>
              <w:rPr>
                <w:ins w:id="9553" w:author="Sowndarya S (WT01 - Manufacturing &amp; Hi Tech)" w:date="2015-03-23T19:07:00Z"/>
                <w:rFonts w:asciiTheme="minorHAnsi" w:hAnsiTheme="minorHAnsi" w:cstheme="minorHAnsi"/>
                <w:color w:val="000000"/>
                <w:sz w:val="18"/>
                <w:szCs w:val="16"/>
              </w:rPr>
            </w:pPr>
            <w:ins w:id="9554"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AD26B6A" w14:textId="77777777" w:rsidR="00DF0C35" w:rsidRDefault="00DF0C35" w:rsidP="00DF0C35">
            <w:pPr>
              <w:rPr>
                <w:ins w:id="9555" w:author="Sowndarya S (WT01 - Manufacturing &amp; Hi Tech)" w:date="2015-03-23T19:07:00Z"/>
                <w:rFonts w:ascii="Arial" w:hAnsi="Arial" w:cs="Arial"/>
              </w:rPr>
            </w:pPr>
            <w:ins w:id="9556"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656F9A72" w14:textId="77777777" w:rsidR="00DF0C35" w:rsidRDefault="00DF0C35" w:rsidP="00DF0C35">
            <w:pPr>
              <w:rPr>
                <w:ins w:id="9557" w:author="Sowndarya S (WT01 - Manufacturing &amp; Hi Tech)" w:date="2015-03-23T19:07:00Z"/>
                <w:rFonts w:asciiTheme="minorHAnsi" w:hAnsiTheme="minorHAnsi" w:cstheme="minorHAnsi"/>
                <w:color w:val="000000"/>
                <w:sz w:val="18"/>
                <w:szCs w:val="16"/>
              </w:rPr>
            </w:pPr>
            <w:ins w:id="9558" w:author="Sowndarya S (WT01 - Manufacturing &amp; Hi Tech)" w:date="2015-03-23T19:07:00Z">
              <w:r>
                <w:rPr>
                  <w:rFonts w:asciiTheme="minorHAnsi" w:hAnsiTheme="minorHAnsi" w:cstheme="minorHAnsi"/>
                  <w:color w:val="000000"/>
                  <w:sz w:val="18"/>
                  <w:szCs w:val="16"/>
                </w:rPr>
                <w:t>Profit of feb</w:t>
              </w:r>
            </w:ins>
          </w:p>
        </w:tc>
      </w:tr>
      <w:tr w:rsidR="00DF0C35" w:rsidRPr="00D30FA1" w14:paraId="1E35823C" w14:textId="77777777" w:rsidTr="008B41B0">
        <w:trPr>
          <w:ins w:id="9559"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59404410" w14:textId="77777777" w:rsidR="00DF0C35" w:rsidRDefault="00DF0C35" w:rsidP="00DF0C35">
            <w:pPr>
              <w:rPr>
                <w:ins w:id="9560" w:author="Sowndarya S (WT01 - Manufacturing &amp; Hi Tech)" w:date="2015-03-23T19:07:00Z"/>
                <w:rFonts w:asciiTheme="minorHAnsi" w:hAnsiTheme="minorHAnsi" w:cstheme="minorHAnsi"/>
                <w:color w:val="000000"/>
                <w:sz w:val="18"/>
                <w:szCs w:val="16"/>
              </w:rPr>
            </w:pPr>
            <w:ins w:id="9561" w:author="Sowndarya S (WT01 - Manufacturing &amp; Hi Tech)" w:date="2015-03-23T19:07:00Z">
              <w:r>
                <w:rPr>
                  <w:rFonts w:asciiTheme="minorHAnsi" w:hAnsiTheme="minorHAnsi" w:cstheme="minorHAnsi"/>
                  <w:color w:val="000000"/>
                  <w:sz w:val="18"/>
                  <w:szCs w:val="16"/>
                </w:rPr>
                <w:t>PRO_MAR</w:t>
              </w:r>
            </w:ins>
          </w:p>
        </w:tc>
        <w:tc>
          <w:tcPr>
            <w:tcW w:w="2160" w:type="dxa"/>
            <w:tcBorders>
              <w:top w:val="single" w:sz="4" w:space="0" w:color="auto"/>
              <w:left w:val="single" w:sz="4" w:space="0" w:color="auto"/>
              <w:bottom w:val="single" w:sz="4" w:space="0" w:color="auto"/>
              <w:right w:val="single" w:sz="4" w:space="0" w:color="auto"/>
            </w:tcBorders>
          </w:tcPr>
          <w:p w14:paraId="118009E9" w14:textId="1E6513DC" w:rsidR="00DF0C35" w:rsidRDefault="00DF0C35" w:rsidP="00DF0C35">
            <w:pPr>
              <w:rPr>
                <w:ins w:id="9562" w:author="Sowndarya S (WT01 - Manufacturing &amp; Hi Tech)" w:date="2015-03-23T19:07:00Z"/>
                <w:rFonts w:asciiTheme="minorHAnsi" w:hAnsiTheme="minorHAnsi" w:cstheme="minorHAnsi"/>
                <w:color w:val="000000"/>
                <w:sz w:val="18"/>
                <w:szCs w:val="16"/>
              </w:rPr>
            </w:pPr>
            <w:ins w:id="9563"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808D8ED" w14:textId="77777777" w:rsidR="00DF0C35" w:rsidRDefault="00DF0C35" w:rsidP="00DF0C35">
            <w:pPr>
              <w:rPr>
                <w:ins w:id="9564" w:author="Sowndarya S (WT01 - Manufacturing &amp; Hi Tech)" w:date="2015-03-23T19:07:00Z"/>
                <w:rFonts w:ascii="Arial" w:hAnsi="Arial" w:cs="Arial"/>
              </w:rPr>
            </w:pPr>
            <w:ins w:id="9565"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0676FF87" w14:textId="77777777" w:rsidR="00DF0C35" w:rsidRDefault="00DF0C35" w:rsidP="00DF0C35">
            <w:pPr>
              <w:rPr>
                <w:ins w:id="9566" w:author="Sowndarya S (WT01 - Manufacturing &amp; Hi Tech)" w:date="2015-03-23T19:07:00Z"/>
                <w:rFonts w:asciiTheme="minorHAnsi" w:hAnsiTheme="minorHAnsi" w:cstheme="minorHAnsi"/>
                <w:color w:val="000000"/>
                <w:sz w:val="18"/>
                <w:szCs w:val="16"/>
              </w:rPr>
            </w:pPr>
            <w:ins w:id="9567" w:author="Sowndarya S (WT01 - Manufacturing &amp; Hi Tech)" w:date="2015-03-23T19:07:00Z">
              <w:r>
                <w:rPr>
                  <w:rFonts w:asciiTheme="minorHAnsi" w:hAnsiTheme="minorHAnsi" w:cstheme="minorHAnsi"/>
                  <w:color w:val="000000"/>
                  <w:sz w:val="18"/>
                  <w:szCs w:val="16"/>
                </w:rPr>
                <w:t>Profit of mar</w:t>
              </w:r>
            </w:ins>
          </w:p>
        </w:tc>
      </w:tr>
      <w:tr w:rsidR="00DF0C35" w:rsidRPr="00D30FA1" w14:paraId="27BA0839" w14:textId="77777777" w:rsidTr="008B41B0">
        <w:trPr>
          <w:ins w:id="9568"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05D20760" w14:textId="77777777" w:rsidR="00DF0C35" w:rsidRDefault="00DF0C35" w:rsidP="00DF0C35">
            <w:pPr>
              <w:rPr>
                <w:ins w:id="9569" w:author="Sowndarya S (WT01 - Manufacturing &amp; Hi Tech)" w:date="2015-03-23T19:07:00Z"/>
                <w:rFonts w:asciiTheme="minorHAnsi" w:hAnsiTheme="minorHAnsi" w:cstheme="minorHAnsi"/>
                <w:color w:val="000000"/>
                <w:sz w:val="18"/>
                <w:szCs w:val="16"/>
              </w:rPr>
            </w:pPr>
            <w:ins w:id="9570" w:author="Sowndarya S (WT01 - Manufacturing &amp; Hi Tech)" w:date="2015-03-23T19:07:00Z">
              <w:r>
                <w:rPr>
                  <w:rFonts w:asciiTheme="minorHAnsi" w:hAnsiTheme="minorHAnsi" w:cstheme="minorHAnsi"/>
                  <w:color w:val="000000"/>
                  <w:sz w:val="18"/>
                  <w:szCs w:val="16"/>
                </w:rPr>
                <w:t>PRO_APR</w:t>
              </w:r>
            </w:ins>
          </w:p>
        </w:tc>
        <w:tc>
          <w:tcPr>
            <w:tcW w:w="2160" w:type="dxa"/>
            <w:tcBorders>
              <w:top w:val="single" w:sz="4" w:space="0" w:color="auto"/>
              <w:left w:val="single" w:sz="4" w:space="0" w:color="auto"/>
              <w:bottom w:val="single" w:sz="4" w:space="0" w:color="auto"/>
              <w:right w:val="single" w:sz="4" w:space="0" w:color="auto"/>
            </w:tcBorders>
          </w:tcPr>
          <w:p w14:paraId="65719D9A" w14:textId="6D890CEE" w:rsidR="00DF0C35" w:rsidRDefault="00DF0C35" w:rsidP="00DF0C35">
            <w:pPr>
              <w:rPr>
                <w:ins w:id="9571" w:author="Sowndarya S (WT01 - Manufacturing &amp; Hi Tech)" w:date="2015-03-23T19:07:00Z"/>
                <w:rFonts w:asciiTheme="minorHAnsi" w:hAnsiTheme="minorHAnsi" w:cstheme="minorHAnsi"/>
                <w:color w:val="000000"/>
                <w:sz w:val="18"/>
                <w:szCs w:val="16"/>
              </w:rPr>
            </w:pPr>
            <w:ins w:id="9572"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2B811D5" w14:textId="77777777" w:rsidR="00DF0C35" w:rsidRDefault="00DF0C35" w:rsidP="00DF0C35">
            <w:pPr>
              <w:rPr>
                <w:ins w:id="9573" w:author="Sowndarya S (WT01 - Manufacturing &amp; Hi Tech)" w:date="2015-03-23T19:07:00Z"/>
                <w:rFonts w:ascii="Arial" w:hAnsi="Arial" w:cs="Arial"/>
              </w:rPr>
            </w:pPr>
            <w:ins w:id="9574"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7A910000" w14:textId="77777777" w:rsidR="00DF0C35" w:rsidRDefault="00DF0C35" w:rsidP="00DF0C35">
            <w:pPr>
              <w:rPr>
                <w:ins w:id="9575" w:author="Sowndarya S (WT01 - Manufacturing &amp; Hi Tech)" w:date="2015-03-23T19:07:00Z"/>
                <w:rFonts w:asciiTheme="minorHAnsi" w:hAnsiTheme="minorHAnsi" w:cstheme="minorHAnsi"/>
                <w:color w:val="000000"/>
                <w:sz w:val="18"/>
                <w:szCs w:val="16"/>
              </w:rPr>
            </w:pPr>
            <w:ins w:id="9576" w:author="Sowndarya S (WT01 - Manufacturing &amp; Hi Tech)" w:date="2015-03-23T19:07:00Z">
              <w:r>
                <w:rPr>
                  <w:rFonts w:asciiTheme="minorHAnsi" w:hAnsiTheme="minorHAnsi" w:cstheme="minorHAnsi"/>
                  <w:color w:val="000000"/>
                  <w:sz w:val="18"/>
                  <w:szCs w:val="16"/>
                </w:rPr>
                <w:t>Profit of apr</w:t>
              </w:r>
            </w:ins>
          </w:p>
        </w:tc>
      </w:tr>
      <w:tr w:rsidR="00DF0C35" w:rsidRPr="00D30FA1" w14:paraId="640BFADF" w14:textId="77777777" w:rsidTr="008B41B0">
        <w:trPr>
          <w:ins w:id="9577"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26DA2EE0" w14:textId="77777777" w:rsidR="00DF0C35" w:rsidRDefault="00DF0C35" w:rsidP="00DF0C35">
            <w:pPr>
              <w:rPr>
                <w:ins w:id="9578" w:author="Sowndarya S (WT01 - Manufacturing &amp; Hi Tech)" w:date="2015-03-23T19:07:00Z"/>
                <w:rFonts w:asciiTheme="minorHAnsi" w:hAnsiTheme="minorHAnsi" w:cstheme="minorHAnsi"/>
                <w:color w:val="000000"/>
                <w:sz w:val="18"/>
                <w:szCs w:val="16"/>
              </w:rPr>
            </w:pPr>
            <w:ins w:id="9579" w:author="Sowndarya S (WT01 - Manufacturing &amp; Hi Tech)" w:date="2015-03-23T19:07:00Z">
              <w:r>
                <w:rPr>
                  <w:rFonts w:asciiTheme="minorHAnsi" w:hAnsiTheme="minorHAnsi" w:cstheme="minorHAnsi"/>
                  <w:color w:val="000000"/>
                  <w:sz w:val="18"/>
                  <w:szCs w:val="16"/>
                </w:rPr>
                <w:t>PRO_MAY</w:t>
              </w:r>
            </w:ins>
          </w:p>
        </w:tc>
        <w:tc>
          <w:tcPr>
            <w:tcW w:w="2160" w:type="dxa"/>
            <w:tcBorders>
              <w:top w:val="single" w:sz="4" w:space="0" w:color="auto"/>
              <w:left w:val="single" w:sz="4" w:space="0" w:color="auto"/>
              <w:bottom w:val="single" w:sz="4" w:space="0" w:color="auto"/>
              <w:right w:val="single" w:sz="4" w:space="0" w:color="auto"/>
            </w:tcBorders>
          </w:tcPr>
          <w:p w14:paraId="1B451BBF" w14:textId="530E6CFA" w:rsidR="00DF0C35" w:rsidRDefault="00DF0C35" w:rsidP="00DF0C35">
            <w:pPr>
              <w:rPr>
                <w:ins w:id="9580" w:author="Sowndarya S (WT01 - Manufacturing &amp; Hi Tech)" w:date="2015-03-23T19:07:00Z"/>
                <w:rFonts w:asciiTheme="minorHAnsi" w:hAnsiTheme="minorHAnsi" w:cstheme="minorHAnsi"/>
                <w:color w:val="000000"/>
                <w:sz w:val="18"/>
                <w:szCs w:val="16"/>
              </w:rPr>
            </w:pPr>
            <w:ins w:id="9581"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5463618" w14:textId="77777777" w:rsidR="00DF0C35" w:rsidRDefault="00DF0C35" w:rsidP="00DF0C35">
            <w:pPr>
              <w:rPr>
                <w:ins w:id="9582" w:author="Sowndarya S (WT01 - Manufacturing &amp; Hi Tech)" w:date="2015-03-23T19:07:00Z"/>
                <w:rFonts w:ascii="Arial" w:hAnsi="Arial" w:cs="Arial"/>
              </w:rPr>
            </w:pPr>
            <w:ins w:id="9583"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31960A0A" w14:textId="77777777" w:rsidR="00DF0C35" w:rsidRDefault="00DF0C35" w:rsidP="00DF0C35">
            <w:pPr>
              <w:rPr>
                <w:ins w:id="9584" w:author="Sowndarya S (WT01 - Manufacturing &amp; Hi Tech)" w:date="2015-03-23T19:07:00Z"/>
                <w:rFonts w:asciiTheme="minorHAnsi" w:hAnsiTheme="minorHAnsi" w:cstheme="minorHAnsi"/>
                <w:color w:val="000000"/>
                <w:sz w:val="18"/>
                <w:szCs w:val="16"/>
              </w:rPr>
            </w:pPr>
            <w:ins w:id="9585" w:author="Sowndarya S (WT01 - Manufacturing &amp; Hi Tech)" w:date="2015-03-23T19:07:00Z">
              <w:r>
                <w:rPr>
                  <w:rFonts w:asciiTheme="minorHAnsi" w:hAnsiTheme="minorHAnsi" w:cstheme="minorHAnsi"/>
                  <w:color w:val="000000"/>
                  <w:sz w:val="18"/>
                  <w:szCs w:val="16"/>
                </w:rPr>
                <w:t>Profit of may</w:t>
              </w:r>
            </w:ins>
          </w:p>
        </w:tc>
      </w:tr>
      <w:tr w:rsidR="00DF0C35" w:rsidRPr="00D30FA1" w14:paraId="2B2C88D9" w14:textId="77777777" w:rsidTr="008B41B0">
        <w:trPr>
          <w:ins w:id="9586"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3AA423AA" w14:textId="77777777" w:rsidR="00DF0C35" w:rsidRDefault="00DF0C35" w:rsidP="00DF0C35">
            <w:pPr>
              <w:rPr>
                <w:ins w:id="9587" w:author="Sowndarya S (WT01 - Manufacturing &amp; Hi Tech)" w:date="2015-03-23T19:07:00Z"/>
                <w:rFonts w:asciiTheme="minorHAnsi" w:hAnsiTheme="minorHAnsi" w:cstheme="minorHAnsi"/>
                <w:color w:val="000000"/>
                <w:sz w:val="18"/>
                <w:szCs w:val="16"/>
              </w:rPr>
            </w:pPr>
            <w:ins w:id="9588" w:author="Sowndarya S (WT01 - Manufacturing &amp; Hi Tech)" w:date="2015-03-23T19:07:00Z">
              <w:r>
                <w:rPr>
                  <w:rFonts w:asciiTheme="minorHAnsi" w:hAnsiTheme="minorHAnsi" w:cstheme="minorHAnsi"/>
                  <w:color w:val="000000"/>
                  <w:sz w:val="18"/>
                  <w:szCs w:val="16"/>
                </w:rPr>
                <w:t>PRO_JUN</w:t>
              </w:r>
            </w:ins>
          </w:p>
        </w:tc>
        <w:tc>
          <w:tcPr>
            <w:tcW w:w="2160" w:type="dxa"/>
            <w:tcBorders>
              <w:top w:val="single" w:sz="4" w:space="0" w:color="auto"/>
              <w:left w:val="single" w:sz="4" w:space="0" w:color="auto"/>
              <w:bottom w:val="single" w:sz="4" w:space="0" w:color="auto"/>
              <w:right w:val="single" w:sz="4" w:space="0" w:color="auto"/>
            </w:tcBorders>
          </w:tcPr>
          <w:p w14:paraId="45F904C1" w14:textId="63EBE61C" w:rsidR="00DF0C35" w:rsidRDefault="00DF0C35" w:rsidP="00DF0C35">
            <w:pPr>
              <w:rPr>
                <w:ins w:id="9589" w:author="Sowndarya S (WT01 - Manufacturing &amp; Hi Tech)" w:date="2015-03-23T19:07:00Z"/>
                <w:rFonts w:asciiTheme="minorHAnsi" w:hAnsiTheme="minorHAnsi" w:cstheme="minorHAnsi"/>
                <w:color w:val="000000"/>
                <w:sz w:val="18"/>
                <w:szCs w:val="16"/>
              </w:rPr>
            </w:pPr>
            <w:ins w:id="9590"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D382B56" w14:textId="77777777" w:rsidR="00DF0C35" w:rsidRDefault="00DF0C35" w:rsidP="00DF0C35">
            <w:pPr>
              <w:rPr>
                <w:ins w:id="9591" w:author="Sowndarya S (WT01 - Manufacturing &amp; Hi Tech)" w:date="2015-03-23T19:07:00Z"/>
                <w:rFonts w:ascii="Arial" w:hAnsi="Arial" w:cs="Arial"/>
              </w:rPr>
            </w:pPr>
            <w:ins w:id="9592"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6EE39087" w14:textId="77777777" w:rsidR="00DF0C35" w:rsidRDefault="00DF0C35" w:rsidP="00DF0C35">
            <w:pPr>
              <w:rPr>
                <w:ins w:id="9593" w:author="Sowndarya S (WT01 - Manufacturing &amp; Hi Tech)" w:date="2015-03-23T19:07:00Z"/>
                <w:rFonts w:asciiTheme="minorHAnsi" w:hAnsiTheme="minorHAnsi" w:cstheme="minorHAnsi"/>
                <w:color w:val="000000"/>
                <w:sz w:val="18"/>
                <w:szCs w:val="16"/>
              </w:rPr>
            </w:pPr>
            <w:ins w:id="9594" w:author="Sowndarya S (WT01 - Manufacturing &amp; Hi Tech)" w:date="2015-03-23T19:07:00Z">
              <w:r>
                <w:rPr>
                  <w:rFonts w:asciiTheme="minorHAnsi" w:hAnsiTheme="minorHAnsi" w:cstheme="minorHAnsi"/>
                  <w:color w:val="000000"/>
                  <w:sz w:val="18"/>
                  <w:szCs w:val="16"/>
                </w:rPr>
                <w:t>Profit of jun</w:t>
              </w:r>
            </w:ins>
          </w:p>
        </w:tc>
      </w:tr>
      <w:tr w:rsidR="00DF0C35" w:rsidRPr="00D30FA1" w14:paraId="29887C90" w14:textId="77777777" w:rsidTr="008B41B0">
        <w:trPr>
          <w:ins w:id="9595"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668AC5C5" w14:textId="77777777" w:rsidR="00DF0C35" w:rsidRDefault="00DF0C35" w:rsidP="00DF0C35">
            <w:pPr>
              <w:rPr>
                <w:ins w:id="9596" w:author="Sowndarya S (WT01 - Manufacturing &amp; Hi Tech)" w:date="2015-03-23T19:07:00Z"/>
                <w:rFonts w:asciiTheme="minorHAnsi" w:hAnsiTheme="minorHAnsi" w:cstheme="minorHAnsi"/>
                <w:color w:val="000000"/>
                <w:sz w:val="18"/>
                <w:szCs w:val="16"/>
              </w:rPr>
            </w:pPr>
            <w:ins w:id="9597" w:author="Sowndarya S (WT01 - Manufacturing &amp; Hi Tech)" w:date="2015-03-23T19:07:00Z">
              <w:r>
                <w:rPr>
                  <w:rFonts w:asciiTheme="minorHAnsi" w:hAnsiTheme="minorHAnsi" w:cstheme="minorHAnsi"/>
                  <w:color w:val="000000"/>
                  <w:sz w:val="18"/>
                  <w:szCs w:val="16"/>
                </w:rPr>
                <w:t>PRO_JUL</w:t>
              </w:r>
            </w:ins>
          </w:p>
        </w:tc>
        <w:tc>
          <w:tcPr>
            <w:tcW w:w="2160" w:type="dxa"/>
            <w:tcBorders>
              <w:top w:val="single" w:sz="4" w:space="0" w:color="auto"/>
              <w:left w:val="single" w:sz="4" w:space="0" w:color="auto"/>
              <w:bottom w:val="single" w:sz="4" w:space="0" w:color="auto"/>
              <w:right w:val="single" w:sz="4" w:space="0" w:color="auto"/>
            </w:tcBorders>
          </w:tcPr>
          <w:p w14:paraId="74D207B5" w14:textId="3014AADD" w:rsidR="00DF0C35" w:rsidRDefault="00DF0C35" w:rsidP="00DF0C35">
            <w:pPr>
              <w:rPr>
                <w:ins w:id="9598" w:author="Sowndarya S (WT01 - Manufacturing &amp; Hi Tech)" w:date="2015-03-23T19:07:00Z"/>
                <w:rFonts w:asciiTheme="minorHAnsi" w:hAnsiTheme="minorHAnsi" w:cstheme="minorHAnsi"/>
                <w:color w:val="000000"/>
                <w:sz w:val="18"/>
                <w:szCs w:val="16"/>
              </w:rPr>
            </w:pPr>
            <w:ins w:id="9599"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87E8F3C" w14:textId="77777777" w:rsidR="00DF0C35" w:rsidRDefault="00DF0C35" w:rsidP="00DF0C35">
            <w:pPr>
              <w:rPr>
                <w:ins w:id="9600" w:author="Sowndarya S (WT01 - Manufacturing &amp; Hi Tech)" w:date="2015-03-23T19:07:00Z"/>
                <w:rFonts w:ascii="Arial" w:hAnsi="Arial" w:cs="Arial"/>
              </w:rPr>
            </w:pPr>
            <w:ins w:id="9601"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6A49BA99" w14:textId="77777777" w:rsidR="00DF0C35" w:rsidRDefault="00DF0C35" w:rsidP="00DF0C35">
            <w:pPr>
              <w:rPr>
                <w:ins w:id="9602" w:author="Sowndarya S (WT01 - Manufacturing &amp; Hi Tech)" w:date="2015-03-23T19:07:00Z"/>
                <w:rFonts w:asciiTheme="minorHAnsi" w:hAnsiTheme="minorHAnsi" w:cstheme="minorHAnsi"/>
                <w:color w:val="000000"/>
                <w:sz w:val="18"/>
                <w:szCs w:val="16"/>
              </w:rPr>
            </w:pPr>
            <w:ins w:id="9603" w:author="Sowndarya S (WT01 - Manufacturing &amp; Hi Tech)" w:date="2015-03-23T19:07:00Z">
              <w:r>
                <w:rPr>
                  <w:rFonts w:asciiTheme="minorHAnsi" w:hAnsiTheme="minorHAnsi" w:cstheme="minorHAnsi"/>
                  <w:color w:val="000000"/>
                  <w:sz w:val="18"/>
                  <w:szCs w:val="16"/>
                </w:rPr>
                <w:t>Profit of jul</w:t>
              </w:r>
            </w:ins>
          </w:p>
        </w:tc>
      </w:tr>
      <w:tr w:rsidR="00DF0C35" w:rsidRPr="00D30FA1" w14:paraId="259254D7" w14:textId="77777777" w:rsidTr="008B41B0">
        <w:trPr>
          <w:ins w:id="9604"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741F7940" w14:textId="77777777" w:rsidR="00DF0C35" w:rsidRDefault="00DF0C35" w:rsidP="00DF0C35">
            <w:pPr>
              <w:rPr>
                <w:ins w:id="9605" w:author="Sowndarya S (WT01 - Manufacturing &amp; Hi Tech)" w:date="2015-03-23T19:07:00Z"/>
                <w:rFonts w:asciiTheme="minorHAnsi" w:hAnsiTheme="minorHAnsi" w:cstheme="minorHAnsi"/>
                <w:color w:val="000000"/>
                <w:sz w:val="18"/>
                <w:szCs w:val="16"/>
              </w:rPr>
            </w:pPr>
            <w:ins w:id="9606" w:author="Sowndarya S (WT01 - Manufacturing &amp; Hi Tech)" w:date="2015-03-23T19:07:00Z">
              <w:r>
                <w:rPr>
                  <w:rFonts w:asciiTheme="minorHAnsi" w:hAnsiTheme="minorHAnsi" w:cstheme="minorHAnsi"/>
                  <w:color w:val="000000"/>
                  <w:sz w:val="18"/>
                  <w:szCs w:val="16"/>
                </w:rPr>
                <w:t>PRO_AUG</w:t>
              </w:r>
            </w:ins>
          </w:p>
        </w:tc>
        <w:tc>
          <w:tcPr>
            <w:tcW w:w="2160" w:type="dxa"/>
            <w:tcBorders>
              <w:top w:val="single" w:sz="4" w:space="0" w:color="auto"/>
              <w:left w:val="single" w:sz="4" w:space="0" w:color="auto"/>
              <w:bottom w:val="single" w:sz="4" w:space="0" w:color="auto"/>
              <w:right w:val="single" w:sz="4" w:space="0" w:color="auto"/>
            </w:tcBorders>
          </w:tcPr>
          <w:p w14:paraId="767B7D64" w14:textId="25F1280E" w:rsidR="00DF0C35" w:rsidRDefault="00DF0C35" w:rsidP="00DF0C35">
            <w:pPr>
              <w:rPr>
                <w:ins w:id="9607" w:author="Sowndarya S (WT01 - Manufacturing &amp; Hi Tech)" w:date="2015-03-23T19:07:00Z"/>
                <w:rFonts w:asciiTheme="minorHAnsi" w:hAnsiTheme="minorHAnsi" w:cstheme="minorHAnsi"/>
                <w:color w:val="000000"/>
                <w:sz w:val="18"/>
                <w:szCs w:val="16"/>
              </w:rPr>
            </w:pPr>
            <w:ins w:id="9608"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A8649F4" w14:textId="77777777" w:rsidR="00DF0C35" w:rsidRDefault="00DF0C35" w:rsidP="00DF0C35">
            <w:pPr>
              <w:rPr>
                <w:ins w:id="9609" w:author="Sowndarya S (WT01 - Manufacturing &amp; Hi Tech)" w:date="2015-03-23T19:07:00Z"/>
                <w:rFonts w:ascii="Arial" w:hAnsi="Arial" w:cs="Arial"/>
              </w:rPr>
            </w:pPr>
            <w:ins w:id="9610"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0CD013C0" w14:textId="77777777" w:rsidR="00DF0C35" w:rsidRDefault="00DF0C35" w:rsidP="00DF0C35">
            <w:pPr>
              <w:rPr>
                <w:ins w:id="9611" w:author="Sowndarya S (WT01 - Manufacturing &amp; Hi Tech)" w:date="2015-03-23T19:07:00Z"/>
                <w:rFonts w:asciiTheme="minorHAnsi" w:hAnsiTheme="minorHAnsi" w:cstheme="minorHAnsi"/>
                <w:color w:val="000000"/>
                <w:sz w:val="18"/>
                <w:szCs w:val="16"/>
              </w:rPr>
            </w:pPr>
            <w:ins w:id="9612" w:author="Sowndarya S (WT01 - Manufacturing &amp; Hi Tech)" w:date="2015-03-23T19:07:00Z">
              <w:r>
                <w:rPr>
                  <w:rFonts w:asciiTheme="minorHAnsi" w:hAnsiTheme="minorHAnsi" w:cstheme="minorHAnsi"/>
                  <w:color w:val="000000"/>
                  <w:sz w:val="18"/>
                  <w:szCs w:val="16"/>
                </w:rPr>
                <w:t>Profit of aug</w:t>
              </w:r>
            </w:ins>
          </w:p>
        </w:tc>
      </w:tr>
      <w:tr w:rsidR="00DF0C35" w:rsidRPr="00D30FA1" w14:paraId="378452D0" w14:textId="77777777" w:rsidTr="008B41B0">
        <w:trPr>
          <w:ins w:id="9613"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79CD7665" w14:textId="77777777" w:rsidR="00DF0C35" w:rsidRDefault="00DF0C35" w:rsidP="00DF0C35">
            <w:pPr>
              <w:rPr>
                <w:ins w:id="9614" w:author="Sowndarya S (WT01 - Manufacturing &amp; Hi Tech)" w:date="2015-03-23T19:07:00Z"/>
                <w:rFonts w:asciiTheme="minorHAnsi" w:hAnsiTheme="minorHAnsi" w:cstheme="minorHAnsi"/>
                <w:color w:val="000000"/>
                <w:sz w:val="18"/>
                <w:szCs w:val="16"/>
              </w:rPr>
            </w:pPr>
            <w:ins w:id="9615" w:author="Sowndarya S (WT01 - Manufacturing &amp; Hi Tech)" w:date="2015-03-23T19:07:00Z">
              <w:r>
                <w:rPr>
                  <w:rFonts w:asciiTheme="minorHAnsi" w:hAnsiTheme="minorHAnsi" w:cstheme="minorHAnsi"/>
                  <w:color w:val="000000"/>
                  <w:sz w:val="18"/>
                  <w:szCs w:val="16"/>
                </w:rPr>
                <w:t>PRO_SEP</w:t>
              </w:r>
            </w:ins>
          </w:p>
        </w:tc>
        <w:tc>
          <w:tcPr>
            <w:tcW w:w="2160" w:type="dxa"/>
            <w:tcBorders>
              <w:top w:val="single" w:sz="4" w:space="0" w:color="auto"/>
              <w:left w:val="single" w:sz="4" w:space="0" w:color="auto"/>
              <w:bottom w:val="single" w:sz="4" w:space="0" w:color="auto"/>
              <w:right w:val="single" w:sz="4" w:space="0" w:color="auto"/>
            </w:tcBorders>
          </w:tcPr>
          <w:p w14:paraId="5A440D08" w14:textId="54426994" w:rsidR="00DF0C35" w:rsidRDefault="00DF0C35" w:rsidP="00DF0C35">
            <w:pPr>
              <w:rPr>
                <w:ins w:id="9616" w:author="Sowndarya S (WT01 - Manufacturing &amp; Hi Tech)" w:date="2015-03-23T19:07:00Z"/>
                <w:rFonts w:asciiTheme="minorHAnsi" w:hAnsiTheme="minorHAnsi" w:cstheme="minorHAnsi"/>
                <w:color w:val="000000"/>
                <w:sz w:val="18"/>
                <w:szCs w:val="16"/>
              </w:rPr>
            </w:pPr>
            <w:ins w:id="9617"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FB4CDFC" w14:textId="77777777" w:rsidR="00DF0C35" w:rsidRDefault="00DF0C35" w:rsidP="00DF0C35">
            <w:pPr>
              <w:rPr>
                <w:ins w:id="9618" w:author="Sowndarya S (WT01 - Manufacturing &amp; Hi Tech)" w:date="2015-03-23T19:07:00Z"/>
                <w:rFonts w:ascii="Arial" w:hAnsi="Arial" w:cs="Arial"/>
              </w:rPr>
            </w:pPr>
            <w:ins w:id="9619"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564F33D5" w14:textId="77777777" w:rsidR="00DF0C35" w:rsidRDefault="00DF0C35" w:rsidP="00DF0C35">
            <w:pPr>
              <w:rPr>
                <w:ins w:id="9620" w:author="Sowndarya S (WT01 - Manufacturing &amp; Hi Tech)" w:date="2015-03-23T19:07:00Z"/>
                <w:rFonts w:asciiTheme="minorHAnsi" w:hAnsiTheme="minorHAnsi" w:cstheme="minorHAnsi"/>
                <w:color w:val="000000"/>
                <w:sz w:val="18"/>
                <w:szCs w:val="16"/>
              </w:rPr>
            </w:pPr>
            <w:ins w:id="9621" w:author="Sowndarya S (WT01 - Manufacturing &amp; Hi Tech)" w:date="2015-03-23T19:07:00Z">
              <w:r>
                <w:rPr>
                  <w:rFonts w:asciiTheme="minorHAnsi" w:hAnsiTheme="minorHAnsi" w:cstheme="minorHAnsi"/>
                  <w:color w:val="000000"/>
                  <w:sz w:val="18"/>
                  <w:szCs w:val="16"/>
                </w:rPr>
                <w:t>Profit of sep</w:t>
              </w:r>
            </w:ins>
          </w:p>
        </w:tc>
      </w:tr>
      <w:tr w:rsidR="00DF0C35" w:rsidRPr="00D30FA1" w14:paraId="5406A49D" w14:textId="77777777" w:rsidTr="008B41B0">
        <w:trPr>
          <w:ins w:id="9622"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6A69C6A2" w14:textId="77777777" w:rsidR="00DF0C35" w:rsidRDefault="00DF0C35" w:rsidP="00DF0C35">
            <w:pPr>
              <w:rPr>
                <w:ins w:id="9623" w:author="Sowndarya S (WT01 - Manufacturing &amp; Hi Tech)" w:date="2015-03-23T19:07:00Z"/>
                <w:rFonts w:asciiTheme="minorHAnsi" w:hAnsiTheme="minorHAnsi" w:cstheme="minorHAnsi"/>
                <w:color w:val="000000"/>
                <w:sz w:val="18"/>
                <w:szCs w:val="16"/>
              </w:rPr>
            </w:pPr>
            <w:ins w:id="9624" w:author="Sowndarya S (WT01 - Manufacturing &amp; Hi Tech)" w:date="2015-03-23T19:07:00Z">
              <w:r>
                <w:rPr>
                  <w:rFonts w:asciiTheme="minorHAnsi" w:hAnsiTheme="minorHAnsi" w:cstheme="minorHAnsi"/>
                  <w:color w:val="000000"/>
                  <w:sz w:val="18"/>
                  <w:szCs w:val="16"/>
                </w:rPr>
                <w:t>PRO_OCT</w:t>
              </w:r>
            </w:ins>
          </w:p>
        </w:tc>
        <w:tc>
          <w:tcPr>
            <w:tcW w:w="2160" w:type="dxa"/>
            <w:tcBorders>
              <w:top w:val="single" w:sz="4" w:space="0" w:color="auto"/>
              <w:left w:val="single" w:sz="4" w:space="0" w:color="auto"/>
              <w:bottom w:val="single" w:sz="4" w:space="0" w:color="auto"/>
              <w:right w:val="single" w:sz="4" w:space="0" w:color="auto"/>
            </w:tcBorders>
          </w:tcPr>
          <w:p w14:paraId="76F62338" w14:textId="33656764" w:rsidR="00DF0C35" w:rsidRDefault="00DF0C35" w:rsidP="00DF0C35">
            <w:pPr>
              <w:rPr>
                <w:ins w:id="9625" w:author="Sowndarya S (WT01 - Manufacturing &amp; Hi Tech)" w:date="2015-03-23T19:07:00Z"/>
                <w:rFonts w:asciiTheme="minorHAnsi" w:hAnsiTheme="minorHAnsi" w:cstheme="minorHAnsi"/>
                <w:color w:val="000000"/>
                <w:sz w:val="18"/>
                <w:szCs w:val="16"/>
              </w:rPr>
            </w:pPr>
            <w:ins w:id="9626"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BB20A89" w14:textId="77777777" w:rsidR="00DF0C35" w:rsidRDefault="00DF0C35" w:rsidP="00DF0C35">
            <w:pPr>
              <w:rPr>
                <w:ins w:id="9627" w:author="Sowndarya S (WT01 - Manufacturing &amp; Hi Tech)" w:date="2015-03-23T19:07:00Z"/>
                <w:rFonts w:ascii="Arial" w:hAnsi="Arial" w:cs="Arial"/>
              </w:rPr>
            </w:pPr>
            <w:ins w:id="9628"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584B18E3" w14:textId="77777777" w:rsidR="00DF0C35" w:rsidRDefault="00DF0C35" w:rsidP="00DF0C35">
            <w:pPr>
              <w:rPr>
                <w:ins w:id="9629" w:author="Sowndarya S (WT01 - Manufacturing &amp; Hi Tech)" w:date="2015-03-23T19:07:00Z"/>
                <w:rFonts w:asciiTheme="minorHAnsi" w:hAnsiTheme="minorHAnsi" w:cstheme="minorHAnsi"/>
                <w:color w:val="000000"/>
                <w:sz w:val="18"/>
                <w:szCs w:val="16"/>
              </w:rPr>
            </w:pPr>
            <w:ins w:id="9630" w:author="Sowndarya S (WT01 - Manufacturing &amp; Hi Tech)" w:date="2015-03-23T19:07:00Z">
              <w:r>
                <w:rPr>
                  <w:rFonts w:asciiTheme="minorHAnsi" w:hAnsiTheme="minorHAnsi" w:cstheme="minorHAnsi"/>
                  <w:color w:val="000000"/>
                  <w:sz w:val="18"/>
                  <w:szCs w:val="16"/>
                </w:rPr>
                <w:t>Profit of oct</w:t>
              </w:r>
            </w:ins>
          </w:p>
        </w:tc>
      </w:tr>
      <w:tr w:rsidR="00DF0C35" w:rsidRPr="00D30FA1" w14:paraId="79264E58" w14:textId="77777777" w:rsidTr="008B41B0">
        <w:trPr>
          <w:ins w:id="9631"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1DE6074F" w14:textId="77777777" w:rsidR="00DF0C35" w:rsidRDefault="00DF0C35" w:rsidP="00DF0C35">
            <w:pPr>
              <w:rPr>
                <w:ins w:id="9632" w:author="Sowndarya S (WT01 - Manufacturing &amp; Hi Tech)" w:date="2015-03-23T19:07:00Z"/>
                <w:rFonts w:asciiTheme="minorHAnsi" w:hAnsiTheme="minorHAnsi" w:cstheme="minorHAnsi"/>
                <w:color w:val="000000"/>
                <w:sz w:val="18"/>
                <w:szCs w:val="16"/>
              </w:rPr>
            </w:pPr>
            <w:ins w:id="9633" w:author="Sowndarya S (WT01 - Manufacturing &amp; Hi Tech)" w:date="2015-03-23T19:07:00Z">
              <w:r>
                <w:rPr>
                  <w:rFonts w:asciiTheme="minorHAnsi" w:hAnsiTheme="minorHAnsi" w:cstheme="minorHAnsi"/>
                  <w:color w:val="000000"/>
                  <w:sz w:val="18"/>
                  <w:szCs w:val="16"/>
                </w:rPr>
                <w:t>PRO_NOV</w:t>
              </w:r>
            </w:ins>
          </w:p>
        </w:tc>
        <w:tc>
          <w:tcPr>
            <w:tcW w:w="2160" w:type="dxa"/>
            <w:tcBorders>
              <w:top w:val="single" w:sz="4" w:space="0" w:color="auto"/>
              <w:left w:val="single" w:sz="4" w:space="0" w:color="auto"/>
              <w:bottom w:val="single" w:sz="4" w:space="0" w:color="auto"/>
              <w:right w:val="single" w:sz="4" w:space="0" w:color="auto"/>
            </w:tcBorders>
          </w:tcPr>
          <w:p w14:paraId="1CB3273C" w14:textId="262425BA" w:rsidR="00DF0C35" w:rsidRDefault="00DF0C35" w:rsidP="00DF0C35">
            <w:pPr>
              <w:rPr>
                <w:ins w:id="9634" w:author="Sowndarya S (WT01 - Manufacturing &amp; Hi Tech)" w:date="2015-03-23T19:07:00Z"/>
                <w:rFonts w:asciiTheme="minorHAnsi" w:hAnsiTheme="minorHAnsi" w:cstheme="minorHAnsi"/>
                <w:color w:val="000000"/>
                <w:sz w:val="18"/>
                <w:szCs w:val="16"/>
              </w:rPr>
            </w:pPr>
            <w:ins w:id="9635"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FF4F1DB" w14:textId="77777777" w:rsidR="00DF0C35" w:rsidRDefault="00DF0C35" w:rsidP="00DF0C35">
            <w:pPr>
              <w:rPr>
                <w:ins w:id="9636" w:author="Sowndarya S (WT01 - Manufacturing &amp; Hi Tech)" w:date="2015-03-23T19:07:00Z"/>
                <w:rFonts w:ascii="Arial" w:hAnsi="Arial" w:cs="Arial"/>
              </w:rPr>
            </w:pPr>
            <w:ins w:id="9637"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12EF15DC" w14:textId="77777777" w:rsidR="00DF0C35" w:rsidRDefault="00DF0C35" w:rsidP="00DF0C35">
            <w:pPr>
              <w:rPr>
                <w:ins w:id="9638" w:author="Sowndarya S (WT01 - Manufacturing &amp; Hi Tech)" w:date="2015-03-23T19:07:00Z"/>
                <w:rFonts w:asciiTheme="minorHAnsi" w:hAnsiTheme="minorHAnsi" w:cstheme="minorHAnsi"/>
                <w:color w:val="000000"/>
                <w:sz w:val="18"/>
                <w:szCs w:val="16"/>
              </w:rPr>
            </w:pPr>
            <w:ins w:id="9639" w:author="Sowndarya S (WT01 - Manufacturing &amp; Hi Tech)" w:date="2015-03-23T19:07:00Z">
              <w:r>
                <w:rPr>
                  <w:rFonts w:asciiTheme="minorHAnsi" w:hAnsiTheme="minorHAnsi" w:cstheme="minorHAnsi"/>
                  <w:color w:val="000000"/>
                  <w:sz w:val="18"/>
                  <w:szCs w:val="16"/>
                </w:rPr>
                <w:t>Profit of nov</w:t>
              </w:r>
            </w:ins>
          </w:p>
        </w:tc>
      </w:tr>
      <w:tr w:rsidR="00DF0C35" w:rsidRPr="00D30FA1" w14:paraId="53A822BE" w14:textId="77777777" w:rsidTr="008B41B0">
        <w:trPr>
          <w:ins w:id="9640"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4D98735D" w14:textId="77777777" w:rsidR="00DF0C35" w:rsidRDefault="00DF0C35" w:rsidP="00DF0C35">
            <w:pPr>
              <w:rPr>
                <w:ins w:id="9641" w:author="Sowndarya S (WT01 - Manufacturing &amp; Hi Tech)" w:date="2015-03-23T19:07:00Z"/>
                <w:rFonts w:asciiTheme="minorHAnsi" w:hAnsiTheme="minorHAnsi" w:cstheme="minorHAnsi"/>
                <w:color w:val="000000"/>
                <w:sz w:val="18"/>
                <w:szCs w:val="16"/>
              </w:rPr>
            </w:pPr>
            <w:ins w:id="9642" w:author="Sowndarya S (WT01 - Manufacturing &amp; Hi Tech)" w:date="2015-03-23T19:07:00Z">
              <w:r>
                <w:rPr>
                  <w:rFonts w:asciiTheme="minorHAnsi" w:hAnsiTheme="minorHAnsi" w:cstheme="minorHAnsi"/>
                  <w:color w:val="000000"/>
                  <w:sz w:val="18"/>
                  <w:szCs w:val="16"/>
                </w:rPr>
                <w:t>PRO_DEC</w:t>
              </w:r>
            </w:ins>
          </w:p>
        </w:tc>
        <w:tc>
          <w:tcPr>
            <w:tcW w:w="2160" w:type="dxa"/>
            <w:tcBorders>
              <w:top w:val="single" w:sz="4" w:space="0" w:color="auto"/>
              <w:left w:val="single" w:sz="4" w:space="0" w:color="auto"/>
              <w:bottom w:val="single" w:sz="4" w:space="0" w:color="auto"/>
              <w:right w:val="single" w:sz="4" w:space="0" w:color="auto"/>
            </w:tcBorders>
          </w:tcPr>
          <w:p w14:paraId="6C8E981D" w14:textId="3E2FF0ED" w:rsidR="00DF0C35" w:rsidRDefault="00DF0C35" w:rsidP="00DF0C35">
            <w:pPr>
              <w:rPr>
                <w:ins w:id="9643" w:author="Sowndarya S (WT01 - Manufacturing &amp; Hi Tech)" w:date="2015-03-23T19:07:00Z"/>
                <w:rFonts w:asciiTheme="minorHAnsi" w:hAnsiTheme="minorHAnsi" w:cstheme="minorHAnsi"/>
                <w:color w:val="000000"/>
                <w:sz w:val="18"/>
                <w:szCs w:val="16"/>
              </w:rPr>
            </w:pPr>
            <w:ins w:id="9644" w:author="Sowndarya S (WT01 - Manufacturing &amp; Hi Tech)" w:date="2015-03-23T19:18:00Z">
              <w:r w:rsidRPr="00B04503">
                <w:rPr>
                  <w:rFonts w:asciiTheme="minorHAnsi" w:hAnsiTheme="minorHAnsi" w:cstheme="minorHAnsi"/>
                  <w:color w:val="000000"/>
                  <w:sz w:val="18"/>
                  <w:szCs w:val="16"/>
                </w:rPr>
                <w:t>NUMBER(38,10)</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56E8EDE" w14:textId="77777777" w:rsidR="00DF0C35" w:rsidRDefault="00DF0C35" w:rsidP="00DF0C35">
            <w:pPr>
              <w:rPr>
                <w:ins w:id="9645" w:author="Sowndarya S (WT01 - Manufacturing &amp; Hi Tech)" w:date="2015-03-23T19:07:00Z"/>
                <w:rFonts w:ascii="Arial" w:hAnsi="Arial" w:cs="Arial"/>
              </w:rPr>
            </w:pPr>
            <w:ins w:id="9646"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6D6B97B6" w14:textId="77777777" w:rsidR="00DF0C35" w:rsidRDefault="00DF0C35" w:rsidP="00DF0C35">
            <w:pPr>
              <w:rPr>
                <w:ins w:id="9647" w:author="Sowndarya S (WT01 - Manufacturing &amp; Hi Tech)" w:date="2015-03-23T19:07:00Z"/>
                <w:rFonts w:asciiTheme="minorHAnsi" w:hAnsiTheme="minorHAnsi" w:cstheme="minorHAnsi"/>
                <w:color w:val="000000"/>
                <w:sz w:val="18"/>
                <w:szCs w:val="16"/>
              </w:rPr>
            </w:pPr>
            <w:ins w:id="9648" w:author="Sowndarya S (WT01 - Manufacturing &amp; Hi Tech)" w:date="2015-03-23T19:07:00Z">
              <w:r>
                <w:rPr>
                  <w:rFonts w:asciiTheme="minorHAnsi" w:hAnsiTheme="minorHAnsi" w:cstheme="minorHAnsi"/>
                  <w:color w:val="000000"/>
                  <w:sz w:val="18"/>
                  <w:szCs w:val="16"/>
                </w:rPr>
                <w:t>Profit of dec</w:t>
              </w:r>
            </w:ins>
          </w:p>
        </w:tc>
      </w:tr>
      <w:tr w:rsidR="00A2139F" w:rsidRPr="00D30FA1" w14:paraId="25D709BD" w14:textId="77777777" w:rsidTr="008B41B0">
        <w:trPr>
          <w:ins w:id="9649"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2FEAA491" w14:textId="77777777" w:rsidR="00A2139F" w:rsidRDefault="00A2139F" w:rsidP="008B41B0">
            <w:pPr>
              <w:rPr>
                <w:ins w:id="9650" w:author="Sowndarya S (WT01 - Manufacturing &amp; Hi Tech)" w:date="2015-03-23T19:07:00Z"/>
                <w:rFonts w:asciiTheme="minorHAnsi" w:hAnsiTheme="minorHAnsi" w:cstheme="minorHAnsi"/>
                <w:color w:val="000000"/>
                <w:sz w:val="18"/>
                <w:szCs w:val="16"/>
              </w:rPr>
            </w:pPr>
            <w:ins w:id="9651" w:author="Sowndarya S (WT01 - Manufacturing &amp; Hi Tech)" w:date="2015-03-23T19:07:00Z">
              <w:r>
                <w:rPr>
                  <w:rFonts w:asciiTheme="minorHAnsi" w:hAnsiTheme="minorHAnsi" w:cstheme="minorHAnsi"/>
                  <w:color w:val="000000"/>
                  <w:sz w:val="18"/>
                  <w:szCs w:val="16"/>
                </w:rPr>
                <w:t>CREATION_USER</w:t>
              </w:r>
            </w:ins>
          </w:p>
        </w:tc>
        <w:tc>
          <w:tcPr>
            <w:tcW w:w="2160" w:type="dxa"/>
            <w:tcBorders>
              <w:top w:val="single" w:sz="4" w:space="0" w:color="auto"/>
              <w:left w:val="single" w:sz="4" w:space="0" w:color="auto"/>
              <w:bottom w:val="single" w:sz="4" w:space="0" w:color="auto"/>
              <w:right w:val="single" w:sz="4" w:space="0" w:color="auto"/>
            </w:tcBorders>
            <w:vAlign w:val="center"/>
          </w:tcPr>
          <w:p w14:paraId="57B80C44" w14:textId="77777777" w:rsidR="00A2139F" w:rsidRDefault="00A2139F" w:rsidP="008B41B0">
            <w:pPr>
              <w:rPr>
                <w:ins w:id="9652" w:author="Sowndarya S (WT01 - Manufacturing &amp; Hi Tech)" w:date="2015-03-23T19:07:00Z"/>
                <w:rFonts w:asciiTheme="minorHAnsi" w:hAnsiTheme="minorHAnsi" w:cstheme="minorHAnsi"/>
                <w:color w:val="000000"/>
                <w:sz w:val="18"/>
                <w:szCs w:val="16"/>
              </w:rPr>
            </w:pPr>
            <w:ins w:id="9653" w:author="Sowndarya S (WT01 - Manufacturing &amp; Hi Tech)" w:date="2015-03-23T19:07:00Z">
              <w:r>
                <w:rPr>
                  <w:rFonts w:asciiTheme="minorHAnsi" w:hAnsiTheme="minorHAnsi" w:cstheme="minorHAnsi"/>
                  <w:color w:val="000000"/>
                  <w:sz w:val="18"/>
                  <w:szCs w:val="16"/>
                </w:rPr>
                <w:t>CHAR(9)</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ABB7261" w14:textId="77777777" w:rsidR="00A2139F" w:rsidRDefault="00A2139F" w:rsidP="008B41B0">
            <w:pPr>
              <w:rPr>
                <w:ins w:id="9654" w:author="Sowndarya S (WT01 - Manufacturing &amp; Hi Tech)" w:date="2015-03-23T19:07:00Z"/>
                <w:rFonts w:ascii="Arial" w:hAnsi="Arial" w:cs="Arial"/>
              </w:rPr>
            </w:pPr>
            <w:ins w:id="9655"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141FDFBD" w14:textId="376A4161" w:rsidR="00A2139F" w:rsidRDefault="008B41B0" w:rsidP="008B41B0">
            <w:pPr>
              <w:rPr>
                <w:ins w:id="9656" w:author="Sowndarya S (WT01 - Manufacturing &amp; Hi Tech)" w:date="2015-03-23T19:07:00Z"/>
                <w:rFonts w:asciiTheme="minorHAnsi" w:hAnsiTheme="minorHAnsi" w:cstheme="minorHAnsi"/>
                <w:color w:val="000000"/>
                <w:sz w:val="18"/>
                <w:szCs w:val="16"/>
              </w:rPr>
            </w:pPr>
            <w:ins w:id="9657" w:author="Sowndarya S (WT01 - Manufacturing &amp; Hi Tech)" w:date="2015-03-24T10:57:00Z">
              <w:r>
                <w:rPr>
                  <w:rFonts w:asciiTheme="minorHAnsi" w:hAnsiTheme="minorHAnsi" w:cstheme="minorHAnsi"/>
                  <w:color w:val="000000"/>
                  <w:sz w:val="18"/>
                  <w:szCs w:val="16"/>
                </w:rPr>
                <w:t>Created By</w:t>
              </w:r>
            </w:ins>
          </w:p>
        </w:tc>
      </w:tr>
      <w:tr w:rsidR="00A2139F" w:rsidRPr="00D30FA1" w14:paraId="2C2135A9" w14:textId="77777777" w:rsidTr="008B41B0">
        <w:trPr>
          <w:ins w:id="9658" w:author="Sowndarya S (WT01 - Manufacturing &amp; Hi Tech)" w:date="2015-03-23T19:07:00Z"/>
        </w:trPr>
        <w:tc>
          <w:tcPr>
            <w:tcW w:w="2790" w:type="dxa"/>
            <w:tcBorders>
              <w:top w:val="single" w:sz="4" w:space="0" w:color="auto"/>
              <w:left w:val="single" w:sz="4" w:space="0" w:color="auto"/>
              <w:bottom w:val="single" w:sz="4" w:space="0" w:color="auto"/>
              <w:right w:val="single" w:sz="4" w:space="0" w:color="auto"/>
            </w:tcBorders>
            <w:vAlign w:val="center"/>
          </w:tcPr>
          <w:p w14:paraId="459D545A" w14:textId="77777777" w:rsidR="00A2139F" w:rsidRDefault="00A2139F" w:rsidP="008B41B0">
            <w:pPr>
              <w:rPr>
                <w:ins w:id="9659" w:author="Sowndarya S (WT01 - Manufacturing &amp; Hi Tech)" w:date="2015-03-23T19:07:00Z"/>
                <w:rFonts w:asciiTheme="minorHAnsi" w:hAnsiTheme="minorHAnsi" w:cstheme="minorHAnsi"/>
                <w:color w:val="000000"/>
                <w:sz w:val="18"/>
                <w:szCs w:val="16"/>
              </w:rPr>
            </w:pPr>
            <w:ins w:id="9660" w:author="Sowndarya S (WT01 - Manufacturing &amp; Hi Tech)" w:date="2015-03-23T19:07:00Z">
              <w:r>
                <w:rPr>
                  <w:rFonts w:asciiTheme="minorHAnsi" w:hAnsiTheme="minorHAnsi" w:cstheme="minorHAnsi"/>
                  <w:color w:val="000000"/>
                  <w:sz w:val="18"/>
                  <w:szCs w:val="16"/>
                </w:rPr>
                <w:t>CREATION_DATETIME</w:t>
              </w:r>
            </w:ins>
          </w:p>
        </w:tc>
        <w:tc>
          <w:tcPr>
            <w:tcW w:w="2160" w:type="dxa"/>
            <w:tcBorders>
              <w:top w:val="single" w:sz="4" w:space="0" w:color="auto"/>
              <w:left w:val="single" w:sz="4" w:space="0" w:color="auto"/>
              <w:bottom w:val="single" w:sz="4" w:space="0" w:color="auto"/>
              <w:right w:val="single" w:sz="4" w:space="0" w:color="auto"/>
            </w:tcBorders>
            <w:vAlign w:val="center"/>
          </w:tcPr>
          <w:p w14:paraId="3FB9DF7B" w14:textId="77777777" w:rsidR="00A2139F" w:rsidRDefault="00A2139F" w:rsidP="008B41B0">
            <w:pPr>
              <w:rPr>
                <w:ins w:id="9661" w:author="Sowndarya S (WT01 - Manufacturing &amp; Hi Tech)" w:date="2015-03-23T19:07:00Z"/>
                <w:rFonts w:asciiTheme="minorHAnsi" w:hAnsiTheme="minorHAnsi" w:cstheme="minorHAnsi"/>
                <w:color w:val="000000"/>
                <w:sz w:val="18"/>
                <w:szCs w:val="16"/>
              </w:rPr>
            </w:pPr>
            <w:ins w:id="9662" w:author="Sowndarya S (WT01 - Manufacturing &amp; Hi Tech)" w:date="2015-03-23T19:07:00Z">
              <w:r>
                <w:rPr>
                  <w:rFonts w:asciiTheme="minorHAnsi" w:hAnsiTheme="minorHAnsi" w:cstheme="minorHAnsi"/>
                  <w:color w:val="000000"/>
                  <w:sz w:val="18"/>
                  <w:szCs w:val="16"/>
                </w:rPr>
                <w:t>DATE</w:t>
              </w:r>
            </w:ins>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8BF42E8" w14:textId="77777777" w:rsidR="00A2139F" w:rsidRDefault="00A2139F" w:rsidP="008B41B0">
            <w:pPr>
              <w:rPr>
                <w:ins w:id="9663" w:author="Sowndarya S (WT01 - Manufacturing &amp; Hi Tech)" w:date="2015-03-23T19:07:00Z"/>
                <w:rFonts w:ascii="Arial" w:hAnsi="Arial" w:cs="Arial"/>
              </w:rPr>
            </w:pPr>
            <w:ins w:id="9664" w:author="Sowndarya S (WT01 - Manufacturing &amp; Hi Tech)" w:date="2015-03-23T19:07:00Z">
              <w:r w:rsidRPr="004C15C0">
                <w:rPr>
                  <w:rFonts w:ascii="Arial" w:hAnsi="Arial" w:cs="Arial"/>
                </w:rPr>
                <w:fldChar w:fldCharType="begin">
                  <w:ffData>
                    <w:name w:val=""/>
                    <w:enabled/>
                    <w:calcOnExit w:val="0"/>
                    <w:checkBox>
                      <w:size w:val="18"/>
                      <w:default w:val="1"/>
                    </w:checkBox>
                  </w:ffData>
                </w:fldChar>
              </w:r>
              <w:r w:rsidRPr="004C15C0">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4C15C0">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3C769439" w14:textId="77777777" w:rsidR="00A2139F" w:rsidRDefault="00A2139F" w:rsidP="008B41B0">
            <w:pPr>
              <w:rPr>
                <w:ins w:id="9665" w:author="Sowndarya S (WT01 - Manufacturing &amp; Hi Tech)" w:date="2015-03-23T19:07:00Z"/>
                <w:rFonts w:asciiTheme="minorHAnsi" w:hAnsiTheme="minorHAnsi" w:cstheme="minorHAnsi"/>
                <w:color w:val="000000"/>
                <w:sz w:val="18"/>
                <w:szCs w:val="16"/>
              </w:rPr>
            </w:pPr>
            <w:ins w:id="9666" w:author="Sowndarya S (WT01 - Manufacturing &amp; Hi Tech)" w:date="2015-03-23T19:07:00Z">
              <w:r>
                <w:rPr>
                  <w:rFonts w:asciiTheme="minorHAnsi" w:hAnsiTheme="minorHAnsi" w:cstheme="minorHAnsi"/>
                  <w:color w:val="000000"/>
                  <w:sz w:val="18"/>
                  <w:szCs w:val="16"/>
                </w:rPr>
                <w:t>Date and Time of creation</w:t>
              </w:r>
            </w:ins>
          </w:p>
        </w:tc>
      </w:tr>
    </w:tbl>
    <w:p w14:paraId="11145DE7" w14:textId="77777777" w:rsidR="00A2139F" w:rsidRDefault="00A2139F" w:rsidP="00A2139F">
      <w:pPr>
        <w:keepNext/>
        <w:widowControl/>
        <w:spacing w:line="240" w:lineRule="auto"/>
        <w:ind w:left="720" w:right="21"/>
        <w:jc w:val="both"/>
        <w:outlineLvl w:val="1"/>
        <w:rPr>
          <w:ins w:id="9667" w:author="Sowndarya S (WT01 - Manufacturing &amp; Hi Tech)" w:date="2015-03-23T19:07:00Z"/>
          <w:rFonts w:asciiTheme="minorHAnsi" w:hAnsiTheme="minorHAnsi" w:cstheme="minorHAnsi"/>
          <w:b/>
          <w:i/>
          <w:sz w:val="24"/>
          <w:szCs w:val="24"/>
          <w:lang w:val="en-GB"/>
        </w:rPr>
      </w:pPr>
    </w:p>
    <w:p w14:paraId="556321A9" w14:textId="77777777" w:rsidR="00A2139F" w:rsidRDefault="00A2139F" w:rsidP="00A2139F">
      <w:pPr>
        <w:keepNext/>
        <w:widowControl/>
        <w:spacing w:line="240" w:lineRule="auto"/>
        <w:ind w:left="720" w:right="21"/>
        <w:jc w:val="both"/>
        <w:outlineLvl w:val="1"/>
        <w:rPr>
          <w:ins w:id="9668" w:author="Sowndarya S (WT01 - Manufacturing &amp; Hi Tech)" w:date="2015-03-23T19:07:00Z"/>
          <w:rFonts w:asciiTheme="minorHAnsi" w:hAnsiTheme="minorHAnsi" w:cstheme="minorHAnsi"/>
          <w:b/>
          <w:i/>
          <w:sz w:val="24"/>
          <w:szCs w:val="24"/>
          <w:lang w:val="en-GB"/>
        </w:rPr>
      </w:pPr>
    </w:p>
    <w:p w14:paraId="570F39D1" w14:textId="77777777" w:rsidR="00A2139F" w:rsidRPr="00403057" w:rsidRDefault="00A2139F" w:rsidP="00A2139F">
      <w:pPr>
        <w:spacing w:after="120"/>
        <w:rPr>
          <w:ins w:id="9669" w:author="Sowndarya S (WT01 - Manufacturing &amp; Hi Tech)" w:date="2015-03-23T19:07:00Z"/>
          <w:rFonts w:asciiTheme="minorHAnsi" w:hAnsiTheme="minorHAnsi" w:cstheme="minorHAnsi"/>
          <w:u w:val="single"/>
        </w:rPr>
      </w:pPr>
      <w:ins w:id="9670" w:author="Sowndarya S (WT01 - Manufacturing &amp; Hi Tech)" w:date="2015-03-23T19:07:00Z">
        <w:r w:rsidRPr="00A171B4">
          <w:rPr>
            <w:rFonts w:asciiTheme="minorHAnsi" w:hAnsiTheme="minorHAnsi" w:cstheme="minorHAnsi"/>
            <w:u w:val="single"/>
          </w:rPr>
          <w:t>Source Mapping</w:t>
        </w:r>
      </w:ins>
    </w:p>
    <w:tbl>
      <w:tblPr>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2251"/>
        <w:gridCol w:w="2251"/>
        <w:gridCol w:w="1888"/>
        <w:gridCol w:w="2341"/>
        <w:tblGridChange w:id="9671">
          <w:tblGrid>
            <w:gridCol w:w="1998"/>
            <w:gridCol w:w="2251"/>
            <w:gridCol w:w="2251"/>
            <w:gridCol w:w="1888"/>
            <w:gridCol w:w="2341"/>
          </w:tblGrid>
        </w:tblGridChange>
      </w:tblGrid>
      <w:tr w:rsidR="00A2139F" w:rsidRPr="000F1877" w14:paraId="43F3586F" w14:textId="77777777" w:rsidTr="008B41B0">
        <w:trPr>
          <w:ins w:id="9672"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F4B8AE"/>
          </w:tcPr>
          <w:p w14:paraId="7E29F691" w14:textId="375D9A94" w:rsidR="00A2139F" w:rsidRPr="000F1877" w:rsidRDefault="00A2139F" w:rsidP="008B41B0">
            <w:pPr>
              <w:rPr>
                <w:ins w:id="9673" w:author="Sowndarya S (WT01 - Manufacturing &amp; Hi Tech)" w:date="2015-03-23T19:07:00Z"/>
                <w:rFonts w:asciiTheme="minorHAnsi" w:hAnsiTheme="minorHAnsi" w:cstheme="minorHAnsi"/>
                <w:color w:val="000000"/>
                <w:sz w:val="18"/>
                <w:szCs w:val="16"/>
              </w:rPr>
            </w:pPr>
            <w:ins w:id="9674" w:author="Sowndarya S (WT01 - Manufacturing &amp; Hi Tech)" w:date="2015-03-23T19:07:00Z">
              <w:r>
                <w:rPr>
                  <w:rFonts w:asciiTheme="minorHAnsi" w:hAnsiTheme="minorHAnsi" w:cstheme="minorHAnsi"/>
                  <w:color w:val="000000"/>
                  <w:sz w:val="18"/>
                  <w:szCs w:val="16"/>
                </w:rPr>
                <w:t>DMO_SELOUT</w:t>
              </w:r>
              <w:r w:rsidR="00BD16F8">
                <w:rPr>
                  <w:rFonts w:asciiTheme="minorHAnsi" w:hAnsiTheme="minorHAnsi" w:cstheme="minorHAnsi"/>
                  <w:color w:val="000000"/>
                  <w:sz w:val="18"/>
                  <w:szCs w:val="16"/>
                </w:rPr>
                <w:t>_R</w:t>
              </w:r>
              <w:r>
                <w:rPr>
                  <w:rFonts w:asciiTheme="minorHAnsi" w:hAnsiTheme="minorHAnsi" w:cstheme="minorHAnsi"/>
                  <w:color w:val="000000"/>
                  <w:sz w:val="18"/>
                  <w:szCs w:val="16"/>
                </w:rPr>
                <w:t>V_</w:t>
              </w:r>
              <w:r w:rsidR="00DF0C35">
                <w:rPr>
                  <w:rFonts w:asciiTheme="minorHAnsi" w:hAnsiTheme="minorHAnsi" w:cstheme="minorHAnsi"/>
                  <w:color w:val="000000"/>
                  <w:sz w:val="18"/>
                  <w:szCs w:val="16"/>
                </w:rPr>
                <w:t>RES</w:t>
              </w:r>
              <w:r>
                <w:rPr>
                  <w:rFonts w:asciiTheme="minorHAnsi" w:hAnsiTheme="minorHAnsi" w:cstheme="minorHAnsi"/>
                  <w:color w:val="000000"/>
                  <w:sz w:val="18"/>
                  <w:szCs w:val="16"/>
                </w:rPr>
                <w:t>_PLAN_MIR</w:t>
              </w:r>
            </w:ins>
          </w:p>
        </w:tc>
        <w:tc>
          <w:tcPr>
            <w:tcW w:w="1049" w:type="pct"/>
            <w:tcBorders>
              <w:top w:val="single" w:sz="4" w:space="0" w:color="auto"/>
              <w:left w:val="single" w:sz="4" w:space="0" w:color="auto"/>
              <w:bottom w:val="single" w:sz="4" w:space="0" w:color="auto"/>
              <w:right w:val="single" w:sz="4" w:space="0" w:color="auto"/>
            </w:tcBorders>
            <w:shd w:val="clear" w:color="auto" w:fill="F4B8AE"/>
          </w:tcPr>
          <w:p w14:paraId="2AE50B3E" w14:textId="77777777" w:rsidR="00A2139F" w:rsidRPr="000F1877" w:rsidRDefault="00A2139F" w:rsidP="008B41B0">
            <w:pPr>
              <w:rPr>
                <w:ins w:id="9675" w:author="Sowndarya S (WT01 - Manufacturing &amp; Hi Tech)" w:date="2015-03-23T19:07:00Z"/>
                <w:rFonts w:asciiTheme="minorHAnsi" w:hAnsiTheme="minorHAnsi" w:cstheme="minorHAnsi"/>
                <w:color w:val="000000"/>
                <w:sz w:val="18"/>
                <w:szCs w:val="16"/>
              </w:rPr>
            </w:pPr>
            <w:ins w:id="9676" w:author="Sowndarya S (WT01 - Manufacturing &amp; Hi Tech)" w:date="2015-03-23T19:07:00Z">
              <w:r w:rsidRPr="000F1877">
                <w:rPr>
                  <w:rFonts w:asciiTheme="minorHAnsi" w:hAnsiTheme="minorHAnsi" w:cstheme="minorHAnsi"/>
                  <w:color w:val="000000"/>
                  <w:sz w:val="18"/>
                  <w:szCs w:val="16"/>
                </w:rPr>
                <w:t>Source Table</w:t>
              </w:r>
            </w:ins>
          </w:p>
        </w:tc>
        <w:tc>
          <w:tcPr>
            <w:tcW w:w="1049" w:type="pct"/>
            <w:tcBorders>
              <w:top w:val="single" w:sz="4" w:space="0" w:color="auto"/>
              <w:left w:val="single" w:sz="4" w:space="0" w:color="auto"/>
              <w:bottom w:val="single" w:sz="4" w:space="0" w:color="auto"/>
              <w:right w:val="single" w:sz="4" w:space="0" w:color="auto"/>
            </w:tcBorders>
            <w:shd w:val="clear" w:color="auto" w:fill="F4B8AE"/>
          </w:tcPr>
          <w:p w14:paraId="2FED1906" w14:textId="77777777" w:rsidR="00A2139F" w:rsidRPr="000F1877" w:rsidRDefault="00A2139F" w:rsidP="008B41B0">
            <w:pPr>
              <w:rPr>
                <w:ins w:id="9677" w:author="Sowndarya S (WT01 - Manufacturing &amp; Hi Tech)" w:date="2015-03-23T19:07:00Z"/>
                <w:rFonts w:asciiTheme="minorHAnsi" w:hAnsiTheme="minorHAnsi" w:cstheme="minorHAnsi"/>
                <w:color w:val="000000"/>
                <w:sz w:val="18"/>
                <w:szCs w:val="16"/>
              </w:rPr>
            </w:pPr>
            <w:ins w:id="9678" w:author="Sowndarya S (WT01 - Manufacturing &amp; Hi Tech)" w:date="2015-03-23T19:07:00Z">
              <w:r w:rsidRPr="000F1877">
                <w:rPr>
                  <w:rFonts w:asciiTheme="minorHAnsi" w:hAnsiTheme="minorHAnsi" w:cstheme="minorHAnsi"/>
                  <w:color w:val="000000"/>
                  <w:sz w:val="18"/>
                  <w:szCs w:val="16"/>
                </w:rPr>
                <w:t>Source Column Name</w:t>
              </w:r>
            </w:ins>
          </w:p>
        </w:tc>
        <w:tc>
          <w:tcPr>
            <w:tcW w:w="880" w:type="pct"/>
            <w:tcBorders>
              <w:top w:val="single" w:sz="4" w:space="0" w:color="auto"/>
              <w:left w:val="single" w:sz="4" w:space="0" w:color="auto"/>
              <w:bottom w:val="single" w:sz="4" w:space="0" w:color="auto"/>
              <w:right w:val="single" w:sz="4" w:space="0" w:color="auto"/>
            </w:tcBorders>
            <w:shd w:val="clear" w:color="auto" w:fill="F4B8AE"/>
          </w:tcPr>
          <w:p w14:paraId="35E5CA4E" w14:textId="77777777" w:rsidR="00A2139F" w:rsidRPr="000F1877" w:rsidRDefault="00A2139F" w:rsidP="008B41B0">
            <w:pPr>
              <w:rPr>
                <w:ins w:id="9679" w:author="Sowndarya S (WT01 - Manufacturing &amp; Hi Tech)" w:date="2015-03-23T19:07:00Z"/>
                <w:rFonts w:asciiTheme="minorHAnsi" w:hAnsiTheme="minorHAnsi" w:cstheme="minorHAnsi"/>
                <w:color w:val="000000"/>
                <w:sz w:val="18"/>
                <w:szCs w:val="16"/>
              </w:rPr>
            </w:pPr>
            <w:ins w:id="9680" w:author="Sowndarya S (WT01 - Manufacturing &amp; Hi Tech)" w:date="2015-03-23T19:07:00Z">
              <w:r>
                <w:rPr>
                  <w:rFonts w:asciiTheme="minorHAnsi" w:hAnsiTheme="minorHAnsi" w:cstheme="minorHAnsi"/>
                  <w:color w:val="000000"/>
                  <w:sz w:val="18"/>
                  <w:szCs w:val="16"/>
                </w:rPr>
                <w:t>View Name</w:t>
              </w:r>
            </w:ins>
          </w:p>
        </w:tc>
        <w:tc>
          <w:tcPr>
            <w:tcW w:w="1091" w:type="pct"/>
            <w:tcBorders>
              <w:top w:val="single" w:sz="4" w:space="0" w:color="auto"/>
              <w:left w:val="single" w:sz="4" w:space="0" w:color="auto"/>
              <w:bottom w:val="single" w:sz="4" w:space="0" w:color="auto"/>
              <w:right w:val="single" w:sz="4" w:space="0" w:color="auto"/>
            </w:tcBorders>
            <w:shd w:val="clear" w:color="auto" w:fill="F4B8AE"/>
          </w:tcPr>
          <w:p w14:paraId="4B8EE4FB" w14:textId="77777777" w:rsidR="00A2139F" w:rsidRPr="000F1877" w:rsidRDefault="00A2139F" w:rsidP="008B41B0">
            <w:pPr>
              <w:rPr>
                <w:ins w:id="9681" w:author="Sowndarya S (WT01 - Manufacturing &amp; Hi Tech)" w:date="2015-03-23T19:07:00Z"/>
                <w:rFonts w:asciiTheme="minorHAnsi" w:hAnsiTheme="minorHAnsi" w:cstheme="minorHAnsi"/>
                <w:color w:val="000000"/>
                <w:sz w:val="18"/>
                <w:szCs w:val="16"/>
              </w:rPr>
            </w:pPr>
            <w:ins w:id="9682" w:author="Sowndarya S (WT01 - Manufacturing &amp; Hi Tech)" w:date="2015-03-23T19:07:00Z">
              <w:r>
                <w:rPr>
                  <w:rFonts w:asciiTheme="minorHAnsi" w:hAnsiTheme="minorHAnsi" w:cstheme="minorHAnsi"/>
                  <w:color w:val="000000"/>
                  <w:sz w:val="18"/>
                  <w:szCs w:val="16"/>
                </w:rPr>
                <w:t>View Column Name</w:t>
              </w:r>
            </w:ins>
          </w:p>
        </w:tc>
      </w:tr>
      <w:tr w:rsidR="00DF0C35" w:rsidRPr="000F1877" w14:paraId="4EE3D3A1" w14:textId="77777777" w:rsidTr="008B41B0">
        <w:trPr>
          <w:trHeight w:val="392"/>
          <w:ins w:id="9683"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69947FB3" w14:textId="263A62B1" w:rsidR="00DF0C35" w:rsidRPr="00DD1485" w:rsidRDefault="00DF0C35" w:rsidP="00DF0C35">
            <w:pPr>
              <w:rPr>
                <w:ins w:id="9684" w:author="Sowndarya S (WT01 - Manufacturing &amp; Hi Tech)" w:date="2015-03-23T19:07:00Z"/>
                <w:rFonts w:asciiTheme="minorHAnsi" w:hAnsiTheme="minorHAnsi" w:cstheme="minorHAnsi"/>
                <w:color w:val="000000"/>
                <w:sz w:val="18"/>
                <w:szCs w:val="16"/>
              </w:rPr>
            </w:pPr>
            <w:ins w:id="9685" w:author="Sowndarya S (WT01 - Manufacturing &amp; Hi Tech)" w:date="2015-03-23T19:20:00Z">
              <w:r>
                <w:rPr>
                  <w:rFonts w:asciiTheme="minorHAnsi" w:hAnsiTheme="minorHAnsi" w:cstheme="minorHAnsi"/>
                  <w:color w:val="000000"/>
                  <w:sz w:val="18"/>
                  <w:szCs w:val="16"/>
                </w:rPr>
                <w:lastRenderedPageBreak/>
                <w:t>PLAN_ID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0F3ED05" w14:textId="77777777" w:rsidR="00DF0C35" w:rsidRPr="007E707F" w:rsidRDefault="00DF0C35" w:rsidP="00DF0C35">
            <w:pPr>
              <w:rPr>
                <w:ins w:id="9686" w:author="Sowndarya S (WT01 - Manufacturing &amp; Hi Tech)" w:date="2015-03-23T19:07:00Z"/>
                <w:rFonts w:asciiTheme="minorHAnsi" w:hAnsiTheme="minorHAnsi" w:cstheme="minorHAnsi"/>
                <w:color w:val="000000"/>
                <w:sz w:val="18"/>
                <w:szCs w:val="16"/>
              </w:rPr>
            </w:pPr>
            <w:ins w:id="9687" w:author="Sowndarya S (WT01 - Manufacturing &amp; Hi Tech)" w:date="2015-03-23T19:07:00Z">
              <w:r w:rsidRPr="007E707F">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8D87704" w14:textId="77777777" w:rsidR="00DF0C35" w:rsidRPr="000F1877" w:rsidRDefault="00DF0C35" w:rsidP="00DF0C35">
            <w:pPr>
              <w:rPr>
                <w:ins w:id="9688" w:author="Sowndarya S (WT01 - Manufacturing &amp; Hi Tech)" w:date="2015-03-23T19:07:00Z"/>
                <w:rFonts w:asciiTheme="minorHAnsi" w:hAnsiTheme="minorHAnsi" w:cstheme="minorHAnsi"/>
                <w:color w:val="000000"/>
                <w:sz w:val="18"/>
                <w:szCs w:val="16"/>
              </w:rPr>
            </w:pPr>
            <w:ins w:id="9689" w:author="Sowndarya S (WT01 - Manufacturing &amp; Hi Tech)" w:date="2015-03-23T19:07:00Z">
              <w:r>
                <w:rPr>
                  <w:rFonts w:asciiTheme="minorHAnsi" w:hAnsiTheme="minorHAnsi" w:cstheme="minorHAnsi"/>
                  <w:color w:val="000000"/>
                  <w:sz w:val="18"/>
                  <w:szCs w:val="16"/>
                </w:rPr>
                <w:t>PlanID</w:t>
              </w:r>
            </w:ins>
          </w:p>
        </w:tc>
        <w:tc>
          <w:tcPr>
            <w:tcW w:w="880" w:type="pct"/>
            <w:tcBorders>
              <w:top w:val="single" w:sz="4" w:space="0" w:color="auto"/>
              <w:left w:val="single" w:sz="4" w:space="0" w:color="auto"/>
              <w:bottom w:val="single" w:sz="4" w:space="0" w:color="auto"/>
              <w:right w:val="single" w:sz="4" w:space="0" w:color="auto"/>
            </w:tcBorders>
          </w:tcPr>
          <w:p w14:paraId="135A8FA7" w14:textId="64AC2272" w:rsidR="00DF0C35" w:rsidRPr="002F684F" w:rsidRDefault="00683228" w:rsidP="00DF0C35">
            <w:pPr>
              <w:rPr>
                <w:ins w:id="9690" w:author="Sowndarya S (WT01 - Manufacturing &amp; Hi Tech)" w:date="2015-03-23T19:07:00Z"/>
                <w:rFonts w:asciiTheme="minorHAnsi" w:hAnsiTheme="minorHAnsi" w:cstheme="minorHAnsi"/>
                <w:color w:val="000000"/>
                <w:sz w:val="18"/>
                <w:szCs w:val="18"/>
              </w:rPr>
            </w:pPr>
            <w:ins w:id="9691" w:author="Sowndarya S (WT01 - Manufacturing &amp; Hi Tech)" w:date="2015-03-23T19:07:00Z">
              <w:r>
                <w:rPr>
                  <w:rFonts w:asciiTheme="minorHAnsi" w:eastAsiaTheme="minorHAnsi" w:hAnsiTheme="minorHAnsi" w:cstheme="minorHAnsi"/>
                  <w:color w:val="000000"/>
                  <w:sz w:val="18"/>
                  <w:szCs w:val="18"/>
                  <w:highlight w:val="white"/>
                </w:rPr>
                <w:t>VEBIP_SellOutRevRes</w:t>
              </w:r>
              <w:r w:rsidR="00DF0C35" w:rsidRPr="002F684F">
                <w:rPr>
                  <w:rFonts w:asciiTheme="minorHAnsi" w:eastAsiaTheme="minorHAnsi" w:hAnsiTheme="minorHAnsi" w:cstheme="minorHAnsi"/>
                  <w:color w:val="000000"/>
                  <w:sz w:val="18"/>
                  <w:szCs w:val="18"/>
                  <w:highlight w:val="white"/>
                </w:rPr>
                <w:t>Plan</w:t>
              </w:r>
            </w:ins>
          </w:p>
        </w:tc>
        <w:tc>
          <w:tcPr>
            <w:tcW w:w="1091" w:type="pct"/>
            <w:tcBorders>
              <w:top w:val="single" w:sz="4" w:space="0" w:color="auto"/>
              <w:left w:val="single" w:sz="4" w:space="0" w:color="auto"/>
              <w:bottom w:val="single" w:sz="4" w:space="0" w:color="auto"/>
              <w:right w:val="single" w:sz="4" w:space="0" w:color="auto"/>
            </w:tcBorders>
          </w:tcPr>
          <w:p w14:paraId="1445A551" w14:textId="77777777" w:rsidR="00DF0C35" w:rsidRPr="000F1877" w:rsidRDefault="00DF0C35" w:rsidP="00DF0C35">
            <w:pPr>
              <w:rPr>
                <w:ins w:id="9692" w:author="Sowndarya S (WT01 - Manufacturing &amp; Hi Tech)" w:date="2015-03-23T19:07:00Z"/>
                <w:rFonts w:asciiTheme="minorHAnsi" w:hAnsiTheme="minorHAnsi" w:cstheme="minorHAnsi"/>
                <w:color w:val="000000"/>
                <w:sz w:val="18"/>
                <w:szCs w:val="16"/>
              </w:rPr>
            </w:pPr>
            <w:ins w:id="9693" w:author="Sowndarya S (WT01 - Manufacturing &amp; Hi Tech)" w:date="2015-03-23T19:07:00Z">
              <w:r>
                <w:rPr>
                  <w:rFonts w:asciiTheme="minorHAnsi" w:hAnsiTheme="minorHAnsi" w:cstheme="minorHAnsi"/>
                  <w:color w:val="000000"/>
                  <w:sz w:val="18"/>
                  <w:szCs w:val="16"/>
                </w:rPr>
                <w:t>PlanID</w:t>
              </w:r>
            </w:ins>
          </w:p>
        </w:tc>
      </w:tr>
      <w:tr w:rsidR="00683228" w:rsidRPr="000F1877" w14:paraId="569A4023" w14:textId="77777777" w:rsidTr="008B41B0">
        <w:trPr>
          <w:trHeight w:val="311"/>
          <w:ins w:id="9694"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53A965A" w14:textId="28E8EFBA" w:rsidR="00683228" w:rsidRPr="00DD1485" w:rsidRDefault="00683228" w:rsidP="00683228">
            <w:pPr>
              <w:rPr>
                <w:ins w:id="9695" w:author="Sowndarya S (WT01 - Manufacturing &amp; Hi Tech)" w:date="2015-03-23T19:07:00Z"/>
                <w:rFonts w:asciiTheme="minorHAnsi" w:hAnsiTheme="minorHAnsi" w:cstheme="minorHAnsi"/>
                <w:color w:val="000000"/>
                <w:sz w:val="18"/>
                <w:szCs w:val="16"/>
              </w:rPr>
            </w:pPr>
            <w:ins w:id="9696" w:author="Sowndarya S (WT01 - Manufacturing &amp; Hi Tech)" w:date="2015-03-23T19:20:00Z">
              <w:r>
                <w:rPr>
                  <w:rFonts w:asciiTheme="minorHAnsi" w:hAnsiTheme="minorHAnsi" w:cstheme="minorHAnsi"/>
                  <w:color w:val="000000"/>
                  <w:sz w:val="18"/>
                  <w:szCs w:val="16"/>
                </w:rPr>
                <w:t>BUSINESS_SEGMENT_ID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3A6C82D" w14:textId="77777777" w:rsidR="00683228" w:rsidRPr="007E707F" w:rsidRDefault="00683228" w:rsidP="00683228">
            <w:pPr>
              <w:rPr>
                <w:ins w:id="9697" w:author="Sowndarya S (WT01 - Manufacturing &amp; Hi Tech)" w:date="2015-03-23T19:07:00Z"/>
                <w:rFonts w:asciiTheme="minorHAnsi" w:hAnsiTheme="minorHAnsi" w:cstheme="minorHAnsi"/>
                <w:color w:val="000000"/>
                <w:sz w:val="18"/>
                <w:szCs w:val="16"/>
              </w:rPr>
            </w:pPr>
            <w:ins w:id="9698" w:author="Sowndarya S (WT01 - Manufacturing &amp; Hi Tech)" w:date="2015-03-23T19:07:00Z">
              <w:r w:rsidRPr="007E707F">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305A12C8" w14:textId="77777777" w:rsidR="00683228" w:rsidRPr="007E707F" w:rsidRDefault="00683228" w:rsidP="00683228">
            <w:pPr>
              <w:widowControl/>
              <w:spacing w:line="240" w:lineRule="auto"/>
              <w:rPr>
                <w:ins w:id="9699" w:author="Sowndarya S (WT01 - Manufacturing &amp; Hi Tech)" w:date="2015-03-23T19:07:00Z"/>
                <w:rFonts w:ascii="Calibri" w:hAnsi="Calibri" w:cs="Calibri"/>
                <w:color w:val="000000"/>
                <w:sz w:val="18"/>
                <w:szCs w:val="22"/>
              </w:rPr>
            </w:pPr>
            <w:ins w:id="9700" w:author="Sowndarya S (WT01 - Manufacturing &amp; Hi Tech)" w:date="2015-03-23T19:07:00Z">
              <w:r w:rsidRPr="007E707F">
                <w:rPr>
                  <w:rFonts w:ascii="Calibri" w:hAnsi="Calibri" w:cs="Calibri"/>
                  <w:color w:val="000000"/>
                  <w:sz w:val="18"/>
                  <w:szCs w:val="22"/>
                </w:rPr>
                <w:t>BusinessSegmentId</w:t>
              </w:r>
            </w:ins>
          </w:p>
          <w:p w14:paraId="0A8F517C" w14:textId="77777777" w:rsidR="00683228" w:rsidRPr="007E707F" w:rsidRDefault="00683228" w:rsidP="00683228">
            <w:pPr>
              <w:rPr>
                <w:ins w:id="9701" w:author="Sowndarya S (WT01 - Manufacturing &amp; Hi Tech)" w:date="2015-03-23T19:07:00Z"/>
                <w:rFonts w:asciiTheme="minorHAnsi" w:hAnsiTheme="minorHAnsi" w:cstheme="minorHAnsi"/>
                <w:color w:val="000000"/>
                <w:sz w:val="14"/>
                <w:szCs w:val="16"/>
              </w:rPr>
            </w:pPr>
          </w:p>
        </w:tc>
        <w:tc>
          <w:tcPr>
            <w:tcW w:w="880" w:type="pct"/>
            <w:tcBorders>
              <w:top w:val="single" w:sz="4" w:space="0" w:color="auto"/>
              <w:left w:val="single" w:sz="4" w:space="0" w:color="auto"/>
              <w:bottom w:val="single" w:sz="4" w:space="0" w:color="auto"/>
              <w:right w:val="single" w:sz="4" w:space="0" w:color="auto"/>
            </w:tcBorders>
          </w:tcPr>
          <w:p w14:paraId="3735B8D2" w14:textId="458269AE" w:rsidR="00683228" w:rsidRPr="00596774" w:rsidRDefault="00683228" w:rsidP="00683228">
            <w:pPr>
              <w:rPr>
                <w:ins w:id="9702" w:author="Sowndarya S (WT01 - Manufacturing &amp; Hi Tech)" w:date="2015-03-23T19:07:00Z"/>
                <w:rFonts w:ascii="Calibri" w:hAnsi="Calibri" w:cs="Calibri"/>
                <w:color w:val="000000"/>
                <w:sz w:val="18"/>
                <w:szCs w:val="16"/>
              </w:rPr>
            </w:pPr>
            <w:ins w:id="9703"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
          <w:p w14:paraId="230021AA" w14:textId="77777777" w:rsidR="00683228" w:rsidRPr="007E707F" w:rsidRDefault="00683228" w:rsidP="00683228">
            <w:pPr>
              <w:widowControl/>
              <w:spacing w:line="240" w:lineRule="auto"/>
              <w:rPr>
                <w:ins w:id="9704" w:author="Sowndarya S (WT01 - Manufacturing &amp; Hi Tech)" w:date="2015-03-23T19:07:00Z"/>
                <w:rFonts w:ascii="Calibri" w:hAnsi="Calibri" w:cs="Calibri"/>
                <w:color w:val="000000"/>
                <w:sz w:val="18"/>
                <w:szCs w:val="22"/>
              </w:rPr>
            </w:pPr>
            <w:ins w:id="9705" w:author="Sowndarya S (WT01 - Manufacturing &amp; Hi Tech)" w:date="2015-03-23T19:07:00Z">
              <w:r w:rsidRPr="007E707F">
                <w:rPr>
                  <w:rFonts w:ascii="Calibri" w:hAnsi="Calibri" w:cs="Calibri"/>
                  <w:color w:val="000000"/>
                  <w:sz w:val="18"/>
                  <w:szCs w:val="22"/>
                </w:rPr>
                <w:t>BusinessSegmentId</w:t>
              </w:r>
            </w:ins>
          </w:p>
          <w:p w14:paraId="57183446" w14:textId="77777777" w:rsidR="00683228" w:rsidRPr="000F1877" w:rsidRDefault="00683228" w:rsidP="00683228">
            <w:pPr>
              <w:rPr>
                <w:ins w:id="9706" w:author="Sowndarya S (WT01 - Manufacturing &amp; Hi Tech)" w:date="2015-03-23T19:07:00Z"/>
                <w:rFonts w:asciiTheme="minorHAnsi" w:hAnsiTheme="minorHAnsi" w:cstheme="minorHAnsi"/>
                <w:color w:val="000000"/>
                <w:sz w:val="18"/>
                <w:szCs w:val="16"/>
              </w:rPr>
            </w:pPr>
          </w:p>
        </w:tc>
      </w:tr>
      <w:tr w:rsidR="00683228" w:rsidRPr="000F1877" w14:paraId="4404C1F9" w14:textId="77777777" w:rsidTr="008B41B0">
        <w:trPr>
          <w:trHeight w:val="509"/>
          <w:ins w:id="9707"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69B6F54" w14:textId="0B417ABB" w:rsidR="00683228" w:rsidRPr="00DD1485" w:rsidRDefault="00683228" w:rsidP="00683228">
            <w:pPr>
              <w:rPr>
                <w:ins w:id="9708" w:author="Sowndarya S (WT01 - Manufacturing &amp; Hi Tech)" w:date="2015-03-23T19:07:00Z"/>
                <w:rFonts w:asciiTheme="minorHAnsi" w:hAnsiTheme="minorHAnsi" w:cstheme="minorHAnsi"/>
                <w:color w:val="000000"/>
                <w:sz w:val="18"/>
                <w:szCs w:val="16"/>
              </w:rPr>
            </w:pPr>
            <w:ins w:id="9709" w:author="Sowndarya S (WT01 - Manufacturing &amp; Hi Tech)" w:date="2015-03-23T19:20:00Z">
              <w:r>
                <w:rPr>
                  <w:rFonts w:asciiTheme="minorHAnsi" w:hAnsiTheme="minorHAnsi" w:cstheme="minorHAnsi"/>
                  <w:color w:val="000000"/>
                  <w:sz w:val="18"/>
                  <w:szCs w:val="16"/>
                </w:rPr>
                <w:t>BUSINESS_SEGMENT</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440AE9F1" w14:textId="77777777" w:rsidR="00683228" w:rsidRPr="007E707F" w:rsidRDefault="00683228" w:rsidP="00683228">
            <w:pPr>
              <w:rPr>
                <w:ins w:id="9710" w:author="Sowndarya S (WT01 - Manufacturing &amp; Hi Tech)" w:date="2015-03-23T19:07:00Z"/>
                <w:rFonts w:asciiTheme="minorHAnsi" w:hAnsiTheme="minorHAnsi" w:cstheme="minorHAnsi"/>
                <w:color w:val="000000"/>
                <w:sz w:val="18"/>
                <w:szCs w:val="16"/>
              </w:rPr>
            </w:pPr>
            <w:ins w:id="9711" w:author="Sowndarya S (WT01 - Manufacturing &amp; Hi Tech)" w:date="2015-03-23T19:07:00Z">
              <w:r w:rsidRPr="007E707F">
                <w:rPr>
                  <w:rFonts w:ascii="Calibri" w:hAnsi="Calibri" w:cs="Calibri"/>
                  <w:color w:val="000000"/>
                  <w:sz w:val="18"/>
                  <w:szCs w:val="22"/>
                </w:rPr>
                <w:t>BusinessSegment</w:t>
              </w:r>
            </w:ins>
          </w:p>
        </w:tc>
        <w:tc>
          <w:tcPr>
            <w:tcW w:w="1049" w:type="pct"/>
            <w:tcBorders>
              <w:top w:val="single" w:sz="4" w:space="0" w:color="auto"/>
              <w:left w:val="single" w:sz="4" w:space="0" w:color="auto"/>
              <w:bottom w:val="single" w:sz="4" w:space="0" w:color="auto"/>
              <w:right w:val="single" w:sz="4" w:space="0" w:color="auto"/>
            </w:tcBorders>
            <w:shd w:val="clear" w:color="auto" w:fill="FFFFFF" w:themeFill="background1"/>
          </w:tcPr>
          <w:p w14:paraId="71BDA946" w14:textId="77777777" w:rsidR="00683228" w:rsidRPr="007E707F" w:rsidRDefault="00683228" w:rsidP="00683228">
            <w:pPr>
              <w:widowControl/>
              <w:spacing w:line="240" w:lineRule="auto"/>
              <w:rPr>
                <w:ins w:id="9712" w:author="Sowndarya S (WT01 - Manufacturing &amp; Hi Tech)" w:date="2015-03-23T19:07:00Z"/>
                <w:rFonts w:ascii="Calibri" w:hAnsi="Calibri" w:cs="Calibri"/>
                <w:color w:val="000000"/>
                <w:sz w:val="18"/>
                <w:szCs w:val="22"/>
              </w:rPr>
            </w:pPr>
            <w:ins w:id="9713" w:author="Sowndarya S (WT01 - Manufacturing &amp; Hi Tech)" w:date="2015-03-23T19:07:00Z">
              <w:r w:rsidRPr="007E707F">
                <w:rPr>
                  <w:rFonts w:ascii="Calibri" w:hAnsi="Calibri" w:cs="Calibri"/>
                  <w:color w:val="000000"/>
                  <w:sz w:val="18"/>
                  <w:szCs w:val="22"/>
                </w:rPr>
                <w:t>BusinessSegment</w:t>
              </w:r>
            </w:ins>
          </w:p>
          <w:p w14:paraId="1413E3C2" w14:textId="77777777" w:rsidR="00683228" w:rsidRPr="000F1877" w:rsidRDefault="00683228" w:rsidP="00683228">
            <w:pPr>
              <w:rPr>
                <w:ins w:id="9714" w:author="Sowndarya S (WT01 - Manufacturing &amp; Hi Tech)" w:date="2015-03-23T19:07:00Z"/>
                <w:rFonts w:asciiTheme="minorHAnsi" w:hAnsiTheme="minorHAnsi" w:cstheme="minorHAnsi"/>
                <w:color w:val="000000"/>
                <w:sz w:val="18"/>
                <w:szCs w:val="16"/>
              </w:rPr>
            </w:pPr>
          </w:p>
        </w:tc>
        <w:tc>
          <w:tcPr>
            <w:tcW w:w="880" w:type="pct"/>
            <w:tcBorders>
              <w:top w:val="single" w:sz="4" w:space="0" w:color="auto"/>
              <w:left w:val="single" w:sz="4" w:space="0" w:color="auto"/>
              <w:bottom w:val="single" w:sz="4" w:space="0" w:color="auto"/>
              <w:right w:val="single" w:sz="4" w:space="0" w:color="auto"/>
            </w:tcBorders>
            <w:shd w:val="clear" w:color="auto" w:fill="FFFFFF" w:themeFill="background1"/>
          </w:tcPr>
          <w:p w14:paraId="5A1550BB" w14:textId="706178DE" w:rsidR="00683228" w:rsidRPr="00596774" w:rsidRDefault="00683228" w:rsidP="00683228">
            <w:pPr>
              <w:rPr>
                <w:ins w:id="9715" w:author="Sowndarya S (WT01 - Manufacturing &amp; Hi Tech)" w:date="2015-03-23T19:07:00Z"/>
                <w:rFonts w:ascii="Calibri" w:hAnsi="Calibri" w:cs="Calibri"/>
                <w:color w:val="000000"/>
                <w:sz w:val="18"/>
                <w:szCs w:val="16"/>
              </w:rPr>
            </w:pPr>
            <w:ins w:id="9716"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shd w:val="clear" w:color="auto" w:fill="FFFFFF" w:themeFill="background1"/>
          </w:tcPr>
          <w:p w14:paraId="7EC70C2B" w14:textId="77777777" w:rsidR="00683228" w:rsidRPr="007E707F" w:rsidRDefault="00683228" w:rsidP="00683228">
            <w:pPr>
              <w:widowControl/>
              <w:spacing w:line="240" w:lineRule="auto"/>
              <w:rPr>
                <w:ins w:id="9717" w:author="Sowndarya S (WT01 - Manufacturing &amp; Hi Tech)" w:date="2015-03-23T19:07:00Z"/>
                <w:rFonts w:ascii="Calibri" w:hAnsi="Calibri" w:cs="Calibri"/>
                <w:color w:val="000000"/>
                <w:sz w:val="18"/>
                <w:szCs w:val="22"/>
              </w:rPr>
            </w:pPr>
            <w:ins w:id="9718" w:author="Sowndarya S (WT01 - Manufacturing &amp; Hi Tech)" w:date="2015-03-23T19:07:00Z">
              <w:r w:rsidRPr="007E707F">
                <w:rPr>
                  <w:rFonts w:ascii="Calibri" w:hAnsi="Calibri" w:cs="Calibri"/>
                  <w:color w:val="000000"/>
                  <w:sz w:val="18"/>
                  <w:szCs w:val="22"/>
                </w:rPr>
                <w:t>BusinessSegment</w:t>
              </w:r>
            </w:ins>
          </w:p>
          <w:p w14:paraId="352ABF97" w14:textId="77777777" w:rsidR="00683228" w:rsidRPr="000F1877" w:rsidRDefault="00683228" w:rsidP="00683228">
            <w:pPr>
              <w:rPr>
                <w:ins w:id="9719" w:author="Sowndarya S (WT01 - Manufacturing &amp; Hi Tech)" w:date="2015-03-23T19:07:00Z"/>
                <w:rFonts w:asciiTheme="minorHAnsi" w:hAnsiTheme="minorHAnsi" w:cstheme="minorHAnsi"/>
                <w:color w:val="000000"/>
                <w:sz w:val="18"/>
                <w:szCs w:val="16"/>
              </w:rPr>
            </w:pPr>
          </w:p>
        </w:tc>
      </w:tr>
      <w:tr w:rsidR="00683228" w:rsidRPr="000F1877" w14:paraId="4D185D75" w14:textId="77777777" w:rsidTr="008B41B0">
        <w:trPr>
          <w:ins w:id="9720"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05923731" w14:textId="6A0E0856" w:rsidR="00683228" w:rsidRPr="00DD1485" w:rsidRDefault="00683228" w:rsidP="00683228">
            <w:pPr>
              <w:rPr>
                <w:ins w:id="9721" w:author="Sowndarya S (WT01 - Manufacturing &amp; Hi Tech)" w:date="2015-03-23T19:07:00Z"/>
                <w:rFonts w:asciiTheme="minorHAnsi" w:hAnsiTheme="minorHAnsi" w:cstheme="minorHAnsi"/>
                <w:color w:val="000000"/>
                <w:sz w:val="18"/>
                <w:szCs w:val="16"/>
              </w:rPr>
            </w:pPr>
            <w:ins w:id="9722" w:author="Sowndarya S (WT01 - Manufacturing &amp; Hi Tech)" w:date="2015-03-23T19:20:00Z">
              <w:r>
                <w:rPr>
                  <w:rFonts w:asciiTheme="minorHAnsi" w:hAnsiTheme="minorHAnsi" w:cstheme="minorHAnsi"/>
                  <w:color w:val="000000"/>
                  <w:sz w:val="18"/>
                  <w:szCs w:val="16"/>
                </w:rPr>
                <w:t>OPERATION_AREA_ID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55BFC16" w14:textId="77777777" w:rsidR="00683228" w:rsidRPr="007E707F" w:rsidRDefault="00683228" w:rsidP="00683228">
            <w:pPr>
              <w:rPr>
                <w:ins w:id="9723" w:author="Sowndarya S (WT01 - Manufacturing &amp; Hi Tech)" w:date="2015-03-23T19:07:00Z"/>
                <w:rFonts w:asciiTheme="minorHAnsi" w:hAnsiTheme="minorHAnsi" w:cstheme="minorHAnsi"/>
                <w:color w:val="000000"/>
                <w:sz w:val="18"/>
                <w:szCs w:val="16"/>
              </w:rPr>
            </w:pPr>
            <w:ins w:id="9724" w:author="Sowndarya S (WT01 - Manufacturing &amp; Hi Tech)" w:date="2015-03-23T19:07:00Z">
              <w:r>
                <w:rPr>
                  <w:rFonts w:ascii="Calibri" w:hAnsi="Calibri" w:cs="Calibri"/>
                  <w:color w:val="000000"/>
                  <w:sz w:val="18"/>
                  <w:szCs w:val="22"/>
                </w:rPr>
                <w:t>OpArea</w:t>
              </w:r>
              <w:r w:rsidRPr="007E707F">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44E2B50E" w14:textId="77777777" w:rsidR="00683228" w:rsidRPr="007E707F" w:rsidRDefault="00683228" w:rsidP="00683228">
            <w:pPr>
              <w:widowControl/>
              <w:spacing w:line="240" w:lineRule="auto"/>
              <w:rPr>
                <w:ins w:id="9725" w:author="Sowndarya S (WT01 - Manufacturing &amp; Hi Tech)" w:date="2015-03-23T19:07:00Z"/>
                <w:rFonts w:ascii="Calibri" w:hAnsi="Calibri" w:cs="Calibri"/>
                <w:color w:val="000000"/>
                <w:sz w:val="18"/>
                <w:szCs w:val="22"/>
              </w:rPr>
            </w:pPr>
            <w:ins w:id="9726" w:author="Sowndarya S (WT01 - Manufacturing &amp; Hi Tech)" w:date="2015-03-23T19:07:00Z">
              <w:r>
                <w:rPr>
                  <w:rFonts w:ascii="Calibri" w:hAnsi="Calibri" w:cs="Calibri"/>
                  <w:color w:val="000000"/>
                  <w:sz w:val="18"/>
                  <w:szCs w:val="22"/>
                </w:rPr>
                <w:t>OperationAreaID</w:t>
              </w:r>
            </w:ins>
          </w:p>
          <w:p w14:paraId="4848A47D" w14:textId="77777777" w:rsidR="00683228" w:rsidRPr="000F1877" w:rsidRDefault="00683228" w:rsidP="00683228">
            <w:pPr>
              <w:rPr>
                <w:ins w:id="9727" w:author="Sowndarya S (WT01 - Manufacturing &amp; Hi Tech)" w:date="2015-03-23T19:07:00Z"/>
                <w:rFonts w:asciiTheme="minorHAnsi" w:hAnsiTheme="minorHAnsi" w:cstheme="minorHAnsi"/>
                <w:color w:val="000000"/>
                <w:sz w:val="18"/>
                <w:szCs w:val="16"/>
              </w:rPr>
            </w:pPr>
          </w:p>
        </w:tc>
        <w:tc>
          <w:tcPr>
            <w:tcW w:w="880" w:type="pct"/>
            <w:tcBorders>
              <w:top w:val="single" w:sz="4" w:space="0" w:color="auto"/>
              <w:left w:val="single" w:sz="4" w:space="0" w:color="auto"/>
              <w:bottom w:val="single" w:sz="4" w:space="0" w:color="auto"/>
              <w:right w:val="single" w:sz="4" w:space="0" w:color="auto"/>
            </w:tcBorders>
          </w:tcPr>
          <w:p w14:paraId="25DB376A" w14:textId="116A5D6F" w:rsidR="00683228" w:rsidRPr="00596774" w:rsidRDefault="00683228" w:rsidP="00683228">
            <w:pPr>
              <w:rPr>
                <w:ins w:id="9728" w:author="Sowndarya S (WT01 - Manufacturing &amp; Hi Tech)" w:date="2015-03-23T19:07:00Z"/>
                <w:rFonts w:ascii="Calibri" w:hAnsi="Calibri" w:cs="Calibri"/>
                <w:color w:val="000000"/>
                <w:sz w:val="18"/>
                <w:szCs w:val="16"/>
              </w:rPr>
            </w:pPr>
            <w:ins w:id="9729"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
          <w:p w14:paraId="65E9957A" w14:textId="77777777" w:rsidR="00683228" w:rsidRPr="000F1877" w:rsidRDefault="00683228" w:rsidP="00683228">
            <w:pPr>
              <w:rPr>
                <w:ins w:id="9730" w:author="Sowndarya S (WT01 - Manufacturing &amp; Hi Tech)" w:date="2015-03-23T19:07:00Z"/>
                <w:rFonts w:asciiTheme="minorHAnsi" w:hAnsiTheme="minorHAnsi" w:cstheme="minorHAnsi"/>
                <w:color w:val="000000"/>
                <w:sz w:val="18"/>
                <w:szCs w:val="16"/>
              </w:rPr>
            </w:pPr>
            <w:ins w:id="9731" w:author="Sowndarya S (WT01 - Manufacturing &amp; Hi Tech)" w:date="2015-03-23T19:07:00Z">
              <w:r>
                <w:rPr>
                  <w:rFonts w:asciiTheme="minorHAnsi" w:hAnsiTheme="minorHAnsi" w:cstheme="minorHAnsi"/>
                  <w:color w:val="000000"/>
                  <w:sz w:val="18"/>
                  <w:szCs w:val="16"/>
                </w:rPr>
                <w:t>OperationAreaID</w:t>
              </w:r>
            </w:ins>
          </w:p>
        </w:tc>
      </w:tr>
      <w:tr w:rsidR="00683228" w:rsidRPr="000F1877" w14:paraId="3B835D77" w14:textId="77777777" w:rsidTr="008B41B0">
        <w:trPr>
          <w:ins w:id="9732"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AC6402C" w14:textId="3762B21F" w:rsidR="00683228" w:rsidRPr="00DD1485" w:rsidRDefault="00683228" w:rsidP="00683228">
            <w:pPr>
              <w:rPr>
                <w:ins w:id="9733" w:author="Sowndarya S (WT01 - Manufacturing &amp; Hi Tech)" w:date="2015-03-23T19:07:00Z"/>
                <w:rFonts w:asciiTheme="minorHAnsi" w:hAnsiTheme="minorHAnsi" w:cstheme="minorHAnsi"/>
                <w:color w:val="000000"/>
                <w:sz w:val="18"/>
                <w:szCs w:val="16"/>
              </w:rPr>
            </w:pPr>
            <w:ins w:id="9734" w:author="Sowndarya S (WT01 - Manufacturing &amp; Hi Tech)" w:date="2015-03-23T19:20:00Z">
              <w:r>
                <w:rPr>
                  <w:rFonts w:asciiTheme="minorHAnsi" w:hAnsiTheme="minorHAnsi" w:cstheme="minorHAnsi"/>
                  <w:color w:val="000000"/>
                  <w:sz w:val="18"/>
                  <w:szCs w:val="16"/>
                </w:rPr>
                <w:t>OPERATION_AREA</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298BCB0" w14:textId="77777777" w:rsidR="00683228" w:rsidRPr="007E707F" w:rsidRDefault="00683228" w:rsidP="00683228">
            <w:pPr>
              <w:rPr>
                <w:ins w:id="9735" w:author="Sowndarya S (WT01 - Manufacturing &amp; Hi Tech)" w:date="2015-03-23T19:07:00Z"/>
                <w:rFonts w:asciiTheme="minorHAnsi" w:hAnsiTheme="minorHAnsi" w:cstheme="minorHAnsi"/>
                <w:color w:val="000000"/>
                <w:sz w:val="18"/>
                <w:szCs w:val="16"/>
              </w:rPr>
            </w:pPr>
            <w:ins w:id="9736" w:author="Sowndarya S (WT01 - Manufacturing &amp; Hi Tech)" w:date="2015-03-23T19:07:00Z">
              <w:r>
                <w:rPr>
                  <w:rFonts w:ascii="Calibri" w:hAnsi="Calibri" w:cs="Calibri"/>
                  <w:color w:val="000000"/>
                  <w:sz w:val="18"/>
                  <w:szCs w:val="22"/>
                </w:rPr>
                <w:t>OperationArea</w:t>
              </w:r>
            </w:ins>
          </w:p>
        </w:tc>
        <w:tc>
          <w:tcPr>
            <w:tcW w:w="1049" w:type="pct"/>
            <w:tcBorders>
              <w:top w:val="single" w:sz="4" w:space="0" w:color="auto"/>
              <w:left w:val="single" w:sz="4" w:space="0" w:color="auto"/>
              <w:bottom w:val="single" w:sz="4" w:space="0" w:color="auto"/>
              <w:right w:val="single" w:sz="4" w:space="0" w:color="auto"/>
            </w:tcBorders>
          </w:tcPr>
          <w:p w14:paraId="188B8A93" w14:textId="77777777" w:rsidR="00683228" w:rsidRPr="000F1877" w:rsidRDefault="00683228" w:rsidP="00683228">
            <w:pPr>
              <w:widowControl/>
              <w:spacing w:line="240" w:lineRule="auto"/>
              <w:rPr>
                <w:ins w:id="9737" w:author="Sowndarya S (WT01 - Manufacturing &amp; Hi Tech)" w:date="2015-03-23T19:07:00Z"/>
                <w:rFonts w:asciiTheme="minorHAnsi" w:hAnsiTheme="minorHAnsi" w:cstheme="minorHAnsi"/>
                <w:color w:val="000000"/>
                <w:sz w:val="18"/>
                <w:szCs w:val="16"/>
              </w:rPr>
            </w:pPr>
            <w:ins w:id="9738" w:author="Sowndarya S (WT01 - Manufacturing &amp; Hi Tech)" w:date="2015-03-23T19:07:00Z">
              <w:r>
                <w:rPr>
                  <w:rFonts w:asciiTheme="minorHAnsi" w:hAnsiTheme="minorHAnsi" w:cstheme="minorHAnsi"/>
                  <w:color w:val="000000"/>
                  <w:sz w:val="18"/>
                  <w:szCs w:val="16"/>
                </w:rPr>
                <w:t>OperationArea</w:t>
              </w:r>
            </w:ins>
          </w:p>
        </w:tc>
        <w:tc>
          <w:tcPr>
            <w:tcW w:w="880" w:type="pct"/>
            <w:tcBorders>
              <w:top w:val="single" w:sz="4" w:space="0" w:color="auto"/>
              <w:left w:val="single" w:sz="4" w:space="0" w:color="auto"/>
              <w:bottom w:val="single" w:sz="4" w:space="0" w:color="auto"/>
              <w:right w:val="single" w:sz="4" w:space="0" w:color="auto"/>
            </w:tcBorders>
          </w:tcPr>
          <w:p w14:paraId="3C4FECB0" w14:textId="66020B9E" w:rsidR="00683228" w:rsidRPr="00596774" w:rsidRDefault="00683228" w:rsidP="00683228">
            <w:pPr>
              <w:rPr>
                <w:ins w:id="9739" w:author="Sowndarya S (WT01 - Manufacturing &amp; Hi Tech)" w:date="2015-03-23T19:07:00Z"/>
                <w:rFonts w:ascii="Calibri" w:eastAsiaTheme="minorHAnsi" w:hAnsi="Calibri" w:cs="Calibri"/>
                <w:color w:val="000000"/>
                <w:highlight w:val="white"/>
              </w:rPr>
            </w:pPr>
            <w:ins w:id="9740"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
          <w:p w14:paraId="6137FA1F" w14:textId="77777777" w:rsidR="00683228" w:rsidRPr="00596774" w:rsidRDefault="00683228" w:rsidP="00683228">
            <w:pPr>
              <w:rPr>
                <w:ins w:id="9741" w:author="Sowndarya S (WT01 - Manufacturing &amp; Hi Tech)" w:date="2015-03-23T19:07:00Z"/>
                <w:rFonts w:asciiTheme="minorHAnsi" w:hAnsiTheme="minorHAnsi" w:cstheme="minorHAnsi"/>
                <w:color w:val="000000"/>
                <w:sz w:val="18"/>
                <w:szCs w:val="16"/>
              </w:rPr>
            </w:pPr>
            <w:ins w:id="9742" w:author="Sowndarya S (WT01 - Manufacturing &amp; Hi Tech)" w:date="2015-03-23T19:07:00Z">
              <w:r>
                <w:rPr>
                  <w:rFonts w:asciiTheme="minorHAnsi" w:hAnsiTheme="minorHAnsi" w:cstheme="minorHAnsi"/>
                  <w:color w:val="000000"/>
                  <w:sz w:val="18"/>
                  <w:szCs w:val="16"/>
                </w:rPr>
                <w:t>OperationArea</w:t>
              </w:r>
            </w:ins>
          </w:p>
        </w:tc>
      </w:tr>
      <w:tr w:rsidR="00683228" w:rsidRPr="000F1877" w14:paraId="5C6CED58" w14:textId="77777777" w:rsidTr="008B41B0">
        <w:trPr>
          <w:ins w:id="9743"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9A56EC7" w14:textId="605811CC" w:rsidR="00683228" w:rsidRPr="00DD1485" w:rsidRDefault="00683228" w:rsidP="00683228">
            <w:pPr>
              <w:rPr>
                <w:ins w:id="9744" w:author="Sowndarya S (WT01 - Manufacturing &amp; Hi Tech)" w:date="2015-03-23T19:07:00Z"/>
                <w:rFonts w:asciiTheme="minorHAnsi" w:hAnsiTheme="minorHAnsi" w:cstheme="minorHAnsi"/>
                <w:color w:val="000000"/>
                <w:sz w:val="18"/>
                <w:szCs w:val="16"/>
              </w:rPr>
            </w:pPr>
            <w:ins w:id="9745" w:author="Sowndarya S (WT01 - Manufacturing &amp; Hi Tech)" w:date="2015-03-23T19:20:00Z">
              <w:r>
                <w:rPr>
                  <w:rFonts w:asciiTheme="minorHAnsi" w:hAnsiTheme="minorHAnsi" w:cstheme="minorHAnsi"/>
                  <w:color w:val="000000"/>
                  <w:sz w:val="18"/>
                  <w:szCs w:val="16"/>
                </w:rPr>
                <w:t>BUSINESS_GROUP_ID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A97AC40" w14:textId="3B60DDF1" w:rsidR="00683228" w:rsidRPr="007E707F" w:rsidRDefault="00683228" w:rsidP="00683228">
            <w:pPr>
              <w:rPr>
                <w:ins w:id="9746" w:author="Sowndarya S (WT01 - Manufacturing &amp; Hi Tech)" w:date="2015-03-23T19:07:00Z"/>
                <w:rFonts w:asciiTheme="minorHAnsi" w:hAnsiTheme="minorHAnsi" w:cstheme="minorHAnsi"/>
                <w:color w:val="000000"/>
                <w:sz w:val="18"/>
                <w:szCs w:val="16"/>
              </w:rPr>
            </w:pPr>
            <w:ins w:id="9747" w:author="Sowndarya S (WT01 - Manufacturing &amp; Hi Tech)" w:date="2015-03-23T19:23:00Z">
              <w:r w:rsidRPr="00DF0C35">
                <w:rPr>
                  <w:rFonts w:ascii="Calibri" w:hAnsi="Calibri" w:cs="Calibri"/>
                  <w:color w:val="000000"/>
                  <w:sz w:val="18"/>
                  <w:szCs w:val="22"/>
                </w:rPr>
                <w:t>RevPlanTerritoryResellerBGAlloc</w:t>
              </w:r>
            </w:ins>
          </w:p>
        </w:tc>
        <w:tc>
          <w:tcPr>
            <w:tcW w:w="1049" w:type="pct"/>
            <w:tcBorders>
              <w:top w:val="single" w:sz="4" w:space="0" w:color="auto"/>
              <w:left w:val="single" w:sz="4" w:space="0" w:color="auto"/>
              <w:bottom w:val="single" w:sz="4" w:space="0" w:color="auto"/>
              <w:right w:val="single" w:sz="4" w:space="0" w:color="auto"/>
            </w:tcBorders>
          </w:tcPr>
          <w:p w14:paraId="47B7D290" w14:textId="164E4CFA" w:rsidR="00683228" w:rsidRPr="000F1877" w:rsidRDefault="00683228" w:rsidP="00683228">
            <w:pPr>
              <w:widowControl/>
              <w:spacing w:line="240" w:lineRule="auto"/>
              <w:rPr>
                <w:ins w:id="9748" w:author="Sowndarya S (WT01 - Manufacturing &amp; Hi Tech)" w:date="2015-03-23T19:07:00Z"/>
                <w:rFonts w:asciiTheme="minorHAnsi" w:hAnsiTheme="minorHAnsi" w:cstheme="minorHAnsi"/>
                <w:color w:val="000000"/>
                <w:sz w:val="18"/>
                <w:szCs w:val="16"/>
              </w:rPr>
            </w:pPr>
            <w:ins w:id="9749" w:author="Sowndarya S (WT01 - Manufacturing &amp; Hi Tech)" w:date="2015-03-23T19:07:00Z">
              <w:r>
                <w:rPr>
                  <w:rFonts w:asciiTheme="minorHAnsi" w:hAnsiTheme="minorHAnsi" w:cstheme="minorHAnsi"/>
                  <w:color w:val="000000"/>
                  <w:sz w:val="18"/>
                  <w:szCs w:val="16"/>
                </w:rPr>
                <w:t>BusinessGroupID</w:t>
              </w:r>
            </w:ins>
          </w:p>
        </w:tc>
        <w:tc>
          <w:tcPr>
            <w:tcW w:w="880" w:type="pct"/>
            <w:tcBorders>
              <w:top w:val="single" w:sz="4" w:space="0" w:color="auto"/>
              <w:left w:val="single" w:sz="4" w:space="0" w:color="auto"/>
              <w:bottom w:val="single" w:sz="4" w:space="0" w:color="auto"/>
              <w:right w:val="single" w:sz="4" w:space="0" w:color="auto"/>
            </w:tcBorders>
          </w:tcPr>
          <w:p w14:paraId="7215CACE" w14:textId="336EF4B4" w:rsidR="00683228" w:rsidRPr="00596774" w:rsidRDefault="00683228" w:rsidP="00683228">
            <w:pPr>
              <w:rPr>
                <w:ins w:id="9750" w:author="Sowndarya S (WT01 - Manufacturing &amp; Hi Tech)" w:date="2015-03-23T19:07:00Z"/>
                <w:rFonts w:ascii="Calibri" w:eastAsiaTheme="minorHAnsi" w:hAnsi="Calibri" w:cs="Calibri"/>
                <w:color w:val="000000"/>
                <w:highlight w:val="white"/>
              </w:rPr>
            </w:pPr>
            <w:ins w:id="9751"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
          <w:p w14:paraId="491241A3" w14:textId="78C1DBA8" w:rsidR="00683228" w:rsidRPr="00596774" w:rsidRDefault="00200A57" w:rsidP="00683228">
            <w:pPr>
              <w:rPr>
                <w:ins w:id="9752" w:author="Sowndarya S (WT01 - Manufacturing &amp; Hi Tech)" w:date="2015-03-23T19:07:00Z"/>
                <w:rFonts w:asciiTheme="minorHAnsi" w:hAnsiTheme="minorHAnsi" w:cstheme="minorHAnsi"/>
                <w:color w:val="000000"/>
                <w:sz w:val="18"/>
                <w:szCs w:val="16"/>
              </w:rPr>
            </w:pPr>
            <w:ins w:id="9753" w:author="Sowndarya S (WT01 - Manufacturing &amp; Hi Tech)" w:date="2015-03-23T19:07:00Z">
              <w:r>
                <w:rPr>
                  <w:rFonts w:asciiTheme="minorHAnsi" w:hAnsiTheme="minorHAnsi" w:cstheme="minorHAnsi"/>
                  <w:color w:val="000000"/>
                  <w:sz w:val="18"/>
                  <w:szCs w:val="16"/>
                </w:rPr>
                <w:t>BusinessGroupID</w:t>
              </w:r>
            </w:ins>
          </w:p>
        </w:tc>
      </w:tr>
      <w:tr w:rsidR="00683228" w:rsidRPr="000F1877" w14:paraId="6D16A0B5" w14:textId="77777777" w:rsidTr="008B41B0">
        <w:trPr>
          <w:ins w:id="9754"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9DA2EB8" w14:textId="2DAFA457" w:rsidR="00683228" w:rsidRPr="00DD1485" w:rsidRDefault="00683228" w:rsidP="00683228">
            <w:pPr>
              <w:rPr>
                <w:ins w:id="9755" w:author="Sowndarya S (WT01 - Manufacturing &amp; Hi Tech)" w:date="2015-03-23T19:07:00Z"/>
                <w:rFonts w:asciiTheme="minorHAnsi" w:hAnsiTheme="minorHAnsi" w:cstheme="minorHAnsi"/>
                <w:color w:val="000000"/>
                <w:sz w:val="18"/>
                <w:szCs w:val="16"/>
              </w:rPr>
            </w:pPr>
            <w:ins w:id="9756" w:author="Sowndarya S (WT01 - Manufacturing &amp; Hi Tech)" w:date="2015-03-23T19:20:00Z">
              <w:r>
                <w:rPr>
                  <w:rFonts w:asciiTheme="minorHAnsi" w:hAnsiTheme="minorHAnsi" w:cstheme="minorHAnsi"/>
                  <w:color w:val="000000"/>
                  <w:sz w:val="18"/>
                  <w:szCs w:val="16"/>
                </w:rPr>
                <w:t>BUSINESS_GROUP</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23F3C4F" w14:textId="77777777" w:rsidR="00683228" w:rsidRPr="007E707F" w:rsidRDefault="00683228" w:rsidP="00683228">
            <w:pPr>
              <w:rPr>
                <w:ins w:id="9757" w:author="Sowndarya S (WT01 - Manufacturing &amp; Hi Tech)" w:date="2015-03-23T19:07:00Z"/>
                <w:rFonts w:asciiTheme="minorHAnsi" w:hAnsiTheme="minorHAnsi" w:cstheme="minorHAnsi"/>
                <w:color w:val="000000"/>
                <w:sz w:val="18"/>
                <w:szCs w:val="16"/>
              </w:rPr>
            </w:pPr>
            <w:ins w:id="9758" w:author="Sowndarya S (WT01 - Manufacturing &amp; Hi Tech)" w:date="2015-03-23T19:07:00Z">
              <w:r>
                <w:rPr>
                  <w:rFonts w:ascii="Calibri" w:hAnsi="Calibri" w:cs="Calibri"/>
                  <w:color w:val="000000"/>
                  <w:sz w:val="18"/>
                  <w:szCs w:val="22"/>
                </w:rPr>
                <w:t>BusinessGroup</w:t>
              </w:r>
            </w:ins>
          </w:p>
        </w:tc>
        <w:tc>
          <w:tcPr>
            <w:tcW w:w="1049" w:type="pct"/>
            <w:tcBorders>
              <w:top w:val="single" w:sz="4" w:space="0" w:color="auto"/>
              <w:left w:val="single" w:sz="4" w:space="0" w:color="auto"/>
              <w:bottom w:val="single" w:sz="4" w:space="0" w:color="auto"/>
              <w:right w:val="single" w:sz="4" w:space="0" w:color="auto"/>
            </w:tcBorders>
          </w:tcPr>
          <w:p w14:paraId="6EF97904" w14:textId="77777777" w:rsidR="00683228" w:rsidRPr="000F1877" w:rsidRDefault="00683228" w:rsidP="00683228">
            <w:pPr>
              <w:widowControl/>
              <w:spacing w:line="240" w:lineRule="auto"/>
              <w:rPr>
                <w:ins w:id="9759" w:author="Sowndarya S (WT01 - Manufacturing &amp; Hi Tech)" w:date="2015-03-23T19:07:00Z"/>
                <w:rFonts w:asciiTheme="minorHAnsi" w:hAnsiTheme="minorHAnsi" w:cstheme="minorHAnsi"/>
                <w:color w:val="000000"/>
                <w:sz w:val="18"/>
                <w:szCs w:val="16"/>
              </w:rPr>
            </w:pPr>
            <w:ins w:id="9760" w:author="Sowndarya S (WT01 - Manufacturing &amp; Hi Tech)" w:date="2015-03-23T19:07:00Z">
              <w:r>
                <w:rPr>
                  <w:rFonts w:asciiTheme="minorHAnsi" w:hAnsiTheme="minorHAnsi" w:cstheme="minorHAnsi"/>
                  <w:color w:val="000000"/>
                  <w:sz w:val="18"/>
                  <w:szCs w:val="16"/>
                </w:rPr>
                <w:t>BusinessGroup</w:t>
              </w:r>
            </w:ins>
          </w:p>
        </w:tc>
        <w:tc>
          <w:tcPr>
            <w:tcW w:w="880" w:type="pct"/>
            <w:tcBorders>
              <w:top w:val="single" w:sz="4" w:space="0" w:color="auto"/>
              <w:left w:val="single" w:sz="4" w:space="0" w:color="auto"/>
              <w:bottom w:val="single" w:sz="4" w:space="0" w:color="auto"/>
              <w:right w:val="single" w:sz="4" w:space="0" w:color="auto"/>
            </w:tcBorders>
          </w:tcPr>
          <w:p w14:paraId="73A471E1" w14:textId="36CE0A63" w:rsidR="00683228" w:rsidRPr="00596774" w:rsidRDefault="00683228" w:rsidP="00683228">
            <w:pPr>
              <w:rPr>
                <w:ins w:id="9761" w:author="Sowndarya S (WT01 - Manufacturing &amp; Hi Tech)" w:date="2015-03-23T19:07:00Z"/>
                <w:rFonts w:ascii="Calibri" w:eastAsiaTheme="minorHAnsi" w:hAnsi="Calibri" w:cs="Calibri"/>
                <w:color w:val="000000"/>
                <w:highlight w:val="white"/>
              </w:rPr>
            </w:pPr>
            <w:ins w:id="9762"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
          <w:p w14:paraId="06B1C671" w14:textId="77777777" w:rsidR="00683228" w:rsidRPr="00596774" w:rsidRDefault="00683228" w:rsidP="00683228">
            <w:pPr>
              <w:rPr>
                <w:ins w:id="9763" w:author="Sowndarya S (WT01 - Manufacturing &amp; Hi Tech)" w:date="2015-03-23T19:07:00Z"/>
                <w:rFonts w:asciiTheme="minorHAnsi" w:hAnsiTheme="minorHAnsi" w:cstheme="minorHAnsi"/>
                <w:color w:val="000000"/>
                <w:sz w:val="18"/>
                <w:szCs w:val="16"/>
              </w:rPr>
            </w:pPr>
            <w:ins w:id="9764" w:author="Sowndarya S (WT01 - Manufacturing &amp; Hi Tech)" w:date="2015-03-23T19:07:00Z">
              <w:r>
                <w:rPr>
                  <w:rFonts w:asciiTheme="minorHAnsi" w:hAnsiTheme="minorHAnsi" w:cstheme="minorHAnsi"/>
                  <w:color w:val="000000"/>
                  <w:sz w:val="18"/>
                  <w:szCs w:val="16"/>
                </w:rPr>
                <w:t>BusinessGroup</w:t>
              </w:r>
            </w:ins>
          </w:p>
        </w:tc>
      </w:tr>
      <w:tr w:rsidR="00683228" w:rsidRPr="000F1877" w14:paraId="395BA588" w14:textId="77777777" w:rsidTr="008B41B0">
        <w:trPr>
          <w:ins w:id="9765"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82040C8" w14:textId="4640604B" w:rsidR="00683228" w:rsidRPr="00DD1485" w:rsidRDefault="00683228" w:rsidP="00683228">
            <w:pPr>
              <w:rPr>
                <w:ins w:id="9766" w:author="Sowndarya S (WT01 - Manufacturing &amp; Hi Tech)" w:date="2015-03-23T19:07:00Z"/>
                <w:rFonts w:asciiTheme="minorHAnsi" w:hAnsiTheme="minorHAnsi" w:cstheme="minorHAnsi"/>
                <w:color w:val="000000"/>
                <w:sz w:val="18"/>
                <w:szCs w:val="16"/>
              </w:rPr>
            </w:pPr>
            <w:ins w:id="9767" w:author="Sowndarya S (WT01 - Manufacturing &amp; Hi Tech)" w:date="2015-03-23T19:20:00Z">
              <w:r>
                <w:rPr>
                  <w:rFonts w:asciiTheme="minorHAnsi" w:hAnsiTheme="minorHAnsi" w:cstheme="minorHAnsi"/>
                  <w:color w:val="000000"/>
                  <w:sz w:val="18"/>
                  <w:szCs w:val="16"/>
                </w:rPr>
                <w:t>BDM_PLAN_ID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8620A68" w14:textId="77777777" w:rsidR="00683228" w:rsidRPr="007E707F" w:rsidRDefault="00683228" w:rsidP="00683228">
            <w:pPr>
              <w:rPr>
                <w:ins w:id="9768" w:author="Sowndarya S (WT01 - Manufacturing &amp; Hi Tech)" w:date="2015-03-23T19:07:00Z"/>
                <w:rFonts w:asciiTheme="minorHAnsi" w:hAnsiTheme="minorHAnsi" w:cstheme="minorHAnsi"/>
                <w:color w:val="000000"/>
                <w:sz w:val="18"/>
                <w:szCs w:val="16"/>
              </w:rPr>
            </w:pPr>
            <w:ins w:id="9769" w:author="Sowndarya S (WT01 - Manufacturing &amp; Hi Tech)" w:date="2015-03-23T19:07:00Z">
              <w:r w:rsidRPr="0010140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5435F1C6" w14:textId="09F30E5F" w:rsidR="00683228" w:rsidRPr="000F1877" w:rsidRDefault="00683228" w:rsidP="00683228">
            <w:pPr>
              <w:widowControl/>
              <w:spacing w:line="240" w:lineRule="auto"/>
              <w:rPr>
                <w:ins w:id="9770" w:author="Sowndarya S (WT01 - Manufacturing &amp; Hi Tech)" w:date="2015-03-23T19:07:00Z"/>
                <w:rFonts w:asciiTheme="minorHAnsi" w:hAnsiTheme="minorHAnsi" w:cstheme="minorHAnsi"/>
                <w:color w:val="000000"/>
                <w:sz w:val="18"/>
                <w:szCs w:val="16"/>
              </w:rPr>
            </w:pPr>
            <w:ins w:id="9771" w:author="Sowndarya S (WT01 - Manufacturing &amp; Hi Tech)" w:date="2015-03-24T10:16:00Z">
              <w:r>
                <w:rPr>
                  <w:rFonts w:asciiTheme="minorHAnsi" w:hAnsiTheme="minorHAnsi" w:cstheme="minorHAnsi"/>
                  <w:color w:val="000000"/>
                  <w:sz w:val="18"/>
                  <w:szCs w:val="16"/>
                </w:rPr>
                <w:t>BDM</w:t>
              </w:r>
            </w:ins>
            <w:ins w:id="9772" w:author="Sowndarya S (WT01 - Manufacturing &amp; Hi Tech)" w:date="2015-03-23T19:07:00Z">
              <w:r>
                <w:rPr>
                  <w:rFonts w:asciiTheme="minorHAnsi" w:hAnsiTheme="minorHAnsi" w:cstheme="minorHAnsi"/>
                  <w:color w:val="000000"/>
                  <w:sz w:val="18"/>
                  <w:szCs w:val="16"/>
                </w:rPr>
                <w:t>PlanID</w:t>
              </w:r>
            </w:ins>
          </w:p>
        </w:tc>
        <w:tc>
          <w:tcPr>
            <w:tcW w:w="880" w:type="pct"/>
            <w:tcBorders>
              <w:top w:val="single" w:sz="4" w:space="0" w:color="auto"/>
              <w:left w:val="single" w:sz="4" w:space="0" w:color="auto"/>
              <w:bottom w:val="single" w:sz="4" w:space="0" w:color="auto"/>
              <w:right w:val="single" w:sz="4" w:space="0" w:color="auto"/>
            </w:tcBorders>
          </w:tcPr>
          <w:p w14:paraId="34892966" w14:textId="2A1FEBBC" w:rsidR="00683228" w:rsidRPr="00596774" w:rsidRDefault="00683228" w:rsidP="00683228">
            <w:pPr>
              <w:rPr>
                <w:ins w:id="9773" w:author="Sowndarya S (WT01 - Manufacturing &amp; Hi Tech)" w:date="2015-03-23T19:07:00Z"/>
                <w:rFonts w:ascii="Calibri" w:eastAsiaTheme="minorHAnsi" w:hAnsi="Calibri" w:cs="Calibri"/>
                <w:color w:val="000000"/>
                <w:highlight w:val="white"/>
              </w:rPr>
            </w:pPr>
            <w:ins w:id="9774"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
          <w:p w14:paraId="0D05FA2F" w14:textId="77777777" w:rsidR="00683228" w:rsidRPr="00596774" w:rsidRDefault="00683228" w:rsidP="00683228">
            <w:pPr>
              <w:rPr>
                <w:ins w:id="9775" w:author="Sowndarya S (WT01 - Manufacturing &amp; Hi Tech)" w:date="2015-03-23T19:07:00Z"/>
                <w:rFonts w:asciiTheme="minorHAnsi" w:hAnsiTheme="minorHAnsi" w:cstheme="minorHAnsi"/>
                <w:color w:val="000000"/>
                <w:sz w:val="18"/>
                <w:szCs w:val="16"/>
              </w:rPr>
            </w:pPr>
            <w:ins w:id="9776" w:author="Sowndarya S (WT01 - Manufacturing &amp; Hi Tech)" w:date="2015-03-23T19:07:00Z">
              <w:r>
                <w:rPr>
                  <w:rFonts w:asciiTheme="minorHAnsi" w:hAnsiTheme="minorHAnsi" w:cstheme="minorHAnsi"/>
                  <w:color w:val="000000"/>
                  <w:sz w:val="18"/>
                  <w:szCs w:val="16"/>
                </w:rPr>
                <w:t>BDMPlanID</w:t>
              </w:r>
            </w:ins>
          </w:p>
        </w:tc>
      </w:tr>
      <w:tr w:rsidR="00683228" w:rsidRPr="000F1877" w14:paraId="3F29E143" w14:textId="77777777" w:rsidTr="008B41B0">
        <w:trPr>
          <w:ins w:id="9777"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0BEA1EB0" w14:textId="2EBAEA0D" w:rsidR="00683228" w:rsidRPr="00DD1485" w:rsidRDefault="00683228" w:rsidP="00683228">
            <w:pPr>
              <w:rPr>
                <w:ins w:id="9778" w:author="Sowndarya S (WT01 - Manufacturing &amp; Hi Tech)" w:date="2015-03-23T19:07:00Z"/>
                <w:rFonts w:asciiTheme="minorHAnsi" w:hAnsiTheme="minorHAnsi" w:cstheme="minorHAnsi"/>
                <w:color w:val="000000"/>
                <w:sz w:val="18"/>
                <w:szCs w:val="16"/>
              </w:rPr>
            </w:pPr>
            <w:ins w:id="9779" w:author="Sowndarya S (WT01 - Manufacturing &amp; Hi Tech)" w:date="2015-03-23T19:20:00Z">
              <w:r>
                <w:rPr>
                  <w:rFonts w:asciiTheme="minorHAnsi" w:hAnsiTheme="minorHAnsi" w:cstheme="minorHAnsi"/>
                  <w:color w:val="000000"/>
                  <w:sz w:val="18"/>
                  <w:szCs w:val="16"/>
                </w:rPr>
                <w:t>BDE_PLAN_ID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FA7F5F8" w14:textId="77777777" w:rsidR="00683228" w:rsidRPr="007E707F" w:rsidRDefault="00683228" w:rsidP="00683228">
            <w:pPr>
              <w:rPr>
                <w:ins w:id="9780" w:author="Sowndarya S (WT01 - Manufacturing &amp; Hi Tech)" w:date="2015-03-23T19:07:00Z"/>
                <w:rFonts w:asciiTheme="minorHAnsi" w:hAnsiTheme="minorHAnsi" w:cstheme="minorHAnsi"/>
                <w:color w:val="000000"/>
                <w:sz w:val="18"/>
                <w:szCs w:val="16"/>
              </w:rPr>
            </w:pPr>
            <w:ins w:id="9781" w:author="Sowndarya S (WT01 - Manufacturing &amp; Hi Tech)" w:date="2015-03-23T19:07:00Z">
              <w:r w:rsidRPr="0010140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5993EF21" w14:textId="4C7B1160" w:rsidR="00683228" w:rsidRPr="000F1877" w:rsidRDefault="00683228" w:rsidP="00683228">
            <w:pPr>
              <w:widowControl/>
              <w:spacing w:line="240" w:lineRule="auto"/>
              <w:rPr>
                <w:ins w:id="9782" w:author="Sowndarya S (WT01 - Manufacturing &amp; Hi Tech)" w:date="2015-03-23T19:07:00Z"/>
                <w:rFonts w:asciiTheme="minorHAnsi" w:hAnsiTheme="minorHAnsi" w:cstheme="minorHAnsi"/>
                <w:color w:val="000000"/>
                <w:sz w:val="18"/>
                <w:szCs w:val="16"/>
              </w:rPr>
            </w:pPr>
            <w:ins w:id="9783" w:author="Sowndarya S (WT01 - Manufacturing &amp; Hi Tech)" w:date="2015-03-24T10:16:00Z">
              <w:r>
                <w:rPr>
                  <w:rFonts w:asciiTheme="minorHAnsi" w:hAnsiTheme="minorHAnsi" w:cstheme="minorHAnsi"/>
                  <w:color w:val="000000"/>
                  <w:sz w:val="18"/>
                  <w:szCs w:val="16"/>
                </w:rPr>
                <w:t>BDE</w:t>
              </w:r>
            </w:ins>
            <w:ins w:id="9784" w:author="Sowndarya S (WT01 - Manufacturing &amp; Hi Tech)" w:date="2015-03-23T19:07:00Z">
              <w:r>
                <w:rPr>
                  <w:rFonts w:asciiTheme="minorHAnsi" w:hAnsiTheme="minorHAnsi" w:cstheme="minorHAnsi"/>
                  <w:color w:val="000000"/>
                  <w:sz w:val="18"/>
                  <w:szCs w:val="16"/>
                </w:rPr>
                <w:t>PlanID</w:t>
              </w:r>
            </w:ins>
          </w:p>
        </w:tc>
        <w:tc>
          <w:tcPr>
            <w:tcW w:w="880" w:type="pct"/>
            <w:tcBorders>
              <w:top w:val="single" w:sz="4" w:space="0" w:color="auto"/>
              <w:left w:val="single" w:sz="4" w:space="0" w:color="auto"/>
              <w:bottom w:val="single" w:sz="4" w:space="0" w:color="auto"/>
              <w:right w:val="single" w:sz="4" w:space="0" w:color="auto"/>
            </w:tcBorders>
          </w:tcPr>
          <w:p w14:paraId="1B499C22" w14:textId="074C4E53" w:rsidR="00683228" w:rsidRPr="00596774" w:rsidRDefault="00683228" w:rsidP="00683228">
            <w:pPr>
              <w:rPr>
                <w:ins w:id="9785" w:author="Sowndarya S (WT01 - Manufacturing &amp; Hi Tech)" w:date="2015-03-23T19:07:00Z"/>
                <w:rFonts w:ascii="Calibri" w:eastAsiaTheme="minorHAnsi" w:hAnsi="Calibri" w:cs="Calibri"/>
                <w:color w:val="000000"/>
                <w:highlight w:val="white"/>
              </w:rPr>
            </w:pPr>
            <w:ins w:id="9786"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
          <w:p w14:paraId="71F78157" w14:textId="77777777" w:rsidR="00683228" w:rsidRPr="00596774" w:rsidRDefault="00683228" w:rsidP="00683228">
            <w:pPr>
              <w:rPr>
                <w:ins w:id="9787" w:author="Sowndarya S (WT01 - Manufacturing &amp; Hi Tech)" w:date="2015-03-23T19:07:00Z"/>
                <w:rFonts w:asciiTheme="minorHAnsi" w:hAnsiTheme="minorHAnsi" w:cstheme="minorHAnsi"/>
                <w:color w:val="000000"/>
                <w:sz w:val="18"/>
                <w:szCs w:val="16"/>
              </w:rPr>
            </w:pPr>
            <w:ins w:id="9788" w:author="Sowndarya S (WT01 - Manufacturing &amp; Hi Tech)" w:date="2015-03-23T19:07:00Z">
              <w:r>
                <w:rPr>
                  <w:rFonts w:asciiTheme="minorHAnsi" w:hAnsiTheme="minorHAnsi" w:cstheme="minorHAnsi"/>
                  <w:color w:val="000000"/>
                  <w:sz w:val="18"/>
                  <w:szCs w:val="16"/>
                </w:rPr>
                <w:t>BDEPlanID</w:t>
              </w:r>
            </w:ins>
          </w:p>
        </w:tc>
      </w:tr>
      <w:tr w:rsidR="00683228" w:rsidRPr="000F1877" w14:paraId="746479EF" w14:textId="77777777" w:rsidTr="008B41B0">
        <w:trPr>
          <w:ins w:id="9789"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4B3AE84" w14:textId="53B1AF2A" w:rsidR="00683228" w:rsidRPr="00DD1485" w:rsidRDefault="00683228" w:rsidP="00683228">
            <w:pPr>
              <w:rPr>
                <w:ins w:id="9790" w:author="Sowndarya S (WT01 - Manufacturing &amp; Hi Tech)" w:date="2015-03-23T19:07:00Z"/>
                <w:rFonts w:asciiTheme="minorHAnsi" w:hAnsiTheme="minorHAnsi" w:cstheme="minorHAnsi"/>
                <w:color w:val="000000"/>
                <w:sz w:val="18"/>
                <w:szCs w:val="16"/>
              </w:rPr>
            </w:pPr>
            <w:ins w:id="9791" w:author="Sowndarya S (WT01 - Manufacturing &amp; Hi Tech)" w:date="2015-03-23T19:20:00Z">
              <w:r>
                <w:rPr>
                  <w:rFonts w:asciiTheme="minorHAnsi" w:hAnsiTheme="minorHAnsi" w:cstheme="minorHAnsi"/>
                  <w:color w:val="000000"/>
                  <w:sz w:val="18"/>
                  <w:szCs w:val="16"/>
                </w:rPr>
                <w:t>BDE_USER_ID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C3ADC5D" w14:textId="77777777" w:rsidR="00683228" w:rsidRPr="000F1877" w:rsidRDefault="00683228" w:rsidP="00683228">
            <w:pPr>
              <w:rPr>
                <w:ins w:id="9792" w:author="Sowndarya S (WT01 - Manufacturing &amp; Hi Tech)" w:date="2015-03-23T19:07:00Z"/>
                <w:rFonts w:asciiTheme="minorHAnsi" w:hAnsiTheme="minorHAnsi" w:cstheme="minorHAnsi"/>
                <w:color w:val="000000"/>
                <w:sz w:val="18"/>
                <w:szCs w:val="16"/>
              </w:rPr>
            </w:pPr>
            <w:ins w:id="9793" w:author="Sowndarya S (WT01 - Manufacturing &amp; Hi Tech)" w:date="2015-03-23T19:07:00Z">
              <w:r w:rsidRPr="0010140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3924B088" w14:textId="77777777" w:rsidR="00683228" w:rsidRPr="00E705DE" w:rsidRDefault="00683228" w:rsidP="00683228">
            <w:pPr>
              <w:widowControl/>
              <w:spacing w:line="240" w:lineRule="auto"/>
              <w:rPr>
                <w:ins w:id="9794" w:author="Sowndarya S (WT01 - Manufacturing &amp; Hi Tech)" w:date="2015-03-23T19:07:00Z"/>
                <w:rFonts w:asciiTheme="minorHAnsi" w:hAnsiTheme="minorHAnsi" w:cstheme="minorHAnsi"/>
                <w:sz w:val="18"/>
                <w:szCs w:val="16"/>
              </w:rPr>
            </w:pPr>
            <w:ins w:id="9795" w:author="Sowndarya S (WT01 - Manufacturing &amp; Hi Tech)" w:date="2015-03-23T19:07:00Z">
              <w:r>
                <w:rPr>
                  <w:rFonts w:asciiTheme="minorHAnsi" w:hAnsiTheme="minorHAnsi" w:cstheme="minorHAnsi"/>
                  <w:sz w:val="18"/>
                  <w:szCs w:val="16"/>
                </w:rPr>
                <w:t>PlanOwner</w:t>
              </w:r>
            </w:ins>
          </w:p>
        </w:tc>
        <w:tc>
          <w:tcPr>
            <w:tcW w:w="880" w:type="pct"/>
            <w:tcBorders>
              <w:top w:val="single" w:sz="4" w:space="0" w:color="auto"/>
              <w:left w:val="single" w:sz="4" w:space="0" w:color="auto"/>
              <w:bottom w:val="single" w:sz="4" w:space="0" w:color="auto"/>
              <w:right w:val="single" w:sz="4" w:space="0" w:color="auto"/>
            </w:tcBorders>
          </w:tcPr>
          <w:p w14:paraId="4F951597" w14:textId="6F6B3901" w:rsidR="00683228" w:rsidRPr="00596774" w:rsidRDefault="00683228" w:rsidP="00683228">
            <w:pPr>
              <w:rPr>
                <w:ins w:id="9796" w:author="Sowndarya S (WT01 - Manufacturing &amp; Hi Tech)" w:date="2015-03-23T19:07:00Z"/>
                <w:rFonts w:ascii="Calibri" w:eastAsiaTheme="minorHAnsi" w:hAnsi="Calibri" w:cs="Calibri"/>
                <w:color w:val="000000"/>
                <w:highlight w:val="white"/>
              </w:rPr>
            </w:pPr>
            <w:ins w:id="9797"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
          <w:p w14:paraId="256A26F0" w14:textId="77777777" w:rsidR="00683228" w:rsidRPr="00596774" w:rsidRDefault="00683228" w:rsidP="00683228">
            <w:pPr>
              <w:rPr>
                <w:ins w:id="9798" w:author="Sowndarya S (WT01 - Manufacturing &amp; Hi Tech)" w:date="2015-03-23T19:07:00Z"/>
                <w:rFonts w:asciiTheme="minorHAnsi" w:hAnsiTheme="minorHAnsi" w:cstheme="minorHAnsi"/>
                <w:color w:val="000000"/>
                <w:sz w:val="18"/>
                <w:szCs w:val="16"/>
              </w:rPr>
            </w:pPr>
            <w:ins w:id="9799" w:author="Sowndarya S (WT01 - Manufacturing &amp; Hi Tech)" w:date="2015-03-23T19:07:00Z">
              <w:r>
                <w:rPr>
                  <w:rFonts w:asciiTheme="minorHAnsi" w:hAnsiTheme="minorHAnsi" w:cstheme="minorHAnsi"/>
                  <w:color w:val="000000"/>
                  <w:sz w:val="18"/>
                  <w:szCs w:val="16"/>
                </w:rPr>
                <w:t>BDEUserID</w:t>
              </w:r>
            </w:ins>
          </w:p>
        </w:tc>
      </w:tr>
      <w:tr w:rsidR="00683228" w:rsidRPr="000F1877" w14:paraId="3ADB47F3" w14:textId="77777777" w:rsidTr="008B41B0">
        <w:trPr>
          <w:ins w:id="9800"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DA6C13B" w14:textId="6299D22C" w:rsidR="00683228" w:rsidRPr="00DD1485" w:rsidRDefault="00683228" w:rsidP="00683228">
            <w:pPr>
              <w:rPr>
                <w:ins w:id="9801" w:author="Sowndarya S (WT01 - Manufacturing &amp; Hi Tech)" w:date="2015-03-23T19:07:00Z"/>
                <w:rFonts w:asciiTheme="minorHAnsi" w:hAnsiTheme="minorHAnsi" w:cstheme="minorHAnsi"/>
                <w:color w:val="000000"/>
                <w:sz w:val="18"/>
                <w:szCs w:val="16"/>
              </w:rPr>
            </w:pPr>
            <w:ins w:id="9802" w:author="Sowndarya S (WT01 - Manufacturing &amp; Hi Tech)" w:date="2015-03-23T19:20:00Z">
              <w:r>
                <w:rPr>
                  <w:rFonts w:asciiTheme="minorHAnsi" w:hAnsiTheme="minorHAnsi" w:cstheme="minorHAnsi"/>
                  <w:color w:val="000000"/>
                  <w:sz w:val="18"/>
                  <w:szCs w:val="16"/>
                </w:rPr>
                <w:t>RESELLER_PARTNER_ID</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14FD492" w14:textId="72D30876" w:rsidR="00683228" w:rsidRPr="000F1877" w:rsidRDefault="00683228" w:rsidP="00683228">
            <w:pPr>
              <w:rPr>
                <w:ins w:id="9803" w:author="Sowndarya S (WT01 - Manufacturing &amp; Hi Tech)" w:date="2015-03-23T19:07:00Z"/>
                <w:rFonts w:asciiTheme="minorHAnsi" w:hAnsiTheme="minorHAnsi" w:cstheme="minorHAnsi"/>
                <w:color w:val="000000"/>
                <w:sz w:val="18"/>
                <w:szCs w:val="16"/>
              </w:rPr>
            </w:pPr>
            <w:ins w:id="9804" w:author="Sowndarya S (WT01 - Manufacturing &amp; Hi Tech)" w:date="2015-03-23T19:23:00Z">
              <w:r w:rsidRPr="00DF0C35">
                <w:rPr>
                  <w:rFonts w:ascii="Calibri" w:hAnsi="Calibri" w:cs="Calibri"/>
                  <w:color w:val="000000"/>
                  <w:sz w:val="18"/>
                  <w:szCs w:val="22"/>
                </w:rPr>
                <w:t>RevPlanTerritoryResellerAlloc</w:t>
              </w:r>
            </w:ins>
          </w:p>
        </w:tc>
        <w:tc>
          <w:tcPr>
            <w:tcW w:w="1049" w:type="pct"/>
            <w:tcBorders>
              <w:top w:val="single" w:sz="4" w:space="0" w:color="auto"/>
              <w:left w:val="single" w:sz="4" w:space="0" w:color="auto"/>
              <w:bottom w:val="single" w:sz="4" w:space="0" w:color="auto"/>
              <w:right w:val="single" w:sz="4" w:space="0" w:color="auto"/>
            </w:tcBorders>
          </w:tcPr>
          <w:p w14:paraId="4C1BEEA6" w14:textId="259C0641" w:rsidR="00683228" w:rsidRPr="000F1877" w:rsidRDefault="00683228" w:rsidP="00683228">
            <w:pPr>
              <w:widowControl/>
              <w:spacing w:line="240" w:lineRule="auto"/>
              <w:rPr>
                <w:ins w:id="9805" w:author="Sowndarya S (WT01 - Manufacturing &amp; Hi Tech)" w:date="2015-03-23T19:07:00Z"/>
                <w:rFonts w:asciiTheme="minorHAnsi" w:hAnsiTheme="minorHAnsi" w:cstheme="minorHAnsi"/>
                <w:color w:val="000000"/>
                <w:sz w:val="18"/>
                <w:szCs w:val="16"/>
              </w:rPr>
            </w:pPr>
            <w:ins w:id="9806" w:author="Sowndarya S (WT01 - Manufacturing &amp; Hi Tech)" w:date="2015-03-24T09:43:00Z">
              <w:r>
                <w:rPr>
                  <w:rFonts w:asciiTheme="minorHAnsi" w:hAnsiTheme="minorHAnsi" w:cstheme="minorHAnsi"/>
                  <w:color w:val="000000"/>
                  <w:sz w:val="18"/>
                  <w:szCs w:val="16"/>
                </w:rPr>
                <w:t>ResellerPartnerId</w:t>
              </w:r>
            </w:ins>
          </w:p>
        </w:tc>
        <w:tc>
          <w:tcPr>
            <w:tcW w:w="880" w:type="pct"/>
            <w:tcBorders>
              <w:top w:val="single" w:sz="4" w:space="0" w:color="auto"/>
              <w:left w:val="single" w:sz="4" w:space="0" w:color="auto"/>
              <w:bottom w:val="single" w:sz="4" w:space="0" w:color="auto"/>
              <w:right w:val="single" w:sz="4" w:space="0" w:color="auto"/>
            </w:tcBorders>
          </w:tcPr>
          <w:p w14:paraId="669F43FF" w14:textId="0CBE27D7" w:rsidR="00683228" w:rsidRPr="00596774" w:rsidRDefault="00683228" w:rsidP="00683228">
            <w:pPr>
              <w:rPr>
                <w:ins w:id="9807" w:author="Sowndarya S (WT01 - Manufacturing &amp; Hi Tech)" w:date="2015-03-23T19:07:00Z"/>
                <w:rFonts w:ascii="Calibri" w:eastAsiaTheme="minorHAnsi" w:hAnsi="Calibri" w:cs="Calibri"/>
                <w:color w:val="000000"/>
                <w:highlight w:val="white"/>
              </w:rPr>
            </w:pPr>
            <w:ins w:id="9808"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
          <w:p w14:paraId="07008AD8" w14:textId="760D17AB" w:rsidR="00683228" w:rsidRPr="00596774" w:rsidRDefault="00683228" w:rsidP="00683228">
            <w:pPr>
              <w:rPr>
                <w:ins w:id="9809" w:author="Sowndarya S (WT01 - Manufacturing &amp; Hi Tech)" w:date="2015-03-23T19:07:00Z"/>
                <w:rFonts w:asciiTheme="minorHAnsi" w:hAnsiTheme="minorHAnsi" w:cstheme="minorHAnsi"/>
                <w:color w:val="000000"/>
                <w:sz w:val="18"/>
                <w:szCs w:val="16"/>
              </w:rPr>
            </w:pPr>
            <w:ins w:id="9810" w:author="Sowndarya S (WT01 - Manufacturing &amp; Hi Tech)" w:date="2015-03-24T10:25:00Z">
              <w:r>
                <w:rPr>
                  <w:rFonts w:asciiTheme="minorHAnsi" w:hAnsiTheme="minorHAnsi" w:cstheme="minorHAnsi"/>
                  <w:color w:val="000000"/>
                  <w:sz w:val="18"/>
                  <w:szCs w:val="16"/>
                </w:rPr>
                <w:t>ResellerPartnerID</w:t>
              </w:r>
            </w:ins>
          </w:p>
        </w:tc>
      </w:tr>
      <w:tr w:rsidR="00683228" w:rsidRPr="000F1877" w14:paraId="574F5898" w14:textId="77777777" w:rsidTr="008B41B0">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9811" w:author="Sowndarya S (WT01 - Manufacturing &amp; Hi Tech)" w:date="2015-03-24T10:25:00Z">
            <w:tblPrEx>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9812"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Change w:id="9813" w:author="Sowndarya S (WT01 - Manufacturing &amp; Hi Tech)" w:date="2015-03-24T10:25:00Z">
              <w:tcPr>
                <w:tcW w:w="931" w:type="pct"/>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9641A0F" w14:textId="4220BBC0" w:rsidR="00683228" w:rsidRPr="00DD1485" w:rsidRDefault="00683228" w:rsidP="00683228">
            <w:pPr>
              <w:rPr>
                <w:ins w:id="9814" w:author="Sowndarya S (WT01 - Manufacturing &amp; Hi Tech)" w:date="2015-03-23T19:07:00Z"/>
                <w:rFonts w:asciiTheme="minorHAnsi" w:hAnsiTheme="minorHAnsi" w:cstheme="minorHAnsi"/>
                <w:color w:val="000000"/>
                <w:sz w:val="18"/>
                <w:szCs w:val="16"/>
              </w:rPr>
            </w:pPr>
            <w:ins w:id="9815" w:author="Sowndarya S (WT01 - Manufacturing &amp; Hi Tech)" w:date="2015-03-23T19:20:00Z">
              <w:r>
                <w:rPr>
                  <w:rFonts w:asciiTheme="minorHAnsi" w:hAnsiTheme="minorHAnsi" w:cstheme="minorHAnsi"/>
                  <w:color w:val="000000"/>
                  <w:sz w:val="18"/>
                  <w:szCs w:val="16"/>
                </w:rPr>
                <w:t>TOTAL_REVENUE</w:t>
              </w:r>
            </w:ins>
          </w:p>
        </w:tc>
        <w:tc>
          <w:tcPr>
            <w:tcW w:w="1049" w:type="pct"/>
            <w:tcBorders>
              <w:top w:val="single" w:sz="4" w:space="0" w:color="auto"/>
              <w:left w:val="single" w:sz="4" w:space="0" w:color="auto"/>
              <w:bottom w:val="single" w:sz="4" w:space="0" w:color="auto"/>
              <w:right w:val="single" w:sz="4" w:space="0" w:color="auto"/>
            </w:tcBorders>
            <w:shd w:val="clear" w:color="auto" w:fill="auto"/>
            <w:vAlign w:val="bottom"/>
            <w:tcPrChange w:id="9816" w:author="Sowndarya S (WT01 - Manufacturing &amp; Hi Tech)" w:date="2015-03-24T10:25:00Z">
              <w:tcPr>
                <w:tcW w:w="1049" w:type="pct"/>
                <w:tcBorders>
                  <w:top w:val="single" w:sz="4" w:space="0" w:color="auto"/>
                  <w:left w:val="single" w:sz="4" w:space="0" w:color="auto"/>
                  <w:bottom w:val="single" w:sz="4" w:space="0" w:color="auto"/>
                  <w:right w:val="single" w:sz="4" w:space="0" w:color="auto"/>
                </w:tcBorders>
                <w:shd w:val="clear" w:color="auto" w:fill="auto"/>
                <w:vAlign w:val="bottom"/>
              </w:tcPr>
            </w:tcPrChange>
          </w:tcPr>
          <w:p w14:paraId="604870B0" w14:textId="3E977BA6" w:rsidR="00683228" w:rsidRPr="007E707F" w:rsidRDefault="00683228" w:rsidP="00683228">
            <w:pPr>
              <w:rPr>
                <w:ins w:id="9817" w:author="Sowndarya S (WT01 - Manufacturing &amp; Hi Tech)" w:date="2015-03-23T19:07:00Z"/>
                <w:rFonts w:asciiTheme="minorHAnsi" w:hAnsiTheme="minorHAnsi" w:cstheme="minorHAnsi"/>
                <w:color w:val="000000"/>
                <w:sz w:val="18"/>
                <w:szCs w:val="16"/>
              </w:rPr>
            </w:pPr>
            <w:ins w:id="9818" w:author="Sowndarya S (WT01 - Manufacturing &amp; Hi Tech)" w:date="2015-03-23T19:24:00Z">
              <w:r w:rsidRPr="00DF0C35">
                <w:rPr>
                  <w:rFonts w:ascii="Calibri" w:hAnsi="Calibri" w:cs="Calibri"/>
                  <w:color w:val="000000"/>
                  <w:sz w:val="18"/>
                  <w:szCs w:val="22"/>
                </w:rPr>
                <w:t>RevPlanTerritoryResellerAlloc</w:t>
              </w:r>
            </w:ins>
          </w:p>
        </w:tc>
        <w:tc>
          <w:tcPr>
            <w:tcW w:w="1049" w:type="pct"/>
            <w:tcBorders>
              <w:top w:val="single" w:sz="4" w:space="0" w:color="auto"/>
              <w:left w:val="single" w:sz="4" w:space="0" w:color="auto"/>
              <w:bottom w:val="single" w:sz="4" w:space="0" w:color="auto"/>
              <w:right w:val="single" w:sz="4" w:space="0" w:color="auto"/>
            </w:tcBorders>
            <w:tcPrChange w:id="9819" w:author="Sowndarya S (WT01 - Manufacturing &amp; Hi Tech)" w:date="2015-03-24T10:25:00Z">
              <w:tcPr>
                <w:tcW w:w="1049" w:type="pct"/>
                <w:tcBorders>
                  <w:top w:val="single" w:sz="4" w:space="0" w:color="auto"/>
                  <w:left w:val="single" w:sz="4" w:space="0" w:color="auto"/>
                  <w:bottom w:val="single" w:sz="4" w:space="0" w:color="auto"/>
                  <w:right w:val="single" w:sz="4" w:space="0" w:color="auto"/>
                </w:tcBorders>
              </w:tcPr>
            </w:tcPrChange>
          </w:tcPr>
          <w:p w14:paraId="77B1611A" w14:textId="77777777" w:rsidR="00683228" w:rsidRPr="007E707F" w:rsidRDefault="00683228" w:rsidP="00683228">
            <w:pPr>
              <w:widowControl/>
              <w:spacing w:line="240" w:lineRule="auto"/>
              <w:rPr>
                <w:ins w:id="9820" w:author="Sowndarya S (WT01 - Manufacturing &amp; Hi Tech)" w:date="2015-03-23T19:28:00Z"/>
                <w:rFonts w:ascii="Calibri" w:hAnsi="Calibri" w:cs="Calibri"/>
                <w:color w:val="000000"/>
                <w:sz w:val="18"/>
                <w:szCs w:val="22"/>
              </w:rPr>
            </w:pPr>
            <w:ins w:id="9821" w:author="Sowndarya S (WT01 - Manufacturing &amp; Hi Tech)" w:date="2015-03-23T19:28:00Z">
              <w:r w:rsidRPr="007E707F">
                <w:rPr>
                  <w:rFonts w:ascii="Calibri" w:hAnsi="Calibri" w:cs="Calibri"/>
                  <w:color w:val="000000"/>
                  <w:sz w:val="18"/>
                  <w:szCs w:val="22"/>
                </w:rPr>
                <w:t>TotalRevenue</w:t>
              </w:r>
            </w:ins>
          </w:p>
          <w:p w14:paraId="5617F577" w14:textId="096EF5D4" w:rsidR="00683228" w:rsidRPr="007E707F" w:rsidRDefault="00683228" w:rsidP="00683228">
            <w:pPr>
              <w:widowControl/>
              <w:spacing w:line="240" w:lineRule="auto"/>
              <w:rPr>
                <w:ins w:id="9822" w:author="Sowndarya S (WT01 - Manufacturing &amp; Hi Tech)" w:date="2015-03-23T19:07:00Z"/>
                <w:rFonts w:ascii="Calibri" w:hAnsi="Calibri" w:cs="Calibri"/>
                <w:color w:val="000000"/>
                <w:sz w:val="18"/>
                <w:szCs w:val="22"/>
              </w:rPr>
            </w:pPr>
          </w:p>
          <w:p w14:paraId="7030B4CA" w14:textId="77777777" w:rsidR="00683228" w:rsidRPr="000F1877" w:rsidRDefault="00683228" w:rsidP="00683228">
            <w:pPr>
              <w:rPr>
                <w:ins w:id="9823" w:author="Sowndarya S (WT01 - Manufacturing &amp; Hi Tech)" w:date="2015-03-23T19:07:00Z"/>
                <w:rFonts w:asciiTheme="minorHAnsi" w:hAnsiTheme="minorHAnsi" w:cstheme="minorHAnsi"/>
                <w:color w:val="000000"/>
                <w:sz w:val="18"/>
                <w:szCs w:val="16"/>
              </w:rPr>
            </w:pPr>
          </w:p>
        </w:tc>
        <w:tc>
          <w:tcPr>
            <w:tcW w:w="880" w:type="pct"/>
            <w:tcBorders>
              <w:top w:val="single" w:sz="4" w:space="0" w:color="auto"/>
              <w:left w:val="single" w:sz="4" w:space="0" w:color="auto"/>
              <w:bottom w:val="single" w:sz="4" w:space="0" w:color="auto"/>
              <w:right w:val="single" w:sz="4" w:space="0" w:color="auto"/>
            </w:tcBorders>
            <w:tcPrChange w:id="9824" w:author="Sowndarya S (WT01 - Manufacturing &amp; Hi Tech)" w:date="2015-03-24T10:25:00Z">
              <w:tcPr>
                <w:tcW w:w="880" w:type="pct"/>
                <w:tcBorders>
                  <w:top w:val="single" w:sz="4" w:space="0" w:color="auto"/>
                  <w:left w:val="single" w:sz="4" w:space="0" w:color="auto"/>
                  <w:bottom w:val="single" w:sz="4" w:space="0" w:color="auto"/>
                  <w:right w:val="single" w:sz="4" w:space="0" w:color="auto"/>
                </w:tcBorders>
              </w:tcPr>
            </w:tcPrChange>
          </w:tcPr>
          <w:p w14:paraId="17948C11" w14:textId="253703BB" w:rsidR="00683228" w:rsidRPr="00596774" w:rsidRDefault="00683228" w:rsidP="00683228">
            <w:pPr>
              <w:rPr>
                <w:ins w:id="9825" w:author="Sowndarya S (WT01 - Manufacturing &amp; Hi Tech)" w:date="2015-03-23T19:07:00Z"/>
                <w:rFonts w:ascii="Calibri" w:eastAsiaTheme="minorHAnsi" w:hAnsi="Calibri" w:cs="Calibri"/>
                <w:color w:val="000000"/>
                <w:highlight w:val="white"/>
              </w:rPr>
            </w:pPr>
            <w:ins w:id="9826"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tcPrChange w:id="9827" w:author="Sowndarya S (WT01 - Manufacturing &amp; Hi Tech)" w:date="2015-03-24T10:25:00Z">
              <w:tcPr>
                <w:tcW w:w="1091" w:type="pct"/>
                <w:tcBorders>
                  <w:top w:val="single" w:sz="4" w:space="0" w:color="auto"/>
                  <w:left w:val="single" w:sz="4" w:space="0" w:color="auto"/>
                  <w:bottom w:val="single" w:sz="4" w:space="0" w:color="auto"/>
                  <w:right w:val="single" w:sz="4" w:space="0" w:color="auto"/>
                </w:tcBorders>
                <w:vAlign w:val="center"/>
              </w:tcPr>
            </w:tcPrChange>
          </w:tcPr>
          <w:p w14:paraId="38CE2432" w14:textId="0859D66B" w:rsidR="00683228" w:rsidRPr="00596774" w:rsidRDefault="00683228" w:rsidP="00683228">
            <w:pPr>
              <w:rPr>
                <w:ins w:id="9828" w:author="Sowndarya S (WT01 - Manufacturing &amp; Hi Tech)" w:date="2015-03-23T19:07:00Z"/>
                <w:rFonts w:asciiTheme="minorHAnsi" w:hAnsiTheme="minorHAnsi" w:cstheme="minorHAnsi"/>
                <w:color w:val="000000"/>
                <w:sz w:val="18"/>
                <w:szCs w:val="16"/>
              </w:rPr>
            </w:pPr>
            <w:ins w:id="9829" w:author="Sowndarya S (WT01 - Manufacturing &amp; Hi Tech)" w:date="2015-03-24T10:25:00Z">
              <w:r>
                <w:rPr>
                  <w:rFonts w:asciiTheme="minorHAnsi" w:hAnsiTheme="minorHAnsi" w:cstheme="minorHAnsi"/>
                  <w:color w:val="000000"/>
                  <w:sz w:val="18"/>
                  <w:szCs w:val="16"/>
                </w:rPr>
                <w:t>TotalRevenue</w:t>
              </w:r>
            </w:ins>
          </w:p>
        </w:tc>
      </w:tr>
      <w:tr w:rsidR="00683228" w:rsidRPr="000F1877" w14:paraId="1CDBFC57" w14:textId="77777777" w:rsidTr="008B41B0">
        <w:trPr>
          <w:ins w:id="9830"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A06B588" w14:textId="7CCF7F73" w:rsidR="00683228" w:rsidRPr="00DD1485" w:rsidRDefault="00683228" w:rsidP="00683228">
            <w:pPr>
              <w:rPr>
                <w:ins w:id="9831" w:author="Sowndarya S (WT01 - Manufacturing &amp; Hi Tech)" w:date="2015-03-23T19:07:00Z"/>
                <w:rFonts w:asciiTheme="minorHAnsi" w:hAnsiTheme="minorHAnsi" w:cstheme="minorHAnsi"/>
                <w:color w:val="000000"/>
                <w:sz w:val="18"/>
                <w:szCs w:val="16"/>
              </w:rPr>
            </w:pPr>
            <w:ins w:id="9832" w:author="Sowndarya S (WT01 - Manufacturing &amp; Hi Tech)" w:date="2015-03-23T19:20:00Z">
              <w:r>
                <w:rPr>
                  <w:rFonts w:asciiTheme="minorHAnsi" w:hAnsiTheme="minorHAnsi" w:cstheme="minorHAnsi"/>
                  <w:color w:val="000000"/>
                  <w:sz w:val="18"/>
                  <w:szCs w:val="16"/>
                </w:rPr>
                <w:t>TOTAL_PROFIT</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E6EF4FB" w14:textId="77777777" w:rsidR="00683228" w:rsidRPr="00264D8D" w:rsidRDefault="00683228" w:rsidP="00683228">
            <w:pPr>
              <w:rPr>
                <w:ins w:id="9833" w:author="Sowndarya S (WT01 - Manufacturing &amp; Hi Tech)" w:date="2015-03-23T19:07:00Z"/>
                <w:rFonts w:asciiTheme="minorHAnsi" w:hAnsiTheme="minorHAnsi" w:cstheme="minorHAnsi"/>
                <w:color w:val="000000"/>
                <w:sz w:val="18"/>
                <w:szCs w:val="18"/>
              </w:rPr>
            </w:pPr>
            <w:ins w:id="9834" w:author="Sowndarya S (WT01 - Manufacturing &amp; Hi Tech)" w:date="2015-03-23T19:07:00Z">
              <w:r w:rsidRPr="00561FA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51B8FB1A" w14:textId="00D97D64" w:rsidR="00683228" w:rsidRPr="000F1877" w:rsidRDefault="00683228" w:rsidP="00683228">
            <w:pPr>
              <w:rPr>
                <w:ins w:id="9835" w:author="Sowndarya S (WT01 - Manufacturing &amp; Hi Tech)" w:date="2015-03-23T19:07:00Z"/>
                <w:rFonts w:asciiTheme="minorHAnsi" w:hAnsiTheme="minorHAnsi" w:cstheme="minorHAnsi"/>
                <w:color w:val="000000"/>
                <w:sz w:val="18"/>
                <w:szCs w:val="16"/>
              </w:rPr>
            </w:pPr>
            <w:ins w:id="9836" w:author="Sowndarya S (WT01 - Manufacturing &amp; Hi Tech)" w:date="2015-03-23T19:28:00Z">
              <w:r w:rsidRPr="007E707F">
                <w:rPr>
                  <w:rFonts w:ascii="Calibri" w:hAnsi="Calibri" w:cs="Calibri"/>
                  <w:color w:val="000000"/>
                  <w:sz w:val="18"/>
                  <w:szCs w:val="22"/>
                </w:rPr>
                <w:t>TotalProfit</w:t>
              </w:r>
            </w:ins>
          </w:p>
        </w:tc>
        <w:tc>
          <w:tcPr>
            <w:tcW w:w="880" w:type="pct"/>
            <w:tcBorders>
              <w:top w:val="single" w:sz="4" w:space="0" w:color="auto"/>
              <w:left w:val="single" w:sz="4" w:space="0" w:color="auto"/>
              <w:bottom w:val="single" w:sz="4" w:space="0" w:color="auto"/>
              <w:right w:val="single" w:sz="4" w:space="0" w:color="auto"/>
            </w:tcBorders>
          </w:tcPr>
          <w:p w14:paraId="4085FDF2" w14:textId="18CB868A" w:rsidR="00683228" w:rsidRPr="00596774" w:rsidRDefault="00683228" w:rsidP="00683228">
            <w:pPr>
              <w:rPr>
                <w:ins w:id="9837" w:author="Sowndarya S (WT01 - Manufacturing &amp; Hi Tech)" w:date="2015-03-23T19:07:00Z"/>
                <w:rFonts w:ascii="Calibri" w:eastAsiaTheme="minorHAnsi" w:hAnsi="Calibri" w:cs="Calibri"/>
                <w:color w:val="000000"/>
                <w:highlight w:val="white"/>
              </w:rPr>
            </w:pPr>
            <w:ins w:id="9838"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6F6BFD29" w14:textId="798374A6" w:rsidR="00683228" w:rsidRPr="00596774" w:rsidRDefault="00683228" w:rsidP="00683228">
            <w:pPr>
              <w:rPr>
                <w:ins w:id="9839" w:author="Sowndarya S (WT01 - Manufacturing &amp; Hi Tech)" w:date="2015-03-23T19:07:00Z"/>
                <w:rFonts w:asciiTheme="minorHAnsi" w:hAnsiTheme="minorHAnsi" w:cstheme="minorHAnsi"/>
                <w:color w:val="000000"/>
                <w:sz w:val="18"/>
                <w:szCs w:val="16"/>
              </w:rPr>
            </w:pPr>
            <w:ins w:id="9840" w:author="Sowndarya S (WT01 - Manufacturing &amp; Hi Tech)" w:date="2015-03-24T10:25:00Z">
              <w:r>
                <w:rPr>
                  <w:rFonts w:asciiTheme="minorHAnsi" w:hAnsiTheme="minorHAnsi" w:cstheme="minorHAnsi"/>
                  <w:color w:val="000000"/>
                  <w:sz w:val="18"/>
                  <w:szCs w:val="16"/>
                </w:rPr>
                <w:t>TotalProfit</w:t>
              </w:r>
            </w:ins>
          </w:p>
        </w:tc>
      </w:tr>
      <w:tr w:rsidR="00683228" w:rsidRPr="000F1877" w14:paraId="265859E5" w14:textId="77777777" w:rsidTr="008B41B0">
        <w:trPr>
          <w:ins w:id="9841"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E6C658E" w14:textId="3F5962A7" w:rsidR="00683228" w:rsidRPr="00DD1485" w:rsidRDefault="00683228" w:rsidP="00683228">
            <w:pPr>
              <w:rPr>
                <w:ins w:id="9842" w:author="Sowndarya S (WT01 - Manufacturing &amp; Hi Tech)" w:date="2015-03-23T19:07:00Z"/>
                <w:rFonts w:asciiTheme="minorHAnsi" w:hAnsiTheme="minorHAnsi" w:cstheme="minorHAnsi"/>
                <w:color w:val="000000"/>
                <w:sz w:val="18"/>
                <w:szCs w:val="16"/>
              </w:rPr>
            </w:pPr>
            <w:ins w:id="9843" w:author="Sowndarya S (WT01 - Manufacturing &amp; Hi Tech)" w:date="2015-03-23T19:20:00Z">
              <w:r>
                <w:rPr>
                  <w:rFonts w:asciiTheme="minorHAnsi" w:hAnsiTheme="minorHAnsi" w:cstheme="minorHAnsi"/>
                  <w:color w:val="000000"/>
                  <w:sz w:val="18"/>
                  <w:szCs w:val="16"/>
                </w:rPr>
                <w:t>PLAN_YEAR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F80CB28" w14:textId="77777777" w:rsidR="00683228" w:rsidRPr="00264D8D" w:rsidRDefault="00683228" w:rsidP="00683228">
            <w:pPr>
              <w:rPr>
                <w:ins w:id="9844" w:author="Sowndarya S (WT01 - Manufacturing &amp; Hi Tech)" w:date="2015-03-23T19:07:00Z"/>
                <w:rFonts w:asciiTheme="minorHAnsi" w:hAnsiTheme="minorHAnsi" w:cstheme="minorHAnsi"/>
                <w:color w:val="000000"/>
                <w:sz w:val="18"/>
                <w:szCs w:val="18"/>
              </w:rPr>
            </w:pPr>
            <w:ins w:id="9845" w:author="Sowndarya S (WT01 - Manufacturing &amp; Hi Tech)" w:date="2015-03-23T19:07:00Z">
              <w:r w:rsidRPr="00561FA5">
                <w:rPr>
                  <w:rFonts w:ascii="Calibri" w:hAnsi="Calibri" w:cs="Calibri"/>
                  <w:color w:val="000000"/>
                  <w:sz w:val="18"/>
                  <w:szCs w:val="22"/>
                </w:rPr>
                <w:t>Plan</w:t>
              </w:r>
            </w:ins>
          </w:p>
        </w:tc>
        <w:tc>
          <w:tcPr>
            <w:tcW w:w="1049" w:type="pct"/>
            <w:tcBorders>
              <w:top w:val="single" w:sz="4" w:space="0" w:color="auto"/>
              <w:left w:val="single" w:sz="4" w:space="0" w:color="auto"/>
              <w:bottom w:val="single" w:sz="4" w:space="0" w:color="auto"/>
              <w:right w:val="single" w:sz="4" w:space="0" w:color="auto"/>
            </w:tcBorders>
          </w:tcPr>
          <w:p w14:paraId="6AFE9DD0" w14:textId="6FBD7441" w:rsidR="00683228" w:rsidRPr="000F1877" w:rsidRDefault="00683228" w:rsidP="00683228">
            <w:pPr>
              <w:rPr>
                <w:ins w:id="9846" w:author="Sowndarya S (WT01 - Manufacturing &amp; Hi Tech)" w:date="2015-03-23T19:07:00Z"/>
                <w:rFonts w:asciiTheme="minorHAnsi" w:hAnsiTheme="minorHAnsi" w:cstheme="minorHAnsi"/>
                <w:color w:val="000000"/>
                <w:sz w:val="18"/>
                <w:szCs w:val="16"/>
              </w:rPr>
            </w:pPr>
            <w:ins w:id="9847" w:author="Sowndarya S (WT01 - Manufacturing &amp; Hi Tech)" w:date="2015-03-23T19:28:00Z">
              <w:r>
                <w:rPr>
                  <w:rFonts w:ascii="Calibri" w:hAnsi="Calibri" w:cs="Calibri"/>
                  <w:color w:val="000000"/>
                  <w:sz w:val="18"/>
                  <w:szCs w:val="22"/>
                </w:rPr>
                <w:t>PlanYear</w:t>
              </w:r>
            </w:ins>
          </w:p>
        </w:tc>
        <w:tc>
          <w:tcPr>
            <w:tcW w:w="880" w:type="pct"/>
            <w:tcBorders>
              <w:top w:val="single" w:sz="4" w:space="0" w:color="auto"/>
              <w:left w:val="single" w:sz="4" w:space="0" w:color="auto"/>
              <w:bottom w:val="single" w:sz="4" w:space="0" w:color="auto"/>
              <w:right w:val="single" w:sz="4" w:space="0" w:color="auto"/>
            </w:tcBorders>
          </w:tcPr>
          <w:p w14:paraId="44F91E10" w14:textId="2224BA27" w:rsidR="00683228" w:rsidRPr="00596774" w:rsidRDefault="00683228" w:rsidP="00683228">
            <w:pPr>
              <w:rPr>
                <w:ins w:id="9848" w:author="Sowndarya S (WT01 - Manufacturing &amp; Hi Tech)" w:date="2015-03-23T19:07:00Z"/>
                <w:rFonts w:ascii="Calibri" w:eastAsiaTheme="minorHAnsi" w:hAnsi="Calibri" w:cs="Calibri"/>
                <w:color w:val="000000"/>
                <w:highlight w:val="white"/>
              </w:rPr>
            </w:pPr>
            <w:ins w:id="9849"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24031C10" w14:textId="431F03D5" w:rsidR="00683228" w:rsidRPr="00596774" w:rsidRDefault="00683228" w:rsidP="00683228">
            <w:pPr>
              <w:rPr>
                <w:ins w:id="9850" w:author="Sowndarya S (WT01 - Manufacturing &amp; Hi Tech)" w:date="2015-03-23T19:07:00Z"/>
                <w:rFonts w:asciiTheme="minorHAnsi" w:hAnsiTheme="minorHAnsi" w:cstheme="minorHAnsi"/>
                <w:color w:val="000000"/>
                <w:sz w:val="18"/>
                <w:szCs w:val="16"/>
              </w:rPr>
            </w:pPr>
            <w:ins w:id="9851" w:author="Sowndarya S (WT01 - Manufacturing &amp; Hi Tech)" w:date="2015-03-24T10:25:00Z">
              <w:r>
                <w:rPr>
                  <w:rFonts w:asciiTheme="minorHAnsi" w:hAnsiTheme="minorHAnsi" w:cstheme="minorHAnsi"/>
                  <w:color w:val="000000"/>
                  <w:sz w:val="18"/>
                  <w:szCs w:val="16"/>
                </w:rPr>
                <w:t>PalnYear</w:t>
              </w:r>
            </w:ins>
          </w:p>
        </w:tc>
      </w:tr>
      <w:tr w:rsidR="00683228" w:rsidRPr="000F1877" w14:paraId="517A56F2" w14:textId="77777777" w:rsidTr="008B41B0">
        <w:trPr>
          <w:ins w:id="9852"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67D75FE" w14:textId="632A6E84" w:rsidR="00683228" w:rsidRPr="00DD1485" w:rsidRDefault="00683228" w:rsidP="00683228">
            <w:pPr>
              <w:rPr>
                <w:ins w:id="9853" w:author="Sowndarya S (WT01 - Manufacturing &amp; Hi Tech)" w:date="2015-03-23T19:07:00Z"/>
                <w:rFonts w:asciiTheme="minorHAnsi" w:hAnsiTheme="minorHAnsi" w:cstheme="minorHAnsi"/>
                <w:color w:val="000000"/>
                <w:sz w:val="18"/>
                <w:szCs w:val="16"/>
              </w:rPr>
            </w:pPr>
            <w:ins w:id="9854" w:author="Sowndarya S (WT01 - Manufacturing &amp; Hi Tech)" w:date="2015-03-23T19:20:00Z">
              <w:r>
                <w:rPr>
                  <w:rFonts w:asciiTheme="minorHAnsi" w:hAnsiTheme="minorHAnsi" w:cstheme="minorHAnsi"/>
                  <w:color w:val="000000"/>
                  <w:sz w:val="18"/>
                  <w:szCs w:val="16"/>
                </w:rPr>
                <w:t>MODIFIED_DATE</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62455E9" w14:textId="05EBB3B4" w:rsidR="00683228" w:rsidRPr="00BA45DE" w:rsidRDefault="00683228" w:rsidP="00683228">
            <w:pPr>
              <w:rPr>
                <w:ins w:id="9855" w:author="Sowndarya S (WT01 - Manufacturing &amp; Hi Tech)" w:date="2015-03-23T19:07:00Z"/>
                <w:rFonts w:asciiTheme="minorHAnsi" w:hAnsiTheme="minorHAnsi" w:cstheme="minorHAnsi"/>
                <w:color w:val="000000"/>
                <w:sz w:val="18"/>
                <w:szCs w:val="18"/>
              </w:rPr>
            </w:pPr>
            <w:ins w:id="9856" w:author="Sowndarya S (WT01 - Manufacturing &amp; Hi Tech)" w:date="2015-03-23T19:24:00Z">
              <w:r>
                <w:rPr>
                  <w:rFonts w:asciiTheme="minorHAnsi" w:hAnsiTheme="minorHAnsi" w:cstheme="minorHAnsi"/>
                  <w:sz w:val="18"/>
                  <w:szCs w:val="18"/>
                </w:rPr>
                <w:t>Plan</w:t>
              </w:r>
            </w:ins>
          </w:p>
        </w:tc>
        <w:tc>
          <w:tcPr>
            <w:tcW w:w="1049" w:type="pct"/>
            <w:tcBorders>
              <w:top w:val="single" w:sz="4" w:space="0" w:color="auto"/>
              <w:left w:val="single" w:sz="4" w:space="0" w:color="auto"/>
              <w:bottom w:val="single" w:sz="4" w:space="0" w:color="auto"/>
              <w:right w:val="single" w:sz="4" w:space="0" w:color="auto"/>
            </w:tcBorders>
          </w:tcPr>
          <w:p w14:paraId="2B008DCF" w14:textId="710319C3" w:rsidR="00683228" w:rsidRPr="000F1877" w:rsidRDefault="00683228" w:rsidP="00683228">
            <w:pPr>
              <w:rPr>
                <w:ins w:id="9857" w:author="Sowndarya S (WT01 - Manufacturing &amp; Hi Tech)" w:date="2015-03-23T19:07:00Z"/>
                <w:rFonts w:asciiTheme="minorHAnsi" w:hAnsiTheme="minorHAnsi" w:cstheme="minorHAnsi"/>
                <w:color w:val="000000"/>
                <w:sz w:val="18"/>
                <w:szCs w:val="16"/>
              </w:rPr>
            </w:pPr>
            <w:ins w:id="9858" w:author="Sowndarya S (WT01 - Manufacturing &amp; Hi Tech)" w:date="2015-03-23T19:28:00Z">
              <w:r>
                <w:rPr>
                  <w:rFonts w:ascii="Calibri" w:hAnsi="Calibri" w:cs="Calibri"/>
                  <w:color w:val="000000"/>
                  <w:sz w:val="18"/>
                  <w:szCs w:val="22"/>
                </w:rPr>
                <w:t>ModifiedDate</w:t>
              </w:r>
            </w:ins>
          </w:p>
        </w:tc>
        <w:tc>
          <w:tcPr>
            <w:tcW w:w="880" w:type="pct"/>
            <w:tcBorders>
              <w:top w:val="single" w:sz="4" w:space="0" w:color="auto"/>
              <w:left w:val="single" w:sz="4" w:space="0" w:color="auto"/>
              <w:bottom w:val="single" w:sz="4" w:space="0" w:color="auto"/>
              <w:right w:val="single" w:sz="4" w:space="0" w:color="auto"/>
            </w:tcBorders>
          </w:tcPr>
          <w:p w14:paraId="4F4D0096" w14:textId="644D0D5E" w:rsidR="00683228" w:rsidRPr="00596774" w:rsidRDefault="00683228" w:rsidP="00683228">
            <w:pPr>
              <w:rPr>
                <w:ins w:id="9859" w:author="Sowndarya S (WT01 - Manufacturing &amp; Hi Tech)" w:date="2015-03-23T19:07:00Z"/>
                <w:rFonts w:ascii="Calibri" w:eastAsiaTheme="minorHAnsi" w:hAnsi="Calibri" w:cs="Calibri"/>
                <w:color w:val="000000"/>
                <w:highlight w:val="white"/>
              </w:rPr>
            </w:pPr>
            <w:ins w:id="9860"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581C51C8" w14:textId="17E2E237" w:rsidR="00683228" w:rsidRPr="00596774" w:rsidRDefault="00683228" w:rsidP="00683228">
            <w:pPr>
              <w:rPr>
                <w:ins w:id="9861" w:author="Sowndarya S (WT01 - Manufacturing &amp; Hi Tech)" w:date="2015-03-23T19:07:00Z"/>
                <w:rFonts w:asciiTheme="minorHAnsi" w:hAnsiTheme="minorHAnsi" w:cstheme="minorHAnsi"/>
                <w:color w:val="000000"/>
                <w:sz w:val="18"/>
                <w:szCs w:val="16"/>
              </w:rPr>
            </w:pPr>
            <w:ins w:id="9862" w:author="Sowndarya S (WT01 - Manufacturing &amp; Hi Tech)" w:date="2015-03-24T10:25:00Z">
              <w:r>
                <w:rPr>
                  <w:rFonts w:asciiTheme="minorHAnsi" w:hAnsiTheme="minorHAnsi" w:cstheme="minorHAnsi"/>
                  <w:color w:val="000000"/>
                  <w:sz w:val="18"/>
                  <w:szCs w:val="16"/>
                </w:rPr>
                <w:t>ModifiedDate</w:t>
              </w:r>
            </w:ins>
          </w:p>
        </w:tc>
      </w:tr>
      <w:tr w:rsidR="00683228" w:rsidRPr="000F1877" w14:paraId="21B45BFF" w14:textId="77777777" w:rsidTr="008B41B0">
        <w:trPr>
          <w:ins w:id="9863"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D667454" w14:textId="6DDEB397" w:rsidR="00683228" w:rsidRPr="00DD1485" w:rsidRDefault="00683228" w:rsidP="00683228">
            <w:pPr>
              <w:rPr>
                <w:ins w:id="9864" w:author="Sowndarya S (WT01 - Manufacturing &amp; Hi Tech)" w:date="2015-03-23T19:07:00Z"/>
                <w:rFonts w:asciiTheme="minorHAnsi" w:hAnsiTheme="minorHAnsi" w:cstheme="minorHAnsi"/>
                <w:color w:val="000000"/>
                <w:sz w:val="18"/>
                <w:szCs w:val="16"/>
              </w:rPr>
            </w:pPr>
            <w:ins w:id="9865" w:author="Sowndarya S (WT01 - Manufacturing &amp; Hi Tech)" w:date="2015-03-23T19:20:00Z">
              <w:r>
                <w:rPr>
                  <w:rFonts w:asciiTheme="minorHAnsi" w:hAnsiTheme="minorHAnsi" w:cstheme="minorHAnsi"/>
                  <w:color w:val="000000"/>
                  <w:sz w:val="18"/>
                  <w:szCs w:val="16"/>
                </w:rPr>
                <w:t>REV_JAN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E89A25E" w14:textId="3B357AFA" w:rsidR="00683228" w:rsidRPr="00DF0C35" w:rsidRDefault="00683228" w:rsidP="00683228">
            <w:pPr>
              <w:rPr>
                <w:ins w:id="9866" w:author="Sowndarya S (WT01 - Manufacturing &amp; Hi Tech)" w:date="2015-03-23T19:07:00Z"/>
                <w:rFonts w:asciiTheme="minorHAnsi" w:hAnsiTheme="minorHAnsi" w:cstheme="minorHAnsi"/>
                <w:color w:val="000000"/>
                <w:sz w:val="18"/>
                <w:szCs w:val="18"/>
              </w:rPr>
            </w:pPr>
            <w:ins w:id="9867"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4126C08C" w14:textId="3A70AB91" w:rsidR="00683228" w:rsidRPr="00E62EE1" w:rsidRDefault="00683228" w:rsidP="00683228">
            <w:pPr>
              <w:rPr>
                <w:ins w:id="9868" w:author="Sowndarya S (WT01 - Manufacturing &amp; Hi Tech)" w:date="2015-03-23T19:07:00Z"/>
                <w:rFonts w:asciiTheme="minorHAnsi" w:hAnsiTheme="minorHAnsi" w:cstheme="minorHAnsi"/>
                <w:color w:val="000000"/>
                <w:sz w:val="18"/>
                <w:szCs w:val="18"/>
              </w:rPr>
            </w:pPr>
            <w:ins w:id="9869"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06B590E2" w14:textId="4F2B02EB" w:rsidR="00683228" w:rsidRPr="00596774" w:rsidRDefault="00683228" w:rsidP="00683228">
            <w:pPr>
              <w:rPr>
                <w:ins w:id="9870" w:author="Sowndarya S (WT01 - Manufacturing &amp; Hi Tech)" w:date="2015-03-23T19:07:00Z"/>
                <w:rFonts w:ascii="Calibri" w:eastAsiaTheme="minorHAnsi" w:hAnsi="Calibri" w:cs="Calibri"/>
                <w:color w:val="000000"/>
                <w:highlight w:val="white"/>
              </w:rPr>
            </w:pPr>
            <w:ins w:id="9871"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7E83CF4B" w14:textId="2DDF14D2" w:rsidR="00683228" w:rsidRPr="00596774" w:rsidRDefault="00683228" w:rsidP="00683228">
            <w:pPr>
              <w:rPr>
                <w:ins w:id="9872" w:author="Sowndarya S (WT01 - Manufacturing &amp; Hi Tech)" w:date="2015-03-23T19:07:00Z"/>
                <w:rFonts w:asciiTheme="minorHAnsi" w:hAnsiTheme="minorHAnsi" w:cstheme="minorHAnsi"/>
                <w:color w:val="000000"/>
                <w:sz w:val="18"/>
                <w:szCs w:val="16"/>
              </w:rPr>
            </w:pPr>
            <w:ins w:id="9873" w:author="Sowndarya S (WT01 - Manufacturing &amp; Hi Tech)" w:date="2015-03-24T10:25:00Z">
              <w:r>
                <w:rPr>
                  <w:rFonts w:asciiTheme="minorHAnsi" w:hAnsiTheme="minorHAnsi" w:cstheme="minorHAnsi"/>
                  <w:color w:val="000000"/>
                  <w:sz w:val="18"/>
                  <w:szCs w:val="16"/>
                </w:rPr>
                <w:t>Rev_Jan</w:t>
              </w:r>
            </w:ins>
          </w:p>
        </w:tc>
      </w:tr>
      <w:tr w:rsidR="00683228" w:rsidRPr="000F1877" w14:paraId="713A0F1F" w14:textId="77777777" w:rsidTr="008B41B0">
        <w:trPr>
          <w:ins w:id="9874"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F3A00E8" w14:textId="139C8871" w:rsidR="00683228" w:rsidRPr="00DD1485" w:rsidRDefault="00683228" w:rsidP="00683228">
            <w:pPr>
              <w:rPr>
                <w:ins w:id="9875" w:author="Sowndarya S (WT01 - Manufacturing &amp; Hi Tech)" w:date="2015-03-23T19:07:00Z"/>
                <w:rFonts w:asciiTheme="minorHAnsi" w:hAnsiTheme="minorHAnsi" w:cstheme="minorHAnsi"/>
                <w:color w:val="000000"/>
                <w:sz w:val="18"/>
                <w:szCs w:val="16"/>
              </w:rPr>
            </w:pPr>
            <w:ins w:id="9876" w:author="Sowndarya S (WT01 - Manufacturing &amp; Hi Tech)" w:date="2015-03-23T19:20:00Z">
              <w:r>
                <w:rPr>
                  <w:rFonts w:asciiTheme="minorHAnsi" w:hAnsiTheme="minorHAnsi" w:cstheme="minorHAnsi"/>
                  <w:color w:val="000000"/>
                  <w:sz w:val="18"/>
                  <w:szCs w:val="16"/>
                </w:rPr>
                <w:t>REV_FEB</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F4191C3" w14:textId="72256185" w:rsidR="00683228" w:rsidRPr="00DF0C35" w:rsidRDefault="00683228" w:rsidP="00683228">
            <w:pPr>
              <w:rPr>
                <w:ins w:id="9877" w:author="Sowndarya S (WT01 - Manufacturing &amp; Hi Tech)" w:date="2015-03-23T19:07:00Z"/>
                <w:rFonts w:asciiTheme="minorHAnsi" w:hAnsiTheme="minorHAnsi" w:cstheme="minorHAnsi"/>
                <w:color w:val="000000"/>
                <w:sz w:val="18"/>
                <w:szCs w:val="18"/>
              </w:rPr>
            </w:pPr>
            <w:ins w:id="9878"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61819245" w14:textId="3CAB9427" w:rsidR="00683228" w:rsidRPr="00E62EE1" w:rsidRDefault="00683228" w:rsidP="00683228">
            <w:pPr>
              <w:rPr>
                <w:ins w:id="9879" w:author="Sowndarya S (WT01 - Manufacturing &amp; Hi Tech)" w:date="2015-03-23T19:07:00Z"/>
                <w:rFonts w:asciiTheme="minorHAnsi" w:hAnsiTheme="minorHAnsi" w:cstheme="minorHAnsi"/>
                <w:color w:val="000000"/>
                <w:sz w:val="18"/>
                <w:szCs w:val="18"/>
              </w:rPr>
            </w:pPr>
            <w:ins w:id="9880"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42D55641" w14:textId="06ED95AB" w:rsidR="00683228" w:rsidRPr="00596774" w:rsidRDefault="00683228" w:rsidP="00683228">
            <w:pPr>
              <w:rPr>
                <w:ins w:id="9881" w:author="Sowndarya S (WT01 - Manufacturing &amp; Hi Tech)" w:date="2015-03-23T19:07:00Z"/>
                <w:rFonts w:ascii="Calibri" w:eastAsiaTheme="minorHAnsi" w:hAnsi="Calibri" w:cs="Calibri"/>
                <w:color w:val="000000"/>
                <w:highlight w:val="white"/>
              </w:rPr>
            </w:pPr>
            <w:ins w:id="9882"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0D5AD8C1" w14:textId="622E74C9" w:rsidR="00683228" w:rsidRPr="00596774" w:rsidRDefault="00683228" w:rsidP="00683228">
            <w:pPr>
              <w:rPr>
                <w:ins w:id="9883" w:author="Sowndarya S (WT01 - Manufacturing &amp; Hi Tech)" w:date="2015-03-23T19:07:00Z"/>
                <w:rFonts w:asciiTheme="minorHAnsi" w:hAnsiTheme="minorHAnsi" w:cstheme="minorHAnsi"/>
                <w:color w:val="000000"/>
                <w:sz w:val="18"/>
                <w:szCs w:val="16"/>
              </w:rPr>
            </w:pPr>
            <w:ins w:id="9884" w:author="Sowndarya S (WT01 - Manufacturing &amp; Hi Tech)" w:date="2015-03-24T10:25:00Z">
              <w:r>
                <w:rPr>
                  <w:rFonts w:asciiTheme="minorHAnsi" w:hAnsiTheme="minorHAnsi" w:cstheme="minorHAnsi"/>
                  <w:color w:val="000000"/>
                  <w:sz w:val="18"/>
                  <w:szCs w:val="16"/>
                </w:rPr>
                <w:t>Rev_Feb</w:t>
              </w:r>
            </w:ins>
          </w:p>
        </w:tc>
      </w:tr>
      <w:tr w:rsidR="00683228" w:rsidRPr="000F1877" w14:paraId="3597EBC7" w14:textId="77777777" w:rsidTr="008B41B0">
        <w:trPr>
          <w:ins w:id="9885"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B62FC24" w14:textId="772B0FC5" w:rsidR="00683228" w:rsidRPr="00DD1485" w:rsidRDefault="00683228" w:rsidP="00683228">
            <w:pPr>
              <w:rPr>
                <w:ins w:id="9886" w:author="Sowndarya S (WT01 - Manufacturing &amp; Hi Tech)" w:date="2015-03-23T19:07:00Z"/>
                <w:rFonts w:asciiTheme="minorHAnsi" w:hAnsiTheme="minorHAnsi" w:cstheme="minorHAnsi"/>
                <w:color w:val="000000"/>
                <w:sz w:val="18"/>
                <w:szCs w:val="16"/>
              </w:rPr>
            </w:pPr>
            <w:ins w:id="9887" w:author="Sowndarya S (WT01 - Manufacturing &amp; Hi Tech)" w:date="2015-03-23T19:20:00Z">
              <w:r>
                <w:rPr>
                  <w:rFonts w:asciiTheme="minorHAnsi" w:hAnsiTheme="minorHAnsi" w:cstheme="minorHAnsi"/>
                  <w:color w:val="000000"/>
                  <w:sz w:val="18"/>
                  <w:szCs w:val="16"/>
                </w:rPr>
                <w:t>REV_MAR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F6FCFDC" w14:textId="58ABDD66" w:rsidR="00683228" w:rsidRPr="00DF0C35" w:rsidRDefault="00683228" w:rsidP="00683228">
            <w:pPr>
              <w:rPr>
                <w:ins w:id="9888" w:author="Sowndarya S (WT01 - Manufacturing &amp; Hi Tech)" w:date="2015-03-23T19:07:00Z"/>
                <w:rFonts w:asciiTheme="minorHAnsi" w:hAnsiTheme="minorHAnsi" w:cstheme="minorHAnsi"/>
                <w:color w:val="000000"/>
                <w:sz w:val="18"/>
                <w:szCs w:val="18"/>
              </w:rPr>
            </w:pPr>
            <w:ins w:id="9889"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7F862281" w14:textId="73728E8F" w:rsidR="00683228" w:rsidRPr="00E62EE1" w:rsidRDefault="00683228" w:rsidP="00683228">
            <w:pPr>
              <w:rPr>
                <w:ins w:id="9890" w:author="Sowndarya S (WT01 - Manufacturing &amp; Hi Tech)" w:date="2015-03-23T19:07:00Z"/>
                <w:rFonts w:asciiTheme="minorHAnsi" w:hAnsiTheme="minorHAnsi" w:cstheme="minorHAnsi"/>
                <w:color w:val="000000"/>
                <w:sz w:val="18"/>
                <w:szCs w:val="18"/>
              </w:rPr>
            </w:pPr>
            <w:ins w:id="9891"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57E6AB2B" w14:textId="2DE980DB" w:rsidR="00683228" w:rsidRPr="00596774" w:rsidRDefault="00683228" w:rsidP="00683228">
            <w:pPr>
              <w:rPr>
                <w:ins w:id="9892" w:author="Sowndarya S (WT01 - Manufacturing &amp; Hi Tech)" w:date="2015-03-23T19:07:00Z"/>
                <w:rFonts w:ascii="Calibri" w:eastAsiaTheme="minorHAnsi" w:hAnsi="Calibri" w:cs="Calibri"/>
                <w:color w:val="000000"/>
                <w:highlight w:val="white"/>
              </w:rPr>
            </w:pPr>
            <w:ins w:id="9893"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474177A6" w14:textId="2B431B36" w:rsidR="00683228" w:rsidRPr="00596774" w:rsidRDefault="00683228" w:rsidP="00683228">
            <w:pPr>
              <w:rPr>
                <w:ins w:id="9894" w:author="Sowndarya S (WT01 - Manufacturing &amp; Hi Tech)" w:date="2015-03-23T19:07:00Z"/>
                <w:rFonts w:asciiTheme="minorHAnsi" w:hAnsiTheme="minorHAnsi" w:cstheme="minorHAnsi"/>
                <w:color w:val="000000"/>
                <w:sz w:val="18"/>
                <w:szCs w:val="16"/>
              </w:rPr>
            </w:pPr>
            <w:ins w:id="9895" w:author="Sowndarya S (WT01 - Manufacturing &amp; Hi Tech)" w:date="2015-03-24T10:25:00Z">
              <w:r>
                <w:rPr>
                  <w:rFonts w:asciiTheme="minorHAnsi" w:hAnsiTheme="minorHAnsi" w:cstheme="minorHAnsi"/>
                  <w:color w:val="000000"/>
                  <w:sz w:val="18"/>
                  <w:szCs w:val="16"/>
                </w:rPr>
                <w:t>Rev_Mar</w:t>
              </w:r>
            </w:ins>
          </w:p>
        </w:tc>
      </w:tr>
      <w:tr w:rsidR="00683228" w:rsidRPr="000F1877" w14:paraId="1DEF35A1" w14:textId="77777777" w:rsidTr="008B41B0">
        <w:trPr>
          <w:ins w:id="9896"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03D0E48" w14:textId="4A08E5A9" w:rsidR="00683228" w:rsidRPr="00DD1485" w:rsidRDefault="00683228" w:rsidP="00683228">
            <w:pPr>
              <w:rPr>
                <w:ins w:id="9897" w:author="Sowndarya S (WT01 - Manufacturing &amp; Hi Tech)" w:date="2015-03-23T19:07:00Z"/>
                <w:rFonts w:asciiTheme="minorHAnsi" w:hAnsiTheme="minorHAnsi" w:cstheme="minorHAnsi"/>
                <w:color w:val="000000"/>
                <w:sz w:val="18"/>
                <w:szCs w:val="16"/>
              </w:rPr>
            </w:pPr>
            <w:ins w:id="9898" w:author="Sowndarya S (WT01 - Manufacturing &amp; Hi Tech)" w:date="2015-03-23T19:20:00Z">
              <w:r>
                <w:rPr>
                  <w:rFonts w:asciiTheme="minorHAnsi" w:hAnsiTheme="minorHAnsi" w:cstheme="minorHAnsi"/>
                  <w:color w:val="000000"/>
                  <w:sz w:val="18"/>
                  <w:szCs w:val="16"/>
                </w:rPr>
                <w:t>REV_APR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159A397" w14:textId="093057F7" w:rsidR="00683228" w:rsidRPr="00DF0C35" w:rsidRDefault="00683228" w:rsidP="00683228">
            <w:pPr>
              <w:rPr>
                <w:ins w:id="9899" w:author="Sowndarya S (WT01 - Manufacturing &amp; Hi Tech)" w:date="2015-03-23T19:07:00Z"/>
                <w:rFonts w:asciiTheme="minorHAnsi" w:hAnsiTheme="minorHAnsi" w:cstheme="minorHAnsi"/>
                <w:color w:val="000000"/>
                <w:sz w:val="18"/>
                <w:szCs w:val="18"/>
              </w:rPr>
            </w:pPr>
            <w:ins w:id="9900"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46E5C3FA" w14:textId="39C79F56" w:rsidR="00683228" w:rsidRPr="00E62EE1" w:rsidRDefault="00683228" w:rsidP="00683228">
            <w:pPr>
              <w:rPr>
                <w:ins w:id="9901" w:author="Sowndarya S (WT01 - Manufacturing &amp; Hi Tech)" w:date="2015-03-23T19:07:00Z"/>
                <w:rFonts w:asciiTheme="minorHAnsi" w:hAnsiTheme="minorHAnsi" w:cstheme="minorHAnsi"/>
                <w:color w:val="000000"/>
                <w:sz w:val="18"/>
                <w:szCs w:val="18"/>
              </w:rPr>
            </w:pPr>
            <w:ins w:id="9902"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779C2BC7" w14:textId="2E8C6087" w:rsidR="00683228" w:rsidRPr="00596774" w:rsidRDefault="00683228" w:rsidP="00683228">
            <w:pPr>
              <w:rPr>
                <w:ins w:id="9903" w:author="Sowndarya S (WT01 - Manufacturing &amp; Hi Tech)" w:date="2015-03-23T19:07:00Z"/>
                <w:rFonts w:ascii="Calibri" w:eastAsiaTheme="minorHAnsi" w:hAnsi="Calibri" w:cs="Calibri"/>
                <w:color w:val="000000"/>
                <w:highlight w:val="white"/>
              </w:rPr>
            </w:pPr>
            <w:ins w:id="9904"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3D4868F4" w14:textId="4877B870" w:rsidR="00683228" w:rsidRPr="00596774" w:rsidRDefault="00683228" w:rsidP="00683228">
            <w:pPr>
              <w:rPr>
                <w:ins w:id="9905" w:author="Sowndarya S (WT01 - Manufacturing &amp; Hi Tech)" w:date="2015-03-23T19:07:00Z"/>
                <w:rFonts w:asciiTheme="minorHAnsi" w:hAnsiTheme="minorHAnsi" w:cstheme="minorHAnsi"/>
                <w:color w:val="000000"/>
                <w:sz w:val="18"/>
                <w:szCs w:val="16"/>
              </w:rPr>
            </w:pPr>
            <w:ins w:id="9906" w:author="Sowndarya S (WT01 - Manufacturing &amp; Hi Tech)" w:date="2015-03-24T10:25:00Z">
              <w:r>
                <w:rPr>
                  <w:rFonts w:asciiTheme="minorHAnsi" w:hAnsiTheme="minorHAnsi" w:cstheme="minorHAnsi"/>
                  <w:color w:val="000000"/>
                  <w:sz w:val="18"/>
                  <w:szCs w:val="16"/>
                </w:rPr>
                <w:t>Rev_Apr</w:t>
              </w:r>
            </w:ins>
          </w:p>
        </w:tc>
      </w:tr>
      <w:tr w:rsidR="00683228" w:rsidRPr="000F1877" w14:paraId="63CDBD05" w14:textId="77777777" w:rsidTr="008B41B0">
        <w:trPr>
          <w:ins w:id="9907"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CE924EC" w14:textId="525F7037" w:rsidR="00683228" w:rsidRPr="00DD1485" w:rsidRDefault="00683228" w:rsidP="00683228">
            <w:pPr>
              <w:rPr>
                <w:ins w:id="9908" w:author="Sowndarya S (WT01 - Manufacturing &amp; Hi Tech)" w:date="2015-03-23T19:07:00Z"/>
                <w:rFonts w:asciiTheme="minorHAnsi" w:hAnsiTheme="minorHAnsi" w:cstheme="minorHAnsi"/>
                <w:color w:val="000000"/>
                <w:sz w:val="18"/>
                <w:szCs w:val="16"/>
              </w:rPr>
            </w:pPr>
            <w:ins w:id="9909" w:author="Sowndarya S (WT01 - Manufacturing &amp; Hi Tech)" w:date="2015-03-23T19:20:00Z">
              <w:r>
                <w:rPr>
                  <w:rFonts w:asciiTheme="minorHAnsi" w:hAnsiTheme="minorHAnsi" w:cstheme="minorHAnsi"/>
                  <w:color w:val="000000"/>
                  <w:sz w:val="18"/>
                  <w:szCs w:val="16"/>
                </w:rPr>
                <w:t>REV_MAY</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73A5DDC" w14:textId="2E8BC0C5" w:rsidR="00683228" w:rsidRPr="00DF0C35" w:rsidRDefault="00683228" w:rsidP="00683228">
            <w:pPr>
              <w:rPr>
                <w:ins w:id="9910" w:author="Sowndarya S (WT01 - Manufacturing &amp; Hi Tech)" w:date="2015-03-23T19:07:00Z"/>
                <w:rFonts w:asciiTheme="minorHAnsi" w:hAnsiTheme="minorHAnsi" w:cstheme="minorHAnsi"/>
                <w:color w:val="000000"/>
                <w:sz w:val="18"/>
                <w:szCs w:val="18"/>
              </w:rPr>
            </w:pPr>
            <w:ins w:id="9911"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352F7898" w14:textId="237FA3D9" w:rsidR="00683228" w:rsidRPr="00E62EE1" w:rsidRDefault="00683228" w:rsidP="00683228">
            <w:pPr>
              <w:rPr>
                <w:ins w:id="9912" w:author="Sowndarya S (WT01 - Manufacturing &amp; Hi Tech)" w:date="2015-03-23T19:07:00Z"/>
                <w:rFonts w:asciiTheme="minorHAnsi" w:hAnsiTheme="minorHAnsi" w:cstheme="minorHAnsi"/>
                <w:color w:val="000000"/>
                <w:sz w:val="18"/>
                <w:szCs w:val="18"/>
              </w:rPr>
            </w:pPr>
            <w:ins w:id="9913"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7932377B" w14:textId="29C48781" w:rsidR="00683228" w:rsidRPr="00596774" w:rsidRDefault="00683228" w:rsidP="00683228">
            <w:pPr>
              <w:rPr>
                <w:ins w:id="9914" w:author="Sowndarya S (WT01 - Manufacturing &amp; Hi Tech)" w:date="2015-03-23T19:07:00Z"/>
                <w:rFonts w:ascii="Calibri" w:eastAsiaTheme="minorHAnsi" w:hAnsi="Calibri" w:cs="Calibri"/>
                <w:color w:val="000000"/>
                <w:highlight w:val="white"/>
              </w:rPr>
            </w:pPr>
            <w:ins w:id="9915"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168768D7" w14:textId="33EB8804" w:rsidR="00683228" w:rsidRPr="00596774" w:rsidRDefault="00683228" w:rsidP="00683228">
            <w:pPr>
              <w:rPr>
                <w:ins w:id="9916" w:author="Sowndarya S (WT01 - Manufacturing &amp; Hi Tech)" w:date="2015-03-23T19:07:00Z"/>
                <w:rFonts w:asciiTheme="minorHAnsi" w:hAnsiTheme="minorHAnsi" w:cstheme="minorHAnsi"/>
                <w:color w:val="000000"/>
                <w:sz w:val="18"/>
                <w:szCs w:val="16"/>
              </w:rPr>
            </w:pPr>
            <w:ins w:id="9917" w:author="Sowndarya S (WT01 - Manufacturing &amp; Hi Tech)" w:date="2015-03-24T10:25:00Z">
              <w:r>
                <w:rPr>
                  <w:rFonts w:asciiTheme="minorHAnsi" w:hAnsiTheme="minorHAnsi" w:cstheme="minorHAnsi"/>
                  <w:color w:val="000000"/>
                  <w:sz w:val="18"/>
                  <w:szCs w:val="16"/>
                </w:rPr>
                <w:t>Rev_May</w:t>
              </w:r>
            </w:ins>
          </w:p>
        </w:tc>
      </w:tr>
      <w:tr w:rsidR="00683228" w:rsidRPr="000F1877" w14:paraId="29723542" w14:textId="77777777" w:rsidTr="008B41B0">
        <w:trPr>
          <w:ins w:id="9918"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66D95C81" w14:textId="3260D66F" w:rsidR="00683228" w:rsidRPr="00DD1485" w:rsidRDefault="00683228" w:rsidP="00683228">
            <w:pPr>
              <w:rPr>
                <w:ins w:id="9919" w:author="Sowndarya S (WT01 - Manufacturing &amp; Hi Tech)" w:date="2015-03-23T19:07:00Z"/>
                <w:rFonts w:asciiTheme="minorHAnsi" w:hAnsiTheme="minorHAnsi" w:cstheme="minorHAnsi"/>
                <w:color w:val="000000"/>
                <w:sz w:val="18"/>
                <w:szCs w:val="16"/>
              </w:rPr>
            </w:pPr>
            <w:ins w:id="9920" w:author="Sowndarya S (WT01 - Manufacturing &amp; Hi Tech)" w:date="2015-03-23T19:20:00Z">
              <w:r>
                <w:rPr>
                  <w:rFonts w:asciiTheme="minorHAnsi" w:hAnsiTheme="minorHAnsi" w:cstheme="minorHAnsi"/>
                  <w:color w:val="000000"/>
                  <w:sz w:val="18"/>
                  <w:szCs w:val="16"/>
                </w:rPr>
                <w:t>REV_JUN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BBEAC16" w14:textId="6074D3A7" w:rsidR="00683228" w:rsidRPr="00DF0C35" w:rsidRDefault="00683228" w:rsidP="00683228">
            <w:pPr>
              <w:rPr>
                <w:ins w:id="9921" w:author="Sowndarya S (WT01 - Manufacturing &amp; Hi Tech)" w:date="2015-03-23T19:07:00Z"/>
                <w:rFonts w:asciiTheme="minorHAnsi" w:hAnsiTheme="minorHAnsi" w:cstheme="minorHAnsi"/>
                <w:color w:val="000000"/>
                <w:sz w:val="18"/>
                <w:szCs w:val="18"/>
              </w:rPr>
            </w:pPr>
            <w:ins w:id="9922"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1CDC9F10" w14:textId="6ABCC057" w:rsidR="00683228" w:rsidRPr="00E62EE1" w:rsidRDefault="00683228" w:rsidP="00683228">
            <w:pPr>
              <w:rPr>
                <w:ins w:id="9923" w:author="Sowndarya S (WT01 - Manufacturing &amp; Hi Tech)" w:date="2015-03-23T19:07:00Z"/>
                <w:rFonts w:asciiTheme="minorHAnsi" w:hAnsiTheme="minorHAnsi" w:cstheme="minorHAnsi"/>
                <w:color w:val="000000"/>
                <w:sz w:val="18"/>
                <w:szCs w:val="18"/>
              </w:rPr>
            </w:pPr>
            <w:ins w:id="9924"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56CEDED6" w14:textId="586642E8" w:rsidR="00683228" w:rsidRPr="00596774" w:rsidRDefault="00683228" w:rsidP="00683228">
            <w:pPr>
              <w:rPr>
                <w:ins w:id="9925" w:author="Sowndarya S (WT01 - Manufacturing &amp; Hi Tech)" w:date="2015-03-23T19:07:00Z"/>
                <w:rFonts w:ascii="Calibri" w:eastAsiaTheme="minorHAnsi" w:hAnsi="Calibri" w:cs="Calibri"/>
                <w:color w:val="000000"/>
                <w:highlight w:val="white"/>
              </w:rPr>
            </w:pPr>
            <w:ins w:id="9926"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59479028" w14:textId="6DCDC76F" w:rsidR="00683228" w:rsidRPr="00596774" w:rsidRDefault="00683228" w:rsidP="00683228">
            <w:pPr>
              <w:rPr>
                <w:ins w:id="9927" w:author="Sowndarya S (WT01 - Manufacturing &amp; Hi Tech)" w:date="2015-03-23T19:07:00Z"/>
                <w:rFonts w:asciiTheme="minorHAnsi" w:hAnsiTheme="minorHAnsi" w:cstheme="minorHAnsi"/>
                <w:color w:val="000000"/>
                <w:sz w:val="18"/>
                <w:szCs w:val="16"/>
              </w:rPr>
            </w:pPr>
            <w:ins w:id="9928" w:author="Sowndarya S (WT01 - Manufacturing &amp; Hi Tech)" w:date="2015-03-24T10:25:00Z">
              <w:r>
                <w:rPr>
                  <w:rFonts w:asciiTheme="minorHAnsi" w:hAnsiTheme="minorHAnsi" w:cstheme="minorHAnsi"/>
                  <w:color w:val="000000"/>
                  <w:sz w:val="18"/>
                  <w:szCs w:val="16"/>
                </w:rPr>
                <w:t>Rev_Jun</w:t>
              </w:r>
            </w:ins>
          </w:p>
        </w:tc>
      </w:tr>
      <w:tr w:rsidR="00683228" w:rsidRPr="000F1877" w14:paraId="5812443D" w14:textId="77777777" w:rsidTr="008B41B0">
        <w:trPr>
          <w:ins w:id="9929"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D71FFF1" w14:textId="480F1BBE" w:rsidR="00683228" w:rsidRPr="00DD1485" w:rsidRDefault="00683228" w:rsidP="00683228">
            <w:pPr>
              <w:rPr>
                <w:ins w:id="9930" w:author="Sowndarya S (WT01 - Manufacturing &amp; Hi Tech)" w:date="2015-03-23T19:07:00Z"/>
                <w:rFonts w:asciiTheme="minorHAnsi" w:hAnsiTheme="minorHAnsi" w:cstheme="minorHAnsi"/>
                <w:color w:val="000000"/>
                <w:sz w:val="18"/>
                <w:szCs w:val="16"/>
              </w:rPr>
            </w:pPr>
            <w:ins w:id="9931" w:author="Sowndarya S (WT01 - Manufacturing &amp; Hi Tech)" w:date="2015-03-23T19:20:00Z">
              <w:r>
                <w:rPr>
                  <w:rFonts w:asciiTheme="minorHAnsi" w:hAnsiTheme="minorHAnsi" w:cstheme="minorHAnsi"/>
                  <w:color w:val="000000"/>
                  <w:sz w:val="18"/>
                  <w:szCs w:val="16"/>
                </w:rPr>
                <w:t>REV_JUL</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97487A9" w14:textId="0080ADF2" w:rsidR="00683228" w:rsidRPr="00DF0C35" w:rsidRDefault="00683228" w:rsidP="00683228">
            <w:pPr>
              <w:rPr>
                <w:ins w:id="9932" w:author="Sowndarya S (WT01 - Manufacturing &amp; Hi Tech)" w:date="2015-03-23T19:07:00Z"/>
                <w:rFonts w:asciiTheme="minorHAnsi" w:hAnsiTheme="minorHAnsi" w:cstheme="minorHAnsi"/>
                <w:color w:val="000000"/>
                <w:sz w:val="18"/>
                <w:szCs w:val="18"/>
              </w:rPr>
            </w:pPr>
            <w:ins w:id="9933"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46852055" w14:textId="36437A65" w:rsidR="00683228" w:rsidRPr="00E62EE1" w:rsidRDefault="00683228" w:rsidP="00683228">
            <w:pPr>
              <w:rPr>
                <w:ins w:id="9934" w:author="Sowndarya S (WT01 - Manufacturing &amp; Hi Tech)" w:date="2015-03-23T19:07:00Z"/>
                <w:rFonts w:asciiTheme="minorHAnsi" w:hAnsiTheme="minorHAnsi" w:cstheme="minorHAnsi"/>
                <w:color w:val="000000"/>
                <w:sz w:val="18"/>
                <w:szCs w:val="18"/>
              </w:rPr>
            </w:pPr>
            <w:ins w:id="9935"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7C3630B8" w14:textId="33DB17A8" w:rsidR="00683228" w:rsidRPr="00596774" w:rsidRDefault="00683228" w:rsidP="00683228">
            <w:pPr>
              <w:rPr>
                <w:ins w:id="9936" w:author="Sowndarya S (WT01 - Manufacturing &amp; Hi Tech)" w:date="2015-03-23T19:07:00Z"/>
                <w:rFonts w:ascii="Calibri" w:eastAsiaTheme="minorHAnsi" w:hAnsi="Calibri" w:cs="Calibri"/>
                <w:color w:val="000000"/>
                <w:highlight w:val="white"/>
              </w:rPr>
            </w:pPr>
            <w:ins w:id="9937"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45F80CDD" w14:textId="0A68E031" w:rsidR="00683228" w:rsidRPr="00596774" w:rsidRDefault="00683228" w:rsidP="00683228">
            <w:pPr>
              <w:rPr>
                <w:ins w:id="9938" w:author="Sowndarya S (WT01 - Manufacturing &amp; Hi Tech)" w:date="2015-03-23T19:07:00Z"/>
                <w:rFonts w:asciiTheme="minorHAnsi" w:hAnsiTheme="minorHAnsi" w:cstheme="minorHAnsi"/>
                <w:color w:val="000000"/>
                <w:sz w:val="18"/>
                <w:szCs w:val="16"/>
              </w:rPr>
            </w:pPr>
            <w:ins w:id="9939" w:author="Sowndarya S (WT01 - Manufacturing &amp; Hi Tech)" w:date="2015-03-24T10:25:00Z">
              <w:r>
                <w:rPr>
                  <w:rFonts w:asciiTheme="minorHAnsi" w:hAnsiTheme="minorHAnsi" w:cstheme="minorHAnsi"/>
                  <w:color w:val="000000"/>
                  <w:sz w:val="18"/>
                  <w:szCs w:val="16"/>
                </w:rPr>
                <w:t>Rev_Jun</w:t>
              </w:r>
            </w:ins>
          </w:p>
        </w:tc>
      </w:tr>
      <w:tr w:rsidR="00683228" w:rsidRPr="000F1877" w14:paraId="716AFE92" w14:textId="77777777" w:rsidTr="008B41B0">
        <w:trPr>
          <w:ins w:id="9940"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FD0BCB7" w14:textId="06A82371" w:rsidR="00683228" w:rsidRPr="00DD1485" w:rsidRDefault="00683228" w:rsidP="00683228">
            <w:pPr>
              <w:rPr>
                <w:ins w:id="9941" w:author="Sowndarya S (WT01 - Manufacturing &amp; Hi Tech)" w:date="2015-03-23T19:07:00Z"/>
                <w:rFonts w:asciiTheme="minorHAnsi" w:hAnsiTheme="minorHAnsi" w:cstheme="minorHAnsi"/>
                <w:color w:val="000000"/>
                <w:sz w:val="18"/>
                <w:szCs w:val="16"/>
              </w:rPr>
            </w:pPr>
            <w:ins w:id="9942" w:author="Sowndarya S (WT01 - Manufacturing &amp; Hi Tech)" w:date="2015-03-23T19:20:00Z">
              <w:r>
                <w:rPr>
                  <w:rFonts w:asciiTheme="minorHAnsi" w:hAnsiTheme="minorHAnsi" w:cstheme="minorHAnsi"/>
                  <w:color w:val="000000"/>
                  <w:sz w:val="18"/>
                  <w:szCs w:val="16"/>
                </w:rPr>
                <w:t>REV_AUG</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5E4892E" w14:textId="36B270A0" w:rsidR="00683228" w:rsidRPr="00DF0C35" w:rsidRDefault="00683228" w:rsidP="00683228">
            <w:pPr>
              <w:rPr>
                <w:ins w:id="9943" w:author="Sowndarya S (WT01 - Manufacturing &amp; Hi Tech)" w:date="2015-03-23T19:07:00Z"/>
                <w:rFonts w:asciiTheme="minorHAnsi" w:hAnsiTheme="minorHAnsi" w:cstheme="minorHAnsi"/>
                <w:color w:val="000000"/>
                <w:sz w:val="18"/>
                <w:szCs w:val="18"/>
              </w:rPr>
            </w:pPr>
            <w:ins w:id="9944"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7B6F753C" w14:textId="09F4F4CB" w:rsidR="00683228" w:rsidRPr="00E62EE1" w:rsidRDefault="00683228" w:rsidP="00683228">
            <w:pPr>
              <w:rPr>
                <w:ins w:id="9945" w:author="Sowndarya S (WT01 - Manufacturing &amp; Hi Tech)" w:date="2015-03-23T19:07:00Z"/>
                <w:rFonts w:asciiTheme="minorHAnsi" w:hAnsiTheme="minorHAnsi" w:cstheme="minorHAnsi"/>
                <w:color w:val="000000"/>
                <w:sz w:val="18"/>
                <w:szCs w:val="18"/>
              </w:rPr>
            </w:pPr>
            <w:ins w:id="9946"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7DF18298" w14:textId="3AE2D0B4" w:rsidR="00683228" w:rsidRPr="00596774" w:rsidRDefault="00683228" w:rsidP="00683228">
            <w:pPr>
              <w:rPr>
                <w:ins w:id="9947" w:author="Sowndarya S (WT01 - Manufacturing &amp; Hi Tech)" w:date="2015-03-23T19:07:00Z"/>
                <w:rFonts w:ascii="Calibri" w:eastAsiaTheme="minorHAnsi" w:hAnsi="Calibri" w:cs="Calibri"/>
                <w:color w:val="000000"/>
                <w:highlight w:val="white"/>
              </w:rPr>
            </w:pPr>
            <w:ins w:id="9948"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352BEE8A" w14:textId="746D7CCF" w:rsidR="00683228" w:rsidRPr="00596774" w:rsidRDefault="00683228" w:rsidP="00683228">
            <w:pPr>
              <w:rPr>
                <w:ins w:id="9949" w:author="Sowndarya S (WT01 - Manufacturing &amp; Hi Tech)" w:date="2015-03-23T19:07:00Z"/>
                <w:rFonts w:asciiTheme="minorHAnsi" w:hAnsiTheme="minorHAnsi" w:cstheme="minorHAnsi"/>
                <w:color w:val="000000"/>
                <w:sz w:val="18"/>
                <w:szCs w:val="16"/>
              </w:rPr>
            </w:pPr>
            <w:ins w:id="9950" w:author="Sowndarya S (WT01 - Manufacturing &amp; Hi Tech)" w:date="2015-03-24T10:25:00Z">
              <w:r>
                <w:rPr>
                  <w:rFonts w:asciiTheme="minorHAnsi" w:hAnsiTheme="minorHAnsi" w:cstheme="minorHAnsi"/>
                  <w:color w:val="000000"/>
                  <w:sz w:val="18"/>
                  <w:szCs w:val="16"/>
                </w:rPr>
                <w:t>Rev_Aug</w:t>
              </w:r>
            </w:ins>
          </w:p>
        </w:tc>
      </w:tr>
      <w:tr w:rsidR="00683228" w:rsidRPr="000F1877" w14:paraId="71E4D588" w14:textId="77777777" w:rsidTr="008B41B0">
        <w:trPr>
          <w:trHeight w:val="284"/>
          <w:ins w:id="9951"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0B50A18" w14:textId="7B644A3D" w:rsidR="00683228" w:rsidRPr="00DD1485" w:rsidRDefault="00683228" w:rsidP="00683228">
            <w:pPr>
              <w:rPr>
                <w:ins w:id="9952" w:author="Sowndarya S (WT01 - Manufacturing &amp; Hi Tech)" w:date="2015-03-23T19:07:00Z"/>
                <w:rFonts w:asciiTheme="minorHAnsi" w:hAnsiTheme="minorHAnsi" w:cstheme="minorHAnsi"/>
                <w:color w:val="000000"/>
                <w:sz w:val="18"/>
                <w:szCs w:val="16"/>
              </w:rPr>
            </w:pPr>
            <w:ins w:id="9953" w:author="Sowndarya S (WT01 - Manufacturing &amp; Hi Tech)" w:date="2015-03-23T19:20:00Z">
              <w:r>
                <w:rPr>
                  <w:rFonts w:asciiTheme="minorHAnsi" w:hAnsiTheme="minorHAnsi" w:cstheme="minorHAnsi"/>
                  <w:color w:val="000000"/>
                  <w:sz w:val="18"/>
                  <w:szCs w:val="16"/>
                </w:rPr>
                <w:t>REV_SEP</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C5119A8" w14:textId="2C471C92" w:rsidR="00683228" w:rsidRPr="00DF0C35" w:rsidRDefault="00683228" w:rsidP="00683228">
            <w:pPr>
              <w:rPr>
                <w:ins w:id="9954" w:author="Sowndarya S (WT01 - Manufacturing &amp; Hi Tech)" w:date="2015-03-23T19:07:00Z"/>
                <w:rFonts w:asciiTheme="minorHAnsi" w:hAnsiTheme="minorHAnsi" w:cstheme="minorHAnsi"/>
                <w:color w:val="000000"/>
                <w:sz w:val="18"/>
                <w:szCs w:val="18"/>
              </w:rPr>
            </w:pPr>
            <w:ins w:id="9955"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3E51FAD4" w14:textId="1ADB3289" w:rsidR="00683228" w:rsidRPr="00E62EE1" w:rsidRDefault="00683228" w:rsidP="00683228">
            <w:pPr>
              <w:rPr>
                <w:ins w:id="9956" w:author="Sowndarya S (WT01 - Manufacturing &amp; Hi Tech)" w:date="2015-03-23T19:07:00Z"/>
                <w:rFonts w:asciiTheme="minorHAnsi" w:hAnsiTheme="minorHAnsi" w:cstheme="minorHAnsi"/>
                <w:color w:val="000000"/>
                <w:sz w:val="18"/>
                <w:szCs w:val="18"/>
              </w:rPr>
            </w:pPr>
            <w:ins w:id="9957"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6A1064B7" w14:textId="422598DD" w:rsidR="00683228" w:rsidRPr="00596774" w:rsidRDefault="00683228" w:rsidP="00683228">
            <w:pPr>
              <w:rPr>
                <w:ins w:id="9958" w:author="Sowndarya S (WT01 - Manufacturing &amp; Hi Tech)" w:date="2015-03-23T19:07:00Z"/>
                <w:rFonts w:ascii="Calibri" w:eastAsiaTheme="minorHAnsi" w:hAnsi="Calibri" w:cs="Calibri"/>
                <w:color w:val="000000"/>
                <w:highlight w:val="white"/>
              </w:rPr>
            </w:pPr>
            <w:ins w:id="9959"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11F4A82F" w14:textId="2759F634" w:rsidR="00683228" w:rsidRPr="00596774" w:rsidRDefault="00683228" w:rsidP="00683228">
            <w:pPr>
              <w:rPr>
                <w:ins w:id="9960" w:author="Sowndarya S (WT01 - Manufacturing &amp; Hi Tech)" w:date="2015-03-23T19:07:00Z"/>
                <w:rFonts w:asciiTheme="minorHAnsi" w:hAnsiTheme="minorHAnsi" w:cstheme="minorHAnsi"/>
                <w:color w:val="000000"/>
                <w:sz w:val="18"/>
                <w:szCs w:val="16"/>
              </w:rPr>
            </w:pPr>
            <w:ins w:id="9961" w:author="Sowndarya S (WT01 - Manufacturing &amp; Hi Tech)" w:date="2015-03-24T10:25:00Z">
              <w:r>
                <w:rPr>
                  <w:rFonts w:asciiTheme="minorHAnsi" w:hAnsiTheme="minorHAnsi" w:cstheme="minorHAnsi"/>
                  <w:color w:val="000000"/>
                  <w:sz w:val="18"/>
                  <w:szCs w:val="16"/>
                </w:rPr>
                <w:t>Rev_Sep</w:t>
              </w:r>
            </w:ins>
          </w:p>
        </w:tc>
      </w:tr>
      <w:tr w:rsidR="00683228" w:rsidRPr="000F1877" w14:paraId="688219D9" w14:textId="77777777" w:rsidTr="008B41B0">
        <w:trPr>
          <w:trHeight w:val="284"/>
          <w:ins w:id="9962"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2E0C707" w14:textId="5180FC19" w:rsidR="00683228" w:rsidRPr="00DD1485" w:rsidRDefault="00683228" w:rsidP="00683228">
            <w:pPr>
              <w:rPr>
                <w:ins w:id="9963" w:author="Sowndarya S (WT01 - Manufacturing &amp; Hi Tech)" w:date="2015-03-23T19:07:00Z"/>
                <w:rFonts w:asciiTheme="minorHAnsi" w:hAnsiTheme="minorHAnsi" w:cstheme="minorHAnsi"/>
                <w:color w:val="000000"/>
                <w:sz w:val="18"/>
                <w:szCs w:val="16"/>
              </w:rPr>
            </w:pPr>
            <w:ins w:id="9964" w:author="Sowndarya S (WT01 - Manufacturing &amp; Hi Tech)" w:date="2015-03-23T19:20:00Z">
              <w:r>
                <w:rPr>
                  <w:rFonts w:asciiTheme="minorHAnsi" w:hAnsiTheme="minorHAnsi" w:cstheme="minorHAnsi"/>
                  <w:color w:val="000000"/>
                  <w:sz w:val="18"/>
                  <w:szCs w:val="16"/>
                </w:rPr>
                <w:t>REV_OCT</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44044DD" w14:textId="42907DF3" w:rsidR="00683228" w:rsidRPr="00DF0C35" w:rsidRDefault="00683228" w:rsidP="00683228">
            <w:pPr>
              <w:rPr>
                <w:ins w:id="9965" w:author="Sowndarya S (WT01 - Manufacturing &amp; Hi Tech)" w:date="2015-03-23T19:07:00Z"/>
                <w:rFonts w:asciiTheme="minorHAnsi" w:hAnsiTheme="minorHAnsi" w:cstheme="minorHAnsi"/>
                <w:sz w:val="18"/>
                <w:szCs w:val="18"/>
              </w:rPr>
            </w:pPr>
            <w:ins w:id="9966" w:author="Sowndarya S (WT01 - Manufacturing &amp; Hi Tech)" w:date="2015-03-23T19:26:00Z">
              <w:r w:rsidRPr="00DF0C35">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209EACBA" w14:textId="20D7468E" w:rsidR="00683228" w:rsidRPr="00E62EE1" w:rsidRDefault="00683228" w:rsidP="00683228">
            <w:pPr>
              <w:rPr>
                <w:ins w:id="9967" w:author="Sowndarya S (WT01 - Manufacturing &amp; Hi Tech)" w:date="2015-03-23T19:07:00Z"/>
                <w:rFonts w:asciiTheme="minorHAnsi" w:hAnsiTheme="minorHAnsi" w:cstheme="minorHAnsi"/>
                <w:color w:val="000000"/>
                <w:sz w:val="18"/>
                <w:szCs w:val="18"/>
              </w:rPr>
            </w:pPr>
            <w:ins w:id="9968"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02551844" w14:textId="6628CF1B" w:rsidR="00683228" w:rsidRPr="00FD0C5F" w:rsidRDefault="00683228" w:rsidP="00683228">
            <w:pPr>
              <w:rPr>
                <w:ins w:id="9969" w:author="Sowndarya S (WT01 - Manufacturing &amp; Hi Tech)" w:date="2015-03-23T19:07:00Z"/>
                <w:rFonts w:ascii="Calibri" w:eastAsiaTheme="minorHAnsi" w:hAnsi="Calibri" w:cs="Calibri"/>
                <w:color w:val="000000"/>
              </w:rPr>
            </w:pPr>
            <w:ins w:id="9970" w:author="Sowndarya S (WT01 - Manufacturing &amp; Hi Tech)" w:date="2015-03-24T10:18:00Z">
              <w:r w:rsidRPr="00A93CE3">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1590A121" w14:textId="4146FD09" w:rsidR="00683228" w:rsidRDefault="00683228" w:rsidP="00683228">
            <w:pPr>
              <w:rPr>
                <w:ins w:id="9971" w:author="Sowndarya S (WT01 - Manufacturing &amp; Hi Tech)" w:date="2015-03-23T19:07:00Z"/>
                <w:rFonts w:asciiTheme="minorHAnsi" w:hAnsiTheme="minorHAnsi" w:cstheme="minorHAnsi"/>
                <w:color w:val="000000"/>
                <w:sz w:val="18"/>
                <w:szCs w:val="16"/>
              </w:rPr>
            </w:pPr>
            <w:ins w:id="9972" w:author="Sowndarya S (WT01 - Manufacturing &amp; Hi Tech)" w:date="2015-03-24T10:25:00Z">
              <w:r>
                <w:rPr>
                  <w:rFonts w:asciiTheme="minorHAnsi" w:hAnsiTheme="minorHAnsi" w:cstheme="minorHAnsi"/>
                  <w:color w:val="000000"/>
                  <w:sz w:val="18"/>
                  <w:szCs w:val="16"/>
                </w:rPr>
                <w:t>Rev_Oct</w:t>
              </w:r>
            </w:ins>
          </w:p>
        </w:tc>
      </w:tr>
      <w:tr w:rsidR="00683228" w:rsidRPr="000F1877" w14:paraId="60AC0088" w14:textId="77777777" w:rsidTr="008B41B0">
        <w:trPr>
          <w:trHeight w:val="284"/>
          <w:ins w:id="9973"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622686C7" w14:textId="5C542153" w:rsidR="00683228" w:rsidRPr="00DD1485" w:rsidRDefault="00683228" w:rsidP="00683228">
            <w:pPr>
              <w:rPr>
                <w:ins w:id="9974" w:author="Sowndarya S (WT01 - Manufacturing &amp; Hi Tech)" w:date="2015-03-23T19:07:00Z"/>
                <w:rFonts w:asciiTheme="minorHAnsi" w:hAnsiTheme="minorHAnsi" w:cstheme="minorHAnsi"/>
                <w:color w:val="000000"/>
                <w:sz w:val="18"/>
                <w:szCs w:val="16"/>
              </w:rPr>
            </w:pPr>
            <w:ins w:id="9975" w:author="Sowndarya S (WT01 - Manufacturing &amp; Hi Tech)" w:date="2015-03-23T19:20:00Z">
              <w:r>
                <w:rPr>
                  <w:rFonts w:asciiTheme="minorHAnsi" w:hAnsiTheme="minorHAnsi" w:cstheme="minorHAnsi"/>
                  <w:color w:val="000000"/>
                  <w:sz w:val="18"/>
                  <w:szCs w:val="16"/>
                </w:rPr>
                <w:t>REV_NOV</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7B0D5E2D" w14:textId="624FBCAB" w:rsidR="00683228" w:rsidRPr="00BA45DE" w:rsidRDefault="00683228" w:rsidP="00683228">
            <w:pPr>
              <w:rPr>
                <w:ins w:id="9976" w:author="Sowndarya S (WT01 - Manufacturing &amp; Hi Tech)" w:date="2015-03-23T19:07:00Z"/>
                <w:rFonts w:asciiTheme="minorHAnsi" w:hAnsiTheme="minorHAnsi" w:cstheme="minorHAnsi"/>
                <w:sz w:val="18"/>
                <w:szCs w:val="18"/>
              </w:rPr>
            </w:pPr>
            <w:ins w:id="9977"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4AE2D50A" w14:textId="4782BAF3" w:rsidR="00683228" w:rsidRPr="00E62EE1" w:rsidRDefault="00683228" w:rsidP="00683228">
            <w:pPr>
              <w:rPr>
                <w:ins w:id="9978" w:author="Sowndarya S (WT01 - Manufacturing &amp; Hi Tech)" w:date="2015-03-23T19:07:00Z"/>
                <w:rFonts w:asciiTheme="minorHAnsi" w:hAnsiTheme="minorHAnsi" w:cstheme="minorHAnsi"/>
                <w:color w:val="000000"/>
                <w:sz w:val="18"/>
                <w:szCs w:val="18"/>
              </w:rPr>
            </w:pPr>
            <w:ins w:id="9979" w:author="Sowndarya S (WT01 - Manufacturing &amp; Hi Tech)" w:date="2015-03-24T10:17:00Z">
              <w:r w:rsidRPr="00E62EE1">
                <w:rPr>
                  <w:rFonts w:asciiTheme="minorHAnsi" w:hAnsiTheme="minorHAnsi" w:cstheme="minorHAnsi"/>
                  <w:sz w:val="18"/>
                  <w:szCs w:val="18"/>
                </w:rPr>
                <w:t>Computed(Perc_Rev_Jan/T</w:t>
              </w:r>
              <w:r w:rsidRPr="00E62EE1">
                <w:rPr>
                  <w:rFonts w:asciiTheme="minorHAnsi" w:hAnsiTheme="minorHAnsi" w:cstheme="minorHAnsi"/>
                  <w:sz w:val="18"/>
                  <w:szCs w:val="18"/>
                </w:rPr>
                <w:lastRenderedPageBreak/>
                <w:t>otalRevenue)*100</w:t>
              </w:r>
            </w:ins>
          </w:p>
        </w:tc>
        <w:tc>
          <w:tcPr>
            <w:tcW w:w="880" w:type="pct"/>
            <w:tcBorders>
              <w:top w:val="single" w:sz="4" w:space="0" w:color="auto"/>
              <w:left w:val="single" w:sz="4" w:space="0" w:color="auto"/>
              <w:bottom w:val="single" w:sz="4" w:space="0" w:color="auto"/>
              <w:right w:val="single" w:sz="4" w:space="0" w:color="auto"/>
            </w:tcBorders>
          </w:tcPr>
          <w:p w14:paraId="7B13C1A9" w14:textId="2B6E405C" w:rsidR="00683228" w:rsidRPr="00FD0C5F" w:rsidRDefault="00683228" w:rsidP="00683228">
            <w:pPr>
              <w:rPr>
                <w:ins w:id="9980" w:author="Sowndarya S (WT01 - Manufacturing &amp; Hi Tech)" w:date="2015-03-23T19:07:00Z"/>
                <w:rFonts w:ascii="Calibri" w:eastAsiaTheme="minorHAnsi" w:hAnsi="Calibri" w:cs="Calibri"/>
                <w:color w:val="000000"/>
              </w:rPr>
            </w:pPr>
            <w:ins w:id="9981" w:author="Sowndarya S (WT01 - Manufacturing &amp; Hi Tech)" w:date="2015-03-24T10:18:00Z">
              <w:r w:rsidRPr="00521276">
                <w:rPr>
                  <w:rFonts w:asciiTheme="minorHAnsi" w:eastAsiaTheme="minorHAnsi" w:hAnsiTheme="minorHAnsi" w:cstheme="minorHAnsi"/>
                  <w:color w:val="000000"/>
                  <w:sz w:val="18"/>
                  <w:szCs w:val="18"/>
                  <w:highlight w:val="white"/>
                </w:rPr>
                <w:lastRenderedPageBreak/>
                <w:t>VEBIP_SellOutRevResP</w:t>
              </w:r>
              <w:r w:rsidRPr="00521276">
                <w:rPr>
                  <w:rFonts w:asciiTheme="minorHAnsi" w:eastAsiaTheme="minorHAnsi" w:hAnsiTheme="minorHAnsi" w:cstheme="minorHAnsi"/>
                  <w:color w:val="000000"/>
                  <w:sz w:val="18"/>
                  <w:szCs w:val="18"/>
                  <w:highlight w:val="white"/>
                </w:rPr>
                <w:lastRenderedPageBreak/>
                <w:t>lan</w:t>
              </w:r>
            </w:ins>
          </w:p>
        </w:tc>
        <w:tc>
          <w:tcPr>
            <w:tcW w:w="1091" w:type="pct"/>
            <w:tcBorders>
              <w:top w:val="single" w:sz="4" w:space="0" w:color="auto"/>
              <w:left w:val="single" w:sz="4" w:space="0" w:color="auto"/>
              <w:bottom w:val="single" w:sz="4" w:space="0" w:color="auto"/>
              <w:right w:val="single" w:sz="4" w:space="0" w:color="auto"/>
            </w:tcBorders>
            <w:vAlign w:val="center"/>
          </w:tcPr>
          <w:p w14:paraId="3FF97937" w14:textId="5B661B6F" w:rsidR="00683228" w:rsidRDefault="00683228" w:rsidP="00683228">
            <w:pPr>
              <w:rPr>
                <w:ins w:id="9982" w:author="Sowndarya S (WT01 - Manufacturing &amp; Hi Tech)" w:date="2015-03-23T19:07:00Z"/>
                <w:rFonts w:asciiTheme="minorHAnsi" w:hAnsiTheme="minorHAnsi" w:cstheme="minorHAnsi"/>
                <w:color w:val="000000"/>
                <w:sz w:val="18"/>
                <w:szCs w:val="16"/>
              </w:rPr>
            </w:pPr>
            <w:ins w:id="9983" w:author="Sowndarya S (WT01 - Manufacturing &amp; Hi Tech)" w:date="2015-03-24T10:25:00Z">
              <w:r>
                <w:rPr>
                  <w:rFonts w:asciiTheme="minorHAnsi" w:hAnsiTheme="minorHAnsi" w:cstheme="minorHAnsi"/>
                  <w:color w:val="000000"/>
                  <w:sz w:val="18"/>
                  <w:szCs w:val="16"/>
                </w:rPr>
                <w:lastRenderedPageBreak/>
                <w:t>Rev_Nov</w:t>
              </w:r>
            </w:ins>
          </w:p>
        </w:tc>
      </w:tr>
      <w:tr w:rsidR="00683228" w:rsidRPr="000F1877" w14:paraId="0EDCAF4C" w14:textId="77777777" w:rsidTr="008B41B0">
        <w:trPr>
          <w:trHeight w:val="284"/>
          <w:ins w:id="9984"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19D3B2C" w14:textId="228F499E" w:rsidR="00683228" w:rsidRPr="00DD1485" w:rsidRDefault="00683228" w:rsidP="00683228">
            <w:pPr>
              <w:rPr>
                <w:ins w:id="9985" w:author="Sowndarya S (WT01 - Manufacturing &amp; Hi Tech)" w:date="2015-03-23T19:07:00Z"/>
                <w:rFonts w:asciiTheme="minorHAnsi" w:hAnsiTheme="minorHAnsi" w:cstheme="minorHAnsi"/>
                <w:color w:val="000000"/>
                <w:sz w:val="18"/>
                <w:szCs w:val="16"/>
              </w:rPr>
            </w:pPr>
            <w:ins w:id="9986" w:author="Sowndarya S (WT01 - Manufacturing &amp; Hi Tech)" w:date="2015-03-23T19:20:00Z">
              <w:r>
                <w:rPr>
                  <w:rFonts w:asciiTheme="minorHAnsi" w:hAnsiTheme="minorHAnsi" w:cstheme="minorHAnsi"/>
                  <w:color w:val="000000"/>
                  <w:sz w:val="18"/>
                  <w:szCs w:val="16"/>
                </w:rPr>
                <w:t>REV_DEC</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47F3D1B0" w14:textId="2805CCC8" w:rsidR="00683228" w:rsidRPr="00BA45DE" w:rsidRDefault="00683228" w:rsidP="00683228">
            <w:pPr>
              <w:rPr>
                <w:ins w:id="9987" w:author="Sowndarya S (WT01 - Manufacturing &amp; Hi Tech)" w:date="2015-03-23T19:07:00Z"/>
                <w:rFonts w:asciiTheme="minorHAnsi" w:hAnsiTheme="minorHAnsi" w:cstheme="minorHAnsi"/>
                <w:sz w:val="18"/>
                <w:szCs w:val="18"/>
              </w:rPr>
            </w:pPr>
            <w:ins w:id="9988"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6FC02A72" w14:textId="4DD49776" w:rsidR="00683228" w:rsidRPr="00E62EE1" w:rsidRDefault="00683228" w:rsidP="00683228">
            <w:pPr>
              <w:rPr>
                <w:ins w:id="9989" w:author="Sowndarya S (WT01 - Manufacturing &amp; Hi Tech)" w:date="2015-03-23T19:07:00Z"/>
                <w:rFonts w:asciiTheme="minorHAnsi" w:hAnsiTheme="minorHAnsi" w:cstheme="minorHAnsi"/>
                <w:color w:val="000000"/>
                <w:sz w:val="18"/>
                <w:szCs w:val="18"/>
              </w:rPr>
            </w:pPr>
            <w:ins w:id="9990" w:author="Sowndarya S (WT01 - Manufacturing &amp; Hi Tech)" w:date="2015-03-24T10:17:00Z">
              <w:r w:rsidRPr="00E62EE1">
                <w:rPr>
                  <w:rFonts w:asciiTheme="minorHAnsi" w:hAnsiTheme="minorHAnsi" w:cstheme="minorHAnsi"/>
                  <w:sz w:val="18"/>
                  <w:szCs w:val="18"/>
                </w:rPr>
                <w:t>Computed(Perc_Rev_Jan/TotalRevenue)*100</w:t>
              </w:r>
            </w:ins>
          </w:p>
        </w:tc>
        <w:tc>
          <w:tcPr>
            <w:tcW w:w="880" w:type="pct"/>
            <w:tcBorders>
              <w:top w:val="single" w:sz="4" w:space="0" w:color="auto"/>
              <w:left w:val="single" w:sz="4" w:space="0" w:color="auto"/>
              <w:bottom w:val="single" w:sz="4" w:space="0" w:color="auto"/>
              <w:right w:val="single" w:sz="4" w:space="0" w:color="auto"/>
            </w:tcBorders>
          </w:tcPr>
          <w:p w14:paraId="3A294BA1" w14:textId="247BED65" w:rsidR="00683228" w:rsidRPr="00FD0C5F" w:rsidRDefault="00683228" w:rsidP="00683228">
            <w:pPr>
              <w:rPr>
                <w:ins w:id="9991" w:author="Sowndarya S (WT01 - Manufacturing &amp; Hi Tech)" w:date="2015-03-23T19:07:00Z"/>
                <w:rFonts w:ascii="Calibri" w:eastAsiaTheme="minorHAnsi" w:hAnsi="Calibri" w:cs="Calibri"/>
                <w:color w:val="000000"/>
              </w:rPr>
            </w:pPr>
            <w:ins w:id="9992"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5D472ED6" w14:textId="202B91D8" w:rsidR="00683228" w:rsidRDefault="00683228" w:rsidP="00683228">
            <w:pPr>
              <w:rPr>
                <w:ins w:id="9993" w:author="Sowndarya S (WT01 - Manufacturing &amp; Hi Tech)" w:date="2015-03-23T19:07:00Z"/>
                <w:rFonts w:asciiTheme="minorHAnsi" w:hAnsiTheme="minorHAnsi" w:cstheme="minorHAnsi"/>
                <w:color w:val="000000"/>
                <w:sz w:val="18"/>
                <w:szCs w:val="16"/>
              </w:rPr>
            </w:pPr>
            <w:ins w:id="9994" w:author="Sowndarya S (WT01 - Manufacturing &amp; Hi Tech)" w:date="2015-03-24T10:25:00Z">
              <w:r>
                <w:rPr>
                  <w:rFonts w:asciiTheme="minorHAnsi" w:hAnsiTheme="minorHAnsi" w:cstheme="minorHAnsi"/>
                  <w:color w:val="000000"/>
                  <w:sz w:val="18"/>
                  <w:szCs w:val="16"/>
                </w:rPr>
                <w:t>Rev_Dec</w:t>
              </w:r>
            </w:ins>
          </w:p>
        </w:tc>
      </w:tr>
      <w:tr w:rsidR="00683228" w:rsidRPr="000F1877" w14:paraId="0CE63C11" w14:textId="77777777" w:rsidTr="008B41B0">
        <w:trPr>
          <w:trHeight w:val="284"/>
          <w:ins w:id="9995"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33DAB22" w14:textId="6E07EB6B" w:rsidR="00683228" w:rsidRPr="00DD1485" w:rsidRDefault="00683228" w:rsidP="00683228">
            <w:pPr>
              <w:rPr>
                <w:ins w:id="9996" w:author="Sowndarya S (WT01 - Manufacturing &amp; Hi Tech)" w:date="2015-03-23T19:07:00Z"/>
                <w:rFonts w:asciiTheme="minorHAnsi" w:hAnsiTheme="minorHAnsi" w:cstheme="minorHAnsi"/>
                <w:color w:val="000000"/>
                <w:sz w:val="18"/>
                <w:szCs w:val="16"/>
              </w:rPr>
            </w:pPr>
            <w:ins w:id="9997" w:author="Sowndarya S (WT01 - Manufacturing &amp; Hi Tech)" w:date="2015-03-23T19:20:00Z">
              <w:r>
                <w:rPr>
                  <w:rFonts w:asciiTheme="minorHAnsi" w:hAnsiTheme="minorHAnsi" w:cstheme="minorHAnsi"/>
                  <w:color w:val="000000"/>
                  <w:sz w:val="18"/>
                  <w:szCs w:val="16"/>
                </w:rPr>
                <w:t>PRO_JAN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2FDB1DDB" w14:textId="018DEB47" w:rsidR="00683228" w:rsidRPr="00BA45DE" w:rsidRDefault="00683228" w:rsidP="00683228">
            <w:pPr>
              <w:rPr>
                <w:ins w:id="9998" w:author="Sowndarya S (WT01 - Manufacturing &amp; Hi Tech)" w:date="2015-03-23T19:07:00Z"/>
                <w:rFonts w:asciiTheme="minorHAnsi" w:hAnsiTheme="minorHAnsi" w:cstheme="minorHAnsi"/>
                <w:sz w:val="18"/>
                <w:szCs w:val="18"/>
              </w:rPr>
            </w:pPr>
            <w:ins w:id="9999"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0415209F" w14:textId="4A48E604" w:rsidR="00683228" w:rsidRPr="00E62EE1" w:rsidRDefault="00683228" w:rsidP="00683228">
            <w:pPr>
              <w:rPr>
                <w:ins w:id="10000" w:author="Sowndarya S (WT01 - Manufacturing &amp; Hi Tech)" w:date="2015-03-23T19:07:00Z"/>
                <w:rFonts w:asciiTheme="minorHAnsi" w:hAnsiTheme="minorHAnsi" w:cstheme="minorHAnsi"/>
                <w:color w:val="000000"/>
                <w:sz w:val="18"/>
                <w:szCs w:val="18"/>
              </w:rPr>
            </w:pPr>
            <w:ins w:id="10001"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399120DF" w14:textId="116A1A8C" w:rsidR="00683228" w:rsidRPr="00FD0C5F" w:rsidRDefault="00683228" w:rsidP="00683228">
            <w:pPr>
              <w:rPr>
                <w:ins w:id="10002" w:author="Sowndarya S (WT01 - Manufacturing &amp; Hi Tech)" w:date="2015-03-23T19:07:00Z"/>
                <w:rFonts w:ascii="Calibri" w:eastAsiaTheme="minorHAnsi" w:hAnsi="Calibri" w:cs="Calibri"/>
                <w:color w:val="000000"/>
              </w:rPr>
            </w:pPr>
            <w:ins w:id="10003"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0FA6CBD4" w14:textId="48EB4388" w:rsidR="00683228" w:rsidRDefault="00683228" w:rsidP="00683228">
            <w:pPr>
              <w:rPr>
                <w:ins w:id="10004" w:author="Sowndarya S (WT01 - Manufacturing &amp; Hi Tech)" w:date="2015-03-23T19:07:00Z"/>
                <w:rFonts w:asciiTheme="minorHAnsi" w:hAnsiTheme="minorHAnsi" w:cstheme="minorHAnsi"/>
                <w:color w:val="000000"/>
                <w:sz w:val="18"/>
                <w:szCs w:val="16"/>
              </w:rPr>
            </w:pPr>
            <w:ins w:id="10005" w:author="Sowndarya S (WT01 - Manufacturing &amp; Hi Tech)" w:date="2015-03-23T19:20:00Z">
              <w:r>
                <w:rPr>
                  <w:rFonts w:asciiTheme="minorHAnsi" w:hAnsiTheme="minorHAnsi" w:cstheme="minorHAnsi"/>
                  <w:color w:val="000000"/>
                  <w:sz w:val="18"/>
                  <w:szCs w:val="16"/>
                </w:rPr>
                <w:t>Pro_Jan</w:t>
              </w:r>
            </w:ins>
          </w:p>
        </w:tc>
      </w:tr>
      <w:tr w:rsidR="00683228" w:rsidRPr="000F1877" w14:paraId="12653D61" w14:textId="77777777" w:rsidTr="008B41B0">
        <w:trPr>
          <w:trHeight w:val="284"/>
          <w:ins w:id="10006"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779B068E" w14:textId="40DF4A7A" w:rsidR="00683228" w:rsidRPr="00DD1485" w:rsidRDefault="00683228" w:rsidP="00683228">
            <w:pPr>
              <w:rPr>
                <w:ins w:id="10007" w:author="Sowndarya S (WT01 - Manufacturing &amp; Hi Tech)" w:date="2015-03-23T19:07:00Z"/>
                <w:rFonts w:asciiTheme="minorHAnsi" w:hAnsiTheme="minorHAnsi" w:cstheme="minorHAnsi"/>
                <w:color w:val="000000"/>
                <w:sz w:val="18"/>
                <w:szCs w:val="16"/>
              </w:rPr>
            </w:pPr>
            <w:ins w:id="10008" w:author="Sowndarya S (WT01 - Manufacturing &amp; Hi Tech)" w:date="2015-03-23T19:20:00Z">
              <w:r>
                <w:rPr>
                  <w:rFonts w:asciiTheme="minorHAnsi" w:hAnsiTheme="minorHAnsi" w:cstheme="minorHAnsi"/>
                  <w:color w:val="000000"/>
                  <w:sz w:val="18"/>
                  <w:szCs w:val="16"/>
                </w:rPr>
                <w:t>PRO_FEB</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11576023" w14:textId="3C87B55F" w:rsidR="00683228" w:rsidRPr="00BA45DE" w:rsidRDefault="00683228" w:rsidP="00683228">
            <w:pPr>
              <w:rPr>
                <w:ins w:id="10009" w:author="Sowndarya S (WT01 - Manufacturing &amp; Hi Tech)" w:date="2015-03-23T19:07:00Z"/>
                <w:rFonts w:asciiTheme="minorHAnsi" w:hAnsiTheme="minorHAnsi" w:cstheme="minorHAnsi"/>
                <w:sz w:val="18"/>
                <w:szCs w:val="18"/>
              </w:rPr>
            </w:pPr>
            <w:ins w:id="10010"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600FDD94" w14:textId="2FD1907B" w:rsidR="00683228" w:rsidRPr="00E62EE1" w:rsidRDefault="00683228" w:rsidP="00683228">
            <w:pPr>
              <w:rPr>
                <w:ins w:id="10011" w:author="Sowndarya S (WT01 - Manufacturing &amp; Hi Tech)" w:date="2015-03-23T19:07:00Z"/>
                <w:rFonts w:asciiTheme="minorHAnsi" w:hAnsiTheme="minorHAnsi" w:cstheme="minorHAnsi"/>
                <w:color w:val="000000"/>
                <w:sz w:val="18"/>
                <w:szCs w:val="18"/>
              </w:rPr>
            </w:pPr>
            <w:ins w:id="10012"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5BB45FD0" w14:textId="5FBB3D1E" w:rsidR="00683228" w:rsidRPr="00FD0C5F" w:rsidRDefault="00683228" w:rsidP="00683228">
            <w:pPr>
              <w:rPr>
                <w:ins w:id="10013" w:author="Sowndarya S (WT01 - Manufacturing &amp; Hi Tech)" w:date="2015-03-23T19:07:00Z"/>
                <w:rFonts w:ascii="Calibri" w:eastAsiaTheme="minorHAnsi" w:hAnsi="Calibri" w:cs="Calibri"/>
                <w:color w:val="000000"/>
              </w:rPr>
            </w:pPr>
            <w:ins w:id="10014"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31CCA1BA" w14:textId="55C57729" w:rsidR="00683228" w:rsidRDefault="00683228" w:rsidP="00683228">
            <w:pPr>
              <w:rPr>
                <w:ins w:id="10015" w:author="Sowndarya S (WT01 - Manufacturing &amp; Hi Tech)" w:date="2015-03-23T19:07:00Z"/>
                <w:rFonts w:asciiTheme="minorHAnsi" w:hAnsiTheme="minorHAnsi" w:cstheme="minorHAnsi"/>
                <w:color w:val="000000"/>
                <w:sz w:val="18"/>
                <w:szCs w:val="16"/>
              </w:rPr>
            </w:pPr>
            <w:ins w:id="10016" w:author="Sowndarya S (WT01 - Manufacturing &amp; Hi Tech)" w:date="2015-03-23T19:20:00Z">
              <w:r>
                <w:rPr>
                  <w:rFonts w:asciiTheme="minorHAnsi" w:hAnsiTheme="minorHAnsi" w:cstheme="minorHAnsi"/>
                  <w:color w:val="000000"/>
                  <w:sz w:val="18"/>
                  <w:szCs w:val="16"/>
                </w:rPr>
                <w:t>Pro_Feb</w:t>
              </w:r>
            </w:ins>
          </w:p>
        </w:tc>
      </w:tr>
      <w:tr w:rsidR="00683228" w:rsidRPr="000F1877" w14:paraId="5B0176DD" w14:textId="77777777" w:rsidTr="008B41B0">
        <w:trPr>
          <w:trHeight w:val="284"/>
          <w:ins w:id="10017"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0F07FCA" w14:textId="513905A8" w:rsidR="00683228" w:rsidRPr="00DD1485" w:rsidRDefault="00683228" w:rsidP="00683228">
            <w:pPr>
              <w:rPr>
                <w:ins w:id="10018" w:author="Sowndarya S (WT01 - Manufacturing &amp; Hi Tech)" w:date="2015-03-23T19:07:00Z"/>
                <w:rFonts w:asciiTheme="minorHAnsi" w:hAnsiTheme="minorHAnsi" w:cstheme="minorHAnsi"/>
                <w:color w:val="000000"/>
                <w:sz w:val="18"/>
                <w:szCs w:val="16"/>
              </w:rPr>
            </w:pPr>
            <w:ins w:id="10019" w:author="Sowndarya S (WT01 - Manufacturing &amp; Hi Tech)" w:date="2015-03-23T19:20:00Z">
              <w:r>
                <w:rPr>
                  <w:rFonts w:asciiTheme="minorHAnsi" w:hAnsiTheme="minorHAnsi" w:cstheme="minorHAnsi"/>
                  <w:color w:val="000000"/>
                  <w:sz w:val="18"/>
                  <w:szCs w:val="16"/>
                </w:rPr>
                <w:t>PRO_MAR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5634226" w14:textId="3D45C84B" w:rsidR="00683228" w:rsidRPr="00BA45DE" w:rsidRDefault="00683228" w:rsidP="00683228">
            <w:pPr>
              <w:rPr>
                <w:ins w:id="10020" w:author="Sowndarya S (WT01 - Manufacturing &amp; Hi Tech)" w:date="2015-03-23T19:07:00Z"/>
                <w:rFonts w:asciiTheme="minorHAnsi" w:hAnsiTheme="minorHAnsi" w:cstheme="minorHAnsi"/>
                <w:sz w:val="18"/>
                <w:szCs w:val="18"/>
              </w:rPr>
            </w:pPr>
            <w:ins w:id="10021"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3BED7682" w14:textId="4C0E099A" w:rsidR="00683228" w:rsidRPr="00E62EE1" w:rsidRDefault="00683228" w:rsidP="00683228">
            <w:pPr>
              <w:rPr>
                <w:ins w:id="10022" w:author="Sowndarya S (WT01 - Manufacturing &amp; Hi Tech)" w:date="2015-03-23T19:07:00Z"/>
                <w:rFonts w:asciiTheme="minorHAnsi" w:hAnsiTheme="minorHAnsi" w:cstheme="minorHAnsi"/>
                <w:color w:val="000000"/>
                <w:sz w:val="18"/>
                <w:szCs w:val="18"/>
              </w:rPr>
            </w:pPr>
            <w:ins w:id="10023"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1FE836BD" w14:textId="6DD9B296" w:rsidR="00683228" w:rsidRPr="00FD0C5F" w:rsidRDefault="00683228" w:rsidP="00683228">
            <w:pPr>
              <w:rPr>
                <w:ins w:id="10024" w:author="Sowndarya S (WT01 - Manufacturing &amp; Hi Tech)" w:date="2015-03-23T19:07:00Z"/>
                <w:rFonts w:ascii="Calibri" w:eastAsiaTheme="minorHAnsi" w:hAnsi="Calibri" w:cs="Calibri"/>
                <w:color w:val="000000"/>
              </w:rPr>
            </w:pPr>
            <w:ins w:id="10025"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2A88BE83" w14:textId="21C10395" w:rsidR="00683228" w:rsidRDefault="00683228" w:rsidP="00683228">
            <w:pPr>
              <w:rPr>
                <w:ins w:id="10026" w:author="Sowndarya S (WT01 - Manufacturing &amp; Hi Tech)" w:date="2015-03-23T19:07:00Z"/>
                <w:rFonts w:asciiTheme="minorHAnsi" w:hAnsiTheme="minorHAnsi" w:cstheme="minorHAnsi"/>
                <w:color w:val="000000"/>
                <w:sz w:val="18"/>
                <w:szCs w:val="16"/>
              </w:rPr>
            </w:pPr>
            <w:ins w:id="10027" w:author="Sowndarya S (WT01 - Manufacturing &amp; Hi Tech)" w:date="2015-03-23T19:20:00Z">
              <w:r>
                <w:rPr>
                  <w:rFonts w:asciiTheme="minorHAnsi" w:hAnsiTheme="minorHAnsi" w:cstheme="minorHAnsi"/>
                  <w:color w:val="000000"/>
                  <w:sz w:val="18"/>
                  <w:szCs w:val="16"/>
                </w:rPr>
                <w:t>Pro_Mar</w:t>
              </w:r>
            </w:ins>
          </w:p>
        </w:tc>
      </w:tr>
      <w:tr w:rsidR="00683228" w:rsidRPr="000F1877" w14:paraId="63DA3635" w14:textId="77777777" w:rsidTr="008B41B0">
        <w:trPr>
          <w:trHeight w:val="284"/>
          <w:ins w:id="10028"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6239DCDE" w14:textId="139AE7FC" w:rsidR="00683228" w:rsidRPr="00DD1485" w:rsidRDefault="00683228" w:rsidP="00683228">
            <w:pPr>
              <w:rPr>
                <w:ins w:id="10029" w:author="Sowndarya S (WT01 - Manufacturing &amp; Hi Tech)" w:date="2015-03-23T19:07:00Z"/>
                <w:rFonts w:asciiTheme="minorHAnsi" w:hAnsiTheme="minorHAnsi" w:cstheme="minorHAnsi"/>
                <w:color w:val="000000"/>
                <w:sz w:val="18"/>
                <w:szCs w:val="16"/>
              </w:rPr>
            </w:pPr>
            <w:ins w:id="10030" w:author="Sowndarya S (WT01 - Manufacturing &amp; Hi Tech)" w:date="2015-03-23T19:20:00Z">
              <w:r>
                <w:rPr>
                  <w:rFonts w:asciiTheme="minorHAnsi" w:hAnsiTheme="minorHAnsi" w:cstheme="minorHAnsi"/>
                  <w:color w:val="000000"/>
                  <w:sz w:val="18"/>
                  <w:szCs w:val="16"/>
                </w:rPr>
                <w:t>PRO_APR</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0DB0FA8" w14:textId="3921AED4" w:rsidR="00683228" w:rsidRPr="00BA45DE" w:rsidRDefault="00683228" w:rsidP="00683228">
            <w:pPr>
              <w:rPr>
                <w:ins w:id="10031" w:author="Sowndarya S (WT01 - Manufacturing &amp; Hi Tech)" w:date="2015-03-23T19:07:00Z"/>
                <w:rFonts w:asciiTheme="minorHAnsi" w:hAnsiTheme="minorHAnsi" w:cstheme="minorHAnsi"/>
                <w:sz w:val="18"/>
                <w:szCs w:val="18"/>
              </w:rPr>
            </w:pPr>
            <w:ins w:id="10032"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4EF48628" w14:textId="18FBA494" w:rsidR="00683228" w:rsidRPr="00E62EE1" w:rsidRDefault="00683228" w:rsidP="00683228">
            <w:pPr>
              <w:rPr>
                <w:ins w:id="10033" w:author="Sowndarya S (WT01 - Manufacturing &amp; Hi Tech)" w:date="2015-03-23T19:07:00Z"/>
                <w:rFonts w:asciiTheme="minorHAnsi" w:hAnsiTheme="minorHAnsi" w:cstheme="minorHAnsi"/>
                <w:color w:val="000000"/>
                <w:sz w:val="18"/>
                <w:szCs w:val="18"/>
              </w:rPr>
            </w:pPr>
            <w:ins w:id="10034"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15CB9C7A" w14:textId="0002237C" w:rsidR="00683228" w:rsidRPr="00FD0C5F" w:rsidRDefault="00683228" w:rsidP="00683228">
            <w:pPr>
              <w:rPr>
                <w:ins w:id="10035" w:author="Sowndarya S (WT01 - Manufacturing &amp; Hi Tech)" w:date="2015-03-23T19:07:00Z"/>
                <w:rFonts w:ascii="Calibri" w:eastAsiaTheme="minorHAnsi" w:hAnsi="Calibri" w:cs="Calibri"/>
                <w:color w:val="000000"/>
              </w:rPr>
            </w:pPr>
            <w:ins w:id="10036"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3F3EB608" w14:textId="2A569500" w:rsidR="00683228" w:rsidRDefault="00683228" w:rsidP="00683228">
            <w:pPr>
              <w:rPr>
                <w:ins w:id="10037" w:author="Sowndarya S (WT01 - Manufacturing &amp; Hi Tech)" w:date="2015-03-23T19:07:00Z"/>
                <w:rFonts w:asciiTheme="minorHAnsi" w:hAnsiTheme="minorHAnsi" w:cstheme="minorHAnsi"/>
                <w:color w:val="000000"/>
                <w:sz w:val="18"/>
                <w:szCs w:val="16"/>
              </w:rPr>
            </w:pPr>
            <w:ins w:id="10038" w:author="Sowndarya S (WT01 - Manufacturing &amp; Hi Tech)" w:date="2015-03-23T19:20:00Z">
              <w:r>
                <w:rPr>
                  <w:rFonts w:asciiTheme="minorHAnsi" w:hAnsiTheme="minorHAnsi" w:cstheme="minorHAnsi"/>
                  <w:color w:val="000000"/>
                  <w:sz w:val="18"/>
                  <w:szCs w:val="16"/>
                </w:rPr>
                <w:t>Pro_Apr</w:t>
              </w:r>
            </w:ins>
          </w:p>
        </w:tc>
      </w:tr>
      <w:tr w:rsidR="00683228" w:rsidRPr="000F1877" w14:paraId="277E3C89" w14:textId="77777777" w:rsidTr="008B41B0">
        <w:trPr>
          <w:trHeight w:val="284"/>
          <w:ins w:id="10039"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55E7F46" w14:textId="38C25BE1" w:rsidR="00683228" w:rsidRPr="00DD1485" w:rsidRDefault="00683228" w:rsidP="00683228">
            <w:pPr>
              <w:rPr>
                <w:ins w:id="10040" w:author="Sowndarya S (WT01 - Manufacturing &amp; Hi Tech)" w:date="2015-03-23T19:07:00Z"/>
                <w:rFonts w:asciiTheme="minorHAnsi" w:hAnsiTheme="minorHAnsi" w:cstheme="minorHAnsi"/>
                <w:color w:val="000000"/>
                <w:sz w:val="18"/>
                <w:szCs w:val="16"/>
              </w:rPr>
            </w:pPr>
            <w:ins w:id="10041" w:author="Sowndarya S (WT01 - Manufacturing &amp; Hi Tech)" w:date="2015-03-23T19:20:00Z">
              <w:r>
                <w:rPr>
                  <w:rFonts w:asciiTheme="minorHAnsi" w:hAnsiTheme="minorHAnsi" w:cstheme="minorHAnsi"/>
                  <w:color w:val="000000"/>
                  <w:sz w:val="18"/>
                  <w:szCs w:val="16"/>
                </w:rPr>
                <w:t>PRO_MAY</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545691C" w14:textId="5C3CBCBA" w:rsidR="00683228" w:rsidRPr="00BA45DE" w:rsidRDefault="00683228" w:rsidP="00683228">
            <w:pPr>
              <w:rPr>
                <w:ins w:id="10042" w:author="Sowndarya S (WT01 - Manufacturing &amp; Hi Tech)" w:date="2015-03-23T19:07:00Z"/>
                <w:rFonts w:asciiTheme="minorHAnsi" w:hAnsiTheme="minorHAnsi" w:cstheme="minorHAnsi"/>
                <w:sz w:val="18"/>
                <w:szCs w:val="18"/>
              </w:rPr>
            </w:pPr>
            <w:ins w:id="10043"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62DE385A" w14:textId="75FF7FE4" w:rsidR="00683228" w:rsidRPr="00E62EE1" w:rsidRDefault="00683228" w:rsidP="00683228">
            <w:pPr>
              <w:rPr>
                <w:ins w:id="10044" w:author="Sowndarya S (WT01 - Manufacturing &amp; Hi Tech)" w:date="2015-03-23T19:07:00Z"/>
                <w:rFonts w:asciiTheme="minorHAnsi" w:hAnsiTheme="minorHAnsi" w:cstheme="minorHAnsi"/>
                <w:color w:val="000000"/>
                <w:sz w:val="18"/>
                <w:szCs w:val="18"/>
              </w:rPr>
            </w:pPr>
            <w:ins w:id="10045"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0224C518" w14:textId="4EB51234" w:rsidR="00683228" w:rsidRPr="00FD0C5F" w:rsidRDefault="00683228" w:rsidP="00683228">
            <w:pPr>
              <w:rPr>
                <w:ins w:id="10046" w:author="Sowndarya S (WT01 - Manufacturing &amp; Hi Tech)" w:date="2015-03-23T19:07:00Z"/>
                <w:rFonts w:ascii="Calibri" w:eastAsiaTheme="minorHAnsi" w:hAnsi="Calibri" w:cs="Calibri"/>
                <w:color w:val="000000"/>
              </w:rPr>
            </w:pPr>
            <w:ins w:id="10047"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57A9C883" w14:textId="6FF32CBD" w:rsidR="00683228" w:rsidRDefault="00683228" w:rsidP="00683228">
            <w:pPr>
              <w:rPr>
                <w:ins w:id="10048" w:author="Sowndarya S (WT01 - Manufacturing &amp; Hi Tech)" w:date="2015-03-23T19:07:00Z"/>
                <w:rFonts w:asciiTheme="minorHAnsi" w:hAnsiTheme="minorHAnsi" w:cstheme="minorHAnsi"/>
                <w:color w:val="000000"/>
                <w:sz w:val="18"/>
                <w:szCs w:val="16"/>
              </w:rPr>
            </w:pPr>
            <w:ins w:id="10049" w:author="Sowndarya S (WT01 - Manufacturing &amp; Hi Tech)" w:date="2015-03-23T19:20:00Z">
              <w:r>
                <w:rPr>
                  <w:rFonts w:asciiTheme="minorHAnsi" w:hAnsiTheme="minorHAnsi" w:cstheme="minorHAnsi"/>
                  <w:color w:val="000000"/>
                  <w:sz w:val="18"/>
                  <w:szCs w:val="16"/>
                </w:rPr>
                <w:t>Pro_May</w:t>
              </w:r>
            </w:ins>
          </w:p>
        </w:tc>
      </w:tr>
      <w:tr w:rsidR="00683228" w:rsidRPr="000F1877" w14:paraId="76DD8E01" w14:textId="77777777" w:rsidTr="008B41B0">
        <w:trPr>
          <w:trHeight w:val="284"/>
          <w:ins w:id="10050"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0E51050" w14:textId="134B9C76" w:rsidR="00683228" w:rsidRPr="00DD1485" w:rsidRDefault="00683228" w:rsidP="00683228">
            <w:pPr>
              <w:rPr>
                <w:ins w:id="10051" w:author="Sowndarya S (WT01 - Manufacturing &amp; Hi Tech)" w:date="2015-03-23T19:07:00Z"/>
                <w:rFonts w:asciiTheme="minorHAnsi" w:hAnsiTheme="minorHAnsi" w:cstheme="minorHAnsi"/>
                <w:color w:val="000000"/>
                <w:sz w:val="18"/>
                <w:szCs w:val="16"/>
              </w:rPr>
            </w:pPr>
            <w:ins w:id="10052" w:author="Sowndarya S (WT01 - Manufacturing &amp; Hi Tech)" w:date="2015-03-23T19:20:00Z">
              <w:r>
                <w:rPr>
                  <w:rFonts w:asciiTheme="minorHAnsi" w:hAnsiTheme="minorHAnsi" w:cstheme="minorHAnsi"/>
                  <w:color w:val="000000"/>
                  <w:sz w:val="18"/>
                  <w:szCs w:val="16"/>
                </w:rPr>
                <w:t>PRO_JUN</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EAF9DE9" w14:textId="212110E0" w:rsidR="00683228" w:rsidRPr="00BA45DE" w:rsidRDefault="00683228" w:rsidP="00683228">
            <w:pPr>
              <w:rPr>
                <w:ins w:id="10053" w:author="Sowndarya S (WT01 - Manufacturing &amp; Hi Tech)" w:date="2015-03-23T19:07:00Z"/>
                <w:rFonts w:asciiTheme="minorHAnsi" w:hAnsiTheme="minorHAnsi" w:cstheme="minorHAnsi"/>
                <w:sz w:val="18"/>
                <w:szCs w:val="18"/>
              </w:rPr>
            </w:pPr>
            <w:ins w:id="10054"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1249CD1D" w14:textId="01BFA85E" w:rsidR="00683228" w:rsidRPr="00E62EE1" w:rsidRDefault="00683228" w:rsidP="00683228">
            <w:pPr>
              <w:rPr>
                <w:ins w:id="10055" w:author="Sowndarya S (WT01 - Manufacturing &amp; Hi Tech)" w:date="2015-03-23T19:07:00Z"/>
                <w:rFonts w:asciiTheme="minorHAnsi" w:hAnsiTheme="minorHAnsi" w:cstheme="minorHAnsi"/>
                <w:color w:val="000000"/>
                <w:sz w:val="18"/>
                <w:szCs w:val="18"/>
              </w:rPr>
            </w:pPr>
            <w:ins w:id="10056"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344E805E" w14:textId="6B27C596" w:rsidR="00683228" w:rsidRPr="00FD0C5F" w:rsidRDefault="00683228" w:rsidP="00683228">
            <w:pPr>
              <w:rPr>
                <w:ins w:id="10057" w:author="Sowndarya S (WT01 - Manufacturing &amp; Hi Tech)" w:date="2015-03-23T19:07:00Z"/>
                <w:rFonts w:ascii="Calibri" w:eastAsiaTheme="minorHAnsi" w:hAnsi="Calibri" w:cs="Calibri"/>
                <w:color w:val="000000"/>
              </w:rPr>
            </w:pPr>
            <w:ins w:id="10058"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429F5DC8" w14:textId="5F2206A7" w:rsidR="00683228" w:rsidRDefault="00683228" w:rsidP="00683228">
            <w:pPr>
              <w:rPr>
                <w:ins w:id="10059" w:author="Sowndarya S (WT01 - Manufacturing &amp; Hi Tech)" w:date="2015-03-23T19:07:00Z"/>
                <w:rFonts w:asciiTheme="minorHAnsi" w:hAnsiTheme="minorHAnsi" w:cstheme="minorHAnsi"/>
                <w:color w:val="000000"/>
                <w:sz w:val="18"/>
                <w:szCs w:val="16"/>
              </w:rPr>
            </w:pPr>
            <w:ins w:id="10060" w:author="Sowndarya S (WT01 - Manufacturing &amp; Hi Tech)" w:date="2015-03-23T19:20:00Z">
              <w:r>
                <w:rPr>
                  <w:rFonts w:asciiTheme="minorHAnsi" w:hAnsiTheme="minorHAnsi" w:cstheme="minorHAnsi"/>
                  <w:color w:val="000000"/>
                  <w:sz w:val="18"/>
                  <w:szCs w:val="16"/>
                </w:rPr>
                <w:t>Pro_Jun</w:t>
              </w:r>
            </w:ins>
          </w:p>
        </w:tc>
      </w:tr>
      <w:tr w:rsidR="00683228" w:rsidRPr="000F1877" w14:paraId="5573FA95" w14:textId="77777777" w:rsidTr="008B41B0">
        <w:trPr>
          <w:trHeight w:val="284"/>
          <w:ins w:id="10061"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2C9DC017" w14:textId="56BE068D" w:rsidR="00683228" w:rsidRPr="00DD1485" w:rsidRDefault="00683228" w:rsidP="00683228">
            <w:pPr>
              <w:rPr>
                <w:ins w:id="10062" w:author="Sowndarya S (WT01 - Manufacturing &amp; Hi Tech)" w:date="2015-03-23T19:07:00Z"/>
                <w:rFonts w:asciiTheme="minorHAnsi" w:hAnsiTheme="minorHAnsi" w:cstheme="minorHAnsi"/>
                <w:color w:val="000000"/>
                <w:sz w:val="18"/>
                <w:szCs w:val="16"/>
              </w:rPr>
            </w:pPr>
            <w:ins w:id="10063" w:author="Sowndarya S (WT01 - Manufacturing &amp; Hi Tech)" w:date="2015-03-23T19:20:00Z">
              <w:r>
                <w:rPr>
                  <w:rFonts w:asciiTheme="minorHAnsi" w:hAnsiTheme="minorHAnsi" w:cstheme="minorHAnsi"/>
                  <w:color w:val="000000"/>
                  <w:sz w:val="18"/>
                  <w:szCs w:val="16"/>
                </w:rPr>
                <w:t>PRO_JUL</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ADEF26B" w14:textId="0C912B08" w:rsidR="00683228" w:rsidRPr="00BA45DE" w:rsidRDefault="00683228" w:rsidP="00683228">
            <w:pPr>
              <w:rPr>
                <w:ins w:id="10064" w:author="Sowndarya S (WT01 - Manufacturing &amp; Hi Tech)" w:date="2015-03-23T19:07:00Z"/>
                <w:rFonts w:asciiTheme="minorHAnsi" w:hAnsiTheme="minorHAnsi" w:cstheme="minorHAnsi"/>
                <w:sz w:val="18"/>
                <w:szCs w:val="18"/>
              </w:rPr>
            </w:pPr>
            <w:ins w:id="10065"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1606D854" w14:textId="21AC3629" w:rsidR="00683228" w:rsidRPr="00E62EE1" w:rsidRDefault="00683228" w:rsidP="00683228">
            <w:pPr>
              <w:rPr>
                <w:ins w:id="10066" w:author="Sowndarya S (WT01 - Manufacturing &amp; Hi Tech)" w:date="2015-03-23T19:07:00Z"/>
                <w:rFonts w:asciiTheme="minorHAnsi" w:hAnsiTheme="minorHAnsi" w:cstheme="minorHAnsi"/>
                <w:color w:val="000000"/>
                <w:sz w:val="18"/>
                <w:szCs w:val="18"/>
              </w:rPr>
            </w:pPr>
            <w:ins w:id="10067"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1FA5BFBF" w14:textId="30F4A9E6" w:rsidR="00683228" w:rsidRPr="00FD0C5F" w:rsidRDefault="00683228" w:rsidP="00683228">
            <w:pPr>
              <w:rPr>
                <w:ins w:id="10068" w:author="Sowndarya S (WT01 - Manufacturing &amp; Hi Tech)" w:date="2015-03-23T19:07:00Z"/>
                <w:rFonts w:ascii="Calibri" w:eastAsiaTheme="minorHAnsi" w:hAnsi="Calibri" w:cs="Calibri"/>
                <w:color w:val="000000"/>
              </w:rPr>
            </w:pPr>
            <w:ins w:id="10069"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34B9C2D3" w14:textId="0808583E" w:rsidR="00683228" w:rsidRDefault="00683228" w:rsidP="00683228">
            <w:pPr>
              <w:rPr>
                <w:ins w:id="10070" w:author="Sowndarya S (WT01 - Manufacturing &amp; Hi Tech)" w:date="2015-03-23T19:07:00Z"/>
                <w:rFonts w:asciiTheme="minorHAnsi" w:hAnsiTheme="minorHAnsi" w:cstheme="minorHAnsi"/>
                <w:color w:val="000000"/>
                <w:sz w:val="18"/>
                <w:szCs w:val="16"/>
              </w:rPr>
            </w:pPr>
            <w:ins w:id="10071" w:author="Sowndarya S (WT01 - Manufacturing &amp; Hi Tech)" w:date="2015-03-23T19:20:00Z">
              <w:r>
                <w:rPr>
                  <w:rFonts w:asciiTheme="minorHAnsi" w:hAnsiTheme="minorHAnsi" w:cstheme="minorHAnsi"/>
                  <w:color w:val="000000"/>
                  <w:sz w:val="18"/>
                  <w:szCs w:val="16"/>
                </w:rPr>
                <w:t>Pro_Jul</w:t>
              </w:r>
            </w:ins>
          </w:p>
        </w:tc>
      </w:tr>
      <w:tr w:rsidR="00683228" w:rsidRPr="000F1877" w14:paraId="0963273C" w14:textId="77777777" w:rsidTr="008B41B0">
        <w:trPr>
          <w:trHeight w:val="284"/>
          <w:ins w:id="10072"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D610F7A" w14:textId="530E2517" w:rsidR="00683228" w:rsidRPr="00DD1485" w:rsidRDefault="00683228" w:rsidP="00683228">
            <w:pPr>
              <w:rPr>
                <w:ins w:id="10073" w:author="Sowndarya S (WT01 - Manufacturing &amp; Hi Tech)" w:date="2015-03-23T19:07:00Z"/>
                <w:rFonts w:asciiTheme="minorHAnsi" w:hAnsiTheme="minorHAnsi" w:cstheme="minorHAnsi"/>
                <w:color w:val="000000"/>
                <w:sz w:val="18"/>
                <w:szCs w:val="16"/>
              </w:rPr>
            </w:pPr>
            <w:ins w:id="10074" w:author="Sowndarya S (WT01 - Manufacturing &amp; Hi Tech)" w:date="2015-03-23T19:20:00Z">
              <w:r>
                <w:rPr>
                  <w:rFonts w:asciiTheme="minorHAnsi" w:hAnsiTheme="minorHAnsi" w:cstheme="minorHAnsi"/>
                  <w:color w:val="000000"/>
                  <w:sz w:val="18"/>
                  <w:szCs w:val="16"/>
                </w:rPr>
                <w:t>PRO_AUG</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6F9BA3FE" w14:textId="382C9A96" w:rsidR="00683228" w:rsidRPr="00BA45DE" w:rsidRDefault="00683228" w:rsidP="00683228">
            <w:pPr>
              <w:rPr>
                <w:ins w:id="10075" w:author="Sowndarya S (WT01 - Manufacturing &amp; Hi Tech)" w:date="2015-03-23T19:07:00Z"/>
                <w:rFonts w:asciiTheme="minorHAnsi" w:hAnsiTheme="minorHAnsi" w:cstheme="minorHAnsi"/>
                <w:sz w:val="18"/>
                <w:szCs w:val="18"/>
              </w:rPr>
            </w:pPr>
            <w:ins w:id="10076"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40EF3DF6" w14:textId="1AEFADFF" w:rsidR="00683228" w:rsidRPr="00E62EE1" w:rsidRDefault="00683228" w:rsidP="00683228">
            <w:pPr>
              <w:rPr>
                <w:ins w:id="10077" w:author="Sowndarya S (WT01 - Manufacturing &amp; Hi Tech)" w:date="2015-03-23T19:07:00Z"/>
                <w:rFonts w:asciiTheme="minorHAnsi" w:hAnsiTheme="minorHAnsi" w:cstheme="minorHAnsi"/>
                <w:color w:val="000000"/>
                <w:sz w:val="18"/>
                <w:szCs w:val="18"/>
              </w:rPr>
            </w:pPr>
            <w:ins w:id="10078"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3528D56B" w14:textId="29E80A17" w:rsidR="00683228" w:rsidRPr="00FD0C5F" w:rsidRDefault="00683228" w:rsidP="00683228">
            <w:pPr>
              <w:rPr>
                <w:ins w:id="10079" w:author="Sowndarya S (WT01 - Manufacturing &amp; Hi Tech)" w:date="2015-03-23T19:07:00Z"/>
                <w:rFonts w:ascii="Calibri" w:eastAsiaTheme="minorHAnsi" w:hAnsi="Calibri" w:cs="Calibri"/>
                <w:color w:val="000000"/>
              </w:rPr>
            </w:pPr>
            <w:ins w:id="10080"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7A90358C" w14:textId="1543603D" w:rsidR="00683228" w:rsidRDefault="00683228" w:rsidP="00683228">
            <w:pPr>
              <w:rPr>
                <w:ins w:id="10081" w:author="Sowndarya S (WT01 - Manufacturing &amp; Hi Tech)" w:date="2015-03-23T19:07:00Z"/>
                <w:rFonts w:asciiTheme="minorHAnsi" w:hAnsiTheme="minorHAnsi" w:cstheme="minorHAnsi"/>
                <w:color w:val="000000"/>
                <w:sz w:val="18"/>
                <w:szCs w:val="16"/>
              </w:rPr>
            </w:pPr>
            <w:ins w:id="10082" w:author="Sowndarya S (WT01 - Manufacturing &amp; Hi Tech)" w:date="2015-03-23T19:20:00Z">
              <w:r>
                <w:rPr>
                  <w:rFonts w:asciiTheme="minorHAnsi" w:hAnsiTheme="minorHAnsi" w:cstheme="minorHAnsi"/>
                  <w:color w:val="000000"/>
                  <w:sz w:val="18"/>
                  <w:szCs w:val="16"/>
                </w:rPr>
                <w:t>Pro_Aug</w:t>
              </w:r>
            </w:ins>
          </w:p>
        </w:tc>
      </w:tr>
      <w:tr w:rsidR="00683228" w:rsidRPr="000F1877" w14:paraId="4B7E7DC6" w14:textId="77777777" w:rsidTr="008B41B0">
        <w:trPr>
          <w:trHeight w:val="284"/>
          <w:ins w:id="10083"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3BE4E783" w14:textId="60B1C356" w:rsidR="00683228" w:rsidRPr="00DD1485" w:rsidRDefault="00683228" w:rsidP="00683228">
            <w:pPr>
              <w:rPr>
                <w:ins w:id="10084" w:author="Sowndarya S (WT01 - Manufacturing &amp; Hi Tech)" w:date="2015-03-23T19:07:00Z"/>
                <w:rFonts w:asciiTheme="minorHAnsi" w:hAnsiTheme="minorHAnsi" w:cstheme="minorHAnsi"/>
                <w:color w:val="000000"/>
                <w:sz w:val="18"/>
                <w:szCs w:val="16"/>
              </w:rPr>
            </w:pPr>
            <w:ins w:id="10085" w:author="Sowndarya S (WT01 - Manufacturing &amp; Hi Tech)" w:date="2015-03-23T19:20:00Z">
              <w:r>
                <w:rPr>
                  <w:rFonts w:asciiTheme="minorHAnsi" w:hAnsiTheme="minorHAnsi" w:cstheme="minorHAnsi"/>
                  <w:color w:val="000000"/>
                  <w:sz w:val="18"/>
                  <w:szCs w:val="16"/>
                </w:rPr>
                <w:t>PRO_SEP</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579267B4" w14:textId="22334DAD" w:rsidR="00683228" w:rsidRPr="00BA45DE" w:rsidRDefault="00683228" w:rsidP="00683228">
            <w:pPr>
              <w:rPr>
                <w:ins w:id="10086" w:author="Sowndarya S (WT01 - Manufacturing &amp; Hi Tech)" w:date="2015-03-23T19:07:00Z"/>
                <w:rFonts w:asciiTheme="minorHAnsi" w:hAnsiTheme="minorHAnsi" w:cstheme="minorHAnsi"/>
                <w:sz w:val="18"/>
                <w:szCs w:val="18"/>
              </w:rPr>
            </w:pPr>
            <w:ins w:id="10087"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26A13970" w14:textId="3A08609E" w:rsidR="00683228" w:rsidRPr="00E62EE1" w:rsidRDefault="00683228" w:rsidP="00683228">
            <w:pPr>
              <w:rPr>
                <w:ins w:id="10088" w:author="Sowndarya S (WT01 - Manufacturing &amp; Hi Tech)" w:date="2015-03-23T19:07:00Z"/>
                <w:rFonts w:asciiTheme="minorHAnsi" w:hAnsiTheme="minorHAnsi" w:cstheme="minorHAnsi"/>
                <w:color w:val="000000"/>
                <w:sz w:val="18"/>
                <w:szCs w:val="18"/>
              </w:rPr>
            </w:pPr>
            <w:ins w:id="10089"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12253763" w14:textId="02C0C08E" w:rsidR="00683228" w:rsidRPr="00FD0C5F" w:rsidRDefault="00683228" w:rsidP="00683228">
            <w:pPr>
              <w:rPr>
                <w:ins w:id="10090" w:author="Sowndarya S (WT01 - Manufacturing &amp; Hi Tech)" w:date="2015-03-23T19:07:00Z"/>
                <w:rFonts w:ascii="Calibri" w:eastAsiaTheme="minorHAnsi" w:hAnsi="Calibri" w:cs="Calibri"/>
                <w:color w:val="000000"/>
              </w:rPr>
            </w:pPr>
            <w:ins w:id="10091"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38CA7F32" w14:textId="7EC7C7CD" w:rsidR="00683228" w:rsidRDefault="00683228" w:rsidP="00683228">
            <w:pPr>
              <w:rPr>
                <w:ins w:id="10092" w:author="Sowndarya S (WT01 - Manufacturing &amp; Hi Tech)" w:date="2015-03-23T19:07:00Z"/>
                <w:rFonts w:asciiTheme="minorHAnsi" w:hAnsiTheme="minorHAnsi" w:cstheme="minorHAnsi"/>
                <w:color w:val="000000"/>
                <w:sz w:val="18"/>
                <w:szCs w:val="16"/>
              </w:rPr>
            </w:pPr>
            <w:ins w:id="10093" w:author="Sowndarya S (WT01 - Manufacturing &amp; Hi Tech)" w:date="2015-03-23T19:21:00Z">
              <w:r>
                <w:rPr>
                  <w:rFonts w:asciiTheme="minorHAnsi" w:hAnsiTheme="minorHAnsi" w:cstheme="minorHAnsi"/>
                  <w:color w:val="000000"/>
                  <w:sz w:val="18"/>
                  <w:szCs w:val="16"/>
                </w:rPr>
                <w:t>Pro_Sep</w:t>
              </w:r>
            </w:ins>
          </w:p>
        </w:tc>
      </w:tr>
      <w:tr w:rsidR="00683228" w:rsidRPr="000F1877" w14:paraId="4CA2A10F" w14:textId="77777777" w:rsidTr="008B41B0">
        <w:trPr>
          <w:ins w:id="10094"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4EAC0240" w14:textId="1E9FAE3C" w:rsidR="00683228" w:rsidRPr="00DD1485" w:rsidRDefault="00683228" w:rsidP="00683228">
            <w:pPr>
              <w:rPr>
                <w:ins w:id="10095" w:author="Sowndarya S (WT01 - Manufacturing &amp; Hi Tech)" w:date="2015-03-23T19:07:00Z"/>
                <w:rFonts w:asciiTheme="minorHAnsi" w:hAnsiTheme="minorHAnsi" w:cstheme="minorHAnsi"/>
                <w:color w:val="000000"/>
                <w:sz w:val="18"/>
                <w:szCs w:val="16"/>
              </w:rPr>
            </w:pPr>
            <w:ins w:id="10096" w:author="Sowndarya S (WT01 - Manufacturing &amp; Hi Tech)" w:date="2015-03-23T19:20:00Z">
              <w:r>
                <w:rPr>
                  <w:rFonts w:asciiTheme="minorHAnsi" w:hAnsiTheme="minorHAnsi" w:cstheme="minorHAnsi"/>
                  <w:color w:val="000000"/>
                  <w:sz w:val="18"/>
                  <w:szCs w:val="16"/>
                </w:rPr>
                <w:t>PRO_OCT</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37DF2B9D" w14:textId="2537AFE1" w:rsidR="00683228" w:rsidRPr="00BA45DE" w:rsidRDefault="00683228" w:rsidP="00683228">
            <w:pPr>
              <w:rPr>
                <w:ins w:id="10097" w:author="Sowndarya S (WT01 - Manufacturing &amp; Hi Tech)" w:date="2015-03-23T19:07:00Z"/>
                <w:rFonts w:asciiTheme="minorHAnsi" w:hAnsiTheme="minorHAnsi" w:cstheme="minorHAnsi"/>
                <w:color w:val="000000"/>
                <w:sz w:val="18"/>
                <w:szCs w:val="18"/>
              </w:rPr>
            </w:pPr>
            <w:ins w:id="10098"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07990220" w14:textId="4707194B" w:rsidR="00683228" w:rsidRPr="00E62EE1" w:rsidRDefault="00683228" w:rsidP="00683228">
            <w:pPr>
              <w:rPr>
                <w:ins w:id="10099" w:author="Sowndarya S (WT01 - Manufacturing &amp; Hi Tech)" w:date="2015-03-23T19:07:00Z"/>
                <w:rFonts w:asciiTheme="minorHAnsi" w:hAnsiTheme="minorHAnsi" w:cstheme="minorHAnsi"/>
                <w:color w:val="000000"/>
                <w:sz w:val="18"/>
                <w:szCs w:val="18"/>
              </w:rPr>
            </w:pPr>
            <w:ins w:id="10100"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13F3422C" w14:textId="375BB686" w:rsidR="00683228" w:rsidRPr="00596774" w:rsidRDefault="00683228" w:rsidP="00683228">
            <w:pPr>
              <w:rPr>
                <w:ins w:id="10101" w:author="Sowndarya S (WT01 - Manufacturing &amp; Hi Tech)" w:date="2015-03-23T19:07:00Z"/>
                <w:rFonts w:ascii="Calibri" w:eastAsiaTheme="minorHAnsi" w:hAnsi="Calibri" w:cs="Calibri"/>
                <w:color w:val="000000"/>
                <w:highlight w:val="white"/>
              </w:rPr>
            </w:pPr>
            <w:ins w:id="10102"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763E3C77" w14:textId="0B70DDDF" w:rsidR="00683228" w:rsidRPr="00596774" w:rsidRDefault="00683228" w:rsidP="00683228">
            <w:pPr>
              <w:rPr>
                <w:ins w:id="10103" w:author="Sowndarya S (WT01 - Manufacturing &amp; Hi Tech)" w:date="2015-03-23T19:07:00Z"/>
                <w:rFonts w:asciiTheme="minorHAnsi" w:hAnsiTheme="minorHAnsi" w:cstheme="minorHAnsi"/>
                <w:color w:val="000000"/>
                <w:sz w:val="18"/>
                <w:szCs w:val="16"/>
              </w:rPr>
            </w:pPr>
            <w:ins w:id="10104" w:author="Sowndarya S (WT01 - Manufacturing &amp; Hi Tech)" w:date="2015-03-23T19:21:00Z">
              <w:r>
                <w:rPr>
                  <w:rFonts w:asciiTheme="minorHAnsi" w:hAnsiTheme="minorHAnsi" w:cstheme="minorHAnsi"/>
                  <w:color w:val="000000"/>
                  <w:sz w:val="18"/>
                  <w:szCs w:val="16"/>
                </w:rPr>
                <w:t>Pro_Oct</w:t>
              </w:r>
            </w:ins>
          </w:p>
        </w:tc>
      </w:tr>
      <w:tr w:rsidR="00683228" w:rsidRPr="000F1877" w14:paraId="46EEC120" w14:textId="77777777" w:rsidTr="008B41B0">
        <w:trPr>
          <w:ins w:id="10105"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160991CC" w14:textId="6EEBEE2A" w:rsidR="00683228" w:rsidRPr="00DD1485" w:rsidRDefault="00683228" w:rsidP="00683228">
            <w:pPr>
              <w:rPr>
                <w:ins w:id="10106" w:author="Sowndarya S (WT01 - Manufacturing &amp; Hi Tech)" w:date="2015-03-23T19:07:00Z"/>
                <w:rFonts w:asciiTheme="minorHAnsi" w:hAnsiTheme="minorHAnsi" w:cstheme="minorHAnsi"/>
                <w:color w:val="000000"/>
                <w:sz w:val="18"/>
                <w:szCs w:val="16"/>
              </w:rPr>
            </w:pPr>
            <w:ins w:id="10107" w:author="Sowndarya S (WT01 - Manufacturing &amp; Hi Tech)" w:date="2015-03-23T19:20:00Z">
              <w:r>
                <w:rPr>
                  <w:rFonts w:asciiTheme="minorHAnsi" w:hAnsiTheme="minorHAnsi" w:cstheme="minorHAnsi"/>
                  <w:color w:val="000000"/>
                  <w:sz w:val="18"/>
                  <w:szCs w:val="16"/>
                </w:rPr>
                <w:t>PRO_NOV</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82AEE51" w14:textId="64630FE5" w:rsidR="00683228" w:rsidRPr="00BA45DE" w:rsidRDefault="00683228" w:rsidP="00683228">
            <w:pPr>
              <w:rPr>
                <w:ins w:id="10108" w:author="Sowndarya S (WT01 - Manufacturing &amp; Hi Tech)" w:date="2015-03-23T19:07:00Z"/>
                <w:rFonts w:asciiTheme="minorHAnsi" w:hAnsiTheme="minorHAnsi" w:cstheme="minorHAnsi"/>
                <w:color w:val="000000"/>
                <w:sz w:val="18"/>
                <w:szCs w:val="18"/>
              </w:rPr>
            </w:pPr>
            <w:ins w:id="10109"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72055D88" w14:textId="2D5C4F86" w:rsidR="00683228" w:rsidRPr="00E62EE1" w:rsidRDefault="00683228" w:rsidP="00683228">
            <w:pPr>
              <w:rPr>
                <w:ins w:id="10110" w:author="Sowndarya S (WT01 - Manufacturing &amp; Hi Tech)" w:date="2015-03-23T19:07:00Z"/>
                <w:rFonts w:asciiTheme="minorHAnsi" w:hAnsiTheme="minorHAnsi" w:cstheme="minorHAnsi"/>
                <w:color w:val="000000"/>
                <w:sz w:val="18"/>
                <w:szCs w:val="18"/>
              </w:rPr>
            </w:pPr>
            <w:ins w:id="10111"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52E22EE1" w14:textId="4F440211" w:rsidR="00683228" w:rsidRPr="00596774" w:rsidRDefault="00683228" w:rsidP="00683228">
            <w:pPr>
              <w:rPr>
                <w:ins w:id="10112" w:author="Sowndarya S (WT01 - Manufacturing &amp; Hi Tech)" w:date="2015-03-23T19:07:00Z"/>
                <w:rFonts w:ascii="Calibri" w:eastAsiaTheme="minorHAnsi" w:hAnsi="Calibri" w:cs="Calibri"/>
                <w:color w:val="000000"/>
                <w:highlight w:val="white"/>
              </w:rPr>
            </w:pPr>
            <w:ins w:id="10113" w:author="Sowndarya S (WT01 - Manufacturing &amp; Hi Tech)" w:date="2015-03-24T10:18:00Z">
              <w:r w:rsidRPr="00521276">
                <w:rPr>
                  <w:rFonts w:asciiTheme="minorHAnsi" w:eastAsiaTheme="minorHAnsi" w:hAnsiTheme="minorHAnsi" w:cstheme="minorHAnsi"/>
                  <w:color w:val="000000"/>
                  <w:sz w:val="18"/>
                  <w:szCs w:val="18"/>
                  <w:highlight w:val="white"/>
                </w:rPr>
                <w:t>VEBIP_SellOutRevResPlan</w:t>
              </w:r>
            </w:ins>
          </w:p>
        </w:tc>
        <w:tc>
          <w:tcPr>
            <w:tcW w:w="1091" w:type="pct"/>
            <w:tcBorders>
              <w:top w:val="single" w:sz="4" w:space="0" w:color="auto"/>
              <w:left w:val="single" w:sz="4" w:space="0" w:color="auto"/>
              <w:bottom w:val="single" w:sz="4" w:space="0" w:color="auto"/>
              <w:right w:val="single" w:sz="4" w:space="0" w:color="auto"/>
            </w:tcBorders>
            <w:vAlign w:val="center"/>
          </w:tcPr>
          <w:p w14:paraId="4A2D4CF9" w14:textId="4AE2ABE7" w:rsidR="00683228" w:rsidRPr="00596774" w:rsidRDefault="00683228" w:rsidP="00683228">
            <w:pPr>
              <w:rPr>
                <w:ins w:id="10114" w:author="Sowndarya S (WT01 - Manufacturing &amp; Hi Tech)" w:date="2015-03-23T19:07:00Z"/>
                <w:rFonts w:asciiTheme="minorHAnsi" w:hAnsiTheme="minorHAnsi" w:cstheme="minorHAnsi"/>
                <w:color w:val="000000"/>
                <w:sz w:val="18"/>
                <w:szCs w:val="16"/>
              </w:rPr>
            </w:pPr>
            <w:ins w:id="10115" w:author="Sowndarya S (WT01 - Manufacturing &amp; Hi Tech)" w:date="2015-03-23T19:21:00Z">
              <w:r>
                <w:rPr>
                  <w:rFonts w:asciiTheme="minorHAnsi" w:hAnsiTheme="minorHAnsi" w:cstheme="minorHAnsi"/>
                  <w:color w:val="000000"/>
                  <w:sz w:val="18"/>
                  <w:szCs w:val="16"/>
                </w:rPr>
                <w:t>Pro_Nov</w:t>
              </w:r>
            </w:ins>
          </w:p>
        </w:tc>
      </w:tr>
      <w:tr w:rsidR="00683228" w:rsidRPr="000F1877" w14:paraId="03265B04" w14:textId="77777777" w:rsidTr="008B41B0">
        <w:trPr>
          <w:ins w:id="10116" w:author="Sowndarya S (WT01 - Manufacturing &amp; Hi Tech)" w:date="2015-03-23T19:07:00Z"/>
        </w:trPr>
        <w:tc>
          <w:tcPr>
            <w:tcW w:w="931" w:type="pct"/>
            <w:tcBorders>
              <w:top w:val="single" w:sz="4" w:space="0" w:color="auto"/>
              <w:left w:val="single" w:sz="4" w:space="0" w:color="auto"/>
              <w:bottom w:val="single" w:sz="4" w:space="0" w:color="auto"/>
              <w:right w:val="single" w:sz="4" w:space="0" w:color="auto"/>
            </w:tcBorders>
            <w:shd w:val="clear" w:color="auto" w:fill="auto"/>
            <w:vAlign w:val="center"/>
          </w:tcPr>
          <w:p w14:paraId="5073CC34" w14:textId="6C1CAE34" w:rsidR="00683228" w:rsidRPr="00DD1485" w:rsidRDefault="00683228" w:rsidP="00683228">
            <w:pPr>
              <w:rPr>
                <w:ins w:id="10117" w:author="Sowndarya S (WT01 - Manufacturing &amp; Hi Tech)" w:date="2015-03-23T19:07:00Z"/>
                <w:rFonts w:asciiTheme="minorHAnsi" w:hAnsiTheme="minorHAnsi" w:cstheme="minorHAnsi"/>
                <w:color w:val="000000"/>
                <w:sz w:val="18"/>
                <w:szCs w:val="16"/>
              </w:rPr>
            </w:pPr>
            <w:ins w:id="10118" w:author="Sowndarya S (WT01 - Manufacturing &amp; Hi Tech)" w:date="2015-03-23T19:20:00Z">
              <w:r>
                <w:rPr>
                  <w:rFonts w:asciiTheme="minorHAnsi" w:hAnsiTheme="minorHAnsi" w:cstheme="minorHAnsi"/>
                  <w:color w:val="000000"/>
                  <w:sz w:val="18"/>
                  <w:szCs w:val="16"/>
                </w:rPr>
                <w:t>PRO_DEC</w:t>
              </w:r>
            </w:ins>
          </w:p>
        </w:tc>
        <w:tc>
          <w:tcPr>
            <w:tcW w:w="1049" w:type="pct"/>
            <w:tcBorders>
              <w:top w:val="single" w:sz="4" w:space="0" w:color="auto"/>
              <w:left w:val="single" w:sz="4" w:space="0" w:color="auto"/>
              <w:bottom w:val="single" w:sz="4" w:space="0" w:color="auto"/>
              <w:right w:val="single" w:sz="4" w:space="0" w:color="auto"/>
            </w:tcBorders>
            <w:shd w:val="clear" w:color="auto" w:fill="auto"/>
          </w:tcPr>
          <w:p w14:paraId="056DD018" w14:textId="4765B722" w:rsidR="00683228" w:rsidRPr="00BA45DE" w:rsidRDefault="00683228" w:rsidP="00683228">
            <w:pPr>
              <w:rPr>
                <w:ins w:id="10119" w:author="Sowndarya S (WT01 - Manufacturing &amp; Hi Tech)" w:date="2015-03-23T19:07:00Z"/>
                <w:rFonts w:asciiTheme="minorHAnsi" w:hAnsiTheme="minorHAnsi" w:cstheme="minorHAnsi"/>
                <w:color w:val="000000"/>
                <w:sz w:val="18"/>
                <w:szCs w:val="18"/>
              </w:rPr>
            </w:pPr>
            <w:ins w:id="10120" w:author="Sowndarya S (WT01 - Manufacturing &amp; Hi Tech)" w:date="2015-03-23T19:27:00Z">
              <w:r w:rsidRPr="00470B53">
                <w:rPr>
                  <w:rFonts w:asciiTheme="minorHAnsi" w:hAnsiTheme="minorHAnsi" w:cstheme="minorHAnsi"/>
                  <w:sz w:val="18"/>
                  <w:szCs w:val="18"/>
                </w:rPr>
                <w:t>VEBIP_SellOutRevBDEPlan</w:t>
              </w:r>
            </w:ins>
          </w:p>
        </w:tc>
        <w:tc>
          <w:tcPr>
            <w:tcW w:w="1049" w:type="pct"/>
            <w:tcBorders>
              <w:top w:val="single" w:sz="4" w:space="0" w:color="auto"/>
              <w:left w:val="single" w:sz="4" w:space="0" w:color="auto"/>
              <w:bottom w:val="single" w:sz="4" w:space="0" w:color="auto"/>
              <w:right w:val="single" w:sz="4" w:space="0" w:color="auto"/>
            </w:tcBorders>
          </w:tcPr>
          <w:p w14:paraId="60D4DD18" w14:textId="094D35A3" w:rsidR="00683228" w:rsidRPr="00E62EE1" w:rsidRDefault="00683228" w:rsidP="00683228">
            <w:pPr>
              <w:rPr>
                <w:ins w:id="10121" w:author="Sowndarya S (WT01 - Manufacturing &amp; Hi Tech)" w:date="2015-03-23T19:07:00Z"/>
                <w:rFonts w:asciiTheme="minorHAnsi" w:hAnsiTheme="minorHAnsi" w:cstheme="minorHAnsi"/>
                <w:color w:val="000000"/>
                <w:sz w:val="18"/>
                <w:szCs w:val="18"/>
              </w:rPr>
            </w:pPr>
            <w:ins w:id="10122" w:author="Sowndarya S (WT01 - Manufacturing &amp; Hi Tech)" w:date="2015-03-24T10:17:00Z">
              <w:r w:rsidRPr="00E62EE1">
                <w:rPr>
                  <w:rFonts w:asciiTheme="minorHAnsi" w:hAnsiTheme="minorHAnsi" w:cstheme="minorHAnsi"/>
                  <w:sz w:val="18"/>
                  <w:szCs w:val="18"/>
                </w:rPr>
                <w:t>Computed(Perc_Pro_Jan/TotalProfit)*100</w:t>
              </w:r>
            </w:ins>
          </w:p>
        </w:tc>
        <w:tc>
          <w:tcPr>
            <w:tcW w:w="880" w:type="pct"/>
            <w:tcBorders>
              <w:top w:val="single" w:sz="4" w:space="0" w:color="auto"/>
              <w:left w:val="single" w:sz="4" w:space="0" w:color="auto"/>
              <w:bottom w:val="single" w:sz="4" w:space="0" w:color="auto"/>
              <w:right w:val="single" w:sz="4" w:space="0" w:color="auto"/>
            </w:tcBorders>
          </w:tcPr>
          <w:p w14:paraId="6132BA48" w14:textId="28DFA8AB" w:rsidR="00683228" w:rsidRPr="00596774" w:rsidRDefault="00683228" w:rsidP="00683228">
            <w:pPr>
              <w:rPr>
                <w:ins w:id="10123" w:author="Sowndarya S (WT01 - Manufacturing &amp; Hi Tech)" w:date="2015-03-23T19:07:00Z"/>
                <w:rFonts w:ascii="Calibri" w:eastAsiaTheme="minorHAnsi" w:hAnsi="Calibri" w:cs="Calibri"/>
                <w:color w:val="000000"/>
                <w:highlight w:val="white"/>
              </w:rPr>
            </w:pPr>
            <w:ins w:id="10124" w:author="Sowndarya S (WT01 - Manufacturing &amp; Hi Tech)" w:date="2015-03-24T10:18:00Z">
              <w:r>
                <w:rPr>
                  <w:rFonts w:asciiTheme="minorHAnsi" w:eastAsiaTheme="minorHAnsi" w:hAnsiTheme="minorHAnsi" w:cstheme="minorHAnsi"/>
                  <w:color w:val="000000"/>
                  <w:sz w:val="18"/>
                  <w:szCs w:val="18"/>
                  <w:highlight w:val="white"/>
                </w:rPr>
                <w:t>VEBIP_SellOutRevRes</w:t>
              </w:r>
              <w:r w:rsidRPr="002F684F">
                <w:rPr>
                  <w:rFonts w:asciiTheme="minorHAnsi" w:eastAsiaTheme="minorHAnsi" w:hAnsiTheme="minorHAnsi" w:cstheme="minorHAnsi"/>
                  <w:color w:val="000000"/>
                  <w:sz w:val="18"/>
                  <w:szCs w:val="18"/>
                  <w:highlight w:val="white"/>
                </w:rPr>
                <w:t>Plan</w:t>
              </w:r>
            </w:ins>
          </w:p>
        </w:tc>
        <w:tc>
          <w:tcPr>
            <w:tcW w:w="1091" w:type="pct"/>
            <w:tcBorders>
              <w:top w:val="single" w:sz="4" w:space="0" w:color="auto"/>
              <w:left w:val="single" w:sz="4" w:space="0" w:color="auto"/>
              <w:bottom w:val="single" w:sz="4" w:space="0" w:color="auto"/>
              <w:right w:val="single" w:sz="4" w:space="0" w:color="auto"/>
            </w:tcBorders>
            <w:vAlign w:val="center"/>
          </w:tcPr>
          <w:p w14:paraId="722150D1" w14:textId="74E99B53" w:rsidR="00683228" w:rsidRPr="00596774" w:rsidRDefault="00683228" w:rsidP="00683228">
            <w:pPr>
              <w:rPr>
                <w:ins w:id="10125" w:author="Sowndarya S (WT01 - Manufacturing &amp; Hi Tech)" w:date="2015-03-23T19:07:00Z"/>
                <w:rFonts w:asciiTheme="minorHAnsi" w:hAnsiTheme="minorHAnsi" w:cstheme="minorHAnsi"/>
                <w:color w:val="000000"/>
                <w:sz w:val="18"/>
                <w:szCs w:val="16"/>
              </w:rPr>
            </w:pPr>
            <w:ins w:id="10126" w:author="Sowndarya S (WT01 - Manufacturing &amp; Hi Tech)" w:date="2015-03-23T19:21:00Z">
              <w:r>
                <w:rPr>
                  <w:rFonts w:asciiTheme="minorHAnsi" w:hAnsiTheme="minorHAnsi" w:cstheme="minorHAnsi"/>
                  <w:color w:val="000000"/>
                  <w:sz w:val="18"/>
                  <w:szCs w:val="16"/>
                </w:rPr>
                <w:t>Pro_Dec</w:t>
              </w:r>
            </w:ins>
          </w:p>
        </w:tc>
      </w:tr>
      <w:tr w:rsidR="00683228" w:rsidRPr="00D30FA1" w14:paraId="5B7B3D5F" w14:textId="77777777" w:rsidTr="008B41B0">
        <w:trPr>
          <w:trHeight w:val="70"/>
          <w:ins w:id="10127" w:author="Sowndarya S (WT01 - Manufacturing &amp; Hi Tech)" w:date="2015-03-23T19:07:00Z"/>
        </w:trPr>
        <w:tc>
          <w:tcPr>
            <w:tcW w:w="3029"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7F370204" w14:textId="77777777" w:rsidR="00683228" w:rsidRDefault="00683228" w:rsidP="00683228">
            <w:pPr>
              <w:rPr>
                <w:ins w:id="10128" w:author="Sowndarya S (WT01 - Manufacturing &amp; Hi Tech)" w:date="2015-03-23T19:07:00Z"/>
                <w:rFonts w:asciiTheme="minorHAnsi" w:hAnsiTheme="minorHAnsi" w:cstheme="minorHAnsi"/>
                <w:color w:val="000000"/>
                <w:sz w:val="18"/>
                <w:szCs w:val="16"/>
              </w:rPr>
            </w:pPr>
            <w:ins w:id="10129" w:author="Sowndarya S (WT01 - Manufacturing &amp; Hi Tech)" w:date="2015-03-23T19:07:00Z">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ins>
          </w:p>
        </w:tc>
        <w:tc>
          <w:tcPr>
            <w:tcW w:w="880" w:type="pct"/>
            <w:tcBorders>
              <w:top w:val="single" w:sz="4" w:space="0" w:color="auto"/>
              <w:left w:val="single" w:sz="4" w:space="0" w:color="auto"/>
              <w:bottom w:val="single" w:sz="4" w:space="0" w:color="auto"/>
              <w:right w:val="single" w:sz="4" w:space="0" w:color="auto"/>
            </w:tcBorders>
          </w:tcPr>
          <w:p w14:paraId="7C5544D1" w14:textId="77777777" w:rsidR="00683228" w:rsidRPr="00BC6D24" w:rsidRDefault="00683228" w:rsidP="00683228">
            <w:pPr>
              <w:rPr>
                <w:ins w:id="10130" w:author="Sowndarya S (WT01 - Manufacturing &amp; Hi Tech)" w:date="2015-03-23T19:07:00Z"/>
                <w:rFonts w:asciiTheme="minorHAnsi" w:hAnsiTheme="minorHAnsi" w:cstheme="minorHAnsi"/>
                <w:b/>
                <w:color w:val="000000"/>
                <w:sz w:val="18"/>
                <w:szCs w:val="16"/>
                <w:u w:val="single"/>
              </w:rPr>
            </w:pPr>
          </w:p>
        </w:tc>
        <w:tc>
          <w:tcPr>
            <w:tcW w:w="1091" w:type="pct"/>
            <w:tcBorders>
              <w:top w:val="single" w:sz="4" w:space="0" w:color="auto"/>
              <w:left w:val="single" w:sz="4" w:space="0" w:color="auto"/>
              <w:bottom w:val="single" w:sz="4" w:space="0" w:color="auto"/>
              <w:right w:val="single" w:sz="4" w:space="0" w:color="auto"/>
            </w:tcBorders>
          </w:tcPr>
          <w:p w14:paraId="6E3DFF62" w14:textId="77777777" w:rsidR="00683228" w:rsidRPr="00BC6D24" w:rsidRDefault="00683228" w:rsidP="00683228">
            <w:pPr>
              <w:rPr>
                <w:ins w:id="10131" w:author="Sowndarya S (WT01 - Manufacturing &amp; Hi Tech)" w:date="2015-03-23T19:07:00Z"/>
                <w:rFonts w:asciiTheme="minorHAnsi" w:hAnsiTheme="minorHAnsi" w:cstheme="minorHAnsi"/>
                <w:b/>
                <w:color w:val="000000"/>
                <w:sz w:val="18"/>
                <w:szCs w:val="16"/>
                <w:u w:val="single"/>
              </w:rPr>
            </w:pPr>
          </w:p>
        </w:tc>
      </w:tr>
    </w:tbl>
    <w:p w14:paraId="21EE5F92" w14:textId="77777777" w:rsidR="00A2139F" w:rsidRPr="00635455" w:rsidRDefault="00A2139F" w:rsidP="00A2139F">
      <w:pPr>
        <w:rPr>
          <w:ins w:id="10132" w:author="Sowndarya S (WT01 - Manufacturing &amp; Hi Tech)" w:date="2015-03-23T19:07:00Z"/>
        </w:rPr>
      </w:pPr>
    </w:p>
    <w:p w14:paraId="798B9980" w14:textId="77777777" w:rsidR="0065642C" w:rsidRPr="0067546E" w:rsidRDefault="0065642C" w:rsidP="0067546E"/>
    <w:p w14:paraId="7B8CC93E" w14:textId="1299CCED" w:rsidR="002A5C1E" w:rsidRPr="00EB6258" w:rsidRDefault="004A1043" w:rsidP="00DA1C8A">
      <w:pPr>
        <w:pStyle w:val="ListParagraph"/>
        <w:keepNext/>
        <w:numPr>
          <w:ilvl w:val="2"/>
          <w:numId w:val="10"/>
        </w:numPr>
        <w:spacing w:line="240" w:lineRule="auto"/>
        <w:ind w:right="21"/>
        <w:jc w:val="both"/>
        <w:outlineLvl w:val="1"/>
        <w:rPr>
          <w:rFonts w:asciiTheme="minorHAnsi" w:hAnsiTheme="minorHAnsi" w:cstheme="minorHAnsi"/>
          <w:b/>
          <w:i/>
          <w:sz w:val="24"/>
          <w:szCs w:val="24"/>
          <w:lang w:val="en-GB"/>
        </w:rPr>
      </w:pPr>
      <w:bookmarkStart w:id="10133" w:name="_Toc415065546"/>
      <w:r w:rsidRPr="00EB6258">
        <w:rPr>
          <w:rFonts w:asciiTheme="minorHAnsi" w:hAnsiTheme="minorHAnsi" w:cstheme="minorHAnsi"/>
          <w:b/>
          <w:i/>
          <w:sz w:val="24"/>
          <w:szCs w:val="24"/>
          <w:lang w:val="en-GB"/>
        </w:rPr>
        <w:t>DMO_</w:t>
      </w:r>
      <w:r w:rsidR="002A5C1E" w:rsidRPr="00EB6258">
        <w:rPr>
          <w:rFonts w:asciiTheme="minorHAnsi" w:hAnsiTheme="minorHAnsi" w:cstheme="minorHAnsi"/>
          <w:b/>
          <w:i/>
          <w:sz w:val="24"/>
          <w:szCs w:val="24"/>
          <w:lang w:val="en-GB"/>
        </w:rPr>
        <w:t>PRODUCT_HIERARCH</w:t>
      </w:r>
      <w:r w:rsidR="00C90592" w:rsidRPr="00EB6258">
        <w:rPr>
          <w:rFonts w:asciiTheme="minorHAnsi" w:hAnsiTheme="minorHAnsi" w:cstheme="minorHAnsi"/>
          <w:b/>
          <w:i/>
          <w:sz w:val="24"/>
          <w:szCs w:val="24"/>
          <w:lang w:val="en-GB"/>
        </w:rPr>
        <w:t>_MIR</w:t>
      </w:r>
      <w:bookmarkEnd w:id="10133"/>
    </w:p>
    <w:p w14:paraId="63115891" w14:textId="77777777" w:rsidR="002A5C1E" w:rsidRDefault="002A5C1E" w:rsidP="002A5C1E">
      <w:pPr>
        <w:rPr>
          <w:rFonts w:asciiTheme="minorHAnsi" w:hAnsiTheme="minorHAnsi" w:cstheme="minorHAnsi"/>
        </w:rPr>
      </w:pPr>
    </w:p>
    <w:p w14:paraId="2B7F950F" w14:textId="77777777" w:rsidR="002A5C1E" w:rsidRDefault="002A5C1E" w:rsidP="002A5C1E">
      <w:pPr>
        <w:rPr>
          <w:rFonts w:asciiTheme="minorHAnsi" w:hAnsiTheme="minorHAnsi" w:cstheme="minorHAnsi"/>
        </w:rPr>
      </w:pPr>
      <w:r>
        <w:rPr>
          <w:rFonts w:asciiTheme="minorHAnsi" w:hAnsiTheme="minorHAnsi" w:cstheme="minorHAnsi"/>
        </w:rPr>
        <w:t>This staging table contains the Real Time Product Hierarchy data from PNP Source view.</w:t>
      </w:r>
    </w:p>
    <w:p w14:paraId="588626E1" w14:textId="77777777" w:rsidR="002A5C1E" w:rsidRPr="00D30FA1" w:rsidRDefault="002A5C1E" w:rsidP="002A5C1E">
      <w:pPr>
        <w:rPr>
          <w:rFonts w:asciiTheme="minorHAnsi" w:hAnsiTheme="minorHAnsi" w:cstheme="minorHAnsi"/>
        </w:rPr>
      </w:pPr>
    </w:p>
    <w:p w14:paraId="2D8E7C0D"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1ABE7178"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4E39D14B"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1B1F0A88"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10E3C68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0D4492BF"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6CDCF8BE"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1713D865"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6F615F53" w14:textId="57F608F5" w:rsidR="002A5C1E" w:rsidRPr="00D30FA1" w:rsidRDefault="00B771E2" w:rsidP="00320E3A">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PRODUCT_HIERARCH</w:t>
            </w:r>
            <w:r w:rsidR="004A1043">
              <w:rPr>
                <w:rFonts w:asciiTheme="minorHAnsi" w:hAnsiTheme="minorHAnsi" w:cstheme="minorHAnsi"/>
                <w:color w:val="000000"/>
                <w:sz w:val="18"/>
                <w:szCs w:val="16"/>
              </w:rPr>
              <w:t>_MIR</w:t>
            </w:r>
          </w:p>
        </w:tc>
        <w:tc>
          <w:tcPr>
            <w:tcW w:w="992" w:type="dxa"/>
            <w:tcBorders>
              <w:top w:val="single" w:sz="4" w:space="0" w:color="auto"/>
              <w:left w:val="single" w:sz="4" w:space="0" w:color="auto"/>
              <w:bottom w:val="single" w:sz="4" w:space="0" w:color="auto"/>
              <w:right w:val="single" w:sz="4" w:space="0" w:color="auto"/>
            </w:tcBorders>
            <w:hideMark/>
          </w:tcPr>
          <w:p w14:paraId="0592DBAE" w14:textId="6DB9D243" w:rsidR="002A5C1E" w:rsidRPr="00D30FA1" w:rsidRDefault="00446233" w:rsidP="00B36295">
            <w:pPr>
              <w:rPr>
                <w:rFonts w:asciiTheme="minorHAnsi" w:hAnsiTheme="minorHAnsi" w:cstheme="minorHAnsi"/>
                <w:color w:val="000000"/>
                <w:sz w:val="18"/>
                <w:szCs w:val="16"/>
              </w:rPr>
            </w:pPr>
            <w:del w:id="10134" w:author="Rakesh Singhi" w:date="2015-02-07T15:32:00Z">
              <w:r w:rsidDel="00C061B6">
                <w:rPr>
                  <w:rFonts w:asciiTheme="minorHAnsi" w:hAnsiTheme="minorHAnsi" w:cstheme="minorHAnsi"/>
                  <w:color w:val="000000"/>
                  <w:sz w:val="18"/>
                  <w:szCs w:val="16"/>
                </w:rPr>
                <w:delText>ISRVE_DMO_DW</w:delText>
              </w:r>
            </w:del>
            <w:ins w:id="10135" w:author="Rakesh Singhi" w:date="2015-02-07T15:32:00Z">
              <w:r w:rsidR="00C061B6">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6E0264AB"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743F7E57" w14:textId="77777777" w:rsidR="002A5C1E" w:rsidRDefault="002A5C1E" w:rsidP="002A5C1E">
      <w:pPr>
        <w:spacing w:after="120"/>
        <w:rPr>
          <w:rFonts w:asciiTheme="minorHAnsi" w:hAnsiTheme="minorHAnsi" w:cstheme="minorHAnsi"/>
          <w:u w:val="single"/>
        </w:rPr>
      </w:pPr>
    </w:p>
    <w:p w14:paraId="42DED068"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250"/>
        <w:gridCol w:w="990"/>
        <w:gridCol w:w="2250"/>
        <w:tblGridChange w:id="10136">
          <w:tblGrid>
            <w:gridCol w:w="2700"/>
            <w:gridCol w:w="2250"/>
            <w:gridCol w:w="990"/>
            <w:gridCol w:w="2250"/>
          </w:tblGrid>
        </w:tblGridChange>
      </w:tblGrid>
      <w:tr w:rsidR="002A5C1E" w:rsidRPr="00D30FA1" w14:paraId="5A501E0B"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78EE08E9"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5ED8B865"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3B26EE4E"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5F910A97"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rsidDel="00C061B6" w14:paraId="18C5F21D" w14:textId="5D9D9EDE" w:rsidTr="006740BA">
        <w:trPr>
          <w:del w:id="10137" w:author="Rakesh Singhi" w:date="2015-02-07T15:32: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E9D6802" w14:textId="5EEFB814" w:rsidR="002A5C1E" w:rsidRPr="00DD1485" w:rsidDel="00C061B6" w:rsidRDefault="002A5C1E" w:rsidP="00B36295">
            <w:pPr>
              <w:rPr>
                <w:del w:id="10138" w:author="Rakesh Singhi" w:date="2015-02-07T15:32:00Z"/>
                <w:rFonts w:asciiTheme="minorHAnsi" w:hAnsiTheme="minorHAnsi" w:cstheme="minorHAnsi"/>
                <w:color w:val="000000"/>
                <w:sz w:val="18"/>
                <w:szCs w:val="16"/>
              </w:rPr>
            </w:pPr>
            <w:del w:id="10139" w:author="Rakesh Singhi" w:date="2015-02-07T15:32:00Z">
              <w:r w:rsidDel="00C061B6">
                <w:rPr>
                  <w:rFonts w:asciiTheme="minorHAnsi" w:hAnsiTheme="minorHAnsi" w:cstheme="minorHAnsi"/>
                  <w:color w:val="000000"/>
                  <w:sz w:val="18"/>
                  <w:szCs w:val="16"/>
                </w:rPr>
                <w:delText>PRODUCT_SEQ_ID</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7ABF0AB" w14:textId="17CD4256" w:rsidR="002A5C1E" w:rsidRPr="00DD1485" w:rsidDel="00C061B6" w:rsidRDefault="002A5C1E" w:rsidP="00B36295">
            <w:pPr>
              <w:rPr>
                <w:del w:id="10140" w:author="Rakesh Singhi" w:date="2015-02-07T15:32:00Z"/>
                <w:rFonts w:asciiTheme="minorHAnsi" w:hAnsiTheme="minorHAnsi" w:cstheme="minorHAnsi"/>
                <w:color w:val="000000"/>
                <w:sz w:val="18"/>
                <w:szCs w:val="16"/>
              </w:rPr>
            </w:pPr>
            <w:del w:id="10141" w:author="Rakesh Singhi" w:date="2015-02-07T15:32:00Z">
              <w:r w:rsidDel="00C061B6">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A3C7EB9" w14:textId="3F9D77B9" w:rsidR="002A5C1E" w:rsidRPr="00D30FA1" w:rsidDel="00C061B6" w:rsidRDefault="002A5C1E" w:rsidP="00B36295">
            <w:pPr>
              <w:rPr>
                <w:del w:id="10142" w:author="Rakesh Singhi" w:date="2015-02-07T15:32:00Z"/>
                <w:rFonts w:asciiTheme="minorHAnsi" w:hAnsiTheme="minorHAnsi" w:cstheme="minorHAnsi"/>
                <w:color w:val="000000"/>
                <w:sz w:val="18"/>
                <w:szCs w:val="16"/>
              </w:rPr>
            </w:pPr>
            <w:del w:id="10143" w:author="Rakesh Singhi" w:date="2015-02-07T15:32:00Z">
              <w:r w:rsidDel="00C061B6">
                <w:rPr>
                  <w:rFonts w:ascii="Arial" w:hAnsi="Arial" w:cs="Arial"/>
                </w:rPr>
                <w:fldChar w:fldCharType="begin">
                  <w:ffData>
                    <w:name w:val=""/>
                    <w:enabled/>
                    <w:calcOnExit w:val="0"/>
                    <w:checkBox>
                      <w:size w:val="18"/>
                      <w:default w:val="1"/>
                    </w:checkBox>
                  </w:ffData>
                </w:fldChar>
              </w:r>
              <w:r w:rsidDel="00C061B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C061B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2DD67EA9" w14:textId="79D0E2E7" w:rsidR="002A5C1E" w:rsidRPr="00D30FA1" w:rsidDel="00C061B6" w:rsidRDefault="002A5C1E" w:rsidP="00B36295">
            <w:pPr>
              <w:rPr>
                <w:del w:id="10144" w:author="Rakesh Singhi" w:date="2015-02-07T15:32:00Z"/>
                <w:rFonts w:asciiTheme="minorHAnsi" w:hAnsiTheme="minorHAnsi" w:cstheme="minorHAnsi"/>
                <w:color w:val="000000"/>
                <w:sz w:val="18"/>
                <w:szCs w:val="16"/>
              </w:rPr>
            </w:pPr>
            <w:del w:id="10145" w:author="Rakesh Singhi" w:date="2015-02-07T15:32:00Z">
              <w:r w:rsidDel="00C061B6">
                <w:rPr>
                  <w:rFonts w:asciiTheme="minorHAnsi" w:hAnsiTheme="minorHAnsi" w:cstheme="minorHAnsi"/>
                  <w:color w:val="000000"/>
                  <w:sz w:val="18"/>
                  <w:szCs w:val="16"/>
                </w:rPr>
                <w:delText>Product id</w:delText>
              </w:r>
            </w:del>
          </w:p>
        </w:tc>
      </w:tr>
      <w:tr w:rsidR="00320E3A" w:rsidRPr="00D30FA1" w14:paraId="58951BBC" w14:textId="77777777" w:rsidTr="00374A0D">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146"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00" w:type="dxa"/>
            <w:tcBorders>
              <w:top w:val="single" w:sz="4" w:space="0" w:color="auto"/>
              <w:left w:val="single" w:sz="4" w:space="0" w:color="auto"/>
              <w:bottom w:val="single" w:sz="4" w:space="0" w:color="auto"/>
              <w:right w:val="single" w:sz="4" w:space="0" w:color="auto"/>
            </w:tcBorders>
            <w:shd w:val="clear" w:color="auto" w:fill="auto"/>
            <w:tcPrChange w:id="10147"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CE5F868" w14:textId="25E13D9D" w:rsidR="00320E3A" w:rsidRPr="00DD1485" w:rsidRDefault="00320E3A" w:rsidP="00320E3A">
            <w:pPr>
              <w:rPr>
                <w:rFonts w:asciiTheme="minorHAnsi" w:hAnsiTheme="minorHAnsi" w:cstheme="minorHAnsi"/>
                <w:color w:val="000000"/>
                <w:sz w:val="18"/>
                <w:szCs w:val="16"/>
              </w:rPr>
            </w:pPr>
            <w:ins w:id="10148" w:author="Rakesh Singhi" w:date="2015-02-07T15:33:00Z">
              <w:r w:rsidRPr="00C061B6">
                <w:rPr>
                  <w:rFonts w:asciiTheme="minorHAnsi" w:hAnsiTheme="minorHAnsi" w:cstheme="minorHAnsi"/>
                  <w:color w:val="000000"/>
                  <w:sz w:val="18"/>
                  <w:szCs w:val="16"/>
                </w:rPr>
                <w:t>PCODE</w:t>
              </w:r>
            </w:ins>
            <w:del w:id="10149" w:author="Rakesh Singhi" w:date="2015-02-07T15:33:00Z">
              <w:r w:rsidRPr="004C7D58" w:rsidDel="000734F0">
                <w:rPr>
                  <w:rFonts w:asciiTheme="minorHAnsi" w:hAnsiTheme="minorHAnsi" w:cstheme="minorHAnsi"/>
                  <w:color w:val="000000"/>
                  <w:sz w:val="18"/>
                  <w:szCs w:val="16"/>
                </w:rPr>
                <w:delText>PCODE</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Change w:id="10150"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D779EA0" w14:textId="4D058587" w:rsidR="00320E3A" w:rsidRPr="00DD1485" w:rsidRDefault="00320E3A" w:rsidP="00320E3A">
            <w:pPr>
              <w:rPr>
                <w:rFonts w:asciiTheme="minorHAnsi" w:hAnsiTheme="minorHAnsi" w:cstheme="minorHAnsi"/>
                <w:color w:val="000000"/>
                <w:sz w:val="18"/>
                <w:szCs w:val="16"/>
              </w:rPr>
            </w:pPr>
            <w:ins w:id="10151" w:author="Rakesh Singhi" w:date="2015-02-07T15:33:00Z">
              <w:r w:rsidRPr="00C061B6">
                <w:rPr>
                  <w:rFonts w:asciiTheme="minorHAnsi" w:hAnsiTheme="minorHAnsi" w:cstheme="minorHAnsi"/>
                  <w:color w:val="000000"/>
                  <w:sz w:val="18"/>
                  <w:szCs w:val="16"/>
                </w:rPr>
                <w:t>NVARCHAR2(10)</w:t>
              </w:r>
            </w:ins>
            <w:del w:id="10152" w:author="Rakesh Singhi" w:date="2015-02-07T15:33:00Z">
              <w:r w:rsidDel="00A12E6B">
                <w:rPr>
                  <w:rFonts w:asciiTheme="minorHAnsi" w:hAnsiTheme="minorHAnsi" w:cstheme="minorHAnsi"/>
                  <w:color w:val="000000"/>
                  <w:sz w:val="18"/>
                  <w:szCs w:val="16"/>
                </w:rPr>
                <w:delText>NVARCHAR2(100)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153"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10D28E2" w14:textId="67E06F8C" w:rsidR="00320E3A" w:rsidRPr="00D30FA1" w:rsidRDefault="00320E3A" w:rsidP="00320E3A">
            <w:pPr>
              <w:rPr>
                <w:rFonts w:asciiTheme="minorHAnsi" w:hAnsiTheme="minorHAnsi" w:cstheme="minorHAnsi"/>
                <w:color w:val="000000"/>
                <w:sz w:val="18"/>
                <w:szCs w:val="16"/>
              </w:rPr>
            </w:pPr>
            <w:ins w:id="10154"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del w:id="10155" w:author="Rakesh Singhi" w:date="2015-02-07T15:33:00Z">
              <w:r w:rsidDel="00594B06">
                <w:rPr>
                  <w:rFonts w:ascii="Arial" w:hAnsi="Arial" w:cs="Arial"/>
                </w:rPr>
                <w:fldChar w:fldCharType="begin">
                  <w:ffData>
                    <w:name w:val=""/>
                    <w:enabled/>
                    <w:calcOnExit w:val="0"/>
                    <w:checkBox>
                      <w:size w:val="18"/>
                      <w:default w:val="1"/>
                    </w:checkBox>
                  </w:ffData>
                </w:fldChar>
              </w:r>
              <w:r w:rsidDel="00594B0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594B0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156" w:author="Rakesh Singhi" w:date="2015-02-07T15:33:00Z">
              <w:tcPr>
                <w:tcW w:w="2250" w:type="dxa"/>
                <w:tcBorders>
                  <w:top w:val="single" w:sz="4" w:space="0" w:color="auto"/>
                  <w:left w:val="single" w:sz="4" w:space="0" w:color="auto"/>
                  <w:right w:val="single" w:sz="4" w:space="0" w:color="auto"/>
                </w:tcBorders>
                <w:vAlign w:val="center"/>
              </w:tcPr>
            </w:tcPrChange>
          </w:tcPr>
          <w:p w14:paraId="40E627E4" w14:textId="28243018" w:rsidR="00320E3A" w:rsidRPr="00D30FA1"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Global identifier</w:t>
            </w:r>
            <w:r w:rsidRPr="00973E84">
              <w:rPr>
                <w:rFonts w:asciiTheme="minorHAnsi" w:hAnsiTheme="minorHAnsi" w:cstheme="minorHAnsi"/>
                <w:color w:val="000000"/>
                <w:sz w:val="18"/>
                <w:szCs w:val="16"/>
              </w:rPr>
              <w:t xml:space="preserve"> </w:t>
            </w:r>
            <w:r>
              <w:rPr>
                <w:rFonts w:asciiTheme="minorHAnsi" w:hAnsiTheme="minorHAnsi" w:cstheme="minorHAnsi"/>
                <w:color w:val="000000"/>
                <w:sz w:val="18"/>
                <w:szCs w:val="16"/>
              </w:rPr>
              <w:t xml:space="preserve">of </w:t>
            </w:r>
            <w:r w:rsidRPr="00973E84">
              <w:rPr>
                <w:rFonts w:asciiTheme="minorHAnsi" w:hAnsiTheme="minorHAnsi" w:cstheme="minorHAnsi"/>
                <w:color w:val="000000"/>
                <w:sz w:val="18"/>
                <w:szCs w:val="16"/>
              </w:rPr>
              <w:t>product</w:t>
            </w:r>
          </w:p>
        </w:tc>
      </w:tr>
      <w:tr w:rsidR="00320E3A" w:rsidRPr="00D30FA1" w14:paraId="42870B2C" w14:textId="77777777" w:rsidTr="0037582A">
        <w:tc>
          <w:tcPr>
            <w:tcW w:w="2700" w:type="dxa"/>
            <w:tcBorders>
              <w:top w:val="single" w:sz="4" w:space="0" w:color="auto"/>
              <w:left w:val="single" w:sz="4" w:space="0" w:color="auto"/>
              <w:bottom w:val="single" w:sz="4" w:space="0" w:color="auto"/>
              <w:right w:val="single" w:sz="4" w:space="0" w:color="auto"/>
            </w:tcBorders>
            <w:shd w:val="clear" w:color="auto" w:fill="auto"/>
          </w:tcPr>
          <w:p w14:paraId="519FC34C" w14:textId="1A36B2F6" w:rsidR="00320E3A" w:rsidRPr="00C061B6" w:rsidRDefault="00320E3A" w:rsidP="00320E3A">
            <w:pPr>
              <w:rPr>
                <w:rFonts w:asciiTheme="minorHAnsi" w:hAnsiTheme="minorHAnsi" w:cstheme="minorHAnsi"/>
                <w:color w:val="000000"/>
                <w:sz w:val="18"/>
                <w:szCs w:val="16"/>
              </w:rPr>
            </w:pPr>
            <w:ins w:id="10157" w:author="Rakesh Singhi" w:date="2015-02-07T15:33:00Z">
              <w:r w:rsidRPr="00C061B6">
                <w:rPr>
                  <w:rFonts w:asciiTheme="minorHAnsi" w:hAnsiTheme="minorHAnsi" w:cstheme="minorHAnsi"/>
                  <w:color w:val="000000"/>
                  <w:sz w:val="18"/>
                  <w:szCs w:val="16"/>
                </w:rPr>
                <w:t>PRODUCT_FAMILY</w:t>
              </w:r>
            </w:ins>
            <w:del w:id="10158" w:author="Rakesh Singhi" w:date="2015-02-07T15:33:00Z">
              <w:r w:rsidDel="000734F0">
                <w:rPr>
                  <w:rFonts w:asciiTheme="minorHAnsi" w:hAnsiTheme="minorHAnsi" w:cstheme="minorHAnsi"/>
                  <w:color w:val="000000"/>
                  <w:sz w:val="18"/>
                  <w:szCs w:val="16"/>
                </w:rPr>
                <w:delText>PRODUCT_FAMILY</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91420CF" w14:textId="3F7C4BB4" w:rsidR="00320E3A" w:rsidRPr="00C061B6" w:rsidRDefault="00320E3A" w:rsidP="00320E3A">
            <w:pPr>
              <w:rPr>
                <w:rFonts w:asciiTheme="minorHAnsi" w:hAnsiTheme="minorHAnsi" w:cstheme="minorHAnsi"/>
                <w:color w:val="000000"/>
                <w:sz w:val="18"/>
                <w:szCs w:val="16"/>
              </w:rPr>
            </w:pPr>
            <w:ins w:id="10159" w:author="Rakesh Singhi" w:date="2015-02-07T15:33:00Z">
              <w:r w:rsidRPr="00C061B6">
                <w:rPr>
                  <w:rFonts w:asciiTheme="minorHAnsi" w:hAnsiTheme="minorHAnsi" w:cstheme="minorHAnsi"/>
                  <w:color w:val="000000"/>
                  <w:sz w:val="18"/>
                  <w:szCs w:val="16"/>
                </w:rPr>
                <w:t>NVARCHAR2(75)</w:t>
              </w:r>
            </w:ins>
            <w:del w:id="10160" w:author="Rakesh Singhi" w:date="2015-02-07T15:33:00Z">
              <w:r w:rsidDel="00A12E6B">
                <w:rPr>
                  <w:rFonts w:asciiTheme="minorHAnsi" w:hAnsiTheme="minorHAnsi" w:cstheme="minorHAnsi"/>
                  <w:color w:val="000000"/>
                  <w:sz w:val="18"/>
                  <w:szCs w:val="16"/>
                </w:rPr>
                <w:delText>NVARCHAR2(75)</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43B9C1D" w14:textId="1E71050B" w:rsidR="00320E3A" w:rsidRPr="00FA53F5" w:rsidRDefault="00320E3A" w:rsidP="00320E3A">
            <w:pPr>
              <w:rPr>
                <w:rFonts w:ascii="Arial" w:hAnsi="Arial" w:cs="Arial"/>
              </w:rPr>
            </w:pPr>
            <w:ins w:id="10161"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del w:id="10162" w:author="Rakesh Singhi" w:date="2015-02-07T15:33:00Z">
              <w:r w:rsidDel="00594B06">
                <w:rPr>
                  <w:rFonts w:ascii="Arial" w:hAnsi="Arial" w:cs="Arial"/>
                </w:rPr>
                <w:fldChar w:fldCharType="begin">
                  <w:ffData>
                    <w:name w:val=""/>
                    <w:enabled/>
                    <w:calcOnExit w:val="0"/>
                    <w:checkBox>
                      <w:size w:val="18"/>
                      <w:default w:val="1"/>
                    </w:checkBox>
                  </w:ffData>
                </w:fldChar>
              </w:r>
              <w:r w:rsidDel="00594B0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594B0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4DE0C233" w14:textId="70DB49DD" w:rsidR="00320E3A"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Product family</w:t>
            </w:r>
          </w:p>
        </w:tc>
      </w:tr>
      <w:tr w:rsidR="00320E3A" w:rsidRPr="00D30FA1" w14:paraId="400C7F79"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163"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164" w:author="Rakesh Singhi" w:date="2015-02-07T15:32:00Z"/>
        </w:trPr>
        <w:tc>
          <w:tcPr>
            <w:tcW w:w="2700" w:type="dxa"/>
            <w:tcBorders>
              <w:top w:val="single" w:sz="4" w:space="0" w:color="auto"/>
              <w:left w:val="single" w:sz="4" w:space="0" w:color="auto"/>
              <w:bottom w:val="single" w:sz="4" w:space="0" w:color="auto"/>
              <w:right w:val="single" w:sz="4" w:space="0" w:color="auto"/>
            </w:tcBorders>
            <w:shd w:val="clear" w:color="auto" w:fill="auto"/>
            <w:tcPrChange w:id="10165"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1BE4145" w14:textId="176CB3E2" w:rsidR="00320E3A" w:rsidRDefault="00320E3A" w:rsidP="00320E3A">
            <w:pPr>
              <w:rPr>
                <w:ins w:id="10166" w:author="Rakesh Singhi" w:date="2015-02-07T15:32:00Z"/>
                <w:rFonts w:asciiTheme="minorHAnsi" w:hAnsiTheme="minorHAnsi" w:cstheme="minorHAnsi"/>
                <w:color w:val="000000"/>
                <w:sz w:val="18"/>
                <w:szCs w:val="16"/>
              </w:rPr>
            </w:pPr>
            <w:ins w:id="10167" w:author="Rakesh Singhi" w:date="2015-02-07T15:33:00Z">
              <w:r w:rsidRPr="00C061B6">
                <w:rPr>
                  <w:rFonts w:asciiTheme="minorHAnsi" w:hAnsiTheme="minorHAnsi" w:cstheme="minorHAnsi"/>
                  <w:color w:val="000000"/>
                  <w:sz w:val="18"/>
                  <w:szCs w:val="16"/>
                </w:rPr>
                <w:t>PRODUCT_FAMILY_ID</w:t>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168"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ADAC178" w14:textId="5A507AD8" w:rsidR="00320E3A" w:rsidRDefault="00320E3A" w:rsidP="00320E3A">
            <w:pPr>
              <w:rPr>
                <w:ins w:id="10169" w:author="Rakesh Singhi" w:date="2015-02-07T15:32:00Z"/>
                <w:rFonts w:asciiTheme="minorHAnsi" w:hAnsiTheme="minorHAnsi" w:cstheme="minorHAnsi"/>
                <w:color w:val="000000"/>
                <w:sz w:val="18"/>
                <w:szCs w:val="16"/>
              </w:rPr>
            </w:pPr>
            <w:ins w:id="10170" w:author="Rakesh Singhi" w:date="2015-02-07T15:33:00Z">
              <w:r w:rsidRPr="00C061B6">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171"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53CE46C" w14:textId="4F1C6214" w:rsidR="00320E3A" w:rsidRDefault="00320E3A" w:rsidP="00320E3A">
            <w:pPr>
              <w:rPr>
                <w:ins w:id="10172" w:author="Rakesh Singhi" w:date="2015-02-07T15:32:00Z"/>
                <w:rFonts w:ascii="Arial" w:hAnsi="Arial" w:cs="Arial"/>
              </w:rPr>
            </w:pPr>
            <w:ins w:id="10173"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Change w:id="10174" w:author="Rakesh Singhi" w:date="2015-02-07T15:33:00Z">
              <w:tcPr>
                <w:tcW w:w="2250" w:type="dxa"/>
                <w:tcBorders>
                  <w:top w:val="single" w:sz="4" w:space="0" w:color="auto"/>
                  <w:left w:val="single" w:sz="4" w:space="0" w:color="auto"/>
                  <w:right w:val="single" w:sz="4" w:space="0" w:color="auto"/>
                </w:tcBorders>
                <w:vAlign w:val="center"/>
              </w:tcPr>
            </w:tcPrChange>
          </w:tcPr>
          <w:p w14:paraId="1C13D62F" w14:textId="50942616" w:rsidR="00320E3A" w:rsidRDefault="00320E3A" w:rsidP="00320E3A">
            <w:pPr>
              <w:rPr>
                <w:ins w:id="10175" w:author="Rakesh Singhi" w:date="2015-02-07T15:32:00Z"/>
                <w:rFonts w:asciiTheme="minorHAnsi" w:hAnsiTheme="minorHAnsi" w:cstheme="minorHAnsi"/>
                <w:color w:val="000000"/>
                <w:sz w:val="18"/>
                <w:szCs w:val="16"/>
              </w:rPr>
            </w:pPr>
            <w:ins w:id="10176" w:author="Rakesh Singhi" w:date="2015-02-07T15:33:00Z">
              <w:r>
                <w:rPr>
                  <w:rFonts w:asciiTheme="minorHAnsi" w:hAnsiTheme="minorHAnsi" w:cstheme="minorHAnsi"/>
                  <w:color w:val="000000"/>
                  <w:sz w:val="18"/>
                  <w:szCs w:val="16"/>
                </w:rPr>
                <w:t>Product family  Id</w:t>
              </w:r>
            </w:ins>
          </w:p>
        </w:tc>
      </w:tr>
      <w:tr w:rsidR="00320E3A" w:rsidRPr="00D30FA1" w14:paraId="73B98F3D"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177"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00" w:type="dxa"/>
            <w:tcBorders>
              <w:top w:val="single" w:sz="4" w:space="0" w:color="auto"/>
              <w:left w:val="single" w:sz="4" w:space="0" w:color="auto"/>
              <w:bottom w:val="single" w:sz="4" w:space="0" w:color="auto"/>
              <w:right w:val="single" w:sz="4" w:space="0" w:color="auto"/>
            </w:tcBorders>
            <w:shd w:val="clear" w:color="auto" w:fill="auto"/>
            <w:tcPrChange w:id="10178"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B55E731" w14:textId="16E50E00" w:rsidR="00320E3A" w:rsidRPr="00C061B6" w:rsidRDefault="00320E3A" w:rsidP="00320E3A">
            <w:pPr>
              <w:rPr>
                <w:rFonts w:asciiTheme="minorHAnsi" w:hAnsiTheme="minorHAnsi" w:cstheme="minorHAnsi"/>
                <w:color w:val="000000"/>
                <w:sz w:val="18"/>
                <w:szCs w:val="16"/>
              </w:rPr>
            </w:pPr>
            <w:ins w:id="10179" w:author="Rakesh Singhi" w:date="2015-02-07T15:33:00Z">
              <w:r w:rsidRPr="00C061B6">
                <w:rPr>
                  <w:rFonts w:asciiTheme="minorHAnsi" w:hAnsiTheme="minorHAnsi" w:cstheme="minorHAnsi"/>
                  <w:color w:val="000000"/>
                  <w:sz w:val="18"/>
                  <w:szCs w:val="16"/>
                </w:rPr>
                <w:t>BUSINESS_TEAM</w:t>
              </w:r>
            </w:ins>
            <w:del w:id="10180" w:author="Rakesh Singhi" w:date="2015-02-07T15:33:00Z">
              <w:r w:rsidRPr="00835BB2" w:rsidDel="000734F0">
                <w:rPr>
                  <w:rFonts w:asciiTheme="minorHAnsi" w:hAnsiTheme="minorHAnsi" w:cstheme="minorHAnsi"/>
                  <w:color w:val="000000"/>
                  <w:sz w:val="18"/>
                  <w:szCs w:val="16"/>
                </w:rPr>
                <w:delText>BUSINESS_TEAM</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181"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9933238" w14:textId="15ED22DF" w:rsidR="00320E3A" w:rsidRPr="00DD1485" w:rsidRDefault="00320E3A" w:rsidP="00320E3A">
            <w:pPr>
              <w:rPr>
                <w:rFonts w:asciiTheme="minorHAnsi" w:hAnsiTheme="minorHAnsi" w:cstheme="minorHAnsi"/>
                <w:color w:val="000000"/>
                <w:sz w:val="18"/>
                <w:szCs w:val="16"/>
              </w:rPr>
            </w:pPr>
            <w:ins w:id="10182" w:author="Rakesh Singhi" w:date="2015-02-07T15:33:00Z">
              <w:r w:rsidRPr="00C061B6">
                <w:rPr>
                  <w:rFonts w:asciiTheme="minorHAnsi" w:hAnsiTheme="minorHAnsi" w:cstheme="minorHAnsi"/>
                  <w:color w:val="000000"/>
                  <w:sz w:val="18"/>
                  <w:szCs w:val="16"/>
                </w:rPr>
                <w:t>NVARCHAR2(75)</w:t>
              </w:r>
            </w:ins>
            <w:del w:id="10183" w:author="Rakesh Singhi" w:date="2015-02-07T15:33:00Z">
              <w:r w:rsidDel="00A12E6B">
                <w:rPr>
                  <w:rFonts w:asciiTheme="minorHAnsi" w:hAnsiTheme="minorHAnsi" w:cstheme="minorHAnsi"/>
                  <w:color w:val="000000"/>
                  <w:sz w:val="18"/>
                  <w:szCs w:val="16"/>
                </w:rPr>
                <w:delText>NVARCHAR2(75)</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184"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EFA6C13" w14:textId="1CDEF374" w:rsidR="00320E3A" w:rsidRPr="00D30FA1" w:rsidRDefault="00320E3A" w:rsidP="00320E3A">
            <w:pPr>
              <w:rPr>
                <w:rFonts w:asciiTheme="minorHAnsi" w:hAnsiTheme="minorHAnsi" w:cstheme="minorHAnsi"/>
                <w:color w:val="000000"/>
                <w:sz w:val="18"/>
                <w:szCs w:val="16"/>
              </w:rPr>
            </w:pPr>
            <w:ins w:id="10185"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del w:id="10186" w:author="Rakesh Singhi" w:date="2015-02-07T15:33:00Z">
              <w:r w:rsidDel="00594B06">
                <w:rPr>
                  <w:rFonts w:ascii="Arial" w:hAnsi="Arial" w:cs="Arial"/>
                </w:rPr>
                <w:fldChar w:fldCharType="begin">
                  <w:ffData>
                    <w:name w:val=""/>
                    <w:enabled/>
                    <w:calcOnExit w:val="0"/>
                    <w:checkBox>
                      <w:size w:val="18"/>
                      <w:default w:val="1"/>
                    </w:checkBox>
                  </w:ffData>
                </w:fldChar>
              </w:r>
              <w:r w:rsidDel="00594B0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594B0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187" w:author="Rakesh Singhi" w:date="2015-02-07T15:33:00Z">
              <w:tcPr>
                <w:tcW w:w="2250" w:type="dxa"/>
                <w:tcBorders>
                  <w:top w:val="single" w:sz="4" w:space="0" w:color="auto"/>
                  <w:left w:val="single" w:sz="4" w:space="0" w:color="auto"/>
                  <w:right w:val="single" w:sz="4" w:space="0" w:color="auto"/>
                </w:tcBorders>
                <w:vAlign w:val="center"/>
              </w:tcPr>
            </w:tcPrChange>
          </w:tcPr>
          <w:p w14:paraId="68111E05" w14:textId="77777777" w:rsidR="00320E3A" w:rsidRPr="00D30FA1"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Business Team associated with product.</w:t>
            </w:r>
          </w:p>
        </w:tc>
      </w:tr>
      <w:tr w:rsidR="00320E3A" w:rsidRPr="00D30FA1" w14:paraId="3BE70080"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188"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189" w:author="Rakesh Singhi" w:date="2015-02-07T15:32:00Z"/>
        </w:trPr>
        <w:tc>
          <w:tcPr>
            <w:tcW w:w="2700" w:type="dxa"/>
            <w:tcBorders>
              <w:top w:val="single" w:sz="4" w:space="0" w:color="auto"/>
              <w:left w:val="single" w:sz="4" w:space="0" w:color="auto"/>
              <w:bottom w:val="single" w:sz="4" w:space="0" w:color="auto"/>
              <w:right w:val="single" w:sz="4" w:space="0" w:color="auto"/>
            </w:tcBorders>
            <w:shd w:val="clear" w:color="auto" w:fill="auto"/>
            <w:tcPrChange w:id="10190"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0CD00E4" w14:textId="5953B54B" w:rsidR="00320E3A" w:rsidRPr="00835BB2" w:rsidRDefault="00320E3A" w:rsidP="00320E3A">
            <w:pPr>
              <w:rPr>
                <w:ins w:id="10191" w:author="Rakesh Singhi" w:date="2015-02-07T15:32:00Z"/>
                <w:rFonts w:asciiTheme="minorHAnsi" w:hAnsiTheme="minorHAnsi" w:cstheme="minorHAnsi"/>
                <w:color w:val="000000"/>
                <w:sz w:val="18"/>
                <w:szCs w:val="16"/>
              </w:rPr>
            </w:pPr>
            <w:ins w:id="10192" w:author="Rakesh Singhi" w:date="2015-02-07T15:33:00Z">
              <w:r w:rsidRPr="00C061B6">
                <w:rPr>
                  <w:rFonts w:asciiTheme="minorHAnsi" w:hAnsiTheme="minorHAnsi" w:cstheme="minorHAnsi"/>
                  <w:color w:val="000000"/>
                  <w:sz w:val="18"/>
                  <w:szCs w:val="16"/>
                </w:rPr>
                <w:lastRenderedPageBreak/>
                <w:t>BUSINESS_TEAM_ID</w:t>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193"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3A8080A" w14:textId="455F7F88" w:rsidR="00320E3A" w:rsidRDefault="00320E3A" w:rsidP="00320E3A">
            <w:pPr>
              <w:rPr>
                <w:ins w:id="10194" w:author="Rakesh Singhi" w:date="2015-02-07T15:32:00Z"/>
                <w:rFonts w:asciiTheme="minorHAnsi" w:hAnsiTheme="minorHAnsi" w:cstheme="minorHAnsi"/>
                <w:color w:val="000000"/>
                <w:sz w:val="18"/>
                <w:szCs w:val="16"/>
              </w:rPr>
            </w:pPr>
            <w:ins w:id="10195" w:author="Rakesh Singhi" w:date="2015-02-07T15:33:00Z">
              <w:r w:rsidRPr="00C061B6">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196"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04956FA" w14:textId="302E6649" w:rsidR="00320E3A" w:rsidRDefault="00320E3A" w:rsidP="00320E3A">
            <w:pPr>
              <w:rPr>
                <w:ins w:id="10197" w:author="Rakesh Singhi" w:date="2015-02-07T15:32:00Z"/>
                <w:rFonts w:ascii="Arial" w:hAnsi="Arial" w:cs="Arial"/>
              </w:rPr>
            </w:pPr>
            <w:ins w:id="10198"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Change w:id="10199" w:author="Rakesh Singhi" w:date="2015-02-07T15:33:00Z">
              <w:tcPr>
                <w:tcW w:w="2250" w:type="dxa"/>
                <w:tcBorders>
                  <w:top w:val="single" w:sz="4" w:space="0" w:color="auto"/>
                  <w:left w:val="single" w:sz="4" w:space="0" w:color="auto"/>
                  <w:right w:val="single" w:sz="4" w:space="0" w:color="auto"/>
                </w:tcBorders>
                <w:vAlign w:val="center"/>
              </w:tcPr>
            </w:tcPrChange>
          </w:tcPr>
          <w:p w14:paraId="589A8B83" w14:textId="5E8604B0" w:rsidR="00320E3A" w:rsidRDefault="00320E3A" w:rsidP="00320E3A">
            <w:pPr>
              <w:rPr>
                <w:ins w:id="10200" w:author="Rakesh Singhi" w:date="2015-02-07T15:32:00Z"/>
                <w:rFonts w:asciiTheme="minorHAnsi" w:hAnsiTheme="minorHAnsi" w:cstheme="minorHAnsi"/>
                <w:color w:val="000000"/>
                <w:sz w:val="18"/>
                <w:szCs w:val="16"/>
              </w:rPr>
            </w:pPr>
            <w:ins w:id="10201" w:author="Rakesh Singhi" w:date="2015-02-07T15:33:00Z">
              <w:r>
                <w:rPr>
                  <w:rFonts w:asciiTheme="minorHAnsi" w:hAnsiTheme="minorHAnsi" w:cstheme="minorHAnsi"/>
                  <w:color w:val="000000"/>
                  <w:sz w:val="18"/>
                  <w:szCs w:val="16"/>
                </w:rPr>
                <w:t>Business Team Id</w:t>
              </w:r>
            </w:ins>
          </w:p>
        </w:tc>
      </w:tr>
      <w:tr w:rsidR="00320E3A" w:rsidRPr="00D30FA1" w14:paraId="7FB5807A"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202"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00" w:type="dxa"/>
            <w:tcBorders>
              <w:top w:val="single" w:sz="4" w:space="0" w:color="auto"/>
              <w:left w:val="single" w:sz="4" w:space="0" w:color="auto"/>
              <w:bottom w:val="single" w:sz="4" w:space="0" w:color="auto"/>
              <w:right w:val="single" w:sz="4" w:space="0" w:color="auto"/>
            </w:tcBorders>
            <w:shd w:val="clear" w:color="auto" w:fill="auto"/>
            <w:tcPrChange w:id="10203"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0B906CE" w14:textId="0032DA11" w:rsidR="00320E3A" w:rsidRPr="00DD1485" w:rsidRDefault="00320E3A" w:rsidP="00320E3A">
            <w:pPr>
              <w:rPr>
                <w:rFonts w:asciiTheme="minorHAnsi" w:hAnsiTheme="minorHAnsi" w:cstheme="minorHAnsi"/>
                <w:color w:val="000000"/>
                <w:sz w:val="18"/>
                <w:szCs w:val="16"/>
              </w:rPr>
            </w:pPr>
            <w:ins w:id="10204" w:author="Rakesh Singhi" w:date="2015-02-07T15:33:00Z">
              <w:r w:rsidRPr="00C061B6">
                <w:rPr>
                  <w:rFonts w:asciiTheme="minorHAnsi" w:hAnsiTheme="minorHAnsi" w:cstheme="minorHAnsi"/>
                  <w:color w:val="000000"/>
                  <w:sz w:val="18"/>
                  <w:szCs w:val="16"/>
                </w:rPr>
                <w:t>PRODUCT_CATEGORY</w:t>
              </w:r>
            </w:ins>
            <w:del w:id="10205" w:author="Rakesh Singhi" w:date="2015-02-07T15:33:00Z">
              <w:r w:rsidDel="000734F0">
                <w:rPr>
                  <w:rFonts w:asciiTheme="minorHAnsi" w:hAnsiTheme="minorHAnsi" w:cstheme="minorHAnsi"/>
                  <w:color w:val="000000"/>
                  <w:sz w:val="18"/>
                  <w:szCs w:val="16"/>
                </w:rPr>
                <w:delText>PRODUCT_CATEGORY</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206"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546D930" w14:textId="2838B12E" w:rsidR="00320E3A" w:rsidRPr="00DD1485" w:rsidRDefault="00320E3A" w:rsidP="00320E3A">
            <w:pPr>
              <w:rPr>
                <w:rFonts w:asciiTheme="minorHAnsi" w:hAnsiTheme="minorHAnsi" w:cstheme="minorHAnsi"/>
                <w:color w:val="000000"/>
                <w:sz w:val="18"/>
                <w:szCs w:val="16"/>
              </w:rPr>
            </w:pPr>
            <w:ins w:id="10207" w:author="Rakesh Singhi" w:date="2015-02-07T15:33:00Z">
              <w:r w:rsidRPr="00C061B6">
                <w:rPr>
                  <w:rFonts w:asciiTheme="minorHAnsi" w:hAnsiTheme="minorHAnsi" w:cstheme="minorHAnsi"/>
                  <w:color w:val="000000"/>
                  <w:sz w:val="18"/>
                  <w:szCs w:val="16"/>
                </w:rPr>
                <w:t>NVARCHAR2(75)</w:t>
              </w:r>
            </w:ins>
            <w:del w:id="10208" w:author="Rakesh Singhi" w:date="2015-02-07T15:33:00Z">
              <w:r w:rsidDel="00A12E6B">
                <w:rPr>
                  <w:rFonts w:asciiTheme="minorHAnsi" w:hAnsiTheme="minorHAnsi" w:cstheme="minorHAnsi"/>
                  <w:color w:val="000000"/>
                  <w:sz w:val="18"/>
                  <w:szCs w:val="16"/>
                </w:rPr>
                <w:delText>NVARCHAR2(75)</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209"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A06E3CC" w14:textId="1DBDE802" w:rsidR="00320E3A" w:rsidRPr="00D30FA1" w:rsidRDefault="00320E3A" w:rsidP="00320E3A">
            <w:pPr>
              <w:rPr>
                <w:rFonts w:asciiTheme="minorHAnsi" w:hAnsiTheme="minorHAnsi" w:cstheme="minorHAnsi"/>
                <w:color w:val="000000"/>
                <w:sz w:val="18"/>
                <w:szCs w:val="16"/>
              </w:rPr>
            </w:pPr>
            <w:ins w:id="10210"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del w:id="10211" w:author="Rakesh Singhi" w:date="2015-02-07T15:33:00Z">
              <w:r w:rsidDel="00594B06">
                <w:rPr>
                  <w:rFonts w:ascii="Arial" w:hAnsi="Arial" w:cs="Arial"/>
                </w:rPr>
                <w:fldChar w:fldCharType="begin">
                  <w:ffData>
                    <w:name w:val=""/>
                    <w:enabled/>
                    <w:calcOnExit w:val="0"/>
                    <w:checkBox>
                      <w:size w:val="18"/>
                      <w:default w:val="1"/>
                    </w:checkBox>
                  </w:ffData>
                </w:fldChar>
              </w:r>
              <w:r w:rsidDel="00594B0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594B0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212" w:author="Rakesh Singhi" w:date="2015-02-07T15:33:00Z">
              <w:tcPr>
                <w:tcW w:w="2250" w:type="dxa"/>
                <w:tcBorders>
                  <w:top w:val="single" w:sz="4" w:space="0" w:color="auto"/>
                  <w:left w:val="single" w:sz="4" w:space="0" w:color="auto"/>
                  <w:right w:val="single" w:sz="4" w:space="0" w:color="auto"/>
                </w:tcBorders>
                <w:vAlign w:val="center"/>
              </w:tcPr>
            </w:tcPrChange>
          </w:tcPr>
          <w:p w14:paraId="055DEF64" w14:textId="77777777" w:rsidR="00320E3A" w:rsidRPr="00D30FA1"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Product category</w:t>
            </w:r>
          </w:p>
        </w:tc>
      </w:tr>
      <w:tr w:rsidR="00320E3A" w:rsidRPr="00D30FA1" w14:paraId="5AEA72AD"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213"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214" w:author="Rakesh Singhi" w:date="2015-02-07T15:32:00Z"/>
        </w:trPr>
        <w:tc>
          <w:tcPr>
            <w:tcW w:w="2700" w:type="dxa"/>
            <w:tcBorders>
              <w:top w:val="single" w:sz="4" w:space="0" w:color="auto"/>
              <w:left w:val="single" w:sz="4" w:space="0" w:color="auto"/>
              <w:bottom w:val="single" w:sz="4" w:space="0" w:color="auto"/>
              <w:right w:val="single" w:sz="4" w:space="0" w:color="auto"/>
            </w:tcBorders>
            <w:shd w:val="clear" w:color="auto" w:fill="auto"/>
            <w:tcPrChange w:id="10215"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F39C042" w14:textId="09D7FD24" w:rsidR="00320E3A" w:rsidRDefault="00320E3A" w:rsidP="00320E3A">
            <w:pPr>
              <w:rPr>
                <w:ins w:id="10216" w:author="Rakesh Singhi" w:date="2015-02-07T15:32:00Z"/>
                <w:rFonts w:asciiTheme="minorHAnsi" w:hAnsiTheme="minorHAnsi" w:cstheme="minorHAnsi"/>
                <w:color w:val="000000"/>
                <w:sz w:val="18"/>
                <w:szCs w:val="16"/>
              </w:rPr>
            </w:pPr>
            <w:ins w:id="10217" w:author="Rakesh Singhi" w:date="2015-02-07T15:33:00Z">
              <w:r w:rsidRPr="00C061B6">
                <w:rPr>
                  <w:rFonts w:asciiTheme="minorHAnsi" w:hAnsiTheme="minorHAnsi" w:cstheme="minorHAnsi"/>
                  <w:color w:val="000000"/>
                  <w:sz w:val="18"/>
                  <w:szCs w:val="16"/>
                </w:rPr>
                <w:t>PRODUCT_CATEGORY_ID</w:t>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218"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591A97F" w14:textId="21F1EC4F" w:rsidR="00320E3A" w:rsidRDefault="00320E3A" w:rsidP="00320E3A">
            <w:pPr>
              <w:rPr>
                <w:ins w:id="10219" w:author="Rakesh Singhi" w:date="2015-02-07T15:32:00Z"/>
                <w:rFonts w:asciiTheme="minorHAnsi" w:hAnsiTheme="minorHAnsi" w:cstheme="minorHAnsi"/>
                <w:color w:val="000000"/>
                <w:sz w:val="18"/>
                <w:szCs w:val="16"/>
              </w:rPr>
            </w:pPr>
            <w:ins w:id="10220" w:author="Rakesh Singhi" w:date="2015-02-07T15:33:00Z">
              <w:r w:rsidRPr="00C061B6">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221"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020615A" w14:textId="197A5A30" w:rsidR="00320E3A" w:rsidRDefault="00320E3A" w:rsidP="00320E3A">
            <w:pPr>
              <w:rPr>
                <w:ins w:id="10222" w:author="Rakesh Singhi" w:date="2015-02-07T15:32:00Z"/>
                <w:rFonts w:ascii="Arial" w:hAnsi="Arial" w:cs="Arial"/>
              </w:rPr>
            </w:pPr>
            <w:ins w:id="10223"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Change w:id="10224" w:author="Rakesh Singhi" w:date="2015-02-07T15:33:00Z">
              <w:tcPr>
                <w:tcW w:w="2250" w:type="dxa"/>
                <w:tcBorders>
                  <w:top w:val="single" w:sz="4" w:space="0" w:color="auto"/>
                  <w:left w:val="single" w:sz="4" w:space="0" w:color="auto"/>
                  <w:right w:val="single" w:sz="4" w:space="0" w:color="auto"/>
                </w:tcBorders>
                <w:vAlign w:val="center"/>
              </w:tcPr>
            </w:tcPrChange>
          </w:tcPr>
          <w:p w14:paraId="154388F9" w14:textId="566EC6F4" w:rsidR="00320E3A" w:rsidRDefault="00320E3A" w:rsidP="00320E3A">
            <w:pPr>
              <w:rPr>
                <w:ins w:id="10225" w:author="Rakesh Singhi" w:date="2015-02-07T15:32:00Z"/>
                <w:rFonts w:asciiTheme="minorHAnsi" w:hAnsiTheme="minorHAnsi" w:cstheme="minorHAnsi"/>
                <w:color w:val="000000"/>
                <w:sz w:val="18"/>
                <w:szCs w:val="16"/>
              </w:rPr>
            </w:pPr>
            <w:ins w:id="10226" w:author="Rakesh Singhi" w:date="2015-02-07T15:34:00Z">
              <w:r>
                <w:rPr>
                  <w:rFonts w:asciiTheme="minorHAnsi" w:hAnsiTheme="minorHAnsi" w:cstheme="minorHAnsi"/>
                  <w:color w:val="000000"/>
                  <w:sz w:val="18"/>
                  <w:szCs w:val="16"/>
                </w:rPr>
                <w:t>Product Category Id</w:t>
              </w:r>
            </w:ins>
          </w:p>
        </w:tc>
      </w:tr>
      <w:tr w:rsidR="00320E3A" w:rsidRPr="00D30FA1" w14:paraId="47A9F5B6"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227"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00" w:type="dxa"/>
            <w:tcBorders>
              <w:top w:val="single" w:sz="4" w:space="0" w:color="auto"/>
              <w:left w:val="single" w:sz="4" w:space="0" w:color="auto"/>
              <w:bottom w:val="single" w:sz="4" w:space="0" w:color="auto"/>
              <w:right w:val="single" w:sz="4" w:space="0" w:color="auto"/>
            </w:tcBorders>
            <w:shd w:val="clear" w:color="auto" w:fill="auto"/>
            <w:tcPrChange w:id="10228"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10ECE84" w14:textId="14612DBA" w:rsidR="00320E3A" w:rsidRPr="00DD1485" w:rsidRDefault="00320E3A" w:rsidP="00320E3A">
            <w:pPr>
              <w:rPr>
                <w:rFonts w:asciiTheme="minorHAnsi" w:hAnsiTheme="minorHAnsi" w:cstheme="minorHAnsi"/>
                <w:color w:val="000000"/>
                <w:sz w:val="18"/>
                <w:szCs w:val="16"/>
              </w:rPr>
            </w:pPr>
            <w:ins w:id="10229" w:author="Rakesh Singhi" w:date="2015-02-07T15:33:00Z">
              <w:r w:rsidRPr="00C061B6">
                <w:rPr>
                  <w:rFonts w:asciiTheme="minorHAnsi" w:hAnsiTheme="minorHAnsi" w:cstheme="minorHAnsi"/>
                  <w:color w:val="000000"/>
                  <w:sz w:val="18"/>
                  <w:szCs w:val="16"/>
                </w:rPr>
                <w:t>PRODUCT_SEGMENT</w:t>
              </w:r>
            </w:ins>
            <w:del w:id="10230" w:author="Rakesh Singhi" w:date="2015-02-07T15:33:00Z">
              <w:r w:rsidDel="000734F0">
                <w:rPr>
                  <w:rFonts w:asciiTheme="minorHAnsi" w:hAnsiTheme="minorHAnsi" w:cstheme="minorHAnsi"/>
                  <w:color w:val="000000"/>
                  <w:sz w:val="18"/>
                  <w:szCs w:val="16"/>
                </w:rPr>
                <w:delText>PRODUCT_SEGMENT</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231"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0158414" w14:textId="5AD5F8CD" w:rsidR="00320E3A" w:rsidRPr="00DD1485" w:rsidRDefault="00320E3A" w:rsidP="00320E3A">
            <w:pPr>
              <w:rPr>
                <w:rFonts w:asciiTheme="minorHAnsi" w:hAnsiTheme="minorHAnsi" w:cstheme="minorHAnsi"/>
                <w:color w:val="000000"/>
                <w:sz w:val="18"/>
                <w:szCs w:val="16"/>
              </w:rPr>
            </w:pPr>
            <w:ins w:id="10232" w:author="Rakesh Singhi" w:date="2015-02-07T15:33:00Z">
              <w:r w:rsidRPr="00C061B6">
                <w:rPr>
                  <w:rFonts w:asciiTheme="minorHAnsi" w:hAnsiTheme="minorHAnsi" w:cstheme="minorHAnsi"/>
                  <w:color w:val="000000"/>
                  <w:sz w:val="18"/>
                  <w:szCs w:val="16"/>
                </w:rPr>
                <w:t>NVARCHAR2(75)</w:t>
              </w:r>
            </w:ins>
            <w:del w:id="10233" w:author="Rakesh Singhi" w:date="2015-02-07T15:33:00Z">
              <w:r w:rsidDel="00A12E6B">
                <w:rPr>
                  <w:rFonts w:asciiTheme="minorHAnsi" w:hAnsiTheme="minorHAnsi" w:cstheme="minorHAnsi"/>
                  <w:color w:val="000000"/>
                  <w:sz w:val="18"/>
                  <w:szCs w:val="16"/>
                </w:rPr>
                <w:delText>NVARCHAR2(75)</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234"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478E349" w14:textId="59E67A64" w:rsidR="00320E3A" w:rsidRPr="00D30FA1" w:rsidRDefault="00320E3A" w:rsidP="00320E3A">
            <w:pPr>
              <w:rPr>
                <w:rFonts w:asciiTheme="minorHAnsi" w:hAnsiTheme="minorHAnsi" w:cstheme="minorHAnsi"/>
                <w:color w:val="000000"/>
                <w:sz w:val="18"/>
                <w:szCs w:val="16"/>
              </w:rPr>
            </w:pPr>
            <w:ins w:id="10235"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del w:id="10236" w:author="Rakesh Singhi" w:date="2015-02-07T15:33:00Z">
              <w:r w:rsidDel="00594B06">
                <w:rPr>
                  <w:rFonts w:ascii="Arial" w:hAnsi="Arial" w:cs="Arial"/>
                </w:rPr>
                <w:fldChar w:fldCharType="begin">
                  <w:ffData>
                    <w:name w:val=""/>
                    <w:enabled/>
                    <w:calcOnExit w:val="0"/>
                    <w:checkBox>
                      <w:size w:val="18"/>
                      <w:default w:val="1"/>
                    </w:checkBox>
                  </w:ffData>
                </w:fldChar>
              </w:r>
              <w:r w:rsidDel="00594B0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594B0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237" w:author="Rakesh Singhi" w:date="2015-02-07T15:33:00Z">
              <w:tcPr>
                <w:tcW w:w="2250" w:type="dxa"/>
                <w:tcBorders>
                  <w:top w:val="single" w:sz="4" w:space="0" w:color="auto"/>
                  <w:left w:val="single" w:sz="4" w:space="0" w:color="auto"/>
                  <w:right w:val="single" w:sz="4" w:space="0" w:color="auto"/>
                </w:tcBorders>
                <w:vAlign w:val="center"/>
              </w:tcPr>
            </w:tcPrChange>
          </w:tcPr>
          <w:p w14:paraId="1CB43034" w14:textId="77777777" w:rsidR="00320E3A" w:rsidRPr="00D30FA1"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Product segment</w:t>
            </w:r>
          </w:p>
        </w:tc>
      </w:tr>
      <w:tr w:rsidR="00320E3A" w:rsidRPr="00D30FA1" w14:paraId="268A9351"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238"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239" w:author="Rakesh Singhi" w:date="2015-02-07T15:32:00Z"/>
        </w:trPr>
        <w:tc>
          <w:tcPr>
            <w:tcW w:w="2700" w:type="dxa"/>
            <w:tcBorders>
              <w:top w:val="single" w:sz="4" w:space="0" w:color="auto"/>
              <w:left w:val="single" w:sz="4" w:space="0" w:color="auto"/>
              <w:bottom w:val="single" w:sz="4" w:space="0" w:color="auto"/>
              <w:right w:val="single" w:sz="4" w:space="0" w:color="auto"/>
            </w:tcBorders>
            <w:shd w:val="clear" w:color="auto" w:fill="auto"/>
            <w:tcPrChange w:id="10240"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D5154BD" w14:textId="4F8DE0C1" w:rsidR="00320E3A" w:rsidRDefault="00320E3A" w:rsidP="00320E3A">
            <w:pPr>
              <w:rPr>
                <w:ins w:id="10241" w:author="Rakesh Singhi" w:date="2015-02-07T15:32:00Z"/>
                <w:rFonts w:asciiTheme="minorHAnsi" w:hAnsiTheme="minorHAnsi" w:cstheme="minorHAnsi"/>
                <w:color w:val="000000"/>
                <w:sz w:val="18"/>
                <w:szCs w:val="16"/>
              </w:rPr>
            </w:pPr>
            <w:ins w:id="10242" w:author="Rakesh Singhi" w:date="2015-02-07T15:33:00Z">
              <w:r w:rsidRPr="00C061B6">
                <w:rPr>
                  <w:rFonts w:asciiTheme="minorHAnsi" w:hAnsiTheme="minorHAnsi" w:cstheme="minorHAnsi"/>
                  <w:color w:val="000000"/>
                  <w:sz w:val="18"/>
                  <w:szCs w:val="16"/>
                </w:rPr>
                <w:t>PRODUCT_SEGMENT_ID</w:t>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243"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42CA0B0" w14:textId="5DB6A703" w:rsidR="00320E3A" w:rsidRDefault="00320E3A" w:rsidP="00320E3A">
            <w:pPr>
              <w:rPr>
                <w:ins w:id="10244" w:author="Rakesh Singhi" w:date="2015-02-07T15:32:00Z"/>
                <w:rFonts w:asciiTheme="minorHAnsi" w:hAnsiTheme="minorHAnsi" w:cstheme="minorHAnsi"/>
                <w:color w:val="000000"/>
                <w:sz w:val="18"/>
                <w:szCs w:val="16"/>
              </w:rPr>
            </w:pPr>
            <w:ins w:id="10245" w:author="Rakesh Singhi" w:date="2015-02-07T15:33:00Z">
              <w:r w:rsidRPr="00C061B6">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246"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F1D6B76" w14:textId="79F24337" w:rsidR="00320E3A" w:rsidRDefault="00320E3A" w:rsidP="00320E3A">
            <w:pPr>
              <w:rPr>
                <w:ins w:id="10247" w:author="Rakesh Singhi" w:date="2015-02-07T15:32:00Z"/>
                <w:rFonts w:ascii="Arial" w:hAnsi="Arial" w:cs="Arial"/>
              </w:rPr>
            </w:pPr>
            <w:ins w:id="10248"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Change w:id="10249" w:author="Rakesh Singhi" w:date="2015-02-07T15:33:00Z">
              <w:tcPr>
                <w:tcW w:w="2250" w:type="dxa"/>
                <w:tcBorders>
                  <w:top w:val="single" w:sz="4" w:space="0" w:color="auto"/>
                  <w:left w:val="single" w:sz="4" w:space="0" w:color="auto"/>
                  <w:right w:val="single" w:sz="4" w:space="0" w:color="auto"/>
                </w:tcBorders>
                <w:vAlign w:val="center"/>
              </w:tcPr>
            </w:tcPrChange>
          </w:tcPr>
          <w:p w14:paraId="36B05A72" w14:textId="72D35182" w:rsidR="00320E3A" w:rsidRDefault="00320E3A" w:rsidP="00320E3A">
            <w:pPr>
              <w:rPr>
                <w:ins w:id="10250" w:author="Rakesh Singhi" w:date="2015-02-07T15:32:00Z"/>
                <w:rFonts w:asciiTheme="minorHAnsi" w:hAnsiTheme="minorHAnsi" w:cstheme="minorHAnsi"/>
                <w:color w:val="000000"/>
                <w:sz w:val="18"/>
                <w:szCs w:val="16"/>
              </w:rPr>
            </w:pPr>
            <w:ins w:id="10251" w:author="Rakesh Singhi" w:date="2015-02-07T15:34:00Z">
              <w:r>
                <w:rPr>
                  <w:rFonts w:asciiTheme="minorHAnsi" w:hAnsiTheme="minorHAnsi" w:cstheme="minorHAnsi"/>
                  <w:color w:val="000000"/>
                  <w:sz w:val="18"/>
                  <w:szCs w:val="16"/>
                </w:rPr>
                <w:t>Product Segment Id</w:t>
              </w:r>
            </w:ins>
          </w:p>
        </w:tc>
      </w:tr>
      <w:tr w:rsidR="00320E3A" w:rsidRPr="00D30FA1" w14:paraId="19CA069A"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252"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00" w:type="dxa"/>
            <w:tcBorders>
              <w:top w:val="single" w:sz="4" w:space="0" w:color="auto"/>
              <w:left w:val="single" w:sz="4" w:space="0" w:color="auto"/>
              <w:bottom w:val="single" w:sz="4" w:space="0" w:color="auto"/>
              <w:right w:val="single" w:sz="4" w:space="0" w:color="auto"/>
            </w:tcBorders>
            <w:shd w:val="clear" w:color="auto" w:fill="auto"/>
            <w:tcPrChange w:id="10253"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E441125" w14:textId="04B3AD09" w:rsidR="00320E3A" w:rsidRPr="00C061B6" w:rsidRDefault="00320E3A" w:rsidP="00320E3A">
            <w:pPr>
              <w:rPr>
                <w:rFonts w:asciiTheme="minorHAnsi" w:hAnsiTheme="minorHAnsi" w:cstheme="minorHAnsi"/>
                <w:color w:val="000000"/>
                <w:sz w:val="18"/>
                <w:szCs w:val="16"/>
              </w:rPr>
            </w:pPr>
            <w:ins w:id="10254" w:author="Rakesh Singhi" w:date="2015-02-07T15:33:00Z">
              <w:r w:rsidRPr="00C061B6">
                <w:rPr>
                  <w:rFonts w:asciiTheme="minorHAnsi" w:hAnsiTheme="minorHAnsi" w:cstheme="minorHAnsi"/>
                  <w:color w:val="000000"/>
                  <w:sz w:val="18"/>
                  <w:szCs w:val="16"/>
                </w:rPr>
                <w:t>BUSINESS_GROUP</w:t>
              </w:r>
            </w:ins>
            <w:del w:id="10255" w:author="Rakesh Singhi" w:date="2015-02-07T15:33:00Z">
              <w:r w:rsidRPr="004C7D58" w:rsidDel="000734F0">
                <w:rPr>
                  <w:rFonts w:asciiTheme="minorHAnsi" w:hAnsiTheme="minorHAnsi" w:cstheme="minorHAnsi"/>
                  <w:color w:val="000000"/>
                  <w:sz w:val="18"/>
                  <w:szCs w:val="16"/>
                </w:rPr>
                <w:delText>BUSINESS_GROUP</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256"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452A3F6" w14:textId="6E9F463D" w:rsidR="00320E3A" w:rsidRPr="00C061B6" w:rsidRDefault="00320E3A" w:rsidP="00320E3A">
            <w:pPr>
              <w:rPr>
                <w:rFonts w:asciiTheme="minorHAnsi" w:hAnsiTheme="minorHAnsi" w:cstheme="minorHAnsi"/>
                <w:color w:val="000000"/>
                <w:sz w:val="18"/>
                <w:szCs w:val="16"/>
              </w:rPr>
            </w:pPr>
            <w:ins w:id="10257" w:author="Rakesh Singhi" w:date="2015-02-07T15:33:00Z">
              <w:r w:rsidRPr="00C061B6">
                <w:rPr>
                  <w:rFonts w:asciiTheme="minorHAnsi" w:hAnsiTheme="minorHAnsi" w:cstheme="minorHAnsi"/>
                  <w:color w:val="000000"/>
                  <w:sz w:val="18"/>
                  <w:szCs w:val="16"/>
                </w:rPr>
                <w:t>NVARCHAR2(75)</w:t>
              </w:r>
            </w:ins>
            <w:del w:id="10258" w:author="Rakesh Singhi" w:date="2015-02-07T15:33:00Z">
              <w:r w:rsidDel="00A12E6B">
                <w:rPr>
                  <w:rFonts w:asciiTheme="minorHAnsi" w:hAnsiTheme="minorHAnsi" w:cstheme="minorHAnsi"/>
                  <w:color w:val="000000"/>
                  <w:sz w:val="18"/>
                  <w:szCs w:val="16"/>
                </w:rPr>
                <w:delText>NVARCHAR2(75)</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259"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169074F" w14:textId="0E56B393" w:rsidR="00320E3A" w:rsidRPr="00D30FA1" w:rsidRDefault="00320E3A" w:rsidP="00320E3A">
            <w:pPr>
              <w:rPr>
                <w:rFonts w:asciiTheme="minorHAnsi" w:hAnsiTheme="minorHAnsi" w:cstheme="minorHAnsi"/>
                <w:color w:val="000000"/>
                <w:sz w:val="18"/>
                <w:szCs w:val="16"/>
              </w:rPr>
            </w:pPr>
            <w:ins w:id="10260"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del w:id="10261" w:author="Rakesh Singhi" w:date="2015-02-07T15:33:00Z">
              <w:r w:rsidDel="00594B06">
                <w:rPr>
                  <w:rFonts w:ascii="Arial" w:hAnsi="Arial" w:cs="Arial"/>
                </w:rPr>
                <w:fldChar w:fldCharType="begin">
                  <w:ffData>
                    <w:name w:val=""/>
                    <w:enabled/>
                    <w:calcOnExit w:val="0"/>
                    <w:checkBox>
                      <w:size w:val="18"/>
                      <w:default w:val="1"/>
                    </w:checkBox>
                  </w:ffData>
                </w:fldChar>
              </w:r>
              <w:r w:rsidDel="00594B0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594B0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262" w:author="Rakesh Singhi" w:date="2015-02-07T15:33:00Z">
              <w:tcPr>
                <w:tcW w:w="2250" w:type="dxa"/>
                <w:tcBorders>
                  <w:top w:val="single" w:sz="4" w:space="0" w:color="auto"/>
                  <w:left w:val="single" w:sz="4" w:space="0" w:color="auto"/>
                  <w:right w:val="single" w:sz="4" w:space="0" w:color="auto"/>
                </w:tcBorders>
                <w:vAlign w:val="center"/>
              </w:tcPr>
            </w:tcPrChange>
          </w:tcPr>
          <w:p w14:paraId="554A2DC0" w14:textId="77777777" w:rsidR="00320E3A" w:rsidRPr="00D30FA1"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Business Group Associated with the project</w:t>
            </w:r>
          </w:p>
        </w:tc>
      </w:tr>
      <w:tr w:rsidR="00320E3A" w:rsidRPr="00D30FA1" w14:paraId="23534090"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263"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264" w:author="Rakesh Singhi" w:date="2015-02-07T15:32:00Z"/>
        </w:trPr>
        <w:tc>
          <w:tcPr>
            <w:tcW w:w="2700" w:type="dxa"/>
            <w:tcBorders>
              <w:top w:val="single" w:sz="4" w:space="0" w:color="auto"/>
              <w:left w:val="single" w:sz="4" w:space="0" w:color="auto"/>
              <w:bottom w:val="single" w:sz="4" w:space="0" w:color="auto"/>
              <w:right w:val="single" w:sz="4" w:space="0" w:color="auto"/>
            </w:tcBorders>
            <w:shd w:val="clear" w:color="auto" w:fill="auto"/>
            <w:tcPrChange w:id="10265"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B005DA8" w14:textId="70F15562" w:rsidR="00320E3A" w:rsidRPr="004C7D58" w:rsidRDefault="00320E3A" w:rsidP="00320E3A">
            <w:pPr>
              <w:rPr>
                <w:ins w:id="10266" w:author="Rakesh Singhi" w:date="2015-02-07T15:32:00Z"/>
                <w:rFonts w:asciiTheme="minorHAnsi" w:hAnsiTheme="minorHAnsi" w:cstheme="minorHAnsi"/>
                <w:color w:val="000000"/>
                <w:sz w:val="18"/>
                <w:szCs w:val="16"/>
              </w:rPr>
            </w:pPr>
            <w:ins w:id="10267" w:author="Rakesh Singhi" w:date="2015-02-07T15:33:00Z">
              <w:r w:rsidRPr="00C061B6">
                <w:rPr>
                  <w:rFonts w:asciiTheme="minorHAnsi" w:hAnsiTheme="minorHAnsi" w:cstheme="minorHAnsi"/>
                  <w:color w:val="000000"/>
                  <w:sz w:val="18"/>
                  <w:szCs w:val="16"/>
                </w:rPr>
                <w:t>BUSINESS_GROUP_ID</w:t>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268"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815DAD0" w14:textId="6F5685C6" w:rsidR="00320E3A" w:rsidRDefault="00320E3A" w:rsidP="00320E3A">
            <w:pPr>
              <w:rPr>
                <w:ins w:id="10269" w:author="Rakesh Singhi" w:date="2015-02-07T15:32:00Z"/>
                <w:rFonts w:asciiTheme="minorHAnsi" w:hAnsiTheme="minorHAnsi" w:cstheme="minorHAnsi"/>
                <w:color w:val="000000"/>
                <w:sz w:val="18"/>
                <w:szCs w:val="16"/>
              </w:rPr>
            </w:pPr>
            <w:ins w:id="10270" w:author="Rakesh Singhi" w:date="2015-02-07T15:33:00Z">
              <w:r w:rsidRPr="00C061B6">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271"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9781CCD" w14:textId="2F33DA28" w:rsidR="00320E3A" w:rsidRDefault="00320E3A" w:rsidP="00320E3A">
            <w:pPr>
              <w:rPr>
                <w:ins w:id="10272" w:author="Rakesh Singhi" w:date="2015-02-07T15:32:00Z"/>
                <w:rFonts w:ascii="Arial" w:hAnsi="Arial" w:cs="Arial"/>
              </w:rPr>
            </w:pPr>
            <w:ins w:id="10273"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Change w:id="10274" w:author="Rakesh Singhi" w:date="2015-02-07T15:33:00Z">
              <w:tcPr>
                <w:tcW w:w="2250" w:type="dxa"/>
                <w:tcBorders>
                  <w:top w:val="single" w:sz="4" w:space="0" w:color="auto"/>
                  <w:left w:val="single" w:sz="4" w:space="0" w:color="auto"/>
                  <w:right w:val="single" w:sz="4" w:space="0" w:color="auto"/>
                </w:tcBorders>
                <w:vAlign w:val="center"/>
              </w:tcPr>
            </w:tcPrChange>
          </w:tcPr>
          <w:p w14:paraId="4FF5CA00" w14:textId="2FEAE462" w:rsidR="00320E3A" w:rsidRDefault="00320E3A" w:rsidP="00320E3A">
            <w:pPr>
              <w:rPr>
                <w:ins w:id="10275" w:author="Rakesh Singhi" w:date="2015-02-07T15:32:00Z"/>
                <w:rFonts w:asciiTheme="minorHAnsi" w:hAnsiTheme="minorHAnsi" w:cstheme="minorHAnsi"/>
                <w:color w:val="000000"/>
                <w:sz w:val="18"/>
                <w:szCs w:val="16"/>
              </w:rPr>
            </w:pPr>
            <w:ins w:id="10276" w:author="Rakesh Singhi" w:date="2015-02-07T15:34:00Z">
              <w:r>
                <w:rPr>
                  <w:rFonts w:asciiTheme="minorHAnsi" w:hAnsiTheme="minorHAnsi" w:cstheme="minorHAnsi"/>
                  <w:color w:val="000000"/>
                  <w:sz w:val="18"/>
                  <w:szCs w:val="16"/>
                </w:rPr>
                <w:t>Business Group Id</w:t>
              </w:r>
            </w:ins>
          </w:p>
        </w:tc>
      </w:tr>
      <w:tr w:rsidR="00320E3A" w:rsidRPr="00D30FA1" w14:paraId="403ADC4E"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277"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00" w:type="dxa"/>
            <w:tcBorders>
              <w:top w:val="single" w:sz="4" w:space="0" w:color="auto"/>
              <w:left w:val="single" w:sz="4" w:space="0" w:color="auto"/>
              <w:bottom w:val="single" w:sz="4" w:space="0" w:color="auto"/>
              <w:right w:val="single" w:sz="4" w:space="0" w:color="auto"/>
            </w:tcBorders>
            <w:shd w:val="clear" w:color="auto" w:fill="auto"/>
            <w:tcPrChange w:id="10278"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66C1257" w14:textId="5157A447" w:rsidR="00320E3A" w:rsidRPr="004C7D58" w:rsidRDefault="00320E3A" w:rsidP="00320E3A">
            <w:pPr>
              <w:rPr>
                <w:rFonts w:asciiTheme="minorHAnsi" w:hAnsiTheme="minorHAnsi" w:cstheme="minorHAnsi"/>
                <w:color w:val="000000"/>
                <w:sz w:val="18"/>
                <w:szCs w:val="16"/>
              </w:rPr>
            </w:pPr>
            <w:ins w:id="10279" w:author="Rakesh Singhi" w:date="2015-02-07T15:33:00Z">
              <w:r w:rsidRPr="00C061B6">
                <w:rPr>
                  <w:rFonts w:asciiTheme="minorHAnsi" w:hAnsiTheme="minorHAnsi" w:cstheme="minorHAnsi"/>
                  <w:color w:val="000000"/>
                  <w:sz w:val="18"/>
                  <w:szCs w:val="16"/>
                </w:rPr>
                <w:t>BUSINESS_SEGMENT_LOB</w:t>
              </w:r>
            </w:ins>
            <w:del w:id="10280" w:author="Rakesh Singhi" w:date="2015-02-07T15:33:00Z">
              <w:r w:rsidRPr="004C7D58" w:rsidDel="000734F0">
                <w:rPr>
                  <w:rFonts w:asciiTheme="minorHAnsi" w:hAnsiTheme="minorHAnsi" w:cstheme="minorHAnsi"/>
                  <w:color w:val="000000"/>
                  <w:sz w:val="18"/>
                  <w:szCs w:val="16"/>
                </w:rPr>
                <w:delText>BUSINESS_SEGMENT_LOB</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281"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B088FFD" w14:textId="6812671C" w:rsidR="00320E3A" w:rsidRPr="00C061B6" w:rsidRDefault="00320E3A" w:rsidP="00320E3A">
            <w:pPr>
              <w:rPr>
                <w:rFonts w:asciiTheme="minorHAnsi" w:hAnsiTheme="minorHAnsi" w:cstheme="minorHAnsi"/>
                <w:color w:val="000000"/>
                <w:sz w:val="18"/>
                <w:szCs w:val="16"/>
              </w:rPr>
            </w:pPr>
            <w:ins w:id="10282" w:author="Rakesh Singhi" w:date="2015-02-07T15:33:00Z">
              <w:r w:rsidRPr="00C061B6">
                <w:rPr>
                  <w:rFonts w:asciiTheme="minorHAnsi" w:hAnsiTheme="minorHAnsi" w:cstheme="minorHAnsi"/>
                  <w:color w:val="000000"/>
                  <w:sz w:val="18"/>
                  <w:szCs w:val="16"/>
                </w:rPr>
                <w:t>NVARCHAR2(75)</w:t>
              </w:r>
            </w:ins>
            <w:del w:id="10283" w:author="Rakesh Singhi" w:date="2015-02-07T15:33:00Z">
              <w:r w:rsidDel="00A12E6B">
                <w:rPr>
                  <w:rFonts w:asciiTheme="minorHAnsi" w:hAnsiTheme="minorHAnsi" w:cstheme="minorHAnsi"/>
                  <w:color w:val="000000"/>
                  <w:sz w:val="18"/>
                  <w:szCs w:val="16"/>
                </w:rPr>
                <w:delText>NVARCHAR2(75)</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284"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288A479" w14:textId="24DC4978" w:rsidR="00320E3A" w:rsidRPr="00D30FA1" w:rsidRDefault="00320E3A" w:rsidP="00320E3A">
            <w:pPr>
              <w:rPr>
                <w:rFonts w:asciiTheme="minorHAnsi" w:hAnsiTheme="minorHAnsi" w:cstheme="minorHAnsi"/>
                <w:color w:val="000000"/>
                <w:sz w:val="18"/>
                <w:szCs w:val="16"/>
              </w:rPr>
            </w:pPr>
            <w:ins w:id="10285"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del w:id="10286" w:author="Rakesh Singhi" w:date="2015-02-07T15:33:00Z">
              <w:r w:rsidDel="00594B06">
                <w:rPr>
                  <w:rFonts w:ascii="Arial" w:hAnsi="Arial" w:cs="Arial"/>
                </w:rPr>
                <w:fldChar w:fldCharType="begin">
                  <w:ffData>
                    <w:name w:val=""/>
                    <w:enabled/>
                    <w:calcOnExit w:val="0"/>
                    <w:checkBox>
                      <w:size w:val="18"/>
                      <w:default w:val="1"/>
                    </w:checkBox>
                  </w:ffData>
                </w:fldChar>
              </w:r>
              <w:r w:rsidDel="00594B0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594B06">
                <w:rPr>
                  <w:rFonts w:ascii="Arial" w:hAnsi="Arial" w:cs="Arial"/>
                </w:rPr>
                <w:fldChar w:fldCharType="end"/>
              </w:r>
            </w:del>
          </w:p>
        </w:tc>
        <w:tc>
          <w:tcPr>
            <w:tcW w:w="2250" w:type="dxa"/>
            <w:tcBorders>
              <w:left w:val="single" w:sz="4" w:space="0" w:color="auto"/>
              <w:bottom w:val="single" w:sz="4" w:space="0" w:color="auto"/>
              <w:right w:val="single" w:sz="4" w:space="0" w:color="auto"/>
            </w:tcBorders>
            <w:vAlign w:val="center"/>
            <w:tcPrChange w:id="10287" w:author="Rakesh Singhi" w:date="2015-02-07T15:33:00Z">
              <w:tcPr>
                <w:tcW w:w="2250" w:type="dxa"/>
                <w:tcBorders>
                  <w:left w:val="single" w:sz="4" w:space="0" w:color="auto"/>
                  <w:bottom w:val="single" w:sz="4" w:space="0" w:color="auto"/>
                  <w:right w:val="single" w:sz="4" w:space="0" w:color="auto"/>
                </w:tcBorders>
                <w:vAlign w:val="center"/>
              </w:tcPr>
            </w:tcPrChange>
          </w:tcPr>
          <w:p w14:paraId="4F1A54FA" w14:textId="77777777" w:rsidR="00320E3A" w:rsidRPr="00D30FA1"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Line of Business</w:t>
            </w:r>
          </w:p>
        </w:tc>
      </w:tr>
      <w:tr w:rsidR="00320E3A" w:rsidRPr="00D30FA1" w14:paraId="74FF3E10" w14:textId="77777777" w:rsidTr="00320E3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288" w:author="Rakesh Singhi" w:date="2015-02-07T15:33: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289" w:author="Rakesh Singhi" w:date="2015-02-07T15:32:00Z"/>
        </w:trPr>
        <w:tc>
          <w:tcPr>
            <w:tcW w:w="2700" w:type="dxa"/>
            <w:tcBorders>
              <w:top w:val="single" w:sz="4" w:space="0" w:color="auto"/>
              <w:left w:val="single" w:sz="4" w:space="0" w:color="auto"/>
              <w:bottom w:val="single" w:sz="4" w:space="0" w:color="auto"/>
              <w:right w:val="single" w:sz="4" w:space="0" w:color="auto"/>
            </w:tcBorders>
            <w:shd w:val="clear" w:color="auto" w:fill="auto"/>
            <w:tcPrChange w:id="10290" w:author="Rakesh Singhi" w:date="2015-02-07T15:33:00Z">
              <w:tcPr>
                <w:tcW w:w="270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5A8C19E" w14:textId="5C16D16C" w:rsidR="00320E3A" w:rsidRPr="004C7D58" w:rsidRDefault="00320E3A" w:rsidP="00320E3A">
            <w:pPr>
              <w:rPr>
                <w:ins w:id="10291" w:author="Rakesh Singhi" w:date="2015-02-07T15:32:00Z"/>
                <w:rFonts w:asciiTheme="minorHAnsi" w:hAnsiTheme="minorHAnsi" w:cstheme="minorHAnsi"/>
                <w:color w:val="000000"/>
                <w:sz w:val="18"/>
                <w:szCs w:val="16"/>
              </w:rPr>
            </w:pPr>
            <w:ins w:id="10292" w:author="Rakesh Singhi" w:date="2015-02-07T15:33:00Z">
              <w:r w:rsidRPr="00C061B6">
                <w:rPr>
                  <w:rFonts w:asciiTheme="minorHAnsi" w:hAnsiTheme="minorHAnsi" w:cstheme="minorHAnsi"/>
                  <w:color w:val="000000"/>
                  <w:sz w:val="18"/>
                  <w:szCs w:val="16"/>
                </w:rPr>
                <w:t>BUSINESS_SEGMENT_LOB_ID</w:t>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293" w:author="Rakesh Singhi" w:date="2015-02-07T15:33: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618A62F" w14:textId="250A9BBA" w:rsidR="00320E3A" w:rsidRDefault="00320E3A" w:rsidP="00320E3A">
            <w:pPr>
              <w:rPr>
                <w:ins w:id="10294" w:author="Rakesh Singhi" w:date="2015-02-07T15:32:00Z"/>
                <w:rFonts w:asciiTheme="minorHAnsi" w:hAnsiTheme="minorHAnsi" w:cstheme="minorHAnsi"/>
                <w:color w:val="000000"/>
                <w:sz w:val="18"/>
                <w:szCs w:val="16"/>
              </w:rPr>
            </w:pPr>
            <w:ins w:id="10295" w:author="Rakesh Singhi" w:date="2015-02-07T15:33:00Z">
              <w:r w:rsidRPr="00C061B6">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296" w:author="Rakesh Singhi" w:date="2015-02-07T15:33: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AAC4679" w14:textId="31FB3652" w:rsidR="00320E3A" w:rsidRDefault="00320E3A" w:rsidP="00320E3A">
            <w:pPr>
              <w:rPr>
                <w:ins w:id="10297" w:author="Rakesh Singhi" w:date="2015-02-07T15:32:00Z"/>
                <w:rFonts w:ascii="Arial" w:hAnsi="Arial" w:cs="Arial"/>
              </w:rPr>
            </w:pPr>
            <w:ins w:id="10298"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p>
        </w:tc>
        <w:tc>
          <w:tcPr>
            <w:tcW w:w="2250" w:type="dxa"/>
            <w:tcBorders>
              <w:left w:val="single" w:sz="4" w:space="0" w:color="auto"/>
              <w:right w:val="single" w:sz="4" w:space="0" w:color="auto"/>
            </w:tcBorders>
            <w:vAlign w:val="center"/>
            <w:tcPrChange w:id="10299" w:author="Rakesh Singhi" w:date="2015-02-07T15:33:00Z">
              <w:tcPr>
                <w:tcW w:w="2250" w:type="dxa"/>
                <w:tcBorders>
                  <w:left w:val="single" w:sz="4" w:space="0" w:color="auto"/>
                  <w:bottom w:val="single" w:sz="4" w:space="0" w:color="auto"/>
                  <w:right w:val="single" w:sz="4" w:space="0" w:color="auto"/>
                </w:tcBorders>
                <w:vAlign w:val="center"/>
              </w:tcPr>
            </w:tcPrChange>
          </w:tcPr>
          <w:p w14:paraId="2E184AED" w14:textId="61485CB1" w:rsidR="00320E3A" w:rsidRDefault="00320E3A" w:rsidP="00320E3A">
            <w:pPr>
              <w:rPr>
                <w:ins w:id="10300" w:author="Rakesh Singhi" w:date="2015-02-07T15:32:00Z"/>
                <w:rFonts w:asciiTheme="minorHAnsi" w:hAnsiTheme="minorHAnsi" w:cstheme="minorHAnsi"/>
                <w:color w:val="000000"/>
                <w:sz w:val="18"/>
                <w:szCs w:val="16"/>
              </w:rPr>
            </w:pPr>
            <w:ins w:id="10301" w:author="Rakesh Singhi" w:date="2015-02-07T15:34:00Z">
              <w:r>
                <w:rPr>
                  <w:rFonts w:asciiTheme="minorHAnsi" w:hAnsiTheme="minorHAnsi" w:cstheme="minorHAnsi"/>
                  <w:color w:val="000000"/>
                  <w:sz w:val="18"/>
                  <w:szCs w:val="16"/>
                </w:rPr>
                <w:t>Line of Business Id</w:t>
              </w:r>
            </w:ins>
          </w:p>
        </w:tc>
      </w:tr>
      <w:tr w:rsidR="00320E3A" w:rsidRPr="00D30FA1" w14:paraId="473D1C90" w14:textId="77777777" w:rsidTr="0037582A">
        <w:tc>
          <w:tcPr>
            <w:tcW w:w="2700" w:type="dxa"/>
            <w:tcBorders>
              <w:top w:val="single" w:sz="4" w:space="0" w:color="auto"/>
              <w:left w:val="single" w:sz="4" w:space="0" w:color="auto"/>
              <w:bottom w:val="single" w:sz="4" w:space="0" w:color="auto"/>
              <w:right w:val="single" w:sz="4" w:space="0" w:color="auto"/>
            </w:tcBorders>
            <w:shd w:val="clear" w:color="auto" w:fill="auto"/>
          </w:tcPr>
          <w:p w14:paraId="5029C8B5" w14:textId="0E7DA94A" w:rsidR="00320E3A" w:rsidRPr="00C061B6"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PRODUCT_PART_ID</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E05A4F6" w14:textId="68BEE4F2" w:rsidR="00320E3A" w:rsidRPr="00C061B6"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NVARCHAR2(100)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9967012" w14:textId="20C8FD80" w:rsidR="00320E3A" w:rsidRPr="00FA53F5" w:rsidRDefault="00320E3A" w:rsidP="00320E3A">
            <w:pPr>
              <w:rPr>
                <w:rFonts w:ascii="Arial" w:hAnsi="Arial" w:cs="Arial"/>
              </w:rPr>
            </w:pPr>
            <w:ins w:id="10302" w:author="Rakesh Singhi" w:date="2015-02-07T15:33:00Z">
              <w:r w:rsidRPr="00FA53F5">
                <w:rPr>
                  <w:rFonts w:ascii="Arial" w:hAnsi="Arial" w:cs="Arial"/>
                </w:rPr>
                <w:fldChar w:fldCharType="begin">
                  <w:ffData>
                    <w:name w:val=""/>
                    <w:enabled/>
                    <w:calcOnExit w:val="0"/>
                    <w:checkBox>
                      <w:size w:val="18"/>
                      <w:default w:val="1"/>
                    </w:checkBox>
                  </w:ffData>
                </w:fldChar>
              </w:r>
              <w:r w:rsidRPr="00FA53F5">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FA53F5">
                <w:rPr>
                  <w:rFonts w:ascii="Arial" w:hAnsi="Arial" w:cs="Arial"/>
                </w:rPr>
                <w:fldChar w:fldCharType="end"/>
              </w:r>
            </w:ins>
          </w:p>
        </w:tc>
        <w:tc>
          <w:tcPr>
            <w:tcW w:w="2250" w:type="dxa"/>
            <w:tcBorders>
              <w:left w:val="single" w:sz="4" w:space="0" w:color="auto"/>
              <w:bottom w:val="single" w:sz="4" w:space="0" w:color="auto"/>
              <w:right w:val="single" w:sz="4" w:space="0" w:color="auto"/>
            </w:tcBorders>
            <w:vAlign w:val="center"/>
          </w:tcPr>
          <w:p w14:paraId="4B56425F" w14:textId="4B231E2D" w:rsidR="00320E3A"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Product Part Id</w:t>
            </w:r>
          </w:p>
        </w:tc>
      </w:tr>
      <w:tr w:rsidR="00320E3A" w:rsidRPr="00D30FA1" w14:paraId="420CAFF8" w14:textId="77777777" w:rsidTr="0037582A">
        <w:tc>
          <w:tcPr>
            <w:tcW w:w="2700" w:type="dxa"/>
            <w:tcBorders>
              <w:top w:val="single" w:sz="4" w:space="0" w:color="auto"/>
              <w:left w:val="single" w:sz="4" w:space="0" w:color="auto"/>
              <w:bottom w:val="single" w:sz="4" w:space="0" w:color="auto"/>
              <w:right w:val="single" w:sz="4" w:space="0" w:color="auto"/>
            </w:tcBorders>
            <w:shd w:val="clear" w:color="auto" w:fill="auto"/>
          </w:tcPr>
          <w:p w14:paraId="5CF14F01" w14:textId="05D441B8" w:rsidR="00320E3A" w:rsidRPr="00C061B6"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COUNRY_ID</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070BAB2" w14:textId="7E61FE56" w:rsidR="00320E3A" w:rsidRPr="00C061B6"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FB716A1" w14:textId="7F108423" w:rsidR="00320E3A" w:rsidRPr="00FA53F5" w:rsidRDefault="00320E3A" w:rsidP="00320E3A">
            <w:pPr>
              <w:rPr>
                <w:rFonts w:ascii="Arial" w:hAnsi="Arial" w:cs="Arial"/>
              </w:rPr>
            </w:pPr>
            <w:ins w:id="10303" w:author="Rakesh Singhi" w:date="2015-02-07T15:33:00Z">
              <w:r w:rsidRPr="00A83B39">
                <w:rPr>
                  <w:rFonts w:ascii="Arial" w:hAnsi="Arial" w:cs="Arial"/>
                </w:rPr>
                <w:fldChar w:fldCharType="begin">
                  <w:ffData>
                    <w:name w:val=""/>
                    <w:enabled/>
                    <w:calcOnExit w:val="0"/>
                    <w:checkBox>
                      <w:size w:val="18"/>
                      <w:default w:val="1"/>
                    </w:checkBox>
                  </w:ffData>
                </w:fldChar>
              </w:r>
              <w:r w:rsidRPr="00A83B39">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A83B39">
                <w:rPr>
                  <w:rFonts w:ascii="Arial" w:hAnsi="Arial" w:cs="Arial"/>
                </w:rPr>
                <w:fldChar w:fldCharType="end"/>
              </w:r>
            </w:ins>
          </w:p>
        </w:tc>
        <w:tc>
          <w:tcPr>
            <w:tcW w:w="2250" w:type="dxa"/>
            <w:tcBorders>
              <w:left w:val="single" w:sz="4" w:space="0" w:color="auto"/>
              <w:bottom w:val="single" w:sz="4" w:space="0" w:color="auto"/>
              <w:right w:val="single" w:sz="4" w:space="0" w:color="auto"/>
            </w:tcBorders>
            <w:vAlign w:val="center"/>
          </w:tcPr>
          <w:p w14:paraId="5DEC01C4" w14:textId="6BD7F525" w:rsidR="00320E3A"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Country Id</w:t>
            </w:r>
          </w:p>
        </w:tc>
      </w:tr>
      <w:tr w:rsidR="00320E3A" w:rsidRPr="00D30FA1" w14:paraId="7F9FC55E" w14:textId="77777777" w:rsidTr="0037582A">
        <w:tc>
          <w:tcPr>
            <w:tcW w:w="2700" w:type="dxa"/>
            <w:tcBorders>
              <w:top w:val="single" w:sz="4" w:space="0" w:color="auto"/>
              <w:left w:val="single" w:sz="4" w:space="0" w:color="auto"/>
              <w:bottom w:val="single" w:sz="4" w:space="0" w:color="auto"/>
              <w:right w:val="single" w:sz="4" w:space="0" w:color="auto"/>
            </w:tcBorders>
            <w:shd w:val="clear" w:color="auto" w:fill="auto"/>
          </w:tcPr>
          <w:p w14:paraId="5772E20F" w14:textId="2F63B4B0" w:rsidR="00320E3A"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D574891" w14:textId="10673510" w:rsidR="00320E3A" w:rsidRPr="00C061B6"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887CAD3" w14:textId="37AA3DC8" w:rsidR="00320E3A" w:rsidRPr="00FA53F5" w:rsidRDefault="00320E3A" w:rsidP="00320E3A">
            <w:pPr>
              <w:rPr>
                <w:rFonts w:ascii="Arial" w:hAnsi="Arial" w:cs="Arial"/>
              </w:rPr>
            </w:pPr>
            <w:ins w:id="10304" w:author="Rakesh Singhi" w:date="2015-02-07T15:33:00Z">
              <w:r w:rsidRPr="00A83B39">
                <w:rPr>
                  <w:rFonts w:ascii="Arial" w:hAnsi="Arial" w:cs="Arial"/>
                </w:rPr>
                <w:fldChar w:fldCharType="begin">
                  <w:ffData>
                    <w:name w:val=""/>
                    <w:enabled/>
                    <w:calcOnExit w:val="0"/>
                    <w:checkBox>
                      <w:size w:val="18"/>
                      <w:default w:val="1"/>
                    </w:checkBox>
                  </w:ffData>
                </w:fldChar>
              </w:r>
              <w:r w:rsidRPr="00A83B39">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A83B39">
                <w:rPr>
                  <w:rFonts w:ascii="Arial" w:hAnsi="Arial" w:cs="Arial"/>
                </w:rPr>
                <w:fldChar w:fldCharType="end"/>
              </w:r>
            </w:ins>
          </w:p>
        </w:tc>
        <w:tc>
          <w:tcPr>
            <w:tcW w:w="2250" w:type="dxa"/>
            <w:tcBorders>
              <w:left w:val="single" w:sz="4" w:space="0" w:color="auto"/>
              <w:bottom w:val="single" w:sz="4" w:space="0" w:color="auto"/>
              <w:right w:val="single" w:sz="4" w:space="0" w:color="auto"/>
            </w:tcBorders>
            <w:vAlign w:val="center"/>
          </w:tcPr>
          <w:p w14:paraId="1C7CED13" w14:textId="025B00FB" w:rsidR="00320E3A" w:rsidRDefault="008B41B0" w:rsidP="00320E3A">
            <w:pPr>
              <w:rPr>
                <w:rFonts w:asciiTheme="minorHAnsi" w:hAnsiTheme="minorHAnsi" w:cstheme="minorHAnsi"/>
                <w:color w:val="000000"/>
                <w:sz w:val="18"/>
                <w:szCs w:val="16"/>
              </w:rPr>
            </w:pPr>
            <w:ins w:id="10305" w:author="Sowndarya S (WT01 - Manufacturing &amp; Hi Tech)" w:date="2015-03-24T10:57:00Z">
              <w:r>
                <w:rPr>
                  <w:rFonts w:asciiTheme="minorHAnsi" w:hAnsiTheme="minorHAnsi" w:cstheme="minorHAnsi"/>
                  <w:color w:val="000000"/>
                  <w:sz w:val="18"/>
                  <w:szCs w:val="16"/>
                </w:rPr>
                <w:t>Created By</w:t>
              </w:r>
            </w:ins>
          </w:p>
        </w:tc>
      </w:tr>
      <w:tr w:rsidR="00320E3A" w:rsidRPr="00D30FA1" w14:paraId="3AB398DB" w14:textId="77777777" w:rsidTr="0037582A">
        <w:tc>
          <w:tcPr>
            <w:tcW w:w="2700" w:type="dxa"/>
            <w:tcBorders>
              <w:top w:val="single" w:sz="4" w:space="0" w:color="auto"/>
              <w:left w:val="single" w:sz="4" w:space="0" w:color="auto"/>
              <w:bottom w:val="single" w:sz="4" w:space="0" w:color="auto"/>
              <w:right w:val="single" w:sz="4" w:space="0" w:color="auto"/>
            </w:tcBorders>
            <w:shd w:val="clear" w:color="auto" w:fill="auto"/>
          </w:tcPr>
          <w:p w14:paraId="6BF96541" w14:textId="1F17A26D" w:rsidR="00320E3A"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9AE4E12" w14:textId="626B5830" w:rsidR="00320E3A" w:rsidRPr="00C061B6"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EF5F244" w14:textId="1911004B" w:rsidR="00320E3A" w:rsidRPr="00FA53F5" w:rsidRDefault="00320E3A" w:rsidP="00320E3A">
            <w:pPr>
              <w:rPr>
                <w:rFonts w:ascii="Arial" w:hAnsi="Arial" w:cs="Arial"/>
              </w:rPr>
            </w:pPr>
            <w:ins w:id="10306" w:author="Rakesh Singhi" w:date="2015-02-07T15:33:00Z">
              <w:r w:rsidRPr="00A83B39">
                <w:rPr>
                  <w:rFonts w:ascii="Arial" w:hAnsi="Arial" w:cs="Arial"/>
                </w:rPr>
                <w:fldChar w:fldCharType="begin">
                  <w:ffData>
                    <w:name w:val=""/>
                    <w:enabled/>
                    <w:calcOnExit w:val="0"/>
                    <w:checkBox>
                      <w:size w:val="18"/>
                      <w:default w:val="1"/>
                    </w:checkBox>
                  </w:ffData>
                </w:fldChar>
              </w:r>
              <w:r w:rsidRPr="00A83B39">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A83B39">
                <w:rPr>
                  <w:rFonts w:ascii="Arial" w:hAnsi="Arial" w:cs="Arial"/>
                </w:rPr>
                <w:fldChar w:fldCharType="end"/>
              </w:r>
            </w:ins>
          </w:p>
        </w:tc>
        <w:tc>
          <w:tcPr>
            <w:tcW w:w="2250" w:type="dxa"/>
            <w:tcBorders>
              <w:left w:val="single" w:sz="4" w:space="0" w:color="auto"/>
              <w:bottom w:val="single" w:sz="4" w:space="0" w:color="auto"/>
              <w:right w:val="single" w:sz="4" w:space="0" w:color="auto"/>
            </w:tcBorders>
            <w:vAlign w:val="center"/>
          </w:tcPr>
          <w:p w14:paraId="0C5BD97F" w14:textId="56E481A1" w:rsidR="00320E3A"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430EE8C8" w14:textId="77777777" w:rsidR="002A5C1E" w:rsidRDefault="002A5C1E" w:rsidP="002A5C1E">
      <w:pPr>
        <w:keepNext/>
        <w:widowControl/>
        <w:spacing w:line="240" w:lineRule="auto"/>
        <w:ind w:left="720" w:right="21"/>
        <w:jc w:val="both"/>
        <w:outlineLvl w:val="1"/>
        <w:rPr>
          <w:rFonts w:asciiTheme="minorHAnsi" w:hAnsiTheme="minorHAnsi" w:cstheme="minorHAnsi"/>
          <w:b/>
          <w:i/>
          <w:sz w:val="24"/>
          <w:szCs w:val="24"/>
          <w:lang w:val="en-GB"/>
        </w:rPr>
      </w:pPr>
    </w:p>
    <w:p w14:paraId="2E051BD8" w14:textId="77777777" w:rsidR="000F1877" w:rsidRPr="00403057" w:rsidRDefault="000F1877" w:rsidP="000F1877">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0"/>
        <w:gridCol w:w="1491"/>
        <w:gridCol w:w="1659"/>
        <w:gridCol w:w="2047"/>
        <w:gridCol w:w="1643"/>
        <w:tblGridChange w:id="10307">
          <w:tblGrid>
            <w:gridCol w:w="2341"/>
            <w:gridCol w:w="89"/>
            <w:gridCol w:w="1491"/>
            <w:gridCol w:w="154"/>
            <w:gridCol w:w="1505"/>
            <w:gridCol w:w="364"/>
            <w:gridCol w:w="1683"/>
            <w:gridCol w:w="618"/>
            <w:gridCol w:w="1025"/>
            <w:gridCol w:w="700"/>
          </w:tblGrid>
        </w:tblGridChange>
      </w:tblGrid>
      <w:tr w:rsidR="00D71014" w:rsidRPr="000F1877" w14:paraId="6F4A516D" w14:textId="77777777" w:rsidTr="000A20BF">
        <w:tc>
          <w:tcPr>
            <w:tcW w:w="2430" w:type="dxa"/>
            <w:tcBorders>
              <w:top w:val="single" w:sz="4" w:space="0" w:color="auto"/>
              <w:left w:val="single" w:sz="4" w:space="0" w:color="auto"/>
              <w:bottom w:val="single" w:sz="4" w:space="0" w:color="auto"/>
              <w:right w:val="single" w:sz="4" w:space="0" w:color="auto"/>
            </w:tcBorders>
            <w:shd w:val="clear" w:color="auto" w:fill="F4B8AE"/>
          </w:tcPr>
          <w:p w14:paraId="150A097C" w14:textId="2B14F93B" w:rsidR="00D71014" w:rsidRPr="000F1877" w:rsidRDefault="00BD16F8" w:rsidP="00BD16F8">
            <w:pPr>
              <w:rPr>
                <w:rFonts w:asciiTheme="minorHAnsi" w:hAnsiTheme="minorHAnsi" w:cstheme="minorHAnsi"/>
                <w:color w:val="000000"/>
                <w:sz w:val="18"/>
                <w:szCs w:val="16"/>
              </w:rPr>
            </w:pPr>
            <w:ins w:id="10308" w:author="Sowndarya S (WT01 - Manufacturing &amp; Hi Tech)" w:date="2015-03-24T10:28:00Z">
              <w:r>
                <w:rPr>
                  <w:rFonts w:asciiTheme="minorHAnsi" w:hAnsiTheme="minorHAnsi" w:cstheme="minorHAnsi"/>
                  <w:color w:val="000000"/>
                  <w:sz w:val="18"/>
                  <w:szCs w:val="16"/>
                </w:rPr>
                <w:t>DMO_</w:t>
              </w:r>
            </w:ins>
            <w:r w:rsidR="00D71014">
              <w:rPr>
                <w:rFonts w:asciiTheme="minorHAnsi" w:hAnsiTheme="minorHAnsi" w:cstheme="minorHAnsi"/>
                <w:color w:val="000000"/>
                <w:sz w:val="18"/>
                <w:szCs w:val="16"/>
              </w:rPr>
              <w:t>PRODUCT_HIERARCH</w:t>
            </w:r>
            <w:del w:id="10309" w:author="Sowndarya S (WT01 - Manufacturing &amp; Hi Tech)" w:date="2015-03-24T10:28:00Z">
              <w:r w:rsidR="00D71014" w:rsidDel="00BD16F8">
                <w:rPr>
                  <w:rFonts w:asciiTheme="minorHAnsi" w:hAnsiTheme="minorHAnsi" w:cstheme="minorHAnsi"/>
                  <w:color w:val="000000"/>
                  <w:sz w:val="18"/>
                  <w:szCs w:val="16"/>
                </w:rPr>
                <w:delText>Y</w:delText>
              </w:r>
            </w:del>
            <w:r w:rsidR="00C90592">
              <w:rPr>
                <w:rFonts w:asciiTheme="minorHAnsi" w:hAnsiTheme="minorHAnsi" w:cstheme="minorHAnsi"/>
                <w:color w:val="000000"/>
                <w:sz w:val="18"/>
                <w:szCs w:val="16"/>
              </w:rPr>
              <w:t>_MIR</w:t>
            </w:r>
          </w:p>
        </w:tc>
        <w:tc>
          <w:tcPr>
            <w:tcW w:w="1491" w:type="dxa"/>
            <w:tcBorders>
              <w:top w:val="single" w:sz="4" w:space="0" w:color="auto"/>
              <w:left w:val="single" w:sz="4" w:space="0" w:color="auto"/>
              <w:bottom w:val="single" w:sz="4" w:space="0" w:color="auto"/>
              <w:right w:val="single" w:sz="4" w:space="0" w:color="auto"/>
            </w:tcBorders>
            <w:shd w:val="clear" w:color="auto" w:fill="F4B8AE"/>
          </w:tcPr>
          <w:p w14:paraId="3D1A8F9F" w14:textId="77777777" w:rsidR="00D71014" w:rsidRPr="009A6BD8" w:rsidRDefault="00D71014">
            <w:pPr>
              <w:rPr>
                <w:rFonts w:asciiTheme="minorHAnsi" w:hAnsiTheme="minorHAnsi" w:cstheme="minorHAnsi"/>
                <w:color w:val="000000"/>
                <w:sz w:val="18"/>
                <w:szCs w:val="16"/>
              </w:rPr>
            </w:pPr>
            <w:r w:rsidRPr="009A6BD8">
              <w:rPr>
                <w:rFonts w:asciiTheme="minorHAnsi" w:hAnsiTheme="minorHAnsi" w:cstheme="minorHAnsi"/>
                <w:color w:val="000000"/>
                <w:sz w:val="18"/>
                <w:szCs w:val="16"/>
              </w:rPr>
              <w:t>Source Table</w:t>
            </w:r>
          </w:p>
        </w:tc>
        <w:tc>
          <w:tcPr>
            <w:tcW w:w="1659" w:type="dxa"/>
            <w:tcBorders>
              <w:top w:val="single" w:sz="4" w:space="0" w:color="auto"/>
              <w:left w:val="single" w:sz="4" w:space="0" w:color="auto"/>
              <w:bottom w:val="single" w:sz="4" w:space="0" w:color="auto"/>
              <w:right w:val="single" w:sz="4" w:space="0" w:color="auto"/>
            </w:tcBorders>
            <w:shd w:val="clear" w:color="auto" w:fill="F4B8AE"/>
          </w:tcPr>
          <w:p w14:paraId="3F049BBB" w14:textId="77777777" w:rsidR="00D71014" w:rsidRPr="009A6BD8" w:rsidRDefault="00D71014">
            <w:pPr>
              <w:rPr>
                <w:rFonts w:asciiTheme="minorHAnsi" w:hAnsiTheme="minorHAnsi" w:cstheme="minorHAnsi"/>
                <w:color w:val="000000"/>
                <w:sz w:val="18"/>
                <w:szCs w:val="16"/>
              </w:rPr>
            </w:pPr>
            <w:r w:rsidRPr="009A6BD8">
              <w:rPr>
                <w:rFonts w:asciiTheme="minorHAnsi" w:hAnsiTheme="minorHAnsi" w:cstheme="minorHAnsi"/>
                <w:color w:val="000000"/>
                <w:sz w:val="18"/>
                <w:szCs w:val="16"/>
              </w:rPr>
              <w:t>Source Column Name</w:t>
            </w:r>
          </w:p>
        </w:tc>
        <w:tc>
          <w:tcPr>
            <w:tcW w:w="2047" w:type="dxa"/>
            <w:tcBorders>
              <w:top w:val="single" w:sz="4" w:space="0" w:color="auto"/>
              <w:left w:val="single" w:sz="4" w:space="0" w:color="auto"/>
              <w:bottom w:val="single" w:sz="4" w:space="0" w:color="auto"/>
              <w:right w:val="single" w:sz="4" w:space="0" w:color="auto"/>
            </w:tcBorders>
            <w:shd w:val="clear" w:color="auto" w:fill="F4B8AE"/>
          </w:tcPr>
          <w:p w14:paraId="2ED72E06" w14:textId="77777777" w:rsidR="00D71014" w:rsidRPr="007767A4" w:rsidRDefault="00D71014">
            <w:pPr>
              <w:rPr>
                <w:rFonts w:asciiTheme="minorHAnsi" w:hAnsiTheme="minorHAnsi" w:cstheme="minorHAnsi"/>
                <w:color w:val="000000"/>
                <w:sz w:val="18"/>
                <w:szCs w:val="16"/>
              </w:rPr>
            </w:pPr>
            <w:r w:rsidRPr="007767A4">
              <w:rPr>
                <w:rFonts w:asciiTheme="minorHAnsi" w:hAnsiTheme="minorHAnsi" w:cstheme="minorHAnsi"/>
                <w:color w:val="000000"/>
                <w:sz w:val="18"/>
                <w:szCs w:val="16"/>
              </w:rPr>
              <w:t>View Name</w:t>
            </w:r>
          </w:p>
        </w:tc>
        <w:tc>
          <w:tcPr>
            <w:tcW w:w="1643" w:type="dxa"/>
            <w:tcBorders>
              <w:top w:val="single" w:sz="4" w:space="0" w:color="auto"/>
              <w:left w:val="single" w:sz="4" w:space="0" w:color="auto"/>
              <w:bottom w:val="single" w:sz="4" w:space="0" w:color="auto"/>
              <w:right w:val="single" w:sz="4" w:space="0" w:color="auto"/>
            </w:tcBorders>
            <w:shd w:val="clear" w:color="auto" w:fill="F4B8AE"/>
          </w:tcPr>
          <w:p w14:paraId="100D74E6" w14:textId="77777777" w:rsidR="00D71014" w:rsidRPr="007767A4" w:rsidRDefault="00D71014">
            <w:pPr>
              <w:rPr>
                <w:rFonts w:asciiTheme="minorHAnsi" w:hAnsiTheme="minorHAnsi" w:cstheme="minorHAnsi"/>
                <w:color w:val="000000"/>
                <w:sz w:val="18"/>
                <w:szCs w:val="16"/>
              </w:rPr>
            </w:pPr>
            <w:r w:rsidRPr="007767A4">
              <w:rPr>
                <w:rFonts w:asciiTheme="minorHAnsi" w:hAnsiTheme="minorHAnsi" w:cstheme="minorHAnsi"/>
                <w:color w:val="000000"/>
                <w:sz w:val="18"/>
                <w:szCs w:val="16"/>
              </w:rPr>
              <w:t>View Column Name</w:t>
            </w:r>
          </w:p>
        </w:tc>
      </w:tr>
      <w:tr w:rsidR="00D71014" w:rsidRPr="000F1877" w:rsidDel="00C061B6" w14:paraId="25DCA75D" w14:textId="3FA797C0" w:rsidTr="000A20BF">
        <w:trPr>
          <w:del w:id="10310" w:author="Rakesh Singhi" w:date="2015-02-07T15:34:00Z"/>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122B371" w14:textId="423134B1" w:rsidR="00D71014" w:rsidRPr="00DD1485" w:rsidDel="00C061B6" w:rsidRDefault="00D71014" w:rsidP="006740BA">
            <w:pPr>
              <w:rPr>
                <w:del w:id="10311" w:author="Rakesh Singhi" w:date="2015-02-07T15:34:00Z"/>
                <w:rFonts w:asciiTheme="minorHAnsi" w:hAnsiTheme="minorHAnsi" w:cstheme="minorHAnsi"/>
                <w:color w:val="000000"/>
                <w:sz w:val="18"/>
                <w:szCs w:val="16"/>
              </w:rPr>
            </w:pPr>
            <w:del w:id="10312" w:author="Rakesh Singhi" w:date="2015-02-07T15:34:00Z">
              <w:r w:rsidDel="00C061B6">
                <w:rPr>
                  <w:rFonts w:asciiTheme="minorHAnsi" w:hAnsiTheme="minorHAnsi" w:cstheme="minorHAnsi"/>
                  <w:color w:val="000000"/>
                  <w:sz w:val="18"/>
                  <w:szCs w:val="16"/>
                </w:rPr>
                <w:delText>PRODUCT_SEQ_ID</w:delText>
              </w:r>
            </w:del>
          </w:p>
        </w:tc>
        <w:tc>
          <w:tcPr>
            <w:tcW w:w="1491" w:type="dxa"/>
            <w:tcBorders>
              <w:top w:val="single" w:sz="4" w:space="0" w:color="auto"/>
              <w:left w:val="single" w:sz="4" w:space="0" w:color="auto"/>
              <w:bottom w:val="single" w:sz="4" w:space="0" w:color="auto"/>
              <w:right w:val="single" w:sz="4" w:space="0" w:color="auto"/>
            </w:tcBorders>
            <w:shd w:val="clear" w:color="auto" w:fill="auto"/>
          </w:tcPr>
          <w:p w14:paraId="7B4ABECE" w14:textId="71C8D5A0" w:rsidR="00D71014" w:rsidRPr="009A6BD8" w:rsidDel="00C061B6" w:rsidRDefault="00D71014">
            <w:pPr>
              <w:rPr>
                <w:del w:id="10313" w:author="Rakesh Singhi" w:date="2015-02-07T15:34:00Z"/>
                <w:rFonts w:asciiTheme="minorHAnsi" w:hAnsiTheme="minorHAnsi" w:cstheme="minorHAnsi"/>
                <w:color w:val="000000"/>
                <w:sz w:val="18"/>
                <w:szCs w:val="16"/>
              </w:rPr>
            </w:pPr>
            <w:del w:id="10314" w:author="Rakesh Singhi" w:date="2015-02-07T15:34:00Z">
              <w:r w:rsidRPr="009A6BD8" w:rsidDel="00C061B6">
                <w:rPr>
                  <w:rFonts w:asciiTheme="minorHAnsi" w:hAnsiTheme="minorHAnsi" w:cstheme="minorHAnsi"/>
                  <w:color w:val="000000"/>
                  <w:sz w:val="18"/>
                  <w:szCs w:val="16"/>
                </w:rPr>
                <w:delText> </w:delText>
              </w:r>
              <w:r w:rsidDel="00C061B6">
                <w:rPr>
                  <w:rFonts w:asciiTheme="minorHAnsi" w:hAnsiTheme="minorHAnsi" w:cstheme="minorHAnsi"/>
                  <w:color w:val="000000"/>
                  <w:sz w:val="18"/>
                  <w:szCs w:val="16"/>
                </w:rPr>
                <w:delText>EBIP generated seq</w:delText>
              </w:r>
            </w:del>
          </w:p>
        </w:tc>
        <w:tc>
          <w:tcPr>
            <w:tcW w:w="1659" w:type="dxa"/>
            <w:tcBorders>
              <w:top w:val="single" w:sz="4" w:space="0" w:color="auto"/>
              <w:left w:val="single" w:sz="4" w:space="0" w:color="auto"/>
              <w:bottom w:val="single" w:sz="4" w:space="0" w:color="auto"/>
              <w:right w:val="single" w:sz="4" w:space="0" w:color="auto"/>
            </w:tcBorders>
            <w:shd w:val="clear" w:color="auto" w:fill="auto"/>
          </w:tcPr>
          <w:p w14:paraId="7D86CCFC" w14:textId="665936B7" w:rsidR="00D71014" w:rsidRPr="009A6BD8" w:rsidDel="00C061B6" w:rsidRDefault="00D71014">
            <w:pPr>
              <w:rPr>
                <w:del w:id="10315" w:author="Rakesh Singhi" w:date="2015-02-07T15:34:00Z"/>
                <w:rFonts w:asciiTheme="minorHAnsi" w:hAnsiTheme="minorHAnsi" w:cstheme="minorHAnsi"/>
                <w:color w:val="000000"/>
                <w:sz w:val="18"/>
                <w:szCs w:val="16"/>
              </w:rPr>
            </w:pPr>
            <w:del w:id="10316" w:author="Rakesh Singhi" w:date="2015-02-07T15:34:00Z">
              <w:r w:rsidRPr="009A6BD8" w:rsidDel="00C061B6">
                <w:rPr>
                  <w:rFonts w:asciiTheme="minorHAnsi" w:hAnsiTheme="minorHAnsi" w:cstheme="minorHAnsi"/>
                  <w:color w:val="000000"/>
                  <w:sz w:val="18"/>
                  <w:szCs w:val="16"/>
                </w:rPr>
                <w:delText> </w:delText>
              </w:r>
              <w:r w:rsidDel="00C061B6">
                <w:rPr>
                  <w:rFonts w:asciiTheme="minorHAnsi" w:hAnsiTheme="minorHAnsi" w:cstheme="minorHAnsi"/>
                  <w:color w:val="000000"/>
                  <w:sz w:val="18"/>
                  <w:szCs w:val="16"/>
                </w:rPr>
                <w:delText>EBIP generated seq</w:delText>
              </w:r>
              <w:r w:rsidRPr="009A6BD8" w:rsidDel="00C061B6">
                <w:rPr>
                  <w:rFonts w:asciiTheme="minorHAnsi" w:hAnsiTheme="minorHAnsi" w:cstheme="minorHAnsi"/>
                  <w:color w:val="000000"/>
                  <w:sz w:val="18"/>
                  <w:szCs w:val="16"/>
                </w:rPr>
                <w:delText> </w:delText>
              </w:r>
            </w:del>
          </w:p>
        </w:tc>
        <w:tc>
          <w:tcPr>
            <w:tcW w:w="2047" w:type="dxa"/>
            <w:tcBorders>
              <w:top w:val="single" w:sz="4" w:space="0" w:color="auto"/>
              <w:left w:val="single" w:sz="4" w:space="0" w:color="auto"/>
              <w:bottom w:val="single" w:sz="4" w:space="0" w:color="auto"/>
              <w:right w:val="single" w:sz="4" w:space="0" w:color="auto"/>
            </w:tcBorders>
          </w:tcPr>
          <w:p w14:paraId="3772CBF8" w14:textId="768669C4" w:rsidR="00D71014" w:rsidRPr="007767A4" w:rsidDel="00C061B6" w:rsidRDefault="00575544">
            <w:pPr>
              <w:rPr>
                <w:del w:id="10317" w:author="Rakesh Singhi" w:date="2015-02-07T15:34:00Z"/>
                <w:rFonts w:asciiTheme="minorHAnsi" w:hAnsiTheme="minorHAnsi" w:cstheme="minorHAnsi"/>
                <w:color w:val="000000"/>
                <w:sz w:val="18"/>
                <w:szCs w:val="16"/>
              </w:rPr>
            </w:pPr>
            <w:del w:id="10318" w:author="Rakesh Singhi" w:date="2015-02-07T15:34:00Z">
              <w:r w:rsidDel="00C061B6">
                <w:rPr>
                  <w:rFonts w:asciiTheme="minorHAnsi" w:hAnsiTheme="minorHAnsi" w:cstheme="minorHAnsi"/>
                  <w:color w:val="000000"/>
                  <w:sz w:val="18"/>
                  <w:szCs w:val="16"/>
                </w:rPr>
                <w:delText>EBIP generated seq</w:delText>
              </w:r>
            </w:del>
          </w:p>
        </w:tc>
        <w:tc>
          <w:tcPr>
            <w:tcW w:w="1643" w:type="dxa"/>
            <w:tcBorders>
              <w:top w:val="single" w:sz="4" w:space="0" w:color="auto"/>
              <w:left w:val="single" w:sz="4" w:space="0" w:color="auto"/>
              <w:bottom w:val="single" w:sz="4" w:space="0" w:color="auto"/>
              <w:right w:val="single" w:sz="4" w:space="0" w:color="auto"/>
            </w:tcBorders>
          </w:tcPr>
          <w:p w14:paraId="4A07BCA3" w14:textId="67298A32" w:rsidR="00D71014" w:rsidRPr="007767A4" w:rsidDel="00C061B6" w:rsidRDefault="00575544">
            <w:pPr>
              <w:rPr>
                <w:del w:id="10319" w:author="Rakesh Singhi" w:date="2015-02-07T15:34:00Z"/>
                <w:rFonts w:asciiTheme="minorHAnsi" w:hAnsiTheme="minorHAnsi" w:cstheme="minorHAnsi"/>
                <w:color w:val="000000"/>
                <w:sz w:val="18"/>
                <w:szCs w:val="16"/>
              </w:rPr>
            </w:pPr>
            <w:del w:id="10320" w:author="Rakesh Singhi" w:date="2015-02-07T15:34:00Z">
              <w:r w:rsidDel="00C061B6">
                <w:rPr>
                  <w:rFonts w:asciiTheme="minorHAnsi" w:hAnsiTheme="minorHAnsi" w:cstheme="minorHAnsi"/>
                  <w:color w:val="000000"/>
                  <w:sz w:val="18"/>
                  <w:szCs w:val="16"/>
                </w:rPr>
                <w:delText>EBIP generated seq</w:delText>
              </w:r>
            </w:del>
          </w:p>
        </w:tc>
      </w:tr>
      <w:tr w:rsidR="00320E3A" w:rsidRPr="00C061B6" w14:paraId="6F162E78"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321"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430" w:type="dxa"/>
            <w:tcBorders>
              <w:top w:val="single" w:sz="4" w:space="0" w:color="auto"/>
              <w:left w:val="single" w:sz="4" w:space="0" w:color="auto"/>
              <w:bottom w:val="single" w:sz="4" w:space="0" w:color="auto"/>
              <w:right w:val="single" w:sz="4" w:space="0" w:color="auto"/>
            </w:tcBorders>
            <w:shd w:val="clear" w:color="auto" w:fill="auto"/>
            <w:tcPrChange w:id="10322"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D0D4EB7" w14:textId="26162C43" w:rsidR="00320E3A" w:rsidRPr="00DD1485" w:rsidRDefault="00320E3A" w:rsidP="00320E3A">
            <w:pPr>
              <w:tabs>
                <w:tab w:val="right" w:pos="2214"/>
              </w:tabs>
              <w:rPr>
                <w:rFonts w:asciiTheme="minorHAnsi" w:hAnsiTheme="minorHAnsi" w:cstheme="minorHAnsi"/>
                <w:color w:val="000000"/>
                <w:sz w:val="18"/>
                <w:szCs w:val="16"/>
              </w:rPr>
            </w:pPr>
            <w:ins w:id="10323" w:author="Rakesh Singhi" w:date="2015-02-07T15:34:00Z">
              <w:r w:rsidRPr="00C061B6">
                <w:rPr>
                  <w:rFonts w:asciiTheme="minorHAnsi" w:hAnsiTheme="minorHAnsi" w:cstheme="minorHAnsi"/>
                  <w:color w:val="000000"/>
                  <w:sz w:val="18"/>
                  <w:szCs w:val="16"/>
                </w:rPr>
                <w:t>PCODE</w:t>
              </w:r>
            </w:ins>
            <w:del w:id="10324" w:author="Rakesh Singhi" w:date="2015-02-07T15:34:00Z">
              <w:r w:rsidRPr="004C7D58" w:rsidDel="004260AB">
                <w:rPr>
                  <w:rFonts w:asciiTheme="minorHAnsi" w:hAnsiTheme="minorHAnsi" w:cstheme="minorHAnsi"/>
                  <w:color w:val="000000"/>
                  <w:sz w:val="18"/>
                  <w:szCs w:val="16"/>
                </w:rPr>
                <w:delText>PCODE</w:delText>
              </w:r>
            </w:del>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325"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2291713D" w14:textId="3BACDF5B" w:rsidR="00320E3A" w:rsidRPr="009A6BD8" w:rsidRDefault="00320E3A" w:rsidP="00320E3A">
            <w:pPr>
              <w:rPr>
                <w:rFonts w:asciiTheme="minorHAnsi" w:hAnsiTheme="minorHAnsi" w:cstheme="minorHAnsi"/>
                <w:color w:val="000000"/>
                <w:sz w:val="18"/>
                <w:szCs w:val="16"/>
              </w:rPr>
            </w:pPr>
            <w:r w:rsidRPr="009A6BD8">
              <w:rPr>
                <w:rFonts w:asciiTheme="minorHAnsi" w:hAnsiTheme="minorHAnsi" w:cstheme="minorHAnsi"/>
                <w:color w:val="000000"/>
                <w:sz w:val="18"/>
                <w:szCs w:val="16"/>
              </w:rPr>
              <w:t>Product</w:t>
            </w:r>
          </w:p>
        </w:tc>
        <w:tc>
          <w:tcPr>
            <w:tcW w:w="1659" w:type="dxa"/>
            <w:tcBorders>
              <w:top w:val="single" w:sz="4" w:space="0" w:color="auto"/>
              <w:left w:val="single" w:sz="4" w:space="0" w:color="auto"/>
              <w:bottom w:val="single" w:sz="4" w:space="0" w:color="auto"/>
              <w:right w:val="single" w:sz="4" w:space="0" w:color="auto"/>
            </w:tcBorders>
            <w:tcPrChange w:id="10326"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40B1F1D3" w14:textId="720177CD" w:rsidR="00320E3A" w:rsidRPr="009A6BD8" w:rsidRDefault="00320E3A" w:rsidP="00320E3A">
            <w:pPr>
              <w:rPr>
                <w:rFonts w:asciiTheme="minorHAnsi" w:hAnsiTheme="minorHAnsi" w:cstheme="minorHAnsi"/>
                <w:color w:val="000000"/>
                <w:sz w:val="18"/>
                <w:szCs w:val="16"/>
              </w:rPr>
            </w:pPr>
            <w:ins w:id="10327" w:author="Rakesh Singhi" w:date="2015-02-07T15:36:00Z">
              <w:r w:rsidRPr="00C061B6">
                <w:rPr>
                  <w:rFonts w:asciiTheme="minorHAnsi" w:hAnsiTheme="minorHAnsi" w:cstheme="minorHAnsi"/>
                  <w:color w:val="000000"/>
                  <w:sz w:val="18"/>
                  <w:szCs w:val="16"/>
                </w:rPr>
                <w:t>Pcode</w:t>
              </w:r>
            </w:ins>
            <w:del w:id="10328" w:author="Rakesh Singhi" w:date="2015-02-07T15:36:00Z">
              <w:r w:rsidRPr="009A6BD8" w:rsidDel="00291955">
                <w:rPr>
                  <w:rFonts w:asciiTheme="minorHAnsi" w:hAnsiTheme="minorHAnsi" w:cstheme="minorHAnsi"/>
                  <w:color w:val="000000"/>
                  <w:sz w:val="18"/>
                  <w:szCs w:val="16"/>
                </w:rPr>
                <w:delText>Pcode</w:delText>
              </w:r>
            </w:del>
          </w:p>
        </w:tc>
        <w:tc>
          <w:tcPr>
            <w:tcW w:w="2047" w:type="dxa"/>
            <w:tcBorders>
              <w:top w:val="single" w:sz="4" w:space="0" w:color="auto"/>
              <w:left w:val="single" w:sz="4" w:space="0" w:color="auto"/>
              <w:bottom w:val="single" w:sz="4" w:space="0" w:color="auto"/>
              <w:right w:val="single" w:sz="4" w:space="0" w:color="auto"/>
            </w:tcBorders>
            <w:tcPrChange w:id="10329"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0596FC21" w14:textId="3D5DFA32" w:rsidR="00320E3A" w:rsidRPr="007767A4" w:rsidRDefault="00320E3A" w:rsidP="00320E3A">
            <w:pPr>
              <w:rPr>
                <w:rFonts w:asciiTheme="minorHAnsi" w:hAnsiTheme="minorHAnsi" w:cstheme="minorHAnsi"/>
                <w:color w:val="000000"/>
                <w:sz w:val="18"/>
                <w:szCs w:val="16"/>
              </w:rPr>
            </w:pPr>
            <w:ins w:id="10330" w:author="Rakesh Singhi" w:date="2015-02-07T15:37:00Z">
              <w:r w:rsidRPr="00B257C2">
                <w:rPr>
                  <w:rFonts w:asciiTheme="minorHAnsi" w:hAnsiTheme="minorHAnsi" w:cstheme="minorHAnsi"/>
                  <w:color w:val="000000"/>
                  <w:sz w:val="18"/>
                  <w:szCs w:val="16"/>
                </w:rPr>
                <w:t>VEBIP_ProductHierarchy</w:t>
              </w:r>
            </w:ins>
            <w:del w:id="10331" w:author="Rakesh Singhi" w:date="2015-02-07T15:37:00Z">
              <w:r w:rsidRPr="00C061B6" w:rsidDel="00B86A70">
                <w:rPr>
                  <w:rFonts w:asciiTheme="minorHAnsi" w:hAnsiTheme="minorHAnsi" w:cstheme="minorHAnsi"/>
                  <w:color w:val="000000"/>
                  <w:sz w:val="18"/>
                  <w:szCs w:val="16"/>
                </w:rPr>
                <w:delText>VEBIP_ProductHierarchy</w:delText>
              </w:r>
            </w:del>
          </w:p>
        </w:tc>
        <w:tc>
          <w:tcPr>
            <w:tcW w:w="1643" w:type="dxa"/>
            <w:tcBorders>
              <w:top w:val="single" w:sz="4" w:space="0" w:color="auto"/>
              <w:left w:val="single" w:sz="4" w:space="0" w:color="auto"/>
              <w:bottom w:val="single" w:sz="4" w:space="0" w:color="auto"/>
              <w:right w:val="single" w:sz="4" w:space="0" w:color="auto"/>
            </w:tcBorders>
            <w:tcPrChange w:id="10332"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0C53349D" w14:textId="59541A6B" w:rsidR="00320E3A" w:rsidRPr="007767A4" w:rsidRDefault="00320E3A" w:rsidP="00320E3A">
            <w:pPr>
              <w:rPr>
                <w:rFonts w:asciiTheme="minorHAnsi" w:hAnsiTheme="minorHAnsi" w:cstheme="minorHAnsi"/>
                <w:color w:val="000000"/>
                <w:sz w:val="18"/>
                <w:szCs w:val="16"/>
              </w:rPr>
            </w:pPr>
            <w:ins w:id="10333" w:author="Rakesh Singhi" w:date="2015-02-07T15:37:00Z">
              <w:r w:rsidRPr="00C061B6">
                <w:rPr>
                  <w:rFonts w:asciiTheme="minorHAnsi" w:hAnsiTheme="minorHAnsi" w:cstheme="minorHAnsi"/>
                  <w:color w:val="000000"/>
                  <w:sz w:val="18"/>
                  <w:szCs w:val="16"/>
                </w:rPr>
                <w:t>Pcode</w:t>
              </w:r>
            </w:ins>
            <w:del w:id="10334" w:author="Rakesh Singhi" w:date="2015-02-07T15:37:00Z">
              <w:r w:rsidRPr="00C13BEA" w:rsidDel="002933BF">
                <w:rPr>
                  <w:rFonts w:asciiTheme="minorHAnsi" w:hAnsiTheme="minorHAnsi" w:cstheme="minorHAnsi"/>
                  <w:color w:val="000000"/>
                  <w:sz w:val="18"/>
                  <w:szCs w:val="16"/>
                </w:rPr>
                <w:delText>Pcode</w:delText>
              </w:r>
            </w:del>
          </w:p>
        </w:tc>
      </w:tr>
      <w:tr w:rsidR="00320E3A" w:rsidRPr="00C061B6" w14:paraId="008A30B6" w14:textId="77777777" w:rsidTr="000A20BF">
        <w:tc>
          <w:tcPr>
            <w:tcW w:w="2430" w:type="dxa"/>
            <w:tcBorders>
              <w:top w:val="single" w:sz="4" w:space="0" w:color="auto"/>
              <w:left w:val="single" w:sz="4" w:space="0" w:color="auto"/>
              <w:bottom w:val="single" w:sz="4" w:space="0" w:color="auto"/>
              <w:right w:val="single" w:sz="4" w:space="0" w:color="auto"/>
            </w:tcBorders>
            <w:shd w:val="clear" w:color="auto" w:fill="auto"/>
          </w:tcPr>
          <w:p w14:paraId="227222E5" w14:textId="2E488174" w:rsidR="00320E3A" w:rsidRPr="00C061B6" w:rsidRDefault="00320E3A" w:rsidP="00320E3A">
            <w:pPr>
              <w:rPr>
                <w:rFonts w:asciiTheme="minorHAnsi" w:hAnsiTheme="minorHAnsi" w:cstheme="minorHAnsi"/>
                <w:color w:val="000000"/>
                <w:sz w:val="18"/>
                <w:szCs w:val="16"/>
              </w:rPr>
            </w:pPr>
            <w:ins w:id="10335" w:author="Rakesh Singhi" w:date="2015-02-07T15:34:00Z">
              <w:r w:rsidRPr="00C061B6">
                <w:rPr>
                  <w:rFonts w:asciiTheme="minorHAnsi" w:hAnsiTheme="minorHAnsi" w:cstheme="minorHAnsi"/>
                  <w:color w:val="000000"/>
                  <w:sz w:val="18"/>
                  <w:szCs w:val="16"/>
                </w:rPr>
                <w:t>PRODUCT_FAMILY</w:t>
              </w:r>
            </w:ins>
            <w:del w:id="10336" w:author="Rakesh Singhi" w:date="2015-02-07T15:34:00Z">
              <w:r w:rsidDel="004260AB">
                <w:rPr>
                  <w:rFonts w:asciiTheme="minorHAnsi" w:hAnsiTheme="minorHAnsi" w:cstheme="minorHAnsi"/>
                  <w:color w:val="000000"/>
                  <w:sz w:val="18"/>
                  <w:szCs w:val="16"/>
                </w:rPr>
                <w:delText>PRODUCT_FAMILY</w:delText>
              </w:r>
            </w:del>
            <w:r>
              <w:rPr>
                <w:rFonts w:asciiTheme="minorHAnsi" w:hAnsiTheme="minorHAnsi" w:cstheme="minorHAnsi"/>
                <w:color w:val="000000"/>
                <w:sz w:val="18"/>
                <w:szCs w:val="16"/>
              </w:rPr>
              <w:tab/>
            </w:r>
          </w:p>
        </w:tc>
        <w:tc>
          <w:tcPr>
            <w:tcW w:w="1491" w:type="dxa"/>
            <w:tcBorders>
              <w:top w:val="single" w:sz="4" w:space="0" w:color="auto"/>
              <w:left w:val="single" w:sz="4" w:space="0" w:color="auto"/>
              <w:bottom w:val="single" w:sz="4" w:space="0" w:color="auto"/>
              <w:right w:val="single" w:sz="4" w:space="0" w:color="auto"/>
            </w:tcBorders>
            <w:shd w:val="clear" w:color="auto" w:fill="auto"/>
          </w:tcPr>
          <w:p w14:paraId="0FB16304" w14:textId="2E9B1A54" w:rsidR="00320E3A" w:rsidRPr="00C061B6" w:rsidRDefault="00320E3A" w:rsidP="00320E3A">
            <w:pPr>
              <w:rPr>
                <w:rFonts w:asciiTheme="minorHAnsi" w:hAnsiTheme="minorHAnsi" w:cstheme="minorHAnsi"/>
                <w:color w:val="000000"/>
                <w:sz w:val="18"/>
                <w:szCs w:val="16"/>
              </w:rPr>
            </w:pPr>
            <w:ins w:id="10337" w:author="Rakesh Singhi" w:date="2015-02-07T15:36:00Z">
              <w:r w:rsidRPr="00C061B6">
                <w:rPr>
                  <w:rFonts w:asciiTheme="minorHAnsi" w:hAnsiTheme="minorHAnsi" w:cstheme="minorHAnsi"/>
                  <w:color w:val="000000"/>
                  <w:sz w:val="18"/>
                  <w:szCs w:val="16"/>
                </w:rPr>
                <w:t>ProductFamily</w:t>
              </w:r>
            </w:ins>
            <w:del w:id="10338" w:author="Rakesh Singhi" w:date="2015-02-07T15:36:00Z">
              <w:r w:rsidRPr="009A6BD8" w:rsidDel="00D2692D">
                <w:rPr>
                  <w:rFonts w:asciiTheme="minorHAnsi" w:hAnsiTheme="minorHAnsi" w:cstheme="minorHAnsi"/>
                  <w:color w:val="000000"/>
                  <w:sz w:val="18"/>
                  <w:szCs w:val="16"/>
                </w:rPr>
                <w:delText>ProductFamily</w:delText>
              </w:r>
            </w:del>
          </w:p>
        </w:tc>
        <w:tc>
          <w:tcPr>
            <w:tcW w:w="1659" w:type="dxa"/>
            <w:tcBorders>
              <w:top w:val="single" w:sz="4" w:space="0" w:color="auto"/>
              <w:left w:val="single" w:sz="4" w:space="0" w:color="auto"/>
              <w:bottom w:val="single" w:sz="4" w:space="0" w:color="auto"/>
              <w:right w:val="single" w:sz="4" w:space="0" w:color="auto"/>
            </w:tcBorders>
          </w:tcPr>
          <w:p w14:paraId="2330504B" w14:textId="0F4DE488" w:rsidR="00320E3A" w:rsidRPr="00C061B6" w:rsidRDefault="00320E3A" w:rsidP="00320E3A">
            <w:pPr>
              <w:rPr>
                <w:rFonts w:asciiTheme="minorHAnsi" w:hAnsiTheme="minorHAnsi" w:cstheme="minorHAnsi"/>
                <w:color w:val="000000"/>
                <w:sz w:val="18"/>
                <w:szCs w:val="16"/>
              </w:rPr>
            </w:pPr>
            <w:ins w:id="10339" w:author="Rakesh Singhi" w:date="2015-02-07T15:36:00Z">
              <w:r w:rsidRPr="00C061B6">
                <w:rPr>
                  <w:rFonts w:asciiTheme="minorHAnsi" w:hAnsiTheme="minorHAnsi" w:cstheme="minorHAnsi"/>
                  <w:color w:val="000000"/>
                  <w:sz w:val="18"/>
                  <w:szCs w:val="16"/>
                </w:rPr>
                <w:t>ProductFamily</w:t>
              </w:r>
            </w:ins>
            <w:del w:id="10340" w:author="Rakesh Singhi" w:date="2015-02-07T15:36:00Z">
              <w:r w:rsidRPr="009A6BD8" w:rsidDel="00291955">
                <w:rPr>
                  <w:rFonts w:asciiTheme="minorHAnsi" w:hAnsiTheme="minorHAnsi" w:cstheme="minorHAnsi"/>
                  <w:color w:val="000000"/>
                  <w:sz w:val="18"/>
                  <w:szCs w:val="16"/>
                </w:rPr>
                <w:delText>ProductFamily</w:delText>
              </w:r>
            </w:del>
          </w:p>
        </w:tc>
        <w:tc>
          <w:tcPr>
            <w:tcW w:w="2047" w:type="dxa"/>
            <w:tcBorders>
              <w:top w:val="single" w:sz="4" w:space="0" w:color="auto"/>
              <w:left w:val="single" w:sz="4" w:space="0" w:color="auto"/>
              <w:bottom w:val="single" w:sz="4" w:space="0" w:color="auto"/>
              <w:right w:val="single" w:sz="4" w:space="0" w:color="auto"/>
            </w:tcBorders>
          </w:tcPr>
          <w:p w14:paraId="0F851DCC" w14:textId="3A44EAFB" w:rsidR="00320E3A" w:rsidRPr="00B257C2" w:rsidRDefault="00320E3A" w:rsidP="00320E3A">
            <w:pPr>
              <w:rPr>
                <w:rFonts w:asciiTheme="minorHAnsi" w:hAnsiTheme="minorHAnsi" w:cstheme="minorHAnsi"/>
                <w:color w:val="000000"/>
                <w:sz w:val="18"/>
                <w:szCs w:val="16"/>
              </w:rPr>
            </w:pPr>
            <w:ins w:id="10341" w:author="Rakesh Singhi" w:date="2015-02-07T15:37:00Z">
              <w:r w:rsidRPr="00B257C2">
                <w:rPr>
                  <w:rFonts w:asciiTheme="minorHAnsi" w:hAnsiTheme="minorHAnsi" w:cstheme="minorHAnsi"/>
                  <w:color w:val="000000"/>
                  <w:sz w:val="18"/>
                  <w:szCs w:val="16"/>
                </w:rPr>
                <w:t>VEBIP_ProductHierarchy</w:t>
              </w:r>
            </w:ins>
            <w:del w:id="10342" w:author="Rakesh Singhi" w:date="2015-02-07T15:37:00Z">
              <w:r w:rsidRPr="00C061B6" w:rsidDel="00B86A70">
                <w:rPr>
                  <w:rFonts w:asciiTheme="minorHAnsi" w:hAnsiTheme="minorHAnsi" w:cstheme="minorHAnsi"/>
                  <w:color w:val="000000"/>
                  <w:sz w:val="18"/>
                  <w:szCs w:val="16"/>
                </w:rPr>
                <w:delText>VEBIP_ProductHierarchy</w:delText>
              </w:r>
            </w:del>
          </w:p>
        </w:tc>
        <w:tc>
          <w:tcPr>
            <w:tcW w:w="1643" w:type="dxa"/>
            <w:tcBorders>
              <w:top w:val="single" w:sz="4" w:space="0" w:color="auto"/>
              <w:left w:val="single" w:sz="4" w:space="0" w:color="auto"/>
              <w:bottom w:val="single" w:sz="4" w:space="0" w:color="auto"/>
              <w:right w:val="single" w:sz="4" w:space="0" w:color="auto"/>
            </w:tcBorders>
          </w:tcPr>
          <w:p w14:paraId="00D4D8B4" w14:textId="00F77428" w:rsidR="00320E3A" w:rsidRPr="00C061B6" w:rsidRDefault="00320E3A" w:rsidP="00320E3A">
            <w:pPr>
              <w:rPr>
                <w:rFonts w:asciiTheme="minorHAnsi" w:hAnsiTheme="minorHAnsi" w:cstheme="minorHAnsi"/>
                <w:color w:val="000000"/>
                <w:sz w:val="18"/>
                <w:szCs w:val="16"/>
              </w:rPr>
            </w:pPr>
            <w:ins w:id="10343" w:author="Rakesh Singhi" w:date="2015-02-07T15:37:00Z">
              <w:r w:rsidRPr="00C061B6">
                <w:rPr>
                  <w:rFonts w:asciiTheme="minorHAnsi" w:hAnsiTheme="minorHAnsi" w:cstheme="minorHAnsi"/>
                  <w:color w:val="000000"/>
                  <w:sz w:val="18"/>
                  <w:szCs w:val="16"/>
                </w:rPr>
                <w:t>ProductFamily</w:t>
              </w:r>
            </w:ins>
            <w:del w:id="10344" w:author="Rakesh Singhi" w:date="2015-02-07T15:37:00Z">
              <w:r w:rsidRPr="007767A4" w:rsidDel="002933BF">
                <w:rPr>
                  <w:rFonts w:asciiTheme="minorHAnsi" w:hAnsiTheme="minorHAnsi" w:cstheme="minorHAnsi"/>
                  <w:color w:val="000000"/>
                  <w:sz w:val="18"/>
                  <w:szCs w:val="16"/>
                </w:rPr>
                <w:delText>ProductFamily</w:delText>
              </w:r>
            </w:del>
          </w:p>
        </w:tc>
      </w:tr>
      <w:tr w:rsidR="00320E3A" w:rsidRPr="00C061B6" w14:paraId="6769D373"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345"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346" w:author="Rakesh Singhi" w:date="2015-02-07T15:34:00Z"/>
        </w:trPr>
        <w:tc>
          <w:tcPr>
            <w:tcW w:w="2430" w:type="dxa"/>
            <w:tcBorders>
              <w:top w:val="single" w:sz="4" w:space="0" w:color="auto"/>
              <w:left w:val="single" w:sz="4" w:space="0" w:color="auto"/>
              <w:bottom w:val="single" w:sz="4" w:space="0" w:color="auto"/>
              <w:right w:val="single" w:sz="4" w:space="0" w:color="auto"/>
            </w:tcBorders>
            <w:shd w:val="clear" w:color="auto" w:fill="auto"/>
            <w:tcPrChange w:id="10347"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401BFAB" w14:textId="5BE93BB3" w:rsidR="00320E3A" w:rsidRDefault="00320E3A" w:rsidP="00320E3A">
            <w:pPr>
              <w:rPr>
                <w:ins w:id="10348" w:author="Rakesh Singhi" w:date="2015-02-07T15:34:00Z"/>
                <w:rFonts w:asciiTheme="minorHAnsi" w:hAnsiTheme="minorHAnsi" w:cstheme="minorHAnsi"/>
                <w:color w:val="000000"/>
                <w:sz w:val="18"/>
                <w:szCs w:val="16"/>
              </w:rPr>
            </w:pPr>
            <w:ins w:id="10349" w:author="Rakesh Singhi" w:date="2015-02-07T15:34:00Z">
              <w:r w:rsidRPr="00C061B6">
                <w:rPr>
                  <w:rFonts w:asciiTheme="minorHAnsi" w:hAnsiTheme="minorHAnsi" w:cstheme="minorHAnsi"/>
                  <w:color w:val="000000"/>
                  <w:sz w:val="18"/>
                  <w:szCs w:val="16"/>
                </w:rPr>
                <w:t>PRODUCT_FAMILY_ID</w:t>
              </w:r>
            </w:ins>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350"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5222A8F6" w14:textId="7D2ECE10" w:rsidR="00320E3A" w:rsidRPr="009A6BD8" w:rsidRDefault="00320E3A" w:rsidP="00320E3A">
            <w:pPr>
              <w:rPr>
                <w:ins w:id="10351" w:author="Rakesh Singhi" w:date="2015-02-07T15:34:00Z"/>
                <w:rFonts w:asciiTheme="minorHAnsi" w:hAnsiTheme="minorHAnsi" w:cstheme="minorHAnsi"/>
                <w:color w:val="000000"/>
                <w:sz w:val="18"/>
                <w:szCs w:val="16"/>
              </w:rPr>
            </w:pPr>
            <w:ins w:id="10352" w:author="Rakesh Singhi" w:date="2015-02-07T15:36:00Z">
              <w:r w:rsidRPr="00C061B6">
                <w:rPr>
                  <w:rFonts w:asciiTheme="minorHAnsi" w:hAnsiTheme="minorHAnsi" w:cstheme="minorHAnsi"/>
                  <w:color w:val="000000"/>
                  <w:sz w:val="18"/>
                  <w:szCs w:val="16"/>
                </w:rPr>
                <w:t>ProductFamily</w:t>
              </w:r>
            </w:ins>
          </w:p>
        </w:tc>
        <w:tc>
          <w:tcPr>
            <w:tcW w:w="1659" w:type="dxa"/>
            <w:tcBorders>
              <w:top w:val="single" w:sz="4" w:space="0" w:color="auto"/>
              <w:left w:val="single" w:sz="4" w:space="0" w:color="auto"/>
              <w:bottom w:val="single" w:sz="4" w:space="0" w:color="auto"/>
              <w:right w:val="single" w:sz="4" w:space="0" w:color="auto"/>
            </w:tcBorders>
            <w:tcPrChange w:id="10353"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16B8B4CB" w14:textId="0FAC5D45" w:rsidR="00320E3A" w:rsidRPr="009A6BD8" w:rsidRDefault="00320E3A" w:rsidP="00320E3A">
            <w:pPr>
              <w:rPr>
                <w:ins w:id="10354" w:author="Rakesh Singhi" w:date="2015-02-07T15:34:00Z"/>
                <w:rFonts w:asciiTheme="minorHAnsi" w:hAnsiTheme="minorHAnsi" w:cstheme="minorHAnsi"/>
                <w:color w:val="000000"/>
                <w:sz w:val="18"/>
                <w:szCs w:val="16"/>
              </w:rPr>
            </w:pPr>
            <w:ins w:id="10355" w:author="Rakesh Singhi" w:date="2015-02-07T15:36:00Z">
              <w:r w:rsidRPr="00C061B6">
                <w:rPr>
                  <w:rFonts w:asciiTheme="minorHAnsi" w:hAnsiTheme="minorHAnsi" w:cstheme="minorHAnsi"/>
                  <w:color w:val="000000"/>
                  <w:sz w:val="18"/>
                  <w:szCs w:val="16"/>
                </w:rPr>
                <w:t>ProductFamilyId</w:t>
              </w:r>
            </w:ins>
          </w:p>
        </w:tc>
        <w:tc>
          <w:tcPr>
            <w:tcW w:w="2047" w:type="dxa"/>
            <w:tcBorders>
              <w:top w:val="single" w:sz="4" w:space="0" w:color="auto"/>
              <w:left w:val="single" w:sz="4" w:space="0" w:color="auto"/>
              <w:bottom w:val="single" w:sz="4" w:space="0" w:color="auto"/>
              <w:right w:val="single" w:sz="4" w:space="0" w:color="auto"/>
            </w:tcBorders>
            <w:tcPrChange w:id="10356"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46FC97E7" w14:textId="0D2263B6" w:rsidR="00320E3A" w:rsidRPr="00C061B6" w:rsidRDefault="00320E3A" w:rsidP="00320E3A">
            <w:pPr>
              <w:rPr>
                <w:ins w:id="10357" w:author="Rakesh Singhi" w:date="2015-02-07T15:34:00Z"/>
                <w:rFonts w:asciiTheme="minorHAnsi" w:hAnsiTheme="minorHAnsi" w:cstheme="minorHAnsi"/>
                <w:color w:val="000000"/>
                <w:sz w:val="18"/>
                <w:szCs w:val="16"/>
              </w:rPr>
            </w:pPr>
            <w:ins w:id="10358" w:author="Rakesh Singhi" w:date="2015-02-07T15:37:00Z">
              <w:r w:rsidRPr="00B257C2">
                <w:rPr>
                  <w:rFonts w:asciiTheme="minorHAnsi" w:hAnsiTheme="minorHAnsi" w:cstheme="minorHAnsi"/>
                  <w:color w:val="000000"/>
                  <w:sz w:val="18"/>
                  <w:szCs w:val="16"/>
                </w:rPr>
                <w:t>VEBIP_ProductHierarchy</w:t>
              </w:r>
            </w:ins>
          </w:p>
        </w:tc>
        <w:tc>
          <w:tcPr>
            <w:tcW w:w="1643" w:type="dxa"/>
            <w:tcBorders>
              <w:top w:val="single" w:sz="4" w:space="0" w:color="auto"/>
              <w:left w:val="single" w:sz="4" w:space="0" w:color="auto"/>
              <w:bottom w:val="single" w:sz="4" w:space="0" w:color="auto"/>
              <w:right w:val="single" w:sz="4" w:space="0" w:color="auto"/>
            </w:tcBorders>
            <w:tcPrChange w:id="10359"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635C4FAF" w14:textId="2551F4CE" w:rsidR="00320E3A" w:rsidRPr="007767A4" w:rsidRDefault="00320E3A" w:rsidP="00320E3A">
            <w:pPr>
              <w:rPr>
                <w:ins w:id="10360" w:author="Rakesh Singhi" w:date="2015-02-07T15:34:00Z"/>
                <w:rFonts w:asciiTheme="minorHAnsi" w:hAnsiTheme="minorHAnsi" w:cstheme="minorHAnsi"/>
                <w:color w:val="000000"/>
                <w:sz w:val="18"/>
                <w:szCs w:val="16"/>
              </w:rPr>
            </w:pPr>
            <w:ins w:id="10361" w:author="Rakesh Singhi" w:date="2015-02-07T15:37:00Z">
              <w:r w:rsidRPr="00C061B6">
                <w:rPr>
                  <w:rFonts w:asciiTheme="minorHAnsi" w:hAnsiTheme="minorHAnsi" w:cstheme="minorHAnsi"/>
                  <w:color w:val="000000"/>
                  <w:sz w:val="18"/>
                  <w:szCs w:val="16"/>
                </w:rPr>
                <w:t>ProductFamilyId</w:t>
              </w:r>
            </w:ins>
          </w:p>
        </w:tc>
      </w:tr>
      <w:tr w:rsidR="00320E3A" w:rsidRPr="00C061B6" w14:paraId="0746FF18"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362"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430" w:type="dxa"/>
            <w:tcBorders>
              <w:top w:val="single" w:sz="4" w:space="0" w:color="auto"/>
              <w:left w:val="single" w:sz="4" w:space="0" w:color="auto"/>
              <w:bottom w:val="single" w:sz="4" w:space="0" w:color="auto"/>
              <w:right w:val="single" w:sz="4" w:space="0" w:color="auto"/>
            </w:tcBorders>
            <w:shd w:val="clear" w:color="auto" w:fill="auto"/>
            <w:tcPrChange w:id="10363"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1019DB7" w14:textId="56B94BFB" w:rsidR="00320E3A" w:rsidRPr="009A6BD8" w:rsidRDefault="00320E3A" w:rsidP="00320E3A">
            <w:pPr>
              <w:rPr>
                <w:rFonts w:asciiTheme="minorHAnsi" w:hAnsiTheme="minorHAnsi" w:cstheme="minorHAnsi"/>
                <w:color w:val="000000"/>
                <w:sz w:val="18"/>
                <w:szCs w:val="16"/>
              </w:rPr>
            </w:pPr>
            <w:ins w:id="10364" w:author="Rakesh Singhi" w:date="2015-02-07T15:34:00Z">
              <w:r w:rsidRPr="00C061B6">
                <w:rPr>
                  <w:rFonts w:asciiTheme="minorHAnsi" w:hAnsiTheme="minorHAnsi" w:cstheme="minorHAnsi"/>
                  <w:color w:val="000000"/>
                  <w:sz w:val="18"/>
                  <w:szCs w:val="16"/>
                </w:rPr>
                <w:t>BUSINESS_TEAM</w:t>
              </w:r>
            </w:ins>
            <w:del w:id="10365" w:author="Rakesh Singhi" w:date="2015-02-07T15:34:00Z">
              <w:r w:rsidRPr="00835BB2" w:rsidDel="004260AB">
                <w:rPr>
                  <w:rFonts w:asciiTheme="minorHAnsi" w:hAnsiTheme="minorHAnsi" w:cstheme="minorHAnsi"/>
                  <w:color w:val="000000"/>
                  <w:sz w:val="18"/>
                  <w:szCs w:val="16"/>
                </w:rPr>
                <w:delText>BUSINESS_TEAM</w:delText>
              </w:r>
            </w:del>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366"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760C5383" w14:textId="43F55346" w:rsidR="00320E3A" w:rsidRPr="009A6BD8" w:rsidRDefault="00320E3A" w:rsidP="00320E3A">
            <w:pPr>
              <w:rPr>
                <w:rFonts w:asciiTheme="minorHAnsi" w:hAnsiTheme="minorHAnsi" w:cstheme="minorHAnsi"/>
                <w:color w:val="000000"/>
                <w:sz w:val="18"/>
                <w:szCs w:val="16"/>
              </w:rPr>
            </w:pPr>
            <w:ins w:id="10367" w:author="Rakesh Singhi" w:date="2015-02-07T15:36:00Z">
              <w:r w:rsidRPr="00C061B6">
                <w:rPr>
                  <w:rFonts w:asciiTheme="minorHAnsi" w:hAnsiTheme="minorHAnsi" w:cstheme="minorHAnsi"/>
                  <w:color w:val="000000"/>
                  <w:sz w:val="18"/>
                  <w:szCs w:val="16"/>
                </w:rPr>
                <w:t>BusinessTeam</w:t>
              </w:r>
            </w:ins>
            <w:del w:id="10368" w:author="Rakesh Singhi" w:date="2015-02-07T15:36:00Z">
              <w:r w:rsidRPr="009A6BD8" w:rsidDel="00D2692D">
                <w:rPr>
                  <w:rFonts w:asciiTheme="minorHAnsi" w:hAnsiTheme="minorHAnsi" w:cstheme="minorHAnsi"/>
                  <w:color w:val="000000"/>
                  <w:sz w:val="18"/>
                  <w:szCs w:val="16"/>
                </w:rPr>
                <w:delText>BusinessTeam</w:delText>
              </w:r>
            </w:del>
          </w:p>
        </w:tc>
        <w:tc>
          <w:tcPr>
            <w:tcW w:w="1659" w:type="dxa"/>
            <w:tcBorders>
              <w:top w:val="single" w:sz="4" w:space="0" w:color="auto"/>
              <w:left w:val="single" w:sz="4" w:space="0" w:color="auto"/>
              <w:bottom w:val="single" w:sz="4" w:space="0" w:color="auto"/>
              <w:right w:val="single" w:sz="4" w:space="0" w:color="auto"/>
            </w:tcBorders>
            <w:tcPrChange w:id="10369"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51ECC738" w14:textId="532D884F" w:rsidR="00320E3A" w:rsidRPr="009A6BD8" w:rsidRDefault="00320E3A" w:rsidP="00320E3A">
            <w:pPr>
              <w:rPr>
                <w:rFonts w:asciiTheme="minorHAnsi" w:hAnsiTheme="minorHAnsi" w:cstheme="minorHAnsi"/>
                <w:color w:val="000000"/>
                <w:sz w:val="18"/>
                <w:szCs w:val="16"/>
              </w:rPr>
            </w:pPr>
            <w:ins w:id="10370" w:author="Rakesh Singhi" w:date="2015-02-07T15:36:00Z">
              <w:r w:rsidRPr="00C061B6">
                <w:rPr>
                  <w:rFonts w:asciiTheme="minorHAnsi" w:hAnsiTheme="minorHAnsi" w:cstheme="minorHAnsi"/>
                  <w:color w:val="000000"/>
                  <w:sz w:val="18"/>
                  <w:szCs w:val="16"/>
                </w:rPr>
                <w:t>BusinessTeam</w:t>
              </w:r>
            </w:ins>
            <w:del w:id="10371" w:author="Rakesh Singhi" w:date="2015-02-07T15:36:00Z">
              <w:r w:rsidRPr="009A6BD8" w:rsidDel="00291955">
                <w:rPr>
                  <w:rFonts w:asciiTheme="minorHAnsi" w:hAnsiTheme="minorHAnsi" w:cstheme="minorHAnsi"/>
                  <w:color w:val="000000"/>
                  <w:sz w:val="18"/>
                  <w:szCs w:val="16"/>
                </w:rPr>
                <w:delText>BusinessTeam</w:delText>
              </w:r>
            </w:del>
          </w:p>
        </w:tc>
        <w:tc>
          <w:tcPr>
            <w:tcW w:w="2047" w:type="dxa"/>
            <w:tcBorders>
              <w:top w:val="single" w:sz="4" w:space="0" w:color="auto"/>
              <w:left w:val="single" w:sz="4" w:space="0" w:color="auto"/>
              <w:bottom w:val="single" w:sz="4" w:space="0" w:color="auto"/>
              <w:right w:val="single" w:sz="4" w:space="0" w:color="auto"/>
            </w:tcBorders>
            <w:tcPrChange w:id="10372"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03A3884A" w14:textId="7A030E60" w:rsidR="00320E3A" w:rsidRPr="007767A4" w:rsidRDefault="00320E3A" w:rsidP="00320E3A">
            <w:pPr>
              <w:rPr>
                <w:rFonts w:asciiTheme="minorHAnsi" w:hAnsiTheme="minorHAnsi" w:cstheme="minorHAnsi"/>
                <w:color w:val="000000"/>
                <w:sz w:val="18"/>
                <w:szCs w:val="16"/>
              </w:rPr>
            </w:pPr>
            <w:ins w:id="10373" w:author="Rakesh Singhi" w:date="2015-02-07T15:37:00Z">
              <w:r w:rsidRPr="00B257C2">
                <w:rPr>
                  <w:rFonts w:asciiTheme="minorHAnsi" w:hAnsiTheme="minorHAnsi" w:cstheme="minorHAnsi"/>
                  <w:color w:val="000000"/>
                  <w:sz w:val="18"/>
                  <w:szCs w:val="16"/>
                </w:rPr>
                <w:t>VEBIP_ProductHierarchy</w:t>
              </w:r>
            </w:ins>
            <w:del w:id="10374" w:author="Rakesh Singhi" w:date="2015-02-07T15:37:00Z">
              <w:r w:rsidRPr="00C061B6" w:rsidDel="00B86A70">
                <w:rPr>
                  <w:rFonts w:asciiTheme="minorHAnsi" w:hAnsiTheme="minorHAnsi" w:cstheme="minorHAnsi"/>
                  <w:color w:val="000000"/>
                  <w:sz w:val="18"/>
                  <w:szCs w:val="16"/>
                </w:rPr>
                <w:delText>VEBIP_ProductHierarchy</w:delText>
              </w:r>
            </w:del>
          </w:p>
        </w:tc>
        <w:tc>
          <w:tcPr>
            <w:tcW w:w="1643" w:type="dxa"/>
            <w:tcBorders>
              <w:top w:val="single" w:sz="4" w:space="0" w:color="auto"/>
              <w:left w:val="single" w:sz="4" w:space="0" w:color="auto"/>
              <w:bottom w:val="single" w:sz="4" w:space="0" w:color="auto"/>
              <w:right w:val="single" w:sz="4" w:space="0" w:color="auto"/>
            </w:tcBorders>
            <w:tcPrChange w:id="10375"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3B0234D" w14:textId="511D32CC" w:rsidR="00320E3A" w:rsidRPr="007767A4" w:rsidRDefault="00320E3A" w:rsidP="00320E3A">
            <w:pPr>
              <w:rPr>
                <w:rFonts w:asciiTheme="minorHAnsi" w:hAnsiTheme="minorHAnsi" w:cstheme="minorHAnsi"/>
                <w:color w:val="000000"/>
                <w:sz w:val="18"/>
                <w:szCs w:val="16"/>
              </w:rPr>
            </w:pPr>
            <w:ins w:id="10376" w:author="Rakesh Singhi" w:date="2015-02-07T15:37:00Z">
              <w:r w:rsidRPr="00C061B6">
                <w:rPr>
                  <w:rFonts w:asciiTheme="minorHAnsi" w:hAnsiTheme="minorHAnsi" w:cstheme="minorHAnsi"/>
                  <w:color w:val="000000"/>
                  <w:sz w:val="18"/>
                  <w:szCs w:val="16"/>
                </w:rPr>
                <w:t>BusinessTeam</w:t>
              </w:r>
            </w:ins>
            <w:del w:id="10377" w:author="Rakesh Singhi" w:date="2015-02-07T15:37:00Z">
              <w:r w:rsidRPr="007767A4" w:rsidDel="002933BF">
                <w:rPr>
                  <w:rFonts w:asciiTheme="minorHAnsi" w:hAnsiTheme="minorHAnsi" w:cstheme="minorHAnsi"/>
                  <w:color w:val="000000"/>
                  <w:sz w:val="18"/>
                  <w:szCs w:val="16"/>
                </w:rPr>
                <w:delText>BusinessTeam</w:delText>
              </w:r>
            </w:del>
          </w:p>
        </w:tc>
      </w:tr>
      <w:tr w:rsidR="00320E3A" w:rsidRPr="00C061B6" w14:paraId="05FD2449"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378"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379" w:author="Rakesh Singhi" w:date="2015-02-07T15:34:00Z"/>
        </w:trPr>
        <w:tc>
          <w:tcPr>
            <w:tcW w:w="2430" w:type="dxa"/>
            <w:tcBorders>
              <w:top w:val="single" w:sz="4" w:space="0" w:color="auto"/>
              <w:left w:val="single" w:sz="4" w:space="0" w:color="auto"/>
              <w:bottom w:val="single" w:sz="4" w:space="0" w:color="auto"/>
              <w:right w:val="single" w:sz="4" w:space="0" w:color="auto"/>
            </w:tcBorders>
            <w:shd w:val="clear" w:color="auto" w:fill="auto"/>
            <w:tcPrChange w:id="10380"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B8A2378" w14:textId="1DA4D01A" w:rsidR="00320E3A" w:rsidRPr="00835BB2" w:rsidRDefault="00320E3A" w:rsidP="00320E3A">
            <w:pPr>
              <w:rPr>
                <w:ins w:id="10381" w:author="Rakesh Singhi" w:date="2015-02-07T15:34:00Z"/>
                <w:rFonts w:asciiTheme="minorHAnsi" w:hAnsiTheme="minorHAnsi" w:cstheme="minorHAnsi"/>
                <w:color w:val="000000"/>
                <w:sz w:val="18"/>
                <w:szCs w:val="16"/>
              </w:rPr>
            </w:pPr>
            <w:ins w:id="10382" w:author="Rakesh Singhi" w:date="2015-02-07T15:34:00Z">
              <w:r w:rsidRPr="00C061B6">
                <w:rPr>
                  <w:rFonts w:asciiTheme="minorHAnsi" w:hAnsiTheme="minorHAnsi" w:cstheme="minorHAnsi"/>
                  <w:color w:val="000000"/>
                  <w:sz w:val="18"/>
                  <w:szCs w:val="16"/>
                </w:rPr>
                <w:t>BUSINESS_TEAM_ID</w:t>
              </w:r>
            </w:ins>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383"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2D7FB2B9" w14:textId="35888517" w:rsidR="00320E3A" w:rsidRPr="009A6BD8" w:rsidRDefault="00320E3A" w:rsidP="00320E3A">
            <w:pPr>
              <w:rPr>
                <w:ins w:id="10384" w:author="Rakesh Singhi" w:date="2015-02-07T15:34:00Z"/>
                <w:rFonts w:asciiTheme="minorHAnsi" w:hAnsiTheme="minorHAnsi" w:cstheme="minorHAnsi"/>
                <w:color w:val="000000"/>
                <w:sz w:val="18"/>
                <w:szCs w:val="16"/>
              </w:rPr>
            </w:pPr>
            <w:ins w:id="10385" w:author="Rakesh Singhi" w:date="2015-02-07T15:36:00Z">
              <w:r w:rsidRPr="00C061B6">
                <w:rPr>
                  <w:rFonts w:asciiTheme="minorHAnsi" w:hAnsiTheme="minorHAnsi" w:cstheme="minorHAnsi"/>
                  <w:color w:val="000000"/>
                  <w:sz w:val="18"/>
                  <w:szCs w:val="16"/>
                </w:rPr>
                <w:t>BusinessTeam</w:t>
              </w:r>
            </w:ins>
          </w:p>
        </w:tc>
        <w:tc>
          <w:tcPr>
            <w:tcW w:w="1659" w:type="dxa"/>
            <w:tcBorders>
              <w:top w:val="single" w:sz="4" w:space="0" w:color="auto"/>
              <w:left w:val="single" w:sz="4" w:space="0" w:color="auto"/>
              <w:bottom w:val="single" w:sz="4" w:space="0" w:color="auto"/>
              <w:right w:val="single" w:sz="4" w:space="0" w:color="auto"/>
            </w:tcBorders>
            <w:tcPrChange w:id="10386"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16F82E10" w14:textId="14D326DA" w:rsidR="00320E3A" w:rsidRPr="009A6BD8" w:rsidRDefault="00320E3A" w:rsidP="00320E3A">
            <w:pPr>
              <w:rPr>
                <w:ins w:id="10387" w:author="Rakesh Singhi" w:date="2015-02-07T15:34:00Z"/>
                <w:rFonts w:asciiTheme="minorHAnsi" w:hAnsiTheme="minorHAnsi" w:cstheme="minorHAnsi"/>
                <w:color w:val="000000"/>
                <w:sz w:val="18"/>
                <w:szCs w:val="16"/>
              </w:rPr>
            </w:pPr>
            <w:ins w:id="10388" w:author="Rakesh Singhi" w:date="2015-02-07T15:36:00Z">
              <w:r w:rsidRPr="00C061B6">
                <w:rPr>
                  <w:rFonts w:asciiTheme="minorHAnsi" w:hAnsiTheme="minorHAnsi" w:cstheme="minorHAnsi"/>
                  <w:color w:val="000000"/>
                  <w:sz w:val="18"/>
                  <w:szCs w:val="16"/>
                </w:rPr>
                <w:t>BusinessTeamId</w:t>
              </w:r>
            </w:ins>
          </w:p>
        </w:tc>
        <w:tc>
          <w:tcPr>
            <w:tcW w:w="2047" w:type="dxa"/>
            <w:tcBorders>
              <w:top w:val="single" w:sz="4" w:space="0" w:color="auto"/>
              <w:left w:val="single" w:sz="4" w:space="0" w:color="auto"/>
              <w:bottom w:val="single" w:sz="4" w:space="0" w:color="auto"/>
              <w:right w:val="single" w:sz="4" w:space="0" w:color="auto"/>
            </w:tcBorders>
            <w:tcPrChange w:id="10389"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4A0BE0E5" w14:textId="624B77E0" w:rsidR="00320E3A" w:rsidRPr="00C061B6" w:rsidRDefault="00320E3A" w:rsidP="00320E3A">
            <w:pPr>
              <w:rPr>
                <w:ins w:id="10390" w:author="Rakesh Singhi" w:date="2015-02-07T15:34:00Z"/>
                <w:rFonts w:asciiTheme="minorHAnsi" w:hAnsiTheme="minorHAnsi" w:cstheme="minorHAnsi"/>
                <w:color w:val="000000"/>
                <w:sz w:val="18"/>
                <w:szCs w:val="16"/>
              </w:rPr>
            </w:pPr>
            <w:ins w:id="10391" w:author="Rakesh Singhi" w:date="2015-02-07T15:37:00Z">
              <w:r w:rsidRPr="00B257C2">
                <w:rPr>
                  <w:rFonts w:asciiTheme="minorHAnsi" w:hAnsiTheme="minorHAnsi" w:cstheme="minorHAnsi"/>
                  <w:color w:val="000000"/>
                  <w:sz w:val="18"/>
                  <w:szCs w:val="16"/>
                </w:rPr>
                <w:t>VEBIP_ProductHierarchy</w:t>
              </w:r>
            </w:ins>
          </w:p>
        </w:tc>
        <w:tc>
          <w:tcPr>
            <w:tcW w:w="1643" w:type="dxa"/>
            <w:tcBorders>
              <w:top w:val="single" w:sz="4" w:space="0" w:color="auto"/>
              <w:left w:val="single" w:sz="4" w:space="0" w:color="auto"/>
              <w:bottom w:val="single" w:sz="4" w:space="0" w:color="auto"/>
              <w:right w:val="single" w:sz="4" w:space="0" w:color="auto"/>
            </w:tcBorders>
            <w:tcPrChange w:id="10392"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44BF9D2A" w14:textId="683290B4" w:rsidR="00320E3A" w:rsidRPr="007767A4" w:rsidRDefault="00320E3A" w:rsidP="00320E3A">
            <w:pPr>
              <w:rPr>
                <w:ins w:id="10393" w:author="Rakesh Singhi" w:date="2015-02-07T15:34:00Z"/>
                <w:rFonts w:asciiTheme="minorHAnsi" w:hAnsiTheme="minorHAnsi" w:cstheme="minorHAnsi"/>
                <w:color w:val="000000"/>
                <w:sz w:val="18"/>
                <w:szCs w:val="16"/>
              </w:rPr>
            </w:pPr>
            <w:ins w:id="10394" w:author="Rakesh Singhi" w:date="2015-02-07T15:37:00Z">
              <w:r w:rsidRPr="00C061B6">
                <w:rPr>
                  <w:rFonts w:asciiTheme="minorHAnsi" w:hAnsiTheme="minorHAnsi" w:cstheme="minorHAnsi"/>
                  <w:color w:val="000000"/>
                  <w:sz w:val="18"/>
                  <w:szCs w:val="16"/>
                </w:rPr>
                <w:t>BusinessTeamId</w:t>
              </w:r>
            </w:ins>
          </w:p>
        </w:tc>
      </w:tr>
      <w:tr w:rsidR="00320E3A" w:rsidRPr="00C061B6" w14:paraId="719FED68"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395"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430" w:type="dxa"/>
            <w:tcBorders>
              <w:top w:val="single" w:sz="4" w:space="0" w:color="auto"/>
              <w:left w:val="single" w:sz="4" w:space="0" w:color="auto"/>
              <w:bottom w:val="single" w:sz="4" w:space="0" w:color="auto"/>
              <w:right w:val="single" w:sz="4" w:space="0" w:color="auto"/>
            </w:tcBorders>
            <w:shd w:val="clear" w:color="auto" w:fill="auto"/>
            <w:tcPrChange w:id="10396"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9B4DF16" w14:textId="0ABBD78A" w:rsidR="00320E3A" w:rsidRPr="00DD1485" w:rsidRDefault="00320E3A" w:rsidP="00320E3A">
            <w:pPr>
              <w:rPr>
                <w:rFonts w:asciiTheme="minorHAnsi" w:hAnsiTheme="minorHAnsi" w:cstheme="minorHAnsi"/>
                <w:color w:val="000000"/>
                <w:sz w:val="18"/>
                <w:szCs w:val="16"/>
              </w:rPr>
            </w:pPr>
            <w:ins w:id="10397" w:author="Rakesh Singhi" w:date="2015-02-07T15:34:00Z">
              <w:r w:rsidRPr="00C061B6">
                <w:rPr>
                  <w:rFonts w:asciiTheme="minorHAnsi" w:hAnsiTheme="minorHAnsi" w:cstheme="minorHAnsi"/>
                  <w:color w:val="000000"/>
                  <w:sz w:val="18"/>
                  <w:szCs w:val="16"/>
                </w:rPr>
                <w:t>PRODUCT_CATEGORY</w:t>
              </w:r>
            </w:ins>
            <w:del w:id="10398" w:author="Rakesh Singhi" w:date="2015-02-07T15:34:00Z">
              <w:r w:rsidDel="004260AB">
                <w:rPr>
                  <w:rFonts w:asciiTheme="minorHAnsi" w:hAnsiTheme="minorHAnsi" w:cstheme="minorHAnsi"/>
                  <w:color w:val="000000"/>
                  <w:sz w:val="18"/>
                  <w:szCs w:val="16"/>
                </w:rPr>
                <w:delText>PRODUCT_CATEGORY</w:delText>
              </w:r>
            </w:del>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399"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3ADF1EA4" w14:textId="64BB4619" w:rsidR="00320E3A" w:rsidRPr="009A6BD8" w:rsidRDefault="00320E3A" w:rsidP="00320E3A">
            <w:pPr>
              <w:rPr>
                <w:rFonts w:asciiTheme="minorHAnsi" w:hAnsiTheme="minorHAnsi" w:cstheme="minorHAnsi"/>
                <w:color w:val="000000"/>
                <w:sz w:val="18"/>
                <w:szCs w:val="16"/>
              </w:rPr>
            </w:pPr>
            <w:ins w:id="10400" w:author="Rakesh Singhi" w:date="2015-02-07T15:36:00Z">
              <w:r w:rsidRPr="00C061B6">
                <w:rPr>
                  <w:rFonts w:asciiTheme="minorHAnsi" w:hAnsiTheme="minorHAnsi" w:cstheme="minorHAnsi"/>
                  <w:color w:val="000000"/>
                  <w:sz w:val="18"/>
                  <w:szCs w:val="16"/>
                </w:rPr>
                <w:t>ProductCategory</w:t>
              </w:r>
            </w:ins>
            <w:del w:id="10401" w:author="Rakesh Singhi" w:date="2015-02-07T15:36:00Z">
              <w:r w:rsidRPr="009A6BD8" w:rsidDel="00D2692D">
                <w:rPr>
                  <w:rFonts w:asciiTheme="minorHAnsi" w:hAnsiTheme="minorHAnsi" w:cstheme="minorHAnsi"/>
                  <w:color w:val="000000"/>
                  <w:sz w:val="18"/>
                  <w:szCs w:val="16"/>
                </w:rPr>
                <w:delText>ProductCategory</w:delText>
              </w:r>
            </w:del>
          </w:p>
        </w:tc>
        <w:tc>
          <w:tcPr>
            <w:tcW w:w="1659" w:type="dxa"/>
            <w:tcBorders>
              <w:top w:val="single" w:sz="4" w:space="0" w:color="auto"/>
              <w:left w:val="single" w:sz="4" w:space="0" w:color="auto"/>
              <w:bottom w:val="single" w:sz="4" w:space="0" w:color="auto"/>
              <w:right w:val="single" w:sz="4" w:space="0" w:color="auto"/>
            </w:tcBorders>
            <w:tcPrChange w:id="10402"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1CA756A4" w14:textId="502FB457" w:rsidR="00320E3A" w:rsidRPr="009A6BD8" w:rsidRDefault="00320E3A" w:rsidP="00320E3A">
            <w:pPr>
              <w:rPr>
                <w:rFonts w:asciiTheme="minorHAnsi" w:hAnsiTheme="minorHAnsi" w:cstheme="minorHAnsi"/>
                <w:color w:val="000000"/>
                <w:sz w:val="18"/>
                <w:szCs w:val="16"/>
              </w:rPr>
            </w:pPr>
            <w:ins w:id="10403" w:author="Rakesh Singhi" w:date="2015-02-07T15:36:00Z">
              <w:r w:rsidRPr="00C061B6">
                <w:rPr>
                  <w:rFonts w:asciiTheme="minorHAnsi" w:hAnsiTheme="minorHAnsi" w:cstheme="minorHAnsi"/>
                  <w:color w:val="000000"/>
                  <w:sz w:val="18"/>
                  <w:szCs w:val="16"/>
                </w:rPr>
                <w:t>ProductCategory</w:t>
              </w:r>
            </w:ins>
            <w:del w:id="10404" w:author="Rakesh Singhi" w:date="2015-02-07T15:36:00Z">
              <w:r w:rsidRPr="009A6BD8" w:rsidDel="00291955">
                <w:rPr>
                  <w:rFonts w:asciiTheme="minorHAnsi" w:hAnsiTheme="minorHAnsi" w:cstheme="minorHAnsi"/>
                  <w:color w:val="000000"/>
                  <w:sz w:val="18"/>
                  <w:szCs w:val="16"/>
                </w:rPr>
                <w:delText>ProductCategory</w:delText>
              </w:r>
            </w:del>
          </w:p>
        </w:tc>
        <w:tc>
          <w:tcPr>
            <w:tcW w:w="2047" w:type="dxa"/>
            <w:tcBorders>
              <w:top w:val="single" w:sz="4" w:space="0" w:color="auto"/>
              <w:left w:val="single" w:sz="4" w:space="0" w:color="auto"/>
              <w:bottom w:val="single" w:sz="4" w:space="0" w:color="auto"/>
              <w:right w:val="single" w:sz="4" w:space="0" w:color="auto"/>
            </w:tcBorders>
            <w:tcPrChange w:id="10405"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5AB39BFB" w14:textId="1102A333" w:rsidR="00320E3A" w:rsidRPr="007767A4" w:rsidRDefault="00320E3A" w:rsidP="00320E3A">
            <w:pPr>
              <w:rPr>
                <w:rFonts w:asciiTheme="minorHAnsi" w:hAnsiTheme="minorHAnsi" w:cstheme="minorHAnsi"/>
                <w:color w:val="000000"/>
                <w:sz w:val="18"/>
                <w:szCs w:val="16"/>
              </w:rPr>
            </w:pPr>
            <w:ins w:id="10406" w:author="Rakesh Singhi" w:date="2015-02-07T15:37:00Z">
              <w:r w:rsidRPr="00B257C2">
                <w:rPr>
                  <w:rFonts w:asciiTheme="minorHAnsi" w:hAnsiTheme="minorHAnsi" w:cstheme="minorHAnsi"/>
                  <w:color w:val="000000"/>
                  <w:sz w:val="18"/>
                  <w:szCs w:val="16"/>
                </w:rPr>
                <w:t>VEBIP_ProductHierarchy</w:t>
              </w:r>
            </w:ins>
            <w:del w:id="10407" w:author="Rakesh Singhi" w:date="2015-02-07T15:37:00Z">
              <w:r w:rsidRPr="00C061B6" w:rsidDel="00B86A70">
                <w:rPr>
                  <w:rFonts w:asciiTheme="minorHAnsi" w:hAnsiTheme="minorHAnsi" w:cstheme="minorHAnsi"/>
                  <w:color w:val="000000"/>
                  <w:sz w:val="18"/>
                  <w:szCs w:val="16"/>
                </w:rPr>
                <w:delText>VEBIP_ProductHierarchy</w:delText>
              </w:r>
            </w:del>
          </w:p>
        </w:tc>
        <w:tc>
          <w:tcPr>
            <w:tcW w:w="1643" w:type="dxa"/>
            <w:tcBorders>
              <w:top w:val="single" w:sz="4" w:space="0" w:color="auto"/>
              <w:left w:val="single" w:sz="4" w:space="0" w:color="auto"/>
              <w:bottom w:val="single" w:sz="4" w:space="0" w:color="auto"/>
              <w:right w:val="single" w:sz="4" w:space="0" w:color="auto"/>
            </w:tcBorders>
            <w:tcPrChange w:id="10408"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773D42F" w14:textId="764CBB51" w:rsidR="00320E3A" w:rsidRPr="007767A4" w:rsidRDefault="00320E3A" w:rsidP="00320E3A">
            <w:pPr>
              <w:rPr>
                <w:rFonts w:asciiTheme="minorHAnsi" w:hAnsiTheme="minorHAnsi" w:cstheme="minorHAnsi"/>
                <w:color w:val="000000"/>
                <w:sz w:val="18"/>
                <w:szCs w:val="16"/>
              </w:rPr>
            </w:pPr>
            <w:ins w:id="10409" w:author="Rakesh Singhi" w:date="2015-02-07T15:37:00Z">
              <w:r w:rsidRPr="00C061B6">
                <w:rPr>
                  <w:rFonts w:asciiTheme="minorHAnsi" w:hAnsiTheme="minorHAnsi" w:cstheme="minorHAnsi"/>
                  <w:color w:val="000000"/>
                  <w:sz w:val="18"/>
                  <w:szCs w:val="16"/>
                </w:rPr>
                <w:t>ProductCategory</w:t>
              </w:r>
            </w:ins>
            <w:del w:id="10410" w:author="Rakesh Singhi" w:date="2015-02-07T15:37:00Z">
              <w:r w:rsidRPr="007767A4" w:rsidDel="002933BF">
                <w:rPr>
                  <w:rFonts w:asciiTheme="minorHAnsi" w:hAnsiTheme="minorHAnsi" w:cstheme="minorHAnsi"/>
                  <w:color w:val="000000"/>
                  <w:sz w:val="18"/>
                  <w:szCs w:val="16"/>
                </w:rPr>
                <w:delText>ProductCategory</w:delText>
              </w:r>
            </w:del>
          </w:p>
        </w:tc>
      </w:tr>
      <w:tr w:rsidR="00320E3A" w:rsidRPr="00C061B6" w14:paraId="5FDF1A23"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411"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412" w:author="Rakesh Singhi" w:date="2015-02-07T15:34:00Z"/>
        </w:trPr>
        <w:tc>
          <w:tcPr>
            <w:tcW w:w="2430" w:type="dxa"/>
            <w:tcBorders>
              <w:top w:val="single" w:sz="4" w:space="0" w:color="auto"/>
              <w:left w:val="single" w:sz="4" w:space="0" w:color="auto"/>
              <w:bottom w:val="single" w:sz="4" w:space="0" w:color="auto"/>
              <w:right w:val="single" w:sz="4" w:space="0" w:color="auto"/>
            </w:tcBorders>
            <w:shd w:val="clear" w:color="auto" w:fill="auto"/>
            <w:tcPrChange w:id="10413"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A5F8474" w14:textId="63488047" w:rsidR="00320E3A" w:rsidRDefault="00320E3A" w:rsidP="00320E3A">
            <w:pPr>
              <w:rPr>
                <w:ins w:id="10414" w:author="Rakesh Singhi" w:date="2015-02-07T15:34:00Z"/>
                <w:rFonts w:asciiTheme="minorHAnsi" w:hAnsiTheme="minorHAnsi" w:cstheme="minorHAnsi"/>
                <w:color w:val="000000"/>
                <w:sz w:val="18"/>
                <w:szCs w:val="16"/>
              </w:rPr>
            </w:pPr>
            <w:ins w:id="10415" w:author="Rakesh Singhi" w:date="2015-02-07T15:34:00Z">
              <w:r w:rsidRPr="00C061B6">
                <w:rPr>
                  <w:rFonts w:asciiTheme="minorHAnsi" w:hAnsiTheme="minorHAnsi" w:cstheme="minorHAnsi"/>
                  <w:color w:val="000000"/>
                  <w:sz w:val="18"/>
                  <w:szCs w:val="16"/>
                </w:rPr>
                <w:t>PRODUCT_CATEGORY_ID</w:t>
              </w:r>
            </w:ins>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416"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1D692FAF" w14:textId="7F7D1D65" w:rsidR="00320E3A" w:rsidRPr="009A6BD8" w:rsidRDefault="00320E3A" w:rsidP="00320E3A">
            <w:pPr>
              <w:rPr>
                <w:ins w:id="10417" w:author="Rakesh Singhi" w:date="2015-02-07T15:34:00Z"/>
                <w:rFonts w:asciiTheme="minorHAnsi" w:hAnsiTheme="minorHAnsi" w:cstheme="minorHAnsi"/>
                <w:color w:val="000000"/>
                <w:sz w:val="18"/>
                <w:szCs w:val="16"/>
              </w:rPr>
            </w:pPr>
            <w:ins w:id="10418" w:author="Rakesh Singhi" w:date="2015-02-07T15:36:00Z">
              <w:r w:rsidRPr="00C061B6">
                <w:rPr>
                  <w:rFonts w:asciiTheme="minorHAnsi" w:hAnsiTheme="minorHAnsi" w:cstheme="minorHAnsi"/>
                  <w:color w:val="000000"/>
                  <w:sz w:val="18"/>
                  <w:szCs w:val="16"/>
                </w:rPr>
                <w:t>ProductCategory</w:t>
              </w:r>
            </w:ins>
          </w:p>
        </w:tc>
        <w:tc>
          <w:tcPr>
            <w:tcW w:w="1659" w:type="dxa"/>
            <w:tcBorders>
              <w:top w:val="single" w:sz="4" w:space="0" w:color="auto"/>
              <w:left w:val="single" w:sz="4" w:space="0" w:color="auto"/>
              <w:bottom w:val="single" w:sz="4" w:space="0" w:color="auto"/>
              <w:right w:val="single" w:sz="4" w:space="0" w:color="auto"/>
            </w:tcBorders>
            <w:tcPrChange w:id="10419"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6757025F" w14:textId="51265D06" w:rsidR="00320E3A" w:rsidRPr="009A6BD8" w:rsidRDefault="00320E3A" w:rsidP="00320E3A">
            <w:pPr>
              <w:rPr>
                <w:ins w:id="10420" w:author="Rakesh Singhi" w:date="2015-02-07T15:34:00Z"/>
                <w:rFonts w:asciiTheme="minorHAnsi" w:hAnsiTheme="minorHAnsi" w:cstheme="minorHAnsi"/>
                <w:color w:val="000000"/>
                <w:sz w:val="18"/>
                <w:szCs w:val="16"/>
              </w:rPr>
            </w:pPr>
            <w:ins w:id="10421" w:author="Rakesh Singhi" w:date="2015-02-07T15:36:00Z">
              <w:r w:rsidRPr="00C061B6">
                <w:rPr>
                  <w:rFonts w:asciiTheme="minorHAnsi" w:hAnsiTheme="minorHAnsi" w:cstheme="minorHAnsi"/>
                  <w:color w:val="000000"/>
                  <w:sz w:val="18"/>
                  <w:szCs w:val="16"/>
                </w:rPr>
                <w:t>ProductCategoryId</w:t>
              </w:r>
            </w:ins>
          </w:p>
        </w:tc>
        <w:tc>
          <w:tcPr>
            <w:tcW w:w="2047" w:type="dxa"/>
            <w:tcBorders>
              <w:top w:val="single" w:sz="4" w:space="0" w:color="auto"/>
              <w:left w:val="single" w:sz="4" w:space="0" w:color="auto"/>
              <w:bottom w:val="single" w:sz="4" w:space="0" w:color="auto"/>
              <w:right w:val="single" w:sz="4" w:space="0" w:color="auto"/>
            </w:tcBorders>
            <w:tcPrChange w:id="10422"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1002E063" w14:textId="2D3B9FA3" w:rsidR="00320E3A" w:rsidRPr="00C061B6" w:rsidRDefault="00320E3A" w:rsidP="00320E3A">
            <w:pPr>
              <w:rPr>
                <w:ins w:id="10423" w:author="Rakesh Singhi" w:date="2015-02-07T15:34:00Z"/>
                <w:rFonts w:asciiTheme="minorHAnsi" w:hAnsiTheme="minorHAnsi" w:cstheme="minorHAnsi"/>
                <w:color w:val="000000"/>
                <w:sz w:val="18"/>
                <w:szCs w:val="16"/>
              </w:rPr>
            </w:pPr>
            <w:ins w:id="10424" w:author="Rakesh Singhi" w:date="2015-02-07T15:37:00Z">
              <w:r w:rsidRPr="00B257C2">
                <w:rPr>
                  <w:rFonts w:asciiTheme="minorHAnsi" w:hAnsiTheme="minorHAnsi" w:cstheme="minorHAnsi"/>
                  <w:color w:val="000000"/>
                  <w:sz w:val="18"/>
                  <w:szCs w:val="16"/>
                </w:rPr>
                <w:t>VEBIP_ProductHierarchy</w:t>
              </w:r>
            </w:ins>
          </w:p>
        </w:tc>
        <w:tc>
          <w:tcPr>
            <w:tcW w:w="1643" w:type="dxa"/>
            <w:tcBorders>
              <w:top w:val="single" w:sz="4" w:space="0" w:color="auto"/>
              <w:left w:val="single" w:sz="4" w:space="0" w:color="auto"/>
              <w:bottom w:val="single" w:sz="4" w:space="0" w:color="auto"/>
              <w:right w:val="single" w:sz="4" w:space="0" w:color="auto"/>
            </w:tcBorders>
            <w:tcPrChange w:id="10425"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596702B1" w14:textId="78BB1339" w:rsidR="00320E3A" w:rsidRPr="007767A4" w:rsidRDefault="00320E3A" w:rsidP="00320E3A">
            <w:pPr>
              <w:rPr>
                <w:ins w:id="10426" w:author="Rakesh Singhi" w:date="2015-02-07T15:34:00Z"/>
                <w:rFonts w:asciiTheme="minorHAnsi" w:hAnsiTheme="minorHAnsi" w:cstheme="minorHAnsi"/>
                <w:color w:val="000000"/>
                <w:sz w:val="18"/>
                <w:szCs w:val="16"/>
              </w:rPr>
            </w:pPr>
            <w:ins w:id="10427" w:author="Rakesh Singhi" w:date="2015-02-07T15:37:00Z">
              <w:r w:rsidRPr="00C061B6">
                <w:rPr>
                  <w:rFonts w:asciiTheme="minorHAnsi" w:hAnsiTheme="minorHAnsi" w:cstheme="minorHAnsi"/>
                  <w:color w:val="000000"/>
                  <w:sz w:val="18"/>
                  <w:szCs w:val="16"/>
                </w:rPr>
                <w:t>ProductCategoryId</w:t>
              </w:r>
            </w:ins>
          </w:p>
        </w:tc>
      </w:tr>
      <w:tr w:rsidR="00320E3A" w:rsidRPr="00C061B6" w14:paraId="115F9F1B"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428"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10429" w:author="Rakesh Singhi" w:date="2015-02-07T15:34:00Z">
            <w:trPr>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10430"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F63A2EC" w14:textId="6D9BD400" w:rsidR="00320E3A" w:rsidRPr="00DD1485" w:rsidRDefault="00320E3A" w:rsidP="00320E3A">
            <w:pPr>
              <w:rPr>
                <w:rFonts w:asciiTheme="minorHAnsi" w:hAnsiTheme="minorHAnsi" w:cstheme="minorHAnsi"/>
                <w:color w:val="000000"/>
                <w:sz w:val="18"/>
                <w:szCs w:val="16"/>
              </w:rPr>
            </w:pPr>
            <w:ins w:id="10431" w:author="Rakesh Singhi" w:date="2015-02-07T15:34:00Z">
              <w:r w:rsidRPr="00C061B6">
                <w:rPr>
                  <w:rFonts w:asciiTheme="minorHAnsi" w:hAnsiTheme="minorHAnsi" w:cstheme="minorHAnsi"/>
                  <w:color w:val="000000"/>
                  <w:sz w:val="18"/>
                  <w:szCs w:val="16"/>
                </w:rPr>
                <w:t>PRODUCT_SEGMENT</w:t>
              </w:r>
            </w:ins>
            <w:del w:id="10432" w:author="Rakesh Singhi" w:date="2015-02-07T15:34:00Z">
              <w:r w:rsidDel="004260AB">
                <w:rPr>
                  <w:rFonts w:asciiTheme="minorHAnsi" w:hAnsiTheme="minorHAnsi" w:cstheme="minorHAnsi"/>
                  <w:color w:val="000000"/>
                  <w:sz w:val="18"/>
                  <w:szCs w:val="16"/>
                </w:rPr>
                <w:delText>PRODUCT_SEGMENT</w:delText>
              </w:r>
            </w:del>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433"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4C6E0031" w14:textId="3DB34F85" w:rsidR="00320E3A" w:rsidRPr="009A6BD8" w:rsidRDefault="00320E3A" w:rsidP="00320E3A">
            <w:pPr>
              <w:rPr>
                <w:rFonts w:asciiTheme="minorHAnsi" w:hAnsiTheme="minorHAnsi" w:cstheme="minorHAnsi"/>
                <w:color w:val="000000"/>
                <w:sz w:val="18"/>
                <w:szCs w:val="16"/>
              </w:rPr>
            </w:pPr>
            <w:ins w:id="10434" w:author="Rakesh Singhi" w:date="2015-02-07T15:36:00Z">
              <w:r w:rsidRPr="00C061B6">
                <w:rPr>
                  <w:rFonts w:asciiTheme="minorHAnsi" w:hAnsiTheme="minorHAnsi" w:cstheme="minorHAnsi"/>
                  <w:color w:val="000000"/>
                  <w:sz w:val="18"/>
                  <w:szCs w:val="16"/>
                </w:rPr>
                <w:t>ProductSegment</w:t>
              </w:r>
            </w:ins>
            <w:del w:id="10435" w:author="Rakesh Singhi" w:date="2015-02-07T15:36:00Z">
              <w:r w:rsidRPr="009A6BD8" w:rsidDel="00D2692D">
                <w:rPr>
                  <w:rFonts w:asciiTheme="minorHAnsi" w:hAnsiTheme="minorHAnsi" w:cstheme="minorHAnsi"/>
                  <w:color w:val="000000"/>
                  <w:sz w:val="18"/>
                  <w:szCs w:val="16"/>
                </w:rPr>
                <w:delText>ProductSegment</w:delText>
              </w:r>
            </w:del>
          </w:p>
        </w:tc>
        <w:tc>
          <w:tcPr>
            <w:tcW w:w="1659" w:type="dxa"/>
            <w:tcBorders>
              <w:top w:val="single" w:sz="4" w:space="0" w:color="auto"/>
              <w:left w:val="single" w:sz="4" w:space="0" w:color="auto"/>
              <w:bottom w:val="single" w:sz="4" w:space="0" w:color="auto"/>
              <w:right w:val="single" w:sz="4" w:space="0" w:color="auto"/>
            </w:tcBorders>
            <w:tcPrChange w:id="10436"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30A2414" w14:textId="66E6EFE4" w:rsidR="00320E3A" w:rsidRPr="009A6BD8" w:rsidRDefault="00320E3A" w:rsidP="00320E3A">
            <w:pPr>
              <w:rPr>
                <w:rFonts w:asciiTheme="minorHAnsi" w:hAnsiTheme="minorHAnsi" w:cstheme="minorHAnsi"/>
                <w:color w:val="000000"/>
                <w:sz w:val="18"/>
                <w:szCs w:val="16"/>
              </w:rPr>
            </w:pPr>
            <w:ins w:id="10437" w:author="Rakesh Singhi" w:date="2015-02-07T15:36:00Z">
              <w:r w:rsidRPr="00C061B6">
                <w:rPr>
                  <w:rFonts w:asciiTheme="minorHAnsi" w:hAnsiTheme="minorHAnsi" w:cstheme="minorHAnsi"/>
                  <w:color w:val="000000"/>
                  <w:sz w:val="18"/>
                  <w:szCs w:val="16"/>
                </w:rPr>
                <w:t>ProductSegment</w:t>
              </w:r>
            </w:ins>
            <w:del w:id="10438" w:author="Rakesh Singhi" w:date="2015-02-07T15:36:00Z">
              <w:r w:rsidRPr="009A6BD8" w:rsidDel="00291955">
                <w:rPr>
                  <w:rFonts w:asciiTheme="minorHAnsi" w:hAnsiTheme="minorHAnsi" w:cstheme="minorHAnsi"/>
                  <w:color w:val="000000"/>
                  <w:sz w:val="18"/>
                  <w:szCs w:val="16"/>
                </w:rPr>
                <w:delText>ProductSegment</w:delText>
              </w:r>
            </w:del>
          </w:p>
        </w:tc>
        <w:tc>
          <w:tcPr>
            <w:tcW w:w="2047" w:type="dxa"/>
            <w:tcBorders>
              <w:top w:val="single" w:sz="4" w:space="0" w:color="auto"/>
              <w:left w:val="single" w:sz="4" w:space="0" w:color="auto"/>
              <w:bottom w:val="single" w:sz="4" w:space="0" w:color="auto"/>
              <w:right w:val="single" w:sz="4" w:space="0" w:color="auto"/>
            </w:tcBorders>
            <w:tcPrChange w:id="10439"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2716E9A9" w14:textId="29FA6563" w:rsidR="00320E3A" w:rsidRPr="007767A4" w:rsidRDefault="00320E3A" w:rsidP="00320E3A">
            <w:pPr>
              <w:rPr>
                <w:rFonts w:asciiTheme="minorHAnsi" w:hAnsiTheme="minorHAnsi" w:cstheme="minorHAnsi"/>
                <w:color w:val="000000"/>
                <w:sz w:val="18"/>
                <w:szCs w:val="16"/>
              </w:rPr>
            </w:pPr>
            <w:ins w:id="10440" w:author="Rakesh Singhi" w:date="2015-02-07T15:37:00Z">
              <w:r w:rsidRPr="00B257C2">
                <w:rPr>
                  <w:rFonts w:asciiTheme="minorHAnsi" w:hAnsiTheme="minorHAnsi" w:cstheme="minorHAnsi"/>
                  <w:color w:val="000000"/>
                  <w:sz w:val="18"/>
                  <w:szCs w:val="16"/>
                </w:rPr>
                <w:t>VEBIP_ProductHierarchy</w:t>
              </w:r>
            </w:ins>
            <w:del w:id="10441" w:author="Rakesh Singhi" w:date="2015-02-07T15:37:00Z">
              <w:r w:rsidRPr="00C061B6" w:rsidDel="00B86A70">
                <w:rPr>
                  <w:rFonts w:asciiTheme="minorHAnsi" w:hAnsiTheme="minorHAnsi" w:cstheme="minorHAnsi"/>
                  <w:color w:val="000000"/>
                  <w:sz w:val="18"/>
                  <w:szCs w:val="16"/>
                </w:rPr>
                <w:delText>VEBIP_ProductHierarchy</w:delText>
              </w:r>
            </w:del>
          </w:p>
        </w:tc>
        <w:tc>
          <w:tcPr>
            <w:tcW w:w="1643" w:type="dxa"/>
            <w:tcBorders>
              <w:top w:val="single" w:sz="4" w:space="0" w:color="auto"/>
              <w:left w:val="single" w:sz="4" w:space="0" w:color="auto"/>
              <w:bottom w:val="single" w:sz="4" w:space="0" w:color="auto"/>
              <w:right w:val="single" w:sz="4" w:space="0" w:color="auto"/>
            </w:tcBorders>
            <w:tcPrChange w:id="10442"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50EBC6E" w14:textId="3ACC395B" w:rsidR="00320E3A" w:rsidRPr="007767A4" w:rsidRDefault="00320E3A" w:rsidP="00320E3A">
            <w:pPr>
              <w:rPr>
                <w:rFonts w:asciiTheme="minorHAnsi" w:hAnsiTheme="minorHAnsi" w:cstheme="minorHAnsi"/>
                <w:color w:val="000000"/>
                <w:sz w:val="18"/>
                <w:szCs w:val="16"/>
              </w:rPr>
            </w:pPr>
            <w:ins w:id="10443" w:author="Rakesh Singhi" w:date="2015-02-07T15:37:00Z">
              <w:r w:rsidRPr="00C061B6">
                <w:rPr>
                  <w:rFonts w:asciiTheme="minorHAnsi" w:hAnsiTheme="minorHAnsi" w:cstheme="minorHAnsi"/>
                  <w:color w:val="000000"/>
                  <w:sz w:val="18"/>
                  <w:szCs w:val="16"/>
                </w:rPr>
                <w:t>ProductSegment</w:t>
              </w:r>
            </w:ins>
            <w:del w:id="10444" w:author="Rakesh Singhi" w:date="2015-02-07T15:37:00Z">
              <w:r w:rsidRPr="007767A4" w:rsidDel="002933BF">
                <w:rPr>
                  <w:rFonts w:asciiTheme="minorHAnsi" w:hAnsiTheme="minorHAnsi" w:cstheme="minorHAnsi"/>
                  <w:color w:val="000000"/>
                  <w:sz w:val="18"/>
                  <w:szCs w:val="16"/>
                </w:rPr>
                <w:delText>ProductSegment</w:delText>
              </w:r>
            </w:del>
          </w:p>
        </w:tc>
      </w:tr>
      <w:tr w:rsidR="00320E3A" w:rsidRPr="00C061B6" w14:paraId="7D10068D"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445"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10446" w:author="Rakesh Singhi" w:date="2015-02-07T15:34:00Z"/>
          <w:trPrChange w:id="10447" w:author="Rakesh Singhi" w:date="2015-02-07T15:34:00Z">
            <w:trPr>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10448"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28DD5C4" w14:textId="0E20E4BC" w:rsidR="00320E3A" w:rsidRDefault="00320E3A" w:rsidP="00320E3A">
            <w:pPr>
              <w:rPr>
                <w:ins w:id="10449" w:author="Rakesh Singhi" w:date="2015-02-07T15:34:00Z"/>
                <w:rFonts w:asciiTheme="minorHAnsi" w:hAnsiTheme="minorHAnsi" w:cstheme="minorHAnsi"/>
                <w:color w:val="000000"/>
                <w:sz w:val="18"/>
                <w:szCs w:val="16"/>
              </w:rPr>
            </w:pPr>
            <w:ins w:id="10450" w:author="Rakesh Singhi" w:date="2015-02-07T15:34:00Z">
              <w:r w:rsidRPr="00C061B6">
                <w:rPr>
                  <w:rFonts w:asciiTheme="minorHAnsi" w:hAnsiTheme="minorHAnsi" w:cstheme="minorHAnsi"/>
                  <w:color w:val="000000"/>
                  <w:sz w:val="18"/>
                  <w:szCs w:val="16"/>
                </w:rPr>
                <w:t>PRODUCT_SEGMENT_ID</w:t>
              </w:r>
            </w:ins>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451"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664E6E5B" w14:textId="22FE7ADC" w:rsidR="00320E3A" w:rsidRPr="009A6BD8" w:rsidRDefault="00320E3A" w:rsidP="00320E3A">
            <w:pPr>
              <w:rPr>
                <w:ins w:id="10452" w:author="Rakesh Singhi" w:date="2015-02-07T15:34:00Z"/>
                <w:rFonts w:asciiTheme="minorHAnsi" w:hAnsiTheme="minorHAnsi" w:cstheme="minorHAnsi"/>
                <w:color w:val="000000"/>
                <w:sz w:val="18"/>
                <w:szCs w:val="16"/>
              </w:rPr>
            </w:pPr>
            <w:ins w:id="10453" w:author="Rakesh Singhi" w:date="2015-02-07T15:36:00Z">
              <w:r w:rsidRPr="00C061B6">
                <w:rPr>
                  <w:rFonts w:asciiTheme="minorHAnsi" w:hAnsiTheme="minorHAnsi" w:cstheme="minorHAnsi"/>
                  <w:color w:val="000000"/>
                  <w:sz w:val="18"/>
                  <w:szCs w:val="16"/>
                </w:rPr>
                <w:t>ProductSegment</w:t>
              </w:r>
            </w:ins>
          </w:p>
        </w:tc>
        <w:tc>
          <w:tcPr>
            <w:tcW w:w="1659" w:type="dxa"/>
            <w:tcBorders>
              <w:top w:val="single" w:sz="4" w:space="0" w:color="auto"/>
              <w:left w:val="single" w:sz="4" w:space="0" w:color="auto"/>
              <w:bottom w:val="single" w:sz="4" w:space="0" w:color="auto"/>
              <w:right w:val="single" w:sz="4" w:space="0" w:color="auto"/>
            </w:tcBorders>
            <w:tcPrChange w:id="10454"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69EC9510" w14:textId="448DEB39" w:rsidR="00320E3A" w:rsidRPr="009A6BD8" w:rsidRDefault="00320E3A" w:rsidP="00320E3A">
            <w:pPr>
              <w:rPr>
                <w:ins w:id="10455" w:author="Rakesh Singhi" w:date="2015-02-07T15:34:00Z"/>
                <w:rFonts w:asciiTheme="minorHAnsi" w:hAnsiTheme="minorHAnsi" w:cstheme="minorHAnsi"/>
                <w:color w:val="000000"/>
                <w:sz w:val="18"/>
                <w:szCs w:val="16"/>
              </w:rPr>
            </w:pPr>
            <w:ins w:id="10456" w:author="Rakesh Singhi" w:date="2015-02-07T15:36:00Z">
              <w:r w:rsidRPr="00C061B6">
                <w:rPr>
                  <w:rFonts w:asciiTheme="minorHAnsi" w:hAnsiTheme="minorHAnsi" w:cstheme="minorHAnsi"/>
                  <w:color w:val="000000"/>
                  <w:sz w:val="18"/>
                  <w:szCs w:val="16"/>
                </w:rPr>
                <w:t>ProductSegmentId</w:t>
              </w:r>
            </w:ins>
          </w:p>
        </w:tc>
        <w:tc>
          <w:tcPr>
            <w:tcW w:w="2047" w:type="dxa"/>
            <w:tcBorders>
              <w:top w:val="single" w:sz="4" w:space="0" w:color="auto"/>
              <w:left w:val="single" w:sz="4" w:space="0" w:color="auto"/>
              <w:bottom w:val="single" w:sz="4" w:space="0" w:color="auto"/>
              <w:right w:val="single" w:sz="4" w:space="0" w:color="auto"/>
            </w:tcBorders>
            <w:tcPrChange w:id="10457"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41F7841" w14:textId="06105BA3" w:rsidR="00320E3A" w:rsidRPr="00C061B6" w:rsidRDefault="00320E3A" w:rsidP="00320E3A">
            <w:pPr>
              <w:rPr>
                <w:ins w:id="10458" w:author="Rakesh Singhi" w:date="2015-02-07T15:34:00Z"/>
                <w:rFonts w:asciiTheme="minorHAnsi" w:hAnsiTheme="minorHAnsi" w:cstheme="minorHAnsi"/>
                <w:color w:val="000000"/>
                <w:sz w:val="18"/>
                <w:szCs w:val="16"/>
              </w:rPr>
            </w:pPr>
            <w:ins w:id="10459" w:author="Rakesh Singhi" w:date="2015-02-07T15:37:00Z">
              <w:r w:rsidRPr="00B257C2">
                <w:rPr>
                  <w:rFonts w:asciiTheme="minorHAnsi" w:hAnsiTheme="minorHAnsi" w:cstheme="minorHAnsi"/>
                  <w:color w:val="000000"/>
                  <w:sz w:val="18"/>
                  <w:szCs w:val="16"/>
                </w:rPr>
                <w:t>VEBIP_ProductHierarchy</w:t>
              </w:r>
            </w:ins>
          </w:p>
        </w:tc>
        <w:tc>
          <w:tcPr>
            <w:tcW w:w="1643" w:type="dxa"/>
            <w:tcBorders>
              <w:top w:val="single" w:sz="4" w:space="0" w:color="auto"/>
              <w:left w:val="single" w:sz="4" w:space="0" w:color="auto"/>
              <w:bottom w:val="single" w:sz="4" w:space="0" w:color="auto"/>
              <w:right w:val="single" w:sz="4" w:space="0" w:color="auto"/>
            </w:tcBorders>
            <w:tcPrChange w:id="10460"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6552F9A" w14:textId="47C12C21" w:rsidR="00320E3A" w:rsidRPr="007767A4" w:rsidRDefault="00320E3A" w:rsidP="00320E3A">
            <w:pPr>
              <w:rPr>
                <w:ins w:id="10461" w:author="Rakesh Singhi" w:date="2015-02-07T15:34:00Z"/>
                <w:rFonts w:asciiTheme="minorHAnsi" w:hAnsiTheme="minorHAnsi" w:cstheme="minorHAnsi"/>
                <w:color w:val="000000"/>
                <w:sz w:val="18"/>
                <w:szCs w:val="16"/>
              </w:rPr>
            </w:pPr>
            <w:ins w:id="10462" w:author="Rakesh Singhi" w:date="2015-02-07T15:37:00Z">
              <w:r w:rsidRPr="00C061B6">
                <w:rPr>
                  <w:rFonts w:asciiTheme="minorHAnsi" w:hAnsiTheme="minorHAnsi" w:cstheme="minorHAnsi"/>
                  <w:color w:val="000000"/>
                  <w:sz w:val="18"/>
                  <w:szCs w:val="16"/>
                </w:rPr>
                <w:t>ProductSegmentId</w:t>
              </w:r>
            </w:ins>
          </w:p>
        </w:tc>
      </w:tr>
      <w:tr w:rsidR="00320E3A" w:rsidRPr="00C061B6" w14:paraId="2E365FB5"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463"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10464" w:author="Rakesh Singhi" w:date="2015-02-07T15:34:00Z">
            <w:trPr>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10465"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C678BCD" w14:textId="5409C558" w:rsidR="00320E3A" w:rsidRPr="009A6BD8" w:rsidRDefault="00320E3A" w:rsidP="00320E3A">
            <w:pPr>
              <w:rPr>
                <w:rFonts w:asciiTheme="minorHAnsi" w:hAnsiTheme="minorHAnsi" w:cstheme="minorHAnsi"/>
                <w:color w:val="000000"/>
                <w:sz w:val="18"/>
                <w:szCs w:val="16"/>
              </w:rPr>
            </w:pPr>
            <w:ins w:id="10466" w:author="Rakesh Singhi" w:date="2015-02-07T15:34:00Z">
              <w:r w:rsidRPr="00C061B6">
                <w:rPr>
                  <w:rFonts w:asciiTheme="minorHAnsi" w:hAnsiTheme="minorHAnsi" w:cstheme="minorHAnsi"/>
                  <w:color w:val="000000"/>
                  <w:sz w:val="18"/>
                  <w:szCs w:val="16"/>
                </w:rPr>
                <w:t>BUSINESS_GROUP</w:t>
              </w:r>
            </w:ins>
            <w:del w:id="10467" w:author="Rakesh Singhi" w:date="2015-02-07T15:34:00Z">
              <w:r w:rsidRPr="004C7D58" w:rsidDel="004260AB">
                <w:rPr>
                  <w:rFonts w:asciiTheme="minorHAnsi" w:hAnsiTheme="minorHAnsi" w:cstheme="minorHAnsi"/>
                  <w:color w:val="000000"/>
                  <w:sz w:val="18"/>
                  <w:szCs w:val="16"/>
                </w:rPr>
                <w:delText>BUSINESS_GROUP</w:delText>
              </w:r>
            </w:del>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468"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4B6B0BC4" w14:textId="224E1FB8" w:rsidR="00320E3A" w:rsidRPr="009A6BD8" w:rsidRDefault="00320E3A" w:rsidP="00320E3A">
            <w:pPr>
              <w:rPr>
                <w:rFonts w:asciiTheme="minorHAnsi" w:hAnsiTheme="minorHAnsi" w:cstheme="minorHAnsi"/>
                <w:color w:val="000000"/>
                <w:sz w:val="18"/>
                <w:szCs w:val="16"/>
              </w:rPr>
            </w:pPr>
            <w:ins w:id="10469" w:author="Rakesh Singhi" w:date="2015-02-07T15:36:00Z">
              <w:r w:rsidRPr="00C061B6">
                <w:rPr>
                  <w:rFonts w:asciiTheme="minorHAnsi" w:hAnsiTheme="minorHAnsi" w:cstheme="minorHAnsi"/>
                  <w:color w:val="000000"/>
                  <w:sz w:val="18"/>
                  <w:szCs w:val="16"/>
                </w:rPr>
                <w:t>BusinessGroup</w:t>
              </w:r>
            </w:ins>
            <w:del w:id="10470" w:author="Rakesh Singhi" w:date="2015-02-07T15:36:00Z">
              <w:r w:rsidRPr="009A6BD8" w:rsidDel="00D2692D">
                <w:rPr>
                  <w:rFonts w:asciiTheme="minorHAnsi" w:hAnsiTheme="minorHAnsi" w:cstheme="minorHAnsi"/>
                  <w:color w:val="000000"/>
                  <w:sz w:val="18"/>
                  <w:szCs w:val="16"/>
                </w:rPr>
                <w:delText>BusinessGroup</w:delText>
              </w:r>
            </w:del>
          </w:p>
        </w:tc>
        <w:tc>
          <w:tcPr>
            <w:tcW w:w="1659" w:type="dxa"/>
            <w:tcBorders>
              <w:top w:val="single" w:sz="4" w:space="0" w:color="auto"/>
              <w:left w:val="single" w:sz="4" w:space="0" w:color="auto"/>
              <w:bottom w:val="single" w:sz="4" w:space="0" w:color="auto"/>
              <w:right w:val="single" w:sz="4" w:space="0" w:color="auto"/>
            </w:tcBorders>
            <w:tcPrChange w:id="10471"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64AF454D" w14:textId="0ECB169A" w:rsidR="00320E3A" w:rsidRPr="009A6BD8" w:rsidRDefault="00320E3A" w:rsidP="00320E3A">
            <w:pPr>
              <w:rPr>
                <w:rFonts w:asciiTheme="minorHAnsi" w:hAnsiTheme="minorHAnsi" w:cstheme="minorHAnsi"/>
                <w:color w:val="000000"/>
                <w:sz w:val="18"/>
                <w:szCs w:val="16"/>
              </w:rPr>
            </w:pPr>
            <w:ins w:id="10472" w:author="Rakesh Singhi" w:date="2015-02-07T15:36:00Z">
              <w:r w:rsidRPr="00C061B6">
                <w:rPr>
                  <w:rFonts w:asciiTheme="minorHAnsi" w:hAnsiTheme="minorHAnsi" w:cstheme="minorHAnsi"/>
                  <w:color w:val="000000"/>
                  <w:sz w:val="18"/>
                  <w:szCs w:val="16"/>
                </w:rPr>
                <w:t>BusinessGroup</w:t>
              </w:r>
            </w:ins>
            <w:del w:id="10473" w:author="Rakesh Singhi" w:date="2015-02-07T15:36:00Z">
              <w:r w:rsidRPr="009A6BD8" w:rsidDel="00291955">
                <w:rPr>
                  <w:rFonts w:asciiTheme="minorHAnsi" w:hAnsiTheme="minorHAnsi" w:cstheme="minorHAnsi"/>
                  <w:color w:val="000000"/>
                  <w:sz w:val="18"/>
                  <w:szCs w:val="16"/>
                </w:rPr>
                <w:delText>BusinessGroup</w:delText>
              </w:r>
            </w:del>
          </w:p>
        </w:tc>
        <w:tc>
          <w:tcPr>
            <w:tcW w:w="2047" w:type="dxa"/>
            <w:tcBorders>
              <w:top w:val="single" w:sz="4" w:space="0" w:color="auto"/>
              <w:left w:val="single" w:sz="4" w:space="0" w:color="auto"/>
              <w:bottom w:val="single" w:sz="4" w:space="0" w:color="auto"/>
              <w:right w:val="single" w:sz="4" w:space="0" w:color="auto"/>
            </w:tcBorders>
            <w:tcPrChange w:id="10474"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30298C7" w14:textId="36E01A29" w:rsidR="00320E3A" w:rsidRPr="007767A4" w:rsidRDefault="00320E3A" w:rsidP="00320E3A">
            <w:pPr>
              <w:rPr>
                <w:rFonts w:asciiTheme="minorHAnsi" w:hAnsiTheme="minorHAnsi" w:cstheme="minorHAnsi"/>
                <w:color w:val="000000"/>
                <w:sz w:val="18"/>
                <w:szCs w:val="16"/>
              </w:rPr>
            </w:pPr>
            <w:ins w:id="10475" w:author="Rakesh Singhi" w:date="2015-02-07T15:37:00Z">
              <w:r w:rsidRPr="00B257C2">
                <w:rPr>
                  <w:rFonts w:asciiTheme="minorHAnsi" w:hAnsiTheme="minorHAnsi" w:cstheme="minorHAnsi"/>
                  <w:color w:val="000000"/>
                  <w:sz w:val="18"/>
                  <w:szCs w:val="16"/>
                </w:rPr>
                <w:t>VEBIP_ProductHierarchy</w:t>
              </w:r>
            </w:ins>
            <w:del w:id="10476" w:author="Rakesh Singhi" w:date="2015-02-07T15:37:00Z">
              <w:r w:rsidRPr="00C061B6" w:rsidDel="00B86A70">
                <w:rPr>
                  <w:rFonts w:asciiTheme="minorHAnsi" w:hAnsiTheme="minorHAnsi" w:cstheme="minorHAnsi"/>
                  <w:color w:val="000000"/>
                  <w:sz w:val="18"/>
                  <w:szCs w:val="16"/>
                </w:rPr>
                <w:delText>VEBIP_ProductHierarchy</w:delText>
              </w:r>
            </w:del>
          </w:p>
        </w:tc>
        <w:tc>
          <w:tcPr>
            <w:tcW w:w="1643" w:type="dxa"/>
            <w:tcBorders>
              <w:top w:val="single" w:sz="4" w:space="0" w:color="auto"/>
              <w:left w:val="single" w:sz="4" w:space="0" w:color="auto"/>
              <w:bottom w:val="single" w:sz="4" w:space="0" w:color="auto"/>
              <w:right w:val="single" w:sz="4" w:space="0" w:color="auto"/>
            </w:tcBorders>
            <w:tcPrChange w:id="10477"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05ABE329" w14:textId="5BC7AEE1" w:rsidR="00320E3A" w:rsidRPr="007767A4" w:rsidRDefault="00320E3A" w:rsidP="00320E3A">
            <w:pPr>
              <w:rPr>
                <w:rFonts w:asciiTheme="minorHAnsi" w:hAnsiTheme="minorHAnsi" w:cstheme="minorHAnsi"/>
                <w:color w:val="000000"/>
                <w:sz w:val="18"/>
                <w:szCs w:val="16"/>
              </w:rPr>
            </w:pPr>
            <w:ins w:id="10478" w:author="Rakesh Singhi" w:date="2015-02-07T15:37:00Z">
              <w:r w:rsidRPr="00C061B6">
                <w:rPr>
                  <w:rFonts w:asciiTheme="minorHAnsi" w:hAnsiTheme="minorHAnsi" w:cstheme="minorHAnsi"/>
                  <w:color w:val="000000"/>
                  <w:sz w:val="18"/>
                  <w:szCs w:val="16"/>
                </w:rPr>
                <w:t>BusinessGroup</w:t>
              </w:r>
            </w:ins>
            <w:del w:id="10479" w:author="Rakesh Singhi" w:date="2015-02-07T15:37:00Z">
              <w:r w:rsidRPr="007767A4" w:rsidDel="002933BF">
                <w:rPr>
                  <w:rFonts w:asciiTheme="minorHAnsi" w:hAnsiTheme="minorHAnsi" w:cstheme="minorHAnsi"/>
                  <w:color w:val="000000"/>
                  <w:sz w:val="18"/>
                  <w:szCs w:val="16"/>
                </w:rPr>
                <w:delText>BusinessGroup</w:delText>
              </w:r>
            </w:del>
          </w:p>
        </w:tc>
      </w:tr>
      <w:tr w:rsidR="00320E3A" w:rsidRPr="00C061B6" w14:paraId="57D2F602"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480"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10481" w:author="Rakesh Singhi" w:date="2015-02-07T15:34:00Z"/>
          <w:trPrChange w:id="10482" w:author="Rakesh Singhi" w:date="2015-02-07T15:34:00Z">
            <w:trPr>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10483"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69E5F6B" w14:textId="15E4A261" w:rsidR="00320E3A" w:rsidRPr="004C7D58" w:rsidRDefault="00320E3A" w:rsidP="00320E3A">
            <w:pPr>
              <w:rPr>
                <w:ins w:id="10484" w:author="Rakesh Singhi" w:date="2015-02-07T15:34:00Z"/>
                <w:rFonts w:asciiTheme="minorHAnsi" w:hAnsiTheme="minorHAnsi" w:cstheme="minorHAnsi"/>
                <w:color w:val="000000"/>
                <w:sz w:val="18"/>
                <w:szCs w:val="16"/>
              </w:rPr>
            </w:pPr>
            <w:ins w:id="10485" w:author="Rakesh Singhi" w:date="2015-02-07T15:34:00Z">
              <w:r w:rsidRPr="00C061B6">
                <w:rPr>
                  <w:rFonts w:asciiTheme="minorHAnsi" w:hAnsiTheme="minorHAnsi" w:cstheme="minorHAnsi"/>
                  <w:color w:val="000000"/>
                  <w:sz w:val="18"/>
                  <w:szCs w:val="16"/>
                </w:rPr>
                <w:t>BUSINESS_GROUP_ID</w:t>
              </w:r>
            </w:ins>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486"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04BF4220" w14:textId="2A23A292" w:rsidR="00320E3A" w:rsidRPr="009A6BD8" w:rsidRDefault="00320E3A" w:rsidP="00320E3A">
            <w:pPr>
              <w:rPr>
                <w:ins w:id="10487" w:author="Rakesh Singhi" w:date="2015-02-07T15:34:00Z"/>
                <w:rFonts w:asciiTheme="minorHAnsi" w:hAnsiTheme="minorHAnsi" w:cstheme="minorHAnsi"/>
                <w:color w:val="000000"/>
                <w:sz w:val="18"/>
                <w:szCs w:val="16"/>
              </w:rPr>
            </w:pPr>
            <w:ins w:id="10488" w:author="Rakesh Singhi" w:date="2015-02-07T15:36:00Z">
              <w:r w:rsidRPr="00C061B6">
                <w:rPr>
                  <w:rFonts w:asciiTheme="minorHAnsi" w:hAnsiTheme="minorHAnsi" w:cstheme="minorHAnsi"/>
                  <w:color w:val="000000"/>
                  <w:sz w:val="18"/>
                  <w:szCs w:val="16"/>
                </w:rPr>
                <w:t>BusinessGroup</w:t>
              </w:r>
            </w:ins>
          </w:p>
        </w:tc>
        <w:tc>
          <w:tcPr>
            <w:tcW w:w="1659" w:type="dxa"/>
            <w:tcBorders>
              <w:top w:val="single" w:sz="4" w:space="0" w:color="auto"/>
              <w:left w:val="single" w:sz="4" w:space="0" w:color="auto"/>
              <w:bottom w:val="single" w:sz="4" w:space="0" w:color="auto"/>
              <w:right w:val="single" w:sz="4" w:space="0" w:color="auto"/>
            </w:tcBorders>
            <w:tcPrChange w:id="10489"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8586638" w14:textId="202ECEDD" w:rsidR="00320E3A" w:rsidRPr="009A6BD8" w:rsidRDefault="00320E3A" w:rsidP="00320E3A">
            <w:pPr>
              <w:rPr>
                <w:ins w:id="10490" w:author="Rakesh Singhi" w:date="2015-02-07T15:34:00Z"/>
                <w:rFonts w:asciiTheme="minorHAnsi" w:hAnsiTheme="minorHAnsi" w:cstheme="minorHAnsi"/>
                <w:color w:val="000000"/>
                <w:sz w:val="18"/>
                <w:szCs w:val="16"/>
              </w:rPr>
            </w:pPr>
            <w:ins w:id="10491" w:author="Rakesh Singhi" w:date="2015-02-07T15:36:00Z">
              <w:r w:rsidRPr="00C061B6">
                <w:rPr>
                  <w:rFonts w:asciiTheme="minorHAnsi" w:hAnsiTheme="minorHAnsi" w:cstheme="minorHAnsi"/>
                  <w:color w:val="000000"/>
                  <w:sz w:val="18"/>
                  <w:szCs w:val="16"/>
                </w:rPr>
                <w:t>BusinessGroupId</w:t>
              </w:r>
            </w:ins>
          </w:p>
        </w:tc>
        <w:tc>
          <w:tcPr>
            <w:tcW w:w="2047" w:type="dxa"/>
            <w:tcBorders>
              <w:top w:val="single" w:sz="4" w:space="0" w:color="auto"/>
              <w:left w:val="single" w:sz="4" w:space="0" w:color="auto"/>
              <w:bottom w:val="single" w:sz="4" w:space="0" w:color="auto"/>
              <w:right w:val="single" w:sz="4" w:space="0" w:color="auto"/>
            </w:tcBorders>
            <w:tcPrChange w:id="10492"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2564CB5" w14:textId="4E5871A2" w:rsidR="00320E3A" w:rsidRPr="00C061B6" w:rsidRDefault="00320E3A" w:rsidP="00320E3A">
            <w:pPr>
              <w:rPr>
                <w:ins w:id="10493" w:author="Rakesh Singhi" w:date="2015-02-07T15:34:00Z"/>
                <w:rFonts w:asciiTheme="minorHAnsi" w:hAnsiTheme="minorHAnsi" w:cstheme="minorHAnsi"/>
                <w:color w:val="000000"/>
                <w:sz w:val="18"/>
                <w:szCs w:val="16"/>
              </w:rPr>
            </w:pPr>
            <w:ins w:id="10494" w:author="Rakesh Singhi" w:date="2015-02-07T15:37:00Z">
              <w:r w:rsidRPr="00B257C2">
                <w:rPr>
                  <w:rFonts w:asciiTheme="minorHAnsi" w:hAnsiTheme="minorHAnsi" w:cstheme="minorHAnsi"/>
                  <w:color w:val="000000"/>
                  <w:sz w:val="18"/>
                  <w:szCs w:val="16"/>
                </w:rPr>
                <w:t>VEBIP_ProductHierarchy</w:t>
              </w:r>
            </w:ins>
          </w:p>
        </w:tc>
        <w:tc>
          <w:tcPr>
            <w:tcW w:w="1643" w:type="dxa"/>
            <w:tcBorders>
              <w:top w:val="single" w:sz="4" w:space="0" w:color="auto"/>
              <w:left w:val="single" w:sz="4" w:space="0" w:color="auto"/>
              <w:bottom w:val="single" w:sz="4" w:space="0" w:color="auto"/>
              <w:right w:val="single" w:sz="4" w:space="0" w:color="auto"/>
            </w:tcBorders>
            <w:tcPrChange w:id="10495"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33C997D8" w14:textId="168CC57B" w:rsidR="00320E3A" w:rsidRPr="007767A4" w:rsidRDefault="00320E3A" w:rsidP="00320E3A">
            <w:pPr>
              <w:rPr>
                <w:ins w:id="10496" w:author="Rakesh Singhi" w:date="2015-02-07T15:34:00Z"/>
                <w:rFonts w:asciiTheme="minorHAnsi" w:hAnsiTheme="minorHAnsi" w:cstheme="minorHAnsi"/>
                <w:color w:val="000000"/>
                <w:sz w:val="18"/>
                <w:szCs w:val="16"/>
              </w:rPr>
            </w:pPr>
            <w:ins w:id="10497" w:author="Rakesh Singhi" w:date="2015-02-07T15:37:00Z">
              <w:r w:rsidRPr="00C061B6">
                <w:rPr>
                  <w:rFonts w:asciiTheme="minorHAnsi" w:hAnsiTheme="minorHAnsi" w:cstheme="minorHAnsi"/>
                  <w:color w:val="000000"/>
                  <w:sz w:val="18"/>
                  <w:szCs w:val="16"/>
                </w:rPr>
                <w:t>BusinessGroupId</w:t>
              </w:r>
            </w:ins>
          </w:p>
        </w:tc>
      </w:tr>
      <w:tr w:rsidR="00320E3A" w:rsidRPr="00C061B6" w14:paraId="12F0EA67"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498"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trPrChange w:id="10499" w:author="Rakesh Singhi" w:date="2015-02-07T15:34:00Z">
            <w:trPr>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10500"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70264FD" w14:textId="59D5B35B" w:rsidR="00320E3A" w:rsidRPr="004C7D58" w:rsidRDefault="00320E3A" w:rsidP="00320E3A">
            <w:pPr>
              <w:rPr>
                <w:rFonts w:asciiTheme="minorHAnsi" w:hAnsiTheme="minorHAnsi" w:cstheme="minorHAnsi"/>
                <w:color w:val="000000"/>
                <w:sz w:val="18"/>
                <w:szCs w:val="16"/>
              </w:rPr>
            </w:pPr>
            <w:ins w:id="10501" w:author="Rakesh Singhi" w:date="2015-02-07T15:34:00Z">
              <w:r w:rsidRPr="00C061B6">
                <w:rPr>
                  <w:rFonts w:asciiTheme="minorHAnsi" w:hAnsiTheme="minorHAnsi" w:cstheme="minorHAnsi"/>
                  <w:color w:val="000000"/>
                  <w:sz w:val="18"/>
                  <w:szCs w:val="16"/>
                </w:rPr>
                <w:t>BUSINESS_SEGMENT_LOB</w:t>
              </w:r>
            </w:ins>
            <w:del w:id="10502" w:author="Rakesh Singhi" w:date="2015-02-07T15:34:00Z">
              <w:r w:rsidRPr="004C7D58" w:rsidDel="004260AB">
                <w:rPr>
                  <w:rFonts w:asciiTheme="minorHAnsi" w:hAnsiTheme="minorHAnsi" w:cstheme="minorHAnsi"/>
                  <w:color w:val="000000"/>
                  <w:sz w:val="18"/>
                  <w:szCs w:val="16"/>
                </w:rPr>
                <w:delText>BUSINESS_SEGMENT_LOB</w:delText>
              </w:r>
            </w:del>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503"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31E92DA1" w14:textId="60FC4D69" w:rsidR="00320E3A" w:rsidRPr="009A6BD8" w:rsidRDefault="00320E3A" w:rsidP="00320E3A">
            <w:pPr>
              <w:rPr>
                <w:rFonts w:asciiTheme="minorHAnsi" w:hAnsiTheme="minorHAnsi" w:cstheme="minorHAnsi"/>
                <w:color w:val="000000"/>
                <w:sz w:val="18"/>
                <w:szCs w:val="16"/>
              </w:rPr>
            </w:pPr>
            <w:ins w:id="10504" w:author="Rakesh Singhi" w:date="2015-02-07T15:36:00Z">
              <w:r w:rsidRPr="00C061B6">
                <w:rPr>
                  <w:rFonts w:asciiTheme="minorHAnsi" w:hAnsiTheme="minorHAnsi" w:cstheme="minorHAnsi"/>
                  <w:color w:val="000000"/>
                  <w:sz w:val="18"/>
                  <w:szCs w:val="16"/>
                </w:rPr>
                <w:t>BusinessSegment</w:t>
              </w:r>
            </w:ins>
            <w:del w:id="10505" w:author="Rakesh Singhi" w:date="2015-02-07T15:36:00Z">
              <w:r w:rsidRPr="009A6BD8" w:rsidDel="00D2692D">
                <w:rPr>
                  <w:rFonts w:asciiTheme="minorHAnsi" w:hAnsiTheme="minorHAnsi" w:cstheme="minorHAnsi"/>
                  <w:color w:val="000000"/>
                  <w:sz w:val="18"/>
                  <w:szCs w:val="16"/>
                </w:rPr>
                <w:delText>BusinessSegment</w:delText>
              </w:r>
            </w:del>
          </w:p>
        </w:tc>
        <w:tc>
          <w:tcPr>
            <w:tcW w:w="1659" w:type="dxa"/>
            <w:tcBorders>
              <w:top w:val="single" w:sz="4" w:space="0" w:color="auto"/>
              <w:left w:val="single" w:sz="4" w:space="0" w:color="auto"/>
              <w:bottom w:val="single" w:sz="4" w:space="0" w:color="auto"/>
              <w:right w:val="single" w:sz="4" w:space="0" w:color="auto"/>
            </w:tcBorders>
            <w:tcPrChange w:id="10506"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59884CBB" w14:textId="508A68E5" w:rsidR="00320E3A" w:rsidRPr="009A6BD8" w:rsidRDefault="00320E3A" w:rsidP="00320E3A">
            <w:pPr>
              <w:rPr>
                <w:rFonts w:asciiTheme="minorHAnsi" w:hAnsiTheme="minorHAnsi" w:cstheme="minorHAnsi"/>
                <w:color w:val="000000"/>
                <w:sz w:val="18"/>
                <w:szCs w:val="16"/>
              </w:rPr>
            </w:pPr>
            <w:ins w:id="10507" w:author="Rakesh Singhi" w:date="2015-02-07T15:36:00Z">
              <w:r w:rsidRPr="00C061B6">
                <w:rPr>
                  <w:rFonts w:asciiTheme="minorHAnsi" w:hAnsiTheme="minorHAnsi" w:cstheme="minorHAnsi"/>
                  <w:color w:val="000000"/>
                  <w:sz w:val="18"/>
                  <w:szCs w:val="16"/>
                </w:rPr>
                <w:t>BusinessSegment</w:t>
              </w:r>
            </w:ins>
            <w:del w:id="10508" w:author="Rakesh Singhi" w:date="2015-02-07T15:36:00Z">
              <w:r w:rsidRPr="009A6BD8" w:rsidDel="00291955">
                <w:rPr>
                  <w:rFonts w:asciiTheme="minorHAnsi" w:hAnsiTheme="minorHAnsi" w:cstheme="minorHAnsi"/>
                  <w:color w:val="000000"/>
                  <w:sz w:val="18"/>
                  <w:szCs w:val="16"/>
                </w:rPr>
                <w:delText>BusinessSegment</w:delText>
              </w:r>
            </w:del>
          </w:p>
        </w:tc>
        <w:tc>
          <w:tcPr>
            <w:tcW w:w="2047" w:type="dxa"/>
            <w:tcBorders>
              <w:top w:val="single" w:sz="4" w:space="0" w:color="auto"/>
              <w:left w:val="single" w:sz="4" w:space="0" w:color="auto"/>
              <w:bottom w:val="single" w:sz="4" w:space="0" w:color="auto"/>
              <w:right w:val="single" w:sz="4" w:space="0" w:color="auto"/>
            </w:tcBorders>
            <w:tcPrChange w:id="10509"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5CF49A91" w14:textId="1810D32D" w:rsidR="00320E3A" w:rsidRPr="007767A4" w:rsidRDefault="00320E3A" w:rsidP="00320E3A">
            <w:pPr>
              <w:rPr>
                <w:rFonts w:asciiTheme="minorHAnsi" w:hAnsiTheme="minorHAnsi" w:cstheme="minorHAnsi"/>
                <w:color w:val="000000"/>
                <w:sz w:val="18"/>
                <w:szCs w:val="16"/>
              </w:rPr>
            </w:pPr>
            <w:ins w:id="10510" w:author="Rakesh Singhi" w:date="2015-02-07T15:37:00Z">
              <w:r w:rsidRPr="00B257C2">
                <w:rPr>
                  <w:rFonts w:asciiTheme="minorHAnsi" w:hAnsiTheme="minorHAnsi" w:cstheme="minorHAnsi"/>
                  <w:color w:val="000000"/>
                  <w:sz w:val="18"/>
                  <w:szCs w:val="16"/>
                </w:rPr>
                <w:t>VEBIP_ProductHierarchy</w:t>
              </w:r>
            </w:ins>
            <w:del w:id="10511" w:author="Rakesh Singhi" w:date="2015-02-07T15:37:00Z">
              <w:r w:rsidRPr="00C061B6" w:rsidDel="00B86A70">
                <w:rPr>
                  <w:rFonts w:asciiTheme="minorHAnsi" w:hAnsiTheme="minorHAnsi" w:cstheme="minorHAnsi"/>
                  <w:color w:val="000000"/>
                  <w:sz w:val="18"/>
                  <w:szCs w:val="16"/>
                </w:rPr>
                <w:delText>VEBIP_ProductHierarchy</w:delText>
              </w:r>
            </w:del>
          </w:p>
        </w:tc>
        <w:tc>
          <w:tcPr>
            <w:tcW w:w="1643" w:type="dxa"/>
            <w:tcBorders>
              <w:top w:val="single" w:sz="4" w:space="0" w:color="auto"/>
              <w:left w:val="single" w:sz="4" w:space="0" w:color="auto"/>
              <w:bottom w:val="single" w:sz="4" w:space="0" w:color="auto"/>
              <w:right w:val="single" w:sz="4" w:space="0" w:color="auto"/>
            </w:tcBorders>
            <w:tcPrChange w:id="10512"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2EDA9773" w14:textId="356DEF24" w:rsidR="00320E3A" w:rsidRPr="007767A4" w:rsidRDefault="00320E3A" w:rsidP="00320E3A">
            <w:pPr>
              <w:rPr>
                <w:rFonts w:asciiTheme="minorHAnsi" w:hAnsiTheme="minorHAnsi" w:cstheme="minorHAnsi"/>
                <w:color w:val="000000"/>
                <w:sz w:val="18"/>
                <w:szCs w:val="16"/>
              </w:rPr>
            </w:pPr>
            <w:ins w:id="10513" w:author="Rakesh Singhi" w:date="2015-02-07T15:37:00Z">
              <w:r w:rsidRPr="00C061B6">
                <w:rPr>
                  <w:rFonts w:asciiTheme="minorHAnsi" w:hAnsiTheme="minorHAnsi" w:cstheme="minorHAnsi"/>
                  <w:color w:val="000000"/>
                  <w:sz w:val="18"/>
                  <w:szCs w:val="16"/>
                </w:rPr>
                <w:t>BusinessSegment</w:t>
              </w:r>
            </w:ins>
            <w:del w:id="10514" w:author="Rakesh Singhi" w:date="2015-02-07T15:37:00Z">
              <w:r w:rsidRPr="00C13BEA" w:rsidDel="002933BF">
                <w:rPr>
                  <w:rFonts w:asciiTheme="minorHAnsi" w:hAnsiTheme="minorHAnsi" w:cstheme="minorHAnsi"/>
                  <w:color w:val="000000"/>
                  <w:sz w:val="18"/>
                  <w:szCs w:val="16"/>
                </w:rPr>
                <w:delText>BusinessSegment</w:delText>
              </w:r>
            </w:del>
          </w:p>
        </w:tc>
      </w:tr>
      <w:tr w:rsidR="00320E3A" w:rsidRPr="00C061B6" w14:paraId="3ABB97B8" w14:textId="77777777" w:rsidTr="000A20BF">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515"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10516" w:author="Rakesh Singhi" w:date="2015-02-07T15:34:00Z"/>
          <w:trPrChange w:id="10517" w:author="Rakesh Singhi" w:date="2015-02-07T15:34:00Z">
            <w:trPr>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10518"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E799E91" w14:textId="764E9E45" w:rsidR="00320E3A" w:rsidRPr="004C7D58" w:rsidRDefault="00320E3A" w:rsidP="00320E3A">
            <w:pPr>
              <w:rPr>
                <w:ins w:id="10519" w:author="Rakesh Singhi" w:date="2015-02-07T15:34:00Z"/>
                <w:rFonts w:asciiTheme="minorHAnsi" w:hAnsiTheme="minorHAnsi" w:cstheme="minorHAnsi"/>
                <w:color w:val="000000"/>
                <w:sz w:val="18"/>
                <w:szCs w:val="16"/>
              </w:rPr>
            </w:pPr>
            <w:ins w:id="10520" w:author="Rakesh Singhi" w:date="2015-02-07T15:34:00Z">
              <w:r w:rsidRPr="00C061B6">
                <w:rPr>
                  <w:rFonts w:asciiTheme="minorHAnsi" w:hAnsiTheme="minorHAnsi" w:cstheme="minorHAnsi"/>
                  <w:color w:val="000000"/>
                  <w:sz w:val="18"/>
                  <w:szCs w:val="16"/>
                </w:rPr>
                <w:t>BUSINESS_SEGMENT_LOB_ID</w:t>
              </w:r>
            </w:ins>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521"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5AC506F4" w14:textId="4A328E89" w:rsidR="00320E3A" w:rsidRPr="009A6BD8" w:rsidRDefault="00320E3A" w:rsidP="00320E3A">
            <w:pPr>
              <w:rPr>
                <w:ins w:id="10522" w:author="Rakesh Singhi" w:date="2015-02-07T15:34:00Z"/>
                <w:rFonts w:asciiTheme="minorHAnsi" w:hAnsiTheme="minorHAnsi" w:cstheme="minorHAnsi"/>
                <w:color w:val="000000"/>
                <w:sz w:val="18"/>
                <w:szCs w:val="16"/>
              </w:rPr>
            </w:pPr>
            <w:ins w:id="10523" w:author="Rakesh Singhi" w:date="2015-02-07T15:36:00Z">
              <w:r w:rsidRPr="00C061B6">
                <w:rPr>
                  <w:rFonts w:asciiTheme="minorHAnsi" w:hAnsiTheme="minorHAnsi" w:cstheme="minorHAnsi"/>
                  <w:color w:val="000000"/>
                  <w:sz w:val="18"/>
                  <w:szCs w:val="16"/>
                </w:rPr>
                <w:t>BusinessSegment</w:t>
              </w:r>
            </w:ins>
          </w:p>
        </w:tc>
        <w:tc>
          <w:tcPr>
            <w:tcW w:w="1659" w:type="dxa"/>
            <w:tcBorders>
              <w:top w:val="single" w:sz="4" w:space="0" w:color="auto"/>
              <w:left w:val="single" w:sz="4" w:space="0" w:color="auto"/>
              <w:bottom w:val="single" w:sz="4" w:space="0" w:color="auto"/>
              <w:right w:val="single" w:sz="4" w:space="0" w:color="auto"/>
            </w:tcBorders>
            <w:tcPrChange w:id="10524"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53A89628" w14:textId="68E6F042" w:rsidR="00320E3A" w:rsidRPr="009A6BD8" w:rsidRDefault="00320E3A" w:rsidP="00320E3A">
            <w:pPr>
              <w:rPr>
                <w:ins w:id="10525" w:author="Rakesh Singhi" w:date="2015-02-07T15:34:00Z"/>
                <w:rFonts w:asciiTheme="minorHAnsi" w:hAnsiTheme="minorHAnsi" w:cstheme="minorHAnsi"/>
                <w:color w:val="000000"/>
                <w:sz w:val="18"/>
                <w:szCs w:val="16"/>
              </w:rPr>
            </w:pPr>
            <w:ins w:id="10526" w:author="Rakesh Singhi" w:date="2015-02-07T15:36:00Z">
              <w:r w:rsidRPr="00C061B6">
                <w:rPr>
                  <w:rFonts w:asciiTheme="minorHAnsi" w:hAnsiTheme="minorHAnsi" w:cstheme="minorHAnsi"/>
                  <w:color w:val="000000"/>
                  <w:sz w:val="18"/>
                  <w:szCs w:val="16"/>
                </w:rPr>
                <w:t>BusinessSegmentID</w:t>
              </w:r>
            </w:ins>
          </w:p>
        </w:tc>
        <w:tc>
          <w:tcPr>
            <w:tcW w:w="2047" w:type="dxa"/>
            <w:tcBorders>
              <w:top w:val="single" w:sz="4" w:space="0" w:color="auto"/>
              <w:left w:val="single" w:sz="4" w:space="0" w:color="auto"/>
              <w:bottom w:val="single" w:sz="4" w:space="0" w:color="auto"/>
              <w:right w:val="single" w:sz="4" w:space="0" w:color="auto"/>
            </w:tcBorders>
            <w:tcPrChange w:id="10527"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05955C5E" w14:textId="588211B4" w:rsidR="00320E3A" w:rsidRPr="00C061B6" w:rsidRDefault="00320E3A" w:rsidP="00320E3A">
            <w:pPr>
              <w:rPr>
                <w:ins w:id="10528" w:author="Rakesh Singhi" w:date="2015-02-07T15:34:00Z"/>
                <w:rFonts w:asciiTheme="minorHAnsi" w:hAnsiTheme="minorHAnsi" w:cstheme="minorHAnsi"/>
                <w:color w:val="000000"/>
                <w:sz w:val="18"/>
                <w:szCs w:val="16"/>
              </w:rPr>
            </w:pPr>
            <w:ins w:id="10529" w:author="Rakesh Singhi" w:date="2015-02-07T15:37:00Z">
              <w:r w:rsidRPr="00B257C2">
                <w:rPr>
                  <w:rFonts w:asciiTheme="minorHAnsi" w:hAnsiTheme="minorHAnsi" w:cstheme="minorHAnsi"/>
                  <w:color w:val="000000"/>
                  <w:sz w:val="18"/>
                  <w:szCs w:val="16"/>
                </w:rPr>
                <w:t>VEBIP_ProductHierarchy</w:t>
              </w:r>
            </w:ins>
          </w:p>
        </w:tc>
        <w:tc>
          <w:tcPr>
            <w:tcW w:w="1643" w:type="dxa"/>
            <w:tcBorders>
              <w:top w:val="single" w:sz="4" w:space="0" w:color="auto"/>
              <w:left w:val="single" w:sz="4" w:space="0" w:color="auto"/>
              <w:bottom w:val="single" w:sz="4" w:space="0" w:color="auto"/>
              <w:right w:val="single" w:sz="4" w:space="0" w:color="auto"/>
            </w:tcBorders>
            <w:tcPrChange w:id="10530"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4E0541D6" w14:textId="557BFBD0" w:rsidR="00320E3A" w:rsidRPr="00C13BEA" w:rsidRDefault="00320E3A" w:rsidP="00320E3A">
            <w:pPr>
              <w:rPr>
                <w:ins w:id="10531" w:author="Rakesh Singhi" w:date="2015-02-07T15:34:00Z"/>
                <w:rFonts w:asciiTheme="minorHAnsi" w:hAnsiTheme="minorHAnsi" w:cstheme="minorHAnsi"/>
                <w:color w:val="000000"/>
                <w:sz w:val="18"/>
                <w:szCs w:val="16"/>
              </w:rPr>
            </w:pPr>
            <w:ins w:id="10532" w:author="Rakesh Singhi" w:date="2015-02-07T15:37:00Z">
              <w:r w:rsidRPr="00C061B6">
                <w:rPr>
                  <w:rFonts w:asciiTheme="minorHAnsi" w:hAnsiTheme="minorHAnsi" w:cstheme="minorHAnsi"/>
                  <w:color w:val="000000"/>
                  <w:sz w:val="18"/>
                  <w:szCs w:val="16"/>
                </w:rPr>
                <w:t>BusinessSegmentId</w:t>
              </w:r>
            </w:ins>
          </w:p>
        </w:tc>
      </w:tr>
      <w:tr w:rsidR="00320E3A" w:rsidRPr="00C061B6" w14:paraId="397D04BF" w14:textId="77777777" w:rsidTr="00E705DE">
        <w:tblPrEx>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533" w:author="Rakesh Singhi" w:date="2015-02-07T15:34:00Z">
            <w:tblPrEx>
              <w:tblW w:w="99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554"/>
          <w:trPrChange w:id="10534" w:author="Rakesh Singhi" w:date="2015-02-07T15:34:00Z">
            <w:trPr>
              <w:trHeight w:val="70"/>
            </w:trPr>
          </w:trPrChange>
        </w:trPr>
        <w:tc>
          <w:tcPr>
            <w:tcW w:w="2430" w:type="dxa"/>
            <w:tcBorders>
              <w:top w:val="single" w:sz="4" w:space="0" w:color="auto"/>
              <w:left w:val="single" w:sz="4" w:space="0" w:color="auto"/>
              <w:bottom w:val="single" w:sz="4" w:space="0" w:color="auto"/>
              <w:right w:val="single" w:sz="4" w:space="0" w:color="auto"/>
            </w:tcBorders>
            <w:shd w:val="clear" w:color="auto" w:fill="auto"/>
            <w:tcPrChange w:id="10535" w:author="Rakesh Singhi" w:date="2015-02-07T15:34:00Z">
              <w:tcPr>
                <w:tcW w:w="0" w:type="auto"/>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F5D19CE" w14:textId="5BA9EC9C" w:rsidR="00320E3A" w:rsidRPr="004C7D58"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PRODUCT_PART_ID</w:t>
            </w:r>
          </w:p>
        </w:tc>
        <w:tc>
          <w:tcPr>
            <w:tcW w:w="1491" w:type="dxa"/>
            <w:tcBorders>
              <w:top w:val="single" w:sz="4" w:space="0" w:color="auto"/>
              <w:left w:val="single" w:sz="4" w:space="0" w:color="auto"/>
              <w:bottom w:val="single" w:sz="4" w:space="0" w:color="auto"/>
              <w:right w:val="single" w:sz="4" w:space="0" w:color="auto"/>
            </w:tcBorders>
            <w:shd w:val="clear" w:color="auto" w:fill="auto"/>
            <w:tcPrChange w:id="10536" w:author="Rakesh Singhi" w:date="2015-02-07T15:34:00Z">
              <w:tcPr>
                <w:tcW w:w="0" w:type="auto"/>
                <w:gridSpan w:val="3"/>
                <w:tcBorders>
                  <w:top w:val="single" w:sz="4" w:space="0" w:color="auto"/>
                  <w:left w:val="single" w:sz="4" w:space="0" w:color="auto"/>
                  <w:bottom w:val="single" w:sz="4" w:space="0" w:color="auto"/>
                  <w:right w:val="single" w:sz="4" w:space="0" w:color="auto"/>
                </w:tcBorders>
                <w:shd w:val="clear" w:color="auto" w:fill="auto"/>
              </w:tcPr>
            </w:tcPrChange>
          </w:tcPr>
          <w:p w14:paraId="15683C8F" w14:textId="77777777" w:rsidR="00320E3A" w:rsidRPr="00320E3A" w:rsidRDefault="00320E3A" w:rsidP="00320E3A">
            <w:pPr>
              <w:widowControl/>
              <w:spacing w:line="240" w:lineRule="auto"/>
              <w:rPr>
                <w:rFonts w:ascii="Calibri" w:hAnsi="Calibri" w:cs="Calibri"/>
                <w:color w:val="000000"/>
                <w:sz w:val="18"/>
                <w:szCs w:val="22"/>
              </w:rPr>
            </w:pPr>
            <w:r w:rsidRPr="00320E3A">
              <w:rPr>
                <w:rFonts w:ascii="Calibri" w:hAnsi="Calibri" w:cs="Calibri"/>
                <w:color w:val="000000"/>
                <w:sz w:val="18"/>
                <w:szCs w:val="22"/>
              </w:rPr>
              <w:t>ProductPricing</w:t>
            </w:r>
          </w:p>
          <w:p w14:paraId="71B3CA00" w14:textId="1A6B0882" w:rsidR="00320E3A" w:rsidRPr="00320E3A" w:rsidRDefault="00320E3A" w:rsidP="00320E3A">
            <w:pPr>
              <w:rPr>
                <w:rFonts w:asciiTheme="minorHAnsi" w:hAnsiTheme="minorHAnsi" w:cstheme="minorHAnsi"/>
                <w:color w:val="000000"/>
                <w:sz w:val="18"/>
                <w:szCs w:val="16"/>
              </w:rPr>
            </w:pPr>
          </w:p>
        </w:tc>
        <w:tc>
          <w:tcPr>
            <w:tcW w:w="1659" w:type="dxa"/>
            <w:tcBorders>
              <w:top w:val="single" w:sz="4" w:space="0" w:color="auto"/>
              <w:left w:val="single" w:sz="4" w:space="0" w:color="auto"/>
              <w:bottom w:val="single" w:sz="4" w:space="0" w:color="auto"/>
              <w:right w:val="single" w:sz="4" w:space="0" w:color="auto"/>
            </w:tcBorders>
            <w:tcPrChange w:id="10537"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505090F6" w14:textId="77777777" w:rsidR="000A20BF" w:rsidRPr="000A20BF" w:rsidRDefault="000A20BF" w:rsidP="000A20BF">
            <w:pPr>
              <w:widowControl/>
              <w:spacing w:line="240" w:lineRule="auto"/>
              <w:rPr>
                <w:rFonts w:ascii="Calibri" w:hAnsi="Calibri" w:cs="Calibri"/>
                <w:color w:val="000000"/>
                <w:sz w:val="18"/>
                <w:szCs w:val="22"/>
              </w:rPr>
            </w:pPr>
            <w:r w:rsidRPr="000A20BF">
              <w:rPr>
                <w:rFonts w:ascii="Calibri" w:hAnsi="Calibri" w:cs="Calibri"/>
                <w:color w:val="000000"/>
                <w:sz w:val="18"/>
                <w:szCs w:val="22"/>
              </w:rPr>
              <w:t>ProductpartId</w:t>
            </w:r>
          </w:p>
          <w:p w14:paraId="19595DDC" w14:textId="0CE07812" w:rsidR="00320E3A" w:rsidRPr="009A6BD8" w:rsidRDefault="00320E3A" w:rsidP="00320E3A">
            <w:pPr>
              <w:rPr>
                <w:rFonts w:asciiTheme="minorHAnsi" w:hAnsiTheme="minorHAnsi" w:cstheme="minorHAnsi"/>
                <w:color w:val="000000"/>
                <w:sz w:val="18"/>
                <w:szCs w:val="16"/>
              </w:rPr>
            </w:pPr>
          </w:p>
        </w:tc>
        <w:tc>
          <w:tcPr>
            <w:tcW w:w="2047" w:type="dxa"/>
            <w:tcBorders>
              <w:top w:val="single" w:sz="4" w:space="0" w:color="auto"/>
              <w:left w:val="single" w:sz="4" w:space="0" w:color="auto"/>
              <w:bottom w:val="single" w:sz="4" w:space="0" w:color="auto"/>
              <w:right w:val="single" w:sz="4" w:space="0" w:color="auto"/>
            </w:tcBorders>
            <w:tcPrChange w:id="10538"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14727E24" w14:textId="631E42D5" w:rsidR="00320E3A" w:rsidRPr="007767A4" w:rsidRDefault="000A20BF" w:rsidP="00320E3A">
            <w:pPr>
              <w:rPr>
                <w:rFonts w:asciiTheme="minorHAnsi" w:hAnsiTheme="minorHAnsi" w:cstheme="minorHAnsi"/>
                <w:color w:val="000000"/>
                <w:sz w:val="18"/>
                <w:szCs w:val="16"/>
              </w:rPr>
            </w:pPr>
            <w:ins w:id="10539" w:author="Rakesh Singhi" w:date="2015-02-07T15:37:00Z">
              <w:r w:rsidRPr="00B257C2">
                <w:rPr>
                  <w:rFonts w:asciiTheme="minorHAnsi" w:hAnsiTheme="minorHAnsi" w:cstheme="minorHAnsi"/>
                  <w:color w:val="000000"/>
                  <w:sz w:val="18"/>
                  <w:szCs w:val="16"/>
                </w:rPr>
                <w:t>VEBIP_ProductHierarchy</w:t>
              </w:r>
            </w:ins>
          </w:p>
        </w:tc>
        <w:tc>
          <w:tcPr>
            <w:tcW w:w="1643" w:type="dxa"/>
            <w:tcBorders>
              <w:top w:val="single" w:sz="4" w:space="0" w:color="auto"/>
              <w:left w:val="single" w:sz="4" w:space="0" w:color="auto"/>
              <w:bottom w:val="single" w:sz="4" w:space="0" w:color="auto"/>
              <w:right w:val="single" w:sz="4" w:space="0" w:color="auto"/>
            </w:tcBorders>
            <w:tcPrChange w:id="10540" w:author="Rakesh Singhi" w:date="2015-02-07T15:34:00Z">
              <w:tcPr>
                <w:tcW w:w="0" w:type="auto"/>
                <w:gridSpan w:val="2"/>
                <w:tcBorders>
                  <w:top w:val="single" w:sz="4" w:space="0" w:color="auto"/>
                  <w:left w:val="single" w:sz="4" w:space="0" w:color="auto"/>
                  <w:bottom w:val="single" w:sz="4" w:space="0" w:color="auto"/>
                  <w:right w:val="single" w:sz="4" w:space="0" w:color="auto"/>
                </w:tcBorders>
              </w:tcPr>
            </w:tcPrChange>
          </w:tcPr>
          <w:p w14:paraId="075DEDEB" w14:textId="5DFFB6F0" w:rsidR="00320E3A" w:rsidRPr="007767A4" w:rsidRDefault="000A20BF" w:rsidP="00320E3A">
            <w:pPr>
              <w:rPr>
                <w:rFonts w:asciiTheme="minorHAnsi" w:hAnsiTheme="minorHAnsi" w:cstheme="minorHAnsi"/>
                <w:color w:val="000000"/>
                <w:sz w:val="18"/>
                <w:szCs w:val="16"/>
              </w:rPr>
            </w:pPr>
            <w:r>
              <w:rPr>
                <w:rFonts w:asciiTheme="minorHAnsi" w:hAnsiTheme="minorHAnsi" w:cstheme="minorHAnsi"/>
                <w:color w:val="000000"/>
                <w:sz w:val="18"/>
                <w:szCs w:val="16"/>
              </w:rPr>
              <w:t>ProductPartId</w:t>
            </w:r>
          </w:p>
        </w:tc>
      </w:tr>
      <w:tr w:rsidR="00320E3A" w:rsidRPr="00C061B6" w14:paraId="27BB7FA2" w14:textId="77777777" w:rsidTr="000A20B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27E517D6" w14:textId="20E6FCA8" w:rsidR="00320E3A" w:rsidRPr="004C7D58" w:rsidRDefault="00320E3A" w:rsidP="00320E3A">
            <w:pPr>
              <w:rPr>
                <w:rFonts w:asciiTheme="minorHAnsi" w:hAnsiTheme="minorHAnsi" w:cstheme="minorHAnsi"/>
                <w:color w:val="000000"/>
                <w:sz w:val="18"/>
                <w:szCs w:val="16"/>
              </w:rPr>
            </w:pPr>
            <w:r>
              <w:rPr>
                <w:rFonts w:asciiTheme="minorHAnsi" w:hAnsiTheme="minorHAnsi" w:cstheme="minorHAnsi"/>
                <w:color w:val="000000"/>
                <w:sz w:val="18"/>
                <w:szCs w:val="16"/>
              </w:rPr>
              <w:t>COUNRY_ID</w:t>
            </w:r>
          </w:p>
        </w:tc>
        <w:tc>
          <w:tcPr>
            <w:tcW w:w="1491" w:type="dxa"/>
            <w:tcBorders>
              <w:top w:val="single" w:sz="4" w:space="0" w:color="auto"/>
              <w:left w:val="single" w:sz="4" w:space="0" w:color="auto"/>
              <w:bottom w:val="single" w:sz="4" w:space="0" w:color="auto"/>
              <w:right w:val="single" w:sz="4" w:space="0" w:color="auto"/>
            </w:tcBorders>
            <w:shd w:val="clear" w:color="auto" w:fill="auto"/>
          </w:tcPr>
          <w:p w14:paraId="1AD042FD" w14:textId="36F2807C" w:rsidR="00320E3A" w:rsidRPr="009A6BD8" w:rsidRDefault="00E705DE" w:rsidP="00320E3A">
            <w:pPr>
              <w:rPr>
                <w:rFonts w:asciiTheme="minorHAnsi" w:hAnsiTheme="minorHAnsi" w:cstheme="minorHAnsi"/>
                <w:color w:val="000000"/>
                <w:sz w:val="18"/>
                <w:szCs w:val="16"/>
              </w:rPr>
            </w:pPr>
            <w:r>
              <w:rPr>
                <w:rFonts w:asciiTheme="minorHAnsi" w:hAnsiTheme="minorHAnsi" w:cstheme="minorHAnsi"/>
                <w:color w:val="000000"/>
                <w:sz w:val="18"/>
                <w:szCs w:val="16"/>
              </w:rPr>
              <w:t>Country</w:t>
            </w:r>
          </w:p>
        </w:tc>
        <w:tc>
          <w:tcPr>
            <w:tcW w:w="1659" w:type="dxa"/>
            <w:tcBorders>
              <w:top w:val="single" w:sz="4" w:space="0" w:color="auto"/>
              <w:left w:val="single" w:sz="4" w:space="0" w:color="auto"/>
              <w:bottom w:val="single" w:sz="4" w:space="0" w:color="auto"/>
              <w:right w:val="single" w:sz="4" w:space="0" w:color="auto"/>
            </w:tcBorders>
          </w:tcPr>
          <w:p w14:paraId="42A69A02" w14:textId="1037E8D2" w:rsidR="00320E3A" w:rsidRPr="009A6BD8" w:rsidRDefault="00E705DE" w:rsidP="00320E3A">
            <w:pPr>
              <w:rPr>
                <w:rFonts w:asciiTheme="minorHAnsi" w:hAnsiTheme="minorHAnsi" w:cstheme="minorHAnsi"/>
                <w:color w:val="000000"/>
                <w:sz w:val="18"/>
                <w:szCs w:val="16"/>
              </w:rPr>
            </w:pPr>
            <w:r>
              <w:rPr>
                <w:rFonts w:asciiTheme="minorHAnsi" w:hAnsiTheme="minorHAnsi" w:cstheme="minorHAnsi"/>
                <w:color w:val="000000"/>
                <w:sz w:val="18"/>
                <w:szCs w:val="16"/>
              </w:rPr>
              <w:t>CountryId</w:t>
            </w:r>
          </w:p>
        </w:tc>
        <w:tc>
          <w:tcPr>
            <w:tcW w:w="2047" w:type="dxa"/>
            <w:tcBorders>
              <w:top w:val="single" w:sz="4" w:space="0" w:color="auto"/>
              <w:left w:val="single" w:sz="4" w:space="0" w:color="auto"/>
              <w:bottom w:val="single" w:sz="4" w:space="0" w:color="auto"/>
              <w:right w:val="single" w:sz="4" w:space="0" w:color="auto"/>
            </w:tcBorders>
          </w:tcPr>
          <w:p w14:paraId="0C6F1E1D" w14:textId="1AF6D0AE" w:rsidR="00320E3A" w:rsidRPr="007767A4" w:rsidRDefault="000A20BF" w:rsidP="00320E3A">
            <w:pPr>
              <w:rPr>
                <w:rFonts w:asciiTheme="minorHAnsi" w:hAnsiTheme="minorHAnsi" w:cstheme="minorHAnsi"/>
                <w:color w:val="000000"/>
                <w:sz w:val="18"/>
                <w:szCs w:val="16"/>
              </w:rPr>
            </w:pPr>
            <w:ins w:id="10541" w:author="Rakesh Singhi" w:date="2015-02-07T15:37:00Z">
              <w:r w:rsidRPr="00B257C2">
                <w:rPr>
                  <w:rFonts w:asciiTheme="minorHAnsi" w:hAnsiTheme="minorHAnsi" w:cstheme="minorHAnsi"/>
                  <w:color w:val="000000"/>
                  <w:sz w:val="18"/>
                  <w:szCs w:val="16"/>
                </w:rPr>
                <w:t>VEBIP_ProductHierarchy</w:t>
              </w:r>
            </w:ins>
          </w:p>
        </w:tc>
        <w:tc>
          <w:tcPr>
            <w:tcW w:w="1643" w:type="dxa"/>
            <w:tcBorders>
              <w:top w:val="single" w:sz="4" w:space="0" w:color="auto"/>
              <w:left w:val="single" w:sz="4" w:space="0" w:color="auto"/>
              <w:bottom w:val="single" w:sz="4" w:space="0" w:color="auto"/>
              <w:right w:val="single" w:sz="4" w:space="0" w:color="auto"/>
            </w:tcBorders>
          </w:tcPr>
          <w:p w14:paraId="1DE2FAC8" w14:textId="3619F865" w:rsidR="00320E3A" w:rsidRPr="007767A4" w:rsidRDefault="000A20BF" w:rsidP="00320E3A">
            <w:pPr>
              <w:rPr>
                <w:rFonts w:asciiTheme="minorHAnsi" w:hAnsiTheme="minorHAnsi" w:cstheme="minorHAnsi"/>
                <w:color w:val="000000"/>
                <w:sz w:val="18"/>
                <w:szCs w:val="16"/>
              </w:rPr>
            </w:pPr>
            <w:r>
              <w:rPr>
                <w:rFonts w:asciiTheme="minorHAnsi" w:hAnsiTheme="minorHAnsi" w:cstheme="minorHAnsi"/>
                <w:color w:val="000000"/>
                <w:sz w:val="18"/>
                <w:szCs w:val="16"/>
              </w:rPr>
              <w:t>CountryId</w:t>
            </w:r>
          </w:p>
        </w:tc>
      </w:tr>
      <w:tr w:rsidR="00320E3A" w:rsidRPr="00D30FA1" w14:paraId="6B1ADA49" w14:textId="77777777" w:rsidTr="000A20BF">
        <w:trPr>
          <w:trHeight w:val="70"/>
        </w:trPr>
        <w:tc>
          <w:tcPr>
            <w:tcW w:w="5580" w:type="dxa"/>
            <w:gridSpan w:val="3"/>
            <w:tcBorders>
              <w:top w:val="single" w:sz="4" w:space="0" w:color="auto"/>
              <w:left w:val="single" w:sz="4" w:space="0" w:color="auto"/>
              <w:bottom w:val="single" w:sz="4" w:space="0" w:color="auto"/>
              <w:right w:val="single" w:sz="4" w:space="0" w:color="auto"/>
            </w:tcBorders>
            <w:shd w:val="clear" w:color="auto" w:fill="auto"/>
          </w:tcPr>
          <w:p w14:paraId="0C2BEBF5" w14:textId="77777777" w:rsidR="00320E3A" w:rsidRDefault="00320E3A" w:rsidP="00320E3A">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2047" w:type="dxa"/>
            <w:tcBorders>
              <w:top w:val="single" w:sz="4" w:space="0" w:color="auto"/>
              <w:left w:val="single" w:sz="4" w:space="0" w:color="auto"/>
              <w:bottom w:val="single" w:sz="4" w:space="0" w:color="auto"/>
              <w:right w:val="single" w:sz="4" w:space="0" w:color="auto"/>
            </w:tcBorders>
          </w:tcPr>
          <w:p w14:paraId="0C07BDF2" w14:textId="77777777" w:rsidR="00320E3A" w:rsidRPr="00BC6D24" w:rsidRDefault="00320E3A" w:rsidP="00320E3A">
            <w:pPr>
              <w:rPr>
                <w:rFonts w:asciiTheme="minorHAnsi" w:hAnsiTheme="minorHAnsi" w:cstheme="minorHAnsi"/>
                <w:b/>
                <w:color w:val="000000"/>
                <w:sz w:val="18"/>
                <w:szCs w:val="16"/>
                <w:u w:val="single"/>
              </w:rPr>
            </w:pPr>
          </w:p>
        </w:tc>
        <w:tc>
          <w:tcPr>
            <w:tcW w:w="1643" w:type="dxa"/>
            <w:tcBorders>
              <w:top w:val="single" w:sz="4" w:space="0" w:color="auto"/>
              <w:left w:val="single" w:sz="4" w:space="0" w:color="auto"/>
              <w:bottom w:val="single" w:sz="4" w:space="0" w:color="auto"/>
              <w:right w:val="single" w:sz="4" w:space="0" w:color="auto"/>
            </w:tcBorders>
          </w:tcPr>
          <w:p w14:paraId="200E9946" w14:textId="77777777" w:rsidR="00320E3A" w:rsidRPr="00BC6D24" w:rsidRDefault="00320E3A" w:rsidP="00320E3A">
            <w:pPr>
              <w:rPr>
                <w:rFonts w:asciiTheme="minorHAnsi" w:hAnsiTheme="minorHAnsi" w:cstheme="minorHAnsi"/>
                <w:b/>
                <w:color w:val="000000"/>
                <w:sz w:val="18"/>
                <w:szCs w:val="16"/>
                <w:u w:val="single"/>
              </w:rPr>
            </w:pPr>
          </w:p>
        </w:tc>
      </w:tr>
    </w:tbl>
    <w:p w14:paraId="003503C8" w14:textId="77777777" w:rsidR="002A5C1E" w:rsidRPr="006F1F8D" w:rsidRDefault="002A5C1E" w:rsidP="006F1F8D"/>
    <w:p w14:paraId="0CDEBA72" w14:textId="77777777" w:rsidR="0067546E" w:rsidRPr="0067546E" w:rsidRDefault="0067546E" w:rsidP="0067546E"/>
    <w:p w14:paraId="57A35007" w14:textId="1652C238" w:rsidR="002A5C1E" w:rsidRPr="0075631B" w:rsidRDefault="002A5C1E"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r>
        <w:rPr>
          <w:rFonts w:asciiTheme="minorHAnsi" w:hAnsiTheme="minorHAnsi" w:cstheme="minorHAnsi"/>
          <w:b/>
          <w:i/>
          <w:sz w:val="24"/>
          <w:szCs w:val="24"/>
          <w:lang w:val="en-GB"/>
        </w:rPr>
        <w:lastRenderedPageBreak/>
        <w:t xml:space="preserve"> </w:t>
      </w:r>
      <w:bookmarkStart w:id="10542" w:name="_Toc415065547"/>
      <w:r w:rsidR="00426528">
        <w:rPr>
          <w:rFonts w:asciiTheme="minorHAnsi" w:hAnsiTheme="minorHAnsi" w:cstheme="minorHAnsi"/>
          <w:b/>
          <w:i/>
          <w:sz w:val="24"/>
          <w:szCs w:val="24"/>
          <w:lang w:val="en-GB"/>
        </w:rPr>
        <w:t>DMO_</w:t>
      </w:r>
      <w:r w:rsidRPr="0075631B">
        <w:rPr>
          <w:rFonts w:asciiTheme="minorHAnsi" w:hAnsiTheme="minorHAnsi" w:cstheme="minorHAnsi"/>
          <w:b/>
          <w:i/>
          <w:sz w:val="24"/>
          <w:szCs w:val="24"/>
          <w:lang w:val="en-GB"/>
        </w:rPr>
        <w:t>PRODUCT_CATALOG</w:t>
      </w:r>
      <w:r w:rsidR="00C90592">
        <w:rPr>
          <w:rFonts w:asciiTheme="minorHAnsi" w:hAnsiTheme="minorHAnsi" w:cstheme="minorHAnsi"/>
          <w:b/>
          <w:i/>
          <w:sz w:val="24"/>
          <w:szCs w:val="24"/>
          <w:lang w:val="en-GB"/>
        </w:rPr>
        <w:t>_MIR</w:t>
      </w:r>
      <w:bookmarkEnd w:id="10542"/>
    </w:p>
    <w:p w14:paraId="2F41EFA1" w14:textId="77777777" w:rsidR="002A5C1E" w:rsidRDefault="002A5C1E" w:rsidP="002A5C1E">
      <w:pPr>
        <w:rPr>
          <w:rFonts w:asciiTheme="minorHAnsi" w:hAnsiTheme="minorHAnsi" w:cstheme="minorHAnsi"/>
        </w:rPr>
      </w:pPr>
      <w:r>
        <w:rPr>
          <w:rFonts w:asciiTheme="minorHAnsi" w:hAnsiTheme="minorHAnsi" w:cstheme="minorHAnsi"/>
        </w:rPr>
        <w:t>This staging table contains the Real Time Product Catalog data from PNP Source view.</w:t>
      </w:r>
    </w:p>
    <w:p w14:paraId="0F92CEE7" w14:textId="77777777" w:rsidR="002A5C1E" w:rsidRPr="00D30FA1" w:rsidRDefault="002A5C1E" w:rsidP="002A5C1E">
      <w:pPr>
        <w:rPr>
          <w:rFonts w:asciiTheme="minorHAnsi" w:hAnsiTheme="minorHAnsi" w:cstheme="minorHAnsi"/>
        </w:rPr>
      </w:pPr>
    </w:p>
    <w:p w14:paraId="0E183E7A"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2D5518B2"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53217788"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45F37280"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277C6707"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6A8938CE"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52AF6827"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34A120AF"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246FA002" w14:textId="1B94806F" w:rsidR="002A5C1E" w:rsidRPr="00D30FA1" w:rsidRDefault="00D63FB1"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PRODUCT_CATALOG_</w:t>
            </w:r>
            <w:r w:rsidR="007F0E4D">
              <w:rPr>
                <w:rFonts w:asciiTheme="minorHAnsi" w:hAnsiTheme="minorHAnsi" w:cstheme="minorHAnsi"/>
                <w:color w:val="000000"/>
                <w:sz w:val="18"/>
                <w:szCs w:val="16"/>
              </w:rPr>
              <w:t>MIR</w:t>
            </w:r>
          </w:p>
        </w:tc>
        <w:tc>
          <w:tcPr>
            <w:tcW w:w="992" w:type="dxa"/>
            <w:tcBorders>
              <w:top w:val="single" w:sz="4" w:space="0" w:color="auto"/>
              <w:left w:val="single" w:sz="4" w:space="0" w:color="auto"/>
              <w:bottom w:val="single" w:sz="4" w:space="0" w:color="auto"/>
              <w:right w:val="single" w:sz="4" w:space="0" w:color="auto"/>
            </w:tcBorders>
            <w:hideMark/>
          </w:tcPr>
          <w:p w14:paraId="695A3CAC" w14:textId="44B2903A" w:rsidR="002A5C1E" w:rsidRPr="00D30FA1" w:rsidRDefault="00446233" w:rsidP="00B36295">
            <w:pPr>
              <w:rPr>
                <w:rFonts w:asciiTheme="minorHAnsi" w:hAnsiTheme="minorHAnsi" w:cstheme="minorHAnsi"/>
                <w:color w:val="000000"/>
                <w:sz w:val="18"/>
                <w:szCs w:val="16"/>
              </w:rPr>
            </w:pPr>
            <w:del w:id="10543" w:author="Rakesh Singhi" w:date="2015-02-07T15:40:00Z">
              <w:r w:rsidDel="00C061B6">
                <w:rPr>
                  <w:rFonts w:asciiTheme="minorHAnsi" w:hAnsiTheme="minorHAnsi" w:cstheme="minorHAnsi"/>
                  <w:color w:val="000000"/>
                  <w:sz w:val="18"/>
                  <w:szCs w:val="16"/>
                </w:rPr>
                <w:delText>ISRVE_DMO_DW</w:delText>
              </w:r>
            </w:del>
            <w:ins w:id="10544" w:author="Rakesh Singhi" w:date="2015-02-07T15:40:00Z">
              <w:r w:rsidR="00C061B6">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45D68B6B"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2E3B89AB" w14:textId="77777777" w:rsidR="002A5C1E" w:rsidRDefault="002A5C1E" w:rsidP="002A5C1E">
      <w:pPr>
        <w:spacing w:after="120"/>
        <w:rPr>
          <w:rFonts w:asciiTheme="minorHAnsi" w:hAnsiTheme="minorHAnsi" w:cstheme="minorHAnsi"/>
          <w:u w:val="single"/>
        </w:rPr>
      </w:pPr>
    </w:p>
    <w:p w14:paraId="27898C74"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250"/>
        <w:gridCol w:w="990"/>
        <w:gridCol w:w="2250"/>
        <w:tblGridChange w:id="10545">
          <w:tblGrid>
            <w:gridCol w:w="2700"/>
            <w:gridCol w:w="2250"/>
            <w:gridCol w:w="990"/>
            <w:gridCol w:w="2250"/>
          </w:tblGrid>
        </w:tblGridChange>
      </w:tblGrid>
      <w:tr w:rsidR="002A5C1E" w:rsidRPr="00D30FA1" w14:paraId="09A4E6E3"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62DE004D"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79BE72B8"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1A43FA80"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Staging 1</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3CEDCB81"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14:paraId="719A6C28"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tcPr>
          <w:p w14:paraId="163A4FD6" w14:textId="53EE29CD" w:rsidR="002A5C1E" w:rsidRPr="004B4C9C" w:rsidRDefault="00D63FB1" w:rsidP="00D63FB1">
            <w:pPr>
              <w:rPr>
                <w:rFonts w:asciiTheme="minorHAnsi" w:hAnsiTheme="minorHAnsi" w:cstheme="minorHAnsi"/>
                <w:sz w:val="18"/>
                <w:szCs w:val="18"/>
              </w:rPr>
            </w:pPr>
            <w:r>
              <w:rPr>
                <w:rFonts w:asciiTheme="minorHAnsi" w:hAnsiTheme="minorHAnsi" w:cstheme="minorHAnsi"/>
                <w:sz w:val="18"/>
                <w:szCs w:val="18"/>
              </w:rPr>
              <w:t>PRODUCT_PART</w:t>
            </w:r>
            <w:r w:rsidR="002A5C1E" w:rsidRPr="004B4C9C">
              <w:rPr>
                <w:rFonts w:asciiTheme="minorHAnsi" w:hAnsiTheme="minorHAnsi" w:cstheme="minorHAnsi"/>
                <w:sz w:val="18"/>
                <w:szCs w:val="18"/>
              </w:rPr>
              <w:t>_SEQ</w:t>
            </w:r>
            <w:r>
              <w:rPr>
                <w:rFonts w:asciiTheme="minorHAnsi" w:hAnsiTheme="minorHAnsi" w:cstheme="minorHAnsi"/>
                <w:sz w:val="18"/>
                <w:szCs w:val="18"/>
              </w:rPr>
              <w:t>UENCE</w:t>
            </w:r>
            <w:r w:rsidR="002A5C1E" w:rsidRPr="004B4C9C">
              <w:rPr>
                <w:rFonts w:asciiTheme="minorHAnsi" w:hAnsiTheme="minorHAnsi" w:cstheme="minorHAnsi"/>
                <w:sz w:val="18"/>
                <w:szCs w:val="18"/>
              </w:rPr>
              <w:t>_ID</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6156F27" w14:textId="77777777" w:rsidR="002A5C1E" w:rsidRPr="004B4C9C" w:rsidRDefault="002A5C1E" w:rsidP="00B36295">
            <w:pPr>
              <w:rPr>
                <w:rFonts w:asciiTheme="minorHAnsi" w:hAnsiTheme="minorHAnsi" w:cstheme="minorHAnsi"/>
                <w:sz w:val="18"/>
                <w:szCs w:val="18"/>
              </w:rPr>
            </w:pPr>
            <w:r w:rsidRPr="004B4C9C">
              <w:rPr>
                <w:rFonts w:asciiTheme="minorHAnsi" w:hAnsiTheme="minorHAnsi" w:cstheme="minorHAnsi"/>
                <w:sz w:val="18"/>
                <w:szCs w:val="18"/>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F55FDAB"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0F13C12" w14:textId="77777777" w:rsidR="002A5C1E" w:rsidRPr="004B4C9C" w:rsidRDefault="002A5C1E" w:rsidP="00B36295">
            <w:pPr>
              <w:rPr>
                <w:rFonts w:asciiTheme="minorHAnsi" w:hAnsiTheme="minorHAnsi" w:cstheme="minorHAnsi"/>
                <w:sz w:val="18"/>
                <w:szCs w:val="18"/>
              </w:rPr>
            </w:pPr>
            <w:r w:rsidRPr="004B4C9C">
              <w:rPr>
                <w:rFonts w:asciiTheme="minorHAnsi" w:hAnsiTheme="minorHAnsi" w:cstheme="minorHAnsi"/>
                <w:sz w:val="18"/>
                <w:szCs w:val="18"/>
              </w:rPr>
              <w:t>Product Catalog Id</w:t>
            </w:r>
          </w:p>
        </w:tc>
      </w:tr>
      <w:tr w:rsidR="002A5C1E" w:rsidRPr="00D30FA1" w14:paraId="487729AD"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C3430D8" w14:textId="77777777" w:rsidR="002A5C1E" w:rsidRPr="00370929" w:rsidRDefault="002A5C1E" w:rsidP="00B36295">
            <w:pPr>
              <w:rPr>
                <w:rFonts w:asciiTheme="minorHAnsi" w:hAnsiTheme="minorHAnsi" w:cstheme="minorHAnsi"/>
                <w:color w:val="000000"/>
                <w:sz w:val="18"/>
                <w:szCs w:val="16"/>
                <w:highlight w:val="yellow"/>
              </w:rPr>
            </w:pPr>
            <w:r w:rsidRPr="00973E84">
              <w:rPr>
                <w:rFonts w:asciiTheme="minorHAnsi" w:hAnsiTheme="minorHAnsi" w:cstheme="minorHAnsi"/>
                <w:color w:val="000000"/>
                <w:sz w:val="18"/>
                <w:szCs w:val="16"/>
              </w:rPr>
              <w:t>PCODE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942A11E" w14:textId="03B2062C"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D63FB1">
              <w:rPr>
                <w:rFonts w:asciiTheme="minorHAnsi" w:hAnsiTheme="minorHAnsi" w:cstheme="minorHAnsi"/>
                <w:color w:val="000000"/>
                <w:sz w:val="18"/>
                <w:szCs w:val="16"/>
              </w:rPr>
              <w:t>(1</w:t>
            </w:r>
            <w:r w:rsidR="002A5C1E">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C2BBCC9"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14F65067" w14:textId="77777777" w:rsidR="002A5C1E" w:rsidRPr="00370929" w:rsidRDefault="002A5C1E" w:rsidP="00B36295">
            <w:pPr>
              <w:rPr>
                <w:rFonts w:asciiTheme="minorHAnsi" w:hAnsiTheme="minorHAnsi" w:cstheme="minorHAnsi"/>
                <w:color w:val="000000"/>
                <w:sz w:val="18"/>
                <w:szCs w:val="16"/>
                <w:highlight w:val="yellow"/>
              </w:rPr>
            </w:pPr>
            <w:r>
              <w:rPr>
                <w:rFonts w:asciiTheme="minorHAnsi" w:hAnsiTheme="minorHAnsi" w:cstheme="minorHAnsi"/>
                <w:color w:val="000000"/>
                <w:sz w:val="18"/>
                <w:szCs w:val="16"/>
              </w:rPr>
              <w:t>Global identifier</w:t>
            </w:r>
            <w:r w:rsidRPr="00973E84">
              <w:rPr>
                <w:rFonts w:asciiTheme="minorHAnsi" w:hAnsiTheme="minorHAnsi" w:cstheme="minorHAnsi"/>
                <w:color w:val="000000"/>
                <w:sz w:val="18"/>
                <w:szCs w:val="16"/>
              </w:rPr>
              <w:t xml:space="preserve"> </w:t>
            </w:r>
            <w:r>
              <w:rPr>
                <w:rFonts w:asciiTheme="minorHAnsi" w:hAnsiTheme="minorHAnsi" w:cstheme="minorHAnsi"/>
                <w:color w:val="000000"/>
                <w:sz w:val="18"/>
                <w:szCs w:val="16"/>
              </w:rPr>
              <w:t xml:space="preserve">of </w:t>
            </w:r>
            <w:r w:rsidRPr="00973E84">
              <w:rPr>
                <w:rFonts w:asciiTheme="minorHAnsi" w:hAnsiTheme="minorHAnsi" w:cstheme="minorHAnsi"/>
                <w:color w:val="000000"/>
                <w:sz w:val="18"/>
                <w:szCs w:val="16"/>
              </w:rPr>
              <w:t>product</w:t>
            </w:r>
          </w:p>
        </w:tc>
      </w:tr>
      <w:tr w:rsidR="002A5C1E" w:rsidRPr="00D30FA1" w14:paraId="709A1984"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E86BCC6" w14:textId="77777777" w:rsidR="002A5C1E" w:rsidRPr="00370929" w:rsidRDefault="002A5C1E" w:rsidP="00B36295">
            <w:pPr>
              <w:rPr>
                <w:rFonts w:asciiTheme="minorHAnsi" w:hAnsiTheme="minorHAnsi" w:cstheme="minorHAnsi"/>
                <w:color w:val="000000"/>
                <w:sz w:val="18"/>
                <w:szCs w:val="16"/>
                <w:highlight w:val="yellow"/>
              </w:rPr>
            </w:pPr>
            <w:r w:rsidRPr="00603A83">
              <w:rPr>
                <w:rFonts w:asciiTheme="minorHAnsi" w:hAnsiTheme="minorHAnsi" w:cstheme="minorHAnsi"/>
                <w:color w:val="000000"/>
                <w:sz w:val="18"/>
                <w:szCs w:val="16"/>
              </w:rPr>
              <w:t>PRODUCT_PART_ID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3204B320" w14:textId="1D663651"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D63FB1">
              <w:rPr>
                <w:rFonts w:asciiTheme="minorHAnsi" w:hAnsiTheme="minorHAnsi" w:cstheme="minorHAnsi"/>
                <w:color w:val="000000"/>
                <w:sz w:val="18"/>
                <w:szCs w:val="16"/>
              </w:rPr>
              <w:t>(100</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9589921"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56F78444" w14:textId="77777777" w:rsidR="002A5C1E" w:rsidRPr="00A26324" w:rsidRDefault="002A5C1E" w:rsidP="00B36295">
            <w:pPr>
              <w:rPr>
                <w:rFonts w:asciiTheme="minorHAnsi" w:hAnsiTheme="minorHAnsi" w:cstheme="minorHAnsi"/>
                <w:color w:val="000000"/>
                <w:sz w:val="18"/>
                <w:szCs w:val="16"/>
              </w:rPr>
            </w:pPr>
            <w:r w:rsidRPr="00A26324">
              <w:rPr>
                <w:rFonts w:asciiTheme="minorHAnsi" w:hAnsiTheme="minorHAnsi" w:cstheme="minorHAnsi"/>
                <w:color w:val="000000"/>
                <w:sz w:val="18"/>
                <w:szCs w:val="16"/>
              </w:rPr>
              <w:t>Product _id</w:t>
            </w:r>
          </w:p>
        </w:tc>
      </w:tr>
      <w:tr w:rsidR="002A5C1E" w:rsidRPr="00D30FA1" w14:paraId="56BB6669"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2D1BD9C"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PRODUCT_NAME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363EFCD" w14:textId="7BBAE9AF"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D63FB1">
              <w:rPr>
                <w:rFonts w:asciiTheme="minorHAnsi" w:hAnsiTheme="minorHAnsi" w:cstheme="minorHAnsi"/>
                <w:color w:val="000000"/>
                <w:sz w:val="18"/>
                <w:szCs w:val="16"/>
              </w:rPr>
              <w:t>(75</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BF3550D"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5112BBCC"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Product name</w:t>
            </w:r>
          </w:p>
        </w:tc>
      </w:tr>
      <w:tr w:rsidR="002A5C1E" w:rsidRPr="00D30FA1" w14:paraId="656E6C6F"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E54BA29"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PRODUCT_TYPE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376A5F0" w14:textId="78558AD7" w:rsidR="002A5C1E" w:rsidRPr="00DD1485" w:rsidRDefault="00446233" w:rsidP="00D63FB1">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D63FB1">
              <w:rPr>
                <w:rFonts w:asciiTheme="minorHAnsi" w:hAnsiTheme="minorHAnsi" w:cstheme="minorHAnsi"/>
                <w:color w:val="000000"/>
                <w:sz w:val="18"/>
                <w:szCs w:val="16"/>
              </w:rPr>
              <w:t>(75</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9C8C985"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66E7CB48"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Product type</w:t>
            </w:r>
          </w:p>
        </w:tc>
      </w:tr>
      <w:tr w:rsidR="002A5C1E" w:rsidRPr="00D30FA1" w14:paraId="7FE7CD49"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842D203"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PRODUCT_DESCRIPTION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167FA851" w14:textId="47EA2591"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D63FB1">
              <w:rPr>
                <w:rFonts w:asciiTheme="minorHAnsi" w:hAnsiTheme="minorHAnsi" w:cstheme="minorHAnsi"/>
                <w:color w:val="000000"/>
                <w:sz w:val="18"/>
                <w:szCs w:val="16"/>
              </w:rPr>
              <w:t>(255</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A68DC21"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63D1BA5F"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Description of the product</w:t>
            </w:r>
          </w:p>
        </w:tc>
      </w:tr>
      <w:tr w:rsidR="002A5C1E" w:rsidRPr="00D30FA1" w14:paraId="0C227B4C"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ABB769B"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4C219B7"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5612945"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1B7900DA"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 id</w:t>
            </w:r>
          </w:p>
        </w:tc>
      </w:tr>
      <w:tr w:rsidR="002A5C1E" w:rsidRPr="00D30FA1" w14:paraId="6433C093"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1E0CCC2" w14:textId="77777777" w:rsidR="002A5C1E" w:rsidRPr="00973E84" w:rsidRDefault="002A5C1E" w:rsidP="00B36295">
            <w:pPr>
              <w:rPr>
                <w:rFonts w:asciiTheme="minorHAnsi" w:hAnsiTheme="minorHAnsi" w:cstheme="minorHAnsi"/>
                <w:color w:val="000000"/>
                <w:sz w:val="18"/>
                <w:szCs w:val="16"/>
              </w:rPr>
            </w:pPr>
            <w:r w:rsidRPr="00973E84">
              <w:rPr>
                <w:rFonts w:asciiTheme="minorHAnsi" w:hAnsiTheme="minorHAnsi" w:cstheme="minorHAnsi"/>
                <w:color w:val="000000"/>
                <w:sz w:val="18"/>
                <w:szCs w:val="16"/>
              </w:rPr>
              <w:t>LIST_PRICE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81BE027" w14:textId="0A292F99" w:rsidR="002A5C1E" w:rsidRPr="00DD1485" w:rsidRDefault="002A5C1E" w:rsidP="00D63FB1">
            <w:pPr>
              <w:rPr>
                <w:rFonts w:asciiTheme="minorHAnsi" w:hAnsiTheme="minorHAnsi" w:cstheme="minorHAnsi"/>
                <w:color w:val="000000"/>
                <w:sz w:val="18"/>
                <w:szCs w:val="16"/>
              </w:rPr>
            </w:pPr>
            <w:r>
              <w:rPr>
                <w:rFonts w:asciiTheme="minorHAnsi" w:hAnsiTheme="minorHAnsi" w:cstheme="minorHAnsi"/>
                <w:color w:val="000000"/>
                <w:sz w:val="18"/>
                <w:szCs w:val="16"/>
              </w:rPr>
              <w:t>NUMBER(18,</w:t>
            </w:r>
            <w:r w:rsidR="00D63FB1">
              <w:rPr>
                <w:rFonts w:asciiTheme="minorHAnsi" w:hAnsiTheme="minorHAnsi" w:cstheme="minorHAnsi"/>
                <w:color w:val="000000"/>
                <w:sz w:val="18"/>
                <w:szCs w:val="16"/>
              </w:rPr>
              <w:t>2</w:t>
            </w:r>
            <w:r>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073226A"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0BFC2C14"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Price of the product</w:t>
            </w:r>
          </w:p>
        </w:tc>
      </w:tr>
      <w:tr w:rsidR="002A5C1E" w:rsidRPr="00D30FA1" w14:paraId="67BE76A2"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306FA1EB" w14:textId="77777777" w:rsidR="002A5C1E" w:rsidRPr="00973E84" w:rsidRDefault="002A5C1E" w:rsidP="00B36295">
            <w:pPr>
              <w:rPr>
                <w:rFonts w:asciiTheme="minorHAnsi" w:hAnsiTheme="minorHAnsi" w:cstheme="minorHAnsi"/>
                <w:color w:val="000000"/>
                <w:sz w:val="18"/>
                <w:szCs w:val="16"/>
              </w:rPr>
            </w:pPr>
            <w:r w:rsidRPr="00973E84">
              <w:rPr>
                <w:rFonts w:asciiTheme="minorHAnsi" w:hAnsiTheme="minorHAnsi" w:cstheme="minorHAnsi"/>
                <w:color w:val="000000"/>
                <w:sz w:val="18"/>
                <w:szCs w:val="16"/>
              </w:rPr>
              <w:t>MTP_COST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5A37808" w14:textId="3708D16E" w:rsidR="002A5C1E" w:rsidRPr="00DD1485" w:rsidRDefault="002A5C1E" w:rsidP="00D63FB1">
            <w:pPr>
              <w:rPr>
                <w:rFonts w:asciiTheme="minorHAnsi" w:hAnsiTheme="minorHAnsi" w:cstheme="minorHAnsi"/>
                <w:color w:val="000000"/>
                <w:sz w:val="18"/>
                <w:szCs w:val="16"/>
              </w:rPr>
            </w:pPr>
            <w:r>
              <w:rPr>
                <w:rFonts w:asciiTheme="minorHAnsi" w:hAnsiTheme="minorHAnsi" w:cstheme="minorHAnsi"/>
                <w:color w:val="000000"/>
                <w:sz w:val="18"/>
                <w:szCs w:val="16"/>
              </w:rPr>
              <w:t>NUMBER(18,</w:t>
            </w:r>
            <w:r w:rsidR="00D63FB1">
              <w:rPr>
                <w:rFonts w:asciiTheme="minorHAnsi" w:hAnsiTheme="minorHAnsi" w:cstheme="minorHAnsi"/>
                <w:color w:val="000000"/>
                <w:sz w:val="18"/>
                <w:szCs w:val="16"/>
              </w:rPr>
              <w:t>2</w:t>
            </w:r>
            <w:r>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B40A592"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left w:val="single" w:sz="4" w:space="0" w:color="auto"/>
              <w:bottom w:val="single" w:sz="4" w:space="0" w:color="auto"/>
              <w:right w:val="single" w:sz="4" w:space="0" w:color="auto"/>
            </w:tcBorders>
            <w:vAlign w:val="center"/>
          </w:tcPr>
          <w:p w14:paraId="6A1CA3A2"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Cost of product</w:t>
            </w:r>
          </w:p>
        </w:tc>
      </w:tr>
      <w:tr w:rsidR="002A5C1E" w:rsidRPr="00D30FA1" w14:paraId="0941103B"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0DA1D90" w14:textId="77777777" w:rsidR="002A5C1E" w:rsidRPr="00973E84" w:rsidRDefault="002A5C1E" w:rsidP="00B36295">
            <w:pPr>
              <w:rPr>
                <w:rFonts w:asciiTheme="minorHAnsi" w:hAnsiTheme="minorHAnsi" w:cstheme="minorHAnsi"/>
                <w:color w:val="000000"/>
                <w:sz w:val="18"/>
                <w:szCs w:val="16"/>
              </w:rPr>
            </w:pPr>
            <w:r w:rsidRPr="00973E84">
              <w:rPr>
                <w:rFonts w:asciiTheme="minorHAnsi" w:hAnsiTheme="minorHAnsi" w:cstheme="minorHAnsi"/>
                <w:color w:val="000000"/>
                <w:sz w:val="18"/>
                <w:szCs w:val="16"/>
              </w:rPr>
              <w:t>VALID_FROM</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1AACE8B1"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6679DCC"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left w:val="single" w:sz="4" w:space="0" w:color="auto"/>
              <w:bottom w:val="single" w:sz="4" w:space="0" w:color="auto"/>
              <w:right w:val="single" w:sz="4" w:space="0" w:color="auto"/>
            </w:tcBorders>
            <w:vAlign w:val="center"/>
          </w:tcPr>
          <w:p w14:paraId="001D909A" w14:textId="77777777" w:rsidR="002A5C1E" w:rsidRPr="00973E84" w:rsidRDefault="002A5C1E" w:rsidP="00B36295">
            <w:pPr>
              <w:rPr>
                <w:rFonts w:asciiTheme="minorHAnsi" w:hAnsiTheme="minorHAnsi" w:cstheme="minorHAnsi"/>
                <w:color w:val="000000"/>
                <w:sz w:val="18"/>
                <w:szCs w:val="16"/>
              </w:rPr>
            </w:pPr>
            <w:r w:rsidRPr="00973E84">
              <w:rPr>
                <w:rFonts w:asciiTheme="minorHAnsi" w:hAnsiTheme="minorHAnsi" w:cstheme="minorHAnsi"/>
                <w:color w:val="000000"/>
                <w:sz w:val="18"/>
                <w:szCs w:val="16"/>
              </w:rPr>
              <w:t>valid from</w:t>
            </w:r>
          </w:p>
        </w:tc>
      </w:tr>
      <w:tr w:rsidR="002A5C1E" w:rsidRPr="00D30FA1" w14:paraId="237DB70D" w14:textId="77777777" w:rsidTr="006740BA">
        <w:tc>
          <w:tcPr>
            <w:tcW w:w="2700" w:type="dxa"/>
            <w:tcBorders>
              <w:top w:val="single" w:sz="4" w:space="0" w:color="auto"/>
              <w:left w:val="single" w:sz="4" w:space="0" w:color="auto"/>
              <w:bottom w:val="single" w:sz="4" w:space="0" w:color="auto"/>
              <w:right w:val="single" w:sz="4" w:space="0" w:color="auto"/>
            </w:tcBorders>
            <w:vAlign w:val="center"/>
          </w:tcPr>
          <w:p w14:paraId="20186853" w14:textId="77777777" w:rsidR="002A5C1E" w:rsidRPr="00973E84" w:rsidRDefault="002A5C1E" w:rsidP="00B36295">
            <w:pPr>
              <w:rPr>
                <w:rFonts w:asciiTheme="minorHAnsi" w:hAnsiTheme="minorHAnsi" w:cstheme="minorHAnsi"/>
                <w:color w:val="000000"/>
                <w:sz w:val="18"/>
                <w:szCs w:val="16"/>
              </w:rPr>
            </w:pPr>
            <w:r w:rsidRPr="00973E84">
              <w:rPr>
                <w:rFonts w:asciiTheme="minorHAnsi" w:hAnsiTheme="minorHAnsi" w:cstheme="minorHAnsi"/>
                <w:color w:val="000000"/>
                <w:sz w:val="18"/>
                <w:szCs w:val="16"/>
              </w:rPr>
              <w:t>EXPIRY_DATE</w:t>
            </w:r>
          </w:p>
        </w:tc>
        <w:tc>
          <w:tcPr>
            <w:tcW w:w="2250" w:type="dxa"/>
            <w:tcBorders>
              <w:top w:val="single" w:sz="4" w:space="0" w:color="auto"/>
              <w:left w:val="single" w:sz="4" w:space="0" w:color="auto"/>
              <w:bottom w:val="single" w:sz="4" w:space="0" w:color="auto"/>
              <w:right w:val="single" w:sz="4" w:space="0" w:color="auto"/>
            </w:tcBorders>
            <w:vAlign w:val="center"/>
          </w:tcPr>
          <w:p w14:paraId="6367058B"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24C8871"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4D1B183D" w14:textId="77777777" w:rsidR="002A5C1E" w:rsidRPr="00973E84" w:rsidRDefault="002A5C1E" w:rsidP="00B36295">
            <w:pPr>
              <w:rPr>
                <w:rFonts w:asciiTheme="minorHAnsi" w:hAnsiTheme="minorHAnsi" w:cstheme="minorHAnsi"/>
                <w:color w:val="000000"/>
                <w:sz w:val="18"/>
                <w:szCs w:val="16"/>
              </w:rPr>
            </w:pPr>
            <w:r w:rsidRPr="00973E84">
              <w:rPr>
                <w:rFonts w:asciiTheme="minorHAnsi" w:hAnsiTheme="minorHAnsi" w:cstheme="minorHAnsi"/>
                <w:color w:val="000000"/>
                <w:sz w:val="18"/>
                <w:szCs w:val="16"/>
              </w:rPr>
              <w:t xml:space="preserve">Date of expiry </w:t>
            </w:r>
          </w:p>
        </w:tc>
      </w:tr>
      <w:tr w:rsidR="00C061B6" w:rsidRPr="00D30FA1" w14:paraId="45666D66"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546" w:author="Rakesh Singhi" w:date="2015-02-07T15:3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547" w:author="Rakesh Singhi" w:date="2015-02-07T15:38:00Z"/>
        </w:trPr>
        <w:tc>
          <w:tcPr>
            <w:tcW w:w="2700" w:type="dxa"/>
            <w:tcBorders>
              <w:top w:val="single" w:sz="4" w:space="0" w:color="auto"/>
              <w:left w:val="single" w:sz="4" w:space="0" w:color="auto"/>
              <w:bottom w:val="single" w:sz="4" w:space="0" w:color="auto"/>
              <w:right w:val="single" w:sz="4" w:space="0" w:color="auto"/>
            </w:tcBorders>
            <w:vAlign w:val="bottom"/>
            <w:tcPrChange w:id="10548" w:author="Rakesh Singhi" w:date="2015-02-07T15:38:00Z">
              <w:tcPr>
                <w:tcW w:w="2700" w:type="dxa"/>
                <w:tcBorders>
                  <w:top w:val="single" w:sz="4" w:space="0" w:color="auto"/>
                  <w:left w:val="single" w:sz="4" w:space="0" w:color="auto"/>
                  <w:bottom w:val="single" w:sz="4" w:space="0" w:color="auto"/>
                  <w:right w:val="single" w:sz="4" w:space="0" w:color="auto"/>
                </w:tcBorders>
                <w:vAlign w:val="center"/>
              </w:tcPr>
            </w:tcPrChange>
          </w:tcPr>
          <w:p w14:paraId="7F75B2EB" w14:textId="5AC3E3BF" w:rsidR="00C061B6" w:rsidRPr="00973E84" w:rsidRDefault="00C061B6" w:rsidP="00B36295">
            <w:pPr>
              <w:rPr>
                <w:ins w:id="10549" w:author="Rakesh Singhi" w:date="2015-02-07T15:38:00Z"/>
                <w:rFonts w:asciiTheme="minorHAnsi" w:hAnsiTheme="minorHAnsi" w:cstheme="minorHAnsi"/>
                <w:color w:val="000000"/>
                <w:sz w:val="18"/>
                <w:szCs w:val="16"/>
              </w:rPr>
            </w:pPr>
            <w:ins w:id="10550" w:author="Rakesh Singhi" w:date="2015-02-07T15:38:00Z">
              <w:r w:rsidRPr="00C061B6">
                <w:rPr>
                  <w:rFonts w:asciiTheme="minorHAnsi" w:hAnsiTheme="minorHAnsi" w:cstheme="minorHAnsi"/>
                  <w:color w:val="000000"/>
                  <w:sz w:val="18"/>
                  <w:szCs w:val="16"/>
                </w:rPr>
                <w:t>DISTRIBUTION_PRICE</w:t>
              </w:r>
            </w:ins>
          </w:p>
        </w:tc>
        <w:tc>
          <w:tcPr>
            <w:tcW w:w="2250" w:type="dxa"/>
            <w:tcBorders>
              <w:top w:val="single" w:sz="4" w:space="0" w:color="auto"/>
              <w:left w:val="single" w:sz="4" w:space="0" w:color="auto"/>
              <w:bottom w:val="single" w:sz="4" w:space="0" w:color="auto"/>
              <w:right w:val="single" w:sz="4" w:space="0" w:color="auto"/>
            </w:tcBorders>
            <w:tcPrChange w:id="10551" w:author="Rakesh Singhi" w:date="2015-02-07T15:38:00Z">
              <w:tcPr>
                <w:tcW w:w="2250" w:type="dxa"/>
                <w:tcBorders>
                  <w:top w:val="single" w:sz="4" w:space="0" w:color="auto"/>
                  <w:left w:val="single" w:sz="4" w:space="0" w:color="auto"/>
                  <w:bottom w:val="single" w:sz="4" w:space="0" w:color="auto"/>
                  <w:right w:val="single" w:sz="4" w:space="0" w:color="auto"/>
                </w:tcBorders>
                <w:vAlign w:val="center"/>
              </w:tcPr>
            </w:tcPrChange>
          </w:tcPr>
          <w:p w14:paraId="615DCCE4" w14:textId="1904AF0B" w:rsidR="00C061B6" w:rsidRDefault="00C061B6" w:rsidP="00B36295">
            <w:pPr>
              <w:rPr>
                <w:ins w:id="10552" w:author="Rakesh Singhi" w:date="2015-02-07T15:38:00Z"/>
                <w:rFonts w:asciiTheme="minorHAnsi" w:hAnsiTheme="minorHAnsi" w:cstheme="minorHAnsi"/>
                <w:color w:val="000000"/>
                <w:sz w:val="18"/>
                <w:szCs w:val="16"/>
              </w:rPr>
            </w:pPr>
            <w:ins w:id="10553" w:author="Rakesh Singhi" w:date="2015-02-07T15:38:00Z">
              <w:r w:rsidRPr="00C061B6">
                <w:rPr>
                  <w:rFonts w:asciiTheme="minorHAnsi" w:hAnsiTheme="minorHAnsi" w:cstheme="minorHAnsi"/>
                  <w:color w:val="000000"/>
                  <w:sz w:val="18"/>
                  <w:szCs w:val="16"/>
                </w:rPr>
                <w:t>NUMBER(18,2)</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554" w:author="Rakesh Singhi" w:date="2015-02-07T15:3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68A39D7" w14:textId="4C72B725" w:rsidR="00C061B6" w:rsidRPr="00C061B6" w:rsidRDefault="00C061B6" w:rsidP="00B36295">
            <w:pPr>
              <w:rPr>
                <w:ins w:id="10555" w:author="Rakesh Singhi" w:date="2015-02-07T15:38:00Z"/>
                <w:rFonts w:asciiTheme="minorHAnsi" w:hAnsiTheme="minorHAnsi" w:cstheme="minorHAnsi"/>
                <w:color w:val="000000"/>
                <w:sz w:val="18"/>
                <w:szCs w:val="16"/>
              </w:rPr>
            </w:pPr>
            <w:ins w:id="10556" w:author="Rakesh Singhi" w:date="2015-02-07T15:38:00Z">
              <w:r w:rsidRPr="00C061B6">
                <w:rPr>
                  <w:rFonts w:asciiTheme="minorHAnsi" w:hAnsiTheme="minorHAnsi" w:cstheme="minorHAnsi"/>
                  <w:color w:val="000000"/>
                  <w:sz w:val="18"/>
                  <w:szCs w:val="16"/>
                </w:rPr>
                <w:fldChar w:fldCharType="begin">
                  <w:ffData>
                    <w:name w:val=""/>
                    <w:enabled/>
                    <w:calcOnExit w:val="0"/>
                    <w:checkBox>
                      <w:size w:val="18"/>
                      <w:default w:val="1"/>
                    </w:checkBox>
                  </w:ffData>
                </w:fldChar>
              </w:r>
              <w:r w:rsidRPr="00C061B6">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C061B6">
                <w:rPr>
                  <w:rFonts w:asciiTheme="minorHAnsi" w:hAnsiTheme="minorHAnsi" w:cstheme="minorHAnsi"/>
                  <w:color w:val="000000"/>
                  <w:sz w:val="18"/>
                  <w:szCs w:val="16"/>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Change w:id="10557" w:author="Rakesh Singhi" w:date="2015-02-07T15:38:00Z">
              <w:tcPr>
                <w:tcW w:w="2250" w:type="dxa"/>
                <w:tcBorders>
                  <w:top w:val="single" w:sz="4" w:space="0" w:color="auto"/>
                  <w:left w:val="single" w:sz="4" w:space="0" w:color="auto"/>
                  <w:bottom w:val="single" w:sz="4" w:space="0" w:color="auto"/>
                  <w:right w:val="single" w:sz="4" w:space="0" w:color="auto"/>
                </w:tcBorders>
                <w:vAlign w:val="center"/>
              </w:tcPr>
            </w:tcPrChange>
          </w:tcPr>
          <w:p w14:paraId="5FD9E656" w14:textId="6C86751A" w:rsidR="00C061B6" w:rsidRPr="00973E84" w:rsidRDefault="00C061B6" w:rsidP="00B36295">
            <w:pPr>
              <w:rPr>
                <w:ins w:id="10558" w:author="Rakesh Singhi" w:date="2015-02-07T15:38:00Z"/>
                <w:rFonts w:asciiTheme="minorHAnsi" w:hAnsiTheme="minorHAnsi" w:cstheme="minorHAnsi"/>
                <w:color w:val="000000"/>
                <w:sz w:val="18"/>
                <w:szCs w:val="16"/>
              </w:rPr>
            </w:pPr>
            <w:ins w:id="10559" w:author="Rakesh Singhi" w:date="2015-02-07T15:38:00Z">
              <w:r>
                <w:rPr>
                  <w:rFonts w:asciiTheme="minorHAnsi" w:hAnsiTheme="minorHAnsi" w:cstheme="minorHAnsi"/>
                  <w:color w:val="000000"/>
                  <w:sz w:val="18"/>
                  <w:szCs w:val="16"/>
                </w:rPr>
                <w:t>Distribution Price of Product</w:t>
              </w:r>
            </w:ins>
          </w:p>
        </w:tc>
      </w:tr>
      <w:tr w:rsidR="00C061B6" w:rsidRPr="00D30FA1" w14:paraId="43482090" w14:textId="77777777" w:rsidTr="0037582A">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560" w:author="Rakesh Singhi" w:date="2015-02-07T15:38:00Z">
            <w:tblPrEx>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561" w:author="Rakesh Singhi" w:date="2015-02-07T15:38:00Z"/>
        </w:trPr>
        <w:tc>
          <w:tcPr>
            <w:tcW w:w="2700" w:type="dxa"/>
            <w:tcBorders>
              <w:top w:val="single" w:sz="4" w:space="0" w:color="auto"/>
              <w:left w:val="single" w:sz="4" w:space="0" w:color="auto"/>
              <w:bottom w:val="single" w:sz="4" w:space="0" w:color="auto"/>
              <w:right w:val="single" w:sz="4" w:space="0" w:color="auto"/>
            </w:tcBorders>
            <w:vAlign w:val="bottom"/>
            <w:tcPrChange w:id="10562" w:author="Rakesh Singhi" w:date="2015-02-07T15:38:00Z">
              <w:tcPr>
                <w:tcW w:w="2700" w:type="dxa"/>
                <w:tcBorders>
                  <w:top w:val="single" w:sz="4" w:space="0" w:color="auto"/>
                  <w:left w:val="single" w:sz="4" w:space="0" w:color="auto"/>
                  <w:bottom w:val="single" w:sz="4" w:space="0" w:color="auto"/>
                  <w:right w:val="single" w:sz="4" w:space="0" w:color="auto"/>
                </w:tcBorders>
                <w:vAlign w:val="center"/>
              </w:tcPr>
            </w:tcPrChange>
          </w:tcPr>
          <w:p w14:paraId="1EBA66A8" w14:textId="2804F7F2" w:rsidR="00C061B6" w:rsidRPr="00973E84" w:rsidRDefault="00C061B6" w:rsidP="00B36295">
            <w:pPr>
              <w:rPr>
                <w:ins w:id="10563" w:author="Rakesh Singhi" w:date="2015-02-07T15:38:00Z"/>
                <w:rFonts w:asciiTheme="minorHAnsi" w:hAnsiTheme="minorHAnsi" w:cstheme="minorHAnsi"/>
                <w:color w:val="000000"/>
                <w:sz w:val="18"/>
                <w:szCs w:val="16"/>
              </w:rPr>
            </w:pPr>
            <w:ins w:id="10564" w:author="Rakesh Singhi" w:date="2015-02-07T15:38:00Z">
              <w:r w:rsidRPr="00C061B6">
                <w:rPr>
                  <w:rFonts w:asciiTheme="minorHAnsi" w:hAnsiTheme="minorHAnsi" w:cstheme="minorHAnsi"/>
                  <w:color w:val="000000"/>
                  <w:sz w:val="18"/>
                  <w:szCs w:val="16"/>
                </w:rPr>
                <w:t>CURRENCY_CODE</w:t>
              </w:r>
            </w:ins>
          </w:p>
        </w:tc>
        <w:tc>
          <w:tcPr>
            <w:tcW w:w="2250" w:type="dxa"/>
            <w:tcBorders>
              <w:top w:val="single" w:sz="4" w:space="0" w:color="auto"/>
              <w:left w:val="single" w:sz="4" w:space="0" w:color="auto"/>
              <w:bottom w:val="single" w:sz="4" w:space="0" w:color="auto"/>
              <w:right w:val="single" w:sz="4" w:space="0" w:color="auto"/>
            </w:tcBorders>
            <w:vAlign w:val="bottom"/>
            <w:tcPrChange w:id="10565" w:author="Rakesh Singhi" w:date="2015-02-07T15:38:00Z">
              <w:tcPr>
                <w:tcW w:w="2250" w:type="dxa"/>
                <w:tcBorders>
                  <w:top w:val="single" w:sz="4" w:space="0" w:color="auto"/>
                  <w:left w:val="single" w:sz="4" w:space="0" w:color="auto"/>
                  <w:bottom w:val="single" w:sz="4" w:space="0" w:color="auto"/>
                  <w:right w:val="single" w:sz="4" w:space="0" w:color="auto"/>
                </w:tcBorders>
                <w:vAlign w:val="center"/>
              </w:tcPr>
            </w:tcPrChange>
          </w:tcPr>
          <w:p w14:paraId="7000FEFD" w14:textId="63BBE700" w:rsidR="00C061B6" w:rsidRDefault="00C061B6" w:rsidP="00B36295">
            <w:pPr>
              <w:rPr>
                <w:ins w:id="10566" w:author="Rakesh Singhi" w:date="2015-02-07T15:38:00Z"/>
                <w:rFonts w:asciiTheme="minorHAnsi" w:hAnsiTheme="minorHAnsi" w:cstheme="minorHAnsi"/>
                <w:color w:val="000000"/>
                <w:sz w:val="18"/>
                <w:szCs w:val="16"/>
              </w:rPr>
            </w:pPr>
            <w:ins w:id="10567" w:author="Rakesh Singhi" w:date="2015-02-07T15:38:00Z">
              <w:r w:rsidRPr="00C061B6">
                <w:rPr>
                  <w:rFonts w:asciiTheme="minorHAnsi" w:hAnsiTheme="minorHAnsi" w:cstheme="minorHAnsi"/>
                  <w:color w:val="000000"/>
                  <w:sz w:val="18"/>
                  <w:szCs w:val="16"/>
                </w:rPr>
                <w:t xml:space="preserve"> NVARCHAR2(3)</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568" w:author="Rakesh Singhi" w:date="2015-02-07T15:3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1432672" w14:textId="67E8E42D" w:rsidR="00C061B6" w:rsidRPr="00C061B6" w:rsidRDefault="00C061B6" w:rsidP="00B36295">
            <w:pPr>
              <w:rPr>
                <w:ins w:id="10569" w:author="Rakesh Singhi" w:date="2015-02-07T15:38:00Z"/>
                <w:rFonts w:asciiTheme="minorHAnsi" w:hAnsiTheme="minorHAnsi" w:cstheme="minorHAnsi"/>
                <w:color w:val="000000"/>
                <w:sz w:val="18"/>
                <w:szCs w:val="16"/>
              </w:rPr>
            </w:pPr>
            <w:ins w:id="10570" w:author="Rakesh Singhi" w:date="2015-02-07T15:38:00Z">
              <w:r w:rsidRPr="00C061B6">
                <w:rPr>
                  <w:rFonts w:asciiTheme="minorHAnsi" w:hAnsiTheme="minorHAnsi" w:cstheme="minorHAnsi"/>
                  <w:color w:val="000000"/>
                  <w:sz w:val="18"/>
                  <w:szCs w:val="16"/>
                </w:rPr>
                <w:fldChar w:fldCharType="begin">
                  <w:ffData>
                    <w:name w:val=""/>
                    <w:enabled/>
                    <w:calcOnExit w:val="0"/>
                    <w:checkBox>
                      <w:size w:val="18"/>
                      <w:default w:val="1"/>
                    </w:checkBox>
                  </w:ffData>
                </w:fldChar>
              </w:r>
              <w:r w:rsidRPr="00C061B6">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C061B6">
                <w:rPr>
                  <w:rFonts w:asciiTheme="minorHAnsi" w:hAnsiTheme="minorHAnsi" w:cstheme="minorHAnsi"/>
                  <w:color w:val="000000"/>
                  <w:sz w:val="18"/>
                  <w:szCs w:val="16"/>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Change w:id="10571" w:author="Rakesh Singhi" w:date="2015-02-07T15:38:00Z">
              <w:tcPr>
                <w:tcW w:w="2250" w:type="dxa"/>
                <w:tcBorders>
                  <w:top w:val="single" w:sz="4" w:space="0" w:color="auto"/>
                  <w:left w:val="single" w:sz="4" w:space="0" w:color="auto"/>
                  <w:bottom w:val="single" w:sz="4" w:space="0" w:color="auto"/>
                  <w:right w:val="single" w:sz="4" w:space="0" w:color="auto"/>
                </w:tcBorders>
                <w:vAlign w:val="center"/>
              </w:tcPr>
            </w:tcPrChange>
          </w:tcPr>
          <w:p w14:paraId="3826CB0A" w14:textId="7D474FB7" w:rsidR="00C061B6" w:rsidRPr="00973E84" w:rsidRDefault="00C061B6" w:rsidP="00B36295">
            <w:pPr>
              <w:rPr>
                <w:ins w:id="10572" w:author="Rakesh Singhi" w:date="2015-02-07T15:38:00Z"/>
                <w:rFonts w:asciiTheme="minorHAnsi" w:hAnsiTheme="minorHAnsi" w:cstheme="minorHAnsi"/>
                <w:color w:val="000000"/>
                <w:sz w:val="18"/>
                <w:szCs w:val="16"/>
              </w:rPr>
            </w:pPr>
            <w:ins w:id="10573" w:author="Rakesh Singhi" w:date="2015-02-07T15:38:00Z">
              <w:r>
                <w:rPr>
                  <w:rFonts w:asciiTheme="minorHAnsi" w:hAnsiTheme="minorHAnsi" w:cstheme="minorHAnsi"/>
                  <w:color w:val="000000"/>
                  <w:sz w:val="18"/>
                  <w:szCs w:val="16"/>
                </w:rPr>
                <w:t>Currency Code</w:t>
              </w:r>
            </w:ins>
          </w:p>
        </w:tc>
      </w:tr>
      <w:tr w:rsidR="00D63FB1" w:rsidRPr="00D30FA1" w14:paraId="40A5A028" w14:textId="77777777" w:rsidTr="0037582A">
        <w:tc>
          <w:tcPr>
            <w:tcW w:w="2700" w:type="dxa"/>
            <w:tcBorders>
              <w:top w:val="single" w:sz="4" w:space="0" w:color="auto"/>
              <w:left w:val="single" w:sz="4" w:space="0" w:color="auto"/>
              <w:bottom w:val="single" w:sz="4" w:space="0" w:color="auto"/>
              <w:right w:val="single" w:sz="4" w:space="0" w:color="auto"/>
            </w:tcBorders>
            <w:vAlign w:val="bottom"/>
          </w:tcPr>
          <w:p w14:paraId="56F1601B" w14:textId="2CFDF35A" w:rsidR="00D63FB1" w:rsidRPr="00C061B6" w:rsidRDefault="00D63FB1" w:rsidP="00D63FB1">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250" w:type="dxa"/>
            <w:tcBorders>
              <w:top w:val="single" w:sz="4" w:space="0" w:color="auto"/>
              <w:left w:val="single" w:sz="4" w:space="0" w:color="auto"/>
              <w:bottom w:val="single" w:sz="4" w:space="0" w:color="auto"/>
              <w:right w:val="single" w:sz="4" w:space="0" w:color="auto"/>
            </w:tcBorders>
            <w:vAlign w:val="bottom"/>
          </w:tcPr>
          <w:p w14:paraId="0500C8B9" w14:textId="770DFBC9" w:rsidR="00D63FB1" w:rsidRPr="00C061B6" w:rsidRDefault="00D63FB1" w:rsidP="00D63FB1">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A211DAE" w14:textId="646FA0BD" w:rsidR="00D63FB1" w:rsidRPr="00C061B6" w:rsidRDefault="00D63FB1" w:rsidP="00D63FB1">
            <w:pPr>
              <w:rPr>
                <w:rFonts w:asciiTheme="minorHAnsi" w:hAnsiTheme="minorHAnsi" w:cstheme="minorHAnsi"/>
                <w:color w:val="000000"/>
                <w:sz w:val="18"/>
                <w:szCs w:val="16"/>
              </w:rPr>
            </w:pPr>
            <w:ins w:id="10574" w:author="Rakesh Singhi" w:date="2015-02-07T15:38:00Z">
              <w:r w:rsidRPr="00CD434C">
                <w:rPr>
                  <w:rFonts w:asciiTheme="minorHAnsi" w:hAnsiTheme="minorHAnsi" w:cstheme="minorHAnsi"/>
                  <w:color w:val="000000"/>
                  <w:sz w:val="18"/>
                  <w:szCs w:val="16"/>
                </w:rPr>
                <w:fldChar w:fldCharType="begin">
                  <w:ffData>
                    <w:name w:val=""/>
                    <w:enabled/>
                    <w:calcOnExit w:val="0"/>
                    <w:checkBox>
                      <w:size w:val="18"/>
                      <w:default w:val="1"/>
                    </w:checkBox>
                  </w:ffData>
                </w:fldChar>
              </w:r>
              <w:r w:rsidRPr="00CD434C">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CD434C">
                <w:rPr>
                  <w:rFonts w:asciiTheme="minorHAnsi" w:hAnsiTheme="minorHAnsi" w:cstheme="minorHAnsi"/>
                  <w:color w:val="000000"/>
                  <w:sz w:val="18"/>
                  <w:szCs w:val="16"/>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337C3FBA" w14:textId="78414F62" w:rsidR="00D63FB1" w:rsidRDefault="008B41B0" w:rsidP="00D63FB1">
            <w:pPr>
              <w:rPr>
                <w:rFonts w:asciiTheme="minorHAnsi" w:hAnsiTheme="minorHAnsi" w:cstheme="minorHAnsi"/>
                <w:color w:val="000000"/>
                <w:sz w:val="18"/>
                <w:szCs w:val="16"/>
              </w:rPr>
            </w:pPr>
            <w:ins w:id="10575" w:author="Sowndarya S (WT01 - Manufacturing &amp; Hi Tech)" w:date="2015-03-24T10:57:00Z">
              <w:r>
                <w:rPr>
                  <w:rFonts w:asciiTheme="minorHAnsi" w:hAnsiTheme="minorHAnsi" w:cstheme="minorHAnsi"/>
                  <w:color w:val="000000"/>
                  <w:sz w:val="18"/>
                  <w:szCs w:val="16"/>
                </w:rPr>
                <w:t>Created By</w:t>
              </w:r>
            </w:ins>
          </w:p>
        </w:tc>
      </w:tr>
      <w:tr w:rsidR="00D63FB1" w:rsidRPr="00D30FA1" w14:paraId="45B001AA" w14:textId="77777777" w:rsidTr="0037582A">
        <w:tc>
          <w:tcPr>
            <w:tcW w:w="2700" w:type="dxa"/>
            <w:tcBorders>
              <w:top w:val="single" w:sz="4" w:space="0" w:color="auto"/>
              <w:left w:val="single" w:sz="4" w:space="0" w:color="auto"/>
              <w:bottom w:val="single" w:sz="4" w:space="0" w:color="auto"/>
              <w:right w:val="single" w:sz="4" w:space="0" w:color="auto"/>
            </w:tcBorders>
            <w:vAlign w:val="bottom"/>
          </w:tcPr>
          <w:p w14:paraId="57A1D34F" w14:textId="256D8EDA" w:rsidR="00D63FB1" w:rsidRPr="00C061B6" w:rsidRDefault="00D63FB1" w:rsidP="00D63FB1">
            <w:pPr>
              <w:rPr>
                <w:rFonts w:asciiTheme="minorHAnsi" w:hAnsiTheme="minorHAnsi" w:cstheme="minorHAnsi"/>
                <w:color w:val="000000"/>
                <w:sz w:val="18"/>
                <w:szCs w:val="16"/>
              </w:rPr>
            </w:pPr>
            <w:r>
              <w:rPr>
                <w:rFonts w:asciiTheme="minorHAnsi" w:hAnsiTheme="minorHAnsi" w:cstheme="minorHAnsi"/>
                <w:color w:val="000000"/>
                <w:sz w:val="18"/>
                <w:szCs w:val="16"/>
              </w:rPr>
              <w:t>CREATION_DATEIME</w:t>
            </w:r>
          </w:p>
        </w:tc>
        <w:tc>
          <w:tcPr>
            <w:tcW w:w="2250" w:type="dxa"/>
            <w:tcBorders>
              <w:top w:val="single" w:sz="4" w:space="0" w:color="auto"/>
              <w:left w:val="single" w:sz="4" w:space="0" w:color="auto"/>
              <w:bottom w:val="single" w:sz="4" w:space="0" w:color="auto"/>
              <w:right w:val="single" w:sz="4" w:space="0" w:color="auto"/>
            </w:tcBorders>
            <w:vAlign w:val="bottom"/>
          </w:tcPr>
          <w:p w14:paraId="76347548" w14:textId="6E814FDE" w:rsidR="00D63FB1" w:rsidRPr="00C061B6" w:rsidRDefault="00D63FB1" w:rsidP="00D63FB1">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5844776" w14:textId="29765558" w:rsidR="00D63FB1" w:rsidRPr="00C061B6" w:rsidRDefault="00D63FB1" w:rsidP="00D63FB1">
            <w:pPr>
              <w:rPr>
                <w:rFonts w:asciiTheme="minorHAnsi" w:hAnsiTheme="minorHAnsi" w:cstheme="minorHAnsi"/>
                <w:color w:val="000000"/>
                <w:sz w:val="18"/>
                <w:szCs w:val="16"/>
              </w:rPr>
            </w:pPr>
            <w:ins w:id="10576" w:author="Rakesh Singhi" w:date="2015-02-07T15:38:00Z">
              <w:r w:rsidRPr="00CD434C">
                <w:rPr>
                  <w:rFonts w:asciiTheme="minorHAnsi" w:hAnsiTheme="minorHAnsi" w:cstheme="minorHAnsi"/>
                  <w:color w:val="000000"/>
                  <w:sz w:val="18"/>
                  <w:szCs w:val="16"/>
                </w:rPr>
                <w:fldChar w:fldCharType="begin">
                  <w:ffData>
                    <w:name w:val=""/>
                    <w:enabled/>
                    <w:calcOnExit w:val="0"/>
                    <w:checkBox>
                      <w:size w:val="18"/>
                      <w:default w:val="1"/>
                    </w:checkBox>
                  </w:ffData>
                </w:fldChar>
              </w:r>
              <w:r w:rsidRPr="00CD434C">
                <w:rPr>
                  <w:rFonts w:asciiTheme="minorHAnsi" w:hAnsiTheme="minorHAnsi" w:cstheme="minorHAnsi"/>
                  <w:color w:val="000000"/>
                  <w:sz w:val="18"/>
                  <w:szCs w:val="16"/>
                </w:rPr>
                <w:instrText xml:space="preserve"> FORMCHECKBOX </w:instrText>
              </w:r>
              <w:r w:rsidR="00AA0CDF">
                <w:rPr>
                  <w:rFonts w:asciiTheme="minorHAnsi" w:hAnsiTheme="minorHAnsi" w:cstheme="minorHAnsi"/>
                  <w:color w:val="000000"/>
                  <w:sz w:val="18"/>
                  <w:szCs w:val="16"/>
                </w:rPr>
              </w:r>
              <w:r w:rsidR="00AA0CDF">
                <w:rPr>
                  <w:rFonts w:asciiTheme="minorHAnsi" w:hAnsiTheme="minorHAnsi" w:cstheme="minorHAnsi"/>
                  <w:color w:val="000000"/>
                  <w:sz w:val="18"/>
                  <w:szCs w:val="16"/>
                </w:rPr>
                <w:fldChar w:fldCharType="separate"/>
              </w:r>
              <w:r w:rsidRPr="00CD434C">
                <w:rPr>
                  <w:rFonts w:asciiTheme="minorHAnsi" w:hAnsiTheme="minorHAnsi" w:cstheme="minorHAnsi"/>
                  <w:color w:val="000000"/>
                  <w:sz w:val="18"/>
                  <w:szCs w:val="16"/>
                </w:rPr>
                <w:fldChar w:fldCharType="end"/>
              </w:r>
            </w:ins>
          </w:p>
        </w:tc>
        <w:tc>
          <w:tcPr>
            <w:tcW w:w="2250" w:type="dxa"/>
            <w:tcBorders>
              <w:top w:val="single" w:sz="4" w:space="0" w:color="auto"/>
              <w:left w:val="single" w:sz="4" w:space="0" w:color="auto"/>
              <w:bottom w:val="single" w:sz="4" w:space="0" w:color="auto"/>
              <w:right w:val="single" w:sz="4" w:space="0" w:color="auto"/>
            </w:tcBorders>
            <w:vAlign w:val="center"/>
          </w:tcPr>
          <w:p w14:paraId="4EB660E5" w14:textId="68572979" w:rsidR="00D63FB1" w:rsidRDefault="00D63FB1" w:rsidP="00D63FB1">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28E444DE" w14:textId="77777777" w:rsidR="002A5C1E" w:rsidRDefault="002A5C1E" w:rsidP="002A5C1E">
      <w:pPr>
        <w:rPr>
          <w:rFonts w:asciiTheme="minorHAnsi" w:hAnsiTheme="minorHAnsi" w:cstheme="minorHAnsi"/>
        </w:rPr>
      </w:pPr>
    </w:p>
    <w:p w14:paraId="5832B5A4" w14:textId="77777777" w:rsidR="006312BA" w:rsidRDefault="006312BA" w:rsidP="006312BA">
      <w:pPr>
        <w:keepNext/>
        <w:widowControl/>
        <w:spacing w:line="240" w:lineRule="auto"/>
        <w:ind w:right="21"/>
        <w:jc w:val="both"/>
        <w:outlineLvl w:val="1"/>
        <w:rPr>
          <w:rFonts w:asciiTheme="minorHAnsi" w:hAnsiTheme="minorHAnsi" w:cstheme="minorHAnsi"/>
          <w:b/>
          <w:i/>
          <w:sz w:val="24"/>
          <w:szCs w:val="24"/>
          <w:lang w:val="en-GB"/>
        </w:rPr>
      </w:pPr>
    </w:p>
    <w:p w14:paraId="2C6F28E0" w14:textId="77777777" w:rsidR="006312BA" w:rsidRPr="00403057" w:rsidRDefault="006312BA" w:rsidP="006312BA">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103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6"/>
        <w:gridCol w:w="1534"/>
        <w:gridCol w:w="1980"/>
        <w:gridCol w:w="2160"/>
        <w:gridCol w:w="2250"/>
        <w:tblGridChange w:id="10577">
          <w:tblGrid>
            <w:gridCol w:w="2426"/>
            <w:gridCol w:w="1444"/>
            <w:gridCol w:w="90"/>
            <w:gridCol w:w="1541"/>
            <w:gridCol w:w="439"/>
            <w:gridCol w:w="1800"/>
            <w:gridCol w:w="360"/>
            <w:gridCol w:w="1526"/>
            <w:gridCol w:w="724"/>
          </w:tblGrid>
        </w:tblGridChange>
      </w:tblGrid>
      <w:tr w:rsidR="008F02FF" w:rsidRPr="00D30FA1" w14:paraId="25FCF544" w14:textId="77777777" w:rsidTr="00F34335">
        <w:tc>
          <w:tcPr>
            <w:tcW w:w="2426" w:type="dxa"/>
            <w:tcBorders>
              <w:top w:val="single" w:sz="4" w:space="0" w:color="auto"/>
              <w:left w:val="single" w:sz="4" w:space="0" w:color="auto"/>
              <w:bottom w:val="single" w:sz="4" w:space="0" w:color="auto"/>
              <w:right w:val="single" w:sz="4" w:space="0" w:color="auto"/>
            </w:tcBorders>
            <w:shd w:val="clear" w:color="auto" w:fill="F4B8AE"/>
          </w:tcPr>
          <w:p w14:paraId="3F7FDA1D" w14:textId="68430285" w:rsidR="008F02FF" w:rsidRPr="00D30FA1" w:rsidRDefault="00374A0D" w:rsidP="006740BA">
            <w:pPr>
              <w:rPr>
                <w:rFonts w:asciiTheme="minorHAnsi" w:hAnsiTheme="minorHAnsi" w:cstheme="minorHAnsi"/>
                <w:sz w:val="16"/>
                <w:szCs w:val="16"/>
              </w:rPr>
            </w:pPr>
            <w:r>
              <w:rPr>
                <w:rFonts w:asciiTheme="minorHAnsi" w:hAnsiTheme="minorHAnsi" w:cstheme="minorHAnsi"/>
                <w:color w:val="000000"/>
                <w:sz w:val="18"/>
                <w:szCs w:val="16"/>
              </w:rPr>
              <w:t>DMO_</w:t>
            </w:r>
            <w:r w:rsidR="008F02FF">
              <w:rPr>
                <w:rFonts w:asciiTheme="minorHAnsi" w:hAnsiTheme="minorHAnsi" w:cstheme="minorHAnsi"/>
                <w:color w:val="000000"/>
                <w:sz w:val="18"/>
                <w:szCs w:val="16"/>
              </w:rPr>
              <w:t>PRODUCT_CATALOG</w:t>
            </w:r>
            <w:r w:rsidR="00C90592">
              <w:rPr>
                <w:rFonts w:asciiTheme="minorHAnsi" w:hAnsiTheme="minorHAnsi" w:cstheme="minorHAnsi"/>
                <w:color w:val="000000"/>
                <w:sz w:val="18"/>
                <w:szCs w:val="16"/>
              </w:rPr>
              <w:t>_MIR</w:t>
            </w:r>
          </w:p>
        </w:tc>
        <w:tc>
          <w:tcPr>
            <w:tcW w:w="1534" w:type="dxa"/>
            <w:tcBorders>
              <w:top w:val="single" w:sz="4" w:space="0" w:color="auto"/>
              <w:left w:val="single" w:sz="4" w:space="0" w:color="auto"/>
              <w:bottom w:val="single" w:sz="4" w:space="0" w:color="auto"/>
              <w:right w:val="single" w:sz="4" w:space="0" w:color="auto"/>
            </w:tcBorders>
            <w:shd w:val="clear" w:color="auto" w:fill="F4B8AE"/>
          </w:tcPr>
          <w:p w14:paraId="26DF61FA" w14:textId="77777777" w:rsidR="008F02FF" w:rsidRDefault="008F02FF">
            <w:pPr>
              <w:rPr>
                <w:rFonts w:ascii="Calibri" w:hAnsi="Calibri" w:cs="Calibri"/>
                <w:color w:val="000000"/>
                <w:sz w:val="22"/>
                <w:szCs w:val="22"/>
              </w:rPr>
            </w:pPr>
            <w:r>
              <w:rPr>
                <w:rFonts w:ascii="Calibri" w:hAnsi="Calibri" w:cs="Calibri"/>
                <w:color w:val="000000"/>
                <w:sz w:val="22"/>
                <w:szCs w:val="22"/>
              </w:rPr>
              <w:t>Source Table</w:t>
            </w:r>
          </w:p>
        </w:tc>
        <w:tc>
          <w:tcPr>
            <w:tcW w:w="1980" w:type="dxa"/>
            <w:tcBorders>
              <w:top w:val="single" w:sz="4" w:space="0" w:color="auto"/>
              <w:left w:val="single" w:sz="4" w:space="0" w:color="auto"/>
              <w:bottom w:val="single" w:sz="4" w:space="0" w:color="auto"/>
              <w:right w:val="single" w:sz="4" w:space="0" w:color="auto"/>
            </w:tcBorders>
            <w:shd w:val="clear" w:color="auto" w:fill="F4B8AE"/>
          </w:tcPr>
          <w:p w14:paraId="62BE8CAF" w14:textId="77777777" w:rsidR="008F02FF" w:rsidRDefault="008F02FF">
            <w:pPr>
              <w:rPr>
                <w:rFonts w:ascii="Calibri" w:hAnsi="Calibri" w:cs="Calibri"/>
                <w:color w:val="000000"/>
                <w:sz w:val="22"/>
                <w:szCs w:val="22"/>
              </w:rPr>
            </w:pPr>
            <w:r>
              <w:rPr>
                <w:rFonts w:ascii="Calibri" w:hAnsi="Calibri" w:cs="Calibri"/>
                <w:color w:val="000000"/>
                <w:sz w:val="22"/>
                <w:szCs w:val="22"/>
              </w:rPr>
              <w:t>Source Column Name</w:t>
            </w:r>
          </w:p>
        </w:tc>
        <w:tc>
          <w:tcPr>
            <w:tcW w:w="2160" w:type="dxa"/>
            <w:tcBorders>
              <w:top w:val="single" w:sz="4" w:space="0" w:color="auto"/>
              <w:left w:val="single" w:sz="4" w:space="0" w:color="auto"/>
              <w:bottom w:val="single" w:sz="4" w:space="0" w:color="auto"/>
              <w:right w:val="single" w:sz="4" w:space="0" w:color="auto"/>
            </w:tcBorders>
            <w:shd w:val="clear" w:color="auto" w:fill="F4B8AE"/>
          </w:tcPr>
          <w:p w14:paraId="4327FFBF" w14:textId="77777777" w:rsidR="008F02FF" w:rsidRDefault="008F02FF">
            <w:pPr>
              <w:rPr>
                <w:rFonts w:ascii="Calibri" w:hAnsi="Calibri" w:cs="Calibri"/>
                <w:color w:val="000000"/>
                <w:sz w:val="22"/>
                <w:szCs w:val="22"/>
              </w:rPr>
            </w:pPr>
            <w:r>
              <w:rPr>
                <w:rFonts w:ascii="Calibri" w:hAnsi="Calibri" w:cs="Calibri"/>
                <w:color w:val="000000"/>
                <w:sz w:val="22"/>
                <w:szCs w:val="22"/>
              </w:rPr>
              <w:t>View Name</w:t>
            </w:r>
          </w:p>
        </w:tc>
        <w:tc>
          <w:tcPr>
            <w:tcW w:w="2250" w:type="dxa"/>
            <w:tcBorders>
              <w:top w:val="single" w:sz="4" w:space="0" w:color="auto"/>
              <w:left w:val="single" w:sz="4" w:space="0" w:color="auto"/>
              <w:bottom w:val="single" w:sz="4" w:space="0" w:color="auto"/>
              <w:right w:val="single" w:sz="4" w:space="0" w:color="auto"/>
            </w:tcBorders>
            <w:shd w:val="clear" w:color="auto" w:fill="F4B8AE"/>
          </w:tcPr>
          <w:p w14:paraId="708B2AFC" w14:textId="77777777" w:rsidR="008F02FF" w:rsidRDefault="008F02FF">
            <w:pPr>
              <w:rPr>
                <w:rFonts w:ascii="Calibri" w:hAnsi="Calibri" w:cs="Calibri"/>
                <w:color w:val="000000"/>
                <w:sz w:val="22"/>
                <w:szCs w:val="22"/>
              </w:rPr>
            </w:pPr>
            <w:r>
              <w:rPr>
                <w:rFonts w:ascii="Calibri" w:hAnsi="Calibri" w:cs="Calibri"/>
                <w:color w:val="000000"/>
                <w:sz w:val="22"/>
                <w:szCs w:val="22"/>
              </w:rPr>
              <w:t>View Column Name</w:t>
            </w:r>
          </w:p>
        </w:tc>
      </w:tr>
      <w:tr w:rsidR="00200A57" w:rsidRPr="00D30FA1" w14:paraId="7C1E5953" w14:textId="77777777" w:rsidTr="00F34335">
        <w:tc>
          <w:tcPr>
            <w:tcW w:w="2426" w:type="dxa"/>
            <w:tcBorders>
              <w:top w:val="single" w:sz="4" w:space="0" w:color="auto"/>
              <w:left w:val="single" w:sz="4" w:space="0" w:color="auto"/>
              <w:bottom w:val="single" w:sz="4" w:space="0" w:color="auto"/>
              <w:right w:val="single" w:sz="4" w:space="0" w:color="auto"/>
            </w:tcBorders>
            <w:shd w:val="clear" w:color="auto" w:fill="auto"/>
          </w:tcPr>
          <w:p w14:paraId="745A04F2" w14:textId="4B955A05" w:rsidR="00200A57" w:rsidRPr="004B4C9C" w:rsidRDefault="00200A57" w:rsidP="00200A57">
            <w:pPr>
              <w:rPr>
                <w:rFonts w:asciiTheme="minorHAnsi" w:hAnsiTheme="minorHAnsi" w:cstheme="minorHAnsi"/>
                <w:sz w:val="18"/>
                <w:szCs w:val="18"/>
              </w:rPr>
            </w:pPr>
            <w:r>
              <w:rPr>
                <w:rFonts w:asciiTheme="minorHAnsi" w:hAnsiTheme="minorHAnsi" w:cstheme="minorHAnsi"/>
                <w:sz w:val="18"/>
                <w:szCs w:val="18"/>
              </w:rPr>
              <w:t>PRODUCT_PART</w:t>
            </w:r>
            <w:r w:rsidRPr="004B4C9C">
              <w:rPr>
                <w:rFonts w:asciiTheme="minorHAnsi" w:hAnsiTheme="minorHAnsi" w:cstheme="minorHAnsi"/>
                <w:sz w:val="18"/>
                <w:szCs w:val="18"/>
              </w:rPr>
              <w:t>_SEQ</w:t>
            </w:r>
            <w:r>
              <w:rPr>
                <w:rFonts w:asciiTheme="minorHAnsi" w:hAnsiTheme="minorHAnsi" w:cstheme="minorHAnsi"/>
                <w:sz w:val="18"/>
                <w:szCs w:val="18"/>
              </w:rPr>
              <w:t>UENCE</w:t>
            </w:r>
            <w:r w:rsidRPr="004B4C9C">
              <w:rPr>
                <w:rFonts w:asciiTheme="minorHAnsi" w:hAnsiTheme="minorHAnsi" w:cstheme="minorHAnsi"/>
                <w:sz w:val="18"/>
                <w:szCs w:val="18"/>
              </w:rPr>
              <w:t>_ID</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3C7CB08D" w14:textId="6ED0742C" w:rsidR="00200A57" w:rsidRDefault="00200A57" w:rsidP="00200A57">
            <w:pPr>
              <w:rPr>
                <w:rFonts w:ascii="Calibri" w:hAnsi="Calibri" w:cs="Calibri"/>
                <w:color w:val="000000"/>
                <w:sz w:val="22"/>
                <w:szCs w:val="22"/>
              </w:rPr>
            </w:pPr>
            <w:r>
              <w:rPr>
                <w:rFonts w:ascii="Calibri" w:hAnsi="Calibri" w:cs="Calibri"/>
                <w:color w:val="000000"/>
                <w:sz w:val="22"/>
                <w:szCs w:val="22"/>
              </w:rPr>
              <w:t> </w:t>
            </w:r>
            <w:r w:rsidRPr="009A6BD8">
              <w:rPr>
                <w:rFonts w:asciiTheme="minorHAnsi" w:hAnsiTheme="minorHAnsi" w:cstheme="minorHAnsi"/>
                <w:color w:val="000000"/>
                <w:sz w:val="18"/>
                <w:szCs w:val="16"/>
              </w:rPr>
              <w:t> </w:t>
            </w:r>
            <w:ins w:id="10578" w:author="Sowndarya S (WT01 - Manufacturing &amp; Hi Tech)" w:date="2015-03-24T10:32:00Z">
              <w:r w:rsidRPr="006312BA">
                <w:rPr>
                  <w:rFonts w:asciiTheme="minorHAnsi" w:hAnsiTheme="minorHAnsi" w:cstheme="minorHAnsi"/>
                  <w:color w:val="000000"/>
                  <w:sz w:val="18"/>
                  <w:szCs w:val="16"/>
                </w:rPr>
                <w:t>ProductPricing</w:t>
              </w:r>
            </w:ins>
            <w:del w:id="10579" w:author="Sowndarya S (WT01 - Manufacturing &amp; Hi Tech)" w:date="2015-03-24T10:32:00Z">
              <w:r w:rsidDel="00200A57">
                <w:rPr>
                  <w:rFonts w:asciiTheme="minorHAnsi" w:hAnsiTheme="minorHAnsi" w:cstheme="minorHAnsi"/>
                  <w:color w:val="000000"/>
                  <w:sz w:val="18"/>
                  <w:szCs w:val="16"/>
                </w:rPr>
                <w:delText>EBIP generated seq</w:delText>
              </w:r>
            </w:del>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168DD5C9" w14:textId="3132CEEB" w:rsidR="00200A57" w:rsidRDefault="00200A57" w:rsidP="00200A57">
            <w:pPr>
              <w:rPr>
                <w:rFonts w:ascii="Calibri" w:hAnsi="Calibri" w:cs="Calibri"/>
                <w:color w:val="000000"/>
                <w:sz w:val="22"/>
                <w:szCs w:val="22"/>
              </w:rPr>
            </w:pPr>
            <w:r>
              <w:rPr>
                <w:rFonts w:ascii="Calibri" w:hAnsi="Calibri" w:cs="Calibri"/>
                <w:color w:val="000000"/>
                <w:sz w:val="22"/>
                <w:szCs w:val="22"/>
              </w:rPr>
              <w:t> </w:t>
            </w:r>
            <w:r w:rsidRPr="009A6BD8">
              <w:rPr>
                <w:rFonts w:asciiTheme="minorHAnsi" w:hAnsiTheme="minorHAnsi" w:cstheme="minorHAnsi"/>
                <w:color w:val="000000"/>
                <w:sz w:val="18"/>
                <w:szCs w:val="16"/>
              </w:rPr>
              <w:t> </w:t>
            </w:r>
            <w:ins w:id="10580" w:author="Sowndarya S (WT01 - Manufacturing &amp; Hi Tech)" w:date="2015-03-24T10:32:00Z">
              <w:r w:rsidRPr="00200A57">
                <w:rPr>
                  <w:rFonts w:asciiTheme="minorHAnsi" w:hAnsiTheme="minorHAnsi" w:cstheme="minorHAnsi"/>
                  <w:color w:val="000000"/>
                  <w:sz w:val="18"/>
                  <w:szCs w:val="16"/>
                </w:rPr>
                <w:t>ProductPartSequenceId</w:t>
              </w:r>
            </w:ins>
            <w:del w:id="10581" w:author="Sowndarya S (WT01 - Manufacturing &amp; Hi Tech)" w:date="2015-03-24T10:32:00Z">
              <w:r w:rsidDel="00200A57">
                <w:rPr>
                  <w:rFonts w:asciiTheme="minorHAnsi" w:hAnsiTheme="minorHAnsi" w:cstheme="minorHAnsi"/>
                  <w:color w:val="000000"/>
                  <w:sz w:val="18"/>
                  <w:szCs w:val="16"/>
                </w:rPr>
                <w:delText>EBIP generated seq</w:delText>
              </w:r>
            </w:del>
          </w:p>
        </w:tc>
        <w:tc>
          <w:tcPr>
            <w:tcW w:w="2160" w:type="dxa"/>
            <w:tcBorders>
              <w:top w:val="single" w:sz="4" w:space="0" w:color="auto"/>
              <w:left w:val="single" w:sz="4" w:space="0" w:color="auto"/>
              <w:bottom w:val="single" w:sz="4" w:space="0" w:color="auto"/>
              <w:right w:val="single" w:sz="4" w:space="0" w:color="auto"/>
            </w:tcBorders>
          </w:tcPr>
          <w:p w14:paraId="5A4F3B36" w14:textId="5FCB0D8F" w:rsidR="00200A57" w:rsidRDefault="00200A57" w:rsidP="00200A57">
            <w:pPr>
              <w:rPr>
                <w:rFonts w:ascii="Calibri" w:hAnsi="Calibri" w:cs="Calibri"/>
                <w:color w:val="000000"/>
                <w:sz w:val="22"/>
                <w:szCs w:val="22"/>
              </w:rPr>
            </w:pPr>
            <w:ins w:id="10582" w:author="Sowndarya S (WT01 - Manufacturing &amp; Hi Tech)" w:date="2015-03-24T10:32:00Z">
              <w:r w:rsidRPr="00F34335">
                <w:rPr>
                  <w:rFonts w:asciiTheme="minorHAnsi" w:eastAsiaTheme="minorHAnsi" w:hAnsiTheme="minorHAnsi" w:cstheme="minorHAnsi"/>
                  <w:color w:val="000000"/>
                  <w:sz w:val="18"/>
                  <w:highlight w:val="white"/>
                </w:rPr>
                <w:t>VEBIP_ProductCatalog</w:t>
              </w:r>
            </w:ins>
            <w:del w:id="10583" w:author="Sowndarya S (WT01 - Manufacturing &amp; Hi Tech)" w:date="2015-03-24T10:32:00Z">
              <w:r w:rsidDel="00F24116">
                <w:rPr>
                  <w:rFonts w:asciiTheme="minorHAnsi" w:hAnsiTheme="minorHAnsi" w:cstheme="minorHAnsi"/>
                  <w:color w:val="000000"/>
                  <w:sz w:val="18"/>
                  <w:szCs w:val="16"/>
                </w:rPr>
                <w:delText>EBIP generated seq</w:delText>
              </w:r>
            </w:del>
          </w:p>
        </w:tc>
        <w:tc>
          <w:tcPr>
            <w:tcW w:w="2250" w:type="dxa"/>
            <w:tcBorders>
              <w:top w:val="single" w:sz="4" w:space="0" w:color="auto"/>
              <w:left w:val="single" w:sz="4" w:space="0" w:color="auto"/>
              <w:bottom w:val="single" w:sz="4" w:space="0" w:color="auto"/>
              <w:right w:val="single" w:sz="4" w:space="0" w:color="auto"/>
            </w:tcBorders>
          </w:tcPr>
          <w:p w14:paraId="2C9F737D" w14:textId="4E35F67F" w:rsidR="00200A57" w:rsidRDefault="00200A57" w:rsidP="00200A57">
            <w:pPr>
              <w:rPr>
                <w:rFonts w:ascii="Calibri" w:hAnsi="Calibri" w:cs="Calibri"/>
                <w:color w:val="000000"/>
                <w:sz w:val="22"/>
                <w:szCs w:val="22"/>
              </w:rPr>
            </w:pPr>
            <w:ins w:id="10584" w:author="Sowndarya S (WT01 - Manufacturing &amp; Hi Tech)" w:date="2015-03-24T10:32:00Z">
              <w:r>
                <w:rPr>
                  <w:rFonts w:ascii="Calibri" w:hAnsi="Calibri" w:cs="Calibri"/>
                  <w:color w:val="000000"/>
                  <w:sz w:val="22"/>
                  <w:szCs w:val="22"/>
                </w:rPr>
                <w:t> </w:t>
              </w:r>
              <w:r w:rsidRPr="009A6BD8">
                <w:rPr>
                  <w:rFonts w:asciiTheme="minorHAnsi" w:hAnsiTheme="minorHAnsi" w:cstheme="minorHAnsi"/>
                  <w:color w:val="000000"/>
                  <w:sz w:val="18"/>
                  <w:szCs w:val="16"/>
                </w:rPr>
                <w:t> </w:t>
              </w:r>
              <w:r w:rsidRPr="00200A57">
                <w:rPr>
                  <w:rFonts w:asciiTheme="minorHAnsi" w:hAnsiTheme="minorHAnsi" w:cstheme="minorHAnsi"/>
                  <w:color w:val="000000"/>
                  <w:sz w:val="18"/>
                  <w:szCs w:val="16"/>
                </w:rPr>
                <w:t>ProductPartSequenceId</w:t>
              </w:r>
            </w:ins>
            <w:del w:id="10585" w:author="Sowndarya S (WT01 - Manufacturing &amp; Hi Tech)" w:date="2015-03-24T10:32:00Z">
              <w:r w:rsidDel="00200A57">
                <w:rPr>
                  <w:rFonts w:asciiTheme="minorHAnsi" w:hAnsiTheme="minorHAnsi" w:cstheme="minorHAnsi"/>
                  <w:color w:val="000000"/>
                  <w:sz w:val="18"/>
                  <w:szCs w:val="16"/>
                </w:rPr>
                <w:delText>EBIP generated seq</w:delText>
              </w:r>
            </w:del>
          </w:p>
        </w:tc>
      </w:tr>
      <w:tr w:rsidR="00200A57" w:rsidRPr="00D30FA1" w14:paraId="060286A1" w14:textId="77777777" w:rsidTr="00F34335">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3355B9F7" w14:textId="3520821A" w:rsidR="00200A57" w:rsidRPr="00370929" w:rsidRDefault="00200A57" w:rsidP="00200A57">
            <w:pPr>
              <w:rPr>
                <w:rFonts w:asciiTheme="minorHAnsi" w:hAnsiTheme="minorHAnsi" w:cstheme="minorHAnsi"/>
                <w:color w:val="000000"/>
                <w:sz w:val="18"/>
                <w:szCs w:val="16"/>
                <w:highlight w:val="yellow"/>
              </w:rPr>
            </w:pPr>
            <w:r w:rsidRPr="00973E84">
              <w:rPr>
                <w:rFonts w:asciiTheme="minorHAnsi" w:hAnsiTheme="minorHAnsi" w:cstheme="minorHAnsi"/>
                <w:color w:val="000000"/>
                <w:sz w:val="18"/>
                <w:szCs w:val="16"/>
              </w:rPr>
              <w:t>PCODE</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7ACC1976"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w:t>
            </w:r>
          </w:p>
        </w:tc>
        <w:tc>
          <w:tcPr>
            <w:tcW w:w="1980" w:type="dxa"/>
            <w:tcBorders>
              <w:top w:val="single" w:sz="4" w:space="0" w:color="auto"/>
              <w:left w:val="single" w:sz="4" w:space="0" w:color="auto"/>
              <w:bottom w:val="single" w:sz="4" w:space="0" w:color="auto"/>
              <w:right w:val="single" w:sz="4" w:space="0" w:color="auto"/>
            </w:tcBorders>
          </w:tcPr>
          <w:p w14:paraId="02F9B0D1"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Pcode</w:t>
            </w:r>
          </w:p>
        </w:tc>
        <w:tc>
          <w:tcPr>
            <w:tcW w:w="2160" w:type="dxa"/>
            <w:tcBorders>
              <w:top w:val="single" w:sz="4" w:space="0" w:color="auto"/>
              <w:left w:val="single" w:sz="4" w:space="0" w:color="auto"/>
              <w:bottom w:val="single" w:sz="4" w:space="0" w:color="auto"/>
              <w:right w:val="single" w:sz="4" w:space="0" w:color="auto"/>
            </w:tcBorders>
          </w:tcPr>
          <w:p w14:paraId="4000F999" w14:textId="2D4AAB1F" w:rsidR="00200A57" w:rsidRPr="00F34335" w:rsidRDefault="00200A57" w:rsidP="00200A57">
            <w:pPr>
              <w:rPr>
                <w:rFonts w:asciiTheme="minorHAnsi" w:hAnsiTheme="minorHAnsi" w:cstheme="minorHAnsi"/>
                <w:color w:val="000000"/>
                <w:sz w:val="18"/>
                <w:szCs w:val="16"/>
              </w:rPr>
            </w:pPr>
            <w:ins w:id="10586" w:author="Sowndarya S (WT01 - Manufacturing &amp; Hi Tech)" w:date="2015-03-24T10:32:00Z">
              <w:r w:rsidRPr="00F34335">
                <w:rPr>
                  <w:rFonts w:asciiTheme="minorHAnsi" w:eastAsiaTheme="minorHAnsi" w:hAnsiTheme="minorHAnsi" w:cstheme="minorHAnsi"/>
                  <w:color w:val="000000"/>
                  <w:sz w:val="18"/>
                  <w:highlight w:val="white"/>
                </w:rPr>
                <w:t>VEBIP_ProductCatalog</w:t>
              </w:r>
            </w:ins>
            <w:del w:id="10587" w:author="Sowndarya S (WT01 - Manufacturing &amp; Hi Tech)" w:date="2015-03-24T10:32:00Z">
              <w:r w:rsidRPr="00F34335" w:rsidDel="00F24116">
                <w:rPr>
                  <w:rFonts w:asciiTheme="minorHAnsi" w:eastAsiaTheme="minorHAnsi" w:hAnsiTheme="minorHAnsi" w:cstheme="minorHAnsi"/>
                  <w:color w:val="000000"/>
                  <w:sz w:val="18"/>
                  <w:highlight w:val="white"/>
                </w:rPr>
                <w:delText>VEBIP_ProductCatalog</w:delText>
              </w:r>
            </w:del>
          </w:p>
        </w:tc>
        <w:tc>
          <w:tcPr>
            <w:tcW w:w="2250" w:type="dxa"/>
            <w:tcBorders>
              <w:top w:val="single" w:sz="4" w:space="0" w:color="auto"/>
              <w:left w:val="single" w:sz="4" w:space="0" w:color="auto"/>
              <w:bottom w:val="single" w:sz="4" w:space="0" w:color="auto"/>
              <w:right w:val="single" w:sz="4" w:space="0" w:color="auto"/>
            </w:tcBorders>
          </w:tcPr>
          <w:p w14:paraId="00743ADB"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Pcode</w:t>
            </w:r>
          </w:p>
        </w:tc>
      </w:tr>
      <w:tr w:rsidR="00200A57" w:rsidRPr="00D30FA1" w14:paraId="6B8A1BC6" w14:textId="77777777" w:rsidTr="00F34335">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29F38244" w14:textId="1EF64EFD" w:rsidR="00200A57" w:rsidRPr="00370929" w:rsidRDefault="00200A57" w:rsidP="00200A57">
            <w:pPr>
              <w:rPr>
                <w:rFonts w:asciiTheme="minorHAnsi" w:hAnsiTheme="minorHAnsi" w:cstheme="minorHAnsi"/>
                <w:color w:val="000000"/>
                <w:sz w:val="18"/>
                <w:szCs w:val="16"/>
                <w:highlight w:val="yellow"/>
              </w:rPr>
            </w:pPr>
            <w:r w:rsidRPr="00603A83">
              <w:rPr>
                <w:rFonts w:asciiTheme="minorHAnsi" w:hAnsiTheme="minorHAnsi" w:cstheme="minorHAnsi"/>
                <w:color w:val="000000"/>
                <w:sz w:val="18"/>
                <w:szCs w:val="16"/>
              </w:rPr>
              <w:t>PRODUCT_PART_ID</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7DD93D61"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ProductPricing</w:t>
            </w:r>
          </w:p>
        </w:tc>
        <w:tc>
          <w:tcPr>
            <w:tcW w:w="1980" w:type="dxa"/>
            <w:tcBorders>
              <w:top w:val="single" w:sz="4" w:space="0" w:color="auto"/>
              <w:left w:val="single" w:sz="4" w:space="0" w:color="auto"/>
              <w:bottom w:val="single" w:sz="4" w:space="0" w:color="auto"/>
              <w:right w:val="single" w:sz="4" w:space="0" w:color="auto"/>
            </w:tcBorders>
          </w:tcPr>
          <w:p w14:paraId="1214A884"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ProductpartId</w:t>
            </w:r>
          </w:p>
        </w:tc>
        <w:tc>
          <w:tcPr>
            <w:tcW w:w="2160" w:type="dxa"/>
            <w:tcBorders>
              <w:top w:val="single" w:sz="4" w:space="0" w:color="auto"/>
              <w:left w:val="single" w:sz="4" w:space="0" w:color="auto"/>
              <w:bottom w:val="single" w:sz="4" w:space="0" w:color="auto"/>
              <w:right w:val="single" w:sz="4" w:space="0" w:color="auto"/>
            </w:tcBorders>
          </w:tcPr>
          <w:p w14:paraId="3D918BF9" w14:textId="77777777" w:rsidR="00200A57" w:rsidRPr="00F34335" w:rsidRDefault="00200A57" w:rsidP="00200A57">
            <w:pPr>
              <w:rPr>
                <w:rFonts w:asciiTheme="minorHAnsi" w:hAnsiTheme="minorHAnsi" w:cstheme="minorHAnsi"/>
                <w:color w:val="000000"/>
                <w:sz w:val="18"/>
                <w:szCs w:val="16"/>
              </w:rPr>
            </w:pPr>
            <w:r w:rsidRPr="00F34335">
              <w:rPr>
                <w:rFonts w:asciiTheme="minorHAnsi" w:eastAsiaTheme="minorHAnsi" w:hAnsiTheme="minorHAnsi" w:cstheme="minorHAnsi"/>
                <w:color w:val="000000"/>
                <w:sz w:val="18"/>
                <w:highlight w:val="white"/>
              </w:rPr>
              <w:t>VEBIP_ProductCatalog</w:t>
            </w:r>
          </w:p>
        </w:tc>
        <w:tc>
          <w:tcPr>
            <w:tcW w:w="2250" w:type="dxa"/>
            <w:tcBorders>
              <w:top w:val="single" w:sz="4" w:space="0" w:color="auto"/>
              <w:left w:val="single" w:sz="4" w:space="0" w:color="auto"/>
              <w:bottom w:val="single" w:sz="4" w:space="0" w:color="auto"/>
              <w:right w:val="single" w:sz="4" w:space="0" w:color="auto"/>
            </w:tcBorders>
          </w:tcPr>
          <w:p w14:paraId="13B395E5"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ProductpartId</w:t>
            </w:r>
          </w:p>
        </w:tc>
      </w:tr>
      <w:tr w:rsidR="00200A57" w:rsidRPr="00D30FA1" w14:paraId="5751404B" w14:textId="77777777" w:rsidTr="00F34335">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2C5873DE" w14:textId="5D1B7CB7" w:rsidR="00200A57" w:rsidRPr="00DD1485" w:rsidRDefault="00200A57" w:rsidP="00200A57">
            <w:pPr>
              <w:rPr>
                <w:rFonts w:asciiTheme="minorHAnsi" w:hAnsiTheme="minorHAnsi" w:cstheme="minorHAnsi"/>
                <w:color w:val="000000"/>
                <w:sz w:val="18"/>
                <w:szCs w:val="16"/>
              </w:rPr>
            </w:pPr>
            <w:r>
              <w:rPr>
                <w:rFonts w:asciiTheme="minorHAnsi" w:hAnsiTheme="minorHAnsi" w:cstheme="minorHAnsi"/>
                <w:color w:val="000000"/>
                <w:sz w:val="18"/>
                <w:szCs w:val="16"/>
              </w:rPr>
              <w:t>PRODUCT_NAME</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5861C5B7"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w:t>
            </w:r>
          </w:p>
        </w:tc>
        <w:tc>
          <w:tcPr>
            <w:tcW w:w="1980" w:type="dxa"/>
            <w:tcBorders>
              <w:top w:val="single" w:sz="4" w:space="0" w:color="auto"/>
              <w:left w:val="single" w:sz="4" w:space="0" w:color="auto"/>
              <w:bottom w:val="single" w:sz="4" w:space="0" w:color="auto"/>
              <w:right w:val="single" w:sz="4" w:space="0" w:color="auto"/>
            </w:tcBorders>
          </w:tcPr>
          <w:p w14:paraId="39EAF4EB"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ProductName</w:t>
            </w:r>
          </w:p>
        </w:tc>
        <w:tc>
          <w:tcPr>
            <w:tcW w:w="2160" w:type="dxa"/>
            <w:tcBorders>
              <w:top w:val="single" w:sz="4" w:space="0" w:color="auto"/>
              <w:left w:val="single" w:sz="4" w:space="0" w:color="auto"/>
              <w:bottom w:val="single" w:sz="4" w:space="0" w:color="auto"/>
              <w:right w:val="single" w:sz="4" w:space="0" w:color="auto"/>
            </w:tcBorders>
          </w:tcPr>
          <w:p w14:paraId="05C2A362" w14:textId="77777777" w:rsidR="00200A57" w:rsidRPr="00F34335" w:rsidRDefault="00200A57" w:rsidP="00200A57">
            <w:pPr>
              <w:rPr>
                <w:rFonts w:asciiTheme="minorHAnsi" w:hAnsiTheme="minorHAnsi" w:cstheme="minorHAnsi"/>
                <w:color w:val="000000"/>
                <w:sz w:val="18"/>
                <w:szCs w:val="16"/>
              </w:rPr>
            </w:pPr>
            <w:r w:rsidRPr="00F34335">
              <w:rPr>
                <w:rFonts w:asciiTheme="minorHAnsi" w:eastAsiaTheme="minorHAnsi" w:hAnsiTheme="minorHAnsi" w:cstheme="minorHAnsi"/>
                <w:color w:val="000000"/>
                <w:sz w:val="18"/>
                <w:highlight w:val="white"/>
              </w:rPr>
              <w:t>VEBIP_ProductCatalog</w:t>
            </w:r>
          </w:p>
        </w:tc>
        <w:tc>
          <w:tcPr>
            <w:tcW w:w="2250" w:type="dxa"/>
            <w:tcBorders>
              <w:top w:val="single" w:sz="4" w:space="0" w:color="auto"/>
              <w:left w:val="single" w:sz="4" w:space="0" w:color="auto"/>
              <w:bottom w:val="single" w:sz="4" w:space="0" w:color="auto"/>
              <w:right w:val="single" w:sz="4" w:space="0" w:color="auto"/>
            </w:tcBorders>
          </w:tcPr>
          <w:p w14:paraId="17028912"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ProductName</w:t>
            </w:r>
          </w:p>
        </w:tc>
      </w:tr>
      <w:tr w:rsidR="00200A57" w:rsidRPr="00D30FA1" w14:paraId="39CCA781" w14:textId="77777777" w:rsidTr="00F34335">
        <w:trPr>
          <w:trHeight w:val="70"/>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631C6565" w14:textId="5F4142CD" w:rsidR="00200A57" w:rsidRPr="00DD1485" w:rsidRDefault="00200A57" w:rsidP="00200A57">
            <w:pPr>
              <w:rPr>
                <w:rFonts w:asciiTheme="minorHAnsi" w:hAnsiTheme="minorHAnsi" w:cstheme="minorHAnsi"/>
                <w:color w:val="000000"/>
                <w:sz w:val="18"/>
                <w:szCs w:val="16"/>
              </w:rPr>
            </w:pPr>
            <w:r>
              <w:rPr>
                <w:rFonts w:asciiTheme="minorHAnsi" w:hAnsiTheme="minorHAnsi" w:cstheme="minorHAnsi"/>
                <w:color w:val="000000"/>
                <w:sz w:val="18"/>
                <w:szCs w:val="16"/>
              </w:rPr>
              <w:t>PRODUCT_TYPE</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536ABFF6"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w:t>
            </w:r>
          </w:p>
        </w:tc>
        <w:tc>
          <w:tcPr>
            <w:tcW w:w="1980" w:type="dxa"/>
            <w:tcBorders>
              <w:top w:val="single" w:sz="4" w:space="0" w:color="auto"/>
              <w:left w:val="single" w:sz="4" w:space="0" w:color="auto"/>
              <w:bottom w:val="single" w:sz="4" w:space="0" w:color="auto"/>
              <w:right w:val="single" w:sz="4" w:space="0" w:color="auto"/>
            </w:tcBorders>
          </w:tcPr>
          <w:p w14:paraId="41532C44"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productType</w:t>
            </w:r>
          </w:p>
        </w:tc>
        <w:tc>
          <w:tcPr>
            <w:tcW w:w="2160" w:type="dxa"/>
            <w:tcBorders>
              <w:top w:val="single" w:sz="4" w:space="0" w:color="auto"/>
              <w:left w:val="single" w:sz="4" w:space="0" w:color="auto"/>
              <w:bottom w:val="single" w:sz="4" w:space="0" w:color="auto"/>
              <w:right w:val="single" w:sz="4" w:space="0" w:color="auto"/>
            </w:tcBorders>
          </w:tcPr>
          <w:p w14:paraId="2ED5F5C2" w14:textId="77777777" w:rsidR="00200A57" w:rsidRPr="00F34335" w:rsidRDefault="00200A57" w:rsidP="00200A57">
            <w:pPr>
              <w:rPr>
                <w:rFonts w:asciiTheme="minorHAnsi" w:hAnsiTheme="minorHAnsi" w:cstheme="minorHAnsi"/>
                <w:color w:val="000000"/>
                <w:sz w:val="18"/>
                <w:szCs w:val="16"/>
              </w:rPr>
            </w:pPr>
            <w:r w:rsidRPr="00F34335">
              <w:rPr>
                <w:rFonts w:asciiTheme="minorHAnsi" w:eastAsiaTheme="minorHAnsi" w:hAnsiTheme="minorHAnsi" w:cstheme="minorHAnsi"/>
                <w:color w:val="000000"/>
                <w:sz w:val="18"/>
                <w:highlight w:val="white"/>
              </w:rPr>
              <w:t>VEBIP_ProductCatalog</w:t>
            </w:r>
          </w:p>
        </w:tc>
        <w:tc>
          <w:tcPr>
            <w:tcW w:w="2250" w:type="dxa"/>
            <w:tcBorders>
              <w:top w:val="single" w:sz="4" w:space="0" w:color="auto"/>
              <w:left w:val="single" w:sz="4" w:space="0" w:color="auto"/>
              <w:bottom w:val="single" w:sz="4" w:space="0" w:color="auto"/>
              <w:right w:val="single" w:sz="4" w:space="0" w:color="auto"/>
            </w:tcBorders>
          </w:tcPr>
          <w:p w14:paraId="6141F123"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ProductType</w:t>
            </w:r>
          </w:p>
        </w:tc>
      </w:tr>
      <w:tr w:rsidR="00200A57" w:rsidRPr="00D30FA1" w14:paraId="45806755" w14:textId="77777777" w:rsidTr="00F34335">
        <w:trPr>
          <w:trHeight w:val="70"/>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7B42C6E4" w14:textId="28B4F48C" w:rsidR="00200A57" w:rsidRPr="00DD1485" w:rsidRDefault="00200A57" w:rsidP="00200A57">
            <w:pPr>
              <w:rPr>
                <w:rFonts w:asciiTheme="minorHAnsi" w:hAnsiTheme="minorHAnsi" w:cstheme="minorHAnsi"/>
                <w:color w:val="000000"/>
                <w:sz w:val="18"/>
                <w:szCs w:val="16"/>
              </w:rPr>
            </w:pPr>
            <w:r>
              <w:rPr>
                <w:rFonts w:asciiTheme="minorHAnsi" w:hAnsiTheme="minorHAnsi" w:cstheme="minorHAnsi"/>
                <w:color w:val="000000"/>
                <w:sz w:val="18"/>
                <w:szCs w:val="16"/>
              </w:rPr>
              <w:t>PRODUCT_DESCRIPTION</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4BD52086"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ProductPricing</w:t>
            </w:r>
          </w:p>
        </w:tc>
        <w:tc>
          <w:tcPr>
            <w:tcW w:w="1980" w:type="dxa"/>
            <w:tcBorders>
              <w:top w:val="single" w:sz="4" w:space="0" w:color="auto"/>
              <w:left w:val="single" w:sz="4" w:space="0" w:color="auto"/>
              <w:bottom w:val="single" w:sz="4" w:space="0" w:color="auto"/>
              <w:right w:val="single" w:sz="4" w:space="0" w:color="auto"/>
            </w:tcBorders>
          </w:tcPr>
          <w:p w14:paraId="4A4D8CB8"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ProductpartDecription</w:t>
            </w:r>
          </w:p>
        </w:tc>
        <w:tc>
          <w:tcPr>
            <w:tcW w:w="2160" w:type="dxa"/>
            <w:tcBorders>
              <w:top w:val="single" w:sz="4" w:space="0" w:color="auto"/>
              <w:left w:val="single" w:sz="4" w:space="0" w:color="auto"/>
              <w:bottom w:val="single" w:sz="4" w:space="0" w:color="auto"/>
              <w:right w:val="single" w:sz="4" w:space="0" w:color="auto"/>
            </w:tcBorders>
          </w:tcPr>
          <w:p w14:paraId="1C1C5918" w14:textId="77777777" w:rsidR="00200A57" w:rsidRPr="00F34335" w:rsidRDefault="00200A57" w:rsidP="00200A57">
            <w:pPr>
              <w:rPr>
                <w:rFonts w:asciiTheme="minorHAnsi" w:hAnsiTheme="minorHAnsi" w:cstheme="minorHAnsi"/>
                <w:color w:val="000000"/>
                <w:sz w:val="18"/>
                <w:szCs w:val="16"/>
              </w:rPr>
            </w:pPr>
            <w:r w:rsidRPr="00F34335">
              <w:rPr>
                <w:rFonts w:asciiTheme="minorHAnsi" w:eastAsiaTheme="minorHAnsi" w:hAnsiTheme="minorHAnsi" w:cstheme="minorHAnsi"/>
                <w:color w:val="000000"/>
                <w:sz w:val="18"/>
                <w:highlight w:val="white"/>
              </w:rPr>
              <w:t>VEBIP_ProductCatalog</w:t>
            </w:r>
          </w:p>
        </w:tc>
        <w:tc>
          <w:tcPr>
            <w:tcW w:w="2250" w:type="dxa"/>
            <w:tcBorders>
              <w:top w:val="single" w:sz="4" w:space="0" w:color="auto"/>
              <w:left w:val="single" w:sz="4" w:space="0" w:color="auto"/>
              <w:bottom w:val="single" w:sz="4" w:space="0" w:color="auto"/>
              <w:right w:val="single" w:sz="4" w:space="0" w:color="auto"/>
            </w:tcBorders>
          </w:tcPr>
          <w:p w14:paraId="0692B6ED"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ProductpartDescription</w:t>
            </w:r>
          </w:p>
        </w:tc>
      </w:tr>
      <w:tr w:rsidR="00200A57" w:rsidRPr="00D30FA1" w14:paraId="34C101F8" w14:textId="77777777" w:rsidTr="00F34335">
        <w:trPr>
          <w:trHeight w:val="70"/>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6A08FB6C" w14:textId="14F36A48" w:rsidR="00200A57" w:rsidRPr="00DD1485" w:rsidRDefault="00200A57" w:rsidP="00200A57">
            <w:pPr>
              <w:rPr>
                <w:rFonts w:asciiTheme="minorHAnsi" w:hAnsiTheme="minorHAnsi" w:cstheme="minorHAnsi"/>
                <w:color w:val="000000"/>
                <w:sz w:val="18"/>
                <w:szCs w:val="16"/>
              </w:rPr>
            </w:pPr>
            <w:r>
              <w:rPr>
                <w:rFonts w:asciiTheme="minorHAnsi" w:hAnsiTheme="minorHAnsi" w:cstheme="minorHAnsi"/>
                <w:color w:val="000000"/>
                <w:sz w:val="18"/>
                <w:szCs w:val="16"/>
              </w:rPr>
              <w:t>COUNTRY_ID</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75A24C60"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Country</w:t>
            </w:r>
          </w:p>
        </w:tc>
        <w:tc>
          <w:tcPr>
            <w:tcW w:w="1980" w:type="dxa"/>
            <w:tcBorders>
              <w:top w:val="single" w:sz="4" w:space="0" w:color="auto"/>
              <w:left w:val="single" w:sz="4" w:space="0" w:color="auto"/>
              <w:bottom w:val="single" w:sz="4" w:space="0" w:color="auto"/>
              <w:right w:val="single" w:sz="4" w:space="0" w:color="auto"/>
            </w:tcBorders>
          </w:tcPr>
          <w:p w14:paraId="6E58FF86"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CountryId</w:t>
            </w:r>
          </w:p>
        </w:tc>
        <w:tc>
          <w:tcPr>
            <w:tcW w:w="2160" w:type="dxa"/>
            <w:tcBorders>
              <w:top w:val="single" w:sz="4" w:space="0" w:color="auto"/>
              <w:left w:val="single" w:sz="4" w:space="0" w:color="auto"/>
              <w:bottom w:val="single" w:sz="4" w:space="0" w:color="auto"/>
              <w:right w:val="single" w:sz="4" w:space="0" w:color="auto"/>
            </w:tcBorders>
          </w:tcPr>
          <w:p w14:paraId="674FB33C" w14:textId="77777777" w:rsidR="00200A57" w:rsidRPr="00F34335" w:rsidRDefault="00200A57" w:rsidP="00200A57">
            <w:pPr>
              <w:rPr>
                <w:rFonts w:asciiTheme="minorHAnsi" w:hAnsiTheme="minorHAnsi" w:cstheme="minorHAnsi"/>
                <w:color w:val="000000"/>
                <w:sz w:val="18"/>
                <w:szCs w:val="16"/>
              </w:rPr>
            </w:pPr>
            <w:r w:rsidRPr="00F34335">
              <w:rPr>
                <w:rFonts w:asciiTheme="minorHAnsi" w:eastAsiaTheme="minorHAnsi" w:hAnsiTheme="minorHAnsi" w:cstheme="minorHAnsi"/>
                <w:color w:val="000000"/>
                <w:sz w:val="18"/>
                <w:highlight w:val="white"/>
              </w:rPr>
              <w:t>VEBIP_ProductCatalog</w:t>
            </w:r>
          </w:p>
        </w:tc>
        <w:tc>
          <w:tcPr>
            <w:tcW w:w="2250" w:type="dxa"/>
            <w:tcBorders>
              <w:top w:val="single" w:sz="4" w:space="0" w:color="auto"/>
              <w:left w:val="single" w:sz="4" w:space="0" w:color="auto"/>
              <w:bottom w:val="single" w:sz="4" w:space="0" w:color="auto"/>
              <w:right w:val="single" w:sz="4" w:space="0" w:color="auto"/>
            </w:tcBorders>
          </w:tcPr>
          <w:p w14:paraId="779BF2DD"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CountryId</w:t>
            </w:r>
          </w:p>
        </w:tc>
      </w:tr>
      <w:tr w:rsidR="00200A57" w:rsidRPr="00D30FA1" w14:paraId="610EBF6B" w14:textId="77777777" w:rsidTr="00F34335">
        <w:trPr>
          <w:trHeight w:val="70"/>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6B756055" w14:textId="2F2589CF" w:rsidR="00200A57" w:rsidRPr="00973E84" w:rsidRDefault="00200A57" w:rsidP="00200A57">
            <w:pPr>
              <w:rPr>
                <w:rFonts w:asciiTheme="minorHAnsi" w:hAnsiTheme="minorHAnsi" w:cstheme="minorHAnsi"/>
                <w:color w:val="000000"/>
                <w:sz w:val="18"/>
                <w:szCs w:val="16"/>
              </w:rPr>
            </w:pPr>
            <w:r w:rsidRPr="00973E84">
              <w:rPr>
                <w:rFonts w:asciiTheme="minorHAnsi" w:hAnsiTheme="minorHAnsi" w:cstheme="minorHAnsi"/>
                <w:color w:val="000000"/>
                <w:sz w:val="18"/>
                <w:szCs w:val="16"/>
              </w:rPr>
              <w:t>LIST_PRICE</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10FD8389"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ProductPricing</w:t>
            </w:r>
          </w:p>
        </w:tc>
        <w:tc>
          <w:tcPr>
            <w:tcW w:w="1980" w:type="dxa"/>
            <w:tcBorders>
              <w:top w:val="single" w:sz="4" w:space="0" w:color="auto"/>
              <w:left w:val="single" w:sz="4" w:space="0" w:color="auto"/>
              <w:bottom w:val="single" w:sz="4" w:space="0" w:color="auto"/>
              <w:right w:val="single" w:sz="4" w:space="0" w:color="auto"/>
            </w:tcBorders>
          </w:tcPr>
          <w:p w14:paraId="68ABCC8C"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ListPrice</w:t>
            </w:r>
          </w:p>
        </w:tc>
        <w:tc>
          <w:tcPr>
            <w:tcW w:w="2160" w:type="dxa"/>
            <w:tcBorders>
              <w:top w:val="single" w:sz="4" w:space="0" w:color="auto"/>
              <w:left w:val="single" w:sz="4" w:space="0" w:color="auto"/>
              <w:bottom w:val="single" w:sz="4" w:space="0" w:color="auto"/>
              <w:right w:val="single" w:sz="4" w:space="0" w:color="auto"/>
            </w:tcBorders>
          </w:tcPr>
          <w:p w14:paraId="21D31664" w14:textId="77777777" w:rsidR="00200A57" w:rsidRPr="00F34335" w:rsidRDefault="00200A57" w:rsidP="00200A57">
            <w:pPr>
              <w:rPr>
                <w:rFonts w:asciiTheme="minorHAnsi" w:hAnsiTheme="minorHAnsi" w:cstheme="minorHAnsi"/>
                <w:color w:val="000000"/>
                <w:sz w:val="18"/>
                <w:szCs w:val="16"/>
              </w:rPr>
            </w:pPr>
            <w:r w:rsidRPr="00F34335">
              <w:rPr>
                <w:rFonts w:asciiTheme="minorHAnsi" w:eastAsiaTheme="minorHAnsi" w:hAnsiTheme="minorHAnsi" w:cstheme="minorHAnsi"/>
                <w:color w:val="000000"/>
                <w:sz w:val="18"/>
                <w:highlight w:val="white"/>
              </w:rPr>
              <w:t>VEBIP_ProductCatalog</w:t>
            </w:r>
          </w:p>
        </w:tc>
        <w:tc>
          <w:tcPr>
            <w:tcW w:w="2250" w:type="dxa"/>
            <w:tcBorders>
              <w:top w:val="single" w:sz="4" w:space="0" w:color="auto"/>
              <w:left w:val="single" w:sz="4" w:space="0" w:color="auto"/>
              <w:bottom w:val="single" w:sz="4" w:space="0" w:color="auto"/>
              <w:right w:val="single" w:sz="4" w:space="0" w:color="auto"/>
            </w:tcBorders>
          </w:tcPr>
          <w:p w14:paraId="3A0EB3A6"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ListPrice</w:t>
            </w:r>
          </w:p>
        </w:tc>
      </w:tr>
      <w:tr w:rsidR="00200A57" w:rsidRPr="00D30FA1" w14:paraId="688DB14E" w14:textId="77777777" w:rsidTr="00F34335">
        <w:trPr>
          <w:trHeight w:val="70"/>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0DD25D17" w14:textId="6A85B58A" w:rsidR="00200A57" w:rsidRPr="00973E84" w:rsidRDefault="00200A57" w:rsidP="00200A57">
            <w:pPr>
              <w:rPr>
                <w:rFonts w:asciiTheme="minorHAnsi" w:hAnsiTheme="minorHAnsi" w:cstheme="minorHAnsi"/>
                <w:color w:val="000000"/>
                <w:sz w:val="18"/>
                <w:szCs w:val="16"/>
              </w:rPr>
            </w:pPr>
            <w:r w:rsidRPr="00973E84">
              <w:rPr>
                <w:rFonts w:asciiTheme="minorHAnsi" w:hAnsiTheme="minorHAnsi" w:cstheme="minorHAnsi"/>
                <w:color w:val="000000"/>
                <w:sz w:val="18"/>
                <w:szCs w:val="16"/>
              </w:rPr>
              <w:t>MTP_COST</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5A4A0070"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ProductPricing</w:t>
            </w:r>
          </w:p>
        </w:tc>
        <w:tc>
          <w:tcPr>
            <w:tcW w:w="1980" w:type="dxa"/>
            <w:tcBorders>
              <w:top w:val="single" w:sz="4" w:space="0" w:color="auto"/>
              <w:left w:val="single" w:sz="4" w:space="0" w:color="auto"/>
              <w:bottom w:val="single" w:sz="4" w:space="0" w:color="auto"/>
              <w:right w:val="single" w:sz="4" w:space="0" w:color="auto"/>
            </w:tcBorders>
            <w:vAlign w:val="bottom"/>
          </w:tcPr>
          <w:p w14:paraId="63FFB4A8"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MTPCost</w:t>
            </w:r>
          </w:p>
        </w:tc>
        <w:tc>
          <w:tcPr>
            <w:tcW w:w="2160" w:type="dxa"/>
            <w:tcBorders>
              <w:top w:val="single" w:sz="4" w:space="0" w:color="auto"/>
              <w:left w:val="single" w:sz="4" w:space="0" w:color="auto"/>
              <w:bottom w:val="single" w:sz="4" w:space="0" w:color="auto"/>
              <w:right w:val="single" w:sz="4" w:space="0" w:color="auto"/>
            </w:tcBorders>
          </w:tcPr>
          <w:p w14:paraId="63C2876B" w14:textId="77777777" w:rsidR="00200A57" w:rsidRPr="00F34335" w:rsidRDefault="00200A57" w:rsidP="00200A57">
            <w:pPr>
              <w:rPr>
                <w:rFonts w:asciiTheme="minorHAnsi" w:hAnsiTheme="minorHAnsi" w:cstheme="minorHAnsi"/>
                <w:color w:val="000000"/>
                <w:sz w:val="18"/>
                <w:szCs w:val="16"/>
              </w:rPr>
            </w:pPr>
            <w:r w:rsidRPr="00F34335">
              <w:rPr>
                <w:rFonts w:asciiTheme="minorHAnsi" w:eastAsiaTheme="minorHAnsi" w:hAnsiTheme="minorHAnsi" w:cstheme="minorHAnsi"/>
                <w:color w:val="000000"/>
                <w:sz w:val="18"/>
                <w:highlight w:val="white"/>
              </w:rPr>
              <w:t>VEBIP_ProductCatalog</w:t>
            </w:r>
          </w:p>
        </w:tc>
        <w:tc>
          <w:tcPr>
            <w:tcW w:w="2250" w:type="dxa"/>
            <w:tcBorders>
              <w:top w:val="single" w:sz="4" w:space="0" w:color="auto"/>
              <w:left w:val="single" w:sz="4" w:space="0" w:color="auto"/>
              <w:bottom w:val="single" w:sz="4" w:space="0" w:color="auto"/>
              <w:right w:val="single" w:sz="4" w:space="0" w:color="auto"/>
            </w:tcBorders>
          </w:tcPr>
          <w:p w14:paraId="38D1ED69"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MTPCost</w:t>
            </w:r>
          </w:p>
        </w:tc>
      </w:tr>
      <w:tr w:rsidR="00200A57" w:rsidRPr="00D30FA1" w14:paraId="20452F1C" w14:textId="77777777" w:rsidTr="00F34335">
        <w:trPr>
          <w:trHeight w:val="70"/>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1ED7E736" w14:textId="5B19642A" w:rsidR="00200A57" w:rsidRPr="00973E84" w:rsidRDefault="00200A57" w:rsidP="00200A57">
            <w:pPr>
              <w:rPr>
                <w:rFonts w:asciiTheme="minorHAnsi" w:hAnsiTheme="minorHAnsi" w:cstheme="minorHAnsi"/>
                <w:color w:val="000000"/>
                <w:sz w:val="18"/>
                <w:szCs w:val="16"/>
              </w:rPr>
            </w:pPr>
            <w:r w:rsidRPr="00973E84">
              <w:rPr>
                <w:rFonts w:asciiTheme="minorHAnsi" w:hAnsiTheme="minorHAnsi" w:cstheme="minorHAnsi"/>
                <w:color w:val="000000"/>
                <w:sz w:val="18"/>
                <w:szCs w:val="16"/>
              </w:rPr>
              <w:t>VALID_FROM</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5BCDCF58"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ProductPricing</w:t>
            </w:r>
          </w:p>
        </w:tc>
        <w:tc>
          <w:tcPr>
            <w:tcW w:w="1980" w:type="dxa"/>
            <w:tcBorders>
              <w:top w:val="single" w:sz="4" w:space="0" w:color="auto"/>
              <w:left w:val="single" w:sz="4" w:space="0" w:color="auto"/>
              <w:bottom w:val="single" w:sz="4" w:space="0" w:color="auto"/>
              <w:right w:val="single" w:sz="4" w:space="0" w:color="auto"/>
            </w:tcBorders>
            <w:vAlign w:val="bottom"/>
          </w:tcPr>
          <w:p w14:paraId="01983CD0"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ValidFromDate</w:t>
            </w:r>
          </w:p>
        </w:tc>
        <w:tc>
          <w:tcPr>
            <w:tcW w:w="2160" w:type="dxa"/>
            <w:tcBorders>
              <w:top w:val="single" w:sz="4" w:space="0" w:color="auto"/>
              <w:left w:val="single" w:sz="4" w:space="0" w:color="auto"/>
              <w:bottom w:val="single" w:sz="4" w:space="0" w:color="auto"/>
              <w:right w:val="single" w:sz="4" w:space="0" w:color="auto"/>
            </w:tcBorders>
          </w:tcPr>
          <w:p w14:paraId="4861A2DF" w14:textId="77777777" w:rsidR="00200A57" w:rsidRPr="00F34335" w:rsidRDefault="00200A57" w:rsidP="00200A57">
            <w:pPr>
              <w:rPr>
                <w:rFonts w:asciiTheme="minorHAnsi" w:hAnsiTheme="minorHAnsi" w:cstheme="minorHAnsi"/>
                <w:color w:val="000000"/>
                <w:sz w:val="18"/>
                <w:szCs w:val="16"/>
              </w:rPr>
            </w:pPr>
            <w:r w:rsidRPr="00F34335">
              <w:rPr>
                <w:rFonts w:asciiTheme="minorHAnsi" w:eastAsiaTheme="minorHAnsi" w:hAnsiTheme="minorHAnsi" w:cstheme="minorHAnsi"/>
                <w:color w:val="000000"/>
                <w:sz w:val="18"/>
                <w:highlight w:val="white"/>
              </w:rPr>
              <w:t>VEBIP_ProductCatalog</w:t>
            </w:r>
          </w:p>
        </w:tc>
        <w:tc>
          <w:tcPr>
            <w:tcW w:w="2250" w:type="dxa"/>
            <w:tcBorders>
              <w:top w:val="single" w:sz="4" w:space="0" w:color="auto"/>
              <w:left w:val="single" w:sz="4" w:space="0" w:color="auto"/>
              <w:bottom w:val="single" w:sz="4" w:space="0" w:color="auto"/>
              <w:right w:val="single" w:sz="4" w:space="0" w:color="auto"/>
            </w:tcBorders>
          </w:tcPr>
          <w:p w14:paraId="64B21E67"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ValidFromDate</w:t>
            </w:r>
          </w:p>
        </w:tc>
      </w:tr>
      <w:tr w:rsidR="00200A57" w:rsidRPr="00D30FA1" w14:paraId="14A79951" w14:textId="77777777" w:rsidTr="00F34335">
        <w:trPr>
          <w:trHeight w:val="70"/>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tcPr>
          <w:p w14:paraId="192D08E9" w14:textId="298BAE29" w:rsidR="00200A57" w:rsidRPr="00973E84" w:rsidRDefault="00200A57" w:rsidP="00200A57">
            <w:pPr>
              <w:rPr>
                <w:rFonts w:asciiTheme="minorHAnsi" w:hAnsiTheme="minorHAnsi" w:cstheme="minorHAnsi"/>
                <w:color w:val="000000"/>
                <w:sz w:val="18"/>
                <w:szCs w:val="16"/>
              </w:rPr>
            </w:pPr>
            <w:r w:rsidRPr="00973E84">
              <w:rPr>
                <w:rFonts w:asciiTheme="minorHAnsi" w:hAnsiTheme="minorHAnsi" w:cstheme="minorHAnsi"/>
                <w:color w:val="000000"/>
                <w:sz w:val="18"/>
                <w:szCs w:val="16"/>
              </w:rPr>
              <w:t>EXPIRY_DATE</w:t>
            </w:r>
          </w:p>
        </w:tc>
        <w:tc>
          <w:tcPr>
            <w:tcW w:w="1534" w:type="dxa"/>
            <w:tcBorders>
              <w:top w:val="single" w:sz="4" w:space="0" w:color="auto"/>
              <w:left w:val="single" w:sz="4" w:space="0" w:color="auto"/>
              <w:bottom w:val="single" w:sz="4" w:space="0" w:color="auto"/>
              <w:right w:val="single" w:sz="4" w:space="0" w:color="auto"/>
            </w:tcBorders>
            <w:shd w:val="clear" w:color="auto" w:fill="auto"/>
          </w:tcPr>
          <w:p w14:paraId="6FBB8DE9"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ProductPricing</w:t>
            </w:r>
          </w:p>
        </w:tc>
        <w:tc>
          <w:tcPr>
            <w:tcW w:w="1980" w:type="dxa"/>
            <w:tcBorders>
              <w:top w:val="single" w:sz="4" w:space="0" w:color="auto"/>
              <w:left w:val="single" w:sz="4" w:space="0" w:color="auto"/>
              <w:bottom w:val="single" w:sz="4" w:space="0" w:color="auto"/>
              <w:right w:val="single" w:sz="4" w:space="0" w:color="auto"/>
            </w:tcBorders>
            <w:vAlign w:val="bottom"/>
          </w:tcPr>
          <w:p w14:paraId="0940177D" w14:textId="77777777" w:rsidR="00200A57" w:rsidRPr="006312BA" w:rsidRDefault="00200A57" w:rsidP="00200A57">
            <w:pPr>
              <w:rPr>
                <w:rFonts w:asciiTheme="minorHAnsi" w:hAnsiTheme="minorHAnsi" w:cstheme="minorHAnsi"/>
                <w:color w:val="000000"/>
                <w:sz w:val="18"/>
                <w:szCs w:val="16"/>
              </w:rPr>
            </w:pPr>
            <w:r w:rsidRPr="006312BA">
              <w:rPr>
                <w:rFonts w:asciiTheme="minorHAnsi" w:hAnsiTheme="minorHAnsi" w:cstheme="minorHAnsi"/>
                <w:color w:val="000000"/>
                <w:sz w:val="18"/>
                <w:szCs w:val="16"/>
              </w:rPr>
              <w:t>ExpiryDate</w:t>
            </w:r>
          </w:p>
        </w:tc>
        <w:tc>
          <w:tcPr>
            <w:tcW w:w="2160" w:type="dxa"/>
            <w:tcBorders>
              <w:top w:val="single" w:sz="4" w:space="0" w:color="auto"/>
              <w:left w:val="single" w:sz="4" w:space="0" w:color="auto"/>
              <w:bottom w:val="single" w:sz="4" w:space="0" w:color="auto"/>
              <w:right w:val="single" w:sz="4" w:space="0" w:color="auto"/>
            </w:tcBorders>
          </w:tcPr>
          <w:p w14:paraId="7AD1C2FD" w14:textId="77777777" w:rsidR="00200A57" w:rsidRPr="00F34335" w:rsidRDefault="00200A57" w:rsidP="00200A57">
            <w:pPr>
              <w:rPr>
                <w:rFonts w:asciiTheme="minorHAnsi" w:hAnsiTheme="minorHAnsi" w:cstheme="minorHAnsi"/>
                <w:color w:val="000000"/>
                <w:sz w:val="18"/>
                <w:szCs w:val="16"/>
              </w:rPr>
            </w:pPr>
            <w:r w:rsidRPr="00F34335">
              <w:rPr>
                <w:rFonts w:asciiTheme="minorHAnsi" w:eastAsiaTheme="minorHAnsi" w:hAnsiTheme="minorHAnsi" w:cstheme="minorHAnsi"/>
                <w:color w:val="000000"/>
                <w:sz w:val="18"/>
                <w:highlight w:val="white"/>
              </w:rPr>
              <w:t>VEBIP_ProductCatalog</w:t>
            </w:r>
          </w:p>
        </w:tc>
        <w:tc>
          <w:tcPr>
            <w:tcW w:w="2250" w:type="dxa"/>
            <w:tcBorders>
              <w:top w:val="single" w:sz="4" w:space="0" w:color="auto"/>
              <w:left w:val="single" w:sz="4" w:space="0" w:color="auto"/>
              <w:bottom w:val="single" w:sz="4" w:space="0" w:color="auto"/>
              <w:right w:val="single" w:sz="4" w:space="0" w:color="auto"/>
            </w:tcBorders>
          </w:tcPr>
          <w:p w14:paraId="5C326709" w14:textId="77777777" w:rsidR="00200A57" w:rsidRPr="006312BA" w:rsidRDefault="00200A57" w:rsidP="00200A57">
            <w:pPr>
              <w:rPr>
                <w:rFonts w:asciiTheme="minorHAnsi" w:hAnsiTheme="minorHAnsi" w:cstheme="minorHAnsi"/>
                <w:color w:val="000000"/>
                <w:sz w:val="18"/>
                <w:szCs w:val="16"/>
              </w:rPr>
            </w:pPr>
            <w:r w:rsidRPr="006854FB">
              <w:rPr>
                <w:rFonts w:asciiTheme="minorHAnsi" w:hAnsiTheme="minorHAnsi" w:cstheme="minorHAnsi"/>
                <w:color w:val="000000"/>
                <w:sz w:val="18"/>
                <w:szCs w:val="16"/>
              </w:rPr>
              <w:t>ExpiryDate</w:t>
            </w:r>
          </w:p>
        </w:tc>
      </w:tr>
      <w:tr w:rsidR="00200A57" w:rsidRPr="00D30FA1" w14:paraId="3057F4D4" w14:textId="77777777" w:rsidTr="00F34335">
        <w:tblPrEx>
          <w:tblW w:w="103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588" w:author="Rakesh Singhi" w:date="2015-02-07T15:39:00Z">
            <w:tblPrEx>
              <w:tblW w:w="962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10589" w:author="Rakesh Singhi" w:date="2015-02-07T15:39:00Z"/>
          <w:trPrChange w:id="10590" w:author="Rakesh Singhi" w:date="2015-02-07T15:39:00Z">
            <w:trPr>
              <w:gridAfter w:val="0"/>
              <w:trHeight w:val="70"/>
            </w:trPr>
          </w:trPrChange>
        </w:trPr>
        <w:tc>
          <w:tcPr>
            <w:tcW w:w="2426" w:type="dxa"/>
            <w:tcBorders>
              <w:top w:val="single" w:sz="4" w:space="0" w:color="auto"/>
              <w:left w:val="single" w:sz="4" w:space="0" w:color="auto"/>
              <w:bottom w:val="single" w:sz="4" w:space="0" w:color="auto"/>
              <w:right w:val="single" w:sz="4" w:space="0" w:color="auto"/>
            </w:tcBorders>
            <w:shd w:val="clear" w:color="auto" w:fill="auto"/>
            <w:vAlign w:val="bottom"/>
            <w:tcPrChange w:id="10591" w:author="Rakesh Singhi" w:date="2015-02-07T15:39:00Z">
              <w:tcPr>
                <w:tcW w:w="2426"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AAA71F7" w14:textId="52BCA3C7" w:rsidR="00200A57" w:rsidRPr="00973E84" w:rsidRDefault="00200A57" w:rsidP="00200A57">
            <w:pPr>
              <w:rPr>
                <w:ins w:id="10592" w:author="Rakesh Singhi" w:date="2015-02-07T15:39:00Z"/>
                <w:rFonts w:asciiTheme="minorHAnsi" w:hAnsiTheme="minorHAnsi" w:cstheme="minorHAnsi"/>
                <w:color w:val="000000"/>
                <w:sz w:val="18"/>
                <w:szCs w:val="16"/>
              </w:rPr>
            </w:pPr>
            <w:ins w:id="10593" w:author="Rakesh Singhi" w:date="2015-02-07T15:38:00Z">
              <w:r w:rsidRPr="00C061B6">
                <w:rPr>
                  <w:rFonts w:asciiTheme="minorHAnsi" w:hAnsiTheme="minorHAnsi" w:cstheme="minorHAnsi"/>
                  <w:color w:val="000000"/>
                  <w:sz w:val="18"/>
                  <w:szCs w:val="16"/>
                </w:rPr>
                <w:t>DISTRIBUTION_PRICE</w:t>
              </w:r>
            </w:ins>
          </w:p>
        </w:tc>
        <w:tc>
          <w:tcPr>
            <w:tcW w:w="1534" w:type="dxa"/>
            <w:tcBorders>
              <w:top w:val="single" w:sz="4" w:space="0" w:color="auto"/>
              <w:left w:val="single" w:sz="4" w:space="0" w:color="auto"/>
              <w:bottom w:val="single" w:sz="4" w:space="0" w:color="auto"/>
              <w:right w:val="single" w:sz="4" w:space="0" w:color="auto"/>
            </w:tcBorders>
            <w:shd w:val="clear" w:color="auto" w:fill="auto"/>
            <w:tcPrChange w:id="10594" w:author="Rakesh Singhi" w:date="2015-02-07T15:39:00Z">
              <w:tcPr>
                <w:tcW w:w="1444" w:type="dxa"/>
                <w:tcBorders>
                  <w:top w:val="single" w:sz="4" w:space="0" w:color="auto"/>
                  <w:left w:val="single" w:sz="4" w:space="0" w:color="auto"/>
                  <w:bottom w:val="single" w:sz="4" w:space="0" w:color="auto"/>
                  <w:right w:val="single" w:sz="4" w:space="0" w:color="auto"/>
                </w:tcBorders>
                <w:shd w:val="clear" w:color="auto" w:fill="auto"/>
              </w:tcPr>
            </w:tcPrChange>
          </w:tcPr>
          <w:p w14:paraId="27E30459" w14:textId="1A7A3F5E" w:rsidR="00200A57" w:rsidRPr="006312BA" w:rsidRDefault="00200A57" w:rsidP="00200A57">
            <w:pPr>
              <w:rPr>
                <w:ins w:id="10595" w:author="Rakesh Singhi" w:date="2015-02-07T15:39:00Z"/>
                <w:rFonts w:asciiTheme="minorHAnsi" w:hAnsiTheme="minorHAnsi" w:cstheme="minorHAnsi"/>
                <w:color w:val="000000"/>
                <w:sz w:val="18"/>
                <w:szCs w:val="16"/>
              </w:rPr>
            </w:pPr>
            <w:ins w:id="10596" w:author="Rakesh Singhi" w:date="2015-02-07T15:39:00Z">
              <w:r w:rsidRPr="00C061B6">
                <w:rPr>
                  <w:rFonts w:asciiTheme="minorHAnsi" w:hAnsiTheme="minorHAnsi" w:cstheme="minorHAnsi"/>
                  <w:color w:val="000000"/>
                  <w:sz w:val="18"/>
                  <w:szCs w:val="16"/>
                </w:rPr>
                <w:t>ProductPricing</w:t>
              </w:r>
            </w:ins>
          </w:p>
        </w:tc>
        <w:tc>
          <w:tcPr>
            <w:tcW w:w="1980" w:type="dxa"/>
            <w:tcBorders>
              <w:top w:val="single" w:sz="4" w:space="0" w:color="auto"/>
              <w:left w:val="single" w:sz="4" w:space="0" w:color="auto"/>
              <w:bottom w:val="single" w:sz="4" w:space="0" w:color="auto"/>
              <w:right w:val="single" w:sz="4" w:space="0" w:color="auto"/>
            </w:tcBorders>
            <w:vAlign w:val="bottom"/>
            <w:tcPrChange w:id="10597" w:author="Rakesh Singhi" w:date="2015-02-07T15:39:00Z">
              <w:tcPr>
                <w:tcW w:w="1631" w:type="dxa"/>
                <w:gridSpan w:val="2"/>
                <w:tcBorders>
                  <w:top w:val="single" w:sz="4" w:space="0" w:color="auto"/>
                  <w:left w:val="single" w:sz="4" w:space="0" w:color="auto"/>
                  <w:bottom w:val="single" w:sz="4" w:space="0" w:color="auto"/>
                  <w:right w:val="single" w:sz="4" w:space="0" w:color="auto"/>
                </w:tcBorders>
                <w:vAlign w:val="bottom"/>
              </w:tcPr>
            </w:tcPrChange>
          </w:tcPr>
          <w:p w14:paraId="4B2A8839" w14:textId="5EDDA6A1" w:rsidR="00200A57" w:rsidRPr="006312BA" w:rsidRDefault="00200A57" w:rsidP="00200A57">
            <w:pPr>
              <w:rPr>
                <w:ins w:id="10598" w:author="Rakesh Singhi" w:date="2015-02-07T15:39:00Z"/>
                <w:rFonts w:asciiTheme="minorHAnsi" w:hAnsiTheme="minorHAnsi" w:cstheme="minorHAnsi"/>
                <w:color w:val="000000"/>
                <w:sz w:val="18"/>
                <w:szCs w:val="16"/>
              </w:rPr>
            </w:pPr>
            <w:ins w:id="10599" w:author="Rakesh Singhi" w:date="2015-02-07T15:39:00Z">
              <w:r w:rsidRPr="00C061B6">
                <w:rPr>
                  <w:rFonts w:asciiTheme="minorHAnsi" w:hAnsiTheme="minorHAnsi" w:cstheme="minorHAnsi"/>
                  <w:color w:val="000000"/>
                  <w:sz w:val="18"/>
                  <w:szCs w:val="16"/>
                </w:rPr>
                <w:t xml:space="preserve"> DistributionPrice</w:t>
              </w:r>
            </w:ins>
          </w:p>
        </w:tc>
        <w:tc>
          <w:tcPr>
            <w:tcW w:w="2160" w:type="dxa"/>
            <w:tcBorders>
              <w:top w:val="single" w:sz="4" w:space="0" w:color="auto"/>
              <w:left w:val="single" w:sz="4" w:space="0" w:color="auto"/>
              <w:bottom w:val="single" w:sz="4" w:space="0" w:color="auto"/>
              <w:right w:val="single" w:sz="4" w:space="0" w:color="auto"/>
            </w:tcBorders>
            <w:vAlign w:val="bottom"/>
            <w:tcPrChange w:id="10600" w:author="Rakesh Singhi" w:date="2015-02-07T15:39:00Z">
              <w:tcPr>
                <w:tcW w:w="2239" w:type="dxa"/>
                <w:gridSpan w:val="2"/>
                <w:tcBorders>
                  <w:top w:val="single" w:sz="4" w:space="0" w:color="auto"/>
                  <w:left w:val="single" w:sz="4" w:space="0" w:color="auto"/>
                  <w:bottom w:val="single" w:sz="4" w:space="0" w:color="auto"/>
                  <w:right w:val="single" w:sz="4" w:space="0" w:color="auto"/>
                </w:tcBorders>
              </w:tcPr>
            </w:tcPrChange>
          </w:tcPr>
          <w:p w14:paraId="39B8CDE5" w14:textId="0322F800" w:rsidR="00200A57" w:rsidRPr="00C061B6" w:rsidRDefault="00200A57" w:rsidP="00200A57">
            <w:pPr>
              <w:rPr>
                <w:ins w:id="10601" w:author="Rakesh Singhi" w:date="2015-02-07T15:39:00Z"/>
                <w:rFonts w:asciiTheme="minorHAnsi" w:hAnsiTheme="minorHAnsi" w:cstheme="minorHAnsi"/>
                <w:color w:val="000000"/>
                <w:sz w:val="18"/>
                <w:szCs w:val="16"/>
              </w:rPr>
            </w:pPr>
            <w:ins w:id="10602" w:author="Rakesh Singhi" w:date="2015-02-07T15:39:00Z">
              <w:r w:rsidRPr="00C061B6">
                <w:rPr>
                  <w:rFonts w:asciiTheme="minorHAnsi" w:hAnsiTheme="minorHAnsi" w:cstheme="minorHAnsi"/>
                  <w:color w:val="000000"/>
                  <w:sz w:val="18"/>
                  <w:szCs w:val="16"/>
                </w:rPr>
                <w:t>VEBIP_ProductCatalog</w:t>
              </w:r>
            </w:ins>
          </w:p>
        </w:tc>
        <w:tc>
          <w:tcPr>
            <w:tcW w:w="2250" w:type="dxa"/>
            <w:tcBorders>
              <w:top w:val="single" w:sz="4" w:space="0" w:color="auto"/>
              <w:left w:val="single" w:sz="4" w:space="0" w:color="auto"/>
              <w:bottom w:val="single" w:sz="4" w:space="0" w:color="auto"/>
              <w:right w:val="single" w:sz="4" w:space="0" w:color="auto"/>
            </w:tcBorders>
            <w:vAlign w:val="bottom"/>
            <w:tcPrChange w:id="10603" w:author="Rakesh Singhi" w:date="2015-02-07T15:39:00Z">
              <w:tcPr>
                <w:tcW w:w="1886" w:type="dxa"/>
                <w:gridSpan w:val="2"/>
                <w:tcBorders>
                  <w:top w:val="single" w:sz="4" w:space="0" w:color="auto"/>
                  <w:left w:val="single" w:sz="4" w:space="0" w:color="auto"/>
                  <w:bottom w:val="single" w:sz="4" w:space="0" w:color="auto"/>
                  <w:right w:val="single" w:sz="4" w:space="0" w:color="auto"/>
                </w:tcBorders>
              </w:tcPr>
            </w:tcPrChange>
          </w:tcPr>
          <w:p w14:paraId="01BFA635" w14:textId="6F90D07E" w:rsidR="00200A57" w:rsidRPr="006854FB" w:rsidRDefault="00200A57" w:rsidP="00200A57">
            <w:pPr>
              <w:rPr>
                <w:ins w:id="10604" w:author="Rakesh Singhi" w:date="2015-02-07T15:39:00Z"/>
                <w:rFonts w:asciiTheme="minorHAnsi" w:hAnsiTheme="minorHAnsi" w:cstheme="minorHAnsi"/>
                <w:color w:val="000000"/>
                <w:sz w:val="18"/>
                <w:szCs w:val="16"/>
              </w:rPr>
            </w:pPr>
            <w:ins w:id="10605" w:author="Rakesh Singhi" w:date="2015-02-07T15:39:00Z">
              <w:r w:rsidRPr="00C061B6">
                <w:rPr>
                  <w:rFonts w:asciiTheme="minorHAnsi" w:hAnsiTheme="minorHAnsi" w:cstheme="minorHAnsi"/>
                  <w:color w:val="000000"/>
                  <w:sz w:val="18"/>
                  <w:szCs w:val="16"/>
                </w:rPr>
                <w:t>DistributionPrice</w:t>
              </w:r>
            </w:ins>
          </w:p>
        </w:tc>
      </w:tr>
      <w:tr w:rsidR="00200A57" w:rsidRPr="00D30FA1" w14:paraId="74E13436" w14:textId="77777777" w:rsidTr="00F34335">
        <w:tblPrEx>
          <w:tblW w:w="103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606" w:author="Rakesh Singhi" w:date="2015-02-07T15:39:00Z">
            <w:tblPrEx>
              <w:tblW w:w="962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70"/>
          <w:ins w:id="10607" w:author="Rakesh Singhi" w:date="2015-02-07T15:39:00Z"/>
          <w:trPrChange w:id="10608" w:author="Rakesh Singhi" w:date="2015-02-07T15:39:00Z">
            <w:trPr>
              <w:gridAfter w:val="0"/>
              <w:trHeight w:val="70"/>
            </w:trPr>
          </w:trPrChange>
        </w:trPr>
        <w:tc>
          <w:tcPr>
            <w:tcW w:w="2426" w:type="dxa"/>
            <w:tcBorders>
              <w:top w:val="single" w:sz="4" w:space="0" w:color="auto"/>
              <w:left w:val="single" w:sz="4" w:space="0" w:color="auto"/>
              <w:bottom w:val="single" w:sz="4" w:space="0" w:color="auto"/>
              <w:right w:val="single" w:sz="4" w:space="0" w:color="auto"/>
            </w:tcBorders>
            <w:shd w:val="clear" w:color="auto" w:fill="auto"/>
            <w:vAlign w:val="bottom"/>
            <w:tcPrChange w:id="10609" w:author="Rakesh Singhi" w:date="2015-02-07T15:39:00Z">
              <w:tcPr>
                <w:tcW w:w="2426"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1EFF71D" w14:textId="2961C06F" w:rsidR="00200A57" w:rsidRPr="00973E84" w:rsidRDefault="00200A57" w:rsidP="00200A57">
            <w:pPr>
              <w:rPr>
                <w:ins w:id="10610" w:author="Rakesh Singhi" w:date="2015-02-07T15:39:00Z"/>
                <w:rFonts w:asciiTheme="minorHAnsi" w:hAnsiTheme="minorHAnsi" w:cstheme="minorHAnsi"/>
                <w:color w:val="000000"/>
                <w:sz w:val="18"/>
                <w:szCs w:val="16"/>
              </w:rPr>
            </w:pPr>
            <w:ins w:id="10611" w:author="Rakesh Singhi" w:date="2015-02-07T15:38:00Z">
              <w:r w:rsidRPr="00C061B6">
                <w:rPr>
                  <w:rFonts w:asciiTheme="minorHAnsi" w:hAnsiTheme="minorHAnsi" w:cstheme="minorHAnsi"/>
                  <w:color w:val="000000"/>
                  <w:sz w:val="18"/>
                  <w:szCs w:val="16"/>
                </w:rPr>
                <w:t>CURRENCY_CODE</w:t>
              </w:r>
            </w:ins>
          </w:p>
        </w:tc>
        <w:tc>
          <w:tcPr>
            <w:tcW w:w="1534" w:type="dxa"/>
            <w:tcBorders>
              <w:top w:val="single" w:sz="4" w:space="0" w:color="auto"/>
              <w:left w:val="single" w:sz="4" w:space="0" w:color="auto"/>
              <w:bottom w:val="single" w:sz="4" w:space="0" w:color="auto"/>
              <w:right w:val="single" w:sz="4" w:space="0" w:color="auto"/>
            </w:tcBorders>
            <w:shd w:val="clear" w:color="auto" w:fill="auto"/>
            <w:tcPrChange w:id="10612" w:author="Rakesh Singhi" w:date="2015-02-07T15:39:00Z">
              <w:tcPr>
                <w:tcW w:w="1444" w:type="dxa"/>
                <w:tcBorders>
                  <w:top w:val="single" w:sz="4" w:space="0" w:color="auto"/>
                  <w:left w:val="single" w:sz="4" w:space="0" w:color="auto"/>
                  <w:bottom w:val="single" w:sz="4" w:space="0" w:color="auto"/>
                  <w:right w:val="single" w:sz="4" w:space="0" w:color="auto"/>
                </w:tcBorders>
                <w:shd w:val="clear" w:color="auto" w:fill="auto"/>
              </w:tcPr>
            </w:tcPrChange>
          </w:tcPr>
          <w:p w14:paraId="4DE7F1DF" w14:textId="784E5224" w:rsidR="00200A57" w:rsidRPr="006312BA" w:rsidRDefault="00200A57" w:rsidP="00200A57">
            <w:pPr>
              <w:rPr>
                <w:ins w:id="10613" w:author="Rakesh Singhi" w:date="2015-02-07T15:39:00Z"/>
                <w:rFonts w:asciiTheme="minorHAnsi" w:hAnsiTheme="minorHAnsi" w:cstheme="minorHAnsi"/>
                <w:color w:val="000000"/>
                <w:sz w:val="18"/>
                <w:szCs w:val="16"/>
              </w:rPr>
            </w:pPr>
            <w:ins w:id="10614" w:author="Rakesh Singhi" w:date="2015-02-07T15:39:00Z">
              <w:r w:rsidRPr="00C061B6">
                <w:rPr>
                  <w:rFonts w:asciiTheme="minorHAnsi" w:hAnsiTheme="minorHAnsi" w:cstheme="minorHAnsi"/>
                  <w:color w:val="000000"/>
                  <w:sz w:val="18"/>
                  <w:szCs w:val="16"/>
                </w:rPr>
                <w:t>CountryCurrency</w:t>
              </w:r>
            </w:ins>
          </w:p>
        </w:tc>
        <w:tc>
          <w:tcPr>
            <w:tcW w:w="1980" w:type="dxa"/>
            <w:tcBorders>
              <w:top w:val="single" w:sz="4" w:space="0" w:color="auto"/>
              <w:left w:val="single" w:sz="4" w:space="0" w:color="auto"/>
              <w:bottom w:val="single" w:sz="4" w:space="0" w:color="auto"/>
              <w:right w:val="single" w:sz="4" w:space="0" w:color="auto"/>
            </w:tcBorders>
            <w:tcPrChange w:id="10615" w:author="Rakesh Singhi" w:date="2015-02-07T15:39:00Z">
              <w:tcPr>
                <w:tcW w:w="1631" w:type="dxa"/>
                <w:gridSpan w:val="2"/>
                <w:tcBorders>
                  <w:top w:val="single" w:sz="4" w:space="0" w:color="auto"/>
                  <w:left w:val="single" w:sz="4" w:space="0" w:color="auto"/>
                  <w:bottom w:val="single" w:sz="4" w:space="0" w:color="auto"/>
                  <w:right w:val="single" w:sz="4" w:space="0" w:color="auto"/>
                </w:tcBorders>
                <w:vAlign w:val="bottom"/>
              </w:tcPr>
            </w:tcPrChange>
          </w:tcPr>
          <w:p w14:paraId="5636C5C9" w14:textId="6FB21F3E" w:rsidR="00200A57" w:rsidRPr="006312BA" w:rsidRDefault="00200A57" w:rsidP="00200A57">
            <w:pPr>
              <w:rPr>
                <w:ins w:id="10616" w:author="Rakesh Singhi" w:date="2015-02-07T15:39:00Z"/>
                <w:rFonts w:asciiTheme="minorHAnsi" w:hAnsiTheme="minorHAnsi" w:cstheme="minorHAnsi"/>
                <w:color w:val="000000"/>
                <w:sz w:val="18"/>
                <w:szCs w:val="16"/>
              </w:rPr>
            </w:pPr>
            <w:ins w:id="10617" w:author="Rakesh Singhi" w:date="2015-02-07T15:39:00Z">
              <w:r w:rsidRPr="00C061B6">
                <w:rPr>
                  <w:rFonts w:asciiTheme="minorHAnsi" w:hAnsiTheme="minorHAnsi" w:cstheme="minorHAnsi"/>
                  <w:color w:val="000000"/>
                  <w:sz w:val="18"/>
                  <w:szCs w:val="16"/>
                </w:rPr>
                <w:t>CurrencyCode</w:t>
              </w:r>
            </w:ins>
          </w:p>
        </w:tc>
        <w:tc>
          <w:tcPr>
            <w:tcW w:w="2160" w:type="dxa"/>
            <w:tcBorders>
              <w:top w:val="single" w:sz="4" w:space="0" w:color="auto"/>
              <w:left w:val="single" w:sz="4" w:space="0" w:color="auto"/>
              <w:bottom w:val="single" w:sz="4" w:space="0" w:color="auto"/>
              <w:right w:val="single" w:sz="4" w:space="0" w:color="auto"/>
            </w:tcBorders>
            <w:vAlign w:val="bottom"/>
            <w:tcPrChange w:id="10618" w:author="Rakesh Singhi" w:date="2015-02-07T15:39:00Z">
              <w:tcPr>
                <w:tcW w:w="2239" w:type="dxa"/>
                <w:gridSpan w:val="2"/>
                <w:tcBorders>
                  <w:top w:val="single" w:sz="4" w:space="0" w:color="auto"/>
                  <w:left w:val="single" w:sz="4" w:space="0" w:color="auto"/>
                  <w:bottom w:val="single" w:sz="4" w:space="0" w:color="auto"/>
                  <w:right w:val="single" w:sz="4" w:space="0" w:color="auto"/>
                </w:tcBorders>
              </w:tcPr>
            </w:tcPrChange>
          </w:tcPr>
          <w:p w14:paraId="0E4E9EB1" w14:textId="219B7055" w:rsidR="00200A57" w:rsidRPr="00C061B6" w:rsidRDefault="00200A57" w:rsidP="00200A57">
            <w:pPr>
              <w:rPr>
                <w:ins w:id="10619" w:author="Rakesh Singhi" w:date="2015-02-07T15:39:00Z"/>
                <w:rFonts w:asciiTheme="minorHAnsi" w:hAnsiTheme="minorHAnsi" w:cstheme="minorHAnsi"/>
                <w:color w:val="000000"/>
                <w:sz w:val="18"/>
                <w:szCs w:val="16"/>
              </w:rPr>
            </w:pPr>
            <w:ins w:id="10620" w:author="Rakesh Singhi" w:date="2015-02-07T15:39:00Z">
              <w:r w:rsidRPr="00C061B6">
                <w:rPr>
                  <w:rFonts w:asciiTheme="minorHAnsi" w:hAnsiTheme="minorHAnsi" w:cstheme="minorHAnsi"/>
                  <w:color w:val="000000"/>
                  <w:sz w:val="18"/>
                  <w:szCs w:val="16"/>
                </w:rPr>
                <w:t>VEBIP_ProductCatalog</w:t>
              </w:r>
            </w:ins>
          </w:p>
        </w:tc>
        <w:tc>
          <w:tcPr>
            <w:tcW w:w="2250" w:type="dxa"/>
            <w:tcBorders>
              <w:top w:val="single" w:sz="4" w:space="0" w:color="auto"/>
              <w:left w:val="single" w:sz="4" w:space="0" w:color="auto"/>
              <w:bottom w:val="single" w:sz="4" w:space="0" w:color="auto"/>
              <w:right w:val="single" w:sz="4" w:space="0" w:color="auto"/>
            </w:tcBorders>
            <w:vAlign w:val="bottom"/>
            <w:tcPrChange w:id="10621" w:author="Rakesh Singhi" w:date="2015-02-07T15:39:00Z">
              <w:tcPr>
                <w:tcW w:w="1886" w:type="dxa"/>
                <w:gridSpan w:val="2"/>
                <w:tcBorders>
                  <w:top w:val="single" w:sz="4" w:space="0" w:color="auto"/>
                  <w:left w:val="single" w:sz="4" w:space="0" w:color="auto"/>
                  <w:bottom w:val="single" w:sz="4" w:space="0" w:color="auto"/>
                  <w:right w:val="single" w:sz="4" w:space="0" w:color="auto"/>
                </w:tcBorders>
              </w:tcPr>
            </w:tcPrChange>
          </w:tcPr>
          <w:p w14:paraId="792AAAA3" w14:textId="63312F57" w:rsidR="00200A57" w:rsidRPr="006854FB" w:rsidRDefault="00200A57" w:rsidP="00200A57">
            <w:pPr>
              <w:rPr>
                <w:ins w:id="10622" w:author="Rakesh Singhi" w:date="2015-02-07T15:39:00Z"/>
                <w:rFonts w:asciiTheme="minorHAnsi" w:hAnsiTheme="minorHAnsi" w:cstheme="minorHAnsi"/>
                <w:color w:val="000000"/>
                <w:sz w:val="18"/>
                <w:szCs w:val="16"/>
              </w:rPr>
            </w:pPr>
            <w:ins w:id="10623" w:author="Rakesh Singhi" w:date="2015-02-07T15:39:00Z">
              <w:r w:rsidRPr="00C061B6">
                <w:rPr>
                  <w:rFonts w:asciiTheme="minorHAnsi" w:hAnsiTheme="minorHAnsi" w:cstheme="minorHAnsi"/>
                  <w:color w:val="000000"/>
                  <w:sz w:val="18"/>
                  <w:szCs w:val="16"/>
                </w:rPr>
                <w:t>CurrencyCode</w:t>
              </w:r>
            </w:ins>
          </w:p>
        </w:tc>
      </w:tr>
      <w:tr w:rsidR="00200A57" w:rsidRPr="00D30FA1" w14:paraId="3716AFD0" w14:textId="77777777" w:rsidTr="00F34335">
        <w:trPr>
          <w:trHeight w:val="70"/>
        </w:trPr>
        <w:tc>
          <w:tcPr>
            <w:tcW w:w="5940" w:type="dxa"/>
            <w:gridSpan w:val="3"/>
            <w:tcBorders>
              <w:top w:val="single" w:sz="4" w:space="0" w:color="auto"/>
              <w:left w:val="single" w:sz="4" w:space="0" w:color="auto"/>
              <w:bottom w:val="single" w:sz="4" w:space="0" w:color="auto"/>
              <w:right w:val="single" w:sz="4" w:space="0" w:color="auto"/>
            </w:tcBorders>
            <w:shd w:val="clear" w:color="auto" w:fill="auto"/>
          </w:tcPr>
          <w:p w14:paraId="7CB1721E" w14:textId="77777777" w:rsidR="00200A57" w:rsidRDefault="00200A57" w:rsidP="00200A57">
            <w:r w:rsidRPr="00BC6D24">
              <w:rPr>
                <w:rFonts w:asciiTheme="minorHAnsi" w:hAnsiTheme="minorHAnsi" w:cstheme="minorHAnsi"/>
                <w:b/>
                <w:color w:val="000000"/>
                <w:sz w:val="18"/>
                <w:szCs w:val="16"/>
                <w:u w:val="single"/>
              </w:rPr>
              <w:lastRenderedPageBreak/>
              <w:t>Join Condition’s (If Any)</w:t>
            </w:r>
            <w:r w:rsidRPr="00BC6D24">
              <w:rPr>
                <w:rFonts w:asciiTheme="minorHAnsi" w:hAnsiTheme="minorHAnsi" w:cstheme="minorHAnsi"/>
                <w:color w:val="000000"/>
                <w:sz w:val="18"/>
                <w:szCs w:val="16"/>
              </w:rPr>
              <w:t xml:space="preserve"> NA</w:t>
            </w:r>
          </w:p>
        </w:tc>
        <w:tc>
          <w:tcPr>
            <w:tcW w:w="2160" w:type="dxa"/>
            <w:tcBorders>
              <w:top w:val="single" w:sz="4" w:space="0" w:color="auto"/>
              <w:left w:val="single" w:sz="4" w:space="0" w:color="auto"/>
              <w:bottom w:val="single" w:sz="4" w:space="0" w:color="auto"/>
              <w:right w:val="single" w:sz="4" w:space="0" w:color="auto"/>
            </w:tcBorders>
          </w:tcPr>
          <w:p w14:paraId="3E73E3DB" w14:textId="77777777" w:rsidR="00200A57" w:rsidRPr="00BC6D24" w:rsidRDefault="00200A57" w:rsidP="00200A57">
            <w:pPr>
              <w:rPr>
                <w:rFonts w:asciiTheme="minorHAnsi" w:hAnsiTheme="minorHAnsi" w:cstheme="minorHAnsi"/>
                <w:b/>
                <w:color w:val="000000"/>
                <w:sz w:val="18"/>
                <w:szCs w:val="16"/>
                <w:u w:val="single"/>
              </w:rPr>
            </w:pPr>
          </w:p>
        </w:tc>
        <w:tc>
          <w:tcPr>
            <w:tcW w:w="2250" w:type="dxa"/>
            <w:tcBorders>
              <w:top w:val="single" w:sz="4" w:space="0" w:color="auto"/>
              <w:left w:val="single" w:sz="4" w:space="0" w:color="auto"/>
              <w:bottom w:val="single" w:sz="4" w:space="0" w:color="auto"/>
              <w:right w:val="single" w:sz="4" w:space="0" w:color="auto"/>
            </w:tcBorders>
          </w:tcPr>
          <w:p w14:paraId="7EF9253E" w14:textId="77777777" w:rsidR="00200A57" w:rsidRPr="00BC6D24" w:rsidRDefault="00200A57" w:rsidP="00200A57">
            <w:pPr>
              <w:rPr>
                <w:rFonts w:asciiTheme="minorHAnsi" w:hAnsiTheme="minorHAnsi" w:cstheme="minorHAnsi"/>
                <w:b/>
                <w:color w:val="000000"/>
                <w:sz w:val="18"/>
                <w:szCs w:val="16"/>
                <w:u w:val="single"/>
              </w:rPr>
            </w:pPr>
          </w:p>
        </w:tc>
      </w:tr>
    </w:tbl>
    <w:p w14:paraId="7C6394CD" w14:textId="77777777" w:rsidR="006312BA" w:rsidRPr="00295524" w:rsidRDefault="006312BA" w:rsidP="00295524"/>
    <w:p w14:paraId="13507F4D" w14:textId="77777777" w:rsidR="006312BA" w:rsidRDefault="006312BA" w:rsidP="002A5C1E">
      <w:pPr>
        <w:keepNext/>
        <w:widowControl/>
        <w:spacing w:line="240" w:lineRule="auto"/>
        <w:ind w:left="720" w:right="21"/>
        <w:jc w:val="both"/>
        <w:outlineLvl w:val="1"/>
        <w:rPr>
          <w:rFonts w:asciiTheme="minorHAnsi" w:hAnsiTheme="minorHAnsi" w:cstheme="minorHAnsi"/>
          <w:b/>
          <w:i/>
          <w:sz w:val="24"/>
          <w:szCs w:val="24"/>
          <w:lang w:val="en-GB"/>
        </w:rPr>
      </w:pPr>
    </w:p>
    <w:p w14:paraId="12306625" w14:textId="2A7093E3" w:rsidR="002A5C1E" w:rsidRPr="0075631B" w:rsidRDefault="00843F76"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10624" w:name="_Toc415065548"/>
      <w:r>
        <w:rPr>
          <w:rFonts w:asciiTheme="minorHAnsi" w:hAnsiTheme="minorHAnsi" w:cstheme="minorHAnsi"/>
          <w:b/>
          <w:i/>
          <w:sz w:val="24"/>
          <w:szCs w:val="24"/>
          <w:lang w:val="en-GB"/>
        </w:rPr>
        <w:t>DMO_</w:t>
      </w:r>
      <w:r w:rsidR="002A5C1E" w:rsidRPr="0075631B">
        <w:rPr>
          <w:rFonts w:asciiTheme="minorHAnsi" w:hAnsiTheme="minorHAnsi" w:cstheme="minorHAnsi"/>
          <w:b/>
          <w:i/>
          <w:sz w:val="24"/>
          <w:szCs w:val="24"/>
          <w:lang w:val="en-GB"/>
        </w:rPr>
        <w:t>PRODUCT_EX</w:t>
      </w:r>
      <w:r w:rsidR="00811AE8">
        <w:rPr>
          <w:rFonts w:asciiTheme="minorHAnsi" w:hAnsiTheme="minorHAnsi" w:cstheme="minorHAnsi"/>
          <w:b/>
          <w:i/>
          <w:sz w:val="24"/>
          <w:szCs w:val="24"/>
          <w:lang w:val="en-GB"/>
        </w:rPr>
        <w:t>P</w:t>
      </w:r>
      <w:r w:rsidR="00C90592">
        <w:rPr>
          <w:rFonts w:asciiTheme="minorHAnsi" w:hAnsiTheme="minorHAnsi" w:cstheme="minorHAnsi"/>
          <w:b/>
          <w:i/>
          <w:sz w:val="24"/>
          <w:szCs w:val="24"/>
          <w:lang w:val="en-GB"/>
        </w:rPr>
        <w:t>_MIR</w:t>
      </w:r>
      <w:bookmarkEnd w:id="10624"/>
    </w:p>
    <w:p w14:paraId="65CB639E" w14:textId="4955ADFE" w:rsidR="002A5C1E" w:rsidRDefault="002A5C1E" w:rsidP="002A5C1E">
      <w:pPr>
        <w:rPr>
          <w:rFonts w:asciiTheme="minorHAnsi" w:hAnsiTheme="minorHAnsi" w:cstheme="minorHAnsi"/>
        </w:rPr>
      </w:pPr>
      <w:r>
        <w:rPr>
          <w:rFonts w:asciiTheme="minorHAnsi" w:hAnsiTheme="minorHAnsi" w:cstheme="minorHAnsi"/>
        </w:rPr>
        <w:t xml:space="preserve">This staging table contains the Real Time Product </w:t>
      </w:r>
      <w:del w:id="10625" w:author="Sowndarya S (WT01 - Manufacturing &amp; Hi Tech)" w:date="2015-03-24T10:53:00Z">
        <w:r w:rsidDel="008B41B0">
          <w:rPr>
            <w:rFonts w:asciiTheme="minorHAnsi" w:hAnsiTheme="minorHAnsi" w:cstheme="minorHAnsi"/>
          </w:rPr>
          <w:delText>Execption</w:delText>
        </w:r>
      </w:del>
      <w:ins w:id="10626" w:author="Sowndarya S (WT01 - Manufacturing &amp; Hi Tech)" w:date="2015-03-24T10:53:00Z">
        <w:r w:rsidR="008B41B0">
          <w:rPr>
            <w:rFonts w:asciiTheme="minorHAnsi" w:hAnsiTheme="minorHAnsi" w:cstheme="minorHAnsi"/>
          </w:rPr>
          <w:t>Exception</w:t>
        </w:r>
      </w:ins>
      <w:r>
        <w:rPr>
          <w:rFonts w:asciiTheme="minorHAnsi" w:hAnsiTheme="minorHAnsi" w:cstheme="minorHAnsi"/>
        </w:rPr>
        <w:t xml:space="preserve"> </w:t>
      </w:r>
      <w:del w:id="10627" w:author="Sowndarya S (WT01 - Manufacturing &amp; Hi Tech)" w:date="2015-03-24T10:52:00Z">
        <w:r w:rsidDel="008B41B0">
          <w:rPr>
            <w:rFonts w:asciiTheme="minorHAnsi" w:hAnsiTheme="minorHAnsi" w:cstheme="minorHAnsi"/>
          </w:rPr>
          <w:delText xml:space="preserve">table  </w:delText>
        </w:r>
      </w:del>
      <w:ins w:id="10628" w:author="Sowndarya S (WT01 - Manufacturing &amp; Hi Tech)" w:date="2015-03-24T10:52:00Z">
        <w:r w:rsidR="008B41B0">
          <w:rPr>
            <w:rFonts w:asciiTheme="minorHAnsi" w:hAnsiTheme="minorHAnsi" w:cstheme="minorHAnsi"/>
          </w:rPr>
          <w:t xml:space="preserve"> table  </w:t>
        </w:r>
      </w:ins>
      <w:r>
        <w:rPr>
          <w:rFonts w:asciiTheme="minorHAnsi" w:hAnsiTheme="minorHAnsi" w:cstheme="minorHAnsi"/>
        </w:rPr>
        <w:t>data from PNP Source view.</w:t>
      </w:r>
    </w:p>
    <w:p w14:paraId="46B99DDB" w14:textId="77777777" w:rsidR="002A5C1E" w:rsidRPr="00D30FA1" w:rsidRDefault="002A5C1E" w:rsidP="002A5C1E">
      <w:pPr>
        <w:rPr>
          <w:rFonts w:asciiTheme="minorHAnsi" w:hAnsiTheme="minorHAnsi" w:cstheme="minorHAnsi"/>
        </w:rPr>
      </w:pPr>
    </w:p>
    <w:p w14:paraId="59E9C541"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3CF76109"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784141A0"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7A7F905B"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0AD1EF5E"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32D8A9D0"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1FA34EEE"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79527341"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6B1C6E69" w14:textId="0809C089" w:rsidR="002A5C1E" w:rsidRPr="00D30FA1" w:rsidRDefault="00843F76"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811AE8">
              <w:rPr>
                <w:rFonts w:asciiTheme="minorHAnsi" w:hAnsiTheme="minorHAnsi" w:cstheme="minorHAnsi"/>
                <w:color w:val="000000"/>
                <w:sz w:val="18"/>
                <w:szCs w:val="16"/>
              </w:rPr>
              <w:t>PRODUCT_EXP</w:t>
            </w:r>
            <w:r w:rsidR="002A5C1E">
              <w:rPr>
                <w:rFonts w:asciiTheme="minorHAnsi" w:hAnsiTheme="minorHAnsi" w:cstheme="minorHAnsi"/>
                <w:color w:val="000000"/>
                <w:sz w:val="18"/>
                <w:szCs w:val="16"/>
              </w:rPr>
              <w:t>_</w:t>
            </w:r>
            <w:r>
              <w:rPr>
                <w:rFonts w:asciiTheme="minorHAnsi" w:hAnsiTheme="minorHAnsi" w:cstheme="minorHAnsi"/>
                <w:color w:val="000000"/>
                <w:sz w:val="18"/>
                <w:szCs w:val="16"/>
              </w:rPr>
              <w:t>MIR</w:t>
            </w:r>
          </w:p>
        </w:tc>
        <w:tc>
          <w:tcPr>
            <w:tcW w:w="992" w:type="dxa"/>
            <w:tcBorders>
              <w:top w:val="single" w:sz="4" w:space="0" w:color="auto"/>
              <w:left w:val="single" w:sz="4" w:space="0" w:color="auto"/>
              <w:bottom w:val="single" w:sz="4" w:space="0" w:color="auto"/>
              <w:right w:val="single" w:sz="4" w:space="0" w:color="auto"/>
            </w:tcBorders>
            <w:hideMark/>
          </w:tcPr>
          <w:p w14:paraId="3CC49E44" w14:textId="23EE7907" w:rsidR="002A5C1E" w:rsidRPr="00D30FA1" w:rsidRDefault="00446233" w:rsidP="00B36295">
            <w:pPr>
              <w:rPr>
                <w:rFonts w:asciiTheme="minorHAnsi" w:hAnsiTheme="minorHAnsi" w:cstheme="minorHAnsi"/>
                <w:color w:val="000000"/>
                <w:sz w:val="18"/>
                <w:szCs w:val="16"/>
              </w:rPr>
            </w:pPr>
            <w:del w:id="10629" w:author="Rakesh Singhi" w:date="2015-02-07T15:45:00Z">
              <w:r w:rsidDel="0037582A">
                <w:rPr>
                  <w:rFonts w:asciiTheme="minorHAnsi" w:hAnsiTheme="minorHAnsi" w:cstheme="minorHAnsi"/>
                  <w:color w:val="000000"/>
                  <w:sz w:val="18"/>
                  <w:szCs w:val="16"/>
                </w:rPr>
                <w:delText>ISRVE_DMO_DW</w:delText>
              </w:r>
            </w:del>
            <w:ins w:id="10630" w:author="Rakesh Singhi" w:date="2015-02-07T15:45:00Z">
              <w:r w:rsidR="0037582A">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5DF874BD"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5717B2E3" w14:textId="77777777" w:rsidR="002A5C1E" w:rsidRDefault="002A5C1E" w:rsidP="002A5C1E">
      <w:pPr>
        <w:spacing w:after="120"/>
        <w:rPr>
          <w:rFonts w:asciiTheme="minorHAnsi" w:hAnsiTheme="minorHAnsi" w:cstheme="minorHAnsi"/>
          <w:u w:val="single"/>
        </w:rPr>
      </w:pPr>
    </w:p>
    <w:p w14:paraId="433691AC"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2070"/>
        <w:gridCol w:w="990"/>
        <w:gridCol w:w="2250"/>
      </w:tblGrid>
      <w:tr w:rsidR="002A5C1E" w:rsidRPr="00D30FA1" w14:paraId="6FE6F864"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F4B8AE"/>
            <w:hideMark/>
          </w:tcPr>
          <w:p w14:paraId="1F7F39D8"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070" w:type="dxa"/>
            <w:tcBorders>
              <w:top w:val="single" w:sz="4" w:space="0" w:color="auto"/>
              <w:left w:val="single" w:sz="4" w:space="0" w:color="auto"/>
              <w:bottom w:val="single" w:sz="4" w:space="0" w:color="auto"/>
              <w:right w:val="single" w:sz="4" w:space="0" w:color="auto"/>
            </w:tcBorders>
            <w:shd w:val="clear" w:color="auto" w:fill="F4B8AE"/>
            <w:hideMark/>
          </w:tcPr>
          <w:p w14:paraId="6EDADC72"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vAlign w:val="center"/>
            <w:hideMark/>
          </w:tcPr>
          <w:p w14:paraId="5D47FE78" w14:textId="77777777" w:rsidR="002A5C1E" w:rsidRPr="00D30FA1" w:rsidRDefault="002A5C1E" w:rsidP="00B36295">
            <w:pPr>
              <w:rPr>
                <w:rFonts w:asciiTheme="minorHAnsi" w:hAnsiTheme="minorHAnsi" w:cstheme="minorHAnsi"/>
                <w:color w:val="000000"/>
                <w:sz w:val="18"/>
                <w:szCs w:val="16"/>
              </w:rPr>
            </w:pPr>
            <w:r w:rsidRPr="00973E84">
              <w:rPr>
                <w:rFonts w:asciiTheme="minorHAnsi" w:hAnsiTheme="minorHAnsi" w:cstheme="minorHAnsi"/>
                <w:sz w:val="16"/>
                <w:szCs w:val="16"/>
              </w:rPr>
              <w:t>Staging1</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2DFA2194"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14:paraId="0426CE92"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tcPr>
          <w:p w14:paraId="0AD3F510" w14:textId="77777777" w:rsidR="002A5C1E" w:rsidRPr="004B4C9C" w:rsidRDefault="002A5C1E" w:rsidP="00B36295">
            <w:pPr>
              <w:rPr>
                <w:rFonts w:asciiTheme="minorHAnsi" w:hAnsiTheme="minorHAnsi" w:cstheme="minorHAnsi"/>
                <w:sz w:val="18"/>
                <w:szCs w:val="18"/>
              </w:rPr>
            </w:pPr>
            <w:r>
              <w:rPr>
                <w:rFonts w:asciiTheme="minorHAnsi" w:hAnsiTheme="minorHAnsi" w:cstheme="minorHAnsi"/>
                <w:sz w:val="18"/>
                <w:szCs w:val="18"/>
              </w:rPr>
              <w:t>PRODUCT_EXCEPTION_SEQ</w:t>
            </w:r>
            <w:del w:id="10631" w:author="Sowndarya S (WT01 - Manufacturing &amp; Hi Tech)" w:date="2015-03-24T10:36:00Z">
              <w:r w:rsidDel="00EB6258">
                <w:rPr>
                  <w:rFonts w:asciiTheme="minorHAnsi" w:hAnsiTheme="minorHAnsi" w:cstheme="minorHAnsi"/>
                  <w:sz w:val="18"/>
                  <w:szCs w:val="18"/>
                </w:rPr>
                <w:delText>_</w:delText>
              </w:r>
            </w:del>
            <w:r>
              <w:rPr>
                <w:rFonts w:asciiTheme="minorHAnsi" w:hAnsiTheme="minorHAnsi" w:cstheme="minorHAnsi"/>
                <w:sz w:val="18"/>
                <w:szCs w:val="18"/>
              </w:rPr>
              <w:t>ID</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06D2D79" w14:textId="77777777" w:rsidR="002A5C1E" w:rsidRPr="004B4C9C" w:rsidRDefault="002A5C1E" w:rsidP="00B36295">
            <w:pPr>
              <w:rPr>
                <w:rFonts w:asciiTheme="minorHAnsi" w:hAnsiTheme="minorHAnsi" w:cstheme="minorHAnsi"/>
                <w:sz w:val="18"/>
                <w:szCs w:val="18"/>
              </w:rPr>
            </w:pPr>
            <w:r w:rsidRPr="004B4C9C">
              <w:rPr>
                <w:rFonts w:asciiTheme="minorHAnsi" w:hAnsiTheme="minorHAnsi" w:cstheme="minorHAnsi"/>
                <w:sz w:val="18"/>
                <w:szCs w:val="18"/>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7763972"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D86B6FD" w14:textId="77777777" w:rsidR="002A5C1E" w:rsidRPr="004B4C9C" w:rsidRDefault="002A5C1E" w:rsidP="00B36295">
            <w:pPr>
              <w:rPr>
                <w:rFonts w:asciiTheme="minorHAnsi" w:hAnsiTheme="minorHAnsi" w:cstheme="minorHAnsi"/>
                <w:sz w:val="18"/>
                <w:szCs w:val="18"/>
              </w:rPr>
            </w:pPr>
            <w:r>
              <w:rPr>
                <w:rFonts w:asciiTheme="minorHAnsi" w:hAnsiTheme="minorHAnsi" w:cstheme="minorHAnsi"/>
                <w:sz w:val="18"/>
                <w:szCs w:val="18"/>
              </w:rPr>
              <w:t>Seq Key generated at EBIP side</w:t>
            </w:r>
          </w:p>
        </w:tc>
      </w:tr>
      <w:tr w:rsidR="002A5C1E" w:rsidRPr="00D30FA1" w14:paraId="0D610BB6"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5FCF7587" w14:textId="77777777" w:rsidR="002A5C1E" w:rsidRPr="00DA2062" w:rsidRDefault="002A5C1E" w:rsidP="00B36295">
            <w:pPr>
              <w:rPr>
                <w:rFonts w:asciiTheme="minorHAnsi" w:hAnsiTheme="minorHAnsi" w:cstheme="minorHAnsi"/>
                <w:color w:val="000000"/>
                <w:sz w:val="18"/>
                <w:szCs w:val="16"/>
              </w:rPr>
            </w:pPr>
            <w:r w:rsidRPr="00DA2062">
              <w:rPr>
                <w:rFonts w:asciiTheme="minorHAnsi" w:hAnsiTheme="minorHAnsi" w:cstheme="minorHAnsi"/>
                <w:color w:val="000000"/>
                <w:sz w:val="18"/>
                <w:szCs w:val="16"/>
              </w:rPr>
              <w:t>COUNTRY</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34DCA89D" w14:textId="430E2F4B"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11AE8">
              <w:rPr>
                <w:rFonts w:asciiTheme="minorHAnsi" w:hAnsiTheme="minorHAnsi" w:cstheme="minorHAnsi"/>
                <w:color w:val="000000"/>
                <w:sz w:val="18"/>
                <w:szCs w:val="16"/>
              </w:rPr>
              <w:t>(10</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03D7072"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200F7DFD" w14:textId="77777777" w:rsidR="002A5C1E" w:rsidRPr="00370929" w:rsidRDefault="002A5C1E" w:rsidP="00B36295">
            <w:pPr>
              <w:rPr>
                <w:rFonts w:asciiTheme="minorHAnsi" w:hAnsiTheme="minorHAnsi" w:cstheme="minorHAnsi"/>
                <w:color w:val="000000"/>
                <w:sz w:val="18"/>
                <w:szCs w:val="16"/>
                <w:highlight w:val="yellow"/>
              </w:rPr>
            </w:pPr>
            <w:r w:rsidRPr="00EF1EDF">
              <w:rPr>
                <w:rFonts w:asciiTheme="minorHAnsi" w:hAnsiTheme="minorHAnsi" w:cstheme="minorHAnsi"/>
                <w:color w:val="000000"/>
                <w:sz w:val="18"/>
                <w:szCs w:val="16"/>
              </w:rPr>
              <w:t>Country Name</w:t>
            </w:r>
          </w:p>
        </w:tc>
      </w:tr>
      <w:tr w:rsidR="002A5C1E" w:rsidRPr="00D30FA1" w14:paraId="618491E0"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27AD62E2"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MD_VAT_ID</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41B73611" w14:textId="245243AC"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CA20C55"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5FBFF0C5"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 Vat Id</w:t>
            </w:r>
          </w:p>
        </w:tc>
      </w:tr>
      <w:tr w:rsidR="002A5C1E" w:rsidRPr="00D30FA1" w14:paraId="3443CF34"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35DD3630"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MD_NAME</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027493ED" w14:textId="02FAEEC9"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(255)</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D5B9F52"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4EFBFDC8"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 Name</w:t>
            </w:r>
          </w:p>
        </w:tc>
      </w:tr>
      <w:tr w:rsidR="002A5C1E" w:rsidRPr="00D30FA1" w14:paraId="0E2289FA"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2870C6CC"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MD_PRODUCTPART_ID</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09874FD6" w14:textId="33C8D9EB"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11AE8">
              <w:rPr>
                <w:rFonts w:asciiTheme="minorHAnsi" w:hAnsiTheme="minorHAnsi" w:cstheme="minorHAnsi"/>
                <w:color w:val="000000"/>
                <w:sz w:val="18"/>
                <w:szCs w:val="16"/>
              </w:rPr>
              <w:t>(20</w:t>
            </w:r>
            <w:r w:rsidR="002A5C1E">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70E8269"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72ADBC6D" w14:textId="593B6540" w:rsidR="002A5C1E" w:rsidRPr="00D30FA1" w:rsidRDefault="002A5C1E" w:rsidP="00B36295">
            <w:pPr>
              <w:rPr>
                <w:rFonts w:asciiTheme="minorHAnsi" w:hAnsiTheme="minorHAnsi" w:cstheme="minorHAnsi"/>
                <w:color w:val="000000"/>
                <w:sz w:val="18"/>
                <w:szCs w:val="16"/>
              </w:rPr>
            </w:pPr>
            <w:del w:id="10632" w:author="Rakesh Singhi" w:date="2015-02-07T15:42:00Z">
              <w:r w:rsidDel="00A070FC">
                <w:rPr>
                  <w:rFonts w:asciiTheme="minorHAnsi" w:hAnsiTheme="minorHAnsi" w:cstheme="minorHAnsi"/>
                  <w:color w:val="000000"/>
                  <w:sz w:val="18"/>
                  <w:szCs w:val="16"/>
                </w:rPr>
                <w:delText xml:space="preserve">Corrected </w:delText>
              </w:r>
            </w:del>
            <w:ins w:id="10633" w:author="Rakesh Singhi" w:date="2015-02-07T15:42:00Z">
              <w:r w:rsidR="00A070FC">
                <w:rPr>
                  <w:rFonts w:asciiTheme="minorHAnsi" w:hAnsiTheme="minorHAnsi" w:cstheme="minorHAnsi"/>
                  <w:color w:val="000000"/>
                  <w:sz w:val="18"/>
                  <w:szCs w:val="16"/>
                </w:rPr>
                <w:t xml:space="preserve">Incorrect </w:t>
              </w:r>
            </w:ins>
            <w:r>
              <w:rPr>
                <w:rFonts w:asciiTheme="minorHAnsi" w:hAnsiTheme="minorHAnsi" w:cstheme="minorHAnsi"/>
                <w:color w:val="000000"/>
                <w:sz w:val="18"/>
                <w:szCs w:val="16"/>
              </w:rPr>
              <w:t>Product Part Id</w:t>
            </w:r>
          </w:p>
        </w:tc>
      </w:tr>
      <w:tr w:rsidR="002A5C1E" w:rsidRPr="00D30FA1" w14:paraId="002E0711"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5E13F058"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MD_PRODUCT_DESCRIPTION</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3DF84679" w14:textId="7F0D055C" w:rsidR="002A5C1E" w:rsidRPr="00DD1485" w:rsidRDefault="00446233" w:rsidP="00811AE8">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11AE8">
              <w:rPr>
                <w:rFonts w:asciiTheme="minorHAnsi" w:hAnsiTheme="minorHAnsi" w:cstheme="minorHAnsi"/>
                <w:color w:val="000000"/>
                <w:sz w:val="18"/>
                <w:szCs w:val="16"/>
              </w:rPr>
              <w:t>(255</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8B45603"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3954AAED" w14:textId="56A82310"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Product Part Description</w:t>
            </w:r>
            <w:ins w:id="10634" w:author="Rakesh Singhi" w:date="2015-02-07T15:42:00Z">
              <w:r w:rsidR="00A070FC">
                <w:rPr>
                  <w:rFonts w:asciiTheme="minorHAnsi" w:hAnsiTheme="minorHAnsi" w:cstheme="minorHAnsi"/>
                  <w:color w:val="000000"/>
                  <w:sz w:val="18"/>
                  <w:szCs w:val="16"/>
                </w:rPr>
                <w:t xml:space="preserve"> from file</w:t>
              </w:r>
            </w:ins>
          </w:p>
        </w:tc>
      </w:tr>
      <w:tr w:rsidR="002A5C1E" w:rsidRPr="00D30FA1" w14:paraId="49E04690"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00D1B6CD" w14:textId="3794BF7A" w:rsidR="002A5C1E" w:rsidRPr="00D9441C" w:rsidRDefault="00A070FC" w:rsidP="00B36295">
            <w:pPr>
              <w:rPr>
                <w:rFonts w:asciiTheme="minorHAnsi" w:hAnsiTheme="minorHAnsi" w:cstheme="minorHAnsi"/>
                <w:color w:val="000000"/>
                <w:sz w:val="18"/>
                <w:szCs w:val="16"/>
              </w:rPr>
            </w:pPr>
            <w:ins w:id="10635" w:author="Rakesh Singhi" w:date="2015-02-07T15:42:00Z">
              <w:r>
                <w:rPr>
                  <w:rFonts w:asciiTheme="minorHAnsi" w:hAnsiTheme="minorHAnsi" w:cstheme="minorHAnsi"/>
                  <w:color w:val="000000"/>
                  <w:sz w:val="18"/>
                  <w:szCs w:val="16"/>
                </w:rPr>
                <w:t>RESELLER_</w:t>
              </w:r>
            </w:ins>
            <w:r w:rsidR="002A5C1E" w:rsidRPr="00D9441C">
              <w:rPr>
                <w:rFonts w:asciiTheme="minorHAnsi" w:hAnsiTheme="minorHAnsi" w:cstheme="minorHAnsi"/>
                <w:color w:val="000000"/>
                <w:sz w:val="18"/>
                <w:szCs w:val="16"/>
              </w:rPr>
              <w:t>PRODUCTPART_ID</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085E7C9E" w14:textId="082F4BF9"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11AE8">
              <w:rPr>
                <w:rFonts w:asciiTheme="minorHAnsi" w:hAnsiTheme="minorHAnsi" w:cstheme="minorHAnsi"/>
                <w:color w:val="000000"/>
                <w:sz w:val="18"/>
                <w:szCs w:val="16"/>
              </w:rPr>
              <w:t>(20</w:t>
            </w:r>
            <w:r w:rsidR="002A5C1E">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BDF6658"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34660BD2" w14:textId="16EE1338" w:rsidR="002A5C1E" w:rsidRPr="00D30FA1" w:rsidRDefault="002A5C1E" w:rsidP="00B36295">
            <w:pPr>
              <w:rPr>
                <w:rFonts w:asciiTheme="minorHAnsi" w:hAnsiTheme="minorHAnsi" w:cstheme="minorHAnsi"/>
                <w:color w:val="000000"/>
                <w:sz w:val="18"/>
                <w:szCs w:val="16"/>
              </w:rPr>
            </w:pPr>
            <w:del w:id="10636" w:author="Rakesh Singhi" w:date="2015-02-07T15:42:00Z">
              <w:r w:rsidDel="00A070FC">
                <w:rPr>
                  <w:rFonts w:asciiTheme="minorHAnsi" w:hAnsiTheme="minorHAnsi" w:cstheme="minorHAnsi"/>
                  <w:color w:val="000000"/>
                  <w:sz w:val="18"/>
                  <w:szCs w:val="16"/>
                </w:rPr>
                <w:delText xml:space="preserve">Incorrect </w:delText>
              </w:r>
            </w:del>
            <w:ins w:id="10637" w:author="Rakesh Singhi" w:date="2015-02-07T15:42:00Z">
              <w:r w:rsidR="00A070FC">
                <w:rPr>
                  <w:rFonts w:asciiTheme="minorHAnsi" w:hAnsiTheme="minorHAnsi" w:cstheme="minorHAnsi"/>
                  <w:color w:val="000000"/>
                  <w:sz w:val="18"/>
                  <w:szCs w:val="16"/>
                </w:rPr>
                <w:t xml:space="preserve">Corrected </w:t>
              </w:r>
            </w:ins>
            <w:r>
              <w:rPr>
                <w:rFonts w:asciiTheme="minorHAnsi" w:hAnsiTheme="minorHAnsi" w:cstheme="minorHAnsi"/>
                <w:color w:val="000000"/>
                <w:sz w:val="18"/>
                <w:szCs w:val="16"/>
              </w:rPr>
              <w:t>Product Part Id</w:t>
            </w:r>
          </w:p>
        </w:tc>
      </w:tr>
      <w:tr w:rsidR="002A5C1E" w:rsidRPr="00D30FA1" w14:paraId="22B672C0"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3BFFE2E5" w14:textId="608287DB" w:rsidR="002A5C1E" w:rsidRPr="00D9441C" w:rsidRDefault="00A070FC" w:rsidP="00B36295">
            <w:pPr>
              <w:rPr>
                <w:rFonts w:asciiTheme="minorHAnsi" w:hAnsiTheme="minorHAnsi" w:cstheme="minorHAnsi"/>
                <w:color w:val="000000"/>
                <w:sz w:val="18"/>
                <w:szCs w:val="16"/>
              </w:rPr>
            </w:pPr>
            <w:ins w:id="10638" w:author="Rakesh Singhi" w:date="2015-02-07T15:42:00Z">
              <w:r>
                <w:rPr>
                  <w:rFonts w:asciiTheme="minorHAnsi" w:hAnsiTheme="minorHAnsi" w:cstheme="minorHAnsi"/>
                  <w:color w:val="000000"/>
                  <w:sz w:val="18"/>
                  <w:szCs w:val="16"/>
                </w:rPr>
                <w:t>RESELLER_</w:t>
              </w:r>
            </w:ins>
            <w:r w:rsidR="002A5C1E" w:rsidRPr="00D9441C">
              <w:rPr>
                <w:rFonts w:asciiTheme="minorHAnsi" w:hAnsiTheme="minorHAnsi" w:cstheme="minorHAnsi"/>
                <w:color w:val="000000"/>
                <w:sz w:val="18"/>
                <w:szCs w:val="16"/>
              </w:rPr>
              <w:t>PRODUCT_DESCRIPTION</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62B04A33" w14:textId="40F97C05" w:rsidR="002A5C1E" w:rsidRPr="00DD1485" w:rsidRDefault="00446233" w:rsidP="00811AE8">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11AE8">
              <w:rPr>
                <w:rFonts w:asciiTheme="minorHAnsi" w:hAnsiTheme="minorHAnsi" w:cstheme="minorHAnsi"/>
                <w:color w:val="000000"/>
                <w:sz w:val="18"/>
                <w:szCs w:val="16"/>
              </w:rPr>
              <w:t>(255</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01B6CA8"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5724329C"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Product Description</w:t>
            </w:r>
          </w:p>
        </w:tc>
      </w:tr>
      <w:tr w:rsidR="002A5C1E" w:rsidRPr="00D30FA1" w14:paraId="41F6DE95"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4C5CEEB0" w14:textId="77777777" w:rsidR="002A5C1E" w:rsidRPr="00D9441C" w:rsidRDefault="002A5C1E" w:rsidP="00B36295">
            <w:pPr>
              <w:rPr>
                <w:rFonts w:asciiTheme="minorHAnsi" w:hAnsiTheme="minorHAnsi" w:cstheme="minorHAnsi"/>
                <w:color w:val="000000"/>
                <w:sz w:val="18"/>
                <w:szCs w:val="16"/>
              </w:rPr>
            </w:pPr>
            <w:r w:rsidRPr="00D9441C">
              <w:rPr>
                <w:rFonts w:asciiTheme="minorHAnsi" w:hAnsiTheme="minorHAnsi" w:cstheme="minorHAnsi"/>
                <w:color w:val="000000"/>
                <w:sz w:val="18"/>
                <w:szCs w:val="16"/>
              </w:rPr>
              <w:t>ST</w:t>
            </w:r>
            <w:r>
              <w:rPr>
                <w:rFonts w:asciiTheme="minorHAnsi" w:hAnsiTheme="minorHAnsi" w:cstheme="minorHAnsi"/>
                <w:color w:val="000000"/>
                <w:sz w:val="18"/>
                <w:szCs w:val="16"/>
              </w:rPr>
              <w:t>ATUS</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243DC5F5" w14:textId="2B0FFD28"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11AE8">
              <w:rPr>
                <w:rFonts w:asciiTheme="minorHAnsi" w:hAnsiTheme="minorHAnsi" w:cstheme="minorHAnsi"/>
                <w:color w:val="000000"/>
                <w:sz w:val="18"/>
                <w:szCs w:val="16"/>
              </w:rPr>
              <w:t>(1</w:t>
            </w:r>
            <w:r w:rsidR="002A5C1E">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0E010AF"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left w:val="single" w:sz="4" w:space="0" w:color="auto"/>
              <w:bottom w:val="single" w:sz="4" w:space="0" w:color="auto"/>
              <w:right w:val="single" w:sz="4" w:space="0" w:color="auto"/>
            </w:tcBorders>
            <w:vAlign w:val="center"/>
          </w:tcPr>
          <w:p w14:paraId="5EECEAC1"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Open or Closed</w:t>
            </w:r>
          </w:p>
        </w:tc>
      </w:tr>
      <w:tr w:rsidR="002A5C1E" w:rsidRPr="00D30FA1" w14:paraId="6E252FA3" w14:textId="77777777" w:rsidTr="00811AE8">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36C5C642" w14:textId="0B55FC5A" w:rsidR="002A5C1E" w:rsidRPr="00D9441C" w:rsidRDefault="002A5C1E" w:rsidP="00B36295">
            <w:pPr>
              <w:rPr>
                <w:rFonts w:asciiTheme="minorHAnsi" w:hAnsiTheme="minorHAnsi" w:cstheme="minorHAnsi"/>
                <w:color w:val="000000"/>
                <w:sz w:val="18"/>
                <w:szCs w:val="16"/>
              </w:rPr>
            </w:pPr>
            <w:r w:rsidRPr="00D9441C">
              <w:rPr>
                <w:rFonts w:asciiTheme="minorHAnsi" w:hAnsiTheme="minorHAnsi" w:cstheme="minorHAnsi"/>
                <w:color w:val="000000"/>
                <w:sz w:val="18"/>
                <w:szCs w:val="16"/>
              </w:rPr>
              <w:t>REJECT_REASON</w:t>
            </w:r>
            <w:ins w:id="10639" w:author="Rakesh Singhi" w:date="2015-02-07T15:42:00Z">
              <w:r w:rsidR="00A070FC">
                <w:rPr>
                  <w:rFonts w:asciiTheme="minorHAnsi" w:hAnsiTheme="minorHAnsi" w:cstheme="minorHAnsi"/>
                  <w:color w:val="000000"/>
                  <w:sz w:val="18"/>
                  <w:szCs w:val="16"/>
                </w:rPr>
                <w:t>_CODE</w:t>
              </w:r>
            </w:ins>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5C539A6E" w14:textId="0D8C8345" w:rsidR="002A5C1E" w:rsidRPr="00DD1485" w:rsidRDefault="00446233" w:rsidP="00811AE8">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11AE8">
              <w:rPr>
                <w:rFonts w:asciiTheme="minorHAnsi" w:hAnsiTheme="minorHAnsi" w:cstheme="minorHAnsi"/>
                <w:color w:val="000000"/>
                <w:sz w:val="18"/>
                <w:szCs w:val="16"/>
              </w:rPr>
              <w:t>(10</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E58609B"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left w:val="single" w:sz="4" w:space="0" w:color="auto"/>
              <w:bottom w:val="single" w:sz="4" w:space="0" w:color="auto"/>
              <w:right w:val="single" w:sz="4" w:space="0" w:color="auto"/>
            </w:tcBorders>
            <w:vAlign w:val="center"/>
          </w:tcPr>
          <w:p w14:paraId="6F7ECA56"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Reason of Rejection</w:t>
            </w:r>
          </w:p>
        </w:tc>
      </w:tr>
      <w:tr w:rsidR="002A5C1E" w:rsidRPr="00D30FA1" w14:paraId="11673A0D" w14:textId="77777777" w:rsidTr="00811AE8">
        <w:tc>
          <w:tcPr>
            <w:tcW w:w="2880" w:type="dxa"/>
            <w:tcBorders>
              <w:top w:val="single" w:sz="4" w:space="0" w:color="auto"/>
              <w:left w:val="single" w:sz="4" w:space="0" w:color="auto"/>
              <w:bottom w:val="single" w:sz="4" w:space="0" w:color="auto"/>
              <w:right w:val="single" w:sz="4" w:space="0" w:color="auto"/>
            </w:tcBorders>
            <w:vAlign w:val="center"/>
          </w:tcPr>
          <w:p w14:paraId="23A17DB9" w14:textId="77777777" w:rsidR="002A5C1E" w:rsidRPr="00D9441C" w:rsidRDefault="002A5C1E" w:rsidP="00B36295">
            <w:pPr>
              <w:rPr>
                <w:rFonts w:asciiTheme="minorHAnsi" w:hAnsiTheme="minorHAnsi" w:cstheme="minorHAnsi"/>
                <w:color w:val="000000"/>
                <w:sz w:val="18"/>
                <w:szCs w:val="16"/>
              </w:rPr>
            </w:pPr>
            <w:r w:rsidRPr="00D9441C">
              <w:rPr>
                <w:rFonts w:asciiTheme="minorHAnsi" w:hAnsiTheme="minorHAnsi" w:cstheme="minorHAnsi"/>
                <w:color w:val="000000"/>
                <w:sz w:val="18"/>
                <w:szCs w:val="16"/>
              </w:rPr>
              <w:t>EXCEPTION_COUNT</w:t>
            </w:r>
          </w:p>
        </w:tc>
        <w:tc>
          <w:tcPr>
            <w:tcW w:w="2070" w:type="dxa"/>
            <w:tcBorders>
              <w:top w:val="single" w:sz="4" w:space="0" w:color="auto"/>
              <w:left w:val="single" w:sz="4" w:space="0" w:color="auto"/>
              <w:bottom w:val="single" w:sz="4" w:space="0" w:color="auto"/>
              <w:right w:val="single" w:sz="4" w:space="0" w:color="auto"/>
            </w:tcBorders>
            <w:vAlign w:val="center"/>
          </w:tcPr>
          <w:p w14:paraId="0560DF47" w14:textId="7BA71BEC" w:rsidR="002A5C1E" w:rsidRPr="00D30FA1" w:rsidRDefault="00811AE8"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w:t>
            </w:r>
            <w:r w:rsidR="002A5C1E">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0625BB1"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08647849"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No of records rejected</w:t>
            </w:r>
          </w:p>
        </w:tc>
      </w:tr>
      <w:tr w:rsidR="002A5C1E" w:rsidRPr="00D30FA1" w14:paraId="75ECF882" w14:textId="77777777" w:rsidTr="00811AE8">
        <w:tc>
          <w:tcPr>
            <w:tcW w:w="2880" w:type="dxa"/>
            <w:tcBorders>
              <w:top w:val="single" w:sz="4" w:space="0" w:color="auto"/>
              <w:left w:val="single" w:sz="4" w:space="0" w:color="auto"/>
              <w:bottom w:val="single" w:sz="4" w:space="0" w:color="auto"/>
              <w:right w:val="single" w:sz="4" w:space="0" w:color="auto"/>
            </w:tcBorders>
            <w:vAlign w:val="center"/>
          </w:tcPr>
          <w:p w14:paraId="402ABAAC"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REPORT_URL</w:t>
            </w:r>
          </w:p>
        </w:tc>
        <w:tc>
          <w:tcPr>
            <w:tcW w:w="2070" w:type="dxa"/>
            <w:tcBorders>
              <w:top w:val="single" w:sz="4" w:space="0" w:color="auto"/>
              <w:left w:val="single" w:sz="4" w:space="0" w:color="auto"/>
              <w:bottom w:val="single" w:sz="4" w:space="0" w:color="auto"/>
              <w:right w:val="single" w:sz="4" w:space="0" w:color="auto"/>
            </w:tcBorders>
            <w:vAlign w:val="center"/>
          </w:tcPr>
          <w:p w14:paraId="424829EE" w14:textId="438B86BF" w:rsidR="002A5C1E"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811AE8">
              <w:rPr>
                <w:rFonts w:asciiTheme="minorHAnsi" w:hAnsiTheme="minorHAnsi" w:cstheme="minorHAnsi"/>
                <w:color w:val="000000"/>
                <w:sz w:val="18"/>
                <w:szCs w:val="16"/>
              </w:rPr>
              <w:t>(100</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57D7A4F"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9CA034A"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Url of the report generated</w:t>
            </w:r>
          </w:p>
        </w:tc>
      </w:tr>
      <w:tr w:rsidR="00811AE8" w:rsidRPr="00D30FA1" w14:paraId="686A7A43" w14:textId="77777777" w:rsidTr="00374A0D">
        <w:tc>
          <w:tcPr>
            <w:tcW w:w="2880" w:type="dxa"/>
            <w:tcBorders>
              <w:top w:val="single" w:sz="4" w:space="0" w:color="auto"/>
              <w:left w:val="single" w:sz="4" w:space="0" w:color="auto"/>
              <w:bottom w:val="single" w:sz="4" w:space="0" w:color="auto"/>
              <w:right w:val="single" w:sz="4" w:space="0" w:color="auto"/>
            </w:tcBorders>
            <w:vAlign w:val="center"/>
          </w:tcPr>
          <w:p w14:paraId="7ECD76C7" w14:textId="57E1519A" w:rsidR="00811AE8" w:rsidRDefault="00811AE8" w:rsidP="00811AE8">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070" w:type="dxa"/>
            <w:tcBorders>
              <w:top w:val="single" w:sz="4" w:space="0" w:color="auto"/>
              <w:left w:val="single" w:sz="4" w:space="0" w:color="auto"/>
              <w:bottom w:val="single" w:sz="4" w:space="0" w:color="auto"/>
              <w:right w:val="single" w:sz="4" w:space="0" w:color="auto"/>
            </w:tcBorders>
            <w:vAlign w:val="center"/>
          </w:tcPr>
          <w:p w14:paraId="2B529A65" w14:textId="15A570FA" w:rsidR="00811AE8" w:rsidRDefault="00811AE8" w:rsidP="00811AE8">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AF9CFF6" w14:textId="6DA722A8" w:rsidR="00811AE8" w:rsidRDefault="00811AE8" w:rsidP="00811AE8">
            <w:pPr>
              <w:rPr>
                <w:rFonts w:ascii="Arial" w:hAnsi="Arial" w:cs="Arial"/>
              </w:rPr>
            </w:pPr>
            <w:r w:rsidRPr="00DC6FFD">
              <w:rPr>
                <w:rFonts w:ascii="Arial" w:hAnsi="Arial" w:cs="Arial"/>
              </w:rPr>
              <w:fldChar w:fldCharType="begin">
                <w:ffData>
                  <w:name w:val=""/>
                  <w:enabled/>
                  <w:calcOnExit w:val="0"/>
                  <w:checkBox>
                    <w:size w:val="18"/>
                    <w:default w:val="1"/>
                  </w:checkBox>
                </w:ffData>
              </w:fldChar>
            </w:r>
            <w:r w:rsidRPr="00DC6FF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DC6FFD">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7CABDDD7" w14:textId="7C8F5744" w:rsidR="00811AE8" w:rsidRDefault="008B41B0" w:rsidP="00811AE8">
            <w:pPr>
              <w:rPr>
                <w:rFonts w:asciiTheme="minorHAnsi" w:hAnsiTheme="minorHAnsi" w:cstheme="minorHAnsi"/>
                <w:color w:val="000000"/>
                <w:sz w:val="18"/>
                <w:szCs w:val="16"/>
              </w:rPr>
            </w:pPr>
            <w:ins w:id="10640" w:author="Sowndarya S (WT01 - Manufacturing &amp; Hi Tech)" w:date="2015-03-24T10:57:00Z">
              <w:r>
                <w:rPr>
                  <w:rFonts w:asciiTheme="minorHAnsi" w:hAnsiTheme="minorHAnsi" w:cstheme="minorHAnsi"/>
                  <w:color w:val="000000"/>
                  <w:sz w:val="18"/>
                  <w:szCs w:val="16"/>
                </w:rPr>
                <w:t>Created By</w:t>
              </w:r>
            </w:ins>
          </w:p>
        </w:tc>
      </w:tr>
      <w:tr w:rsidR="00811AE8" w:rsidRPr="00D30FA1" w14:paraId="43A981D5" w14:textId="77777777" w:rsidTr="00374A0D">
        <w:tc>
          <w:tcPr>
            <w:tcW w:w="2880" w:type="dxa"/>
            <w:tcBorders>
              <w:top w:val="single" w:sz="4" w:space="0" w:color="auto"/>
              <w:left w:val="single" w:sz="4" w:space="0" w:color="auto"/>
              <w:bottom w:val="single" w:sz="4" w:space="0" w:color="auto"/>
              <w:right w:val="single" w:sz="4" w:space="0" w:color="auto"/>
            </w:tcBorders>
            <w:vAlign w:val="center"/>
          </w:tcPr>
          <w:p w14:paraId="6EB831A4" w14:textId="7A04650C" w:rsidR="00811AE8" w:rsidRDefault="00811AE8" w:rsidP="00811AE8">
            <w:pPr>
              <w:rPr>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2070" w:type="dxa"/>
            <w:tcBorders>
              <w:top w:val="single" w:sz="4" w:space="0" w:color="auto"/>
              <w:left w:val="single" w:sz="4" w:space="0" w:color="auto"/>
              <w:bottom w:val="single" w:sz="4" w:space="0" w:color="auto"/>
              <w:right w:val="single" w:sz="4" w:space="0" w:color="auto"/>
            </w:tcBorders>
            <w:vAlign w:val="center"/>
          </w:tcPr>
          <w:p w14:paraId="2B55546B" w14:textId="06EBE4CA" w:rsidR="00811AE8" w:rsidRDefault="00811AE8" w:rsidP="00811AE8">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3945FD2" w14:textId="3FE970D5" w:rsidR="00811AE8" w:rsidRDefault="00811AE8" w:rsidP="00811AE8">
            <w:pPr>
              <w:rPr>
                <w:rFonts w:ascii="Arial" w:hAnsi="Arial" w:cs="Arial"/>
              </w:rPr>
            </w:pPr>
            <w:r w:rsidRPr="00DC6FFD">
              <w:rPr>
                <w:rFonts w:ascii="Arial" w:hAnsi="Arial" w:cs="Arial"/>
              </w:rPr>
              <w:fldChar w:fldCharType="begin">
                <w:ffData>
                  <w:name w:val=""/>
                  <w:enabled/>
                  <w:calcOnExit w:val="0"/>
                  <w:checkBox>
                    <w:size w:val="18"/>
                    <w:default w:val="1"/>
                  </w:checkBox>
                </w:ffData>
              </w:fldChar>
            </w:r>
            <w:r w:rsidRPr="00DC6FFD">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DC6FFD">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6E2CB1AF" w14:textId="799A6122" w:rsidR="00811AE8" w:rsidRDefault="00811AE8" w:rsidP="00811AE8">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1F069022" w14:textId="77777777" w:rsidR="002A5C1E" w:rsidRDefault="002A5C1E" w:rsidP="002A5C1E">
      <w:pPr>
        <w:rPr>
          <w:rFonts w:asciiTheme="minorHAnsi" w:hAnsiTheme="minorHAnsi" w:cstheme="minorHAnsi"/>
        </w:rPr>
      </w:pPr>
    </w:p>
    <w:p w14:paraId="59D43A66" w14:textId="77777777" w:rsidR="00CA413C" w:rsidRDefault="00CA413C" w:rsidP="002A5C1E">
      <w:pPr>
        <w:rPr>
          <w:rFonts w:asciiTheme="minorHAnsi" w:hAnsiTheme="minorHAnsi" w:cstheme="minorHAnsi"/>
        </w:rPr>
      </w:pPr>
    </w:p>
    <w:p w14:paraId="3DD130EC" w14:textId="77777777" w:rsidR="00CA413C" w:rsidRPr="00403057" w:rsidRDefault="00CA413C" w:rsidP="00CA413C">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104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0"/>
        <w:gridCol w:w="1530"/>
        <w:gridCol w:w="2520"/>
        <w:gridCol w:w="2070"/>
        <w:gridCol w:w="1800"/>
      </w:tblGrid>
      <w:tr w:rsidR="00C807F3" w:rsidRPr="00D30FA1" w14:paraId="6C3C0A2C" w14:textId="26F60CE8" w:rsidTr="00DE37A9">
        <w:tc>
          <w:tcPr>
            <w:tcW w:w="2520" w:type="dxa"/>
            <w:tcBorders>
              <w:top w:val="single" w:sz="4" w:space="0" w:color="auto"/>
              <w:left w:val="single" w:sz="4" w:space="0" w:color="auto"/>
              <w:bottom w:val="single" w:sz="4" w:space="0" w:color="auto"/>
              <w:right w:val="single" w:sz="4" w:space="0" w:color="auto"/>
            </w:tcBorders>
            <w:shd w:val="clear" w:color="auto" w:fill="F4B8AE"/>
          </w:tcPr>
          <w:p w14:paraId="1D4EADB8" w14:textId="31C8326B" w:rsidR="00C807F3" w:rsidRPr="00D30FA1" w:rsidRDefault="00C807F3" w:rsidP="00374A0D">
            <w:pPr>
              <w:rPr>
                <w:rFonts w:asciiTheme="minorHAnsi" w:hAnsiTheme="minorHAnsi" w:cstheme="minorHAnsi"/>
                <w:sz w:val="16"/>
                <w:szCs w:val="16"/>
              </w:rPr>
            </w:pPr>
            <w:r>
              <w:rPr>
                <w:rFonts w:asciiTheme="minorHAnsi" w:hAnsiTheme="minorHAnsi" w:cstheme="minorHAnsi"/>
                <w:color w:val="000000"/>
                <w:sz w:val="18"/>
                <w:szCs w:val="16"/>
              </w:rPr>
              <w:t>DMO_PRODUCT_EX</w:t>
            </w:r>
            <w:r w:rsidR="00374A0D">
              <w:rPr>
                <w:rFonts w:asciiTheme="minorHAnsi" w:hAnsiTheme="minorHAnsi" w:cstheme="minorHAnsi"/>
                <w:color w:val="000000"/>
                <w:sz w:val="18"/>
                <w:szCs w:val="16"/>
              </w:rPr>
              <w:t>P</w:t>
            </w:r>
            <w:r>
              <w:rPr>
                <w:rFonts w:asciiTheme="minorHAnsi" w:hAnsiTheme="minorHAnsi" w:cstheme="minorHAnsi"/>
                <w:color w:val="000000"/>
                <w:sz w:val="18"/>
                <w:szCs w:val="16"/>
              </w:rPr>
              <w:t>_MIR</w:t>
            </w:r>
          </w:p>
        </w:tc>
        <w:tc>
          <w:tcPr>
            <w:tcW w:w="1530" w:type="dxa"/>
            <w:tcBorders>
              <w:top w:val="single" w:sz="4" w:space="0" w:color="auto"/>
              <w:left w:val="single" w:sz="4" w:space="0" w:color="auto"/>
              <w:bottom w:val="single" w:sz="4" w:space="0" w:color="auto"/>
              <w:right w:val="single" w:sz="4" w:space="0" w:color="auto"/>
            </w:tcBorders>
            <w:shd w:val="clear" w:color="auto" w:fill="F4B8AE"/>
          </w:tcPr>
          <w:p w14:paraId="6E6B3978" w14:textId="77777777" w:rsidR="00C807F3" w:rsidRDefault="00C807F3" w:rsidP="00C807F3">
            <w:pPr>
              <w:rPr>
                <w:rFonts w:ascii="Calibri" w:hAnsi="Calibri" w:cs="Calibri"/>
                <w:color w:val="000000"/>
                <w:sz w:val="22"/>
                <w:szCs w:val="22"/>
              </w:rPr>
            </w:pPr>
            <w:r>
              <w:rPr>
                <w:rFonts w:ascii="Calibri" w:hAnsi="Calibri" w:cs="Calibri"/>
                <w:color w:val="000000"/>
                <w:sz w:val="22"/>
                <w:szCs w:val="22"/>
              </w:rPr>
              <w:t>Source Table</w:t>
            </w:r>
          </w:p>
        </w:tc>
        <w:tc>
          <w:tcPr>
            <w:tcW w:w="2520" w:type="dxa"/>
            <w:tcBorders>
              <w:top w:val="single" w:sz="4" w:space="0" w:color="auto"/>
              <w:left w:val="single" w:sz="4" w:space="0" w:color="auto"/>
              <w:bottom w:val="single" w:sz="4" w:space="0" w:color="auto"/>
              <w:right w:val="single" w:sz="4" w:space="0" w:color="auto"/>
            </w:tcBorders>
            <w:shd w:val="clear" w:color="auto" w:fill="F4B8AE"/>
          </w:tcPr>
          <w:p w14:paraId="22889154" w14:textId="77777777" w:rsidR="00C807F3" w:rsidRDefault="00C807F3" w:rsidP="00C807F3">
            <w:pPr>
              <w:rPr>
                <w:rFonts w:ascii="Calibri" w:hAnsi="Calibri" w:cs="Calibri"/>
                <w:color w:val="000000"/>
                <w:sz w:val="22"/>
                <w:szCs w:val="22"/>
              </w:rPr>
            </w:pPr>
            <w:r>
              <w:rPr>
                <w:rFonts w:ascii="Calibri" w:hAnsi="Calibri" w:cs="Calibri"/>
                <w:color w:val="000000"/>
                <w:sz w:val="22"/>
                <w:szCs w:val="22"/>
              </w:rPr>
              <w:t>Source Column Name</w:t>
            </w:r>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3AB99F18" w14:textId="60656143" w:rsidR="00C807F3" w:rsidRDefault="00C807F3" w:rsidP="00C807F3">
            <w:pPr>
              <w:rPr>
                <w:rFonts w:ascii="Calibri" w:hAnsi="Calibri" w:cs="Calibri"/>
                <w:color w:val="000000"/>
                <w:sz w:val="22"/>
                <w:szCs w:val="22"/>
              </w:rPr>
            </w:pPr>
            <w:r>
              <w:rPr>
                <w:rFonts w:ascii="Calibri" w:hAnsi="Calibri" w:cs="Calibri"/>
                <w:color w:val="000000"/>
                <w:sz w:val="22"/>
                <w:szCs w:val="22"/>
              </w:rPr>
              <w:t>View Name</w:t>
            </w:r>
          </w:p>
        </w:tc>
        <w:tc>
          <w:tcPr>
            <w:tcW w:w="1800" w:type="dxa"/>
            <w:tcBorders>
              <w:top w:val="single" w:sz="4" w:space="0" w:color="auto"/>
              <w:left w:val="single" w:sz="4" w:space="0" w:color="auto"/>
              <w:bottom w:val="single" w:sz="4" w:space="0" w:color="auto"/>
              <w:right w:val="single" w:sz="4" w:space="0" w:color="auto"/>
            </w:tcBorders>
            <w:shd w:val="clear" w:color="auto" w:fill="F4B8AE"/>
          </w:tcPr>
          <w:p w14:paraId="4859DC13" w14:textId="6E3AD523" w:rsidR="00C807F3" w:rsidRDefault="00C807F3" w:rsidP="00C807F3">
            <w:pPr>
              <w:rPr>
                <w:rFonts w:ascii="Calibri" w:hAnsi="Calibri" w:cs="Calibri"/>
                <w:color w:val="000000"/>
                <w:sz w:val="22"/>
                <w:szCs w:val="22"/>
              </w:rPr>
            </w:pPr>
            <w:r>
              <w:rPr>
                <w:rFonts w:ascii="Calibri" w:hAnsi="Calibri" w:cs="Calibri"/>
                <w:color w:val="000000"/>
                <w:sz w:val="22"/>
                <w:szCs w:val="22"/>
              </w:rPr>
              <w:t>View Column Name</w:t>
            </w:r>
          </w:p>
        </w:tc>
      </w:tr>
      <w:tr w:rsidR="00C807F3" w:rsidRPr="00D30FA1" w14:paraId="49CD584F" w14:textId="3A5CAB2E" w:rsidTr="00DE37A9">
        <w:tc>
          <w:tcPr>
            <w:tcW w:w="2520" w:type="dxa"/>
            <w:tcBorders>
              <w:top w:val="single" w:sz="4" w:space="0" w:color="auto"/>
              <w:left w:val="single" w:sz="4" w:space="0" w:color="auto"/>
              <w:bottom w:val="single" w:sz="4" w:space="0" w:color="auto"/>
              <w:right w:val="single" w:sz="4" w:space="0" w:color="auto"/>
            </w:tcBorders>
            <w:shd w:val="clear" w:color="auto" w:fill="auto"/>
          </w:tcPr>
          <w:p w14:paraId="565F1ED6" w14:textId="5CD3F6BC" w:rsidR="00C807F3" w:rsidRPr="004B4C9C" w:rsidRDefault="00C807F3" w:rsidP="00C807F3">
            <w:pPr>
              <w:rPr>
                <w:rFonts w:asciiTheme="minorHAnsi" w:hAnsiTheme="minorHAnsi" w:cstheme="minorHAnsi"/>
                <w:sz w:val="18"/>
                <w:szCs w:val="18"/>
              </w:rPr>
            </w:pPr>
            <w:r>
              <w:rPr>
                <w:rFonts w:asciiTheme="minorHAnsi" w:hAnsiTheme="minorHAnsi" w:cstheme="minorHAnsi"/>
                <w:sz w:val="18"/>
                <w:szCs w:val="18"/>
              </w:rPr>
              <w:t>PRODUCT_EXCEPTION_SEQ_ID</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1A2EE477" w14:textId="77777777" w:rsidR="00C807F3" w:rsidRPr="008B5BB7" w:rsidRDefault="00C807F3" w:rsidP="00C807F3">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3FF7237" w14:textId="77777777" w:rsidR="00C807F3" w:rsidRPr="0037582A" w:rsidRDefault="00C807F3" w:rsidP="00C807F3">
            <w:pPr>
              <w:rPr>
                <w:rFonts w:asciiTheme="minorHAnsi" w:hAnsiTheme="minorHAnsi" w:cstheme="minorHAnsi"/>
                <w:color w:val="000000"/>
                <w:sz w:val="18"/>
                <w:szCs w:val="16"/>
              </w:rPr>
            </w:pPr>
            <w:r w:rsidRPr="0037582A">
              <w:rPr>
                <w:rFonts w:asciiTheme="minorHAnsi" w:hAnsiTheme="minorHAnsi" w:cstheme="minorHAnsi"/>
                <w:color w:val="000000"/>
                <w:sz w:val="18"/>
                <w:szCs w:val="16"/>
              </w:rPr>
              <w:t>ProductExceptionId</w:t>
            </w:r>
          </w:p>
        </w:tc>
        <w:tc>
          <w:tcPr>
            <w:tcW w:w="2070" w:type="dxa"/>
            <w:tcBorders>
              <w:top w:val="single" w:sz="4" w:space="0" w:color="auto"/>
              <w:left w:val="single" w:sz="4" w:space="0" w:color="auto"/>
              <w:bottom w:val="single" w:sz="4" w:space="0" w:color="auto"/>
              <w:right w:val="single" w:sz="4" w:space="0" w:color="auto"/>
            </w:tcBorders>
          </w:tcPr>
          <w:p w14:paraId="76F26719" w14:textId="77777777" w:rsidR="00DE37A9" w:rsidRPr="00DE37A9" w:rsidRDefault="00DE37A9" w:rsidP="00DE37A9">
            <w:pPr>
              <w:widowControl/>
              <w:spacing w:line="240" w:lineRule="auto"/>
              <w:rPr>
                <w:rFonts w:ascii="Calibri" w:hAnsi="Calibri" w:cs="Calibri"/>
                <w:color w:val="000000"/>
                <w:sz w:val="18"/>
                <w:szCs w:val="22"/>
              </w:rPr>
            </w:pPr>
            <w:r w:rsidRPr="00DE37A9">
              <w:rPr>
                <w:rFonts w:ascii="Calibri" w:hAnsi="Calibri" w:cs="Calibri"/>
                <w:color w:val="000000"/>
                <w:sz w:val="18"/>
                <w:szCs w:val="22"/>
              </w:rPr>
              <w:t>VEBIP_ProductException</w:t>
            </w:r>
          </w:p>
          <w:p w14:paraId="25E3DABF" w14:textId="77777777" w:rsidR="00C807F3" w:rsidRPr="0037582A" w:rsidRDefault="00C807F3" w:rsidP="00C807F3">
            <w:pPr>
              <w:rPr>
                <w:rFonts w:asciiTheme="minorHAnsi" w:hAnsiTheme="minorHAnsi" w:cstheme="minorHAnsi"/>
                <w:color w:val="000000"/>
                <w:sz w:val="18"/>
                <w:szCs w:val="16"/>
              </w:rPr>
            </w:pPr>
          </w:p>
        </w:tc>
        <w:tc>
          <w:tcPr>
            <w:tcW w:w="1800" w:type="dxa"/>
            <w:tcBorders>
              <w:top w:val="single" w:sz="4" w:space="0" w:color="auto"/>
              <w:left w:val="single" w:sz="4" w:space="0" w:color="auto"/>
              <w:bottom w:val="single" w:sz="4" w:space="0" w:color="auto"/>
              <w:right w:val="single" w:sz="4" w:space="0" w:color="auto"/>
            </w:tcBorders>
          </w:tcPr>
          <w:p w14:paraId="101FDB3B" w14:textId="077CFA9F" w:rsidR="00C807F3" w:rsidRPr="0037582A" w:rsidRDefault="00DE37A9" w:rsidP="00C807F3">
            <w:pPr>
              <w:rPr>
                <w:rFonts w:asciiTheme="minorHAnsi" w:hAnsiTheme="minorHAnsi" w:cstheme="minorHAnsi"/>
                <w:color w:val="000000"/>
                <w:sz w:val="18"/>
                <w:szCs w:val="16"/>
              </w:rPr>
            </w:pPr>
            <w:r>
              <w:rPr>
                <w:rFonts w:asciiTheme="minorHAnsi" w:hAnsiTheme="minorHAnsi" w:cstheme="minorHAnsi"/>
                <w:color w:val="000000"/>
                <w:sz w:val="18"/>
                <w:szCs w:val="16"/>
              </w:rPr>
              <w:t>ProductExceptionId</w:t>
            </w:r>
          </w:p>
        </w:tc>
      </w:tr>
      <w:tr w:rsidR="00DE37A9" w:rsidRPr="00D30FA1" w14:paraId="0B84B6B9" w14:textId="312A1FE8" w:rsidTr="00DE37A9">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65C1AE9B" w14:textId="77777777" w:rsidR="00DE37A9" w:rsidRPr="00DA2062" w:rsidRDefault="00DE37A9" w:rsidP="00DE37A9">
            <w:pPr>
              <w:rPr>
                <w:rFonts w:asciiTheme="minorHAnsi" w:hAnsiTheme="minorHAnsi" w:cstheme="minorHAnsi"/>
                <w:color w:val="000000"/>
                <w:sz w:val="18"/>
                <w:szCs w:val="16"/>
              </w:rPr>
            </w:pPr>
            <w:r w:rsidRPr="00DA2062">
              <w:rPr>
                <w:rFonts w:asciiTheme="minorHAnsi" w:hAnsiTheme="minorHAnsi" w:cstheme="minorHAnsi"/>
                <w:color w:val="000000"/>
                <w:sz w:val="18"/>
                <w:szCs w:val="16"/>
              </w:rPr>
              <w:t>COUNTRY</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2545D54"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tcPr>
          <w:p w14:paraId="098D445F" w14:textId="16AC19D4" w:rsidR="00DE37A9" w:rsidRPr="006312BA"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CountryId</w:t>
            </w:r>
          </w:p>
        </w:tc>
        <w:tc>
          <w:tcPr>
            <w:tcW w:w="2070" w:type="dxa"/>
            <w:tcBorders>
              <w:top w:val="single" w:sz="4" w:space="0" w:color="auto"/>
              <w:left w:val="single" w:sz="4" w:space="0" w:color="auto"/>
              <w:bottom w:val="single" w:sz="4" w:space="0" w:color="auto"/>
              <w:right w:val="single" w:sz="4" w:space="0" w:color="auto"/>
            </w:tcBorders>
          </w:tcPr>
          <w:p w14:paraId="3D28B66F" w14:textId="18BCBE58"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3816C6F9" w14:textId="340814B2" w:rsidR="00DE37A9" w:rsidRDefault="00EB6258" w:rsidP="00DE37A9">
            <w:pPr>
              <w:rPr>
                <w:rFonts w:asciiTheme="minorHAnsi" w:hAnsiTheme="minorHAnsi" w:cstheme="minorHAnsi"/>
                <w:color w:val="000000"/>
                <w:sz w:val="18"/>
                <w:szCs w:val="16"/>
              </w:rPr>
            </w:pPr>
            <w:ins w:id="10641" w:author="Sowndarya S (WT01 - Manufacturing &amp; Hi Tech)" w:date="2015-03-24T10:38:00Z">
              <w:r>
                <w:rPr>
                  <w:rFonts w:asciiTheme="minorHAnsi" w:hAnsiTheme="minorHAnsi" w:cstheme="minorHAnsi"/>
                  <w:color w:val="000000"/>
                  <w:sz w:val="18"/>
                  <w:szCs w:val="16"/>
                </w:rPr>
                <w:t>CountryId</w:t>
              </w:r>
            </w:ins>
          </w:p>
        </w:tc>
      </w:tr>
      <w:tr w:rsidR="00DE37A9" w:rsidRPr="00D30FA1" w14:paraId="14CE2D5F" w14:textId="5CDC0111" w:rsidTr="00DE37A9">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7D62923F" w14:textId="77777777" w:rsidR="00DE37A9" w:rsidRPr="00DD1485"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MD_VAT_ID</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4991802F"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tcPr>
          <w:p w14:paraId="6DEF6A4E" w14:textId="6260BB8E" w:rsidR="00DE37A9" w:rsidRPr="006312BA"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MDV</w:t>
            </w:r>
            <w:ins w:id="10642" w:author="Sowndarya S (WT01 - Manufacturing &amp; Hi Tech)" w:date="2015-03-24T10:37:00Z">
              <w:r w:rsidR="00EB6258">
                <w:rPr>
                  <w:rFonts w:asciiTheme="minorHAnsi" w:hAnsiTheme="minorHAnsi" w:cstheme="minorHAnsi"/>
                  <w:color w:val="000000"/>
                  <w:sz w:val="18"/>
                  <w:szCs w:val="16"/>
                </w:rPr>
                <w:t>AT</w:t>
              </w:r>
            </w:ins>
            <w:del w:id="10643" w:author="Sowndarya S (WT01 - Manufacturing &amp; Hi Tech)" w:date="2015-03-24T10:37:00Z">
              <w:r w:rsidDel="00EB6258">
                <w:rPr>
                  <w:rFonts w:asciiTheme="minorHAnsi" w:hAnsiTheme="minorHAnsi" w:cstheme="minorHAnsi"/>
                  <w:color w:val="000000"/>
                  <w:sz w:val="18"/>
                  <w:szCs w:val="16"/>
                </w:rPr>
                <w:delText>at</w:delText>
              </w:r>
            </w:del>
            <w:r>
              <w:rPr>
                <w:rFonts w:asciiTheme="minorHAnsi" w:hAnsiTheme="minorHAnsi" w:cstheme="minorHAnsi"/>
                <w:color w:val="000000"/>
                <w:sz w:val="18"/>
                <w:szCs w:val="16"/>
              </w:rPr>
              <w:t>Id</w:t>
            </w:r>
          </w:p>
        </w:tc>
        <w:tc>
          <w:tcPr>
            <w:tcW w:w="2070" w:type="dxa"/>
            <w:tcBorders>
              <w:top w:val="single" w:sz="4" w:space="0" w:color="auto"/>
              <w:left w:val="single" w:sz="4" w:space="0" w:color="auto"/>
              <w:bottom w:val="single" w:sz="4" w:space="0" w:color="auto"/>
              <w:right w:val="single" w:sz="4" w:space="0" w:color="auto"/>
            </w:tcBorders>
          </w:tcPr>
          <w:p w14:paraId="3388C34B" w14:textId="1BDF00F9"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7F21D55E" w14:textId="01C09E01"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MDVATId</w:t>
            </w:r>
          </w:p>
        </w:tc>
      </w:tr>
      <w:tr w:rsidR="00DE37A9" w:rsidRPr="00D30FA1" w14:paraId="567FAB4E" w14:textId="50038271" w:rsidTr="00DE37A9">
        <w:trPr>
          <w:trHeight w:val="70"/>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44AF52E1" w14:textId="77777777" w:rsidR="00DE37A9" w:rsidRPr="00DD1485"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MD_NAME</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150B5284"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tcPr>
          <w:p w14:paraId="6E693E15" w14:textId="77777777" w:rsidR="00DE37A9" w:rsidRPr="006312BA"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MDName</w:t>
            </w:r>
          </w:p>
        </w:tc>
        <w:tc>
          <w:tcPr>
            <w:tcW w:w="2070" w:type="dxa"/>
            <w:tcBorders>
              <w:top w:val="single" w:sz="4" w:space="0" w:color="auto"/>
              <w:left w:val="single" w:sz="4" w:space="0" w:color="auto"/>
              <w:bottom w:val="single" w:sz="4" w:space="0" w:color="auto"/>
              <w:right w:val="single" w:sz="4" w:space="0" w:color="auto"/>
            </w:tcBorders>
          </w:tcPr>
          <w:p w14:paraId="6DAA40AB" w14:textId="5535237A"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31AFF64E" w14:textId="358DC1BF"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MDName</w:t>
            </w:r>
          </w:p>
        </w:tc>
      </w:tr>
      <w:tr w:rsidR="00DE37A9" w:rsidRPr="00D30FA1" w14:paraId="4B7226C0" w14:textId="4688CC3A" w:rsidTr="00DE37A9">
        <w:trPr>
          <w:trHeight w:val="70"/>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7ADBBCF4" w14:textId="77777777" w:rsidR="00DE37A9" w:rsidRPr="00DD1485"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MD_PRODUCTPART_ID</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AECD2E0"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tcPr>
          <w:p w14:paraId="4A62CD7E" w14:textId="77777777" w:rsidR="00DE37A9" w:rsidRPr="006312BA"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MDResellerProductID</w:t>
            </w:r>
          </w:p>
        </w:tc>
        <w:tc>
          <w:tcPr>
            <w:tcW w:w="2070" w:type="dxa"/>
            <w:tcBorders>
              <w:top w:val="single" w:sz="4" w:space="0" w:color="auto"/>
              <w:left w:val="single" w:sz="4" w:space="0" w:color="auto"/>
              <w:bottom w:val="single" w:sz="4" w:space="0" w:color="auto"/>
              <w:right w:val="single" w:sz="4" w:space="0" w:color="auto"/>
            </w:tcBorders>
          </w:tcPr>
          <w:p w14:paraId="3C300B8B" w14:textId="729EE30C"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090FA843" w14:textId="51BB39B4"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MDResellerProductId</w:t>
            </w:r>
          </w:p>
        </w:tc>
      </w:tr>
      <w:tr w:rsidR="00DE37A9" w:rsidRPr="00D30FA1" w14:paraId="7BA0CA9B" w14:textId="38B6C7FD" w:rsidTr="00DE37A9">
        <w:trPr>
          <w:trHeight w:val="70"/>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754574A1" w14:textId="77777777" w:rsidR="00DE37A9" w:rsidRPr="00DD1485"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MD_PRODUCT_DESCRIPTION</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04983F60"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tcPr>
          <w:p w14:paraId="5FC3F527" w14:textId="77777777" w:rsidR="00DE37A9" w:rsidRPr="006312BA"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MDResellerProductDescription</w:t>
            </w:r>
          </w:p>
        </w:tc>
        <w:tc>
          <w:tcPr>
            <w:tcW w:w="2070" w:type="dxa"/>
            <w:tcBorders>
              <w:top w:val="single" w:sz="4" w:space="0" w:color="auto"/>
              <w:left w:val="single" w:sz="4" w:space="0" w:color="auto"/>
              <w:bottom w:val="single" w:sz="4" w:space="0" w:color="auto"/>
              <w:right w:val="single" w:sz="4" w:space="0" w:color="auto"/>
            </w:tcBorders>
          </w:tcPr>
          <w:p w14:paraId="639FFDD2" w14:textId="54793A7F"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572310D9" w14:textId="16A17D85"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MDResellerProductDescription</w:t>
            </w:r>
          </w:p>
        </w:tc>
      </w:tr>
      <w:tr w:rsidR="00DE37A9" w:rsidRPr="00D30FA1" w14:paraId="5DFBAC74" w14:textId="774A29CC" w:rsidTr="00DE37A9">
        <w:trPr>
          <w:trHeight w:val="70"/>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62899CA9" w14:textId="7CBEAC82" w:rsidR="00DE37A9" w:rsidRPr="00D9441C" w:rsidRDefault="00DE37A9" w:rsidP="00DE37A9">
            <w:pPr>
              <w:rPr>
                <w:rFonts w:asciiTheme="minorHAnsi" w:hAnsiTheme="minorHAnsi" w:cstheme="minorHAnsi"/>
                <w:color w:val="000000"/>
                <w:sz w:val="18"/>
                <w:szCs w:val="16"/>
              </w:rPr>
            </w:pPr>
            <w:ins w:id="10644" w:author="Rakesh Singhi" w:date="2015-02-07T15:43:00Z">
              <w:r>
                <w:rPr>
                  <w:rFonts w:asciiTheme="minorHAnsi" w:hAnsiTheme="minorHAnsi" w:cstheme="minorHAnsi"/>
                  <w:color w:val="000000"/>
                  <w:sz w:val="18"/>
                  <w:szCs w:val="16"/>
                </w:rPr>
                <w:t>RESELLER_</w:t>
              </w:r>
            </w:ins>
            <w:r w:rsidRPr="00D9441C">
              <w:rPr>
                <w:rFonts w:asciiTheme="minorHAnsi" w:hAnsiTheme="minorHAnsi" w:cstheme="minorHAnsi"/>
                <w:color w:val="000000"/>
                <w:sz w:val="18"/>
                <w:szCs w:val="16"/>
              </w:rPr>
              <w:t>PRODUCTPART_ID</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44BDF14"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tcPr>
          <w:p w14:paraId="7DB9DA61" w14:textId="17302680" w:rsidR="00DE37A9" w:rsidRPr="006312BA"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ResellerProductId</w:t>
            </w:r>
          </w:p>
        </w:tc>
        <w:tc>
          <w:tcPr>
            <w:tcW w:w="2070" w:type="dxa"/>
            <w:tcBorders>
              <w:top w:val="single" w:sz="4" w:space="0" w:color="auto"/>
              <w:left w:val="single" w:sz="4" w:space="0" w:color="auto"/>
              <w:bottom w:val="single" w:sz="4" w:space="0" w:color="auto"/>
              <w:right w:val="single" w:sz="4" w:space="0" w:color="auto"/>
            </w:tcBorders>
          </w:tcPr>
          <w:p w14:paraId="28E64557" w14:textId="49C5ECC8"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7332768F" w14:textId="6431D8C0"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ResellerProductId</w:t>
            </w:r>
          </w:p>
        </w:tc>
      </w:tr>
      <w:tr w:rsidR="00DE37A9" w:rsidRPr="00D30FA1" w14:paraId="3786DB5B" w14:textId="71FB4B1A" w:rsidTr="00DE37A9">
        <w:trPr>
          <w:trHeight w:val="70"/>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1B13C9AA" w14:textId="39ECF0B0" w:rsidR="00DE37A9" w:rsidRPr="00D9441C" w:rsidRDefault="00DE37A9" w:rsidP="00DE37A9">
            <w:pPr>
              <w:rPr>
                <w:rFonts w:asciiTheme="minorHAnsi" w:hAnsiTheme="minorHAnsi" w:cstheme="minorHAnsi"/>
                <w:color w:val="000000"/>
                <w:sz w:val="18"/>
                <w:szCs w:val="16"/>
              </w:rPr>
            </w:pPr>
            <w:ins w:id="10645" w:author="Rakesh Singhi" w:date="2015-02-07T15:43:00Z">
              <w:r>
                <w:rPr>
                  <w:rFonts w:asciiTheme="minorHAnsi" w:hAnsiTheme="minorHAnsi" w:cstheme="minorHAnsi"/>
                  <w:color w:val="000000"/>
                  <w:sz w:val="18"/>
                  <w:szCs w:val="16"/>
                </w:rPr>
                <w:t>RESELLER_</w:t>
              </w:r>
            </w:ins>
            <w:r w:rsidRPr="00D9441C">
              <w:rPr>
                <w:rFonts w:asciiTheme="minorHAnsi" w:hAnsiTheme="minorHAnsi" w:cstheme="minorHAnsi"/>
                <w:color w:val="000000"/>
                <w:sz w:val="18"/>
                <w:szCs w:val="16"/>
              </w:rPr>
              <w:t>PRODUCT_DESCRIPTION</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12C4B55"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vAlign w:val="bottom"/>
          </w:tcPr>
          <w:p w14:paraId="7B52EE24" w14:textId="77777777" w:rsidR="00DE37A9" w:rsidRPr="006312BA"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ResellerProductDescription</w:t>
            </w:r>
          </w:p>
        </w:tc>
        <w:tc>
          <w:tcPr>
            <w:tcW w:w="2070" w:type="dxa"/>
            <w:tcBorders>
              <w:top w:val="single" w:sz="4" w:space="0" w:color="auto"/>
              <w:left w:val="single" w:sz="4" w:space="0" w:color="auto"/>
              <w:bottom w:val="single" w:sz="4" w:space="0" w:color="auto"/>
              <w:right w:val="single" w:sz="4" w:space="0" w:color="auto"/>
            </w:tcBorders>
          </w:tcPr>
          <w:p w14:paraId="63847021" w14:textId="49199BE8"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507D07BA" w14:textId="6755224D"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ResellerProductDescription</w:t>
            </w:r>
          </w:p>
        </w:tc>
      </w:tr>
      <w:tr w:rsidR="00DE37A9" w:rsidRPr="00D30FA1" w14:paraId="0B4823ED" w14:textId="679E37F8" w:rsidTr="00DE37A9">
        <w:trPr>
          <w:trHeight w:val="70"/>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4B9A0AB3" w14:textId="77777777" w:rsidR="00DE37A9" w:rsidRPr="00D9441C" w:rsidRDefault="00DE37A9" w:rsidP="00DE37A9">
            <w:pPr>
              <w:rPr>
                <w:rFonts w:asciiTheme="minorHAnsi" w:hAnsiTheme="minorHAnsi" w:cstheme="minorHAnsi"/>
                <w:color w:val="000000"/>
                <w:sz w:val="18"/>
                <w:szCs w:val="16"/>
              </w:rPr>
            </w:pPr>
            <w:r w:rsidRPr="00D9441C">
              <w:rPr>
                <w:rFonts w:asciiTheme="minorHAnsi" w:hAnsiTheme="minorHAnsi" w:cstheme="minorHAnsi"/>
                <w:color w:val="000000"/>
                <w:sz w:val="18"/>
                <w:szCs w:val="16"/>
              </w:rPr>
              <w:t>ST</w:t>
            </w:r>
            <w:r>
              <w:rPr>
                <w:rFonts w:asciiTheme="minorHAnsi" w:hAnsiTheme="minorHAnsi" w:cstheme="minorHAnsi"/>
                <w:color w:val="000000"/>
                <w:sz w:val="18"/>
                <w:szCs w:val="16"/>
              </w:rPr>
              <w:t>ATUS</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F994A4B"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vAlign w:val="bottom"/>
          </w:tcPr>
          <w:p w14:paraId="66C41435" w14:textId="2D41B1C7" w:rsidR="00DE37A9" w:rsidRPr="006312BA"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StatusCode</w:t>
            </w:r>
          </w:p>
        </w:tc>
        <w:tc>
          <w:tcPr>
            <w:tcW w:w="2070" w:type="dxa"/>
            <w:tcBorders>
              <w:top w:val="single" w:sz="4" w:space="0" w:color="auto"/>
              <w:left w:val="single" w:sz="4" w:space="0" w:color="auto"/>
              <w:bottom w:val="single" w:sz="4" w:space="0" w:color="auto"/>
              <w:right w:val="single" w:sz="4" w:space="0" w:color="auto"/>
            </w:tcBorders>
          </w:tcPr>
          <w:p w14:paraId="0F76D9EC" w14:textId="767EF8A8"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3BD61749" w14:textId="4811DB09"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StatusCode</w:t>
            </w:r>
          </w:p>
        </w:tc>
      </w:tr>
      <w:tr w:rsidR="00DE37A9" w:rsidRPr="00D30FA1" w14:paraId="35E529E0" w14:textId="1F481E78" w:rsidTr="00DE37A9">
        <w:trPr>
          <w:trHeight w:val="70"/>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6996F970" w14:textId="51DA5459" w:rsidR="00DE37A9" w:rsidRPr="00D9441C" w:rsidRDefault="00DE37A9" w:rsidP="00DE37A9">
            <w:pPr>
              <w:rPr>
                <w:rFonts w:asciiTheme="minorHAnsi" w:hAnsiTheme="minorHAnsi" w:cstheme="minorHAnsi"/>
                <w:color w:val="000000"/>
                <w:sz w:val="18"/>
                <w:szCs w:val="16"/>
              </w:rPr>
            </w:pPr>
            <w:r w:rsidRPr="00D9441C">
              <w:rPr>
                <w:rFonts w:asciiTheme="minorHAnsi" w:hAnsiTheme="minorHAnsi" w:cstheme="minorHAnsi"/>
                <w:color w:val="000000"/>
                <w:sz w:val="18"/>
                <w:szCs w:val="16"/>
              </w:rPr>
              <w:lastRenderedPageBreak/>
              <w:t>REJECT_REASON</w:t>
            </w:r>
            <w:ins w:id="10646" w:author="Rakesh Singhi" w:date="2015-02-07T15:43:00Z">
              <w:r>
                <w:rPr>
                  <w:rFonts w:asciiTheme="minorHAnsi" w:hAnsiTheme="minorHAnsi" w:cstheme="minorHAnsi"/>
                  <w:color w:val="000000"/>
                  <w:sz w:val="18"/>
                  <w:szCs w:val="16"/>
                </w:rPr>
                <w:t>_CODE</w:t>
              </w:r>
            </w:ins>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FEC1C52"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vAlign w:val="bottom"/>
          </w:tcPr>
          <w:p w14:paraId="00075F71" w14:textId="4C4DD863" w:rsidR="00DE37A9" w:rsidRPr="006312BA"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ReasonCode</w:t>
            </w:r>
          </w:p>
        </w:tc>
        <w:tc>
          <w:tcPr>
            <w:tcW w:w="2070" w:type="dxa"/>
            <w:tcBorders>
              <w:top w:val="single" w:sz="4" w:space="0" w:color="auto"/>
              <w:left w:val="single" w:sz="4" w:space="0" w:color="auto"/>
              <w:bottom w:val="single" w:sz="4" w:space="0" w:color="auto"/>
              <w:right w:val="single" w:sz="4" w:space="0" w:color="auto"/>
            </w:tcBorders>
          </w:tcPr>
          <w:p w14:paraId="68D2A910" w14:textId="00163C06"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2CC597FE" w14:textId="325A768C"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ReasonCode</w:t>
            </w:r>
          </w:p>
        </w:tc>
      </w:tr>
      <w:tr w:rsidR="00DE37A9" w:rsidRPr="00D30FA1" w14:paraId="5561566A" w14:textId="3364C02B" w:rsidTr="00DE37A9">
        <w:trPr>
          <w:trHeight w:val="70"/>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33843637" w14:textId="77777777" w:rsidR="00DE37A9" w:rsidRPr="00D9441C"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EXCEPTION_COUNT</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7220BA2A"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vAlign w:val="bottom"/>
          </w:tcPr>
          <w:p w14:paraId="6C92C375" w14:textId="77777777"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ExceptionCount</w:t>
            </w:r>
          </w:p>
        </w:tc>
        <w:tc>
          <w:tcPr>
            <w:tcW w:w="2070" w:type="dxa"/>
            <w:tcBorders>
              <w:top w:val="single" w:sz="4" w:space="0" w:color="auto"/>
              <w:left w:val="single" w:sz="4" w:space="0" w:color="auto"/>
              <w:bottom w:val="single" w:sz="4" w:space="0" w:color="auto"/>
              <w:right w:val="single" w:sz="4" w:space="0" w:color="auto"/>
            </w:tcBorders>
          </w:tcPr>
          <w:p w14:paraId="1F3260F6" w14:textId="70095060"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3B2D03BE" w14:textId="53829FD1"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ExceptionCount</w:t>
            </w:r>
          </w:p>
        </w:tc>
      </w:tr>
      <w:tr w:rsidR="00DE37A9" w:rsidRPr="00D30FA1" w14:paraId="18D942EB" w14:textId="48F56CDC" w:rsidTr="00DE37A9">
        <w:trPr>
          <w:trHeight w:val="70"/>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123D048A" w14:textId="77777777" w:rsidR="00DE37A9" w:rsidRPr="00D9441C"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REPORT_URL</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49E3E86A" w14:textId="77777777" w:rsidR="00DE37A9" w:rsidRPr="008B5BB7" w:rsidRDefault="00DE37A9" w:rsidP="00DE37A9">
            <w:pPr>
              <w:rPr>
                <w:rFonts w:asciiTheme="minorHAnsi" w:hAnsiTheme="minorHAnsi" w:cstheme="minorHAnsi"/>
                <w:color w:val="000000"/>
                <w:sz w:val="18"/>
                <w:szCs w:val="16"/>
              </w:rPr>
            </w:pPr>
            <w:r w:rsidRPr="008B5BB7">
              <w:rPr>
                <w:rFonts w:asciiTheme="minorHAnsi" w:hAnsiTheme="minorHAnsi" w:cstheme="minorHAnsi"/>
                <w:color w:val="000000"/>
                <w:sz w:val="18"/>
                <w:szCs w:val="16"/>
              </w:rPr>
              <w:t>ProductException</w:t>
            </w:r>
          </w:p>
        </w:tc>
        <w:tc>
          <w:tcPr>
            <w:tcW w:w="2520" w:type="dxa"/>
            <w:tcBorders>
              <w:top w:val="single" w:sz="4" w:space="0" w:color="auto"/>
              <w:left w:val="single" w:sz="4" w:space="0" w:color="auto"/>
              <w:bottom w:val="single" w:sz="4" w:space="0" w:color="auto"/>
              <w:right w:val="single" w:sz="4" w:space="0" w:color="auto"/>
            </w:tcBorders>
            <w:vAlign w:val="bottom"/>
          </w:tcPr>
          <w:p w14:paraId="475812E2" w14:textId="77777777"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ReportURL</w:t>
            </w:r>
          </w:p>
        </w:tc>
        <w:tc>
          <w:tcPr>
            <w:tcW w:w="2070" w:type="dxa"/>
            <w:tcBorders>
              <w:top w:val="single" w:sz="4" w:space="0" w:color="auto"/>
              <w:left w:val="single" w:sz="4" w:space="0" w:color="auto"/>
              <w:bottom w:val="single" w:sz="4" w:space="0" w:color="auto"/>
              <w:right w:val="single" w:sz="4" w:space="0" w:color="auto"/>
            </w:tcBorders>
          </w:tcPr>
          <w:p w14:paraId="2A153C73" w14:textId="305D546F" w:rsidR="00DE37A9" w:rsidRDefault="00DE37A9" w:rsidP="00DE37A9">
            <w:pPr>
              <w:rPr>
                <w:rFonts w:asciiTheme="minorHAnsi" w:hAnsiTheme="minorHAnsi" w:cstheme="minorHAnsi"/>
                <w:color w:val="000000"/>
                <w:sz w:val="18"/>
                <w:szCs w:val="16"/>
              </w:rPr>
            </w:pPr>
            <w:r w:rsidRPr="00681063">
              <w:rPr>
                <w:rFonts w:ascii="Calibri" w:hAnsi="Calibri" w:cs="Calibri"/>
                <w:color w:val="000000"/>
                <w:sz w:val="18"/>
                <w:szCs w:val="22"/>
              </w:rPr>
              <w:t>VEBIP_ProductException</w:t>
            </w:r>
          </w:p>
        </w:tc>
        <w:tc>
          <w:tcPr>
            <w:tcW w:w="1800" w:type="dxa"/>
            <w:tcBorders>
              <w:top w:val="single" w:sz="4" w:space="0" w:color="auto"/>
              <w:left w:val="single" w:sz="4" w:space="0" w:color="auto"/>
              <w:bottom w:val="single" w:sz="4" w:space="0" w:color="auto"/>
              <w:right w:val="single" w:sz="4" w:space="0" w:color="auto"/>
            </w:tcBorders>
          </w:tcPr>
          <w:p w14:paraId="0A5E0FCA" w14:textId="5539EF4A" w:rsidR="00DE37A9" w:rsidRDefault="00DE37A9" w:rsidP="00DE37A9">
            <w:pPr>
              <w:rPr>
                <w:rFonts w:asciiTheme="minorHAnsi" w:hAnsiTheme="minorHAnsi" w:cstheme="minorHAnsi"/>
                <w:color w:val="000000"/>
                <w:sz w:val="18"/>
                <w:szCs w:val="16"/>
              </w:rPr>
            </w:pPr>
            <w:r>
              <w:rPr>
                <w:rFonts w:asciiTheme="minorHAnsi" w:hAnsiTheme="minorHAnsi" w:cstheme="minorHAnsi"/>
                <w:color w:val="000000"/>
                <w:sz w:val="18"/>
                <w:szCs w:val="16"/>
              </w:rPr>
              <w:t>ReportURL</w:t>
            </w:r>
          </w:p>
        </w:tc>
      </w:tr>
      <w:tr w:rsidR="00DE37A9" w:rsidRPr="00D30FA1" w14:paraId="3F7AA0AD" w14:textId="55906005" w:rsidTr="00DE37A9">
        <w:trPr>
          <w:trHeight w:val="70"/>
        </w:trPr>
        <w:tc>
          <w:tcPr>
            <w:tcW w:w="6570" w:type="dxa"/>
            <w:gridSpan w:val="3"/>
            <w:tcBorders>
              <w:top w:val="single" w:sz="4" w:space="0" w:color="auto"/>
              <w:left w:val="single" w:sz="4" w:space="0" w:color="auto"/>
              <w:bottom w:val="single" w:sz="4" w:space="0" w:color="auto"/>
              <w:right w:val="single" w:sz="4" w:space="0" w:color="auto"/>
            </w:tcBorders>
            <w:shd w:val="clear" w:color="auto" w:fill="auto"/>
          </w:tcPr>
          <w:p w14:paraId="61E8EA8A" w14:textId="77777777" w:rsidR="00DE37A9" w:rsidRDefault="00DE37A9" w:rsidP="00DE37A9">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2070" w:type="dxa"/>
            <w:tcBorders>
              <w:top w:val="single" w:sz="4" w:space="0" w:color="auto"/>
              <w:left w:val="single" w:sz="4" w:space="0" w:color="auto"/>
              <w:bottom w:val="single" w:sz="4" w:space="0" w:color="auto"/>
              <w:right w:val="single" w:sz="4" w:space="0" w:color="auto"/>
            </w:tcBorders>
          </w:tcPr>
          <w:p w14:paraId="645CA7C8" w14:textId="77777777" w:rsidR="00DE37A9" w:rsidRPr="00BC6D24" w:rsidRDefault="00DE37A9" w:rsidP="00DE37A9">
            <w:pPr>
              <w:rPr>
                <w:rFonts w:asciiTheme="minorHAnsi" w:hAnsiTheme="minorHAnsi" w:cstheme="minorHAnsi"/>
                <w:b/>
                <w:color w:val="000000"/>
                <w:sz w:val="18"/>
                <w:szCs w:val="16"/>
                <w:u w:val="single"/>
              </w:rPr>
            </w:pPr>
          </w:p>
        </w:tc>
        <w:tc>
          <w:tcPr>
            <w:tcW w:w="1800" w:type="dxa"/>
            <w:tcBorders>
              <w:top w:val="single" w:sz="4" w:space="0" w:color="auto"/>
              <w:left w:val="single" w:sz="4" w:space="0" w:color="auto"/>
              <w:bottom w:val="single" w:sz="4" w:space="0" w:color="auto"/>
              <w:right w:val="single" w:sz="4" w:space="0" w:color="auto"/>
            </w:tcBorders>
          </w:tcPr>
          <w:p w14:paraId="1EC07D08" w14:textId="77777777" w:rsidR="00DE37A9" w:rsidRPr="00BC6D24" w:rsidRDefault="00DE37A9" w:rsidP="00DE37A9">
            <w:pPr>
              <w:rPr>
                <w:rFonts w:asciiTheme="minorHAnsi" w:hAnsiTheme="minorHAnsi" w:cstheme="minorHAnsi"/>
                <w:b/>
                <w:color w:val="000000"/>
                <w:sz w:val="18"/>
                <w:szCs w:val="16"/>
                <w:u w:val="single"/>
              </w:rPr>
            </w:pPr>
          </w:p>
        </w:tc>
      </w:tr>
    </w:tbl>
    <w:p w14:paraId="78060B3F" w14:textId="77777777" w:rsidR="00AB2B0E" w:rsidRDefault="00AB2B0E" w:rsidP="002A5C1E">
      <w:pPr>
        <w:rPr>
          <w:rFonts w:asciiTheme="minorHAnsi" w:hAnsiTheme="minorHAnsi" w:cstheme="minorHAnsi"/>
        </w:rPr>
      </w:pPr>
    </w:p>
    <w:p w14:paraId="1AEA62E7" w14:textId="77777777" w:rsidR="00D128EF" w:rsidRDefault="00D128EF" w:rsidP="002A5C1E">
      <w:pPr>
        <w:rPr>
          <w:rFonts w:asciiTheme="minorHAnsi" w:hAnsiTheme="minorHAnsi" w:cstheme="minorHAnsi"/>
        </w:rPr>
      </w:pPr>
    </w:p>
    <w:p w14:paraId="2CE10ADD" w14:textId="48E26265" w:rsidR="002A5C1E" w:rsidRPr="0075631B" w:rsidRDefault="002A5C1E"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r>
        <w:rPr>
          <w:rFonts w:asciiTheme="minorHAnsi" w:hAnsiTheme="minorHAnsi" w:cstheme="minorHAnsi"/>
          <w:b/>
          <w:i/>
          <w:sz w:val="24"/>
          <w:szCs w:val="24"/>
          <w:lang w:val="en-GB"/>
        </w:rPr>
        <w:t xml:space="preserve"> </w:t>
      </w:r>
      <w:bookmarkStart w:id="10647" w:name="_Toc415065549"/>
      <w:r w:rsidR="00843F76">
        <w:rPr>
          <w:rFonts w:asciiTheme="minorHAnsi" w:hAnsiTheme="minorHAnsi" w:cstheme="minorHAnsi"/>
          <w:b/>
          <w:i/>
          <w:sz w:val="24"/>
          <w:szCs w:val="24"/>
          <w:lang w:val="en-GB"/>
        </w:rPr>
        <w:t>DMO_</w:t>
      </w:r>
      <w:r w:rsidRPr="0075631B">
        <w:rPr>
          <w:rFonts w:asciiTheme="minorHAnsi" w:hAnsiTheme="minorHAnsi" w:cstheme="minorHAnsi"/>
          <w:b/>
          <w:i/>
          <w:sz w:val="24"/>
          <w:szCs w:val="24"/>
          <w:lang w:val="en-GB"/>
        </w:rPr>
        <w:t>PARTNER_EX</w:t>
      </w:r>
      <w:r w:rsidR="0093049B">
        <w:rPr>
          <w:rFonts w:asciiTheme="minorHAnsi" w:hAnsiTheme="minorHAnsi" w:cstheme="minorHAnsi"/>
          <w:b/>
          <w:i/>
          <w:sz w:val="24"/>
          <w:szCs w:val="24"/>
          <w:lang w:val="en-GB"/>
        </w:rPr>
        <w:t>P</w:t>
      </w:r>
      <w:r w:rsidR="00C90592">
        <w:rPr>
          <w:rFonts w:asciiTheme="minorHAnsi" w:hAnsiTheme="minorHAnsi" w:cstheme="minorHAnsi"/>
          <w:b/>
          <w:i/>
          <w:sz w:val="24"/>
          <w:szCs w:val="24"/>
          <w:lang w:val="en-GB"/>
        </w:rPr>
        <w:t>_MIR</w:t>
      </w:r>
      <w:bookmarkEnd w:id="10647"/>
    </w:p>
    <w:p w14:paraId="506A9D0C" w14:textId="77777777" w:rsidR="002A5C1E" w:rsidRDefault="002A5C1E" w:rsidP="002A5C1E">
      <w:pPr>
        <w:rPr>
          <w:rFonts w:asciiTheme="minorHAnsi" w:hAnsiTheme="minorHAnsi" w:cstheme="minorHAnsi"/>
        </w:rPr>
      </w:pPr>
      <w:r>
        <w:rPr>
          <w:rFonts w:asciiTheme="minorHAnsi" w:hAnsiTheme="minorHAnsi" w:cstheme="minorHAnsi"/>
        </w:rPr>
        <w:t>This staging table contains the Real Time Partner Exception table data from PNP Source view.</w:t>
      </w:r>
    </w:p>
    <w:p w14:paraId="2517AA41" w14:textId="77777777" w:rsidR="002A5C1E" w:rsidRPr="00D30FA1" w:rsidRDefault="002A5C1E" w:rsidP="002A5C1E">
      <w:pPr>
        <w:rPr>
          <w:rFonts w:asciiTheme="minorHAnsi" w:hAnsiTheme="minorHAnsi" w:cstheme="minorHAnsi"/>
        </w:rPr>
      </w:pPr>
    </w:p>
    <w:p w14:paraId="17EB51BD"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77A22107"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39AB7622"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01DFD238"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029055F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763F5B65"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52B6F670"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21D9FF1C"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431C887F" w14:textId="14BE7D3D" w:rsidR="002A5C1E" w:rsidRPr="00D30FA1" w:rsidRDefault="00843F76" w:rsidP="0093049B">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PARTNER_EX</w:t>
            </w:r>
            <w:r w:rsidR="0093049B">
              <w:rPr>
                <w:rFonts w:asciiTheme="minorHAnsi" w:hAnsiTheme="minorHAnsi" w:cstheme="minorHAnsi"/>
                <w:color w:val="000000"/>
                <w:sz w:val="18"/>
                <w:szCs w:val="16"/>
              </w:rPr>
              <w:t>P</w:t>
            </w:r>
            <w:r w:rsidR="002A5C1E">
              <w:rPr>
                <w:rFonts w:asciiTheme="minorHAnsi" w:hAnsiTheme="minorHAnsi" w:cstheme="minorHAnsi"/>
                <w:color w:val="000000"/>
                <w:sz w:val="18"/>
                <w:szCs w:val="16"/>
              </w:rPr>
              <w:t>_</w:t>
            </w:r>
            <w:r>
              <w:rPr>
                <w:rFonts w:asciiTheme="minorHAnsi" w:hAnsiTheme="minorHAnsi" w:cstheme="minorHAnsi"/>
                <w:color w:val="000000"/>
                <w:sz w:val="18"/>
                <w:szCs w:val="16"/>
              </w:rPr>
              <w:t>MIR</w:t>
            </w:r>
          </w:p>
        </w:tc>
        <w:tc>
          <w:tcPr>
            <w:tcW w:w="992" w:type="dxa"/>
            <w:tcBorders>
              <w:top w:val="single" w:sz="4" w:space="0" w:color="auto"/>
              <w:left w:val="single" w:sz="4" w:space="0" w:color="auto"/>
              <w:bottom w:val="single" w:sz="4" w:space="0" w:color="auto"/>
              <w:right w:val="single" w:sz="4" w:space="0" w:color="auto"/>
            </w:tcBorders>
            <w:hideMark/>
          </w:tcPr>
          <w:p w14:paraId="38AD5A3C" w14:textId="62EDAEF2" w:rsidR="002A5C1E" w:rsidRPr="00D30FA1" w:rsidRDefault="00446233" w:rsidP="00B36295">
            <w:pPr>
              <w:rPr>
                <w:rFonts w:asciiTheme="minorHAnsi" w:hAnsiTheme="minorHAnsi" w:cstheme="minorHAnsi"/>
                <w:color w:val="000000"/>
                <w:sz w:val="18"/>
                <w:szCs w:val="16"/>
              </w:rPr>
            </w:pPr>
            <w:del w:id="10648" w:author="Rakesh Singhi" w:date="2015-02-07T15:45:00Z">
              <w:r w:rsidDel="0037582A">
                <w:rPr>
                  <w:rFonts w:asciiTheme="minorHAnsi" w:hAnsiTheme="minorHAnsi" w:cstheme="minorHAnsi"/>
                  <w:color w:val="000000"/>
                  <w:sz w:val="18"/>
                  <w:szCs w:val="16"/>
                </w:rPr>
                <w:delText>ISRVE_DMO_DW</w:delText>
              </w:r>
            </w:del>
            <w:ins w:id="10649" w:author="Rakesh Singhi" w:date="2015-02-07T15:45:00Z">
              <w:r w:rsidR="0037582A">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6D6B916D"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5018F9A2" w14:textId="77777777" w:rsidR="002A5C1E" w:rsidRDefault="002A5C1E" w:rsidP="002A5C1E">
      <w:pPr>
        <w:spacing w:after="120"/>
        <w:rPr>
          <w:rFonts w:asciiTheme="minorHAnsi" w:hAnsiTheme="minorHAnsi" w:cstheme="minorHAnsi"/>
          <w:u w:val="single"/>
        </w:rPr>
      </w:pPr>
    </w:p>
    <w:p w14:paraId="692D989C"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250"/>
        <w:gridCol w:w="990"/>
        <w:gridCol w:w="2250"/>
      </w:tblGrid>
      <w:tr w:rsidR="002A5C1E" w:rsidRPr="00D30FA1" w14:paraId="6D5FCE38"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154493EF"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02EBE396"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vAlign w:val="center"/>
            <w:hideMark/>
          </w:tcPr>
          <w:p w14:paraId="2E86A7F7" w14:textId="77777777" w:rsidR="002A5C1E" w:rsidRPr="00D30FA1" w:rsidRDefault="002A5C1E" w:rsidP="00B36295">
            <w:pPr>
              <w:rPr>
                <w:rFonts w:asciiTheme="minorHAnsi" w:hAnsiTheme="minorHAnsi" w:cstheme="minorHAnsi"/>
                <w:color w:val="000000"/>
                <w:sz w:val="18"/>
                <w:szCs w:val="16"/>
              </w:rPr>
            </w:pPr>
            <w:r w:rsidRPr="00973E84">
              <w:rPr>
                <w:rFonts w:asciiTheme="minorHAnsi" w:hAnsiTheme="minorHAnsi" w:cstheme="minorHAnsi"/>
                <w:sz w:val="16"/>
                <w:szCs w:val="16"/>
              </w:rPr>
              <w:t>Staging1</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7EE68A97"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14:paraId="7C4B8EE4"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tcPr>
          <w:p w14:paraId="0F7734DB" w14:textId="77777777" w:rsidR="002A5C1E" w:rsidRPr="004B4C9C" w:rsidRDefault="002A5C1E" w:rsidP="00B36295">
            <w:pPr>
              <w:rPr>
                <w:rFonts w:asciiTheme="minorHAnsi" w:hAnsiTheme="minorHAnsi" w:cstheme="minorHAnsi"/>
                <w:sz w:val="18"/>
                <w:szCs w:val="18"/>
              </w:rPr>
            </w:pPr>
            <w:r>
              <w:rPr>
                <w:rFonts w:asciiTheme="minorHAnsi" w:hAnsiTheme="minorHAnsi" w:cstheme="minorHAnsi"/>
                <w:sz w:val="18"/>
                <w:szCs w:val="18"/>
              </w:rPr>
              <w:t>PARTNER_EXCEPTION_SEQID</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B33686F" w14:textId="77777777" w:rsidR="002A5C1E" w:rsidRPr="004B4C9C" w:rsidRDefault="002A5C1E" w:rsidP="00B36295">
            <w:pPr>
              <w:rPr>
                <w:rFonts w:asciiTheme="minorHAnsi" w:hAnsiTheme="minorHAnsi" w:cstheme="minorHAnsi"/>
                <w:sz w:val="18"/>
                <w:szCs w:val="18"/>
              </w:rPr>
            </w:pPr>
            <w:r w:rsidRPr="004B4C9C">
              <w:rPr>
                <w:rFonts w:asciiTheme="minorHAnsi" w:hAnsiTheme="minorHAnsi" w:cstheme="minorHAnsi"/>
                <w:sz w:val="18"/>
                <w:szCs w:val="18"/>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E3A50FA"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E415AF8" w14:textId="77777777" w:rsidR="002A5C1E" w:rsidRPr="004B4C9C" w:rsidRDefault="002A5C1E" w:rsidP="00B36295">
            <w:pPr>
              <w:rPr>
                <w:rFonts w:asciiTheme="minorHAnsi" w:hAnsiTheme="minorHAnsi" w:cstheme="minorHAnsi"/>
                <w:sz w:val="18"/>
                <w:szCs w:val="18"/>
              </w:rPr>
            </w:pPr>
            <w:r>
              <w:rPr>
                <w:rFonts w:asciiTheme="minorHAnsi" w:hAnsiTheme="minorHAnsi" w:cstheme="minorHAnsi"/>
                <w:sz w:val="18"/>
                <w:szCs w:val="18"/>
              </w:rPr>
              <w:t>Seq Key generated at EBIP side</w:t>
            </w:r>
          </w:p>
        </w:tc>
      </w:tr>
      <w:tr w:rsidR="002A5C1E" w:rsidRPr="00D30FA1" w:rsidDel="001758CD" w14:paraId="79F5771A" w14:textId="49C5F6DA" w:rsidTr="006740BA">
        <w:trPr>
          <w:del w:id="10650" w:author="Rakesh Singhi" w:date="2015-02-07T15:43: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9B5C6DF" w14:textId="69B24BBC" w:rsidR="002A5C1E" w:rsidRPr="00DA2062" w:rsidDel="001758CD" w:rsidRDefault="002A5C1E" w:rsidP="00B36295">
            <w:pPr>
              <w:rPr>
                <w:del w:id="10651" w:author="Rakesh Singhi" w:date="2015-02-07T15:43:00Z"/>
                <w:rFonts w:asciiTheme="minorHAnsi" w:hAnsiTheme="minorHAnsi" w:cstheme="minorHAnsi"/>
                <w:color w:val="000000"/>
                <w:sz w:val="18"/>
                <w:szCs w:val="16"/>
              </w:rPr>
            </w:pPr>
            <w:del w:id="10652" w:author="Rakesh Singhi" w:date="2015-02-07T15:43:00Z">
              <w:r w:rsidDel="001758CD">
                <w:rPr>
                  <w:rFonts w:asciiTheme="minorHAnsi" w:hAnsiTheme="minorHAnsi" w:cstheme="minorHAnsi"/>
                  <w:color w:val="000000"/>
                  <w:sz w:val="18"/>
                  <w:szCs w:val="16"/>
                </w:rPr>
                <w:delText>PARTNER_ID</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D9B5791" w14:textId="28B10268" w:rsidR="002A5C1E" w:rsidRPr="00DD1485" w:rsidDel="001758CD" w:rsidRDefault="002A5C1E" w:rsidP="00B36295">
            <w:pPr>
              <w:rPr>
                <w:del w:id="10653" w:author="Rakesh Singhi" w:date="2015-02-07T15:43:00Z"/>
                <w:rFonts w:asciiTheme="minorHAnsi" w:hAnsiTheme="minorHAnsi" w:cstheme="minorHAnsi"/>
                <w:color w:val="000000"/>
                <w:sz w:val="18"/>
                <w:szCs w:val="16"/>
              </w:rPr>
            </w:pPr>
            <w:del w:id="10654" w:author="Rakesh Singhi" w:date="2015-02-07T15:43:00Z">
              <w:r w:rsidDel="001758CD">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B7B2792" w14:textId="7853DEBB" w:rsidR="002A5C1E" w:rsidRPr="00D30FA1" w:rsidDel="001758CD" w:rsidRDefault="002A5C1E" w:rsidP="00B36295">
            <w:pPr>
              <w:rPr>
                <w:del w:id="10655" w:author="Rakesh Singhi" w:date="2015-02-07T15:43:00Z"/>
                <w:rFonts w:asciiTheme="minorHAnsi" w:hAnsiTheme="minorHAnsi" w:cstheme="minorHAnsi"/>
                <w:color w:val="000000"/>
                <w:sz w:val="18"/>
                <w:szCs w:val="16"/>
              </w:rPr>
            </w:pPr>
            <w:del w:id="10656" w:author="Rakesh Singhi" w:date="2015-02-07T15:43:00Z">
              <w:r w:rsidDel="001758CD">
                <w:rPr>
                  <w:rFonts w:ascii="Arial" w:hAnsi="Arial" w:cs="Arial"/>
                </w:rPr>
                <w:fldChar w:fldCharType="begin">
                  <w:ffData>
                    <w:name w:val=""/>
                    <w:enabled/>
                    <w:calcOnExit w:val="0"/>
                    <w:checkBox>
                      <w:size w:val="18"/>
                      <w:default w:val="1"/>
                    </w:checkBox>
                  </w:ffData>
                </w:fldChar>
              </w:r>
              <w:r w:rsidDel="001758CD">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1758CD">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1EA9FA56" w14:textId="170F874B" w:rsidR="002A5C1E" w:rsidRPr="00370929" w:rsidDel="001758CD" w:rsidRDefault="002A5C1E" w:rsidP="00B36295">
            <w:pPr>
              <w:rPr>
                <w:del w:id="10657" w:author="Rakesh Singhi" w:date="2015-02-07T15:43:00Z"/>
                <w:rFonts w:asciiTheme="minorHAnsi" w:hAnsiTheme="minorHAnsi" w:cstheme="minorHAnsi"/>
                <w:color w:val="000000"/>
                <w:sz w:val="18"/>
                <w:szCs w:val="16"/>
                <w:highlight w:val="yellow"/>
              </w:rPr>
            </w:pPr>
            <w:del w:id="10658" w:author="Rakesh Singhi" w:date="2015-02-07T15:43:00Z">
              <w:r w:rsidRPr="00110550" w:rsidDel="001758CD">
                <w:rPr>
                  <w:rFonts w:asciiTheme="minorHAnsi" w:hAnsiTheme="minorHAnsi" w:cstheme="minorHAnsi"/>
                  <w:color w:val="000000"/>
                  <w:sz w:val="18"/>
                  <w:szCs w:val="16"/>
                </w:rPr>
                <w:delText>Partner ID</w:delText>
              </w:r>
            </w:del>
          </w:p>
        </w:tc>
      </w:tr>
      <w:tr w:rsidR="002A5C1E" w:rsidRPr="00D30FA1" w14:paraId="36CFD5CB"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8E713AF" w14:textId="77777777" w:rsidR="002A5C1E" w:rsidRPr="00DA2062"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33EB0880" w14:textId="50F904D1"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93049B">
              <w:rPr>
                <w:rFonts w:asciiTheme="minorHAnsi" w:hAnsiTheme="minorHAnsi" w:cstheme="minorHAnsi"/>
                <w:color w:val="000000"/>
                <w:sz w:val="18"/>
                <w:szCs w:val="16"/>
              </w:rPr>
              <w:t>(1</w:t>
            </w:r>
            <w:r w:rsidR="002A5C1E">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AB1EDDD"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76FF2F8B" w14:textId="77777777" w:rsidR="002A5C1E" w:rsidRPr="00A26324"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Country Name</w:t>
            </w:r>
          </w:p>
        </w:tc>
      </w:tr>
      <w:tr w:rsidR="0093049B" w:rsidRPr="00D30FA1" w14:paraId="4B8D9016"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410AE91" w14:textId="10DD71B7" w:rsidR="0093049B" w:rsidRDefault="0093049B" w:rsidP="00B36295">
            <w:pPr>
              <w:rPr>
                <w:rFonts w:asciiTheme="minorHAnsi" w:hAnsiTheme="minorHAnsi" w:cstheme="minorHAnsi"/>
                <w:color w:val="000000"/>
                <w:sz w:val="18"/>
                <w:szCs w:val="16"/>
              </w:rPr>
            </w:pPr>
            <w:r>
              <w:rPr>
                <w:rFonts w:asciiTheme="minorHAnsi" w:hAnsiTheme="minorHAnsi" w:cstheme="minorHAnsi"/>
                <w:color w:val="000000"/>
                <w:sz w:val="18"/>
                <w:szCs w:val="16"/>
              </w:rPr>
              <w:t>PARTNER_ID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F05ACEB" w14:textId="7C3AB052" w:rsidR="0093049B" w:rsidRDefault="0093049B"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NUMBER(10)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7C78EB6" w14:textId="77777777" w:rsidR="0093049B" w:rsidRDefault="0093049B" w:rsidP="00B36295">
            <w:pPr>
              <w:rPr>
                <w:rFonts w:ascii="Arial" w:hAnsi="Arial" w:cs="Arial"/>
              </w:rPr>
            </w:pPr>
          </w:p>
        </w:tc>
        <w:tc>
          <w:tcPr>
            <w:tcW w:w="2250" w:type="dxa"/>
            <w:tcBorders>
              <w:top w:val="single" w:sz="4" w:space="0" w:color="auto"/>
              <w:left w:val="single" w:sz="4" w:space="0" w:color="auto"/>
              <w:right w:val="single" w:sz="4" w:space="0" w:color="auto"/>
            </w:tcBorders>
            <w:vAlign w:val="center"/>
          </w:tcPr>
          <w:p w14:paraId="0DBA9FB5" w14:textId="350ECFE6" w:rsidR="0093049B" w:rsidRDefault="00EB6258" w:rsidP="00B36295">
            <w:pPr>
              <w:rPr>
                <w:rFonts w:asciiTheme="minorHAnsi" w:hAnsiTheme="minorHAnsi" w:cstheme="minorHAnsi"/>
                <w:color w:val="000000"/>
                <w:sz w:val="18"/>
                <w:szCs w:val="16"/>
              </w:rPr>
            </w:pPr>
            <w:ins w:id="10659" w:author="Sowndarya S (WT01 - Manufacturing &amp; Hi Tech)" w:date="2015-03-24T10:40:00Z">
              <w:r>
                <w:rPr>
                  <w:rFonts w:asciiTheme="minorHAnsi" w:hAnsiTheme="minorHAnsi" w:cstheme="minorHAnsi"/>
                  <w:color w:val="000000"/>
                  <w:sz w:val="18"/>
                  <w:szCs w:val="16"/>
                </w:rPr>
                <w:t>PartnerId</w:t>
              </w:r>
            </w:ins>
          </w:p>
        </w:tc>
      </w:tr>
      <w:tr w:rsidR="002A5C1E" w:rsidRPr="00D30FA1" w:rsidDel="001758CD" w14:paraId="212E7315" w14:textId="5FC2C87F" w:rsidTr="00B36295">
        <w:trPr>
          <w:del w:id="10660" w:author="Rakesh Singhi" w:date="2015-02-07T15:43: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5E498E9B" w14:textId="2C1FD014" w:rsidR="002A5C1E" w:rsidRPr="00DD1485" w:rsidDel="001758CD" w:rsidRDefault="002A5C1E" w:rsidP="00B36295">
            <w:pPr>
              <w:rPr>
                <w:del w:id="10661" w:author="Rakesh Singhi" w:date="2015-02-07T15:43:00Z"/>
                <w:rFonts w:asciiTheme="minorHAnsi" w:hAnsiTheme="minorHAnsi" w:cstheme="minorHAnsi"/>
                <w:color w:val="000000"/>
                <w:sz w:val="18"/>
                <w:szCs w:val="16"/>
              </w:rPr>
            </w:pPr>
            <w:del w:id="10662" w:author="Rakesh Singhi" w:date="2015-02-07T15:43:00Z">
              <w:r w:rsidDel="001758CD">
                <w:rPr>
                  <w:rFonts w:asciiTheme="minorHAnsi" w:hAnsiTheme="minorHAnsi" w:cstheme="minorHAnsi"/>
                  <w:color w:val="000000"/>
                  <w:sz w:val="18"/>
                  <w:szCs w:val="16"/>
                </w:rPr>
                <w:delText>DMO_REGION</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6F0C38C" w14:textId="2F17C916" w:rsidR="002A5C1E" w:rsidRPr="00DD1485" w:rsidDel="001758CD" w:rsidRDefault="00446233" w:rsidP="00B36295">
            <w:pPr>
              <w:rPr>
                <w:del w:id="10663" w:author="Rakesh Singhi" w:date="2015-02-07T15:43:00Z"/>
                <w:rFonts w:asciiTheme="minorHAnsi" w:hAnsiTheme="minorHAnsi" w:cstheme="minorHAnsi"/>
                <w:color w:val="000000"/>
                <w:sz w:val="18"/>
                <w:szCs w:val="16"/>
              </w:rPr>
            </w:pPr>
            <w:del w:id="10664" w:author="Rakesh Singhi" w:date="2015-02-07T15:43:00Z">
              <w:r w:rsidDel="001758CD">
                <w:rPr>
                  <w:rFonts w:asciiTheme="minorHAnsi" w:hAnsiTheme="minorHAnsi" w:cstheme="minorHAnsi"/>
                  <w:color w:val="000000"/>
                  <w:sz w:val="18"/>
                  <w:szCs w:val="16"/>
                </w:rPr>
                <w:delText>NVARCHAR2</w:delText>
              </w:r>
              <w:r w:rsidR="002A5C1E" w:rsidRPr="005E6E58" w:rsidDel="001758CD">
                <w:rPr>
                  <w:rFonts w:asciiTheme="minorHAnsi" w:hAnsiTheme="minorHAnsi" w:cstheme="minorHAnsi"/>
                  <w:color w:val="000000"/>
                  <w:sz w:val="18"/>
                  <w:szCs w:val="16"/>
                </w:rPr>
                <w:delText>(50)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D8AB9A3" w14:textId="1D6DD477" w:rsidR="002A5C1E" w:rsidRPr="00D30FA1" w:rsidDel="001758CD" w:rsidRDefault="002A5C1E" w:rsidP="00B36295">
            <w:pPr>
              <w:rPr>
                <w:del w:id="10665" w:author="Rakesh Singhi" w:date="2015-02-07T15:43:00Z"/>
                <w:rFonts w:asciiTheme="minorHAnsi" w:hAnsiTheme="minorHAnsi" w:cstheme="minorHAnsi"/>
                <w:color w:val="000000"/>
                <w:sz w:val="18"/>
                <w:szCs w:val="16"/>
              </w:rPr>
            </w:pPr>
            <w:del w:id="10666" w:author="Rakesh Singhi" w:date="2015-02-07T15:43:00Z">
              <w:r w:rsidDel="001758CD">
                <w:rPr>
                  <w:rFonts w:ascii="Arial" w:hAnsi="Arial" w:cs="Arial"/>
                </w:rPr>
                <w:fldChar w:fldCharType="begin">
                  <w:ffData>
                    <w:name w:val=""/>
                    <w:enabled/>
                    <w:calcOnExit w:val="0"/>
                    <w:checkBox>
                      <w:size w:val="18"/>
                      <w:default w:val="1"/>
                    </w:checkBox>
                  </w:ffData>
                </w:fldChar>
              </w:r>
              <w:r w:rsidDel="001758CD">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1758CD">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6E006BA4" w14:textId="5D6AA82E" w:rsidR="002A5C1E" w:rsidRPr="00D30FA1" w:rsidDel="001758CD" w:rsidRDefault="002A5C1E" w:rsidP="00B36295">
            <w:pPr>
              <w:rPr>
                <w:del w:id="10667" w:author="Rakesh Singhi" w:date="2015-02-07T15:43:00Z"/>
                <w:rFonts w:asciiTheme="minorHAnsi" w:hAnsiTheme="minorHAnsi" w:cstheme="minorHAnsi"/>
                <w:color w:val="000000"/>
                <w:sz w:val="18"/>
                <w:szCs w:val="16"/>
              </w:rPr>
            </w:pPr>
            <w:del w:id="10668" w:author="Rakesh Singhi" w:date="2015-02-07T15:43:00Z">
              <w:r w:rsidDel="001758CD">
                <w:rPr>
                  <w:rFonts w:asciiTheme="minorHAnsi" w:hAnsiTheme="minorHAnsi" w:cstheme="minorHAnsi"/>
                  <w:color w:val="000000"/>
                  <w:sz w:val="18"/>
                  <w:szCs w:val="16"/>
                </w:rPr>
                <w:delText>Region Name</w:delText>
              </w:r>
            </w:del>
          </w:p>
        </w:tc>
      </w:tr>
      <w:tr w:rsidR="002A5C1E" w:rsidRPr="00D30FA1" w14:paraId="25D3DB07"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0E01B3E4"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MD_VAT_ID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25EDB56" w14:textId="4C5D50DC"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C116435"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023E29BD"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VAT ID of MD</w:t>
            </w:r>
          </w:p>
        </w:tc>
      </w:tr>
      <w:tr w:rsidR="002A5C1E" w:rsidRPr="00D30FA1" w14:paraId="5EA655C5"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B866B32"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MD_NAME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ECB2ADC" w14:textId="32F3E728"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(255)</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33847FC"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312E775F"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 Name</w:t>
            </w:r>
          </w:p>
        </w:tc>
      </w:tr>
      <w:tr w:rsidR="002A5C1E" w:rsidRPr="00D30FA1" w14:paraId="75D0C8CD"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2E3553BD" w14:textId="77777777" w:rsidR="002A5C1E" w:rsidRPr="00DD1485"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MD_RESELLER_VAT_ID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EDA4616" w14:textId="51F7BE33"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6BF9E53"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202991F3" w14:textId="000790C1" w:rsidR="002A5C1E" w:rsidRPr="00D30FA1" w:rsidRDefault="001758CD" w:rsidP="00B36295">
            <w:pPr>
              <w:rPr>
                <w:rFonts w:asciiTheme="minorHAnsi" w:hAnsiTheme="minorHAnsi" w:cstheme="minorHAnsi"/>
                <w:color w:val="000000"/>
                <w:sz w:val="18"/>
                <w:szCs w:val="16"/>
              </w:rPr>
            </w:pPr>
            <w:ins w:id="10669" w:author="Rakesh Singhi" w:date="2015-02-07T15:44:00Z">
              <w:r>
                <w:rPr>
                  <w:rFonts w:asciiTheme="minorHAnsi" w:hAnsiTheme="minorHAnsi" w:cstheme="minorHAnsi"/>
                  <w:color w:val="000000"/>
                  <w:sz w:val="18"/>
                  <w:szCs w:val="16"/>
                </w:rPr>
                <w:t xml:space="preserve">Incorrect </w:t>
              </w:r>
            </w:ins>
            <w:del w:id="10670" w:author="Rakesh Singhi" w:date="2015-02-07T15:44:00Z">
              <w:r w:rsidR="002A5C1E" w:rsidDel="001758CD">
                <w:rPr>
                  <w:rFonts w:asciiTheme="minorHAnsi" w:hAnsiTheme="minorHAnsi" w:cstheme="minorHAnsi"/>
                  <w:color w:val="000000"/>
                  <w:sz w:val="18"/>
                  <w:szCs w:val="16"/>
                </w:rPr>
                <w:delText xml:space="preserve">Corrected </w:delText>
              </w:r>
            </w:del>
            <w:r w:rsidR="002A5C1E">
              <w:rPr>
                <w:rFonts w:asciiTheme="minorHAnsi" w:hAnsiTheme="minorHAnsi" w:cstheme="minorHAnsi"/>
                <w:color w:val="000000"/>
                <w:sz w:val="18"/>
                <w:szCs w:val="16"/>
              </w:rPr>
              <w:t>VAT Id</w:t>
            </w:r>
          </w:p>
        </w:tc>
      </w:tr>
      <w:tr w:rsidR="002A5C1E" w:rsidRPr="00D30FA1" w14:paraId="3A589A1D"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5B46325"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MD_RESELLER_NAME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44C7A40" w14:textId="33647BBC"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(255</w:t>
            </w:r>
            <w:r w:rsidR="009B5308">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4FAD41A"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75A79DAB" w14:textId="2F872346" w:rsidR="002A5C1E" w:rsidRPr="00D30FA1" w:rsidRDefault="001758CD" w:rsidP="00B36295">
            <w:pPr>
              <w:rPr>
                <w:rFonts w:asciiTheme="minorHAnsi" w:hAnsiTheme="minorHAnsi" w:cstheme="minorHAnsi"/>
                <w:color w:val="000000"/>
                <w:sz w:val="18"/>
                <w:szCs w:val="16"/>
              </w:rPr>
            </w:pPr>
            <w:ins w:id="10671" w:author="Rakesh Singhi" w:date="2015-02-07T15:44:00Z">
              <w:r>
                <w:rPr>
                  <w:rFonts w:asciiTheme="minorHAnsi" w:hAnsiTheme="minorHAnsi" w:cstheme="minorHAnsi"/>
                  <w:color w:val="000000"/>
                  <w:sz w:val="18"/>
                  <w:szCs w:val="16"/>
                </w:rPr>
                <w:t xml:space="preserve">Incorrect </w:t>
              </w:r>
            </w:ins>
            <w:del w:id="10672" w:author="Rakesh Singhi" w:date="2015-02-07T15:44:00Z">
              <w:r w:rsidR="002A5C1E" w:rsidDel="001758CD">
                <w:rPr>
                  <w:rFonts w:asciiTheme="minorHAnsi" w:hAnsiTheme="minorHAnsi" w:cstheme="minorHAnsi"/>
                  <w:color w:val="000000"/>
                  <w:sz w:val="18"/>
                  <w:szCs w:val="16"/>
                </w:rPr>
                <w:delText xml:space="preserve">Corrected </w:delText>
              </w:r>
            </w:del>
            <w:r w:rsidR="002A5C1E">
              <w:rPr>
                <w:rFonts w:asciiTheme="minorHAnsi" w:hAnsiTheme="minorHAnsi" w:cstheme="minorHAnsi"/>
                <w:color w:val="000000"/>
                <w:sz w:val="18"/>
                <w:szCs w:val="16"/>
              </w:rPr>
              <w:t>Name</w:t>
            </w:r>
          </w:p>
        </w:tc>
      </w:tr>
      <w:tr w:rsidR="002A5C1E" w:rsidRPr="00D30FA1" w14:paraId="1AA9709F"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41D2113"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RESELLER_VAT_ID</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1C8ACE3D" w14:textId="02808B03"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(50)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416C936"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right w:val="single" w:sz="4" w:space="0" w:color="auto"/>
            </w:tcBorders>
            <w:vAlign w:val="center"/>
          </w:tcPr>
          <w:p w14:paraId="4931E84B" w14:textId="078B4C91" w:rsidR="002A5C1E" w:rsidRPr="00D30FA1" w:rsidRDefault="002A5C1E" w:rsidP="00B36295">
            <w:pPr>
              <w:rPr>
                <w:rFonts w:asciiTheme="minorHAnsi" w:hAnsiTheme="minorHAnsi" w:cstheme="minorHAnsi"/>
                <w:color w:val="000000"/>
                <w:sz w:val="18"/>
                <w:szCs w:val="16"/>
              </w:rPr>
            </w:pPr>
            <w:del w:id="10673" w:author="Rakesh Singhi" w:date="2015-02-07T15:44:00Z">
              <w:r w:rsidDel="001758CD">
                <w:rPr>
                  <w:rFonts w:asciiTheme="minorHAnsi" w:hAnsiTheme="minorHAnsi" w:cstheme="minorHAnsi"/>
                  <w:color w:val="000000"/>
                  <w:sz w:val="18"/>
                  <w:szCs w:val="16"/>
                </w:rPr>
                <w:delText xml:space="preserve">Incorrect </w:delText>
              </w:r>
            </w:del>
            <w:ins w:id="10674" w:author="Rakesh Singhi" w:date="2015-02-07T15:44:00Z">
              <w:r w:rsidR="001758CD">
                <w:rPr>
                  <w:rFonts w:asciiTheme="minorHAnsi" w:hAnsiTheme="minorHAnsi" w:cstheme="minorHAnsi"/>
                  <w:color w:val="000000"/>
                  <w:sz w:val="18"/>
                  <w:szCs w:val="16"/>
                </w:rPr>
                <w:t xml:space="preserve">Corrected </w:t>
              </w:r>
            </w:ins>
            <w:r>
              <w:rPr>
                <w:rFonts w:asciiTheme="minorHAnsi" w:hAnsiTheme="minorHAnsi" w:cstheme="minorHAnsi"/>
                <w:color w:val="000000"/>
                <w:sz w:val="18"/>
                <w:szCs w:val="16"/>
              </w:rPr>
              <w:t>VAT Id</w:t>
            </w:r>
          </w:p>
        </w:tc>
      </w:tr>
      <w:tr w:rsidR="002A5C1E" w:rsidRPr="00D30FA1" w14:paraId="40B3963E" w14:textId="77777777" w:rsidTr="006740BA">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1524266"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BCA3D8F" w14:textId="1861A678"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2A5C1E">
              <w:rPr>
                <w:rFonts w:asciiTheme="minorHAnsi" w:hAnsiTheme="minorHAnsi" w:cstheme="minorHAnsi"/>
                <w:color w:val="000000"/>
                <w:sz w:val="18"/>
                <w:szCs w:val="16"/>
              </w:rPr>
              <w:t>(255)</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8A8968E"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left w:val="single" w:sz="4" w:space="0" w:color="auto"/>
              <w:bottom w:val="single" w:sz="4" w:space="0" w:color="auto"/>
              <w:right w:val="single" w:sz="4" w:space="0" w:color="auto"/>
            </w:tcBorders>
            <w:vAlign w:val="center"/>
          </w:tcPr>
          <w:p w14:paraId="16A485F4" w14:textId="57AFF282" w:rsidR="002A5C1E" w:rsidRPr="00D30FA1" w:rsidRDefault="001758CD" w:rsidP="00B36295">
            <w:pPr>
              <w:rPr>
                <w:rFonts w:asciiTheme="minorHAnsi" w:hAnsiTheme="minorHAnsi" w:cstheme="minorHAnsi"/>
                <w:color w:val="000000"/>
                <w:sz w:val="18"/>
                <w:szCs w:val="16"/>
              </w:rPr>
            </w:pPr>
            <w:ins w:id="10675" w:author="Rakesh Singhi" w:date="2015-02-07T15:44:00Z">
              <w:r>
                <w:rPr>
                  <w:rFonts w:asciiTheme="minorHAnsi" w:hAnsiTheme="minorHAnsi" w:cstheme="minorHAnsi"/>
                  <w:color w:val="000000"/>
                  <w:sz w:val="18"/>
                  <w:szCs w:val="16"/>
                </w:rPr>
                <w:t xml:space="preserve">Corrected </w:t>
              </w:r>
            </w:ins>
            <w:del w:id="10676" w:author="Rakesh Singhi" w:date="2015-02-07T15:44:00Z">
              <w:r w:rsidR="002A5C1E" w:rsidDel="001758CD">
                <w:rPr>
                  <w:rFonts w:asciiTheme="minorHAnsi" w:hAnsiTheme="minorHAnsi" w:cstheme="minorHAnsi"/>
                  <w:color w:val="000000"/>
                  <w:sz w:val="18"/>
                  <w:szCs w:val="16"/>
                </w:rPr>
                <w:delText xml:space="preserve">Incorrect </w:delText>
              </w:r>
            </w:del>
            <w:r w:rsidR="002A5C1E">
              <w:rPr>
                <w:rFonts w:asciiTheme="minorHAnsi" w:hAnsiTheme="minorHAnsi" w:cstheme="minorHAnsi"/>
                <w:color w:val="000000"/>
                <w:sz w:val="18"/>
                <w:szCs w:val="16"/>
              </w:rPr>
              <w:t>Name</w:t>
            </w:r>
          </w:p>
        </w:tc>
      </w:tr>
      <w:tr w:rsidR="002A5C1E" w:rsidRPr="00D30FA1" w14:paraId="5B80F560" w14:textId="77777777" w:rsidTr="00B36295">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4978FA1"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STATUS</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56DFBCB" w14:textId="5D1AF6B0" w:rsidR="002A5C1E" w:rsidRPr="00DD1485"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9B5308">
              <w:rPr>
                <w:rFonts w:asciiTheme="minorHAnsi" w:hAnsiTheme="minorHAnsi" w:cstheme="minorHAnsi"/>
                <w:color w:val="000000"/>
                <w:sz w:val="18"/>
                <w:szCs w:val="16"/>
              </w:rPr>
              <w:t>(10</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761483A"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left w:val="single" w:sz="4" w:space="0" w:color="auto"/>
              <w:bottom w:val="single" w:sz="4" w:space="0" w:color="auto"/>
              <w:right w:val="single" w:sz="4" w:space="0" w:color="auto"/>
            </w:tcBorders>
            <w:vAlign w:val="center"/>
          </w:tcPr>
          <w:p w14:paraId="1A1CBCBA"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Open or Closed</w:t>
            </w:r>
          </w:p>
        </w:tc>
      </w:tr>
      <w:tr w:rsidR="002A5C1E" w:rsidRPr="00D30FA1" w14:paraId="12EF8F21" w14:textId="77777777" w:rsidTr="006740BA">
        <w:tc>
          <w:tcPr>
            <w:tcW w:w="2700" w:type="dxa"/>
            <w:tcBorders>
              <w:top w:val="single" w:sz="4" w:space="0" w:color="auto"/>
              <w:left w:val="single" w:sz="4" w:space="0" w:color="auto"/>
              <w:bottom w:val="single" w:sz="4" w:space="0" w:color="auto"/>
              <w:right w:val="single" w:sz="4" w:space="0" w:color="auto"/>
            </w:tcBorders>
            <w:vAlign w:val="center"/>
          </w:tcPr>
          <w:p w14:paraId="7D523A7D" w14:textId="4A9BE249"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REJECT_REASON</w:t>
            </w:r>
            <w:ins w:id="10677" w:author="Rakesh Singhi" w:date="2015-02-07T15:44:00Z">
              <w:r w:rsidR="001758CD">
                <w:rPr>
                  <w:rFonts w:asciiTheme="minorHAnsi" w:hAnsiTheme="minorHAnsi" w:cstheme="minorHAnsi"/>
                  <w:color w:val="000000"/>
                  <w:sz w:val="18"/>
                  <w:szCs w:val="16"/>
                </w:rPr>
                <w:t>_CODE</w:t>
              </w:r>
            </w:ins>
          </w:p>
        </w:tc>
        <w:tc>
          <w:tcPr>
            <w:tcW w:w="2250" w:type="dxa"/>
            <w:tcBorders>
              <w:top w:val="single" w:sz="4" w:space="0" w:color="auto"/>
              <w:left w:val="single" w:sz="4" w:space="0" w:color="auto"/>
              <w:bottom w:val="single" w:sz="4" w:space="0" w:color="auto"/>
              <w:right w:val="single" w:sz="4" w:space="0" w:color="auto"/>
            </w:tcBorders>
            <w:vAlign w:val="center"/>
          </w:tcPr>
          <w:p w14:paraId="569ACCB6" w14:textId="54C1C738" w:rsidR="002A5C1E" w:rsidRPr="00DD1485" w:rsidRDefault="00446233" w:rsidP="009B5308">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9B5308">
              <w:rPr>
                <w:rFonts w:asciiTheme="minorHAnsi" w:hAnsiTheme="minorHAnsi" w:cstheme="minorHAnsi"/>
                <w:color w:val="000000"/>
                <w:sz w:val="18"/>
                <w:szCs w:val="16"/>
              </w:rPr>
              <w:t>(10</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BAC5356"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6D05CF53"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Reason of Rejection</w:t>
            </w:r>
          </w:p>
        </w:tc>
      </w:tr>
      <w:tr w:rsidR="002A5C1E" w:rsidRPr="00D30FA1" w14:paraId="2ED02AC1" w14:textId="77777777" w:rsidTr="00B36295">
        <w:tc>
          <w:tcPr>
            <w:tcW w:w="2700" w:type="dxa"/>
            <w:tcBorders>
              <w:top w:val="single" w:sz="4" w:space="0" w:color="auto"/>
              <w:left w:val="single" w:sz="4" w:space="0" w:color="auto"/>
              <w:bottom w:val="single" w:sz="4" w:space="0" w:color="auto"/>
              <w:right w:val="single" w:sz="4" w:space="0" w:color="auto"/>
            </w:tcBorders>
            <w:vAlign w:val="center"/>
          </w:tcPr>
          <w:p w14:paraId="0B528EBA" w14:textId="7DE5BC4F" w:rsidR="002A5C1E" w:rsidRPr="00D9441C" w:rsidRDefault="0093049B" w:rsidP="0093049B">
            <w:pPr>
              <w:rPr>
                <w:rFonts w:asciiTheme="minorHAnsi" w:hAnsiTheme="minorHAnsi" w:cstheme="minorHAnsi"/>
                <w:color w:val="000000"/>
                <w:sz w:val="18"/>
                <w:szCs w:val="16"/>
              </w:rPr>
            </w:pPr>
            <w:r>
              <w:rPr>
                <w:rFonts w:asciiTheme="minorHAnsi" w:hAnsiTheme="minorHAnsi" w:cstheme="minorHAnsi"/>
                <w:color w:val="000000"/>
                <w:sz w:val="18"/>
                <w:szCs w:val="16"/>
              </w:rPr>
              <w:t>EXCEPTION_</w:t>
            </w:r>
            <w:r w:rsidR="002A5C1E">
              <w:rPr>
                <w:rFonts w:asciiTheme="minorHAnsi" w:hAnsiTheme="minorHAnsi" w:cstheme="minorHAnsi"/>
                <w:color w:val="000000"/>
                <w:sz w:val="18"/>
                <w:szCs w:val="16"/>
              </w:rPr>
              <w:t>COUNT</w:t>
            </w:r>
          </w:p>
        </w:tc>
        <w:tc>
          <w:tcPr>
            <w:tcW w:w="2250" w:type="dxa"/>
            <w:tcBorders>
              <w:top w:val="single" w:sz="4" w:space="0" w:color="auto"/>
              <w:left w:val="single" w:sz="4" w:space="0" w:color="auto"/>
              <w:bottom w:val="single" w:sz="4" w:space="0" w:color="auto"/>
              <w:right w:val="single" w:sz="4" w:space="0" w:color="auto"/>
            </w:tcBorders>
            <w:vAlign w:val="center"/>
          </w:tcPr>
          <w:p w14:paraId="793A2FB6" w14:textId="2D26CC39"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w:t>
            </w:r>
            <w:r w:rsidR="009B5308">
              <w:rPr>
                <w:rFonts w:asciiTheme="minorHAnsi" w:hAnsiTheme="minorHAnsi" w:cstheme="minorHAnsi"/>
                <w:color w:val="000000"/>
                <w:sz w:val="18"/>
                <w:szCs w:val="16"/>
              </w:rPr>
              <w:t>UMBER(1</w:t>
            </w:r>
            <w:r>
              <w:rPr>
                <w:rFonts w:asciiTheme="minorHAnsi" w:hAnsiTheme="minorHAnsi" w:cstheme="minorHAnsi"/>
                <w:color w:val="000000"/>
                <w:sz w:val="18"/>
                <w:szCs w:val="16"/>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8455785"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273B73A4"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No of records rejected</w:t>
            </w:r>
          </w:p>
        </w:tc>
      </w:tr>
      <w:tr w:rsidR="002A5C1E" w:rsidRPr="00D30FA1" w14:paraId="6E3FD180" w14:textId="77777777" w:rsidTr="00B36295">
        <w:tc>
          <w:tcPr>
            <w:tcW w:w="2700" w:type="dxa"/>
            <w:tcBorders>
              <w:top w:val="single" w:sz="4" w:space="0" w:color="auto"/>
              <w:left w:val="single" w:sz="4" w:space="0" w:color="auto"/>
              <w:bottom w:val="single" w:sz="4" w:space="0" w:color="auto"/>
              <w:right w:val="single" w:sz="4" w:space="0" w:color="auto"/>
            </w:tcBorders>
            <w:vAlign w:val="center"/>
          </w:tcPr>
          <w:p w14:paraId="0304EF3B" w14:textId="77777777" w:rsidR="002A5C1E"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REPORT_URL</w:t>
            </w:r>
          </w:p>
        </w:tc>
        <w:tc>
          <w:tcPr>
            <w:tcW w:w="2250" w:type="dxa"/>
            <w:tcBorders>
              <w:top w:val="single" w:sz="4" w:space="0" w:color="auto"/>
              <w:left w:val="single" w:sz="4" w:space="0" w:color="auto"/>
              <w:bottom w:val="single" w:sz="4" w:space="0" w:color="auto"/>
              <w:right w:val="single" w:sz="4" w:space="0" w:color="auto"/>
            </w:tcBorders>
            <w:vAlign w:val="center"/>
          </w:tcPr>
          <w:p w14:paraId="6F5A57FD" w14:textId="69084118" w:rsidR="002A5C1E"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9B5308">
              <w:rPr>
                <w:rFonts w:asciiTheme="minorHAnsi" w:hAnsiTheme="minorHAnsi" w:cstheme="minorHAnsi"/>
                <w:color w:val="000000"/>
                <w:sz w:val="18"/>
                <w:szCs w:val="16"/>
              </w:rPr>
              <w:t>(100</w:t>
            </w:r>
            <w:r w:rsidR="002A5C1E">
              <w:rPr>
                <w:rFonts w:asciiTheme="minorHAnsi" w:hAnsiTheme="minorHAnsi" w:cstheme="minorHAnsi"/>
                <w:color w:val="000000"/>
                <w:sz w:val="18"/>
                <w:szCs w:val="16"/>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7EE6F88" w14:textId="77777777" w:rsidR="002A5C1E" w:rsidRPr="00D30FA1" w:rsidRDefault="002A5C1E" w:rsidP="00B36295">
            <w:pPr>
              <w:rPr>
                <w:rFonts w:asciiTheme="minorHAnsi" w:hAnsiTheme="minorHAnsi" w:cstheme="minorHAnsi"/>
                <w:color w:val="000000"/>
                <w:sz w:val="18"/>
                <w:szCs w:val="16"/>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139B776" w14:textId="77777777" w:rsidR="002A5C1E" w:rsidRPr="00D9441C"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Url of the report generated</w:t>
            </w:r>
          </w:p>
        </w:tc>
      </w:tr>
      <w:tr w:rsidR="0093049B" w:rsidRPr="00D30FA1" w14:paraId="05A4A352" w14:textId="77777777" w:rsidTr="00B36295">
        <w:tc>
          <w:tcPr>
            <w:tcW w:w="2700" w:type="dxa"/>
            <w:tcBorders>
              <w:top w:val="single" w:sz="4" w:space="0" w:color="auto"/>
              <w:left w:val="single" w:sz="4" w:space="0" w:color="auto"/>
              <w:bottom w:val="single" w:sz="4" w:space="0" w:color="auto"/>
              <w:right w:val="single" w:sz="4" w:space="0" w:color="auto"/>
            </w:tcBorders>
            <w:vAlign w:val="center"/>
          </w:tcPr>
          <w:p w14:paraId="359BD27E" w14:textId="181A3AC9" w:rsidR="0093049B" w:rsidRDefault="0093049B" w:rsidP="00B36295">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250" w:type="dxa"/>
            <w:tcBorders>
              <w:top w:val="single" w:sz="4" w:space="0" w:color="auto"/>
              <w:left w:val="single" w:sz="4" w:space="0" w:color="auto"/>
              <w:bottom w:val="single" w:sz="4" w:space="0" w:color="auto"/>
              <w:right w:val="single" w:sz="4" w:space="0" w:color="auto"/>
            </w:tcBorders>
            <w:vAlign w:val="center"/>
          </w:tcPr>
          <w:p w14:paraId="35E6EF49" w14:textId="67A7C6C0" w:rsidR="0093049B" w:rsidRDefault="0093049B" w:rsidP="00B36295">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776903E" w14:textId="2494D167" w:rsidR="0093049B" w:rsidRDefault="009B5308" w:rsidP="00B36295">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1A889ABA" w14:textId="2213B56E" w:rsidR="0093049B" w:rsidRDefault="008B41B0" w:rsidP="00B36295">
            <w:pPr>
              <w:rPr>
                <w:rFonts w:asciiTheme="minorHAnsi" w:hAnsiTheme="minorHAnsi" w:cstheme="minorHAnsi"/>
                <w:color w:val="000000"/>
                <w:sz w:val="18"/>
                <w:szCs w:val="16"/>
              </w:rPr>
            </w:pPr>
            <w:ins w:id="10678" w:author="Sowndarya S (WT01 - Manufacturing &amp; Hi Tech)" w:date="2015-03-24T10:57:00Z">
              <w:r>
                <w:rPr>
                  <w:rFonts w:asciiTheme="minorHAnsi" w:hAnsiTheme="minorHAnsi" w:cstheme="minorHAnsi"/>
                  <w:color w:val="000000"/>
                  <w:sz w:val="18"/>
                  <w:szCs w:val="16"/>
                </w:rPr>
                <w:t>Created By</w:t>
              </w:r>
            </w:ins>
          </w:p>
        </w:tc>
      </w:tr>
      <w:tr w:rsidR="0093049B" w:rsidRPr="00D30FA1" w14:paraId="2C110C22" w14:textId="77777777" w:rsidTr="00B36295">
        <w:tc>
          <w:tcPr>
            <w:tcW w:w="2700" w:type="dxa"/>
            <w:tcBorders>
              <w:top w:val="single" w:sz="4" w:space="0" w:color="auto"/>
              <w:left w:val="single" w:sz="4" w:space="0" w:color="auto"/>
              <w:bottom w:val="single" w:sz="4" w:space="0" w:color="auto"/>
              <w:right w:val="single" w:sz="4" w:space="0" w:color="auto"/>
            </w:tcBorders>
            <w:vAlign w:val="center"/>
          </w:tcPr>
          <w:p w14:paraId="202EC8A9" w14:textId="414DFB20" w:rsidR="0093049B" w:rsidRDefault="0093049B" w:rsidP="00B36295">
            <w:pPr>
              <w:rPr>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2250" w:type="dxa"/>
            <w:tcBorders>
              <w:top w:val="single" w:sz="4" w:space="0" w:color="auto"/>
              <w:left w:val="single" w:sz="4" w:space="0" w:color="auto"/>
              <w:bottom w:val="single" w:sz="4" w:space="0" w:color="auto"/>
              <w:right w:val="single" w:sz="4" w:space="0" w:color="auto"/>
            </w:tcBorders>
            <w:vAlign w:val="center"/>
          </w:tcPr>
          <w:p w14:paraId="3DD4AE32" w14:textId="2A80A292" w:rsidR="0093049B" w:rsidRDefault="0093049B"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32B93D9" w14:textId="7C32186F" w:rsidR="0093049B" w:rsidRDefault="009B5308" w:rsidP="00B36295">
            <w:pPr>
              <w:rPr>
                <w:rFonts w:ascii="Arial" w:hAnsi="Arial" w:cs="Arial"/>
              </w:rPr>
            </w:pPr>
            <w:r>
              <w:rPr>
                <w:rFonts w:ascii="Arial" w:hAnsi="Arial" w:cs="Arial"/>
              </w:rPr>
              <w:fldChar w:fldCharType="begin">
                <w:ffData>
                  <w:name w:val=""/>
                  <w:enabled/>
                  <w:calcOnExit w:val="0"/>
                  <w:checkBox>
                    <w:size w:val="18"/>
                    <w:default w:val="1"/>
                  </w:checkBox>
                </w:ffData>
              </w:fldChar>
            </w:r>
            <w:r>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Pr>
                <w:rFonts w:ascii="Arial" w:hAnsi="Arial" w:cs="Arial"/>
              </w:rPr>
              <w:fldChar w:fldCharType="end"/>
            </w:r>
          </w:p>
        </w:tc>
        <w:tc>
          <w:tcPr>
            <w:tcW w:w="2250" w:type="dxa"/>
            <w:tcBorders>
              <w:top w:val="single" w:sz="4" w:space="0" w:color="auto"/>
              <w:left w:val="single" w:sz="4" w:space="0" w:color="auto"/>
              <w:bottom w:val="single" w:sz="4" w:space="0" w:color="auto"/>
              <w:right w:val="single" w:sz="4" w:space="0" w:color="auto"/>
            </w:tcBorders>
            <w:vAlign w:val="center"/>
          </w:tcPr>
          <w:p w14:paraId="59D3C3F2" w14:textId="2D4D2A31" w:rsidR="0093049B" w:rsidRDefault="009B5308"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21551F14" w14:textId="77777777" w:rsidR="008C0771" w:rsidRDefault="008C0771" w:rsidP="002A5C1E">
      <w:pPr>
        <w:rPr>
          <w:rFonts w:asciiTheme="minorHAnsi" w:hAnsiTheme="minorHAnsi" w:cstheme="minorHAnsi"/>
        </w:rPr>
      </w:pPr>
    </w:p>
    <w:p w14:paraId="5995F43E" w14:textId="77777777" w:rsidR="008C0771" w:rsidRPr="00403057" w:rsidRDefault="008C0771" w:rsidP="008C0771">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0"/>
        <w:gridCol w:w="1890"/>
        <w:gridCol w:w="1710"/>
        <w:gridCol w:w="2070"/>
        <w:gridCol w:w="1890"/>
      </w:tblGrid>
      <w:tr w:rsidR="00A24E73" w:rsidRPr="00D30FA1" w14:paraId="7BD08D6F" w14:textId="294A42D8" w:rsidTr="00F6267A">
        <w:trPr>
          <w:trHeight w:val="527"/>
        </w:trPr>
        <w:tc>
          <w:tcPr>
            <w:tcW w:w="2430" w:type="dxa"/>
            <w:tcBorders>
              <w:top w:val="single" w:sz="4" w:space="0" w:color="auto"/>
              <w:left w:val="single" w:sz="4" w:space="0" w:color="auto"/>
              <w:bottom w:val="single" w:sz="4" w:space="0" w:color="auto"/>
              <w:right w:val="single" w:sz="4" w:space="0" w:color="auto"/>
            </w:tcBorders>
            <w:shd w:val="clear" w:color="auto" w:fill="F4B8AE"/>
          </w:tcPr>
          <w:p w14:paraId="68C7CE48" w14:textId="26E35504" w:rsidR="00A24E73" w:rsidRPr="00D30FA1" w:rsidRDefault="00A24E73" w:rsidP="00374A0D">
            <w:pPr>
              <w:rPr>
                <w:rFonts w:asciiTheme="minorHAnsi" w:hAnsiTheme="minorHAnsi" w:cstheme="minorHAnsi"/>
                <w:sz w:val="16"/>
                <w:szCs w:val="16"/>
              </w:rPr>
            </w:pPr>
            <w:r>
              <w:rPr>
                <w:rFonts w:asciiTheme="minorHAnsi" w:hAnsiTheme="minorHAnsi" w:cstheme="minorHAnsi"/>
                <w:color w:val="000000"/>
                <w:sz w:val="18"/>
                <w:szCs w:val="16"/>
              </w:rPr>
              <w:t>DMO_PARTNER_EX</w:t>
            </w:r>
            <w:r w:rsidR="00374A0D">
              <w:rPr>
                <w:rFonts w:asciiTheme="minorHAnsi" w:hAnsiTheme="minorHAnsi" w:cstheme="minorHAnsi"/>
                <w:color w:val="000000"/>
                <w:sz w:val="18"/>
                <w:szCs w:val="16"/>
              </w:rPr>
              <w:t>P</w:t>
            </w:r>
            <w:r>
              <w:rPr>
                <w:rFonts w:asciiTheme="minorHAnsi" w:hAnsiTheme="minorHAnsi" w:cstheme="minorHAnsi"/>
                <w:color w:val="000000"/>
                <w:sz w:val="18"/>
                <w:szCs w:val="16"/>
              </w:rPr>
              <w:t>_MIR</w:t>
            </w:r>
          </w:p>
        </w:tc>
        <w:tc>
          <w:tcPr>
            <w:tcW w:w="1890" w:type="dxa"/>
            <w:tcBorders>
              <w:top w:val="single" w:sz="4" w:space="0" w:color="auto"/>
              <w:left w:val="single" w:sz="4" w:space="0" w:color="auto"/>
              <w:bottom w:val="single" w:sz="4" w:space="0" w:color="auto"/>
              <w:right w:val="single" w:sz="4" w:space="0" w:color="auto"/>
            </w:tcBorders>
            <w:shd w:val="clear" w:color="auto" w:fill="F4B8AE"/>
          </w:tcPr>
          <w:p w14:paraId="54417F3D" w14:textId="77777777" w:rsidR="00A24E73" w:rsidRDefault="00A24E73" w:rsidP="006740BA">
            <w:pPr>
              <w:rPr>
                <w:rFonts w:ascii="Calibri" w:hAnsi="Calibri" w:cs="Calibri"/>
                <w:color w:val="000000"/>
                <w:sz w:val="22"/>
                <w:szCs w:val="22"/>
              </w:rPr>
            </w:pPr>
            <w:r>
              <w:rPr>
                <w:rFonts w:ascii="Calibri" w:hAnsi="Calibri" w:cs="Calibri"/>
                <w:color w:val="000000"/>
                <w:sz w:val="22"/>
                <w:szCs w:val="22"/>
              </w:rPr>
              <w:t>Source Table</w:t>
            </w:r>
          </w:p>
        </w:tc>
        <w:tc>
          <w:tcPr>
            <w:tcW w:w="1710" w:type="dxa"/>
            <w:tcBorders>
              <w:top w:val="single" w:sz="4" w:space="0" w:color="auto"/>
              <w:left w:val="single" w:sz="4" w:space="0" w:color="auto"/>
              <w:bottom w:val="single" w:sz="4" w:space="0" w:color="auto"/>
              <w:right w:val="single" w:sz="4" w:space="0" w:color="auto"/>
            </w:tcBorders>
            <w:shd w:val="clear" w:color="auto" w:fill="F4B8AE"/>
          </w:tcPr>
          <w:p w14:paraId="6FBB3441" w14:textId="77777777" w:rsidR="00A24E73" w:rsidRDefault="00A24E73" w:rsidP="006740BA">
            <w:pPr>
              <w:rPr>
                <w:rFonts w:ascii="Calibri" w:hAnsi="Calibri" w:cs="Calibri"/>
                <w:color w:val="000000"/>
                <w:sz w:val="22"/>
                <w:szCs w:val="22"/>
              </w:rPr>
            </w:pPr>
            <w:r>
              <w:rPr>
                <w:rFonts w:ascii="Calibri" w:hAnsi="Calibri" w:cs="Calibri"/>
                <w:color w:val="000000"/>
                <w:sz w:val="22"/>
                <w:szCs w:val="22"/>
              </w:rPr>
              <w:t>Source Column Name</w:t>
            </w:r>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210360E1" w14:textId="10303D95" w:rsidR="00A24E73" w:rsidRDefault="00A24E73" w:rsidP="006740BA">
            <w:pPr>
              <w:rPr>
                <w:rFonts w:ascii="Calibri" w:hAnsi="Calibri" w:cs="Calibri"/>
                <w:color w:val="000000"/>
                <w:sz w:val="22"/>
                <w:szCs w:val="22"/>
              </w:rPr>
            </w:pPr>
            <w:r>
              <w:rPr>
                <w:rFonts w:ascii="Calibri" w:hAnsi="Calibri" w:cs="Calibri"/>
                <w:color w:val="000000"/>
                <w:sz w:val="22"/>
                <w:szCs w:val="22"/>
              </w:rPr>
              <w:t>View Name</w:t>
            </w:r>
          </w:p>
        </w:tc>
        <w:tc>
          <w:tcPr>
            <w:tcW w:w="1890" w:type="dxa"/>
            <w:tcBorders>
              <w:top w:val="single" w:sz="4" w:space="0" w:color="auto"/>
              <w:left w:val="single" w:sz="4" w:space="0" w:color="auto"/>
              <w:bottom w:val="single" w:sz="4" w:space="0" w:color="auto"/>
              <w:right w:val="single" w:sz="4" w:space="0" w:color="auto"/>
            </w:tcBorders>
            <w:shd w:val="clear" w:color="auto" w:fill="F4B8AE"/>
          </w:tcPr>
          <w:p w14:paraId="20F31E87" w14:textId="46E54623" w:rsidR="00A24E73" w:rsidRDefault="00A24E73" w:rsidP="006740BA">
            <w:pPr>
              <w:rPr>
                <w:rFonts w:ascii="Calibri" w:hAnsi="Calibri" w:cs="Calibri"/>
                <w:color w:val="000000"/>
                <w:sz w:val="22"/>
                <w:szCs w:val="22"/>
              </w:rPr>
            </w:pPr>
            <w:r>
              <w:rPr>
                <w:rFonts w:ascii="Calibri" w:hAnsi="Calibri" w:cs="Calibri"/>
                <w:color w:val="000000"/>
                <w:sz w:val="22"/>
                <w:szCs w:val="22"/>
              </w:rPr>
              <w:t>View Column Name</w:t>
            </w:r>
          </w:p>
        </w:tc>
      </w:tr>
      <w:tr w:rsidR="00A24E73" w:rsidRPr="00D30FA1" w14:paraId="4811670E" w14:textId="29E6F484" w:rsidTr="00F6267A">
        <w:tc>
          <w:tcPr>
            <w:tcW w:w="2430" w:type="dxa"/>
            <w:tcBorders>
              <w:top w:val="single" w:sz="4" w:space="0" w:color="auto"/>
              <w:left w:val="single" w:sz="4" w:space="0" w:color="auto"/>
              <w:bottom w:val="single" w:sz="4" w:space="0" w:color="auto"/>
              <w:right w:val="single" w:sz="4" w:space="0" w:color="auto"/>
            </w:tcBorders>
            <w:shd w:val="clear" w:color="auto" w:fill="auto"/>
          </w:tcPr>
          <w:p w14:paraId="0ACEC3DA" w14:textId="03AB66C3" w:rsidR="00A24E73" w:rsidRPr="004B4C9C" w:rsidRDefault="00F6267A" w:rsidP="006740BA">
            <w:pPr>
              <w:rPr>
                <w:rFonts w:asciiTheme="minorHAnsi" w:hAnsiTheme="minorHAnsi" w:cstheme="minorHAnsi"/>
                <w:sz w:val="18"/>
                <w:szCs w:val="18"/>
              </w:rPr>
            </w:pPr>
            <w:r>
              <w:rPr>
                <w:rFonts w:asciiTheme="minorHAnsi" w:hAnsiTheme="minorHAnsi" w:cstheme="minorHAnsi"/>
                <w:sz w:val="18"/>
                <w:szCs w:val="18"/>
              </w:rPr>
              <w:t>PARTNER_EXCEPTION_SEQID</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393C44A8" w14:textId="77777777" w:rsidR="00A24E73" w:rsidRPr="00592621" w:rsidRDefault="00A24E73" w:rsidP="006740B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5822BF4A" w14:textId="77777777" w:rsidR="00A24E73" w:rsidRDefault="00A24E73" w:rsidP="006740BA">
            <w:pPr>
              <w:rPr>
                <w:rFonts w:ascii="Calibri" w:hAnsi="Calibri" w:cs="Calibri"/>
                <w:color w:val="000000"/>
                <w:sz w:val="22"/>
                <w:szCs w:val="22"/>
              </w:rPr>
            </w:pPr>
            <w:r w:rsidRPr="001758CD">
              <w:rPr>
                <w:rFonts w:asciiTheme="minorHAnsi" w:hAnsiTheme="minorHAnsi" w:cstheme="minorHAnsi"/>
                <w:color w:val="000000"/>
                <w:sz w:val="18"/>
                <w:szCs w:val="16"/>
              </w:rPr>
              <w:t>PartnerExceptionId</w:t>
            </w:r>
          </w:p>
        </w:tc>
        <w:tc>
          <w:tcPr>
            <w:tcW w:w="2070" w:type="dxa"/>
            <w:tcBorders>
              <w:top w:val="single" w:sz="4" w:space="0" w:color="auto"/>
              <w:left w:val="single" w:sz="4" w:space="0" w:color="auto"/>
              <w:bottom w:val="single" w:sz="4" w:space="0" w:color="auto"/>
              <w:right w:val="single" w:sz="4" w:space="0" w:color="auto"/>
            </w:tcBorders>
          </w:tcPr>
          <w:p w14:paraId="50D54C81" w14:textId="77777777" w:rsidR="00F6267A" w:rsidRPr="00F6267A" w:rsidRDefault="00F6267A" w:rsidP="00F6267A">
            <w:pPr>
              <w:widowControl/>
              <w:spacing w:line="240" w:lineRule="auto"/>
              <w:rPr>
                <w:rFonts w:ascii="Calibri" w:hAnsi="Calibri" w:cs="Calibri"/>
                <w:color w:val="000000"/>
                <w:sz w:val="18"/>
                <w:szCs w:val="22"/>
              </w:rPr>
            </w:pPr>
            <w:r w:rsidRPr="00F6267A">
              <w:rPr>
                <w:rFonts w:ascii="Calibri" w:hAnsi="Calibri" w:cs="Calibri"/>
                <w:color w:val="000000"/>
                <w:sz w:val="18"/>
                <w:szCs w:val="22"/>
              </w:rPr>
              <w:t>VEBIP_PartnerException</w:t>
            </w:r>
          </w:p>
          <w:p w14:paraId="6A5437E4" w14:textId="77777777" w:rsidR="00A24E73" w:rsidRPr="001758CD" w:rsidRDefault="00A24E73" w:rsidP="006740BA">
            <w:pPr>
              <w:rPr>
                <w:rFonts w:asciiTheme="minorHAnsi" w:hAnsiTheme="minorHAnsi" w:cstheme="minorHAnsi"/>
                <w:color w:val="000000"/>
                <w:sz w:val="18"/>
                <w:szCs w:val="16"/>
              </w:rPr>
            </w:pPr>
          </w:p>
        </w:tc>
        <w:tc>
          <w:tcPr>
            <w:tcW w:w="1890" w:type="dxa"/>
            <w:tcBorders>
              <w:top w:val="single" w:sz="4" w:space="0" w:color="auto"/>
              <w:left w:val="single" w:sz="4" w:space="0" w:color="auto"/>
              <w:bottom w:val="single" w:sz="4" w:space="0" w:color="auto"/>
              <w:right w:val="single" w:sz="4" w:space="0" w:color="auto"/>
            </w:tcBorders>
          </w:tcPr>
          <w:p w14:paraId="1C3F2CC5" w14:textId="11823E37" w:rsidR="00A24E73" w:rsidRPr="001758CD" w:rsidRDefault="00F6267A" w:rsidP="006740BA">
            <w:pPr>
              <w:rPr>
                <w:rFonts w:asciiTheme="minorHAnsi" w:hAnsiTheme="minorHAnsi" w:cstheme="minorHAnsi"/>
                <w:color w:val="000000"/>
                <w:sz w:val="18"/>
                <w:szCs w:val="16"/>
              </w:rPr>
            </w:pPr>
            <w:r>
              <w:rPr>
                <w:rFonts w:asciiTheme="minorHAnsi" w:hAnsiTheme="minorHAnsi" w:cstheme="minorHAnsi"/>
                <w:color w:val="000000"/>
                <w:sz w:val="18"/>
                <w:szCs w:val="16"/>
              </w:rPr>
              <w:t>PartnerExceptionId</w:t>
            </w:r>
          </w:p>
        </w:tc>
      </w:tr>
      <w:tr w:rsidR="00A24E73" w:rsidRPr="00D30FA1" w:rsidDel="001758CD" w14:paraId="0EB08CD8" w14:textId="77777777" w:rsidTr="00F6267A">
        <w:trPr>
          <w:del w:id="10679" w:author="Rakesh Singhi" w:date="2015-02-07T15:44:00Z"/>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5EAB5083" w14:textId="1168E7C3" w:rsidR="00A24E73" w:rsidRPr="00DA2062" w:rsidDel="001758CD" w:rsidRDefault="00A24E73" w:rsidP="006740BA">
            <w:pPr>
              <w:rPr>
                <w:del w:id="10680" w:author="Rakesh Singhi" w:date="2015-02-07T15:44:00Z"/>
                <w:rFonts w:asciiTheme="minorHAnsi" w:hAnsiTheme="minorHAnsi" w:cstheme="minorHAnsi"/>
                <w:color w:val="000000"/>
                <w:sz w:val="18"/>
                <w:szCs w:val="16"/>
              </w:rPr>
            </w:pPr>
            <w:del w:id="10681" w:author="Rakesh Singhi" w:date="2015-02-07T15:44:00Z">
              <w:r w:rsidDel="001758CD">
                <w:rPr>
                  <w:rFonts w:asciiTheme="minorHAnsi" w:hAnsiTheme="minorHAnsi" w:cstheme="minorHAnsi"/>
                  <w:color w:val="000000"/>
                  <w:sz w:val="18"/>
                  <w:szCs w:val="16"/>
                </w:rPr>
                <w:delText>PARTNER_ID</w:delText>
              </w:r>
            </w:del>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6D3C95EB" w14:textId="2A1E8645" w:rsidR="00A24E73" w:rsidRPr="00592621" w:rsidDel="001758CD" w:rsidRDefault="00A24E73">
            <w:pPr>
              <w:rPr>
                <w:del w:id="10682" w:author="Rakesh Singhi" w:date="2015-02-07T15:44:00Z"/>
                <w:rFonts w:asciiTheme="minorHAnsi" w:hAnsiTheme="minorHAnsi" w:cstheme="minorHAnsi"/>
                <w:color w:val="000000"/>
                <w:sz w:val="18"/>
                <w:szCs w:val="16"/>
              </w:rPr>
            </w:pPr>
            <w:del w:id="10683" w:author="Rakesh Singhi" w:date="2015-02-07T15:44:00Z">
              <w:r w:rsidRPr="00592621" w:rsidDel="001758CD">
                <w:rPr>
                  <w:rFonts w:asciiTheme="minorHAnsi" w:hAnsiTheme="minorHAnsi" w:cstheme="minorHAnsi"/>
                  <w:color w:val="000000"/>
                  <w:sz w:val="18"/>
                  <w:szCs w:val="16"/>
                </w:rPr>
                <w:delText>PartnerException</w:delText>
              </w:r>
            </w:del>
          </w:p>
        </w:tc>
        <w:tc>
          <w:tcPr>
            <w:tcW w:w="1710" w:type="dxa"/>
            <w:tcBorders>
              <w:top w:val="single" w:sz="4" w:space="0" w:color="auto"/>
              <w:left w:val="single" w:sz="4" w:space="0" w:color="auto"/>
              <w:bottom w:val="single" w:sz="4" w:space="0" w:color="auto"/>
              <w:right w:val="single" w:sz="4" w:space="0" w:color="auto"/>
            </w:tcBorders>
          </w:tcPr>
          <w:p w14:paraId="48503A87" w14:textId="779E9317" w:rsidR="00A24E73" w:rsidRPr="006312BA" w:rsidDel="001758CD" w:rsidRDefault="00A24E73" w:rsidP="006740BA">
            <w:pPr>
              <w:rPr>
                <w:del w:id="10684" w:author="Rakesh Singhi" w:date="2015-02-07T15:44:00Z"/>
                <w:rFonts w:asciiTheme="minorHAnsi" w:hAnsiTheme="minorHAnsi" w:cstheme="minorHAnsi"/>
                <w:color w:val="000000"/>
                <w:sz w:val="18"/>
                <w:szCs w:val="16"/>
              </w:rPr>
            </w:pPr>
            <w:del w:id="10685" w:author="Rakesh Singhi" w:date="2015-02-07T15:44:00Z">
              <w:r w:rsidDel="001758CD">
                <w:rPr>
                  <w:rFonts w:asciiTheme="minorHAnsi" w:hAnsiTheme="minorHAnsi" w:cstheme="minorHAnsi"/>
                  <w:color w:val="000000"/>
                  <w:sz w:val="18"/>
                  <w:szCs w:val="16"/>
                </w:rPr>
                <w:delText>MDId</w:delText>
              </w:r>
            </w:del>
          </w:p>
        </w:tc>
        <w:tc>
          <w:tcPr>
            <w:tcW w:w="2070" w:type="dxa"/>
            <w:tcBorders>
              <w:top w:val="single" w:sz="4" w:space="0" w:color="auto"/>
              <w:left w:val="single" w:sz="4" w:space="0" w:color="auto"/>
              <w:bottom w:val="single" w:sz="4" w:space="0" w:color="auto"/>
              <w:right w:val="single" w:sz="4" w:space="0" w:color="auto"/>
            </w:tcBorders>
          </w:tcPr>
          <w:p w14:paraId="2805CF5D" w14:textId="77777777" w:rsidR="00A24E73" w:rsidDel="001758CD" w:rsidRDefault="00A24E73" w:rsidP="006740BA">
            <w:pPr>
              <w:rPr>
                <w:rFonts w:asciiTheme="minorHAnsi" w:hAnsiTheme="minorHAnsi" w:cstheme="minorHAnsi"/>
                <w:color w:val="000000"/>
                <w:sz w:val="18"/>
                <w:szCs w:val="16"/>
              </w:rPr>
            </w:pPr>
          </w:p>
        </w:tc>
        <w:tc>
          <w:tcPr>
            <w:tcW w:w="1890" w:type="dxa"/>
            <w:tcBorders>
              <w:top w:val="single" w:sz="4" w:space="0" w:color="auto"/>
              <w:left w:val="single" w:sz="4" w:space="0" w:color="auto"/>
              <w:bottom w:val="single" w:sz="4" w:space="0" w:color="auto"/>
              <w:right w:val="single" w:sz="4" w:space="0" w:color="auto"/>
            </w:tcBorders>
          </w:tcPr>
          <w:p w14:paraId="63A010C7" w14:textId="77777777" w:rsidR="00A24E73" w:rsidDel="001758CD" w:rsidRDefault="00A24E73" w:rsidP="006740BA">
            <w:pPr>
              <w:rPr>
                <w:rFonts w:asciiTheme="minorHAnsi" w:hAnsiTheme="minorHAnsi" w:cstheme="minorHAnsi"/>
                <w:color w:val="000000"/>
                <w:sz w:val="18"/>
                <w:szCs w:val="16"/>
              </w:rPr>
            </w:pPr>
          </w:p>
        </w:tc>
      </w:tr>
      <w:tr w:rsidR="00F6267A" w:rsidRPr="00D30FA1" w14:paraId="7CC6CA59" w14:textId="2617F930" w:rsidTr="00F6267A">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6B580E1" w14:textId="77777777" w:rsidR="00F6267A" w:rsidRPr="00DA2062"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COUNTRY</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1C1E00F2"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tcPr>
          <w:p w14:paraId="46170926" w14:textId="144A7F3A" w:rsidR="00F6267A" w:rsidRPr="006312B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CountryI</w:t>
            </w:r>
            <w:ins w:id="10686" w:author="Sowndarya S (WT01 - Manufacturing &amp; Hi Tech)" w:date="2015-03-24T10:40:00Z">
              <w:r w:rsidR="00EB6258">
                <w:rPr>
                  <w:rFonts w:asciiTheme="minorHAnsi" w:hAnsiTheme="minorHAnsi" w:cstheme="minorHAnsi"/>
                  <w:color w:val="000000"/>
                  <w:sz w:val="18"/>
                  <w:szCs w:val="16"/>
                </w:rPr>
                <w:t>d</w:t>
              </w:r>
            </w:ins>
            <w:del w:id="10687" w:author="Sowndarya S (WT01 - Manufacturing &amp; Hi Tech)" w:date="2015-03-24T10:40:00Z">
              <w:r w:rsidDel="00EB6258">
                <w:rPr>
                  <w:rFonts w:asciiTheme="minorHAnsi" w:hAnsiTheme="minorHAnsi" w:cstheme="minorHAnsi"/>
                  <w:color w:val="000000"/>
                  <w:sz w:val="18"/>
                  <w:szCs w:val="16"/>
                </w:rPr>
                <w:delText>D</w:delText>
              </w:r>
            </w:del>
          </w:p>
        </w:tc>
        <w:tc>
          <w:tcPr>
            <w:tcW w:w="2070" w:type="dxa"/>
            <w:tcBorders>
              <w:top w:val="single" w:sz="4" w:space="0" w:color="auto"/>
              <w:left w:val="single" w:sz="4" w:space="0" w:color="auto"/>
              <w:bottom w:val="single" w:sz="4" w:space="0" w:color="auto"/>
              <w:right w:val="single" w:sz="4" w:space="0" w:color="auto"/>
            </w:tcBorders>
          </w:tcPr>
          <w:p w14:paraId="70362BCD" w14:textId="466A4A27"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00BF5B31" w14:textId="08FF914A" w:rsidR="00F6267A" w:rsidRDefault="00EB6258" w:rsidP="00F6267A">
            <w:pPr>
              <w:rPr>
                <w:rFonts w:asciiTheme="minorHAnsi" w:hAnsiTheme="minorHAnsi" w:cstheme="minorHAnsi"/>
                <w:color w:val="000000"/>
                <w:sz w:val="18"/>
                <w:szCs w:val="16"/>
              </w:rPr>
            </w:pPr>
            <w:ins w:id="10688" w:author="Sowndarya S (WT01 - Manufacturing &amp; Hi Tech)" w:date="2015-03-24T10:41:00Z">
              <w:r>
                <w:rPr>
                  <w:rFonts w:asciiTheme="minorHAnsi" w:hAnsiTheme="minorHAnsi" w:cstheme="minorHAnsi"/>
                  <w:color w:val="000000"/>
                  <w:sz w:val="18"/>
                  <w:szCs w:val="16"/>
                </w:rPr>
                <w:t>CountryId</w:t>
              </w:r>
            </w:ins>
          </w:p>
        </w:tc>
      </w:tr>
      <w:tr w:rsidR="00F6267A" w:rsidRPr="00D30FA1" w14:paraId="36DE4946" w14:textId="77777777"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4012C6F" w14:textId="08ADC160" w:rsidR="00F6267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PARTNER_ID</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3C12588B" w14:textId="52DBD929" w:rsidR="00F6267A" w:rsidRPr="00592621" w:rsidRDefault="00E705DE" w:rsidP="00F6267A">
            <w:pPr>
              <w:rPr>
                <w:rFonts w:asciiTheme="minorHAnsi" w:hAnsiTheme="minorHAnsi" w:cstheme="minorHAnsi"/>
                <w:color w:val="000000"/>
                <w:sz w:val="18"/>
                <w:szCs w:val="16"/>
              </w:rPr>
            </w:pPr>
            <w:r>
              <w:rPr>
                <w:rFonts w:asciiTheme="minorHAnsi" w:hAnsiTheme="minorHAnsi" w:cstheme="minorHAnsi"/>
                <w:color w:val="000000"/>
                <w:sz w:val="18"/>
                <w:szCs w:val="16"/>
              </w:rPr>
              <w:t>Partner</w:t>
            </w:r>
          </w:p>
        </w:tc>
        <w:tc>
          <w:tcPr>
            <w:tcW w:w="1710" w:type="dxa"/>
            <w:tcBorders>
              <w:top w:val="single" w:sz="4" w:space="0" w:color="auto"/>
              <w:left w:val="single" w:sz="4" w:space="0" w:color="auto"/>
              <w:bottom w:val="single" w:sz="4" w:space="0" w:color="auto"/>
              <w:right w:val="single" w:sz="4" w:space="0" w:color="auto"/>
            </w:tcBorders>
          </w:tcPr>
          <w:p w14:paraId="26DBAB82" w14:textId="5726EBB6" w:rsidR="00F6267A" w:rsidRDefault="00E705DE" w:rsidP="00F6267A">
            <w:pPr>
              <w:rPr>
                <w:rFonts w:asciiTheme="minorHAnsi" w:hAnsiTheme="minorHAnsi" w:cstheme="minorHAnsi"/>
                <w:color w:val="000000"/>
                <w:sz w:val="18"/>
                <w:szCs w:val="16"/>
              </w:rPr>
            </w:pPr>
            <w:r>
              <w:rPr>
                <w:rFonts w:asciiTheme="minorHAnsi" w:hAnsiTheme="minorHAnsi" w:cstheme="minorHAnsi"/>
                <w:color w:val="000000"/>
                <w:sz w:val="18"/>
                <w:szCs w:val="16"/>
              </w:rPr>
              <w:t>PartnerId</w:t>
            </w:r>
          </w:p>
        </w:tc>
        <w:tc>
          <w:tcPr>
            <w:tcW w:w="2070" w:type="dxa"/>
            <w:tcBorders>
              <w:top w:val="single" w:sz="4" w:space="0" w:color="auto"/>
              <w:left w:val="single" w:sz="4" w:space="0" w:color="auto"/>
              <w:bottom w:val="single" w:sz="4" w:space="0" w:color="auto"/>
              <w:right w:val="single" w:sz="4" w:space="0" w:color="auto"/>
            </w:tcBorders>
          </w:tcPr>
          <w:p w14:paraId="544F59FD" w14:textId="76ABA5B0"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033C2EDB" w14:textId="4030EA90"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ResellerPartnerID</w:t>
            </w:r>
          </w:p>
        </w:tc>
      </w:tr>
      <w:tr w:rsidR="00F6267A" w:rsidRPr="00D30FA1" w14:paraId="0B801111" w14:textId="481A157B"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714DA679" w14:textId="77777777" w:rsidR="00F6267A" w:rsidRPr="00DD1485"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MD_VAT_ID</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4AF870C2"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tcPr>
          <w:p w14:paraId="380AA59C" w14:textId="77777777" w:rsidR="00F6267A" w:rsidRPr="006312B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MDVATID</w:t>
            </w:r>
          </w:p>
        </w:tc>
        <w:tc>
          <w:tcPr>
            <w:tcW w:w="2070" w:type="dxa"/>
            <w:tcBorders>
              <w:top w:val="single" w:sz="4" w:space="0" w:color="auto"/>
              <w:left w:val="single" w:sz="4" w:space="0" w:color="auto"/>
              <w:bottom w:val="single" w:sz="4" w:space="0" w:color="auto"/>
              <w:right w:val="single" w:sz="4" w:space="0" w:color="auto"/>
            </w:tcBorders>
          </w:tcPr>
          <w:p w14:paraId="22C7EECE" w14:textId="320043E1"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2BB6EFBF" w14:textId="4DF304F3"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MDVATID</w:t>
            </w:r>
          </w:p>
        </w:tc>
      </w:tr>
      <w:tr w:rsidR="00F6267A" w:rsidRPr="00D30FA1" w14:paraId="6B909077" w14:textId="24182C15"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4B1B5FEA" w14:textId="77777777" w:rsidR="00F6267A" w:rsidRPr="00DD1485"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MD_NAME</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43B6A53"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tcPr>
          <w:p w14:paraId="266AD596" w14:textId="77777777" w:rsidR="00F6267A" w:rsidRPr="006312B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MDName</w:t>
            </w:r>
          </w:p>
        </w:tc>
        <w:tc>
          <w:tcPr>
            <w:tcW w:w="2070" w:type="dxa"/>
            <w:tcBorders>
              <w:top w:val="single" w:sz="4" w:space="0" w:color="auto"/>
              <w:left w:val="single" w:sz="4" w:space="0" w:color="auto"/>
              <w:bottom w:val="single" w:sz="4" w:space="0" w:color="auto"/>
              <w:right w:val="single" w:sz="4" w:space="0" w:color="auto"/>
            </w:tcBorders>
          </w:tcPr>
          <w:p w14:paraId="71CF229D" w14:textId="4F38DACA"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4E5FF639" w14:textId="2FA37D0A"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MDName</w:t>
            </w:r>
          </w:p>
        </w:tc>
      </w:tr>
      <w:tr w:rsidR="00F6267A" w:rsidRPr="00D30FA1" w14:paraId="16FC7655" w14:textId="5275C551"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4030F2E" w14:textId="77777777" w:rsidR="00F6267A" w:rsidRPr="00DD1485"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MD_RESELLER_VAT_ID</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46A2B8F"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tcPr>
          <w:p w14:paraId="1815CA3E" w14:textId="133E2448" w:rsidR="00F6267A" w:rsidRPr="006312B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MDResellerVATID</w:t>
            </w:r>
          </w:p>
        </w:tc>
        <w:tc>
          <w:tcPr>
            <w:tcW w:w="2070" w:type="dxa"/>
            <w:tcBorders>
              <w:top w:val="single" w:sz="4" w:space="0" w:color="auto"/>
              <w:left w:val="single" w:sz="4" w:space="0" w:color="auto"/>
              <w:bottom w:val="single" w:sz="4" w:space="0" w:color="auto"/>
              <w:right w:val="single" w:sz="4" w:space="0" w:color="auto"/>
            </w:tcBorders>
          </w:tcPr>
          <w:p w14:paraId="076606D4" w14:textId="532E5F3C"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0B1FA1C0" w14:textId="2E00C399"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MDResellerVATID</w:t>
            </w:r>
          </w:p>
        </w:tc>
      </w:tr>
      <w:tr w:rsidR="00F6267A" w:rsidRPr="00D30FA1" w14:paraId="263C4288" w14:textId="578CF6C0"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6E544B21" w14:textId="77777777" w:rsidR="00F6267A" w:rsidRPr="00D9441C"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MD_RESELLER_NAME</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32D3304B"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vAlign w:val="bottom"/>
          </w:tcPr>
          <w:p w14:paraId="6AF07819" w14:textId="77777777" w:rsidR="00F6267A" w:rsidRPr="006312B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MDResellerName</w:t>
            </w:r>
          </w:p>
        </w:tc>
        <w:tc>
          <w:tcPr>
            <w:tcW w:w="2070" w:type="dxa"/>
            <w:tcBorders>
              <w:top w:val="single" w:sz="4" w:space="0" w:color="auto"/>
              <w:left w:val="single" w:sz="4" w:space="0" w:color="auto"/>
              <w:bottom w:val="single" w:sz="4" w:space="0" w:color="auto"/>
              <w:right w:val="single" w:sz="4" w:space="0" w:color="auto"/>
            </w:tcBorders>
          </w:tcPr>
          <w:p w14:paraId="2DF97475" w14:textId="35085132"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55E2FFD6" w14:textId="6E5C8BB0"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MDResellerName</w:t>
            </w:r>
          </w:p>
        </w:tc>
      </w:tr>
      <w:tr w:rsidR="00F6267A" w:rsidRPr="00D30FA1" w14:paraId="5EEB473B" w14:textId="007D97A7"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70D12129" w14:textId="77777777" w:rsidR="00F6267A" w:rsidRPr="00D9441C"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RESELLER_VAT_ID</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1F22638"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vAlign w:val="bottom"/>
          </w:tcPr>
          <w:p w14:paraId="61B103CA" w14:textId="77777777" w:rsidR="00F6267A" w:rsidRPr="006312B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ResellerVATID</w:t>
            </w:r>
          </w:p>
        </w:tc>
        <w:tc>
          <w:tcPr>
            <w:tcW w:w="2070" w:type="dxa"/>
            <w:tcBorders>
              <w:top w:val="single" w:sz="4" w:space="0" w:color="auto"/>
              <w:left w:val="single" w:sz="4" w:space="0" w:color="auto"/>
              <w:bottom w:val="single" w:sz="4" w:space="0" w:color="auto"/>
              <w:right w:val="single" w:sz="4" w:space="0" w:color="auto"/>
            </w:tcBorders>
          </w:tcPr>
          <w:p w14:paraId="45EDBE20" w14:textId="1B1FC12F"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6D2F8C26" w14:textId="6F67C73C"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ResellerVATID</w:t>
            </w:r>
          </w:p>
        </w:tc>
      </w:tr>
      <w:tr w:rsidR="00F6267A" w:rsidRPr="00D30FA1" w14:paraId="5D6B91FF" w14:textId="54208DA2"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3187D07" w14:textId="77777777" w:rsidR="00F6267A" w:rsidRPr="00D9441C"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lastRenderedPageBreak/>
              <w:t>RESELLER_NAME</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5D8119CF"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vAlign w:val="bottom"/>
          </w:tcPr>
          <w:p w14:paraId="3CC7F0BF" w14:textId="77777777" w:rsidR="00F6267A" w:rsidRPr="006312B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ResellerName</w:t>
            </w:r>
          </w:p>
        </w:tc>
        <w:tc>
          <w:tcPr>
            <w:tcW w:w="2070" w:type="dxa"/>
            <w:tcBorders>
              <w:top w:val="single" w:sz="4" w:space="0" w:color="auto"/>
              <w:left w:val="single" w:sz="4" w:space="0" w:color="auto"/>
              <w:bottom w:val="single" w:sz="4" w:space="0" w:color="auto"/>
              <w:right w:val="single" w:sz="4" w:space="0" w:color="auto"/>
            </w:tcBorders>
          </w:tcPr>
          <w:p w14:paraId="3E12849C" w14:textId="2C42EFA2"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7FE66095" w14:textId="7B534300"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ResellerName</w:t>
            </w:r>
          </w:p>
        </w:tc>
      </w:tr>
      <w:tr w:rsidR="00F6267A" w:rsidRPr="00D30FA1" w14:paraId="63CB17A7" w14:textId="44142113"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2CCCFD6" w14:textId="77777777" w:rsidR="00F6267A" w:rsidRPr="00D9441C"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STATUS</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64E0350"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vAlign w:val="bottom"/>
          </w:tcPr>
          <w:p w14:paraId="79E1BAE0" w14:textId="3F7653C3" w:rsidR="00F6267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Status</w:t>
            </w:r>
            <w:ins w:id="10689" w:author="Rakesh Singhi" w:date="2015-02-07T15:45:00Z">
              <w:r>
                <w:rPr>
                  <w:rFonts w:asciiTheme="minorHAnsi" w:hAnsiTheme="minorHAnsi" w:cstheme="minorHAnsi"/>
                  <w:color w:val="000000"/>
                  <w:sz w:val="18"/>
                  <w:szCs w:val="16"/>
                </w:rPr>
                <w:t>Code</w:t>
              </w:r>
            </w:ins>
          </w:p>
        </w:tc>
        <w:tc>
          <w:tcPr>
            <w:tcW w:w="2070" w:type="dxa"/>
            <w:tcBorders>
              <w:top w:val="single" w:sz="4" w:space="0" w:color="auto"/>
              <w:left w:val="single" w:sz="4" w:space="0" w:color="auto"/>
              <w:bottom w:val="single" w:sz="4" w:space="0" w:color="auto"/>
              <w:right w:val="single" w:sz="4" w:space="0" w:color="auto"/>
            </w:tcBorders>
          </w:tcPr>
          <w:p w14:paraId="3B64AEF4" w14:textId="1EEFDF3D"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5345B3F0" w14:textId="281FA691"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StatusCode</w:t>
            </w:r>
          </w:p>
        </w:tc>
      </w:tr>
      <w:tr w:rsidR="00F6267A" w:rsidRPr="00D30FA1" w14:paraId="079F15C5" w14:textId="3414D674"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1574F24" w14:textId="0C49921D" w:rsidR="00F6267A" w:rsidRPr="00D9441C"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REJECT_REASON</w:t>
            </w:r>
            <w:ins w:id="10690" w:author="Rakesh Singhi" w:date="2015-02-07T15:44:00Z">
              <w:r>
                <w:rPr>
                  <w:rFonts w:asciiTheme="minorHAnsi" w:hAnsiTheme="minorHAnsi" w:cstheme="minorHAnsi"/>
                  <w:color w:val="000000"/>
                  <w:sz w:val="18"/>
                  <w:szCs w:val="16"/>
                </w:rPr>
                <w:t>_CODE</w:t>
              </w:r>
            </w:ins>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D83DA05"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vAlign w:val="bottom"/>
          </w:tcPr>
          <w:p w14:paraId="164F9F4D" w14:textId="7D7716D5" w:rsidR="00F6267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Reason</w:t>
            </w:r>
            <w:ins w:id="10691" w:author="Rakesh Singhi" w:date="2015-02-07T15:45:00Z">
              <w:r>
                <w:rPr>
                  <w:rFonts w:asciiTheme="minorHAnsi" w:hAnsiTheme="minorHAnsi" w:cstheme="minorHAnsi"/>
                  <w:color w:val="000000"/>
                  <w:sz w:val="18"/>
                  <w:szCs w:val="16"/>
                </w:rPr>
                <w:t>Code</w:t>
              </w:r>
            </w:ins>
          </w:p>
        </w:tc>
        <w:tc>
          <w:tcPr>
            <w:tcW w:w="2070" w:type="dxa"/>
            <w:tcBorders>
              <w:top w:val="single" w:sz="4" w:space="0" w:color="auto"/>
              <w:left w:val="single" w:sz="4" w:space="0" w:color="auto"/>
              <w:bottom w:val="single" w:sz="4" w:space="0" w:color="auto"/>
              <w:right w:val="single" w:sz="4" w:space="0" w:color="auto"/>
            </w:tcBorders>
          </w:tcPr>
          <w:p w14:paraId="18ADB33D" w14:textId="7353E247"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1E73F8EF" w14:textId="6145E223"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ReasonCode</w:t>
            </w:r>
          </w:p>
        </w:tc>
      </w:tr>
      <w:tr w:rsidR="00F6267A" w:rsidRPr="00D30FA1" w14:paraId="3FF2BA00" w14:textId="6221A5AA"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7D12D8A7" w14:textId="1124699A" w:rsidR="00F6267A" w:rsidRPr="00D9441C"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EXCEPTION_COUNT</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570E7C0F"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vAlign w:val="bottom"/>
          </w:tcPr>
          <w:p w14:paraId="61BA3792" w14:textId="77777777" w:rsidR="00F6267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ExceptionCount</w:t>
            </w:r>
          </w:p>
        </w:tc>
        <w:tc>
          <w:tcPr>
            <w:tcW w:w="2070" w:type="dxa"/>
            <w:tcBorders>
              <w:top w:val="single" w:sz="4" w:space="0" w:color="auto"/>
              <w:left w:val="single" w:sz="4" w:space="0" w:color="auto"/>
              <w:bottom w:val="single" w:sz="4" w:space="0" w:color="auto"/>
              <w:right w:val="single" w:sz="4" w:space="0" w:color="auto"/>
            </w:tcBorders>
          </w:tcPr>
          <w:p w14:paraId="5E63B866" w14:textId="741CA3B1"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3FDD577B" w14:textId="51015445"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ExceptionCount</w:t>
            </w:r>
          </w:p>
        </w:tc>
      </w:tr>
      <w:tr w:rsidR="00F6267A" w:rsidRPr="00D30FA1" w14:paraId="2DD697AF" w14:textId="2971D2AA" w:rsidTr="00F6267A">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5DD6634C" w14:textId="77777777" w:rsidR="00F6267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REPORT_URL</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4AC3786" w14:textId="77777777" w:rsidR="00F6267A" w:rsidRPr="00592621" w:rsidRDefault="00F6267A" w:rsidP="00F6267A">
            <w:pPr>
              <w:rPr>
                <w:rFonts w:asciiTheme="minorHAnsi" w:hAnsiTheme="minorHAnsi" w:cstheme="minorHAnsi"/>
                <w:color w:val="000000"/>
                <w:sz w:val="18"/>
                <w:szCs w:val="16"/>
              </w:rPr>
            </w:pPr>
            <w:r w:rsidRPr="00592621">
              <w:rPr>
                <w:rFonts w:asciiTheme="minorHAnsi" w:hAnsiTheme="minorHAnsi" w:cstheme="minorHAnsi"/>
                <w:color w:val="000000"/>
                <w:sz w:val="18"/>
                <w:szCs w:val="16"/>
              </w:rPr>
              <w:t>PartnerException</w:t>
            </w:r>
          </w:p>
        </w:tc>
        <w:tc>
          <w:tcPr>
            <w:tcW w:w="1710" w:type="dxa"/>
            <w:tcBorders>
              <w:top w:val="single" w:sz="4" w:space="0" w:color="auto"/>
              <w:left w:val="single" w:sz="4" w:space="0" w:color="auto"/>
              <w:bottom w:val="single" w:sz="4" w:space="0" w:color="auto"/>
              <w:right w:val="single" w:sz="4" w:space="0" w:color="auto"/>
            </w:tcBorders>
            <w:vAlign w:val="bottom"/>
          </w:tcPr>
          <w:p w14:paraId="5DDACC25" w14:textId="77777777" w:rsidR="00F6267A" w:rsidRDefault="00F6267A" w:rsidP="00F6267A">
            <w:pPr>
              <w:rPr>
                <w:rFonts w:asciiTheme="minorHAnsi" w:hAnsiTheme="minorHAnsi" w:cstheme="minorHAnsi"/>
                <w:color w:val="000000"/>
                <w:sz w:val="18"/>
                <w:szCs w:val="16"/>
              </w:rPr>
            </w:pPr>
            <w:r>
              <w:rPr>
                <w:rFonts w:asciiTheme="minorHAnsi" w:hAnsiTheme="minorHAnsi" w:cstheme="minorHAnsi"/>
                <w:color w:val="000000"/>
                <w:sz w:val="18"/>
                <w:szCs w:val="16"/>
              </w:rPr>
              <w:t>ReportURL</w:t>
            </w:r>
          </w:p>
        </w:tc>
        <w:tc>
          <w:tcPr>
            <w:tcW w:w="2070" w:type="dxa"/>
            <w:tcBorders>
              <w:top w:val="single" w:sz="4" w:space="0" w:color="auto"/>
              <w:left w:val="single" w:sz="4" w:space="0" w:color="auto"/>
              <w:bottom w:val="single" w:sz="4" w:space="0" w:color="auto"/>
              <w:right w:val="single" w:sz="4" w:space="0" w:color="auto"/>
            </w:tcBorders>
          </w:tcPr>
          <w:p w14:paraId="24CAB28A" w14:textId="09C0BEB5" w:rsidR="00F6267A" w:rsidRDefault="00F6267A" w:rsidP="00F6267A">
            <w:pPr>
              <w:rPr>
                <w:rFonts w:asciiTheme="minorHAnsi" w:hAnsiTheme="minorHAnsi" w:cstheme="minorHAnsi"/>
                <w:color w:val="000000"/>
                <w:sz w:val="18"/>
                <w:szCs w:val="16"/>
              </w:rPr>
            </w:pPr>
            <w:r w:rsidRPr="00BE4589">
              <w:rPr>
                <w:rFonts w:ascii="Calibri" w:hAnsi="Calibri" w:cs="Calibri"/>
                <w:color w:val="000000"/>
                <w:sz w:val="18"/>
                <w:szCs w:val="22"/>
              </w:rPr>
              <w:t>VEBIP_PartnerException</w:t>
            </w:r>
          </w:p>
        </w:tc>
        <w:tc>
          <w:tcPr>
            <w:tcW w:w="1890" w:type="dxa"/>
            <w:tcBorders>
              <w:top w:val="single" w:sz="4" w:space="0" w:color="auto"/>
              <w:left w:val="single" w:sz="4" w:space="0" w:color="auto"/>
              <w:bottom w:val="single" w:sz="4" w:space="0" w:color="auto"/>
              <w:right w:val="single" w:sz="4" w:space="0" w:color="auto"/>
            </w:tcBorders>
          </w:tcPr>
          <w:p w14:paraId="0EAB9A74" w14:textId="3B0AC910" w:rsidR="00F6267A" w:rsidRDefault="004F5E45" w:rsidP="00F6267A">
            <w:pPr>
              <w:rPr>
                <w:rFonts w:asciiTheme="minorHAnsi" w:hAnsiTheme="minorHAnsi" w:cstheme="minorHAnsi"/>
                <w:color w:val="000000"/>
                <w:sz w:val="18"/>
                <w:szCs w:val="16"/>
              </w:rPr>
            </w:pPr>
            <w:r>
              <w:rPr>
                <w:rFonts w:asciiTheme="minorHAnsi" w:hAnsiTheme="minorHAnsi" w:cstheme="minorHAnsi"/>
                <w:color w:val="000000"/>
                <w:sz w:val="18"/>
                <w:szCs w:val="16"/>
              </w:rPr>
              <w:t>RepportURL</w:t>
            </w:r>
          </w:p>
        </w:tc>
      </w:tr>
      <w:tr w:rsidR="00A24E73" w:rsidRPr="00D30FA1" w14:paraId="59A7E3B6" w14:textId="68510DAF" w:rsidTr="00F6267A">
        <w:trPr>
          <w:trHeight w:val="70"/>
        </w:trPr>
        <w:tc>
          <w:tcPr>
            <w:tcW w:w="6030" w:type="dxa"/>
            <w:gridSpan w:val="3"/>
            <w:tcBorders>
              <w:top w:val="single" w:sz="4" w:space="0" w:color="auto"/>
              <w:left w:val="single" w:sz="4" w:space="0" w:color="auto"/>
              <w:bottom w:val="single" w:sz="4" w:space="0" w:color="auto"/>
              <w:right w:val="single" w:sz="4" w:space="0" w:color="auto"/>
            </w:tcBorders>
            <w:shd w:val="clear" w:color="auto" w:fill="auto"/>
          </w:tcPr>
          <w:p w14:paraId="1C85F22A" w14:textId="77777777" w:rsidR="00A24E73" w:rsidRDefault="00A24E73" w:rsidP="006740BA">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2070" w:type="dxa"/>
            <w:tcBorders>
              <w:top w:val="single" w:sz="4" w:space="0" w:color="auto"/>
              <w:left w:val="single" w:sz="4" w:space="0" w:color="auto"/>
              <w:bottom w:val="single" w:sz="4" w:space="0" w:color="auto"/>
              <w:right w:val="single" w:sz="4" w:space="0" w:color="auto"/>
            </w:tcBorders>
          </w:tcPr>
          <w:p w14:paraId="418AADB9" w14:textId="77777777" w:rsidR="00A24E73" w:rsidRPr="00BC6D24" w:rsidRDefault="00A24E73" w:rsidP="006740BA">
            <w:pPr>
              <w:rPr>
                <w:rFonts w:asciiTheme="minorHAnsi" w:hAnsiTheme="minorHAnsi" w:cstheme="minorHAnsi"/>
                <w:b/>
                <w:color w:val="000000"/>
                <w:sz w:val="18"/>
                <w:szCs w:val="16"/>
                <w:u w:val="single"/>
              </w:rPr>
            </w:pPr>
          </w:p>
        </w:tc>
        <w:tc>
          <w:tcPr>
            <w:tcW w:w="1890" w:type="dxa"/>
            <w:tcBorders>
              <w:top w:val="single" w:sz="4" w:space="0" w:color="auto"/>
              <w:left w:val="single" w:sz="4" w:space="0" w:color="auto"/>
              <w:bottom w:val="single" w:sz="4" w:space="0" w:color="auto"/>
              <w:right w:val="single" w:sz="4" w:space="0" w:color="auto"/>
            </w:tcBorders>
          </w:tcPr>
          <w:p w14:paraId="0886DF99" w14:textId="77777777" w:rsidR="00A24E73" w:rsidRPr="00BC6D24" w:rsidRDefault="00A24E73" w:rsidP="006740BA">
            <w:pPr>
              <w:rPr>
                <w:rFonts w:asciiTheme="minorHAnsi" w:hAnsiTheme="minorHAnsi" w:cstheme="minorHAnsi"/>
                <w:b/>
                <w:color w:val="000000"/>
                <w:sz w:val="18"/>
                <w:szCs w:val="16"/>
                <w:u w:val="single"/>
              </w:rPr>
            </w:pPr>
          </w:p>
        </w:tc>
      </w:tr>
    </w:tbl>
    <w:p w14:paraId="7A28FE70" w14:textId="77777777" w:rsidR="00486D9B" w:rsidRPr="00486D9B" w:rsidRDefault="00486D9B" w:rsidP="00486D9B">
      <w:pPr>
        <w:rPr>
          <w:ins w:id="10692" w:author="gu832116" w:date="2015-02-09T18:17:00Z"/>
        </w:rPr>
      </w:pPr>
      <w:bookmarkStart w:id="10693" w:name="_Toc408863174"/>
      <w:bookmarkStart w:id="10694" w:name="_Toc408942130"/>
      <w:bookmarkStart w:id="10695" w:name="_Toc408942657"/>
      <w:bookmarkStart w:id="10696" w:name="_Toc408863175"/>
      <w:bookmarkStart w:id="10697" w:name="_Toc408942131"/>
      <w:bookmarkStart w:id="10698" w:name="_Toc408942658"/>
      <w:bookmarkEnd w:id="10693"/>
      <w:bookmarkEnd w:id="10694"/>
      <w:bookmarkEnd w:id="10695"/>
      <w:bookmarkEnd w:id="10696"/>
      <w:bookmarkEnd w:id="10697"/>
      <w:bookmarkEnd w:id="10698"/>
    </w:p>
    <w:p w14:paraId="11B60EE5" w14:textId="77777777" w:rsidR="00486D9B" w:rsidRPr="00486D9B" w:rsidRDefault="00486D9B" w:rsidP="00486D9B">
      <w:pPr>
        <w:rPr>
          <w:ins w:id="10699" w:author="gu832116" w:date="2015-02-09T18:17:00Z"/>
        </w:rPr>
      </w:pPr>
    </w:p>
    <w:p w14:paraId="0A42A9B1" w14:textId="2C124B9E" w:rsidR="002A5C1E" w:rsidRPr="0075631B" w:rsidRDefault="00580D72" w:rsidP="00DA1C8A">
      <w:pPr>
        <w:pStyle w:val="ListParagraph"/>
        <w:keepNext/>
        <w:numPr>
          <w:ilvl w:val="2"/>
          <w:numId w:val="10"/>
        </w:numPr>
        <w:spacing w:line="240" w:lineRule="auto"/>
        <w:ind w:left="90" w:right="21" w:hanging="36"/>
        <w:jc w:val="both"/>
        <w:outlineLvl w:val="1"/>
        <w:rPr>
          <w:rFonts w:asciiTheme="minorHAnsi" w:hAnsiTheme="minorHAnsi" w:cstheme="minorHAnsi"/>
          <w:b/>
          <w:i/>
          <w:sz w:val="24"/>
          <w:szCs w:val="24"/>
          <w:lang w:val="en-GB"/>
        </w:rPr>
      </w:pPr>
      <w:bookmarkStart w:id="10700" w:name="_Toc415065550"/>
      <w:r>
        <w:rPr>
          <w:rFonts w:asciiTheme="minorHAnsi" w:hAnsiTheme="minorHAnsi" w:cstheme="minorHAnsi"/>
          <w:b/>
          <w:i/>
          <w:sz w:val="24"/>
          <w:szCs w:val="24"/>
          <w:lang w:val="en-GB"/>
        </w:rPr>
        <w:t>DMO_</w:t>
      </w:r>
      <w:r w:rsidR="002A5C1E" w:rsidRPr="0075631B">
        <w:rPr>
          <w:rFonts w:asciiTheme="minorHAnsi" w:hAnsiTheme="minorHAnsi" w:cstheme="minorHAnsi"/>
          <w:b/>
          <w:i/>
          <w:sz w:val="24"/>
          <w:szCs w:val="24"/>
          <w:lang w:val="en-GB"/>
        </w:rPr>
        <w:t>ORDER_EXCEPTION</w:t>
      </w:r>
      <w:r w:rsidR="00C90592">
        <w:rPr>
          <w:rFonts w:asciiTheme="minorHAnsi" w:hAnsiTheme="minorHAnsi" w:cstheme="minorHAnsi"/>
          <w:b/>
          <w:i/>
          <w:sz w:val="24"/>
          <w:szCs w:val="24"/>
          <w:lang w:val="en-GB"/>
        </w:rPr>
        <w:t>_MIR</w:t>
      </w:r>
      <w:bookmarkEnd w:id="10700"/>
    </w:p>
    <w:p w14:paraId="3A749676" w14:textId="77777777" w:rsidR="00E03342" w:rsidRDefault="00E03342" w:rsidP="002A5C1E">
      <w:pPr>
        <w:rPr>
          <w:rFonts w:asciiTheme="minorHAnsi" w:hAnsiTheme="minorHAnsi" w:cstheme="minorHAnsi"/>
        </w:rPr>
      </w:pPr>
    </w:p>
    <w:p w14:paraId="25BCF852" w14:textId="7700CEE0" w:rsidR="002A5C1E" w:rsidRDefault="002A5C1E" w:rsidP="002A5C1E">
      <w:pPr>
        <w:rPr>
          <w:rFonts w:asciiTheme="minorHAnsi" w:hAnsiTheme="minorHAnsi" w:cstheme="minorHAnsi"/>
        </w:rPr>
      </w:pPr>
      <w:r>
        <w:rPr>
          <w:rFonts w:asciiTheme="minorHAnsi" w:hAnsiTheme="minorHAnsi" w:cstheme="minorHAnsi"/>
        </w:rPr>
        <w:t xml:space="preserve">This staging table contains the Real Time Order Management </w:t>
      </w:r>
      <w:ins w:id="10701" w:author="Sowndarya S (WT01 - Manufacturing &amp; Hi Tech)" w:date="2015-03-24T10:53:00Z">
        <w:r w:rsidR="008B41B0">
          <w:rPr>
            <w:rFonts w:asciiTheme="minorHAnsi" w:hAnsiTheme="minorHAnsi" w:cstheme="minorHAnsi"/>
          </w:rPr>
          <w:t xml:space="preserve">exception </w:t>
        </w:r>
      </w:ins>
      <w:r>
        <w:rPr>
          <w:rFonts w:asciiTheme="minorHAnsi" w:hAnsiTheme="minorHAnsi" w:cstheme="minorHAnsi"/>
        </w:rPr>
        <w:t>data from PNP Source view.</w:t>
      </w:r>
    </w:p>
    <w:p w14:paraId="5D8F3841" w14:textId="77777777" w:rsidR="002A5C1E" w:rsidRPr="00D30FA1" w:rsidRDefault="002A5C1E" w:rsidP="002A5C1E">
      <w:pPr>
        <w:rPr>
          <w:rFonts w:asciiTheme="minorHAnsi" w:hAnsiTheme="minorHAnsi" w:cstheme="minorHAnsi"/>
        </w:rPr>
      </w:pPr>
    </w:p>
    <w:p w14:paraId="5A6E06FA"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2A5C1E" w:rsidRPr="00D30FA1" w14:paraId="5341E404" w14:textId="77777777" w:rsidTr="00B3629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4A0E9E34"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2DD8149F"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559BE889"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5934A244"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7BE0C957" w14:textId="77777777" w:rsidTr="00B36295">
        <w:tc>
          <w:tcPr>
            <w:tcW w:w="1619" w:type="dxa"/>
            <w:tcBorders>
              <w:top w:val="single" w:sz="4" w:space="0" w:color="auto"/>
              <w:left w:val="single" w:sz="4" w:space="0" w:color="auto"/>
              <w:bottom w:val="single" w:sz="4" w:space="0" w:color="auto"/>
              <w:right w:val="single" w:sz="4" w:space="0" w:color="auto"/>
            </w:tcBorders>
            <w:hideMark/>
          </w:tcPr>
          <w:p w14:paraId="21D55B13" w14:textId="77777777" w:rsidR="002A5C1E" w:rsidRPr="00D30FA1" w:rsidRDefault="002A5C1E" w:rsidP="00B36295">
            <w:pPr>
              <w:rPr>
                <w:rFonts w:asciiTheme="minorHAnsi" w:hAnsiTheme="minorHAnsi" w:cstheme="minorHAnsi"/>
                <w:color w:val="000000"/>
                <w:sz w:val="18"/>
                <w:szCs w:val="16"/>
              </w:rPr>
            </w:pPr>
            <w:r w:rsidRPr="00D30FA1">
              <w:rPr>
                <w:rFonts w:asciiTheme="minorHAnsi" w:hAnsiTheme="minorHAnsi" w:cstheme="minorHAnsi"/>
                <w:color w:val="000000"/>
                <w:sz w:val="18"/>
                <w:szCs w:val="16"/>
              </w:rPr>
              <w:t>Staging</w:t>
            </w:r>
          </w:p>
        </w:tc>
        <w:tc>
          <w:tcPr>
            <w:tcW w:w="3779" w:type="dxa"/>
            <w:tcBorders>
              <w:top w:val="single" w:sz="4" w:space="0" w:color="auto"/>
              <w:left w:val="single" w:sz="4" w:space="0" w:color="auto"/>
              <w:bottom w:val="single" w:sz="4" w:space="0" w:color="auto"/>
              <w:right w:val="single" w:sz="4" w:space="0" w:color="auto"/>
            </w:tcBorders>
            <w:hideMark/>
          </w:tcPr>
          <w:p w14:paraId="1113B7C7" w14:textId="7212DB7F" w:rsidR="002A5C1E" w:rsidRPr="00D30FA1" w:rsidRDefault="00580D72" w:rsidP="00580D72">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A5C1E">
              <w:rPr>
                <w:rFonts w:asciiTheme="minorHAnsi" w:hAnsiTheme="minorHAnsi" w:cstheme="minorHAnsi"/>
                <w:color w:val="000000"/>
                <w:sz w:val="18"/>
                <w:szCs w:val="16"/>
              </w:rPr>
              <w:t>ORDER_EXCEPTION_</w:t>
            </w:r>
            <w:r>
              <w:rPr>
                <w:rFonts w:asciiTheme="minorHAnsi" w:hAnsiTheme="minorHAnsi" w:cstheme="minorHAnsi"/>
                <w:color w:val="000000"/>
                <w:sz w:val="18"/>
                <w:szCs w:val="16"/>
              </w:rPr>
              <w:t>MIR</w:t>
            </w:r>
          </w:p>
        </w:tc>
        <w:tc>
          <w:tcPr>
            <w:tcW w:w="992" w:type="dxa"/>
            <w:tcBorders>
              <w:top w:val="single" w:sz="4" w:space="0" w:color="auto"/>
              <w:left w:val="single" w:sz="4" w:space="0" w:color="auto"/>
              <w:bottom w:val="single" w:sz="4" w:space="0" w:color="auto"/>
              <w:right w:val="single" w:sz="4" w:space="0" w:color="auto"/>
            </w:tcBorders>
            <w:hideMark/>
          </w:tcPr>
          <w:p w14:paraId="3C7E18E5" w14:textId="07324614" w:rsidR="002A5C1E" w:rsidRPr="00D30FA1" w:rsidRDefault="00446233" w:rsidP="00B36295">
            <w:pPr>
              <w:rPr>
                <w:rFonts w:asciiTheme="minorHAnsi" w:hAnsiTheme="minorHAnsi" w:cstheme="minorHAnsi"/>
                <w:color w:val="000000"/>
                <w:sz w:val="18"/>
                <w:szCs w:val="16"/>
              </w:rPr>
            </w:pPr>
            <w:del w:id="10702" w:author="Rakesh Singhi" w:date="2015-02-07T15:46:00Z">
              <w:r w:rsidDel="0037582A">
                <w:rPr>
                  <w:rFonts w:asciiTheme="minorHAnsi" w:hAnsiTheme="minorHAnsi" w:cstheme="minorHAnsi"/>
                  <w:color w:val="000000"/>
                  <w:sz w:val="18"/>
                  <w:szCs w:val="16"/>
                </w:rPr>
                <w:delText>ISRVE_DMO_DW</w:delText>
              </w:r>
            </w:del>
            <w:ins w:id="10703" w:author="Rakesh Singhi" w:date="2015-02-07T15:46:00Z">
              <w:r w:rsidR="0037582A">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4C8DED98"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799908BC" w14:textId="77777777" w:rsidR="002A5C1E" w:rsidRDefault="002A5C1E" w:rsidP="002A5C1E">
      <w:pPr>
        <w:spacing w:after="120"/>
        <w:rPr>
          <w:rFonts w:asciiTheme="minorHAnsi" w:hAnsiTheme="minorHAnsi" w:cstheme="minorHAnsi"/>
          <w:u w:val="single"/>
        </w:rPr>
      </w:pPr>
    </w:p>
    <w:p w14:paraId="7EF1177E"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pPr w:leftFromText="180" w:rightFromText="180" w:vertAnchor="text" w:tblpY="1"/>
        <w:tblOverlap w:val="neve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250"/>
        <w:gridCol w:w="990"/>
        <w:gridCol w:w="2250"/>
        <w:tblGridChange w:id="10704">
          <w:tblGrid>
            <w:gridCol w:w="2790"/>
            <w:gridCol w:w="2250"/>
            <w:gridCol w:w="990"/>
            <w:gridCol w:w="2250"/>
          </w:tblGrid>
        </w:tblGridChange>
      </w:tblGrid>
      <w:tr w:rsidR="002A5C1E" w:rsidRPr="00D30FA1" w14:paraId="39F3A7A6" w14:textId="77777777" w:rsidTr="006740BA">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021F3F14"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03C390F3"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990" w:type="dxa"/>
            <w:tcBorders>
              <w:top w:val="single" w:sz="4" w:space="0" w:color="auto"/>
              <w:left w:val="single" w:sz="4" w:space="0" w:color="auto"/>
              <w:bottom w:val="single" w:sz="4" w:space="0" w:color="auto"/>
              <w:right w:val="single" w:sz="4" w:space="0" w:color="auto"/>
            </w:tcBorders>
            <w:shd w:val="clear" w:color="auto" w:fill="F4B8AE"/>
            <w:vAlign w:val="center"/>
            <w:hideMark/>
          </w:tcPr>
          <w:p w14:paraId="009C73FB" w14:textId="77777777" w:rsidR="002A5C1E" w:rsidRPr="00D30FA1" w:rsidRDefault="002A5C1E" w:rsidP="00B36295">
            <w:pPr>
              <w:rPr>
                <w:rFonts w:asciiTheme="minorHAnsi" w:hAnsiTheme="minorHAnsi" w:cstheme="minorHAnsi"/>
                <w:color w:val="000000"/>
                <w:sz w:val="18"/>
                <w:szCs w:val="16"/>
              </w:rPr>
            </w:pPr>
            <w:r w:rsidRPr="00973E84">
              <w:rPr>
                <w:rFonts w:asciiTheme="minorHAnsi" w:hAnsiTheme="minorHAnsi" w:cstheme="minorHAnsi"/>
                <w:sz w:val="16"/>
                <w:szCs w:val="16"/>
              </w:rPr>
              <w:t>Staging1</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0D1A030C"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37582A" w:rsidRPr="00D30FA1" w14:paraId="6093526B" w14:textId="77777777"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705"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90" w:type="dxa"/>
            <w:tcBorders>
              <w:top w:val="single" w:sz="4" w:space="0" w:color="auto"/>
              <w:left w:val="single" w:sz="4" w:space="0" w:color="auto"/>
              <w:bottom w:val="single" w:sz="4" w:space="0" w:color="auto"/>
              <w:right w:val="single" w:sz="4" w:space="0" w:color="auto"/>
            </w:tcBorders>
            <w:shd w:val="clear" w:color="auto" w:fill="auto"/>
            <w:tcPrChange w:id="10706"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tcPr>
            </w:tcPrChange>
          </w:tcPr>
          <w:p w14:paraId="537363E6" w14:textId="6EDA8572" w:rsidR="0037582A" w:rsidRPr="0037582A" w:rsidRDefault="0037582A" w:rsidP="00FB1735">
            <w:pPr>
              <w:rPr>
                <w:rFonts w:asciiTheme="minorHAnsi" w:hAnsiTheme="minorHAnsi" w:cstheme="minorHAnsi"/>
                <w:color w:val="000000"/>
                <w:sz w:val="18"/>
                <w:szCs w:val="16"/>
              </w:rPr>
            </w:pPr>
            <w:ins w:id="10707" w:author="Rakesh Singhi" w:date="2015-02-07T15:46:00Z">
              <w:r w:rsidRPr="0037582A">
                <w:rPr>
                  <w:rFonts w:asciiTheme="minorHAnsi" w:hAnsiTheme="minorHAnsi" w:cstheme="minorHAnsi"/>
                  <w:color w:val="000000"/>
                  <w:sz w:val="18"/>
                  <w:szCs w:val="16"/>
                </w:rPr>
                <w:t>COUNTRY_</w:t>
              </w:r>
            </w:ins>
            <w:r w:rsidR="00FB1735">
              <w:rPr>
                <w:rFonts w:asciiTheme="minorHAnsi" w:hAnsiTheme="minorHAnsi" w:cstheme="minorHAnsi"/>
                <w:color w:val="000000"/>
                <w:sz w:val="18"/>
                <w:szCs w:val="16"/>
              </w:rPr>
              <w:t>ORDER_EXCEPTION_</w:t>
            </w:r>
            <w:r w:rsidRPr="0037582A">
              <w:rPr>
                <w:rFonts w:asciiTheme="minorHAnsi" w:hAnsiTheme="minorHAnsi" w:cstheme="minorHAnsi"/>
                <w:color w:val="000000"/>
                <w:sz w:val="18"/>
                <w:szCs w:val="16"/>
              </w:rPr>
              <w:t>ID</w:t>
            </w:r>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708"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tcPr>
            </w:tcPrChange>
          </w:tcPr>
          <w:p w14:paraId="0CCC4447" w14:textId="04243110" w:rsidR="0037582A" w:rsidRPr="0037582A" w:rsidRDefault="0037582A" w:rsidP="00B36295">
            <w:pPr>
              <w:rPr>
                <w:rFonts w:asciiTheme="minorHAnsi" w:hAnsiTheme="minorHAnsi" w:cstheme="minorHAnsi"/>
                <w:color w:val="000000"/>
                <w:sz w:val="18"/>
                <w:szCs w:val="16"/>
              </w:rPr>
            </w:pPr>
            <w:ins w:id="10709" w:author="Rakesh Singhi" w:date="2015-02-07T15:48:00Z">
              <w:r w:rsidRPr="0037582A">
                <w:rPr>
                  <w:rFonts w:asciiTheme="minorHAnsi" w:hAnsiTheme="minorHAnsi" w:cstheme="minorHAnsi"/>
                  <w:color w:val="000000"/>
                  <w:sz w:val="18"/>
                  <w:szCs w:val="16"/>
                </w:rPr>
                <w:t>NUMBER(10)</w:t>
              </w:r>
            </w:ins>
            <w:del w:id="10710" w:author="Rakesh Singhi" w:date="2015-02-07T15:48:00Z">
              <w:r w:rsidRPr="0037582A" w:rsidDel="000D5C60">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711"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364037B" w14:textId="6D1D6E42" w:rsidR="0037582A" w:rsidRPr="00D30FA1" w:rsidRDefault="0037582A" w:rsidP="00B36295">
            <w:pPr>
              <w:rPr>
                <w:rFonts w:asciiTheme="minorHAnsi" w:hAnsiTheme="minorHAnsi" w:cstheme="minorHAnsi"/>
                <w:color w:val="000000"/>
                <w:sz w:val="18"/>
                <w:szCs w:val="16"/>
              </w:rPr>
            </w:pPr>
            <w:ins w:id="10712"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del w:id="10713" w:author="Rakesh Singhi" w:date="2015-02-07T15:48:00Z">
              <w:r w:rsidDel="00D63426">
                <w:rPr>
                  <w:rFonts w:ascii="Arial" w:hAnsi="Arial" w:cs="Arial"/>
                </w:rPr>
                <w:fldChar w:fldCharType="begin">
                  <w:ffData>
                    <w:name w:val=""/>
                    <w:enabled/>
                    <w:calcOnExit w:val="0"/>
                    <w:checkBox>
                      <w:size w:val="18"/>
                      <w:default w:val="1"/>
                    </w:checkBox>
                  </w:ffData>
                </w:fldChar>
              </w:r>
              <w:r w:rsidDel="00D6342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D63426">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714"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tcPr>
            </w:tcPrChange>
          </w:tcPr>
          <w:p w14:paraId="7EE6352F" w14:textId="77777777" w:rsidR="0037582A" w:rsidRPr="004B4C9C" w:rsidRDefault="0037582A" w:rsidP="00B36295">
            <w:pPr>
              <w:rPr>
                <w:rFonts w:asciiTheme="minorHAnsi" w:hAnsiTheme="minorHAnsi" w:cstheme="minorHAnsi"/>
                <w:sz w:val="18"/>
                <w:szCs w:val="18"/>
              </w:rPr>
            </w:pPr>
            <w:r>
              <w:rPr>
                <w:rFonts w:asciiTheme="minorHAnsi" w:hAnsiTheme="minorHAnsi" w:cstheme="minorHAnsi"/>
                <w:sz w:val="18"/>
                <w:szCs w:val="18"/>
              </w:rPr>
              <w:t>Seq Key generated at EBIP side</w:t>
            </w:r>
          </w:p>
        </w:tc>
      </w:tr>
      <w:tr w:rsidR="0037582A" w:rsidRPr="00D30FA1" w14:paraId="3D1D8A88" w14:textId="77777777"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715"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716" w:author="Rakesh Singhi" w:date="2015-02-07T15:46:00Z"/>
        </w:trPr>
        <w:tc>
          <w:tcPr>
            <w:tcW w:w="2790" w:type="dxa"/>
            <w:tcBorders>
              <w:top w:val="single" w:sz="4" w:space="0" w:color="auto"/>
              <w:left w:val="single" w:sz="4" w:space="0" w:color="auto"/>
              <w:bottom w:val="single" w:sz="4" w:space="0" w:color="auto"/>
              <w:right w:val="single" w:sz="4" w:space="0" w:color="auto"/>
            </w:tcBorders>
            <w:shd w:val="clear" w:color="auto" w:fill="auto"/>
            <w:tcPrChange w:id="10717"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tcPr>
            </w:tcPrChange>
          </w:tcPr>
          <w:p w14:paraId="25C56A70" w14:textId="31585BBF" w:rsidR="0037582A" w:rsidRPr="0037582A" w:rsidRDefault="0037582A" w:rsidP="00B36295">
            <w:pPr>
              <w:rPr>
                <w:ins w:id="10718" w:author="Rakesh Singhi" w:date="2015-02-07T15:46:00Z"/>
                <w:rFonts w:asciiTheme="minorHAnsi" w:hAnsiTheme="minorHAnsi" w:cstheme="minorHAnsi"/>
                <w:color w:val="000000"/>
                <w:sz w:val="18"/>
                <w:szCs w:val="16"/>
              </w:rPr>
            </w:pPr>
            <w:ins w:id="10719" w:author="Rakesh Singhi" w:date="2015-02-07T15:46:00Z">
              <w:r w:rsidRPr="0037582A">
                <w:rPr>
                  <w:rFonts w:asciiTheme="minorHAnsi" w:hAnsiTheme="minorHAnsi" w:cstheme="minorHAnsi"/>
                  <w:color w:val="000000"/>
                  <w:sz w:val="18"/>
                  <w:szCs w:val="16"/>
                </w:rPr>
                <w:t>COUNTRY_ID</w:t>
              </w:r>
            </w:ins>
          </w:p>
        </w:tc>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Change w:id="10720"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tcPr>
            </w:tcPrChange>
          </w:tcPr>
          <w:p w14:paraId="2191012A" w14:textId="7B7AF02D" w:rsidR="0037582A" w:rsidRPr="0037582A" w:rsidRDefault="0037582A" w:rsidP="00B36295">
            <w:pPr>
              <w:rPr>
                <w:ins w:id="10721" w:author="Rakesh Singhi" w:date="2015-02-07T15:46:00Z"/>
                <w:rFonts w:asciiTheme="minorHAnsi" w:hAnsiTheme="minorHAnsi" w:cstheme="minorHAnsi"/>
                <w:color w:val="000000"/>
                <w:sz w:val="18"/>
                <w:szCs w:val="16"/>
              </w:rPr>
            </w:pPr>
            <w:ins w:id="10722" w:author="Rakesh Singhi" w:date="2015-02-07T15:48:00Z">
              <w:r w:rsidRPr="0037582A">
                <w:rPr>
                  <w:rFonts w:asciiTheme="minorHAnsi" w:hAnsiTheme="minorHAnsi" w:cstheme="minorHAnsi"/>
                  <w:color w:val="000000"/>
                  <w:sz w:val="18"/>
                  <w:szCs w:val="16"/>
                </w:rPr>
                <w:t>NUMBER(10)</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723"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2E65DC1" w14:textId="1D1BD04A" w:rsidR="0037582A" w:rsidRDefault="0037582A" w:rsidP="00B36295">
            <w:pPr>
              <w:rPr>
                <w:ins w:id="10724" w:author="Rakesh Singhi" w:date="2015-02-07T15:46:00Z"/>
                <w:rFonts w:ascii="Arial" w:hAnsi="Arial" w:cs="Arial"/>
              </w:rPr>
            </w:pPr>
            <w:ins w:id="10725"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726"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tcPr>
            </w:tcPrChange>
          </w:tcPr>
          <w:p w14:paraId="6AA7A97A" w14:textId="13D0E32A" w:rsidR="0037582A" w:rsidRDefault="0037582A" w:rsidP="00B36295">
            <w:pPr>
              <w:rPr>
                <w:ins w:id="10727" w:author="Rakesh Singhi" w:date="2015-02-07T15:46:00Z"/>
                <w:rFonts w:asciiTheme="minorHAnsi" w:hAnsiTheme="minorHAnsi" w:cstheme="minorHAnsi"/>
                <w:sz w:val="18"/>
                <w:szCs w:val="18"/>
              </w:rPr>
            </w:pPr>
            <w:ins w:id="10728" w:author="Rakesh Singhi" w:date="2015-02-07T15:48:00Z">
              <w:r>
                <w:rPr>
                  <w:rFonts w:asciiTheme="minorHAnsi" w:hAnsiTheme="minorHAnsi" w:cstheme="minorHAnsi"/>
                  <w:sz w:val="18"/>
                  <w:szCs w:val="18"/>
                </w:rPr>
                <w:t>Country Id</w:t>
              </w:r>
            </w:ins>
          </w:p>
        </w:tc>
      </w:tr>
      <w:tr w:rsidR="0037582A" w:rsidRPr="00D30FA1" w14:paraId="310A6300" w14:textId="77777777"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729"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730" w:author="Rakesh Singhi" w:date="2015-02-07T15:47:00Z"/>
        </w:trPr>
        <w:tc>
          <w:tcPr>
            <w:tcW w:w="2790" w:type="dxa"/>
            <w:tcBorders>
              <w:top w:val="single" w:sz="4" w:space="0" w:color="auto"/>
              <w:left w:val="single" w:sz="4" w:space="0" w:color="auto"/>
              <w:bottom w:val="single" w:sz="4" w:space="0" w:color="auto"/>
              <w:right w:val="single" w:sz="4" w:space="0" w:color="auto"/>
            </w:tcBorders>
            <w:shd w:val="clear" w:color="auto" w:fill="auto"/>
            <w:tcPrChange w:id="10731"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tcPr>
            </w:tcPrChange>
          </w:tcPr>
          <w:p w14:paraId="2B833614" w14:textId="7684BCC1" w:rsidR="0037582A" w:rsidRPr="0037582A" w:rsidRDefault="0037582A" w:rsidP="00B36295">
            <w:pPr>
              <w:rPr>
                <w:ins w:id="10732" w:author="Rakesh Singhi" w:date="2015-02-07T15:47:00Z"/>
                <w:rFonts w:asciiTheme="minorHAnsi" w:hAnsiTheme="minorHAnsi" w:cstheme="minorHAnsi"/>
                <w:color w:val="000000"/>
                <w:sz w:val="18"/>
                <w:szCs w:val="16"/>
              </w:rPr>
            </w:pPr>
            <w:ins w:id="10733" w:author="Rakesh Singhi" w:date="2015-02-07T15:47:00Z">
              <w:r w:rsidRPr="0037582A">
                <w:rPr>
                  <w:rFonts w:asciiTheme="minorHAnsi" w:hAnsiTheme="minorHAnsi" w:cstheme="minorHAnsi"/>
                  <w:color w:val="000000"/>
                  <w:sz w:val="18"/>
                  <w:szCs w:val="16"/>
                </w:rPr>
                <w:t>ORDER_NUMBER</w:t>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734"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tcPr>
            </w:tcPrChange>
          </w:tcPr>
          <w:p w14:paraId="63BE5DED" w14:textId="365CE57C" w:rsidR="0037582A" w:rsidRPr="0037582A" w:rsidRDefault="0037582A" w:rsidP="00B36295">
            <w:pPr>
              <w:rPr>
                <w:ins w:id="10735" w:author="Rakesh Singhi" w:date="2015-02-07T15:47:00Z"/>
                <w:rFonts w:asciiTheme="minorHAnsi" w:hAnsiTheme="minorHAnsi" w:cstheme="minorHAnsi"/>
                <w:color w:val="000000"/>
                <w:sz w:val="18"/>
                <w:szCs w:val="16"/>
              </w:rPr>
            </w:pPr>
            <w:ins w:id="10736" w:author="Rakesh Singhi" w:date="2015-02-07T15:48:00Z">
              <w:r w:rsidRPr="0037582A">
                <w:rPr>
                  <w:rFonts w:asciiTheme="minorHAnsi" w:hAnsiTheme="minorHAnsi" w:cstheme="minorHAnsi"/>
                  <w:color w:val="000000"/>
                  <w:sz w:val="18"/>
                  <w:szCs w:val="16"/>
                </w:rPr>
                <w:t>NVARCHAR2(10)</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737"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92643F0" w14:textId="4F127987" w:rsidR="0037582A" w:rsidRDefault="0037582A" w:rsidP="00B36295">
            <w:pPr>
              <w:rPr>
                <w:ins w:id="10738" w:author="Rakesh Singhi" w:date="2015-02-07T15:47:00Z"/>
                <w:rFonts w:ascii="Arial" w:hAnsi="Arial" w:cs="Arial"/>
              </w:rPr>
            </w:pPr>
            <w:ins w:id="10739"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740"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tcPr>
            </w:tcPrChange>
          </w:tcPr>
          <w:p w14:paraId="6C0904CF" w14:textId="4FA78A57" w:rsidR="0037582A" w:rsidRDefault="0037582A" w:rsidP="00B36295">
            <w:pPr>
              <w:rPr>
                <w:ins w:id="10741" w:author="Rakesh Singhi" w:date="2015-02-07T15:47:00Z"/>
                <w:rFonts w:asciiTheme="minorHAnsi" w:hAnsiTheme="minorHAnsi" w:cstheme="minorHAnsi"/>
                <w:sz w:val="18"/>
                <w:szCs w:val="18"/>
              </w:rPr>
            </w:pPr>
            <w:ins w:id="10742" w:author="Rakesh Singhi" w:date="2015-02-07T15:48:00Z">
              <w:r>
                <w:rPr>
                  <w:rFonts w:asciiTheme="minorHAnsi" w:hAnsiTheme="minorHAnsi" w:cstheme="minorHAnsi"/>
                  <w:sz w:val="18"/>
                  <w:szCs w:val="18"/>
                </w:rPr>
                <w:t>Order Number to be closed</w:t>
              </w:r>
            </w:ins>
          </w:p>
        </w:tc>
      </w:tr>
      <w:tr w:rsidR="0037582A" w:rsidRPr="00D30FA1" w:rsidDel="0037582A" w14:paraId="0861FC96" w14:textId="67FCF2D9"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743"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del w:id="10744" w:author="Rakesh Singhi" w:date="2015-02-07T15: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10745"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ECDC6F0" w14:textId="008E0088" w:rsidR="0037582A" w:rsidRPr="00DA2062" w:rsidDel="0037582A" w:rsidRDefault="0037582A" w:rsidP="00B36295">
            <w:pPr>
              <w:rPr>
                <w:del w:id="10746" w:author="Rakesh Singhi" w:date="2015-02-07T15:46:00Z"/>
                <w:rFonts w:asciiTheme="minorHAnsi" w:hAnsiTheme="minorHAnsi" w:cstheme="minorHAnsi"/>
                <w:color w:val="000000"/>
                <w:sz w:val="18"/>
                <w:szCs w:val="16"/>
              </w:rPr>
            </w:pPr>
            <w:del w:id="10747" w:author="Rakesh Singhi" w:date="2015-02-07T15:46:00Z">
              <w:r w:rsidDel="0037582A">
                <w:rPr>
                  <w:rFonts w:asciiTheme="minorHAnsi" w:hAnsiTheme="minorHAnsi" w:cstheme="minorHAnsi"/>
                  <w:color w:val="000000"/>
                  <w:sz w:val="18"/>
                  <w:szCs w:val="16"/>
                </w:rPr>
                <w:delText>CUSTOMER_VAT_ID</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Change w:id="10748"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755A687" w14:textId="28795DAA" w:rsidR="0037582A" w:rsidRPr="00DD1485" w:rsidDel="0037582A" w:rsidRDefault="0037582A" w:rsidP="00B36295">
            <w:pPr>
              <w:rPr>
                <w:del w:id="10749" w:author="Rakesh Singhi" w:date="2015-02-07T15:46:00Z"/>
                <w:rFonts w:asciiTheme="minorHAnsi" w:hAnsiTheme="minorHAnsi" w:cstheme="minorHAnsi"/>
                <w:color w:val="000000"/>
                <w:sz w:val="18"/>
                <w:szCs w:val="16"/>
              </w:rPr>
            </w:pPr>
            <w:del w:id="10750" w:author="Rakesh Singhi" w:date="2015-02-07T15:46:00Z">
              <w:r w:rsidDel="0037582A">
                <w:rPr>
                  <w:rFonts w:asciiTheme="minorHAnsi" w:hAnsiTheme="minorHAnsi" w:cstheme="minorHAnsi"/>
                  <w:color w:val="000000"/>
                  <w:sz w:val="18"/>
                  <w:szCs w:val="16"/>
                </w:rPr>
                <w:delText>NVARCHAR2(50)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751"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BE24B80" w14:textId="12CD174C" w:rsidR="0037582A" w:rsidRPr="00D30FA1" w:rsidDel="0037582A" w:rsidRDefault="0037582A" w:rsidP="00B36295">
            <w:pPr>
              <w:rPr>
                <w:del w:id="10752" w:author="Rakesh Singhi" w:date="2015-02-07T15:46:00Z"/>
                <w:rFonts w:asciiTheme="minorHAnsi" w:hAnsiTheme="minorHAnsi" w:cstheme="minorHAnsi"/>
                <w:color w:val="000000"/>
                <w:sz w:val="18"/>
                <w:szCs w:val="16"/>
              </w:rPr>
            </w:pPr>
            <w:ins w:id="10753"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del w:id="10754" w:author="Rakesh Singhi" w:date="2015-02-07T15:46:00Z">
              <w:r w:rsidDel="0037582A">
                <w:rPr>
                  <w:rFonts w:ascii="Arial" w:hAnsi="Arial" w:cs="Arial"/>
                </w:rPr>
                <w:fldChar w:fldCharType="begin">
                  <w:ffData>
                    <w:name w:val=""/>
                    <w:enabled/>
                    <w:calcOnExit w:val="0"/>
                    <w:checkBox>
                      <w:size w:val="18"/>
                      <w:default w:val="1"/>
                    </w:checkBox>
                  </w:ffData>
                </w:fldChar>
              </w:r>
              <w:r w:rsidDel="0037582A">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37582A">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755" w:author="Rakesh Singhi" w:date="2015-02-07T15:48:00Z">
              <w:tcPr>
                <w:tcW w:w="2250" w:type="dxa"/>
                <w:tcBorders>
                  <w:top w:val="single" w:sz="4" w:space="0" w:color="auto"/>
                  <w:left w:val="single" w:sz="4" w:space="0" w:color="auto"/>
                  <w:right w:val="single" w:sz="4" w:space="0" w:color="auto"/>
                </w:tcBorders>
                <w:vAlign w:val="center"/>
              </w:tcPr>
            </w:tcPrChange>
          </w:tcPr>
          <w:p w14:paraId="33777220" w14:textId="1A1D1009" w:rsidR="0037582A" w:rsidRPr="00370929" w:rsidDel="0037582A" w:rsidRDefault="0037582A" w:rsidP="00B36295">
            <w:pPr>
              <w:rPr>
                <w:del w:id="10756" w:author="Rakesh Singhi" w:date="2015-02-07T15:46:00Z"/>
                <w:rFonts w:asciiTheme="minorHAnsi" w:hAnsiTheme="minorHAnsi" w:cstheme="minorHAnsi"/>
                <w:color w:val="000000"/>
                <w:sz w:val="18"/>
                <w:szCs w:val="16"/>
                <w:highlight w:val="yellow"/>
              </w:rPr>
            </w:pPr>
            <w:del w:id="10757" w:author="Rakesh Singhi" w:date="2015-02-07T15:46:00Z">
              <w:r w:rsidRPr="00751842" w:rsidDel="0037582A">
                <w:rPr>
                  <w:rFonts w:asciiTheme="minorHAnsi" w:hAnsiTheme="minorHAnsi" w:cstheme="minorHAnsi"/>
                  <w:color w:val="000000"/>
                  <w:sz w:val="18"/>
                  <w:szCs w:val="16"/>
                </w:rPr>
                <w:delText>VAT ID</w:delText>
              </w:r>
            </w:del>
          </w:p>
        </w:tc>
      </w:tr>
      <w:tr w:rsidR="0037582A" w:rsidRPr="00D30FA1" w:rsidDel="0037582A" w14:paraId="18B7CDC1" w14:textId="097A6D77"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758"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del w:id="10759" w:author="Rakesh Singhi" w:date="2015-02-07T15: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10760"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223BA7E" w14:textId="2AFBE796" w:rsidR="0037582A" w:rsidRPr="00DA2062" w:rsidDel="0037582A" w:rsidRDefault="0037582A" w:rsidP="00B36295">
            <w:pPr>
              <w:rPr>
                <w:del w:id="10761" w:author="Rakesh Singhi" w:date="2015-02-07T15:46:00Z"/>
                <w:rFonts w:asciiTheme="minorHAnsi" w:hAnsiTheme="minorHAnsi" w:cstheme="minorHAnsi"/>
                <w:color w:val="000000"/>
                <w:sz w:val="18"/>
                <w:szCs w:val="16"/>
              </w:rPr>
            </w:pPr>
            <w:del w:id="10762" w:author="Rakesh Singhi" w:date="2015-02-07T15:46:00Z">
              <w:r w:rsidDel="0037582A">
                <w:rPr>
                  <w:rFonts w:asciiTheme="minorHAnsi" w:hAnsiTheme="minorHAnsi" w:cstheme="minorHAnsi"/>
                  <w:color w:val="000000"/>
                  <w:sz w:val="18"/>
                  <w:szCs w:val="16"/>
                </w:rPr>
                <w:delText>DMO_REGION</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Change w:id="10763"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FB64FDD" w14:textId="4B39AF3A" w:rsidR="0037582A" w:rsidRPr="00DD1485" w:rsidDel="0037582A" w:rsidRDefault="0037582A" w:rsidP="00B36295">
            <w:pPr>
              <w:rPr>
                <w:del w:id="10764" w:author="Rakesh Singhi" w:date="2015-02-07T15:46:00Z"/>
                <w:rFonts w:asciiTheme="minorHAnsi" w:hAnsiTheme="minorHAnsi" w:cstheme="minorHAnsi"/>
                <w:color w:val="000000"/>
                <w:sz w:val="18"/>
                <w:szCs w:val="16"/>
              </w:rPr>
            </w:pPr>
            <w:del w:id="10765" w:author="Rakesh Singhi" w:date="2015-02-07T15:46:00Z">
              <w:r w:rsidDel="0037582A">
                <w:rPr>
                  <w:rFonts w:asciiTheme="minorHAnsi" w:hAnsiTheme="minorHAnsi" w:cstheme="minorHAnsi"/>
                  <w:color w:val="000000"/>
                  <w:sz w:val="18"/>
                  <w:szCs w:val="16"/>
                </w:rPr>
                <w:delText>NVARCHAR2</w:delText>
              </w:r>
              <w:r w:rsidRPr="005E6E58" w:rsidDel="0037582A">
                <w:rPr>
                  <w:rFonts w:asciiTheme="minorHAnsi" w:hAnsiTheme="minorHAnsi" w:cstheme="minorHAnsi"/>
                  <w:color w:val="000000"/>
                  <w:sz w:val="18"/>
                  <w:szCs w:val="16"/>
                </w:rPr>
                <w:delText>(50)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766"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0228DD4" w14:textId="61037D9F" w:rsidR="0037582A" w:rsidRPr="00D30FA1" w:rsidDel="0037582A" w:rsidRDefault="0037582A" w:rsidP="00B36295">
            <w:pPr>
              <w:rPr>
                <w:del w:id="10767" w:author="Rakesh Singhi" w:date="2015-02-07T15:46:00Z"/>
                <w:rFonts w:asciiTheme="minorHAnsi" w:hAnsiTheme="minorHAnsi" w:cstheme="minorHAnsi"/>
                <w:color w:val="000000"/>
                <w:sz w:val="18"/>
                <w:szCs w:val="16"/>
              </w:rPr>
            </w:pPr>
            <w:ins w:id="10768"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del w:id="10769" w:author="Rakesh Singhi" w:date="2015-02-07T15:46:00Z">
              <w:r w:rsidDel="0037582A">
                <w:rPr>
                  <w:rFonts w:ascii="Arial" w:hAnsi="Arial" w:cs="Arial"/>
                </w:rPr>
                <w:fldChar w:fldCharType="begin">
                  <w:ffData>
                    <w:name w:val=""/>
                    <w:enabled/>
                    <w:calcOnExit w:val="0"/>
                    <w:checkBox>
                      <w:size w:val="18"/>
                      <w:default w:val="1"/>
                    </w:checkBox>
                  </w:ffData>
                </w:fldChar>
              </w:r>
              <w:r w:rsidDel="0037582A">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37582A">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770" w:author="Rakesh Singhi" w:date="2015-02-07T15:48:00Z">
              <w:tcPr>
                <w:tcW w:w="2250" w:type="dxa"/>
                <w:tcBorders>
                  <w:top w:val="single" w:sz="4" w:space="0" w:color="auto"/>
                  <w:left w:val="single" w:sz="4" w:space="0" w:color="auto"/>
                  <w:right w:val="single" w:sz="4" w:space="0" w:color="auto"/>
                </w:tcBorders>
                <w:vAlign w:val="center"/>
              </w:tcPr>
            </w:tcPrChange>
          </w:tcPr>
          <w:p w14:paraId="38A7CEDD" w14:textId="481C872C" w:rsidR="0037582A" w:rsidRPr="00A26324" w:rsidDel="0037582A" w:rsidRDefault="0037582A" w:rsidP="00B36295">
            <w:pPr>
              <w:rPr>
                <w:del w:id="10771" w:author="Rakesh Singhi" w:date="2015-02-07T15:46:00Z"/>
                <w:rFonts w:asciiTheme="minorHAnsi" w:hAnsiTheme="minorHAnsi" w:cstheme="minorHAnsi"/>
                <w:color w:val="000000"/>
                <w:sz w:val="18"/>
                <w:szCs w:val="16"/>
              </w:rPr>
            </w:pPr>
            <w:del w:id="10772" w:author="Rakesh Singhi" w:date="2015-02-07T15:46:00Z">
              <w:r w:rsidDel="0037582A">
                <w:rPr>
                  <w:rFonts w:asciiTheme="minorHAnsi" w:hAnsiTheme="minorHAnsi" w:cstheme="minorHAnsi"/>
                  <w:color w:val="000000"/>
                  <w:sz w:val="18"/>
                  <w:szCs w:val="16"/>
                </w:rPr>
                <w:delText>Region Name</w:delText>
              </w:r>
            </w:del>
          </w:p>
        </w:tc>
      </w:tr>
      <w:tr w:rsidR="0037582A" w:rsidRPr="00D30FA1" w14:paraId="0AA5FA1A" w14:textId="77777777"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773"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10774"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E5D13F1" w14:textId="77777777" w:rsidR="0037582A" w:rsidRPr="00DD1485" w:rsidRDefault="0037582A" w:rsidP="00B36295">
            <w:pPr>
              <w:rPr>
                <w:rFonts w:asciiTheme="minorHAnsi" w:hAnsiTheme="minorHAnsi" w:cstheme="minorHAnsi"/>
                <w:color w:val="000000"/>
                <w:sz w:val="18"/>
                <w:szCs w:val="16"/>
              </w:rPr>
            </w:pPr>
            <w:r>
              <w:rPr>
                <w:rFonts w:asciiTheme="minorHAnsi" w:hAnsiTheme="minorHAnsi" w:cstheme="minorHAnsi"/>
                <w:color w:val="000000"/>
                <w:sz w:val="18"/>
                <w:szCs w:val="16"/>
              </w:rPr>
              <w:t>INVOICE_DATE</w:t>
            </w:r>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775"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3D2F28C" w14:textId="4A70B189" w:rsidR="0037582A" w:rsidRPr="00DD1485" w:rsidRDefault="0037582A" w:rsidP="00B36295">
            <w:pPr>
              <w:rPr>
                <w:rFonts w:asciiTheme="minorHAnsi" w:hAnsiTheme="minorHAnsi" w:cstheme="minorHAnsi"/>
                <w:color w:val="000000"/>
                <w:sz w:val="18"/>
                <w:szCs w:val="16"/>
              </w:rPr>
            </w:pPr>
            <w:ins w:id="10776" w:author="Rakesh Singhi" w:date="2015-02-07T15:48:00Z">
              <w:r w:rsidRPr="0037582A">
                <w:rPr>
                  <w:rFonts w:asciiTheme="minorHAnsi" w:hAnsiTheme="minorHAnsi" w:cstheme="minorHAnsi"/>
                  <w:color w:val="000000"/>
                  <w:sz w:val="18"/>
                  <w:szCs w:val="16"/>
                </w:rPr>
                <w:t>DATE</w:t>
              </w:r>
            </w:ins>
            <w:del w:id="10777" w:author="Rakesh Singhi" w:date="2015-02-07T15:48:00Z">
              <w:r w:rsidDel="00A67B51">
                <w:rPr>
                  <w:rFonts w:asciiTheme="minorHAnsi" w:hAnsiTheme="minorHAnsi" w:cstheme="minorHAnsi"/>
                  <w:color w:val="000000"/>
                  <w:sz w:val="18"/>
                  <w:szCs w:val="16"/>
                </w:rPr>
                <w:delText>DATE( DD/MM/YYYY)</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778"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EAFB136" w14:textId="265457D6" w:rsidR="0037582A" w:rsidRPr="00D30FA1" w:rsidRDefault="0037582A" w:rsidP="00B36295">
            <w:pPr>
              <w:rPr>
                <w:rFonts w:asciiTheme="minorHAnsi" w:hAnsiTheme="minorHAnsi" w:cstheme="minorHAnsi"/>
                <w:color w:val="000000"/>
                <w:sz w:val="18"/>
                <w:szCs w:val="16"/>
              </w:rPr>
            </w:pPr>
            <w:ins w:id="10779"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del w:id="10780" w:author="Rakesh Singhi" w:date="2015-02-07T15:48:00Z">
              <w:r w:rsidDel="00D63426">
                <w:rPr>
                  <w:rFonts w:ascii="Arial" w:hAnsi="Arial" w:cs="Arial"/>
                </w:rPr>
                <w:fldChar w:fldCharType="begin">
                  <w:ffData>
                    <w:name w:val=""/>
                    <w:enabled/>
                    <w:calcOnExit w:val="0"/>
                    <w:checkBox>
                      <w:size w:val="18"/>
                      <w:default w:val="1"/>
                    </w:checkBox>
                  </w:ffData>
                </w:fldChar>
              </w:r>
              <w:r w:rsidDel="00D6342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D6342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781" w:author="Rakesh Singhi" w:date="2015-02-07T15:48:00Z">
              <w:tcPr>
                <w:tcW w:w="2250" w:type="dxa"/>
                <w:tcBorders>
                  <w:top w:val="single" w:sz="4" w:space="0" w:color="auto"/>
                  <w:left w:val="single" w:sz="4" w:space="0" w:color="auto"/>
                  <w:right w:val="single" w:sz="4" w:space="0" w:color="auto"/>
                </w:tcBorders>
                <w:vAlign w:val="center"/>
              </w:tcPr>
            </w:tcPrChange>
          </w:tcPr>
          <w:p w14:paraId="752E41FA" w14:textId="77777777" w:rsidR="0037582A" w:rsidRPr="00D30FA1" w:rsidRDefault="0037582A" w:rsidP="00B36295">
            <w:pPr>
              <w:rPr>
                <w:rFonts w:asciiTheme="minorHAnsi" w:hAnsiTheme="minorHAnsi" w:cstheme="minorHAnsi"/>
                <w:color w:val="000000"/>
                <w:sz w:val="18"/>
                <w:szCs w:val="16"/>
              </w:rPr>
            </w:pPr>
            <w:r>
              <w:rPr>
                <w:rFonts w:asciiTheme="minorHAnsi" w:hAnsiTheme="minorHAnsi" w:cstheme="minorHAnsi"/>
                <w:color w:val="000000"/>
                <w:sz w:val="18"/>
                <w:szCs w:val="16"/>
              </w:rPr>
              <w:t>Invoice Generation Date</w:t>
            </w:r>
          </w:p>
        </w:tc>
      </w:tr>
      <w:tr w:rsidR="0037582A" w:rsidRPr="00D30FA1" w14:paraId="4858D23E" w14:textId="77777777"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782"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0783" w:author="Rakesh Singhi" w:date="2015-02-07T15:47: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10784"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7F2E487" w14:textId="5D4A3C6F" w:rsidR="0037582A" w:rsidRDefault="0037582A" w:rsidP="00B36295">
            <w:pPr>
              <w:rPr>
                <w:ins w:id="10785" w:author="Rakesh Singhi" w:date="2015-02-07T15:47:00Z"/>
                <w:rFonts w:asciiTheme="minorHAnsi" w:hAnsiTheme="minorHAnsi" w:cstheme="minorHAnsi"/>
                <w:color w:val="000000"/>
                <w:sz w:val="18"/>
                <w:szCs w:val="16"/>
              </w:rPr>
            </w:pPr>
            <w:ins w:id="10786" w:author="Rakesh Singhi" w:date="2015-02-07T15:47:00Z">
              <w:r>
                <w:rPr>
                  <w:rFonts w:asciiTheme="minorHAnsi" w:hAnsiTheme="minorHAnsi" w:cstheme="minorHAnsi"/>
                  <w:color w:val="000000"/>
                  <w:sz w:val="18"/>
                  <w:szCs w:val="16"/>
                </w:rPr>
                <w:t>ACTIVE</w:t>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787"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C35C931" w14:textId="69668000" w:rsidR="0037582A" w:rsidRDefault="0037582A" w:rsidP="00B36295">
            <w:pPr>
              <w:rPr>
                <w:ins w:id="10788" w:author="Rakesh Singhi" w:date="2015-02-07T15:47:00Z"/>
                <w:rFonts w:asciiTheme="minorHAnsi" w:hAnsiTheme="minorHAnsi" w:cstheme="minorHAnsi"/>
                <w:color w:val="000000"/>
                <w:sz w:val="18"/>
                <w:szCs w:val="16"/>
              </w:rPr>
            </w:pPr>
            <w:ins w:id="10789" w:author="Rakesh Singhi" w:date="2015-02-07T15:48:00Z">
              <w:r w:rsidRPr="0037582A">
                <w:rPr>
                  <w:rFonts w:asciiTheme="minorHAnsi" w:hAnsiTheme="minorHAnsi" w:cstheme="minorHAnsi"/>
                  <w:color w:val="000000"/>
                  <w:sz w:val="18"/>
                  <w:szCs w:val="16"/>
                </w:rPr>
                <w:t>VARCHAR2(1)</w:t>
              </w:r>
            </w:ins>
          </w:p>
        </w:tc>
        <w:tc>
          <w:tcPr>
            <w:tcW w:w="990" w:type="dxa"/>
            <w:tcBorders>
              <w:top w:val="single" w:sz="4" w:space="0" w:color="auto"/>
              <w:left w:val="single" w:sz="4" w:space="0" w:color="auto"/>
              <w:bottom w:val="single" w:sz="4" w:space="0" w:color="auto"/>
              <w:right w:val="single" w:sz="4" w:space="0" w:color="auto"/>
            </w:tcBorders>
            <w:shd w:val="clear" w:color="auto" w:fill="auto"/>
            <w:tcPrChange w:id="10790"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6740E7B" w14:textId="0CBA63AB" w:rsidR="0037582A" w:rsidRDefault="0037582A" w:rsidP="00B36295">
            <w:pPr>
              <w:rPr>
                <w:ins w:id="10791" w:author="Rakesh Singhi" w:date="2015-02-07T15:47:00Z"/>
                <w:rFonts w:ascii="Arial" w:hAnsi="Arial" w:cs="Arial"/>
              </w:rPr>
            </w:pPr>
            <w:ins w:id="10792"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Change w:id="10793" w:author="Rakesh Singhi" w:date="2015-02-07T15:48:00Z">
              <w:tcPr>
                <w:tcW w:w="2250" w:type="dxa"/>
                <w:tcBorders>
                  <w:top w:val="single" w:sz="4" w:space="0" w:color="auto"/>
                  <w:left w:val="single" w:sz="4" w:space="0" w:color="auto"/>
                  <w:right w:val="single" w:sz="4" w:space="0" w:color="auto"/>
                </w:tcBorders>
                <w:vAlign w:val="center"/>
              </w:tcPr>
            </w:tcPrChange>
          </w:tcPr>
          <w:p w14:paraId="2D5C4892" w14:textId="6972FB67" w:rsidR="0037582A" w:rsidRDefault="0037582A" w:rsidP="00B36295">
            <w:pPr>
              <w:rPr>
                <w:ins w:id="10794" w:author="Rakesh Singhi" w:date="2015-02-07T15:47:00Z"/>
                <w:rFonts w:asciiTheme="minorHAnsi" w:hAnsiTheme="minorHAnsi" w:cstheme="minorHAnsi"/>
                <w:color w:val="000000"/>
                <w:sz w:val="18"/>
                <w:szCs w:val="16"/>
              </w:rPr>
            </w:pPr>
            <w:ins w:id="10795" w:author="Rakesh Singhi" w:date="2015-02-07T15:48:00Z">
              <w:r>
                <w:rPr>
                  <w:rFonts w:asciiTheme="minorHAnsi" w:hAnsiTheme="minorHAnsi" w:cstheme="minorHAnsi"/>
                  <w:color w:val="000000"/>
                  <w:sz w:val="18"/>
                  <w:szCs w:val="16"/>
                </w:rPr>
                <w:t>Record is Active or Removed</w:t>
              </w:r>
            </w:ins>
          </w:p>
        </w:tc>
      </w:tr>
      <w:tr w:rsidR="0037582A" w:rsidRPr="00D30FA1" w14:paraId="7E4F504C" w14:textId="77777777"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796"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10797"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C7868AD" w14:textId="645BC586" w:rsidR="0037582A" w:rsidRPr="00DD1485" w:rsidRDefault="0037582A" w:rsidP="00B36295">
            <w:pPr>
              <w:rPr>
                <w:rFonts w:asciiTheme="minorHAnsi" w:hAnsiTheme="minorHAnsi" w:cstheme="minorHAnsi"/>
                <w:color w:val="000000"/>
                <w:sz w:val="18"/>
                <w:szCs w:val="16"/>
              </w:rPr>
            </w:pPr>
            <w:ins w:id="10798" w:author="Rakesh Singhi" w:date="2015-02-07T15:47:00Z">
              <w:r>
                <w:rPr>
                  <w:rFonts w:asciiTheme="minorHAnsi" w:hAnsiTheme="minorHAnsi" w:cstheme="minorHAnsi"/>
                  <w:color w:val="000000"/>
                  <w:sz w:val="18"/>
                  <w:szCs w:val="16"/>
                </w:rPr>
                <w:t>CREATED_BY</w:t>
              </w:r>
            </w:ins>
            <w:del w:id="10799" w:author="Rakesh Singhi" w:date="2015-02-07T15:47:00Z">
              <w:r w:rsidDel="0037582A">
                <w:rPr>
                  <w:rFonts w:asciiTheme="minorHAnsi" w:hAnsiTheme="minorHAnsi" w:cstheme="minorHAnsi"/>
                  <w:color w:val="000000"/>
                  <w:sz w:val="18"/>
                  <w:szCs w:val="16"/>
                </w:rPr>
                <w:delText>INVOICE_NUMBER</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800"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2547549" w14:textId="66507BBE" w:rsidR="0037582A" w:rsidRPr="00DD1485" w:rsidRDefault="0037582A" w:rsidP="00B36295">
            <w:pPr>
              <w:rPr>
                <w:rFonts w:asciiTheme="minorHAnsi" w:hAnsiTheme="minorHAnsi" w:cstheme="minorHAnsi"/>
                <w:color w:val="000000"/>
                <w:sz w:val="18"/>
                <w:szCs w:val="16"/>
              </w:rPr>
            </w:pPr>
            <w:ins w:id="10801" w:author="Rakesh Singhi" w:date="2015-02-07T15:48:00Z">
              <w:r w:rsidRPr="0037582A">
                <w:rPr>
                  <w:rFonts w:asciiTheme="minorHAnsi" w:hAnsiTheme="minorHAnsi" w:cstheme="minorHAnsi"/>
                  <w:color w:val="000000"/>
                  <w:sz w:val="18"/>
                  <w:szCs w:val="16"/>
                </w:rPr>
                <w:t>NVARCHAR2(100)</w:t>
              </w:r>
            </w:ins>
            <w:del w:id="10802" w:author="Rakesh Singhi" w:date="2015-02-07T15:48:00Z">
              <w:r w:rsidDel="00A67B51">
                <w:rPr>
                  <w:rFonts w:asciiTheme="minorHAnsi" w:hAnsiTheme="minorHAnsi" w:cstheme="minorHAnsi"/>
                  <w:color w:val="000000"/>
                  <w:sz w:val="18"/>
                  <w:szCs w:val="16"/>
                </w:rPr>
                <w:delText>NVARCHAR2(500)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803"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D245374" w14:textId="130674D3" w:rsidR="0037582A" w:rsidRPr="00D30FA1" w:rsidRDefault="0037582A" w:rsidP="00B36295">
            <w:pPr>
              <w:rPr>
                <w:rFonts w:asciiTheme="minorHAnsi" w:hAnsiTheme="minorHAnsi" w:cstheme="minorHAnsi"/>
                <w:color w:val="000000"/>
                <w:sz w:val="18"/>
                <w:szCs w:val="16"/>
              </w:rPr>
            </w:pPr>
            <w:ins w:id="10804"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del w:id="10805" w:author="Rakesh Singhi" w:date="2015-02-07T15:48:00Z">
              <w:r w:rsidDel="00D63426">
                <w:rPr>
                  <w:rFonts w:ascii="Arial" w:hAnsi="Arial" w:cs="Arial"/>
                </w:rPr>
                <w:fldChar w:fldCharType="begin">
                  <w:ffData>
                    <w:name w:val=""/>
                    <w:enabled/>
                    <w:calcOnExit w:val="0"/>
                    <w:checkBox>
                      <w:size w:val="18"/>
                      <w:default w:val="1"/>
                    </w:checkBox>
                  </w:ffData>
                </w:fldChar>
              </w:r>
              <w:r w:rsidDel="00D6342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D6342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806" w:author="Rakesh Singhi" w:date="2015-02-07T15:48:00Z">
              <w:tcPr>
                <w:tcW w:w="2250" w:type="dxa"/>
                <w:tcBorders>
                  <w:top w:val="single" w:sz="4" w:space="0" w:color="auto"/>
                  <w:left w:val="single" w:sz="4" w:space="0" w:color="auto"/>
                  <w:right w:val="single" w:sz="4" w:space="0" w:color="auto"/>
                </w:tcBorders>
                <w:vAlign w:val="center"/>
              </w:tcPr>
            </w:tcPrChange>
          </w:tcPr>
          <w:p w14:paraId="45A24C20" w14:textId="1D5B9009" w:rsidR="0037582A" w:rsidRPr="00D30FA1" w:rsidRDefault="0037582A" w:rsidP="00B36295">
            <w:pPr>
              <w:rPr>
                <w:rFonts w:asciiTheme="minorHAnsi" w:hAnsiTheme="minorHAnsi" w:cstheme="minorHAnsi"/>
                <w:color w:val="000000"/>
                <w:sz w:val="18"/>
                <w:szCs w:val="16"/>
              </w:rPr>
            </w:pPr>
            <w:del w:id="10807" w:author="Rakesh Singhi" w:date="2015-02-07T15:49:00Z">
              <w:r w:rsidDel="0037582A">
                <w:rPr>
                  <w:rFonts w:asciiTheme="minorHAnsi" w:hAnsiTheme="minorHAnsi" w:cstheme="minorHAnsi"/>
                  <w:color w:val="000000"/>
                  <w:sz w:val="18"/>
                  <w:szCs w:val="16"/>
                </w:rPr>
                <w:delText>Invoice Number</w:delText>
              </w:r>
            </w:del>
            <w:ins w:id="10808" w:author="Rakesh Singhi" w:date="2015-02-07T15:49:00Z">
              <w:r>
                <w:rPr>
                  <w:rFonts w:asciiTheme="minorHAnsi" w:hAnsiTheme="minorHAnsi" w:cstheme="minorHAnsi"/>
                  <w:color w:val="000000"/>
                  <w:sz w:val="18"/>
                  <w:szCs w:val="16"/>
                </w:rPr>
                <w:t>User who created record</w:t>
              </w:r>
            </w:ins>
          </w:p>
        </w:tc>
      </w:tr>
      <w:tr w:rsidR="0037582A" w:rsidRPr="00D30FA1" w14:paraId="35CE7364" w14:textId="77777777"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809"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10810"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3C86A4C" w14:textId="2FB5A296" w:rsidR="0037582A" w:rsidRPr="00DD1485" w:rsidRDefault="0037582A" w:rsidP="00B36295">
            <w:pPr>
              <w:rPr>
                <w:rFonts w:asciiTheme="minorHAnsi" w:hAnsiTheme="minorHAnsi" w:cstheme="minorHAnsi"/>
                <w:color w:val="000000"/>
                <w:sz w:val="18"/>
                <w:szCs w:val="16"/>
              </w:rPr>
            </w:pPr>
            <w:ins w:id="10811" w:author="Rakesh Singhi" w:date="2015-02-07T15:47:00Z">
              <w:r>
                <w:rPr>
                  <w:rFonts w:asciiTheme="minorHAnsi" w:hAnsiTheme="minorHAnsi" w:cstheme="minorHAnsi"/>
                  <w:color w:val="000000"/>
                  <w:sz w:val="18"/>
                  <w:szCs w:val="16"/>
                </w:rPr>
                <w:t>CREATED_DATE</w:t>
              </w:r>
            </w:ins>
            <w:del w:id="10812" w:author="Rakesh Singhi" w:date="2015-02-07T15:47:00Z">
              <w:r w:rsidDel="0037582A">
                <w:rPr>
                  <w:rFonts w:asciiTheme="minorHAnsi" w:hAnsiTheme="minorHAnsi" w:cstheme="minorHAnsi"/>
                  <w:color w:val="000000"/>
                  <w:sz w:val="18"/>
                  <w:szCs w:val="16"/>
                </w:rPr>
                <w:delText>LINE_ITEM_ID</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813"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AA2B4A8" w14:textId="2D241AE3" w:rsidR="0037582A" w:rsidRPr="00DD1485" w:rsidRDefault="0037582A" w:rsidP="00B36295">
            <w:pPr>
              <w:rPr>
                <w:rFonts w:asciiTheme="minorHAnsi" w:hAnsiTheme="minorHAnsi" w:cstheme="minorHAnsi"/>
                <w:color w:val="000000"/>
                <w:sz w:val="18"/>
                <w:szCs w:val="16"/>
              </w:rPr>
            </w:pPr>
            <w:ins w:id="10814" w:author="Rakesh Singhi" w:date="2015-02-07T15:48:00Z">
              <w:r w:rsidRPr="0037582A">
                <w:rPr>
                  <w:rFonts w:asciiTheme="minorHAnsi" w:hAnsiTheme="minorHAnsi" w:cstheme="minorHAnsi"/>
                  <w:color w:val="000000"/>
                  <w:sz w:val="18"/>
                  <w:szCs w:val="16"/>
                </w:rPr>
                <w:t>DATE</w:t>
              </w:r>
            </w:ins>
            <w:del w:id="10815" w:author="Rakesh Singhi" w:date="2015-02-07T15:48:00Z">
              <w:r w:rsidDel="00A67B51">
                <w:rPr>
                  <w:rFonts w:asciiTheme="minorHAnsi" w:hAnsiTheme="minorHAnsi" w:cstheme="minorHAnsi"/>
                  <w:color w:val="000000"/>
                  <w:sz w:val="18"/>
                  <w:szCs w:val="16"/>
                </w:rPr>
                <w:delText>NVARCHAR2(500)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816"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EF98312" w14:textId="2AC826D4" w:rsidR="0037582A" w:rsidRPr="00D30FA1" w:rsidRDefault="0037582A" w:rsidP="00B36295">
            <w:pPr>
              <w:rPr>
                <w:rFonts w:asciiTheme="minorHAnsi" w:hAnsiTheme="minorHAnsi" w:cstheme="minorHAnsi"/>
                <w:color w:val="000000"/>
                <w:sz w:val="18"/>
                <w:szCs w:val="16"/>
              </w:rPr>
            </w:pPr>
            <w:ins w:id="10817"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del w:id="10818" w:author="Rakesh Singhi" w:date="2015-02-07T15:48:00Z">
              <w:r w:rsidDel="00D63426">
                <w:rPr>
                  <w:rFonts w:ascii="Arial" w:hAnsi="Arial" w:cs="Arial"/>
                </w:rPr>
                <w:fldChar w:fldCharType="begin">
                  <w:ffData>
                    <w:name w:val=""/>
                    <w:enabled/>
                    <w:calcOnExit w:val="0"/>
                    <w:checkBox>
                      <w:size w:val="18"/>
                      <w:default w:val="1"/>
                    </w:checkBox>
                  </w:ffData>
                </w:fldChar>
              </w:r>
              <w:r w:rsidDel="00D6342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D6342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819" w:author="Rakesh Singhi" w:date="2015-02-07T15:48:00Z">
              <w:tcPr>
                <w:tcW w:w="2250" w:type="dxa"/>
                <w:tcBorders>
                  <w:top w:val="single" w:sz="4" w:space="0" w:color="auto"/>
                  <w:left w:val="single" w:sz="4" w:space="0" w:color="auto"/>
                  <w:right w:val="single" w:sz="4" w:space="0" w:color="auto"/>
                </w:tcBorders>
                <w:vAlign w:val="center"/>
              </w:tcPr>
            </w:tcPrChange>
          </w:tcPr>
          <w:p w14:paraId="5526350F" w14:textId="1D7EC332" w:rsidR="0037582A" w:rsidRPr="00D30FA1" w:rsidRDefault="0037582A" w:rsidP="00B36295">
            <w:pPr>
              <w:rPr>
                <w:rFonts w:asciiTheme="minorHAnsi" w:hAnsiTheme="minorHAnsi" w:cstheme="minorHAnsi"/>
                <w:color w:val="000000"/>
                <w:sz w:val="18"/>
                <w:szCs w:val="16"/>
              </w:rPr>
            </w:pPr>
            <w:del w:id="10820" w:author="Rakesh Singhi" w:date="2015-02-07T15:49:00Z">
              <w:r w:rsidDel="0037582A">
                <w:rPr>
                  <w:rFonts w:asciiTheme="minorHAnsi" w:hAnsiTheme="minorHAnsi" w:cstheme="minorHAnsi"/>
                  <w:color w:val="000000"/>
                  <w:sz w:val="18"/>
                  <w:szCs w:val="16"/>
                </w:rPr>
                <w:delText>Invoice Line Item Number</w:delText>
              </w:r>
            </w:del>
            <w:ins w:id="10821" w:author="Rakesh Singhi" w:date="2015-02-07T15:49:00Z">
              <w:r>
                <w:rPr>
                  <w:rFonts w:asciiTheme="minorHAnsi" w:hAnsiTheme="minorHAnsi" w:cstheme="minorHAnsi"/>
                  <w:color w:val="000000"/>
                  <w:sz w:val="18"/>
                  <w:szCs w:val="16"/>
                </w:rPr>
                <w:t>Date of creation</w:t>
              </w:r>
            </w:ins>
          </w:p>
        </w:tc>
      </w:tr>
      <w:tr w:rsidR="0037582A" w:rsidRPr="00D30FA1" w14:paraId="1DD1712C" w14:textId="77777777" w:rsidTr="0037582A">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822"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10823"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C2D8F3B" w14:textId="662B2676" w:rsidR="0037582A" w:rsidRPr="00DD1485" w:rsidRDefault="0037582A" w:rsidP="00B36295">
            <w:pPr>
              <w:rPr>
                <w:rFonts w:asciiTheme="minorHAnsi" w:hAnsiTheme="minorHAnsi" w:cstheme="minorHAnsi"/>
                <w:color w:val="000000"/>
                <w:sz w:val="18"/>
                <w:szCs w:val="16"/>
              </w:rPr>
            </w:pPr>
            <w:ins w:id="10824" w:author="Rakesh Singhi" w:date="2015-02-07T15:47:00Z">
              <w:r>
                <w:rPr>
                  <w:rFonts w:asciiTheme="minorHAnsi" w:hAnsiTheme="minorHAnsi" w:cstheme="minorHAnsi"/>
                  <w:color w:val="000000"/>
                  <w:sz w:val="18"/>
                  <w:szCs w:val="16"/>
                </w:rPr>
                <w:t>MODIFIED_BY</w:t>
              </w:r>
            </w:ins>
            <w:del w:id="10825" w:author="Rakesh Singhi" w:date="2015-02-07T15:47:00Z">
              <w:r w:rsidDel="0037582A">
                <w:rPr>
                  <w:rFonts w:asciiTheme="minorHAnsi" w:hAnsiTheme="minorHAnsi" w:cstheme="minorHAnsi"/>
                  <w:color w:val="000000"/>
                  <w:sz w:val="18"/>
                  <w:szCs w:val="16"/>
                </w:rPr>
                <w:delText>PROCESS_FLAG</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826"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ADCA45A" w14:textId="6D729F75" w:rsidR="0037582A" w:rsidRPr="00DD1485" w:rsidRDefault="0037582A" w:rsidP="00B36295">
            <w:pPr>
              <w:rPr>
                <w:rFonts w:asciiTheme="minorHAnsi" w:hAnsiTheme="minorHAnsi" w:cstheme="minorHAnsi"/>
                <w:color w:val="000000"/>
                <w:sz w:val="18"/>
                <w:szCs w:val="16"/>
              </w:rPr>
            </w:pPr>
            <w:ins w:id="10827" w:author="Rakesh Singhi" w:date="2015-02-07T15:48:00Z">
              <w:r w:rsidRPr="0037582A">
                <w:rPr>
                  <w:rFonts w:asciiTheme="minorHAnsi" w:hAnsiTheme="minorHAnsi" w:cstheme="minorHAnsi"/>
                  <w:color w:val="000000"/>
                  <w:sz w:val="18"/>
                  <w:szCs w:val="16"/>
                </w:rPr>
                <w:t>NVARCHAR2(100)</w:t>
              </w:r>
            </w:ins>
            <w:del w:id="10828" w:author="Rakesh Singhi" w:date="2015-02-07T15:48:00Z">
              <w:r w:rsidDel="00A67B51">
                <w:rPr>
                  <w:rFonts w:asciiTheme="minorHAnsi" w:hAnsiTheme="minorHAnsi" w:cstheme="minorHAnsi"/>
                  <w:color w:val="000000"/>
                  <w:sz w:val="18"/>
                  <w:szCs w:val="16"/>
                </w:rPr>
                <w:delText>CHAR(1)</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829"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D99C2F9" w14:textId="6E41DBAA" w:rsidR="0037582A" w:rsidRPr="00D30FA1" w:rsidRDefault="0037582A" w:rsidP="00B36295">
            <w:pPr>
              <w:rPr>
                <w:rFonts w:asciiTheme="minorHAnsi" w:hAnsiTheme="minorHAnsi" w:cstheme="minorHAnsi"/>
                <w:color w:val="000000"/>
                <w:sz w:val="18"/>
                <w:szCs w:val="16"/>
              </w:rPr>
            </w:pPr>
            <w:ins w:id="10830"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del w:id="10831" w:author="Rakesh Singhi" w:date="2015-02-07T15:48:00Z">
              <w:r w:rsidDel="00D63426">
                <w:rPr>
                  <w:rFonts w:ascii="Arial" w:hAnsi="Arial" w:cs="Arial"/>
                </w:rPr>
                <w:fldChar w:fldCharType="begin">
                  <w:ffData>
                    <w:name w:val=""/>
                    <w:enabled/>
                    <w:calcOnExit w:val="0"/>
                    <w:checkBox>
                      <w:size w:val="18"/>
                      <w:default w:val="1"/>
                    </w:checkBox>
                  </w:ffData>
                </w:fldChar>
              </w:r>
              <w:r w:rsidDel="00D6342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D63426">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Change w:id="10832" w:author="Rakesh Singhi" w:date="2015-02-07T15:48:00Z">
              <w:tcPr>
                <w:tcW w:w="2250" w:type="dxa"/>
                <w:tcBorders>
                  <w:top w:val="single" w:sz="4" w:space="0" w:color="auto"/>
                  <w:left w:val="single" w:sz="4" w:space="0" w:color="auto"/>
                  <w:right w:val="single" w:sz="4" w:space="0" w:color="auto"/>
                </w:tcBorders>
                <w:vAlign w:val="center"/>
              </w:tcPr>
            </w:tcPrChange>
          </w:tcPr>
          <w:p w14:paraId="1ED99FBA" w14:textId="367A216E" w:rsidR="0037582A" w:rsidRPr="00D30FA1" w:rsidRDefault="0037582A" w:rsidP="00B36295">
            <w:pPr>
              <w:rPr>
                <w:rFonts w:asciiTheme="minorHAnsi" w:hAnsiTheme="minorHAnsi" w:cstheme="minorHAnsi"/>
                <w:color w:val="000000"/>
                <w:sz w:val="18"/>
                <w:szCs w:val="16"/>
              </w:rPr>
            </w:pPr>
            <w:del w:id="10833" w:author="Rakesh Singhi" w:date="2015-02-07T15:49:00Z">
              <w:r w:rsidDel="0037582A">
                <w:rPr>
                  <w:rFonts w:asciiTheme="minorHAnsi" w:hAnsiTheme="minorHAnsi" w:cstheme="minorHAnsi"/>
                  <w:color w:val="000000"/>
                  <w:sz w:val="18"/>
                  <w:szCs w:val="16"/>
                </w:rPr>
                <w:delText>Values can be Y or N.</w:delText>
              </w:r>
            </w:del>
            <w:ins w:id="10834" w:author="Rakesh Singhi" w:date="2015-02-07T15:49:00Z">
              <w:r>
                <w:rPr>
                  <w:rFonts w:asciiTheme="minorHAnsi" w:hAnsiTheme="minorHAnsi" w:cstheme="minorHAnsi"/>
                  <w:color w:val="000000"/>
                  <w:sz w:val="18"/>
                  <w:szCs w:val="16"/>
                </w:rPr>
                <w:t>User who modified record</w:t>
              </w:r>
            </w:ins>
            <w:r>
              <w:rPr>
                <w:rFonts w:asciiTheme="minorHAnsi" w:hAnsiTheme="minorHAnsi" w:cstheme="minorHAnsi"/>
                <w:color w:val="000000"/>
                <w:sz w:val="18"/>
                <w:szCs w:val="16"/>
              </w:rPr>
              <w:t xml:space="preserve"> </w:t>
            </w:r>
          </w:p>
        </w:tc>
      </w:tr>
      <w:tr w:rsidR="0037582A" w:rsidRPr="00D30FA1" w14:paraId="1C1C0A40" w14:textId="77777777" w:rsidTr="00FB1735">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835" w:author="Rakesh Singhi" w:date="2015-02-07T15:48:00Z">
            <w:tblPrEx>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10836" w:author="Rakesh Singhi" w:date="2015-02-07T15:48: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6EF6D38" w14:textId="206F7222" w:rsidR="0037582A" w:rsidRPr="00D9441C" w:rsidRDefault="0037582A" w:rsidP="00B36295">
            <w:pPr>
              <w:rPr>
                <w:rFonts w:asciiTheme="minorHAnsi" w:hAnsiTheme="minorHAnsi" w:cstheme="minorHAnsi"/>
                <w:color w:val="000000"/>
                <w:sz w:val="18"/>
                <w:szCs w:val="16"/>
              </w:rPr>
            </w:pPr>
            <w:ins w:id="10837" w:author="Rakesh Singhi" w:date="2015-02-07T15:47:00Z">
              <w:r>
                <w:rPr>
                  <w:rFonts w:asciiTheme="minorHAnsi" w:hAnsiTheme="minorHAnsi" w:cstheme="minorHAnsi"/>
                  <w:color w:val="000000"/>
                  <w:sz w:val="18"/>
                  <w:szCs w:val="16"/>
                </w:rPr>
                <w:t>MODIFIED_DATE</w:t>
              </w:r>
            </w:ins>
            <w:del w:id="10838" w:author="Rakesh Singhi" w:date="2015-02-07T15:47:00Z">
              <w:r w:rsidDel="0037582A">
                <w:rPr>
                  <w:rFonts w:asciiTheme="minorHAnsi" w:hAnsiTheme="minorHAnsi" w:cstheme="minorHAnsi"/>
                  <w:color w:val="000000"/>
                  <w:sz w:val="18"/>
                  <w:szCs w:val="16"/>
                </w:rPr>
                <w:delText>COUNTRY</w:delText>
              </w:r>
            </w:del>
          </w:p>
        </w:tc>
        <w:tc>
          <w:tcPr>
            <w:tcW w:w="2250" w:type="dxa"/>
            <w:tcBorders>
              <w:top w:val="single" w:sz="4" w:space="0" w:color="auto"/>
              <w:left w:val="single" w:sz="4" w:space="0" w:color="auto"/>
              <w:bottom w:val="single" w:sz="4" w:space="0" w:color="auto"/>
              <w:right w:val="single" w:sz="4" w:space="0" w:color="auto"/>
            </w:tcBorders>
            <w:shd w:val="clear" w:color="auto" w:fill="auto"/>
            <w:tcPrChange w:id="10839" w:author="Rakesh Singhi" w:date="2015-02-07T15:48: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A3DB4B8" w14:textId="35F8A1E0" w:rsidR="0037582A" w:rsidRPr="00DD1485" w:rsidRDefault="0037582A" w:rsidP="00B36295">
            <w:pPr>
              <w:rPr>
                <w:rFonts w:asciiTheme="minorHAnsi" w:hAnsiTheme="minorHAnsi" w:cstheme="minorHAnsi"/>
                <w:color w:val="000000"/>
                <w:sz w:val="18"/>
                <w:szCs w:val="16"/>
              </w:rPr>
            </w:pPr>
            <w:ins w:id="10840" w:author="Rakesh Singhi" w:date="2015-02-07T15:48:00Z">
              <w:r w:rsidRPr="0037582A">
                <w:rPr>
                  <w:rFonts w:asciiTheme="minorHAnsi" w:hAnsiTheme="minorHAnsi" w:cstheme="minorHAnsi"/>
                  <w:color w:val="000000"/>
                  <w:sz w:val="18"/>
                  <w:szCs w:val="16"/>
                </w:rPr>
                <w:t>DATE</w:t>
              </w:r>
            </w:ins>
            <w:del w:id="10841" w:author="Rakesh Singhi" w:date="2015-02-07T15:48:00Z">
              <w:r w:rsidDel="00A67B51">
                <w:rPr>
                  <w:rFonts w:asciiTheme="minorHAnsi" w:hAnsiTheme="minorHAnsi" w:cstheme="minorHAnsi"/>
                  <w:color w:val="000000"/>
                  <w:sz w:val="18"/>
                  <w:szCs w:val="16"/>
                </w:rPr>
                <w:delText>NVARCHAR2(100)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Change w:id="10842" w:author="Rakesh Singhi" w:date="2015-02-07T15:48:00Z">
              <w:tcPr>
                <w:tcW w:w="9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C4AB33D" w14:textId="55A41BF1" w:rsidR="0037582A" w:rsidRPr="00D30FA1" w:rsidRDefault="0037582A" w:rsidP="00B36295">
            <w:pPr>
              <w:rPr>
                <w:rFonts w:asciiTheme="minorHAnsi" w:hAnsiTheme="minorHAnsi" w:cstheme="minorHAnsi"/>
                <w:color w:val="000000"/>
                <w:sz w:val="18"/>
                <w:szCs w:val="16"/>
              </w:rPr>
            </w:pPr>
            <w:ins w:id="10843"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del w:id="10844" w:author="Rakesh Singhi" w:date="2015-02-07T15:48:00Z">
              <w:r w:rsidDel="00D63426">
                <w:rPr>
                  <w:rFonts w:ascii="Arial" w:hAnsi="Arial" w:cs="Arial"/>
                </w:rPr>
                <w:fldChar w:fldCharType="begin">
                  <w:ffData>
                    <w:name w:val=""/>
                    <w:enabled/>
                    <w:calcOnExit w:val="0"/>
                    <w:checkBox>
                      <w:size w:val="18"/>
                      <w:default w:val="1"/>
                    </w:checkBox>
                  </w:ffData>
                </w:fldChar>
              </w:r>
              <w:r w:rsidDel="00D63426">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D63426">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Change w:id="10845" w:author="Rakesh Singhi" w:date="2015-02-07T15:48:00Z">
              <w:tcPr>
                <w:tcW w:w="2250" w:type="dxa"/>
                <w:tcBorders>
                  <w:top w:val="single" w:sz="4" w:space="0" w:color="auto"/>
                  <w:left w:val="single" w:sz="4" w:space="0" w:color="auto"/>
                  <w:right w:val="single" w:sz="4" w:space="0" w:color="auto"/>
                </w:tcBorders>
                <w:vAlign w:val="center"/>
              </w:tcPr>
            </w:tcPrChange>
          </w:tcPr>
          <w:p w14:paraId="78CAEE11" w14:textId="5FF165CA" w:rsidR="0037582A" w:rsidRPr="00D30FA1" w:rsidRDefault="0037582A" w:rsidP="00B36295">
            <w:pPr>
              <w:rPr>
                <w:rFonts w:asciiTheme="minorHAnsi" w:hAnsiTheme="minorHAnsi" w:cstheme="minorHAnsi"/>
                <w:color w:val="000000"/>
                <w:sz w:val="18"/>
                <w:szCs w:val="16"/>
              </w:rPr>
            </w:pPr>
            <w:del w:id="10846" w:author="Rakesh Singhi" w:date="2015-02-07T15:49:00Z">
              <w:r w:rsidDel="0037582A">
                <w:rPr>
                  <w:rFonts w:asciiTheme="minorHAnsi" w:hAnsiTheme="minorHAnsi" w:cstheme="minorHAnsi"/>
                  <w:color w:val="000000"/>
                  <w:sz w:val="18"/>
                  <w:szCs w:val="16"/>
                </w:rPr>
                <w:delText>Country Name</w:delText>
              </w:r>
            </w:del>
            <w:ins w:id="10847" w:author="Rakesh Singhi" w:date="2015-02-07T15:49:00Z">
              <w:r>
                <w:rPr>
                  <w:rFonts w:asciiTheme="minorHAnsi" w:hAnsiTheme="minorHAnsi" w:cstheme="minorHAnsi"/>
                  <w:color w:val="000000"/>
                  <w:sz w:val="18"/>
                  <w:szCs w:val="16"/>
                </w:rPr>
                <w:t>Date of modification</w:t>
              </w:r>
            </w:ins>
          </w:p>
        </w:tc>
      </w:tr>
      <w:tr w:rsidR="00FB1735" w:rsidRPr="00D30FA1" w14:paraId="15E527DE" w14:textId="77777777" w:rsidTr="0037582A">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46D6B25D" w14:textId="133724C7" w:rsidR="00FB1735" w:rsidRDefault="00FB1735" w:rsidP="00B36295">
            <w:pPr>
              <w:rPr>
                <w:rFonts w:asciiTheme="minorHAnsi" w:hAnsiTheme="minorHAnsi" w:cstheme="minorHAnsi"/>
                <w:color w:val="000000"/>
                <w:sz w:val="18"/>
                <w:szCs w:val="16"/>
              </w:rPr>
            </w:pPr>
            <w:r>
              <w:rPr>
                <w:rFonts w:asciiTheme="minorHAnsi" w:hAnsiTheme="minorHAnsi" w:cstheme="minorHAnsi"/>
                <w:color w:val="000000"/>
                <w:sz w:val="18"/>
                <w:szCs w:val="16"/>
              </w:rPr>
              <w:t>CREATION_USER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585775F" w14:textId="6FFADA97" w:rsidR="00FB1735" w:rsidRPr="0037582A" w:rsidRDefault="00FB1735" w:rsidP="00B36295">
            <w:pPr>
              <w:rPr>
                <w:rFonts w:asciiTheme="minorHAnsi" w:hAnsiTheme="minorHAnsi" w:cstheme="minorHAnsi"/>
                <w:color w:val="000000"/>
                <w:sz w:val="18"/>
                <w:szCs w:val="16"/>
              </w:rPr>
            </w:pPr>
            <w:r>
              <w:rPr>
                <w:rFonts w:asciiTheme="minorHAnsi" w:hAnsiTheme="minorHAnsi" w:cstheme="minorHAnsi"/>
                <w:color w:val="000000"/>
                <w:sz w:val="18"/>
                <w:szCs w:val="16"/>
              </w:rPr>
              <w:t>CHAR(9)</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C414C54" w14:textId="645020AD" w:rsidR="00FB1735" w:rsidRPr="00E937D4" w:rsidRDefault="00FB1735" w:rsidP="00B36295">
            <w:pPr>
              <w:rPr>
                <w:rFonts w:ascii="Arial" w:hAnsi="Arial" w:cs="Arial"/>
              </w:rPr>
            </w:pPr>
            <w:ins w:id="10848"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501A2408" w14:textId="6923FBD3" w:rsidR="00FB1735" w:rsidDel="0037582A" w:rsidRDefault="008B41B0" w:rsidP="00B36295">
            <w:pPr>
              <w:rPr>
                <w:rFonts w:asciiTheme="minorHAnsi" w:hAnsiTheme="minorHAnsi" w:cstheme="minorHAnsi"/>
                <w:color w:val="000000"/>
                <w:sz w:val="18"/>
                <w:szCs w:val="16"/>
              </w:rPr>
            </w:pPr>
            <w:ins w:id="10849" w:author="Sowndarya S (WT01 - Manufacturing &amp; Hi Tech)" w:date="2015-03-24T10:57:00Z">
              <w:r>
                <w:rPr>
                  <w:rFonts w:asciiTheme="minorHAnsi" w:hAnsiTheme="minorHAnsi" w:cstheme="minorHAnsi"/>
                  <w:color w:val="000000"/>
                  <w:sz w:val="18"/>
                  <w:szCs w:val="16"/>
                </w:rPr>
                <w:t>Created By</w:t>
              </w:r>
            </w:ins>
          </w:p>
        </w:tc>
      </w:tr>
      <w:tr w:rsidR="00FB1735" w:rsidRPr="00D30FA1" w14:paraId="7067F195" w14:textId="77777777" w:rsidTr="0037582A">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BAA0AFB" w14:textId="458A9174" w:rsidR="00FB1735" w:rsidRDefault="00FB1735" w:rsidP="00B36295">
            <w:pPr>
              <w:rPr>
                <w:rFonts w:asciiTheme="minorHAnsi" w:hAnsiTheme="minorHAnsi" w:cstheme="minorHAnsi"/>
                <w:color w:val="000000"/>
                <w:sz w:val="18"/>
                <w:szCs w:val="16"/>
              </w:rPr>
            </w:pPr>
            <w:r>
              <w:rPr>
                <w:rFonts w:asciiTheme="minorHAnsi" w:hAnsiTheme="minorHAnsi" w:cstheme="minorHAnsi"/>
                <w:color w:val="000000"/>
                <w:sz w:val="18"/>
                <w:szCs w:val="16"/>
              </w:rPr>
              <w:t>CREATION_DATETIME</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5740A8F" w14:textId="0CEC9052" w:rsidR="00FB1735" w:rsidRPr="0037582A" w:rsidRDefault="00FB1735"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FC605D0" w14:textId="710275BF" w:rsidR="00FB1735" w:rsidRPr="00E937D4" w:rsidRDefault="00FB1735" w:rsidP="00B36295">
            <w:pPr>
              <w:rPr>
                <w:rFonts w:ascii="Arial" w:hAnsi="Arial" w:cs="Arial"/>
              </w:rPr>
            </w:pPr>
            <w:ins w:id="10850" w:author="Rakesh Singhi" w:date="2015-02-07T15:48:00Z">
              <w:r w:rsidRPr="00E937D4">
                <w:rPr>
                  <w:rFonts w:ascii="Arial" w:hAnsi="Arial" w:cs="Arial"/>
                </w:rPr>
                <w:fldChar w:fldCharType="begin">
                  <w:ffData>
                    <w:name w:val=""/>
                    <w:enabled/>
                    <w:calcOnExit w:val="0"/>
                    <w:checkBox>
                      <w:size w:val="18"/>
                      <w:default w:val="1"/>
                    </w:checkBox>
                  </w:ffData>
                </w:fldChar>
              </w:r>
              <w:r w:rsidRPr="00E937D4">
                <w:rPr>
                  <w:rFonts w:ascii="Arial" w:hAnsi="Arial" w:cs="Arial"/>
                </w:rPr>
                <w:instrText xml:space="preserve"> FORMCHECKBOX </w:instrText>
              </w:r>
              <w:r w:rsidR="00AA0CDF">
                <w:rPr>
                  <w:rFonts w:ascii="Arial" w:hAnsi="Arial" w:cs="Arial"/>
                </w:rPr>
              </w:r>
              <w:r w:rsidR="00AA0CDF">
                <w:rPr>
                  <w:rFonts w:ascii="Arial" w:hAnsi="Arial" w:cs="Arial"/>
                </w:rPr>
                <w:fldChar w:fldCharType="separate"/>
              </w:r>
              <w:r w:rsidRPr="00E937D4">
                <w:rPr>
                  <w:rFonts w:ascii="Arial" w:hAnsi="Arial" w:cs="Arial"/>
                </w:rPr>
                <w:fldChar w:fldCharType="end"/>
              </w:r>
            </w:ins>
          </w:p>
        </w:tc>
        <w:tc>
          <w:tcPr>
            <w:tcW w:w="2250" w:type="dxa"/>
            <w:tcBorders>
              <w:top w:val="single" w:sz="4" w:space="0" w:color="auto"/>
              <w:left w:val="single" w:sz="4" w:space="0" w:color="auto"/>
              <w:right w:val="single" w:sz="4" w:space="0" w:color="auto"/>
            </w:tcBorders>
            <w:vAlign w:val="center"/>
          </w:tcPr>
          <w:p w14:paraId="5AD9CBAF" w14:textId="657095AA" w:rsidR="00FB1735" w:rsidDel="0037582A" w:rsidRDefault="00FB1735"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 and Time of creation</w:t>
            </w:r>
          </w:p>
        </w:tc>
      </w:tr>
    </w:tbl>
    <w:p w14:paraId="7AC1E754" w14:textId="77777777" w:rsidR="002A5C1E" w:rsidRDefault="002A5C1E" w:rsidP="002A5C1E">
      <w:pPr>
        <w:rPr>
          <w:rFonts w:asciiTheme="minorHAnsi" w:hAnsiTheme="minorHAnsi" w:cstheme="minorHAnsi"/>
        </w:rPr>
      </w:pPr>
      <w:r>
        <w:rPr>
          <w:rFonts w:asciiTheme="minorHAnsi" w:hAnsiTheme="minorHAnsi" w:cstheme="minorHAnsi"/>
        </w:rPr>
        <w:br w:type="textWrapping" w:clear="all"/>
      </w:r>
    </w:p>
    <w:p w14:paraId="3F127105" w14:textId="77777777" w:rsidR="00EC5740" w:rsidRDefault="00EC5740" w:rsidP="002A5C1E">
      <w:pPr>
        <w:rPr>
          <w:rFonts w:asciiTheme="minorHAnsi" w:hAnsiTheme="minorHAnsi" w:cstheme="minorHAnsi"/>
        </w:rPr>
      </w:pPr>
    </w:p>
    <w:p w14:paraId="41869C51" w14:textId="77777777" w:rsidR="00EC5740" w:rsidRDefault="00EC5740" w:rsidP="002A5C1E">
      <w:pPr>
        <w:rPr>
          <w:rFonts w:asciiTheme="minorHAnsi" w:hAnsiTheme="minorHAnsi" w:cstheme="minorHAnsi"/>
        </w:rPr>
      </w:pPr>
    </w:p>
    <w:p w14:paraId="64279E8C" w14:textId="77777777" w:rsidR="00EC5740" w:rsidRDefault="00EC5740" w:rsidP="002A5C1E">
      <w:pPr>
        <w:rPr>
          <w:rFonts w:asciiTheme="minorHAnsi" w:hAnsiTheme="minorHAnsi" w:cstheme="minorHAnsi"/>
        </w:rPr>
      </w:pPr>
    </w:p>
    <w:p w14:paraId="2A6C4A4A" w14:textId="77777777" w:rsidR="00EC5740" w:rsidRDefault="00EC5740" w:rsidP="002A5C1E">
      <w:pPr>
        <w:rPr>
          <w:ins w:id="10851" w:author="gu832116" w:date="2015-02-09T18:19:00Z"/>
          <w:rFonts w:asciiTheme="minorHAnsi" w:hAnsiTheme="minorHAnsi" w:cstheme="minorHAnsi"/>
        </w:rPr>
      </w:pPr>
    </w:p>
    <w:p w14:paraId="4664E19C" w14:textId="77777777" w:rsidR="00374A0D" w:rsidRPr="00403057" w:rsidRDefault="00374A0D" w:rsidP="00374A0D">
      <w:pPr>
        <w:spacing w:after="120"/>
        <w:rPr>
          <w:rFonts w:asciiTheme="minorHAnsi" w:hAnsiTheme="minorHAnsi" w:cstheme="minorHAnsi"/>
          <w:u w:val="single"/>
        </w:rPr>
      </w:pPr>
      <w:r w:rsidRPr="00A171B4">
        <w:rPr>
          <w:rFonts w:asciiTheme="minorHAnsi" w:hAnsiTheme="minorHAnsi" w:cstheme="minorHAnsi"/>
          <w:u w:val="single"/>
        </w:rPr>
        <w:t>Source Mapping</w:t>
      </w: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070"/>
        <w:gridCol w:w="1260"/>
        <w:gridCol w:w="1980"/>
        <w:gridCol w:w="2160"/>
      </w:tblGrid>
      <w:tr w:rsidR="00374A0D" w:rsidRPr="00D30FA1" w14:paraId="761E3785" w14:textId="77777777" w:rsidTr="00EC5740">
        <w:trPr>
          <w:trHeight w:val="527"/>
        </w:trPr>
        <w:tc>
          <w:tcPr>
            <w:tcW w:w="2790" w:type="dxa"/>
            <w:tcBorders>
              <w:top w:val="single" w:sz="4" w:space="0" w:color="auto"/>
              <w:left w:val="single" w:sz="4" w:space="0" w:color="auto"/>
              <w:bottom w:val="single" w:sz="4" w:space="0" w:color="auto"/>
              <w:right w:val="single" w:sz="4" w:space="0" w:color="auto"/>
            </w:tcBorders>
            <w:shd w:val="clear" w:color="auto" w:fill="F4B8AE"/>
          </w:tcPr>
          <w:p w14:paraId="272FED9F" w14:textId="3D7C1DD5" w:rsidR="00374A0D" w:rsidRPr="00D30FA1" w:rsidRDefault="00374A0D" w:rsidP="00374A0D">
            <w:pPr>
              <w:rPr>
                <w:rFonts w:asciiTheme="minorHAnsi" w:hAnsiTheme="minorHAnsi" w:cstheme="minorHAnsi"/>
                <w:sz w:val="16"/>
                <w:szCs w:val="16"/>
              </w:rPr>
            </w:pPr>
            <w:r>
              <w:rPr>
                <w:rFonts w:asciiTheme="minorHAnsi" w:hAnsiTheme="minorHAnsi" w:cstheme="minorHAnsi"/>
                <w:color w:val="000000"/>
                <w:sz w:val="18"/>
                <w:szCs w:val="16"/>
              </w:rPr>
              <w:t>DMO_ORDER _EXCEPTION_MIR</w:t>
            </w:r>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74BBBF54" w14:textId="77777777" w:rsidR="00374A0D" w:rsidRDefault="00374A0D" w:rsidP="004A3F47">
            <w:pPr>
              <w:rPr>
                <w:rFonts w:ascii="Calibri" w:hAnsi="Calibri" w:cs="Calibri"/>
                <w:color w:val="000000"/>
                <w:sz w:val="22"/>
                <w:szCs w:val="22"/>
              </w:rPr>
            </w:pPr>
            <w:r>
              <w:rPr>
                <w:rFonts w:ascii="Calibri" w:hAnsi="Calibri" w:cs="Calibri"/>
                <w:color w:val="000000"/>
                <w:sz w:val="22"/>
                <w:szCs w:val="22"/>
              </w:rPr>
              <w:t>Source Table</w:t>
            </w:r>
          </w:p>
        </w:tc>
        <w:tc>
          <w:tcPr>
            <w:tcW w:w="1260" w:type="dxa"/>
            <w:tcBorders>
              <w:top w:val="single" w:sz="4" w:space="0" w:color="auto"/>
              <w:left w:val="single" w:sz="4" w:space="0" w:color="auto"/>
              <w:bottom w:val="single" w:sz="4" w:space="0" w:color="auto"/>
              <w:right w:val="single" w:sz="4" w:space="0" w:color="auto"/>
            </w:tcBorders>
            <w:shd w:val="clear" w:color="auto" w:fill="F4B8AE"/>
          </w:tcPr>
          <w:p w14:paraId="61A80029" w14:textId="77777777" w:rsidR="00374A0D" w:rsidRDefault="00374A0D" w:rsidP="004A3F47">
            <w:pPr>
              <w:rPr>
                <w:rFonts w:ascii="Calibri" w:hAnsi="Calibri" w:cs="Calibri"/>
                <w:color w:val="000000"/>
                <w:sz w:val="22"/>
                <w:szCs w:val="22"/>
              </w:rPr>
            </w:pPr>
            <w:r>
              <w:rPr>
                <w:rFonts w:ascii="Calibri" w:hAnsi="Calibri" w:cs="Calibri"/>
                <w:color w:val="000000"/>
                <w:sz w:val="22"/>
                <w:szCs w:val="22"/>
              </w:rPr>
              <w:t>Source Column Name</w:t>
            </w:r>
          </w:p>
        </w:tc>
        <w:tc>
          <w:tcPr>
            <w:tcW w:w="1980" w:type="dxa"/>
            <w:tcBorders>
              <w:top w:val="single" w:sz="4" w:space="0" w:color="auto"/>
              <w:left w:val="single" w:sz="4" w:space="0" w:color="auto"/>
              <w:bottom w:val="single" w:sz="4" w:space="0" w:color="auto"/>
              <w:right w:val="single" w:sz="4" w:space="0" w:color="auto"/>
            </w:tcBorders>
            <w:shd w:val="clear" w:color="auto" w:fill="F4B8AE"/>
          </w:tcPr>
          <w:p w14:paraId="051B0E79" w14:textId="77777777" w:rsidR="00374A0D" w:rsidRDefault="00374A0D" w:rsidP="004A3F47">
            <w:pPr>
              <w:rPr>
                <w:rFonts w:ascii="Calibri" w:hAnsi="Calibri" w:cs="Calibri"/>
                <w:color w:val="000000"/>
                <w:sz w:val="22"/>
                <w:szCs w:val="22"/>
              </w:rPr>
            </w:pPr>
            <w:r>
              <w:rPr>
                <w:rFonts w:ascii="Calibri" w:hAnsi="Calibri" w:cs="Calibri"/>
                <w:color w:val="000000"/>
                <w:sz w:val="22"/>
                <w:szCs w:val="22"/>
              </w:rPr>
              <w:t>View Name</w:t>
            </w:r>
          </w:p>
        </w:tc>
        <w:tc>
          <w:tcPr>
            <w:tcW w:w="2160" w:type="dxa"/>
            <w:tcBorders>
              <w:top w:val="single" w:sz="4" w:space="0" w:color="auto"/>
              <w:left w:val="single" w:sz="4" w:space="0" w:color="auto"/>
              <w:bottom w:val="single" w:sz="4" w:space="0" w:color="auto"/>
              <w:right w:val="single" w:sz="4" w:space="0" w:color="auto"/>
            </w:tcBorders>
            <w:shd w:val="clear" w:color="auto" w:fill="F4B8AE"/>
          </w:tcPr>
          <w:p w14:paraId="7A06E8CF" w14:textId="77777777" w:rsidR="00374A0D" w:rsidRDefault="00374A0D" w:rsidP="004A3F47">
            <w:pPr>
              <w:rPr>
                <w:rFonts w:ascii="Calibri" w:hAnsi="Calibri" w:cs="Calibri"/>
                <w:color w:val="000000"/>
                <w:sz w:val="22"/>
                <w:szCs w:val="22"/>
              </w:rPr>
            </w:pPr>
            <w:r>
              <w:rPr>
                <w:rFonts w:ascii="Calibri" w:hAnsi="Calibri" w:cs="Calibri"/>
                <w:color w:val="000000"/>
                <w:sz w:val="22"/>
                <w:szCs w:val="22"/>
              </w:rPr>
              <w:t>View Column Name</w:t>
            </w:r>
          </w:p>
        </w:tc>
      </w:tr>
      <w:tr w:rsidR="00374A0D" w:rsidRPr="00D30FA1" w14:paraId="35A53C4D" w14:textId="77777777" w:rsidTr="00B32957">
        <w:trPr>
          <w:trHeight w:val="437"/>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044DFEF" w14:textId="51A8E5B1" w:rsidR="00374A0D" w:rsidRPr="004B4C9C" w:rsidRDefault="00EC5740" w:rsidP="004A3F47">
            <w:pPr>
              <w:rPr>
                <w:rFonts w:asciiTheme="minorHAnsi" w:hAnsiTheme="minorHAnsi" w:cstheme="minorHAnsi"/>
                <w:sz w:val="18"/>
                <w:szCs w:val="18"/>
              </w:rPr>
            </w:pPr>
            <w:ins w:id="10852" w:author="Rakesh Singhi" w:date="2015-02-07T15:46:00Z">
              <w:r w:rsidRPr="0037582A">
                <w:rPr>
                  <w:rFonts w:asciiTheme="minorHAnsi" w:hAnsiTheme="minorHAnsi" w:cstheme="minorHAnsi"/>
                  <w:color w:val="000000"/>
                  <w:sz w:val="18"/>
                  <w:szCs w:val="16"/>
                </w:rPr>
                <w:lastRenderedPageBreak/>
                <w:t>COUNTRY_</w:t>
              </w:r>
            </w:ins>
            <w:r>
              <w:rPr>
                <w:rFonts w:asciiTheme="minorHAnsi" w:hAnsiTheme="minorHAnsi" w:cstheme="minorHAnsi"/>
                <w:color w:val="000000"/>
                <w:sz w:val="18"/>
                <w:szCs w:val="16"/>
              </w:rPr>
              <w:t>ORDER_EXCEPTION_</w:t>
            </w:r>
            <w:r w:rsidRPr="0037582A">
              <w:rPr>
                <w:rFonts w:asciiTheme="minorHAnsi" w:hAnsiTheme="minorHAnsi" w:cstheme="minorHAnsi"/>
                <w:color w:val="000000"/>
                <w:sz w:val="18"/>
                <w:szCs w:val="16"/>
              </w:rPr>
              <w:t>ID</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AE6311D" w14:textId="77777777" w:rsidR="00EC5740" w:rsidRPr="00EC5740" w:rsidRDefault="00EC5740" w:rsidP="00EC5740">
            <w:pPr>
              <w:widowControl/>
              <w:spacing w:line="240" w:lineRule="auto"/>
              <w:rPr>
                <w:rFonts w:ascii="Calibri" w:hAnsi="Calibri" w:cs="Calibri"/>
                <w:color w:val="000000"/>
                <w:sz w:val="18"/>
                <w:szCs w:val="22"/>
              </w:rPr>
            </w:pPr>
            <w:r w:rsidRPr="00EC5740">
              <w:rPr>
                <w:rFonts w:ascii="Calibri" w:hAnsi="Calibri" w:cs="Calibri"/>
                <w:color w:val="000000"/>
                <w:sz w:val="18"/>
                <w:szCs w:val="22"/>
              </w:rPr>
              <w:t>CountryOrderException</w:t>
            </w:r>
          </w:p>
          <w:p w14:paraId="6D4F759D" w14:textId="02E20FA8" w:rsidR="00374A0D" w:rsidRPr="00592621" w:rsidRDefault="00374A0D" w:rsidP="004A3F47">
            <w:pPr>
              <w:rPr>
                <w:rFonts w:asciiTheme="minorHAnsi" w:hAnsiTheme="minorHAnsi" w:cstheme="minorHAnsi"/>
                <w:color w:val="000000"/>
                <w:sz w:val="18"/>
                <w:szCs w:val="16"/>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4044EE4" w14:textId="77777777" w:rsidR="00EC5740" w:rsidRDefault="00EC5740" w:rsidP="00EC5740">
            <w:pPr>
              <w:widowControl/>
              <w:spacing w:line="240" w:lineRule="auto"/>
              <w:rPr>
                <w:rFonts w:ascii="Calibri" w:hAnsi="Calibri" w:cs="Calibri"/>
                <w:color w:val="000000"/>
                <w:sz w:val="22"/>
                <w:szCs w:val="22"/>
              </w:rPr>
            </w:pPr>
            <w:r w:rsidRPr="00EC5740">
              <w:rPr>
                <w:rFonts w:ascii="Calibri" w:hAnsi="Calibri" w:cs="Calibri"/>
                <w:color w:val="000000"/>
                <w:sz w:val="18"/>
                <w:szCs w:val="22"/>
              </w:rPr>
              <w:t>CountryOrderException</w:t>
            </w:r>
            <w:r>
              <w:rPr>
                <w:rFonts w:ascii="Calibri" w:hAnsi="Calibri" w:cs="Calibri"/>
                <w:color w:val="000000"/>
                <w:sz w:val="22"/>
                <w:szCs w:val="22"/>
              </w:rPr>
              <w:t>Id</w:t>
            </w:r>
          </w:p>
          <w:p w14:paraId="1C60052B" w14:textId="273DA4A5" w:rsidR="00374A0D" w:rsidRDefault="00374A0D" w:rsidP="004A3F47">
            <w:pPr>
              <w:rPr>
                <w:rFonts w:ascii="Calibri" w:hAnsi="Calibri" w:cs="Calibri"/>
                <w:color w:val="000000"/>
                <w:sz w:val="22"/>
                <w:szCs w:val="22"/>
              </w:rPr>
            </w:pPr>
          </w:p>
        </w:tc>
        <w:tc>
          <w:tcPr>
            <w:tcW w:w="1980" w:type="dxa"/>
            <w:tcBorders>
              <w:top w:val="single" w:sz="4" w:space="0" w:color="auto"/>
              <w:left w:val="single" w:sz="4" w:space="0" w:color="auto"/>
              <w:bottom w:val="single" w:sz="4" w:space="0" w:color="auto"/>
              <w:right w:val="single" w:sz="4" w:space="0" w:color="auto"/>
            </w:tcBorders>
          </w:tcPr>
          <w:p w14:paraId="099FBF0B" w14:textId="77777777" w:rsidR="00EC5740" w:rsidRPr="00EC5740" w:rsidRDefault="00EC5740" w:rsidP="00EC5740">
            <w:pPr>
              <w:widowControl/>
              <w:spacing w:line="240" w:lineRule="auto"/>
              <w:rPr>
                <w:rFonts w:ascii="Calibri" w:hAnsi="Calibri" w:cs="Calibri"/>
                <w:color w:val="000000"/>
                <w:sz w:val="18"/>
                <w:szCs w:val="22"/>
              </w:rPr>
            </w:pPr>
            <w:r w:rsidRPr="00EC5740">
              <w:rPr>
                <w:rFonts w:ascii="Calibri" w:hAnsi="Calibri" w:cs="Calibri"/>
                <w:color w:val="000000"/>
                <w:sz w:val="18"/>
                <w:szCs w:val="22"/>
              </w:rPr>
              <w:t>VEBIP_OrderException</w:t>
            </w:r>
          </w:p>
          <w:p w14:paraId="32B3FF6C" w14:textId="77777777" w:rsidR="00374A0D" w:rsidRPr="001758CD" w:rsidRDefault="00374A0D" w:rsidP="004A3F47">
            <w:pPr>
              <w:rPr>
                <w:rFonts w:asciiTheme="minorHAnsi" w:hAnsiTheme="minorHAnsi" w:cstheme="minorHAnsi"/>
                <w:color w:val="000000"/>
                <w:sz w:val="18"/>
                <w:szCs w:val="16"/>
              </w:rPr>
            </w:pPr>
          </w:p>
        </w:tc>
        <w:tc>
          <w:tcPr>
            <w:tcW w:w="2160" w:type="dxa"/>
            <w:tcBorders>
              <w:top w:val="single" w:sz="4" w:space="0" w:color="auto"/>
              <w:left w:val="single" w:sz="4" w:space="0" w:color="auto"/>
              <w:bottom w:val="single" w:sz="4" w:space="0" w:color="auto"/>
              <w:right w:val="single" w:sz="4" w:space="0" w:color="auto"/>
            </w:tcBorders>
          </w:tcPr>
          <w:p w14:paraId="3E5A9F7C" w14:textId="054B8286" w:rsidR="00374A0D" w:rsidRPr="001758CD" w:rsidRDefault="00EC5740" w:rsidP="004A3F47">
            <w:pPr>
              <w:rPr>
                <w:rFonts w:asciiTheme="minorHAnsi" w:hAnsiTheme="minorHAnsi" w:cstheme="minorHAnsi"/>
                <w:color w:val="000000"/>
                <w:sz w:val="18"/>
                <w:szCs w:val="16"/>
              </w:rPr>
            </w:pPr>
            <w:r>
              <w:rPr>
                <w:rFonts w:asciiTheme="minorHAnsi" w:hAnsiTheme="minorHAnsi" w:cstheme="minorHAnsi"/>
                <w:color w:val="000000"/>
                <w:sz w:val="18"/>
                <w:szCs w:val="16"/>
              </w:rPr>
              <w:t>CountryOrderExceptionId</w:t>
            </w:r>
          </w:p>
        </w:tc>
      </w:tr>
      <w:tr w:rsidR="00374A0D" w:rsidRPr="00D30FA1" w:rsidDel="001758CD" w14:paraId="32F9F6B8" w14:textId="77777777" w:rsidTr="00EC5740">
        <w:trPr>
          <w:del w:id="10853" w:author="Rakesh Singhi" w:date="2015-02-07T15:44: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F07312A" w14:textId="431BD489" w:rsidR="00374A0D" w:rsidRPr="00DA2062" w:rsidDel="001758CD" w:rsidRDefault="00374A0D" w:rsidP="004A3F47">
            <w:pPr>
              <w:rPr>
                <w:del w:id="10854" w:author="Rakesh Singhi" w:date="2015-02-07T15:44:00Z"/>
                <w:rFonts w:asciiTheme="minorHAnsi" w:hAnsiTheme="minorHAnsi" w:cstheme="minorHAnsi"/>
                <w:color w:val="000000"/>
                <w:sz w:val="18"/>
                <w:szCs w:val="16"/>
              </w:rPr>
            </w:pP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1F5CDE7" w14:textId="17877839" w:rsidR="00374A0D" w:rsidRPr="00592621" w:rsidDel="001758CD" w:rsidRDefault="00374A0D" w:rsidP="004A3F47">
            <w:pPr>
              <w:rPr>
                <w:del w:id="10855" w:author="Rakesh Singhi" w:date="2015-02-07T15:44:00Z"/>
                <w:rFonts w:asciiTheme="minorHAnsi" w:hAnsiTheme="minorHAnsi" w:cstheme="minorHAnsi"/>
                <w:color w:val="000000"/>
                <w:sz w:val="18"/>
                <w:szCs w:val="16"/>
              </w:rPr>
            </w:pPr>
          </w:p>
        </w:tc>
        <w:tc>
          <w:tcPr>
            <w:tcW w:w="1260" w:type="dxa"/>
            <w:tcBorders>
              <w:top w:val="single" w:sz="4" w:space="0" w:color="auto"/>
              <w:left w:val="single" w:sz="4" w:space="0" w:color="auto"/>
              <w:bottom w:val="single" w:sz="4" w:space="0" w:color="auto"/>
              <w:right w:val="single" w:sz="4" w:space="0" w:color="auto"/>
            </w:tcBorders>
          </w:tcPr>
          <w:p w14:paraId="7DE91937" w14:textId="726B401C" w:rsidR="00374A0D" w:rsidRPr="006312BA" w:rsidDel="001758CD" w:rsidRDefault="00374A0D" w:rsidP="004A3F47">
            <w:pPr>
              <w:rPr>
                <w:del w:id="10856" w:author="Rakesh Singhi" w:date="2015-02-07T15:44:00Z"/>
                <w:rFonts w:asciiTheme="minorHAnsi" w:hAnsiTheme="minorHAnsi" w:cstheme="minorHAnsi"/>
                <w:color w:val="000000"/>
                <w:sz w:val="18"/>
                <w:szCs w:val="16"/>
              </w:rPr>
            </w:pPr>
          </w:p>
        </w:tc>
        <w:tc>
          <w:tcPr>
            <w:tcW w:w="1980" w:type="dxa"/>
            <w:tcBorders>
              <w:top w:val="single" w:sz="4" w:space="0" w:color="auto"/>
              <w:left w:val="single" w:sz="4" w:space="0" w:color="auto"/>
              <w:bottom w:val="single" w:sz="4" w:space="0" w:color="auto"/>
              <w:right w:val="single" w:sz="4" w:space="0" w:color="auto"/>
            </w:tcBorders>
          </w:tcPr>
          <w:p w14:paraId="72794E62" w14:textId="77777777" w:rsidR="00374A0D" w:rsidDel="001758CD" w:rsidRDefault="00374A0D" w:rsidP="004A3F47">
            <w:pPr>
              <w:rPr>
                <w:rFonts w:asciiTheme="minorHAnsi" w:hAnsiTheme="minorHAnsi" w:cstheme="minorHAnsi"/>
                <w:color w:val="000000"/>
                <w:sz w:val="18"/>
                <w:szCs w:val="16"/>
              </w:rPr>
            </w:pPr>
          </w:p>
        </w:tc>
        <w:tc>
          <w:tcPr>
            <w:tcW w:w="2160" w:type="dxa"/>
            <w:tcBorders>
              <w:top w:val="single" w:sz="4" w:space="0" w:color="auto"/>
              <w:left w:val="single" w:sz="4" w:space="0" w:color="auto"/>
              <w:bottom w:val="single" w:sz="4" w:space="0" w:color="auto"/>
              <w:right w:val="single" w:sz="4" w:space="0" w:color="auto"/>
            </w:tcBorders>
          </w:tcPr>
          <w:p w14:paraId="32C10C19" w14:textId="77777777" w:rsidR="00374A0D" w:rsidDel="001758CD" w:rsidRDefault="00374A0D" w:rsidP="004A3F47">
            <w:pPr>
              <w:rPr>
                <w:rFonts w:asciiTheme="minorHAnsi" w:hAnsiTheme="minorHAnsi" w:cstheme="minorHAnsi"/>
                <w:color w:val="000000"/>
                <w:sz w:val="18"/>
                <w:szCs w:val="16"/>
              </w:rPr>
            </w:pPr>
          </w:p>
        </w:tc>
      </w:tr>
      <w:tr w:rsidR="00EC5740" w:rsidRPr="00D30FA1" w14:paraId="15C9B701" w14:textId="77777777" w:rsidTr="00EC5740">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A7AD04E" w14:textId="07F41D0F" w:rsidR="00EC5740" w:rsidRPr="00DA2062" w:rsidRDefault="00EC5740" w:rsidP="00EC5740">
            <w:pPr>
              <w:rPr>
                <w:rFonts w:asciiTheme="minorHAnsi" w:hAnsiTheme="minorHAnsi" w:cstheme="minorHAnsi"/>
                <w:color w:val="000000"/>
                <w:sz w:val="18"/>
                <w:szCs w:val="16"/>
              </w:rPr>
            </w:pPr>
            <w:ins w:id="10857" w:author="Rakesh Singhi" w:date="2015-02-07T15:46:00Z">
              <w:r w:rsidRPr="0037582A">
                <w:rPr>
                  <w:rFonts w:asciiTheme="minorHAnsi" w:hAnsiTheme="minorHAnsi" w:cstheme="minorHAnsi"/>
                  <w:color w:val="000000"/>
                  <w:sz w:val="18"/>
                  <w:szCs w:val="16"/>
                </w:rPr>
                <w:t>COUNTRY_ID</w:t>
              </w:r>
            </w:ins>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1496038D" w14:textId="0CD4B260" w:rsidR="00EC5740" w:rsidRPr="00592621" w:rsidRDefault="00EC5740" w:rsidP="00EC5740">
            <w:pPr>
              <w:rPr>
                <w:rFonts w:asciiTheme="minorHAnsi" w:hAnsiTheme="minorHAnsi" w:cstheme="minorHAnsi"/>
                <w:color w:val="000000"/>
                <w:sz w:val="18"/>
                <w:szCs w:val="16"/>
              </w:rPr>
            </w:pPr>
            <w:r w:rsidRPr="009B5076">
              <w:rPr>
                <w:rFonts w:ascii="Calibri" w:hAnsi="Calibri" w:cs="Calibri"/>
                <w:color w:val="000000"/>
                <w:sz w:val="18"/>
                <w:szCs w:val="22"/>
              </w:rPr>
              <w:t>CountryOrderException</w:t>
            </w:r>
          </w:p>
        </w:tc>
        <w:tc>
          <w:tcPr>
            <w:tcW w:w="1260" w:type="dxa"/>
            <w:tcBorders>
              <w:top w:val="single" w:sz="4" w:space="0" w:color="auto"/>
              <w:left w:val="single" w:sz="4" w:space="0" w:color="auto"/>
              <w:bottom w:val="single" w:sz="4" w:space="0" w:color="auto"/>
              <w:right w:val="single" w:sz="4" w:space="0" w:color="auto"/>
            </w:tcBorders>
          </w:tcPr>
          <w:p w14:paraId="6E1A946A" w14:textId="77777777" w:rsidR="00EC5740" w:rsidRPr="00EC5740" w:rsidRDefault="00EC5740" w:rsidP="00EC5740">
            <w:pPr>
              <w:widowControl/>
              <w:spacing w:line="240" w:lineRule="auto"/>
              <w:rPr>
                <w:rFonts w:ascii="Calibri" w:hAnsi="Calibri" w:cs="Calibri"/>
                <w:color w:val="000000"/>
                <w:sz w:val="18"/>
                <w:szCs w:val="22"/>
              </w:rPr>
            </w:pPr>
            <w:r w:rsidRPr="00EC5740">
              <w:rPr>
                <w:rFonts w:ascii="Calibri" w:hAnsi="Calibri" w:cs="Calibri"/>
                <w:color w:val="000000"/>
                <w:sz w:val="18"/>
                <w:szCs w:val="22"/>
              </w:rPr>
              <w:t>CountryId</w:t>
            </w:r>
          </w:p>
          <w:p w14:paraId="5A12E913" w14:textId="51D4512E" w:rsidR="00EC5740" w:rsidRPr="006312BA" w:rsidRDefault="00EC5740" w:rsidP="00EC5740">
            <w:pPr>
              <w:rPr>
                <w:rFonts w:asciiTheme="minorHAnsi" w:hAnsiTheme="minorHAnsi" w:cstheme="minorHAnsi"/>
                <w:color w:val="000000"/>
                <w:sz w:val="18"/>
                <w:szCs w:val="16"/>
              </w:rPr>
            </w:pPr>
          </w:p>
        </w:tc>
        <w:tc>
          <w:tcPr>
            <w:tcW w:w="1980" w:type="dxa"/>
            <w:tcBorders>
              <w:top w:val="single" w:sz="4" w:space="0" w:color="auto"/>
              <w:left w:val="single" w:sz="4" w:space="0" w:color="auto"/>
              <w:bottom w:val="single" w:sz="4" w:space="0" w:color="auto"/>
              <w:right w:val="single" w:sz="4" w:space="0" w:color="auto"/>
            </w:tcBorders>
          </w:tcPr>
          <w:p w14:paraId="2284683A" w14:textId="5480A24F" w:rsidR="00EC5740" w:rsidRDefault="00EC5740" w:rsidP="00EC5740">
            <w:pPr>
              <w:rPr>
                <w:rFonts w:asciiTheme="minorHAnsi" w:hAnsiTheme="minorHAnsi" w:cstheme="minorHAnsi"/>
                <w:color w:val="000000"/>
                <w:sz w:val="18"/>
                <w:szCs w:val="16"/>
              </w:rPr>
            </w:pPr>
            <w:r w:rsidRPr="00760CC8">
              <w:rPr>
                <w:rFonts w:ascii="Calibri" w:hAnsi="Calibri" w:cs="Calibri"/>
                <w:color w:val="000000"/>
                <w:sz w:val="18"/>
                <w:szCs w:val="22"/>
              </w:rPr>
              <w:t>VEBIP_OrderException</w:t>
            </w:r>
          </w:p>
        </w:tc>
        <w:tc>
          <w:tcPr>
            <w:tcW w:w="2160" w:type="dxa"/>
            <w:tcBorders>
              <w:top w:val="single" w:sz="4" w:space="0" w:color="auto"/>
              <w:left w:val="single" w:sz="4" w:space="0" w:color="auto"/>
              <w:bottom w:val="single" w:sz="4" w:space="0" w:color="auto"/>
              <w:right w:val="single" w:sz="4" w:space="0" w:color="auto"/>
            </w:tcBorders>
          </w:tcPr>
          <w:p w14:paraId="4C9F493E" w14:textId="3CDAEFCC"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CountryId</w:t>
            </w:r>
          </w:p>
        </w:tc>
      </w:tr>
      <w:tr w:rsidR="00EC5740" w:rsidRPr="00D30FA1" w14:paraId="437E0EA4" w14:textId="77777777" w:rsidTr="00EC5740">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67E4EEB" w14:textId="494449E6" w:rsidR="00EC5740" w:rsidRDefault="00EC5740" w:rsidP="00EC5740">
            <w:pPr>
              <w:rPr>
                <w:rFonts w:asciiTheme="minorHAnsi" w:hAnsiTheme="minorHAnsi" w:cstheme="minorHAnsi"/>
                <w:color w:val="000000"/>
                <w:sz w:val="18"/>
                <w:szCs w:val="16"/>
              </w:rPr>
            </w:pPr>
            <w:ins w:id="10858" w:author="Rakesh Singhi" w:date="2015-02-07T15:47:00Z">
              <w:r w:rsidRPr="0037582A">
                <w:rPr>
                  <w:rFonts w:asciiTheme="minorHAnsi" w:hAnsiTheme="minorHAnsi" w:cstheme="minorHAnsi"/>
                  <w:color w:val="000000"/>
                  <w:sz w:val="18"/>
                  <w:szCs w:val="16"/>
                </w:rPr>
                <w:t>ORDER_NUMBER</w:t>
              </w:r>
            </w:ins>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66A677FE" w14:textId="56CBCD3D" w:rsidR="00EC5740" w:rsidRPr="00592621" w:rsidRDefault="00EC5740" w:rsidP="00EC5740">
            <w:pPr>
              <w:rPr>
                <w:rFonts w:asciiTheme="minorHAnsi" w:hAnsiTheme="minorHAnsi" w:cstheme="minorHAnsi"/>
                <w:color w:val="000000"/>
                <w:sz w:val="18"/>
                <w:szCs w:val="16"/>
              </w:rPr>
            </w:pPr>
            <w:r w:rsidRPr="009B5076">
              <w:rPr>
                <w:rFonts w:ascii="Calibri" w:hAnsi="Calibri" w:cs="Calibri"/>
                <w:color w:val="000000"/>
                <w:sz w:val="18"/>
                <w:szCs w:val="22"/>
              </w:rPr>
              <w:t>CountryOrderException</w:t>
            </w:r>
          </w:p>
        </w:tc>
        <w:tc>
          <w:tcPr>
            <w:tcW w:w="1260" w:type="dxa"/>
            <w:tcBorders>
              <w:top w:val="single" w:sz="4" w:space="0" w:color="auto"/>
              <w:left w:val="single" w:sz="4" w:space="0" w:color="auto"/>
              <w:bottom w:val="single" w:sz="4" w:space="0" w:color="auto"/>
              <w:right w:val="single" w:sz="4" w:space="0" w:color="auto"/>
            </w:tcBorders>
          </w:tcPr>
          <w:p w14:paraId="1B563766" w14:textId="0CBC963B"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OrderNumber</w:t>
            </w:r>
          </w:p>
        </w:tc>
        <w:tc>
          <w:tcPr>
            <w:tcW w:w="1980" w:type="dxa"/>
            <w:tcBorders>
              <w:top w:val="single" w:sz="4" w:space="0" w:color="auto"/>
              <w:left w:val="single" w:sz="4" w:space="0" w:color="auto"/>
              <w:bottom w:val="single" w:sz="4" w:space="0" w:color="auto"/>
              <w:right w:val="single" w:sz="4" w:space="0" w:color="auto"/>
            </w:tcBorders>
          </w:tcPr>
          <w:p w14:paraId="5597FBA7" w14:textId="65DF8F55" w:rsidR="00EC5740" w:rsidRDefault="00EC5740" w:rsidP="00EC5740">
            <w:pPr>
              <w:rPr>
                <w:rFonts w:asciiTheme="minorHAnsi" w:hAnsiTheme="minorHAnsi" w:cstheme="minorHAnsi"/>
                <w:color w:val="000000"/>
                <w:sz w:val="18"/>
                <w:szCs w:val="16"/>
              </w:rPr>
            </w:pPr>
            <w:r w:rsidRPr="00760CC8">
              <w:rPr>
                <w:rFonts w:ascii="Calibri" w:hAnsi="Calibri" w:cs="Calibri"/>
                <w:color w:val="000000"/>
                <w:sz w:val="18"/>
                <w:szCs w:val="22"/>
              </w:rPr>
              <w:t>VEBIP_OrderException</w:t>
            </w:r>
          </w:p>
        </w:tc>
        <w:tc>
          <w:tcPr>
            <w:tcW w:w="2160" w:type="dxa"/>
            <w:tcBorders>
              <w:top w:val="single" w:sz="4" w:space="0" w:color="auto"/>
              <w:left w:val="single" w:sz="4" w:space="0" w:color="auto"/>
              <w:bottom w:val="single" w:sz="4" w:space="0" w:color="auto"/>
              <w:right w:val="single" w:sz="4" w:space="0" w:color="auto"/>
            </w:tcBorders>
          </w:tcPr>
          <w:p w14:paraId="429E06F7" w14:textId="362E49E4"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OrderNumber</w:t>
            </w:r>
          </w:p>
        </w:tc>
      </w:tr>
      <w:tr w:rsidR="00EC5740" w:rsidRPr="00D30FA1" w14:paraId="05459E2D" w14:textId="77777777" w:rsidTr="00EC5740">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13C7402" w14:textId="1D3328AE" w:rsidR="00EC5740" w:rsidRPr="00DD1485"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INVOICE_DATE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73B5F79" w14:textId="638D781F" w:rsidR="00EC5740" w:rsidRPr="00592621" w:rsidRDefault="00EC5740" w:rsidP="00EC5740">
            <w:pPr>
              <w:rPr>
                <w:rFonts w:asciiTheme="minorHAnsi" w:hAnsiTheme="minorHAnsi" w:cstheme="minorHAnsi"/>
                <w:color w:val="000000"/>
                <w:sz w:val="18"/>
                <w:szCs w:val="16"/>
              </w:rPr>
            </w:pPr>
            <w:r w:rsidRPr="009B5076">
              <w:rPr>
                <w:rFonts w:ascii="Calibri" w:hAnsi="Calibri" w:cs="Calibri"/>
                <w:color w:val="000000"/>
                <w:sz w:val="18"/>
                <w:szCs w:val="22"/>
              </w:rPr>
              <w:t>CountryOrderException</w:t>
            </w:r>
          </w:p>
        </w:tc>
        <w:tc>
          <w:tcPr>
            <w:tcW w:w="1260" w:type="dxa"/>
            <w:tcBorders>
              <w:top w:val="single" w:sz="4" w:space="0" w:color="auto"/>
              <w:left w:val="single" w:sz="4" w:space="0" w:color="auto"/>
              <w:bottom w:val="single" w:sz="4" w:space="0" w:color="auto"/>
              <w:right w:val="single" w:sz="4" w:space="0" w:color="auto"/>
            </w:tcBorders>
          </w:tcPr>
          <w:p w14:paraId="7BCA6A6A" w14:textId="39DC0251" w:rsidR="00EC5740" w:rsidRPr="006312BA"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InVoiceDae</w:t>
            </w:r>
          </w:p>
        </w:tc>
        <w:tc>
          <w:tcPr>
            <w:tcW w:w="1980" w:type="dxa"/>
            <w:tcBorders>
              <w:top w:val="single" w:sz="4" w:space="0" w:color="auto"/>
              <w:left w:val="single" w:sz="4" w:space="0" w:color="auto"/>
              <w:bottom w:val="single" w:sz="4" w:space="0" w:color="auto"/>
              <w:right w:val="single" w:sz="4" w:space="0" w:color="auto"/>
            </w:tcBorders>
          </w:tcPr>
          <w:p w14:paraId="1F614CF6" w14:textId="4C8A9987" w:rsidR="00EC5740" w:rsidRDefault="00EC5740" w:rsidP="00EC5740">
            <w:pPr>
              <w:rPr>
                <w:rFonts w:asciiTheme="minorHAnsi" w:hAnsiTheme="minorHAnsi" w:cstheme="minorHAnsi"/>
                <w:color w:val="000000"/>
                <w:sz w:val="18"/>
                <w:szCs w:val="16"/>
              </w:rPr>
            </w:pPr>
            <w:r w:rsidRPr="00760CC8">
              <w:rPr>
                <w:rFonts w:ascii="Calibri" w:hAnsi="Calibri" w:cs="Calibri"/>
                <w:color w:val="000000"/>
                <w:sz w:val="18"/>
                <w:szCs w:val="22"/>
              </w:rPr>
              <w:t>VEBIP_OrderException</w:t>
            </w:r>
          </w:p>
        </w:tc>
        <w:tc>
          <w:tcPr>
            <w:tcW w:w="2160" w:type="dxa"/>
            <w:tcBorders>
              <w:top w:val="single" w:sz="4" w:space="0" w:color="auto"/>
              <w:left w:val="single" w:sz="4" w:space="0" w:color="auto"/>
              <w:bottom w:val="single" w:sz="4" w:space="0" w:color="auto"/>
              <w:right w:val="single" w:sz="4" w:space="0" w:color="auto"/>
            </w:tcBorders>
          </w:tcPr>
          <w:p w14:paraId="72D234EF" w14:textId="28D56F12"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InvoiceDate</w:t>
            </w:r>
          </w:p>
        </w:tc>
      </w:tr>
      <w:tr w:rsidR="00EC5740" w:rsidRPr="00D30FA1" w14:paraId="606DFCA2" w14:textId="77777777" w:rsidTr="00EC5740">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AD1E6CF" w14:textId="4EAC670A" w:rsidR="00EC5740" w:rsidRPr="00D9441C" w:rsidRDefault="00EC5740" w:rsidP="00EC5740">
            <w:pPr>
              <w:rPr>
                <w:rFonts w:asciiTheme="minorHAnsi" w:hAnsiTheme="minorHAnsi" w:cstheme="minorHAnsi"/>
                <w:color w:val="000000"/>
                <w:sz w:val="18"/>
                <w:szCs w:val="16"/>
              </w:rPr>
            </w:pPr>
            <w:ins w:id="10859" w:author="Rakesh Singhi" w:date="2015-02-07T15:47:00Z">
              <w:r>
                <w:rPr>
                  <w:rFonts w:asciiTheme="minorHAnsi" w:hAnsiTheme="minorHAnsi" w:cstheme="minorHAnsi"/>
                  <w:color w:val="000000"/>
                  <w:sz w:val="18"/>
                  <w:szCs w:val="16"/>
                </w:rPr>
                <w:t>ACTIVE</w:t>
              </w:r>
            </w:ins>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1907176" w14:textId="45462ABB" w:rsidR="00EC5740" w:rsidRPr="00592621" w:rsidRDefault="00EC5740" w:rsidP="00EC5740">
            <w:pPr>
              <w:rPr>
                <w:rFonts w:asciiTheme="minorHAnsi" w:hAnsiTheme="minorHAnsi" w:cstheme="minorHAnsi"/>
                <w:color w:val="000000"/>
                <w:sz w:val="18"/>
                <w:szCs w:val="16"/>
              </w:rPr>
            </w:pPr>
            <w:r w:rsidRPr="009B5076">
              <w:rPr>
                <w:rFonts w:ascii="Calibri" w:hAnsi="Calibri" w:cs="Calibri"/>
                <w:color w:val="000000"/>
                <w:sz w:val="18"/>
                <w:szCs w:val="22"/>
              </w:rPr>
              <w:t>CountryOrderException</w:t>
            </w:r>
          </w:p>
        </w:tc>
        <w:tc>
          <w:tcPr>
            <w:tcW w:w="1260" w:type="dxa"/>
            <w:tcBorders>
              <w:top w:val="single" w:sz="4" w:space="0" w:color="auto"/>
              <w:left w:val="single" w:sz="4" w:space="0" w:color="auto"/>
              <w:bottom w:val="single" w:sz="4" w:space="0" w:color="auto"/>
              <w:right w:val="single" w:sz="4" w:space="0" w:color="auto"/>
            </w:tcBorders>
            <w:vAlign w:val="bottom"/>
          </w:tcPr>
          <w:p w14:paraId="5D5D82AC" w14:textId="4851AFB2" w:rsidR="00EC5740" w:rsidRPr="006312BA"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Computed</w:t>
            </w:r>
          </w:p>
        </w:tc>
        <w:tc>
          <w:tcPr>
            <w:tcW w:w="1980" w:type="dxa"/>
            <w:tcBorders>
              <w:top w:val="single" w:sz="4" w:space="0" w:color="auto"/>
              <w:left w:val="single" w:sz="4" w:space="0" w:color="auto"/>
              <w:bottom w:val="single" w:sz="4" w:space="0" w:color="auto"/>
              <w:right w:val="single" w:sz="4" w:space="0" w:color="auto"/>
            </w:tcBorders>
          </w:tcPr>
          <w:p w14:paraId="676AF346" w14:textId="7C30AE39" w:rsidR="00EC5740" w:rsidRDefault="00EC5740" w:rsidP="00EC5740">
            <w:pPr>
              <w:rPr>
                <w:rFonts w:asciiTheme="minorHAnsi" w:hAnsiTheme="minorHAnsi" w:cstheme="minorHAnsi"/>
                <w:color w:val="000000"/>
                <w:sz w:val="18"/>
                <w:szCs w:val="16"/>
              </w:rPr>
            </w:pPr>
            <w:r w:rsidRPr="00760CC8">
              <w:rPr>
                <w:rFonts w:ascii="Calibri" w:hAnsi="Calibri" w:cs="Calibri"/>
                <w:color w:val="000000"/>
                <w:sz w:val="18"/>
                <w:szCs w:val="22"/>
              </w:rPr>
              <w:t>VEBIP_OrderException</w:t>
            </w:r>
          </w:p>
        </w:tc>
        <w:tc>
          <w:tcPr>
            <w:tcW w:w="2160" w:type="dxa"/>
            <w:tcBorders>
              <w:top w:val="single" w:sz="4" w:space="0" w:color="auto"/>
              <w:left w:val="single" w:sz="4" w:space="0" w:color="auto"/>
              <w:bottom w:val="single" w:sz="4" w:space="0" w:color="auto"/>
              <w:right w:val="single" w:sz="4" w:space="0" w:color="auto"/>
            </w:tcBorders>
          </w:tcPr>
          <w:p w14:paraId="0D03A8C3" w14:textId="1F12C4B5"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Active</w:t>
            </w:r>
          </w:p>
        </w:tc>
      </w:tr>
      <w:tr w:rsidR="00EC5740" w:rsidRPr="00D30FA1" w14:paraId="4526054D" w14:textId="77777777" w:rsidTr="00EC5740">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681AABD" w14:textId="46F9BD94" w:rsidR="00EC5740" w:rsidRPr="00D9441C" w:rsidRDefault="00EC5740" w:rsidP="00EC5740">
            <w:pPr>
              <w:rPr>
                <w:rFonts w:asciiTheme="minorHAnsi" w:hAnsiTheme="minorHAnsi" w:cstheme="minorHAnsi"/>
                <w:color w:val="000000"/>
                <w:sz w:val="18"/>
                <w:szCs w:val="16"/>
              </w:rPr>
            </w:pPr>
            <w:ins w:id="10860" w:author="Rakesh Singhi" w:date="2015-02-07T15:47:00Z">
              <w:r>
                <w:rPr>
                  <w:rFonts w:asciiTheme="minorHAnsi" w:hAnsiTheme="minorHAnsi" w:cstheme="minorHAnsi"/>
                  <w:color w:val="000000"/>
                  <w:sz w:val="18"/>
                  <w:szCs w:val="16"/>
                </w:rPr>
                <w:t>CREATED_BY</w:t>
              </w:r>
            </w:ins>
            <w:del w:id="10861" w:author="Rakesh Singhi" w:date="2015-02-07T15:47:00Z">
              <w:r w:rsidDel="0037582A">
                <w:rPr>
                  <w:rFonts w:asciiTheme="minorHAnsi" w:hAnsiTheme="minorHAnsi" w:cstheme="minorHAnsi"/>
                  <w:color w:val="000000"/>
                  <w:sz w:val="18"/>
                  <w:szCs w:val="16"/>
                </w:rPr>
                <w:delText>INVOICE_NUMBER</w:delText>
              </w:r>
            </w:del>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67801755" w14:textId="2FE2303C" w:rsidR="00EC5740" w:rsidRPr="00592621" w:rsidRDefault="00EC5740" w:rsidP="00EC5740">
            <w:pPr>
              <w:rPr>
                <w:rFonts w:asciiTheme="minorHAnsi" w:hAnsiTheme="minorHAnsi" w:cstheme="minorHAnsi"/>
                <w:color w:val="000000"/>
                <w:sz w:val="18"/>
                <w:szCs w:val="16"/>
              </w:rPr>
            </w:pPr>
            <w:r w:rsidRPr="009B5076">
              <w:rPr>
                <w:rFonts w:ascii="Calibri" w:hAnsi="Calibri" w:cs="Calibri"/>
                <w:color w:val="000000"/>
                <w:sz w:val="18"/>
                <w:szCs w:val="22"/>
              </w:rPr>
              <w:t>CountryOrderException</w:t>
            </w:r>
          </w:p>
        </w:tc>
        <w:tc>
          <w:tcPr>
            <w:tcW w:w="1260" w:type="dxa"/>
            <w:tcBorders>
              <w:top w:val="single" w:sz="4" w:space="0" w:color="auto"/>
              <w:left w:val="single" w:sz="4" w:space="0" w:color="auto"/>
              <w:bottom w:val="single" w:sz="4" w:space="0" w:color="auto"/>
              <w:right w:val="single" w:sz="4" w:space="0" w:color="auto"/>
            </w:tcBorders>
            <w:vAlign w:val="bottom"/>
          </w:tcPr>
          <w:p w14:paraId="380C0FB1" w14:textId="00CE2A71" w:rsidR="00EC5740" w:rsidRPr="006312BA"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CreatedBy</w:t>
            </w:r>
          </w:p>
        </w:tc>
        <w:tc>
          <w:tcPr>
            <w:tcW w:w="1980" w:type="dxa"/>
            <w:tcBorders>
              <w:top w:val="single" w:sz="4" w:space="0" w:color="auto"/>
              <w:left w:val="single" w:sz="4" w:space="0" w:color="auto"/>
              <w:bottom w:val="single" w:sz="4" w:space="0" w:color="auto"/>
              <w:right w:val="single" w:sz="4" w:space="0" w:color="auto"/>
            </w:tcBorders>
          </w:tcPr>
          <w:p w14:paraId="41C2BDC9" w14:textId="7298CD45" w:rsidR="00EC5740" w:rsidRDefault="00EC5740" w:rsidP="00EC5740">
            <w:pPr>
              <w:rPr>
                <w:rFonts w:asciiTheme="minorHAnsi" w:hAnsiTheme="minorHAnsi" w:cstheme="minorHAnsi"/>
                <w:color w:val="000000"/>
                <w:sz w:val="18"/>
                <w:szCs w:val="16"/>
              </w:rPr>
            </w:pPr>
            <w:r w:rsidRPr="00760CC8">
              <w:rPr>
                <w:rFonts w:ascii="Calibri" w:hAnsi="Calibri" w:cs="Calibri"/>
                <w:color w:val="000000"/>
                <w:sz w:val="18"/>
                <w:szCs w:val="22"/>
              </w:rPr>
              <w:t>VEBIP_OrderException</w:t>
            </w:r>
          </w:p>
        </w:tc>
        <w:tc>
          <w:tcPr>
            <w:tcW w:w="2160" w:type="dxa"/>
            <w:tcBorders>
              <w:top w:val="single" w:sz="4" w:space="0" w:color="auto"/>
              <w:left w:val="single" w:sz="4" w:space="0" w:color="auto"/>
              <w:bottom w:val="single" w:sz="4" w:space="0" w:color="auto"/>
              <w:right w:val="single" w:sz="4" w:space="0" w:color="auto"/>
            </w:tcBorders>
          </w:tcPr>
          <w:p w14:paraId="66F7A29B" w14:textId="2E110BF4"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CreatedBy</w:t>
            </w:r>
          </w:p>
        </w:tc>
      </w:tr>
      <w:tr w:rsidR="00EC5740" w:rsidRPr="00D30FA1" w14:paraId="4FD019AF" w14:textId="77777777" w:rsidTr="00EC5740">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EA63183" w14:textId="75EAB386" w:rsidR="00EC5740" w:rsidRPr="00D9441C" w:rsidRDefault="00EC5740" w:rsidP="00EC5740">
            <w:pPr>
              <w:rPr>
                <w:rFonts w:asciiTheme="minorHAnsi" w:hAnsiTheme="minorHAnsi" w:cstheme="minorHAnsi"/>
                <w:color w:val="000000"/>
                <w:sz w:val="18"/>
                <w:szCs w:val="16"/>
              </w:rPr>
            </w:pPr>
            <w:ins w:id="10862" w:author="Rakesh Singhi" w:date="2015-02-07T15:47:00Z">
              <w:r>
                <w:rPr>
                  <w:rFonts w:asciiTheme="minorHAnsi" w:hAnsiTheme="minorHAnsi" w:cstheme="minorHAnsi"/>
                  <w:color w:val="000000"/>
                  <w:sz w:val="18"/>
                  <w:szCs w:val="16"/>
                </w:rPr>
                <w:t>CREATED_DATE</w:t>
              </w:r>
            </w:ins>
            <w:del w:id="10863" w:author="Rakesh Singhi" w:date="2015-02-07T15:47:00Z">
              <w:r w:rsidDel="0037582A">
                <w:rPr>
                  <w:rFonts w:asciiTheme="minorHAnsi" w:hAnsiTheme="minorHAnsi" w:cstheme="minorHAnsi"/>
                  <w:color w:val="000000"/>
                  <w:sz w:val="18"/>
                  <w:szCs w:val="16"/>
                </w:rPr>
                <w:delText>LINE_ITEM_ID</w:delText>
              </w:r>
            </w:del>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8C666ED" w14:textId="136141A5" w:rsidR="00EC5740" w:rsidRPr="00592621" w:rsidRDefault="00EC5740" w:rsidP="00EC5740">
            <w:pPr>
              <w:rPr>
                <w:rFonts w:asciiTheme="minorHAnsi" w:hAnsiTheme="minorHAnsi" w:cstheme="minorHAnsi"/>
                <w:color w:val="000000"/>
                <w:sz w:val="18"/>
                <w:szCs w:val="16"/>
              </w:rPr>
            </w:pPr>
            <w:r w:rsidRPr="009B5076">
              <w:rPr>
                <w:rFonts w:ascii="Calibri" w:hAnsi="Calibri" w:cs="Calibri"/>
                <w:color w:val="000000"/>
                <w:sz w:val="18"/>
                <w:szCs w:val="22"/>
              </w:rPr>
              <w:t>CountryOrderException</w:t>
            </w:r>
          </w:p>
        </w:tc>
        <w:tc>
          <w:tcPr>
            <w:tcW w:w="1260" w:type="dxa"/>
            <w:tcBorders>
              <w:top w:val="single" w:sz="4" w:space="0" w:color="auto"/>
              <w:left w:val="single" w:sz="4" w:space="0" w:color="auto"/>
              <w:bottom w:val="single" w:sz="4" w:space="0" w:color="auto"/>
              <w:right w:val="single" w:sz="4" w:space="0" w:color="auto"/>
            </w:tcBorders>
            <w:vAlign w:val="bottom"/>
          </w:tcPr>
          <w:p w14:paraId="5E6760FF" w14:textId="06E34B74" w:rsidR="00EC5740" w:rsidRPr="006312BA"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CreatedDate</w:t>
            </w:r>
          </w:p>
        </w:tc>
        <w:tc>
          <w:tcPr>
            <w:tcW w:w="1980" w:type="dxa"/>
            <w:tcBorders>
              <w:top w:val="single" w:sz="4" w:space="0" w:color="auto"/>
              <w:left w:val="single" w:sz="4" w:space="0" w:color="auto"/>
              <w:bottom w:val="single" w:sz="4" w:space="0" w:color="auto"/>
              <w:right w:val="single" w:sz="4" w:space="0" w:color="auto"/>
            </w:tcBorders>
          </w:tcPr>
          <w:p w14:paraId="3F00FABE" w14:textId="6B07C6FA" w:rsidR="00EC5740" w:rsidRDefault="00EC5740" w:rsidP="00EC5740">
            <w:pPr>
              <w:rPr>
                <w:rFonts w:asciiTheme="minorHAnsi" w:hAnsiTheme="minorHAnsi" w:cstheme="minorHAnsi"/>
                <w:color w:val="000000"/>
                <w:sz w:val="18"/>
                <w:szCs w:val="16"/>
              </w:rPr>
            </w:pPr>
            <w:r w:rsidRPr="00760CC8">
              <w:rPr>
                <w:rFonts w:ascii="Calibri" w:hAnsi="Calibri" w:cs="Calibri"/>
                <w:color w:val="000000"/>
                <w:sz w:val="18"/>
                <w:szCs w:val="22"/>
              </w:rPr>
              <w:t>VEBIP_OrderException</w:t>
            </w:r>
          </w:p>
        </w:tc>
        <w:tc>
          <w:tcPr>
            <w:tcW w:w="2160" w:type="dxa"/>
            <w:tcBorders>
              <w:top w:val="single" w:sz="4" w:space="0" w:color="auto"/>
              <w:left w:val="single" w:sz="4" w:space="0" w:color="auto"/>
              <w:bottom w:val="single" w:sz="4" w:space="0" w:color="auto"/>
              <w:right w:val="single" w:sz="4" w:space="0" w:color="auto"/>
            </w:tcBorders>
          </w:tcPr>
          <w:p w14:paraId="23A01847" w14:textId="5F044BF5"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CreatedDate</w:t>
            </w:r>
          </w:p>
        </w:tc>
      </w:tr>
      <w:tr w:rsidR="00EC5740" w:rsidRPr="00D30FA1" w14:paraId="42A9EB74" w14:textId="77777777" w:rsidTr="00EC5740">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D7629C2" w14:textId="47F616F0" w:rsidR="00EC5740" w:rsidRPr="00D9441C" w:rsidRDefault="00EC5740" w:rsidP="00EC5740">
            <w:pPr>
              <w:rPr>
                <w:rFonts w:asciiTheme="minorHAnsi" w:hAnsiTheme="minorHAnsi" w:cstheme="minorHAnsi"/>
                <w:color w:val="000000"/>
                <w:sz w:val="18"/>
                <w:szCs w:val="16"/>
              </w:rPr>
            </w:pPr>
            <w:ins w:id="10864" w:author="Rakesh Singhi" w:date="2015-02-07T15:47:00Z">
              <w:r>
                <w:rPr>
                  <w:rFonts w:asciiTheme="minorHAnsi" w:hAnsiTheme="minorHAnsi" w:cstheme="minorHAnsi"/>
                  <w:color w:val="000000"/>
                  <w:sz w:val="18"/>
                  <w:szCs w:val="16"/>
                </w:rPr>
                <w:t>MODIFIED_BY</w:t>
              </w:r>
            </w:ins>
            <w:del w:id="10865" w:author="Rakesh Singhi" w:date="2015-02-07T15:47:00Z">
              <w:r w:rsidDel="0037582A">
                <w:rPr>
                  <w:rFonts w:asciiTheme="minorHAnsi" w:hAnsiTheme="minorHAnsi" w:cstheme="minorHAnsi"/>
                  <w:color w:val="000000"/>
                  <w:sz w:val="18"/>
                  <w:szCs w:val="16"/>
                </w:rPr>
                <w:delText>PROCESS_FLAG</w:delText>
              </w:r>
            </w:del>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92CF9DA" w14:textId="1520143C" w:rsidR="00EC5740" w:rsidRPr="00592621" w:rsidRDefault="00EC5740" w:rsidP="00EC5740">
            <w:pPr>
              <w:rPr>
                <w:rFonts w:asciiTheme="minorHAnsi" w:hAnsiTheme="minorHAnsi" w:cstheme="minorHAnsi"/>
                <w:color w:val="000000"/>
                <w:sz w:val="18"/>
                <w:szCs w:val="16"/>
              </w:rPr>
            </w:pPr>
            <w:r w:rsidRPr="009B5076">
              <w:rPr>
                <w:rFonts w:ascii="Calibri" w:hAnsi="Calibri" w:cs="Calibri"/>
                <w:color w:val="000000"/>
                <w:sz w:val="18"/>
                <w:szCs w:val="22"/>
              </w:rPr>
              <w:t>CountryOrderException</w:t>
            </w:r>
          </w:p>
        </w:tc>
        <w:tc>
          <w:tcPr>
            <w:tcW w:w="1260" w:type="dxa"/>
            <w:tcBorders>
              <w:top w:val="single" w:sz="4" w:space="0" w:color="auto"/>
              <w:left w:val="single" w:sz="4" w:space="0" w:color="auto"/>
              <w:bottom w:val="single" w:sz="4" w:space="0" w:color="auto"/>
              <w:right w:val="single" w:sz="4" w:space="0" w:color="auto"/>
            </w:tcBorders>
            <w:vAlign w:val="bottom"/>
          </w:tcPr>
          <w:p w14:paraId="0D79FC23" w14:textId="58D25C71"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ModifiedBy</w:t>
            </w:r>
          </w:p>
        </w:tc>
        <w:tc>
          <w:tcPr>
            <w:tcW w:w="1980" w:type="dxa"/>
            <w:tcBorders>
              <w:top w:val="single" w:sz="4" w:space="0" w:color="auto"/>
              <w:left w:val="single" w:sz="4" w:space="0" w:color="auto"/>
              <w:bottom w:val="single" w:sz="4" w:space="0" w:color="auto"/>
              <w:right w:val="single" w:sz="4" w:space="0" w:color="auto"/>
            </w:tcBorders>
          </w:tcPr>
          <w:p w14:paraId="1BCA7953" w14:textId="246948DA" w:rsidR="00EC5740" w:rsidRDefault="00EC5740" w:rsidP="00EC5740">
            <w:pPr>
              <w:rPr>
                <w:rFonts w:asciiTheme="minorHAnsi" w:hAnsiTheme="minorHAnsi" w:cstheme="minorHAnsi"/>
                <w:color w:val="000000"/>
                <w:sz w:val="18"/>
                <w:szCs w:val="16"/>
              </w:rPr>
            </w:pPr>
            <w:r w:rsidRPr="00760CC8">
              <w:rPr>
                <w:rFonts w:ascii="Calibri" w:hAnsi="Calibri" w:cs="Calibri"/>
                <w:color w:val="000000"/>
                <w:sz w:val="18"/>
                <w:szCs w:val="22"/>
              </w:rPr>
              <w:t>VEBIP_OrderException</w:t>
            </w:r>
          </w:p>
        </w:tc>
        <w:tc>
          <w:tcPr>
            <w:tcW w:w="2160" w:type="dxa"/>
            <w:tcBorders>
              <w:top w:val="single" w:sz="4" w:space="0" w:color="auto"/>
              <w:left w:val="single" w:sz="4" w:space="0" w:color="auto"/>
              <w:bottom w:val="single" w:sz="4" w:space="0" w:color="auto"/>
              <w:right w:val="single" w:sz="4" w:space="0" w:color="auto"/>
            </w:tcBorders>
          </w:tcPr>
          <w:p w14:paraId="419D17E1" w14:textId="42E2D84F"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ModifiedBy</w:t>
            </w:r>
          </w:p>
        </w:tc>
      </w:tr>
      <w:tr w:rsidR="00EC5740" w:rsidRPr="00D30FA1" w14:paraId="61502061" w14:textId="77777777" w:rsidTr="00EC5740">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BBA9D62" w14:textId="46DAC762" w:rsidR="00EC5740" w:rsidRPr="00D9441C" w:rsidRDefault="00EC5740" w:rsidP="00EC5740">
            <w:pPr>
              <w:rPr>
                <w:rFonts w:asciiTheme="minorHAnsi" w:hAnsiTheme="minorHAnsi" w:cstheme="minorHAnsi"/>
                <w:color w:val="000000"/>
                <w:sz w:val="18"/>
                <w:szCs w:val="16"/>
              </w:rPr>
            </w:pPr>
            <w:ins w:id="10866" w:author="Rakesh Singhi" w:date="2015-02-07T15:47:00Z">
              <w:r>
                <w:rPr>
                  <w:rFonts w:asciiTheme="minorHAnsi" w:hAnsiTheme="minorHAnsi" w:cstheme="minorHAnsi"/>
                  <w:color w:val="000000"/>
                  <w:sz w:val="18"/>
                  <w:szCs w:val="16"/>
                </w:rPr>
                <w:t>MODIFIED_DATE</w:t>
              </w:r>
            </w:ins>
            <w:del w:id="10867" w:author="Rakesh Singhi" w:date="2015-02-07T15:47:00Z">
              <w:r w:rsidDel="0037582A">
                <w:rPr>
                  <w:rFonts w:asciiTheme="minorHAnsi" w:hAnsiTheme="minorHAnsi" w:cstheme="minorHAnsi"/>
                  <w:color w:val="000000"/>
                  <w:sz w:val="18"/>
                  <w:szCs w:val="16"/>
                </w:rPr>
                <w:delText>COUNTRY</w:delText>
              </w:r>
            </w:del>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11345CB8" w14:textId="0AB50B9B" w:rsidR="00EC5740" w:rsidRPr="00592621" w:rsidRDefault="00EC5740" w:rsidP="00EC5740">
            <w:pPr>
              <w:rPr>
                <w:rFonts w:asciiTheme="minorHAnsi" w:hAnsiTheme="minorHAnsi" w:cstheme="minorHAnsi"/>
                <w:color w:val="000000"/>
                <w:sz w:val="18"/>
                <w:szCs w:val="16"/>
              </w:rPr>
            </w:pPr>
            <w:r w:rsidRPr="009B5076">
              <w:rPr>
                <w:rFonts w:ascii="Calibri" w:hAnsi="Calibri" w:cs="Calibri"/>
                <w:color w:val="000000"/>
                <w:sz w:val="18"/>
                <w:szCs w:val="22"/>
              </w:rPr>
              <w:t>CountryOrderException</w:t>
            </w:r>
          </w:p>
        </w:tc>
        <w:tc>
          <w:tcPr>
            <w:tcW w:w="1260" w:type="dxa"/>
            <w:tcBorders>
              <w:top w:val="single" w:sz="4" w:space="0" w:color="auto"/>
              <w:left w:val="single" w:sz="4" w:space="0" w:color="auto"/>
              <w:bottom w:val="single" w:sz="4" w:space="0" w:color="auto"/>
              <w:right w:val="single" w:sz="4" w:space="0" w:color="auto"/>
            </w:tcBorders>
            <w:vAlign w:val="bottom"/>
          </w:tcPr>
          <w:p w14:paraId="20D5C774" w14:textId="19315171"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ModifiedDate</w:t>
            </w:r>
          </w:p>
        </w:tc>
        <w:tc>
          <w:tcPr>
            <w:tcW w:w="1980" w:type="dxa"/>
            <w:tcBorders>
              <w:top w:val="single" w:sz="4" w:space="0" w:color="auto"/>
              <w:left w:val="single" w:sz="4" w:space="0" w:color="auto"/>
              <w:bottom w:val="single" w:sz="4" w:space="0" w:color="auto"/>
              <w:right w:val="single" w:sz="4" w:space="0" w:color="auto"/>
            </w:tcBorders>
          </w:tcPr>
          <w:p w14:paraId="445160FE" w14:textId="761C998D" w:rsidR="00EC5740" w:rsidRDefault="00EC5740" w:rsidP="00EC5740">
            <w:pPr>
              <w:rPr>
                <w:rFonts w:asciiTheme="minorHAnsi" w:hAnsiTheme="minorHAnsi" w:cstheme="minorHAnsi"/>
                <w:color w:val="000000"/>
                <w:sz w:val="18"/>
                <w:szCs w:val="16"/>
              </w:rPr>
            </w:pPr>
            <w:r w:rsidRPr="00760CC8">
              <w:rPr>
                <w:rFonts w:ascii="Calibri" w:hAnsi="Calibri" w:cs="Calibri"/>
                <w:color w:val="000000"/>
                <w:sz w:val="18"/>
                <w:szCs w:val="22"/>
              </w:rPr>
              <w:t>VEBIP_OrderException</w:t>
            </w:r>
          </w:p>
        </w:tc>
        <w:tc>
          <w:tcPr>
            <w:tcW w:w="2160" w:type="dxa"/>
            <w:tcBorders>
              <w:top w:val="single" w:sz="4" w:space="0" w:color="auto"/>
              <w:left w:val="single" w:sz="4" w:space="0" w:color="auto"/>
              <w:bottom w:val="single" w:sz="4" w:space="0" w:color="auto"/>
              <w:right w:val="single" w:sz="4" w:space="0" w:color="auto"/>
            </w:tcBorders>
          </w:tcPr>
          <w:p w14:paraId="0102BE6E" w14:textId="13913488" w:rsidR="00EC5740" w:rsidRDefault="00EC5740" w:rsidP="00EC5740">
            <w:pPr>
              <w:rPr>
                <w:rFonts w:asciiTheme="minorHAnsi" w:hAnsiTheme="minorHAnsi" w:cstheme="minorHAnsi"/>
                <w:color w:val="000000"/>
                <w:sz w:val="18"/>
                <w:szCs w:val="16"/>
              </w:rPr>
            </w:pPr>
            <w:r>
              <w:rPr>
                <w:rFonts w:asciiTheme="minorHAnsi" w:hAnsiTheme="minorHAnsi" w:cstheme="minorHAnsi"/>
                <w:color w:val="000000"/>
                <w:sz w:val="18"/>
                <w:szCs w:val="16"/>
              </w:rPr>
              <w:t>ModifiedDate</w:t>
            </w:r>
          </w:p>
        </w:tc>
      </w:tr>
      <w:tr w:rsidR="00EC5740" w:rsidRPr="00D30FA1" w14:paraId="60F1BBA0" w14:textId="77777777" w:rsidTr="00EC5740">
        <w:trPr>
          <w:trHeight w:val="70"/>
        </w:trPr>
        <w:tc>
          <w:tcPr>
            <w:tcW w:w="6120" w:type="dxa"/>
            <w:gridSpan w:val="3"/>
            <w:tcBorders>
              <w:top w:val="single" w:sz="4" w:space="0" w:color="auto"/>
              <w:left w:val="single" w:sz="4" w:space="0" w:color="auto"/>
              <w:bottom w:val="single" w:sz="4" w:space="0" w:color="auto"/>
              <w:right w:val="single" w:sz="4" w:space="0" w:color="auto"/>
            </w:tcBorders>
            <w:shd w:val="clear" w:color="auto" w:fill="auto"/>
          </w:tcPr>
          <w:p w14:paraId="08BF7738" w14:textId="77777777" w:rsidR="00EC5740" w:rsidRDefault="00EC5740" w:rsidP="00EC5740">
            <w:r w:rsidRPr="00BC6D24">
              <w:rPr>
                <w:rFonts w:asciiTheme="minorHAnsi" w:hAnsiTheme="minorHAnsi" w:cstheme="minorHAnsi"/>
                <w:b/>
                <w:color w:val="000000"/>
                <w:sz w:val="18"/>
                <w:szCs w:val="16"/>
                <w:u w:val="single"/>
              </w:rPr>
              <w:t>Join Condition’s (If Any)</w:t>
            </w:r>
            <w:r w:rsidRPr="00BC6D24">
              <w:rPr>
                <w:rFonts w:asciiTheme="minorHAnsi" w:hAnsiTheme="minorHAnsi" w:cstheme="minorHAnsi"/>
                <w:color w:val="000000"/>
                <w:sz w:val="18"/>
                <w:szCs w:val="16"/>
              </w:rPr>
              <w:t xml:space="preserve"> NA</w:t>
            </w:r>
          </w:p>
        </w:tc>
        <w:tc>
          <w:tcPr>
            <w:tcW w:w="1980" w:type="dxa"/>
            <w:tcBorders>
              <w:top w:val="single" w:sz="4" w:space="0" w:color="auto"/>
              <w:left w:val="single" w:sz="4" w:space="0" w:color="auto"/>
              <w:bottom w:val="single" w:sz="4" w:space="0" w:color="auto"/>
              <w:right w:val="single" w:sz="4" w:space="0" w:color="auto"/>
            </w:tcBorders>
          </w:tcPr>
          <w:p w14:paraId="344D59DD" w14:textId="77777777" w:rsidR="00EC5740" w:rsidRPr="00BC6D24" w:rsidRDefault="00EC5740" w:rsidP="00EC5740">
            <w:pPr>
              <w:rPr>
                <w:rFonts w:asciiTheme="minorHAnsi" w:hAnsiTheme="minorHAnsi" w:cstheme="minorHAnsi"/>
                <w:b/>
                <w:color w:val="000000"/>
                <w:sz w:val="18"/>
                <w:szCs w:val="16"/>
                <w:u w:val="single"/>
              </w:rPr>
            </w:pPr>
          </w:p>
        </w:tc>
        <w:tc>
          <w:tcPr>
            <w:tcW w:w="2160" w:type="dxa"/>
            <w:tcBorders>
              <w:top w:val="single" w:sz="4" w:space="0" w:color="auto"/>
              <w:left w:val="single" w:sz="4" w:space="0" w:color="auto"/>
              <w:bottom w:val="single" w:sz="4" w:space="0" w:color="auto"/>
              <w:right w:val="single" w:sz="4" w:space="0" w:color="auto"/>
            </w:tcBorders>
          </w:tcPr>
          <w:p w14:paraId="167D534F" w14:textId="77777777" w:rsidR="00EC5740" w:rsidRPr="00BC6D24" w:rsidRDefault="00EC5740" w:rsidP="00EC5740">
            <w:pPr>
              <w:rPr>
                <w:rFonts w:asciiTheme="minorHAnsi" w:hAnsiTheme="minorHAnsi" w:cstheme="minorHAnsi"/>
                <w:b/>
                <w:color w:val="000000"/>
                <w:sz w:val="18"/>
                <w:szCs w:val="16"/>
                <w:u w:val="single"/>
              </w:rPr>
            </w:pPr>
          </w:p>
        </w:tc>
      </w:tr>
    </w:tbl>
    <w:p w14:paraId="2F99AC65" w14:textId="77777777" w:rsidR="008B4273" w:rsidRDefault="008B4273" w:rsidP="008B4273">
      <w:pPr>
        <w:rPr>
          <w:ins w:id="10868" w:author="gu832116" w:date="2015-02-09T18:19:00Z"/>
        </w:rPr>
      </w:pPr>
    </w:p>
    <w:p w14:paraId="03E6DBA7" w14:textId="7E93A3F4" w:rsidR="0019561C" w:rsidRPr="0075631B" w:rsidDel="00AB7043" w:rsidRDefault="0019561C" w:rsidP="0019561C">
      <w:pPr>
        <w:pStyle w:val="ListParagraph"/>
        <w:keepNext/>
        <w:numPr>
          <w:ilvl w:val="2"/>
          <w:numId w:val="29"/>
        </w:numPr>
        <w:spacing w:line="240" w:lineRule="auto"/>
        <w:ind w:right="21"/>
        <w:jc w:val="both"/>
        <w:outlineLvl w:val="1"/>
        <w:rPr>
          <w:del w:id="10869" w:author="Sowndarya S (WT01 - Manufacturing &amp; Hi Tech)" w:date="2015-03-24T10:46:00Z"/>
          <w:rFonts w:asciiTheme="minorHAnsi" w:hAnsiTheme="minorHAnsi" w:cstheme="minorHAnsi"/>
          <w:b/>
          <w:i/>
          <w:sz w:val="24"/>
          <w:szCs w:val="24"/>
          <w:lang w:val="en-GB"/>
        </w:rPr>
      </w:pPr>
      <w:del w:id="10870" w:author="Sowndarya S (WT01 - Manufacturing &amp; Hi Tech)" w:date="2015-03-24T10:46:00Z">
        <w:r w:rsidDel="00AB7043">
          <w:rPr>
            <w:rFonts w:asciiTheme="minorHAnsi" w:hAnsiTheme="minorHAnsi" w:cstheme="minorHAnsi"/>
            <w:b/>
            <w:i/>
            <w:sz w:val="24"/>
            <w:szCs w:val="24"/>
            <w:lang w:val="en-GB"/>
          </w:rPr>
          <w:delText>DMO_SELLIN_REV_PLAN_MIR</w:delText>
        </w:r>
      </w:del>
    </w:p>
    <w:p w14:paraId="4A854433" w14:textId="0105B3C4" w:rsidR="0019561C" w:rsidDel="00AB7043" w:rsidRDefault="0019561C" w:rsidP="0019561C">
      <w:pPr>
        <w:rPr>
          <w:del w:id="10871" w:author="Sowndarya S (WT01 - Manufacturing &amp; Hi Tech)" w:date="2015-03-24T10:46:00Z"/>
          <w:rFonts w:asciiTheme="minorHAnsi" w:hAnsiTheme="minorHAnsi" w:cstheme="minorHAnsi"/>
        </w:rPr>
      </w:pPr>
      <w:del w:id="10872" w:author="Sowndarya S (WT01 - Manufacturing &amp; Hi Tech)" w:date="2015-03-24T10:46:00Z">
        <w:r w:rsidDel="00AB7043">
          <w:rPr>
            <w:rFonts w:asciiTheme="minorHAnsi" w:hAnsiTheme="minorHAnsi" w:cstheme="minorHAnsi"/>
          </w:rPr>
          <w:delText>This staging table contains the Real Time Sell Out Plan data from PNP Source view.</w:delText>
        </w:r>
      </w:del>
    </w:p>
    <w:p w14:paraId="75962AA5" w14:textId="52CE1DE0" w:rsidR="0019561C" w:rsidRPr="00D30FA1" w:rsidDel="00AB7043" w:rsidRDefault="0019561C" w:rsidP="0019561C">
      <w:pPr>
        <w:rPr>
          <w:del w:id="10873" w:author="Sowndarya S (WT01 - Manufacturing &amp; Hi Tech)" w:date="2015-03-24T10:46:00Z"/>
          <w:rFonts w:asciiTheme="minorHAnsi" w:hAnsiTheme="minorHAnsi" w:cstheme="minorHAnsi"/>
        </w:rPr>
      </w:pPr>
    </w:p>
    <w:p w14:paraId="1CEEFF25" w14:textId="485CF2A4" w:rsidR="0019561C" w:rsidRPr="00D30FA1" w:rsidDel="00AB7043" w:rsidRDefault="0019561C" w:rsidP="0019561C">
      <w:pPr>
        <w:spacing w:after="120"/>
        <w:rPr>
          <w:del w:id="10874" w:author="Sowndarya S (WT01 - Manufacturing &amp; Hi Tech)" w:date="2015-03-24T10:46:00Z"/>
          <w:rFonts w:asciiTheme="minorHAnsi" w:hAnsiTheme="minorHAnsi" w:cstheme="minorHAnsi"/>
          <w:u w:val="single"/>
        </w:rPr>
      </w:pPr>
      <w:del w:id="10875" w:author="Sowndarya S (WT01 - Manufacturing &amp; Hi Tech)" w:date="2015-03-24T10:46:00Z">
        <w:r w:rsidRPr="00D30FA1" w:rsidDel="00AB7043">
          <w:rPr>
            <w:rFonts w:asciiTheme="minorHAnsi" w:hAnsiTheme="minorHAnsi" w:cstheme="minorHAnsi"/>
            <w:u w:val="single"/>
          </w:rPr>
          <w:delText>Table Details</w:delText>
        </w:r>
      </w:del>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19561C" w:rsidRPr="00D30FA1" w:rsidDel="00AB7043" w14:paraId="4487DAE3" w14:textId="2450CB0F" w:rsidTr="004A3F47">
        <w:trPr>
          <w:trHeight w:val="257"/>
          <w:del w:id="10876" w:author="Sowndarya S (WT01 - Manufacturing &amp; Hi Tech)" w:date="2015-03-24T10:46:00Z"/>
        </w:trPr>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17BEE405" w14:textId="30D561D5" w:rsidR="0019561C" w:rsidRPr="00D30FA1" w:rsidDel="00AB7043" w:rsidRDefault="0019561C" w:rsidP="004A3F47">
            <w:pPr>
              <w:rPr>
                <w:del w:id="10877" w:author="Sowndarya S (WT01 - Manufacturing &amp; Hi Tech)" w:date="2015-03-24T10:46:00Z"/>
                <w:rFonts w:asciiTheme="minorHAnsi" w:hAnsiTheme="minorHAnsi" w:cstheme="minorHAnsi"/>
                <w:sz w:val="16"/>
                <w:szCs w:val="16"/>
              </w:rPr>
            </w:pPr>
            <w:del w:id="10878" w:author="Sowndarya S (WT01 - Manufacturing &amp; Hi Tech)" w:date="2015-03-24T10:46:00Z">
              <w:r w:rsidRPr="00D30FA1" w:rsidDel="00AB7043">
                <w:rPr>
                  <w:rFonts w:asciiTheme="minorHAnsi" w:hAnsiTheme="minorHAnsi" w:cstheme="minorHAnsi"/>
                  <w:sz w:val="16"/>
                  <w:szCs w:val="16"/>
                </w:rPr>
                <w:delText>Table Logical Type</w:delText>
              </w:r>
            </w:del>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113E426D" w14:textId="5EF0ADB0" w:rsidR="0019561C" w:rsidRPr="00D30FA1" w:rsidDel="00AB7043" w:rsidRDefault="0019561C" w:rsidP="004A3F47">
            <w:pPr>
              <w:rPr>
                <w:del w:id="10879" w:author="Sowndarya S (WT01 - Manufacturing &amp; Hi Tech)" w:date="2015-03-24T10:46:00Z"/>
                <w:rFonts w:asciiTheme="minorHAnsi" w:hAnsiTheme="minorHAnsi" w:cstheme="minorHAnsi"/>
                <w:sz w:val="16"/>
                <w:szCs w:val="16"/>
              </w:rPr>
            </w:pPr>
            <w:del w:id="10880" w:author="Sowndarya S (WT01 - Manufacturing &amp; Hi Tech)" w:date="2015-03-24T10:46:00Z">
              <w:r w:rsidRPr="00D30FA1" w:rsidDel="00AB7043">
                <w:rPr>
                  <w:rFonts w:asciiTheme="minorHAnsi" w:hAnsiTheme="minorHAnsi" w:cstheme="minorHAnsi"/>
                  <w:sz w:val="16"/>
                  <w:szCs w:val="16"/>
                </w:rPr>
                <w:delText>Table Name</w:delText>
              </w:r>
            </w:del>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1C870254" w14:textId="524414E0" w:rsidR="0019561C" w:rsidRPr="00D30FA1" w:rsidDel="00AB7043" w:rsidRDefault="0019561C" w:rsidP="004A3F47">
            <w:pPr>
              <w:rPr>
                <w:del w:id="10881" w:author="Sowndarya S (WT01 - Manufacturing &amp; Hi Tech)" w:date="2015-03-24T10:46:00Z"/>
                <w:rFonts w:asciiTheme="minorHAnsi" w:hAnsiTheme="minorHAnsi" w:cstheme="minorHAnsi"/>
                <w:sz w:val="16"/>
                <w:szCs w:val="16"/>
              </w:rPr>
            </w:pPr>
            <w:del w:id="10882" w:author="Sowndarya S (WT01 - Manufacturing &amp; Hi Tech)" w:date="2015-03-24T10:46:00Z">
              <w:r w:rsidRPr="00D30FA1" w:rsidDel="00AB7043">
                <w:rPr>
                  <w:rFonts w:asciiTheme="minorHAnsi" w:hAnsiTheme="minorHAnsi" w:cstheme="minorHAnsi"/>
                  <w:sz w:val="16"/>
                  <w:szCs w:val="16"/>
                </w:rPr>
                <w:delText>Schema</w:delText>
              </w:r>
            </w:del>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027102DF" w14:textId="18E1AA59" w:rsidR="0019561C" w:rsidRPr="00D30FA1" w:rsidDel="00AB7043" w:rsidRDefault="0019561C" w:rsidP="004A3F47">
            <w:pPr>
              <w:rPr>
                <w:del w:id="10883" w:author="Sowndarya S (WT01 - Manufacturing &amp; Hi Tech)" w:date="2015-03-24T10:46:00Z"/>
                <w:rFonts w:asciiTheme="minorHAnsi" w:hAnsiTheme="minorHAnsi" w:cstheme="minorHAnsi"/>
                <w:sz w:val="16"/>
                <w:szCs w:val="16"/>
              </w:rPr>
            </w:pPr>
            <w:del w:id="10884" w:author="Sowndarya S (WT01 - Manufacturing &amp; Hi Tech)" w:date="2015-03-24T10:46:00Z">
              <w:r w:rsidRPr="00D30FA1" w:rsidDel="00AB7043">
                <w:rPr>
                  <w:rFonts w:asciiTheme="minorHAnsi" w:hAnsiTheme="minorHAnsi" w:cstheme="minorHAnsi"/>
                  <w:sz w:val="16"/>
                  <w:szCs w:val="16"/>
                </w:rPr>
                <w:delText>New/Existing</w:delText>
              </w:r>
            </w:del>
          </w:p>
        </w:tc>
      </w:tr>
      <w:tr w:rsidR="0019561C" w:rsidRPr="00D30FA1" w:rsidDel="00AB7043" w14:paraId="755DB7FB" w14:textId="63590527" w:rsidTr="004A3F47">
        <w:trPr>
          <w:del w:id="10885" w:author="Sowndarya S (WT01 - Manufacturing &amp; Hi Tech)" w:date="2015-03-24T10:46:00Z"/>
        </w:trPr>
        <w:tc>
          <w:tcPr>
            <w:tcW w:w="1619" w:type="dxa"/>
            <w:tcBorders>
              <w:top w:val="single" w:sz="4" w:space="0" w:color="auto"/>
              <w:left w:val="single" w:sz="4" w:space="0" w:color="auto"/>
              <w:bottom w:val="single" w:sz="4" w:space="0" w:color="auto"/>
              <w:right w:val="single" w:sz="4" w:space="0" w:color="auto"/>
            </w:tcBorders>
            <w:hideMark/>
          </w:tcPr>
          <w:p w14:paraId="2AE500F3" w14:textId="4A8AD72A" w:rsidR="0019561C" w:rsidRPr="00D30FA1" w:rsidDel="00AB7043" w:rsidRDefault="0019561C" w:rsidP="004A3F47">
            <w:pPr>
              <w:rPr>
                <w:del w:id="10886" w:author="Sowndarya S (WT01 - Manufacturing &amp; Hi Tech)" w:date="2015-03-24T10:46:00Z"/>
                <w:rFonts w:asciiTheme="minorHAnsi" w:hAnsiTheme="minorHAnsi" w:cstheme="minorHAnsi"/>
                <w:color w:val="000000"/>
                <w:sz w:val="18"/>
                <w:szCs w:val="16"/>
              </w:rPr>
            </w:pPr>
            <w:del w:id="10887" w:author="Sowndarya S (WT01 - Manufacturing &amp; Hi Tech)" w:date="2015-03-24T10:46:00Z">
              <w:r w:rsidRPr="00D30FA1" w:rsidDel="00AB7043">
                <w:rPr>
                  <w:rFonts w:asciiTheme="minorHAnsi" w:hAnsiTheme="minorHAnsi" w:cstheme="minorHAnsi"/>
                  <w:color w:val="000000"/>
                  <w:sz w:val="18"/>
                  <w:szCs w:val="16"/>
                </w:rPr>
                <w:delText>Staging</w:delText>
              </w:r>
            </w:del>
          </w:p>
        </w:tc>
        <w:tc>
          <w:tcPr>
            <w:tcW w:w="3779" w:type="dxa"/>
            <w:tcBorders>
              <w:top w:val="single" w:sz="4" w:space="0" w:color="auto"/>
              <w:left w:val="single" w:sz="4" w:space="0" w:color="auto"/>
              <w:bottom w:val="single" w:sz="4" w:space="0" w:color="auto"/>
              <w:right w:val="single" w:sz="4" w:space="0" w:color="auto"/>
            </w:tcBorders>
            <w:hideMark/>
          </w:tcPr>
          <w:p w14:paraId="2E622386" w14:textId="399CCC9E" w:rsidR="0019561C" w:rsidRPr="00D30FA1" w:rsidDel="00AB7043" w:rsidRDefault="0019561C" w:rsidP="0019561C">
            <w:pPr>
              <w:rPr>
                <w:del w:id="10888" w:author="Sowndarya S (WT01 - Manufacturing &amp; Hi Tech)" w:date="2015-03-24T10:46:00Z"/>
                <w:rFonts w:asciiTheme="minorHAnsi" w:hAnsiTheme="minorHAnsi" w:cstheme="minorHAnsi"/>
                <w:color w:val="000000"/>
                <w:sz w:val="18"/>
                <w:szCs w:val="16"/>
              </w:rPr>
            </w:pPr>
            <w:del w:id="10889" w:author="Sowndarya S (WT01 - Manufacturing &amp; Hi Tech)" w:date="2015-03-24T10:46:00Z">
              <w:r w:rsidDel="00AB7043">
                <w:rPr>
                  <w:rFonts w:asciiTheme="minorHAnsi" w:hAnsiTheme="minorHAnsi" w:cstheme="minorHAnsi"/>
                  <w:color w:val="000000"/>
                  <w:sz w:val="18"/>
                  <w:szCs w:val="16"/>
                </w:rPr>
                <w:delText>DMO_SELLIN_REV_PLAN_MIR</w:delText>
              </w:r>
            </w:del>
          </w:p>
        </w:tc>
        <w:tc>
          <w:tcPr>
            <w:tcW w:w="992" w:type="dxa"/>
            <w:tcBorders>
              <w:top w:val="single" w:sz="4" w:space="0" w:color="auto"/>
              <w:left w:val="single" w:sz="4" w:space="0" w:color="auto"/>
              <w:bottom w:val="single" w:sz="4" w:space="0" w:color="auto"/>
              <w:right w:val="single" w:sz="4" w:space="0" w:color="auto"/>
            </w:tcBorders>
            <w:hideMark/>
          </w:tcPr>
          <w:p w14:paraId="05F99CD5" w14:textId="13880A94" w:rsidR="0019561C" w:rsidRPr="00D30FA1" w:rsidDel="00AB7043" w:rsidRDefault="0019561C" w:rsidP="004A3F47">
            <w:pPr>
              <w:rPr>
                <w:del w:id="10890" w:author="Sowndarya S (WT01 - Manufacturing &amp; Hi Tech)" w:date="2015-03-24T10:46:00Z"/>
                <w:rFonts w:asciiTheme="minorHAnsi" w:hAnsiTheme="minorHAnsi" w:cstheme="minorHAnsi"/>
                <w:color w:val="000000"/>
                <w:sz w:val="18"/>
                <w:szCs w:val="16"/>
              </w:rPr>
            </w:pPr>
            <w:del w:id="10891" w:author="Sowndarya S (WT01 - Manufacturing &amp; Hi Tech)" w:date="2015-03-24T10:46:00Z">
              <w:r w:rsidDel="00AB7043">
                <w:rPr>
                  <w:rFonts w:asciiTheme="minorHAnsi" w:hAnsiTheme="minorHAnsi" w:cstheme="minorHAnsi"/>
                  <w:color w:val="000000"/>
                  <w:sz w:val="18"/>
                  <w:szCs w:val="16"/>
                </w:rPr>
                <w:delText>ISRVE_DMO_DW</w:delText>
              </w:r>
            </w:del>
          </w:p>
        </w:tc>
        <w:tc>
          <w:tcPr>
            <w:tcW w:w="1080" w:type="dxa"/>
            <w:tcBorders>
              <w:top w:val="single" w:sz="4" w:space="0" w:color="auto"/>
              <w:left w:val="single" w:sz="4" w:space="0" w:color="auto"/>
              <w:bottom w:val="single" w:sz="4" w:space="0" w:color="auto"/>
              <w:right w:val="single" w:sz="4" w:space="0" w:color="auto"/>
            </w:tcBorders>
            <w:hideMark/>
          </w:tcPr>
          <w:p w14:paraId="54023FFD" w14:textId="650A9DEA" w:rsidR="0019561C" w:rsidRPr="00D30FA1" w:rsidDel="00AB7043" w:rsidRDefault="0019561C" w:rsidP="004A3F47">
            <w:pPr>
              <w:jc w:val="center"/>
              <w:rPr>
                <w:del w:id="10892" w:author="Sowndarya S (WT01 - Manufacturing &amp; Hi Tech)" w:date="2015-03-24T10:46:00Z"/>
                <w:rFonts w:asciiTheme="minorHAnsi" w:hAnsiTheme="minorHAnsi" w:cstheme="minorHAnsi"/>
                <w:color w:val="000000"/>
                <w:sz w:val="18"/>
                <w:szCs w:val="16"/>
              </w:rPr>
            </w:pPr>
            <w:del w:id="10893" w:author="Sowndarya S (WT01 - Manufacturing &amp; Hi Tech)" w:date="2015-03-24T10:46:00Z">
              <w:r w:rsidRPr="00D30FA1" w:rsidDel="00AB7043">
                <w:rPr>
                  <w:rFonts w:asciiTheme="minorHAnsi" w:hAnsiTheme="minorHAnsi" w:cstheme="minorHAnsi"/>
                  <w:color w:val="000000"/>
                  <w:sz w:val="18"/>
                  <w:szCs w:val="16"/>
                </w:rPr>
                <w:delText>New</w:delText>
              </w:r>
            </w:del>
          </w:p>
        </w:tc>
      </w:tr>
    </w:tbl>
    <w:p w14:paraId="276807AE" w14:textId="69279FA1" w:rsidR="0019561C" w:rsidDel="00AB7043" w:rsidRDefault="0019561C" w:rsidP="0019561C">
      <w:pPr>
        <w:spacing w:after="120"/>
        <w:rPr>
          <w:del w:id="10894" w:author="Sowndarya S (WT01 - Manufacturing &amp; Hi Tech)" w:date="2015-03-24T10:46:00Z"/>
          <w:rFonts w:asciiTheme="minorHAnsi" w:hAnsiTheme="minorHAnsi" w:cstheme="minorHAnsi"/>
          <w:u w:val="single"/>
        </w:rPr>
      </w:pPr>
    </w:p>
    <w:p w14:paraId="5CFB5C7A" w14:textId="3023C3FF" w:rsidR="0019561C" w:rsidRPr="00D30FA1" w:rsidDel="00AB7043" w:rsidRDefault="0019561C" w:rsidP="0019561C">
      <w:pPr>
        <w:spacing w:after="120"/>
        <w:rPr>
          <w:del w:id="10895" w:author="Sowndarya S (WT01 - Manufacturing &amp; Hi Tech)" w:date="2015-03-24T10:46:00Z"/>
          <w:rFonts w:asciiTheme="minorHAnsi" w:hAnsiTheme="minorHAnsi" w:cstheme="minorHAnsi"/>
          <w:u w:val="single"/>
        </w:rPr>
      </w:pPr>
      <w:del w:id="10896" w:author="Sowndarya S (WT01 - Manufacturing &amp; Hi Tech)" w:date="2015-03-24T10:46:00Z">
        <w:r w:rsidRPr="00D30FA1" w:rsidDel="00AB7043">
          <w:rPr>
            <w:rFonts w:asciiTheme="minorHAnsi" w:hAnsiTheme="minorHAnsi" w:cstheme="minorHAnsi"/>
            <w:u w:val="single"/>
          </w:rPr>
          <w:delText>Columns Details</w:delText>
        </w:r>
      </w:del>
    </w:p>
    <w:tbl>
      <w:tblPr>
        <w:tblW w:w="81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160"/>
        <w:gridCol w:w="990"/>
        <w:gridCol w:w="2250"/>
      </w:tblGrid>
      <w:tr w:rsidR="0019561C" w:rsidRPr="00D30FA1" w:rsidDel="00AB7043" w14:paraId="7129778B" w14:textId="7FFF9331" w:rsidTr="004A3F47">
        <w:trPr>
          <w:del w:id="10897"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32178BFD" w14:textId="6722E5AD" w:rsidR="0019561C" w:rsidRPr="00D30FA1" w:rsidDel="00AB7043" w:rsidRDefault="0019561C" w:rsidP="004A3F47">
            <w:pPr>
              <w:rPr>
                <w:del w:id="10898" w:author="Sowndarya S (WT01 - Manufacturing &amp; Hi Tech)" w:date="2015-03-24T10:46:00Z"/>
                <w:rFonts w:asciiTheme="minorHAnsi" w:hAnsiTheme="minorHAnsi" w:cstheme="minorHAnsi"/>
                <w:sz w:val="16"/>
                <w:szCs w:val="16"/>
              </w:rPr>
            </w:pPr>
            <w:del w:id="10899" w:author="Sowndarya S (WT01 - Manufacturing &amp; Hi Tech)" w:date="2015-03-24T10:46:00Z">
              <w:r w:rsidRPr="00D30FA1" w:rsidDel="00AB7043">
                <w:rPr>
                  <w:rFonts w:asciiTheme="minorHAnsi" w:hAnsiTheme="minorHAnsi" w:cstheme="minorHAnsi"/>
                  <w:sz w:val="16"/>
                  <w:szCs w:val="16"/>
                </w:rPr>
                <w:delText>DB Column Name</w:delText>
              </w:r>
            </w:del>
          </w:p>
        </w:tc>
        <w:tc>
          <w:tcPr>
            <w:tcW w:w="2160" w:type="dxa"/>
            <w:tcBorders>
              <w:top w:val="single" w:sz="4" w:space="0" w:color="auto"/>
              <w:left w:val="single" w:sz="4" w:space="0" w:color="auto"/>
              <w:bottom w:val="single" w:sz="4" w:space="0" w:color="auto"/>
              <w:right w:val="single" w:sz="4" w:space="0" w:color="auto"/>
            </w:tcBorders>
            <w:shd w:val="clear" w:color="auto" w:fill="F4B8AE"/>
            <w:hideMark/>
          </w:tcPr>
          <w:p w14:paraId="4C623051" w14:textId="40D20819" w:rsidR="0019561C" w:rsidRPr="00D30FA1" w:rsidDel="00AB7043" w:rsidRDefault="0019561C" w:rsidP="004A3F47">
            <w:pPr>
              <w:rPr>
                <w:del w:id="10900" w:author="Sowndarya S (WT01 - Manufacturing &amp; Hi Tech)" w:date="2015-03-24T10:46:00Z"/>
                <w:rFonts w:asciiTheme="minorHAnsi" w:hAnsiTheme="minorHAnsi" w:cstheme="minorHAnsi"/>
                <w:sz w:val="16"/>
                <w:szCs w:val="16"/>
              </w:rPr>
            </w:pPr>
            <w:del w:id="10901" w:author="Sowndarya S (WT01 - Manufacturing &amp; Hi Tech)" w:date="2015-03-24T10:46:00Z">
              <w:r w:rsidRPr="00D30FA1" w:rsidDel="00AB7043">
                <w:rPr>
                  <w:rFonts w:asciiTheme="minorHAnsi" w:hAnsiTheme="minorHAnsi" w:cstheme="minorHAnsi"/>
                  <w:sz w:val="16"/>
                  <w:szCs w:val="16"/>
                </w:rPr>
                <w:delText>Data Type</w:delText>
              </w:r>
            </w:del>
          </w:p>
        </w:tc>
        <w:tc>
          <w:tcPr>
            <w:tcW w:w="990" w:type="dxa"/>
            <w:tcBorders>
              <w:top w:val="single" w:sz="4" w:space="0" w:color="auto"/>
              <w:left w:val="single" w:sz="4" w:space="0" w:color="auto"/>
              <w:bottom w:val="single" w:sz="4" w:space="0" w:color="auto"/>
              <w:right w:val="single" w:sz="4" w:space="0" w:color="auto"/>
            </w:tcBorders>
            <w:shd w:val="clear" w:color="auto" w:fill="F4B8AE"/>
            <w:hideMark/>
          </w:tcPr>
          <w:p w14:paraId="6DE4713C" w14:textId="548D7049" w:rsidR="0019561C" w:rsidRPr="00D30FA1" w:rsidDel="00AB7043" w:rsidRDefault="0019561C" w:rsidP="004A3F47">
            <w:pPr>
              <w:rPr>
                <w:del w:id="10902" w:author="Sowndarya S (WT01 - Manufacturing &amp; Hi Tech)" w:date="2015-03-24T10:46:00Z"/>
                <w:rFonts w:asciiTheme="minorHAnsi" w:hAnsiTheme="minorHAnsi" w:cstheme="minorHAnsi"/>
                <w:sz w:val="16"/>
                <w:szCs w:val="16"/>
              </w:rPr>
            </w:pPr>
            <w:del w:id="10903" w:author="Sowndarya S (WT01 - Manufacturing &amp; Hi Tech)" w:date="2015-03-24T10:46:00Z">
              <w:r w:rsidRPr="00D30FA1" w:rsidDel="00AB7043">
                <w:rPr>
                  <w:rFonts w:asciiTheme="minorHAnsi" w:hAnsiTheme="minorHAnsi" w:cstheme="minorHAnsi"/>
                  <w:sz w:val="16"/>
                  <w:szCs w:val="16"/>
                </w:rPr>
                <w:delText>Staging 1</w:delText>
              </w:r>
            </w:del>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6FD8F485" w14:textId="5C212E71" w:rsidR="0019561C" w:rsidRPr="00D30FA1" w:rsidDel="00AB7043" w:rsidRDefault="0019561C" w:rsidP="004A3F47">
            <w:pPr>
              <w:rPr>
                <w:del w:id="10904" w:author="Sowndarya S (WT01 - Manufacturing &amp; Hi Tech)" w:date="2015-03-24T10:46:00Z"/>
                <w:rFonts w:asciiTheme="minorHAnsi" w:hAnsiTheme="minorHAnsi" w:cstheme="minorHAnsi"/>
                <w:sz w:val="16"/>
                <w:szCs w:val="16"/>
              </w:rPr>
            </w:pPr>
            <w:del w:id="10905" w:author="Sowndarya S (WT01 - Manufacturing &amp; Hi Tech)" w:date="2015-03-24T10:46:00Z">
              <w:r w:rsidDel="00AB7043">
                <w:rPr>
                  <w:rFonts w:asciiTheme="minorHAnsi" w:hAnsiTheme="minorHAnsi" w:cstheme="minorHAnsi"/>
                  <w:sz w:val="16"/>
                  <w:szCs w:val="16"/>
                </w:rPr>
                <w:delText>Columns Comments</w:delText>
              </w:r>
            </w:del>
          </w:p>
        </w:tc>
      </w:tr>
      <w:tr w:rsidR="0019561C" w:rsidRPr="00D30FA1" w:rsidDel="00AB7043" w14:paraId="3DF75763" w14:textId="56132D5D" w:rsidTr="004A3F47">
        <w:trPr>
          <w:del w:id="10906"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EDBF89E" w14:textId="52C39A55" w:rsidR="0019561C" w:rsidRPr="00DD1485" w:rsidDel="00AB7043" w:rsidRDefault="0019561C" w:rsidP="004A3F47">
            <w:pPr>
              <w:rPr>
                <w:del w:id="10907" w:author="Sowndarya S (WT01 - Manufacturing &amp; Hi Tech)" w:date="2015-03-24T10:46:00Z"/>
                <w:rFonts w:asciiTheme="minorHAnsi" w:hAnsiTheme="minorHAnsi" w:cstheme="minorHAnsi"/>
                <w:color w:val="000000"/>
                <w:sz w:val="18"/>
                <w:szCs w:val="16"/>
              </w:rPr>
            </w:pPr>
            <w:del w:id="10908" w:author="Sowndarya S (WT01 - Manufacturing &amp; Hi Tech)" w:date="2015-03-24T10:46:00Z">
              <w:r w:rsidDel="00AB7043">
                <w:rPr>
                  <w:rFonts w:asciiTheme="minorHAnsi" w:hAnsiTheme="minorHAnsi" w:cstheme="minorHAnsi"/>
                  <w:color w:val="000000"/>
                  <w:sz w:val="18"/>
                  <w:szCs w:val="16"/>
                </w:rPr>
                <w:delText>PLAN_ID</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7DDBF9B" w14:textId="0D0309BB" w:rsidR="0019561C" w:rsidRPr="00DD1485" w:rsidDel="00AB7043" w:rsidRDefault="0019561C" w:rsidP="004A3F47">
            <w:pPr>
              <w:rPr>
                <w:del w:id="10909" w:author="Sowndarya S (WT01 - Manufacturing &amp; Hi Tech)" w:date="2015-03-24T10:46:00Z"/>
                <w:rFonts w:asciiTheme="minorHAnsi" w:hAnsiTheme="minorHAnsi" w:cstheme="minorHAnsi"/>
                <w:color w:val="000000"/>
                <w:sz w:val="18"/>
                <w:szCs w:val="16"/>
              </w:rPr>
            </w:pPr>
            <w:del w:id="10910" w:author="Sowndarya S (WT01 - Manufacturing &amp; Hi Tech)" w:date="2015-03-24T10:46:00Z">
              <w:r w:rsidDel="00AB7043">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10C80F6" w14:textId="4CF8E0F7" w:rsidR="0019561C" w:rsidRPr="00D30FA1" w:rsidDel="00AB7043" w:rsidRDefault="0019561C" w:rsidP="004A3F47">
            <w:pPr>
              <w:rPr>
                <w:del w:id="10911" w:author="Sowndarya S (WT01 - Manufacturing &amp; Hi Tech)" w:date="2015-03-24T10:46:00Z"/>
                <w:rFonts w:asciiTheme="minorHAnsi" w:hAnsiTheme="minorHAnsi" w:cstheme="minorHAnsi"/>
                <w:color w:val="000000"/>
                <w:sz w:val="18"/>
                <w:szCs w:val="16"/>
              </w:rPr>
            </w:pPr>
            <w:del w:id="10912"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67BC4D88" w14:textId="2EED0630" w:rsidR="0019561C" w:rsidRPr="00D30FA1" w:rsidDel="00AB7043" w:rsidRDefault="0019561C" w:rsidP="004A3F47">
            <w:pPr>
              <w:rPr>
                <w:del w:id="10913" w:author="Sowndarya S (WT01 - Manufacturing &amp; Hi Tech)" w:date="2015-03-24T10:46:00Z"/>
                <w:rFonts w:asciiTheme="minorHAnsi" w:hAnsiTheme="minorHAnsi" w:cstheme="minorHAnsi"/>
                <w:color w:val="000000"/>
                <w:sz w:val="18"/>
                <w:szCs w:val="16"/>
              </w:rPr>
            </w:pPr>
            <w:del w:id="10914" w:author="Sowndarya S (WT01 - Manufacturing &amp; Hi Tech)" w:date="2015-03-24T10:46:00Z">
              <w:r w:rsidDel="00AB7043">
                <w:rPr>
                  <w:rFonts w:asciiTheme="minorHAnsi" w:hAnsiTheme="minorHAnsi" w:cstheme="minorHAnsi"/>
                  <w:color w:val="000000"/>
                  <w:sz w:val="18"/>
                  <w:szCs w:val="16"/>
                </w:rPr>
                <w:delText>Plan id</w:delText>
              </w:r>
            </w:del>
          </w:p>
        </w:tc>
      </w:tr>
      <w:tr w:rsidR="0019561C" w:rsidRPr="00D30FA1" w:rsidDel="00AB7043" w14:paraId="6AC02A73" w14:textId="482B4684" w:rsidTr="004A3F47">
        <w:trPr>
          <w:del w:id="10915"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4E049E7" w14:textId="40E5A44D" w:rsidR="0019561C" w:rsidRPr="00DD1485" w:rsidDel="00AB7043" w:rsidRDefault="0019561C" w:rsidP="004A3F47">
            <w:pPr>
              <w:rPr>
                <w:del w:id="10916" w:author="Sowndarya S (WT01 - Manufacturing &amp; Hi Tech)" w:date="2015-03-24T10:46:00Z"/>
                <w:rFonts w:asciiTheme="minorHAnsi" w:hAnsiTheme="minorHAnsi" w:cstheme="minorHAnsi"/>
                <w:color w:val="000000"/>
                <w:sz w:val="18"/>
                <w:szCs w:val="16"/>
              </w:rPr>
            </w:pPr>
            <w:del w:id="10917" w:author="Sowndarya S (WT01 - Manufacturing &amp; Hi Tech)" w:date="2015-03-24T10:46:00Z">
              <w:r w:rsidDel="00AB7043">
                <w:rPr>
                  <w:rFonts w:asciiTheme="minorHAnsi" w:hAnsiTheme="minorHAnsi" w:cstheme="minorHAnsi"/>
                  <w:color w:val="000000"/>
                  <w:sz w:val="18"/>
                  <w:szCs w:val="16"/>
                </w:rPr>
                <w:delText>BUSINESS_SEGMENT_ID</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B80140F" w14:textId="6D100D3D" w:rsidR="0019561C" w:rsidRPr="00DD1485" w:rsidDel="00AB7043" w:rsidRDefault="0019561C" w:rsidP="004A3F47">
            <w:pPr>
              <w:rPr>
                <w:del w:id="10918" w:author="Sowndarya S (WT01 - Manufacturing &amp; Hi Tech)" w:date="2015-03-24T10:46:00Z"/>
                <w:rFonts w:asciiTheme="minorHAnsi" w:hAnsiTheme="minorHAnsi" w:cstheme="minorHAnsi"/>
                <w:color w:val="000000"/>
                <w:sz w:val="18"/>
                <w:szCs w:val="16"/>
              </w:rPr>
            </w:pPr>
            <w:del w:id="10919" w:author="Sowndarya S (WT01 - Manufacturing &amp; Hi Tech)" w:date="2015-03-24T10:46:00Z">
              <w:r w:rsidDel="00AB7043">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B8E67EE" w14:textId="61FFCAAB" w:rsidR="0019561C" w:rsidRPr="00D30FA1" w:rsidDel="00AB7043" w:rsidRDefault="0019561C" w:rsidP="004A3F47">
            <w:pPr>
              <w:rPr>
                <w:del w:id="10920" w:author="Sowndarya S (WT01 - Manufacturing &amp; Hi Tech)" w:date="2015-03-24T10:46:00Z"/>
                <w:rFonts w:asciiTheme="minorHAnsi" w:hAnsiTheme="minorHAnsi" w:cstheme="minorHAnsi"/>
                <w:color w:val="000000"/>
                <w:sz w:val="18"/>
                <w:szCs w:val="16"/>
              </w:rPr>
            </w:pPr>
            <w:del w:id="10921"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6135DF30" w14:textId="313B39F5" w:rsidR="0019561C" w:rsidRPr="00D30FA1" w:rsidDel="00AB7043" w:rsidRDefault="0019561C" w:rsidP="004A3F47">
            <w:pPr>
              <w:rPr>
                <w:del w:id="10922" w:author="Sowndarya S (WT01 - Manufacturing &amp; Hi Tech)" w:date="2015-03-24T10:46:00Z"/>
                <w:rFonts w:asciiTheme="minorHAnsi" w:hAnsiTheme="minorHAnsi" w:cstheme="minorHAnsi"/>
                <w:color w:val="000000"/>
                <w:sz w:val="18"/>
                <w:szCs w:val="16"/>
              </w:rPr>
            </w:pPr>
            <w:del w:id="10923" w:author="Sowndarya S (WT01 - Manufacturing &amp; Hi Tech)" w:date="2015-03-24T10:46:00Z">
              <w:r w:rsidDel="00AB7043">
                <w:rPr>
                  <w:rFonts w:asciiTheme="minorHAnsi" w:hAnsiTheme="minorHAnsi" w:cstheme="minorHAnsi"/>
                  <w:color w:val="000000"/>
                  <w:sz w:val="18"/>
                  <w:szCs w:val="16"/>
                </w:rPr>
                <w:delText>BDM Plan Id</w:delText>
              </w:r>
            </w:del>
          </w:p>
        </w:tc>
      </w:tr>
      <w:tr w:rsidR="0019561C" w:rsidRPr="00D30FA1" w:rsidDel="00AB7043" w14:paraId="4D19958E" w14:textId="2ADD6643" w:rsidTr="004A3F47">
        <w:trPr>
          <w:del w:id="10924"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69295AD6" w14:textId="5C4D2AA4" w:rsidR="0019561C" w:rsidRPr="00DD1485" w:rsidDel="00AB7043" w:rsidRDefault="0019561C" w:rsidP="004A3F47">
            <w:pPr>
              <w:rPr>
                <w:del w:id="10925" w:author="Sowndarya S (WT01 - Manufacturing &amp; Hi Tech)" w:date="2015-03-24T10:46:00Z"/>
                <w:rFonts w:asciiTheme="minorHAnsi" w:hAnsiTheme="minorHAnsi" w:cstheme="minorHAnsi"/>
                <w:color w:val="000000"/>
                <w:sz w:val="18"/>
                <w:szCs w:val="16"/>
              </w:rPr>
            </w:pPr>
            <w:del w:id="10926" w:author="Sowndarya S (WT01 - Manufacturing &amp; Hi Tech)" w:date="2015-03-24T10:46:00Z">
              <w:r w:rsidDel="00AB7043">
                <w:rPr>
                  <w:rFonts w:asciiTheme="minorHAnsi" w:hAnsiTheme="minorHAnsi" w:cstheme="minorHAnsi"/>
                  <w:color w:val="000000"/>
                  <w:sz w:val="18"/>
                  <w:szCs w:val="16"/>
                </w:rPr>
                <w:delText>BUSINESS_SEGMENT</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28EB482" w14:textId="511E9821" w:rsidR="0019561C" w:rsidRPr="00DD1485" w:rsidDel="00AB7043" w:rsidRDefault="0019561C" w:rsidP="004A3F47">
            <w:pPr>
              <w:rPr>
                <w:del w:id="10927" w:author="Sowndarya S (WT01 - Manufacturing &amp; Hi Tech)" w:date="2015-03-24T10:46:00Z"/>
                <w:rFonts w:asciiTheme="minorHAnsi" w:hAnsiTheme="minorHAnsi" w:cstheme="minorHAnsi"/>
                <w:color w:val="000000"/>
                <w:sz w:val="18"/>
                <w:szCs w:val="16"/>
              </w:rPr>
            </w:pPr>
            <w:del w:id="10928" w:author="Sowndarya S (WT01 - Manufacturing &amp; Hi Tech)" w:date="2015-03-24T10:46:00Z">
              <w:r w:rsidDel="00AB7043">
                <w:rPr>
                  <w:rFonts w:asciiTheme="minorHAnsi" w:hAnsiTheme="minorHAnsi" w:cstheme="minorHAnsi"/>
                  <w:color w:val="000000"/>
                  <w:sz w:val="18"/>
                  <w:szCs w:val="16"/>
                </w:rPr>
                <w:delText>NVARCHAR2(75)</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7AFC73A" w14:textId="53878F6D" w:rsidR="0019561C" w:rsidRPr="00D30FA1" w:rsidDel="00AB7043" w:rsidRDefault="0019561C" w:rsidP="004A3F47">
            <w:pPr>
              <w:rPr>
                <w:del w:id="10929" w:author="Sowndarya S (WT01 - Manufacturing &amp; Hi Tech)" w:date="2015-03-24T10:46:00Z"/>
                <w:rFonts w:asciiTheme="minorHAnsi" w:hAnsiTheme="minorHAnsi" w:cstheme="minorHAnsi"/>
                <w:color w:val="000000"/>
                <w:sz w:val="18"/>
                <w:szCs w:val="16"/>
              </w:rPr>
            </w:pPr>
            <w:del w:id="10930"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5D7ADA67" w14:textId="23526445" w:rsidR="0019561C" w:rsidRPr="00D30FA1" w:rsidDel="00AB7043" w:rsidRDefault="0019561C" w:rsidP="004A3F47">
            <w:pPr>
              <w:rPr>
                <w:del w:id="10931" w:author="Sowndarya S (WT01 - Manufacturing &amp; Hi Tech)" w:date="2015-03-24T10:46:00Z"/>
                <w:rFonts w:asciiTheme="minorHAnsi" w:hAnsiTheme="minorHAnsi" w:cstheme="minorHAnsi"/>
                <w:color w:val="000000"/>
                <w:sz w:val="18"/>
                <w:szCs w:val="16"/>
              </w:rPr>
            </w:pPr>
            <w:del w:id="10932" w:author="Sowndarya S (WT01 - Manufacturing &amp; Hi Tech)" w:date="2015-03-24T10:46:00Z">
              <w:r w:rsidDel="00AB7043">
                <w:rPr>
                  <w:rFonts w:asciiTheme="minorHAnsi" w:hAnsiTheme="minorHAnsi" w:cstheme="minorHAnsi"/>
                  <w:color w:val="000000"/>
                  <w:sz w:val="18"/>
                  <w:szCs w:val="16"/>
                </w:rPr>
                <w:delText>BDE Plan Id</w:delText>
              </w:r>
            </w:del>
          </w:p>
        </w:tc>
      </w:tr>
      <w:tr w:rsidR="0019561C" w:rsidRPr="00D30FA1" w:rsidDel="00AB7043" w14:paraId="4189456B" w14:textId="03120DC4" w:rsidTr="004A3F47">
        <w:trPr>
          <w:del w:id="10933"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698B5741" w14:textId="0B7A01C1" w:rsidR="0019561C" w:rsidRPr="00DD1485" w:rsidDel="00AB7043" w:rsidRDefault="0019561C" w:rsidP="004A3F47">
            <w:pPr>
              <w:rPr>
                <w:del w:id="10934" w:author="Sowndarya S (WT01 - Manufacturing &amp; Hi Tech)" w:date="2015-03-24T10:46:00Z"/>
                <w:rFonts w:asciiTheme="minorHAnsi" w:hAnsiTheme="minorHAnsi" w:cstheme="minorHAnsi"/>
                <w:color w:val="000000"/>
                <w:sz w:val="18"/>
                <w:szCs w:val="16"/>
              </w:rPr>
            </w:pPr>
            <w:del w:id="10935" w:author="Sowndarya S (WT01 - Manufacturing &amp; Hi Tech)" w:date="2015-03-24T10:46:00Z">
              <w:r w:rsidDel="00AB7043">
                <w:rPr>
                  <w:rFonts w:asciiTheme="minorHAnsi" w:hAnsiTheme="minorHAnsi" w:cstheme="minorHAnsi"/>
                  <w:color w:val="000000"/>
                  <w:sz w:val="18"/>
                  <w:szCs w:val="16"/>
                </w:rPr>
                <w:delText>BDM_PLAN_ID</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19F3D52" w14:textId="79AF122F" w:rsidR="0019561C" w:rsidRPr="00DD1485" w:rsidDel="00AB7043" w:rsidRDefault="0019561C" w:rsidP="004A3F47">
            <w:pPr>
              <w:rPr>
                <w:del w:id="10936" w:author="Sowndarya S (WT01 - Manufacturing &amp; Hi Tech)" w:date="2015-03-24T10:46:00Z"/>
                <w:rFonts w:asciiTheme="minorHAnsi" w:hAnsiTheme="minorHAnsi" w:cstheme="minorHAnsi"/>
                <w:color w:val="000000"/>
                <w:sz w:val="18"/>
                <w:szCs w:val="16"/>
              </w:rPr>
            </w:pPr>
            <w:del w:id="10937" w:author="Sowndarya S (WT01 - Manufacturing &amp; Hi Tech)" w:date="2015-03-24T10:46:00Z">
              <w:r w:rsidRPr="008C7B48" w:rsidDel="00AB7043">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5002B0F" w14:textId="5DFEA9D9" w:rsidR="0019561C" w:rsidRPr="00D30FA1" w:rsidDel="00AB7043" w:rsidRDefault="0019561C" w:rsidP="004A3F47">
            <w:pPr>
              <w:rPr>
                <w:del w:id="10938" w:author="Sowndarya S (WT01 - Manufacturing &amp; Hi Tech)" w:date="2015-03-24T10:46:00Z"/>
                <w:rFonts w:asciiTheme="minorHAnsi" w:hAnsiTheme="minorHAnsi" w:cstheme="minorHAnsi"/>
                <w:color w:val="000000"/>
                <w:sz w:val="18"/>
                <w:szCs w:val="16"/>
              </w:rPr>
            </w:pPr>
            <w:del w:id="10939"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2280C81A" w14:textId="2080AA4D" w:rsidR="0019561C" w:rsidRPr="00D30FA1" w:rsidDel="00AB7043" w:rsidRDefault="0019561C" w:rsidP="004A3F47">
            <w:pPr>
              <w:rPr>
                <w:del w:id="10940" w:author="Sowndarya S (WT01 - Manufacturing &amp; Hi Tech)" w:date="2015-03-24T10:46:00Z"/>
                <w:rFonts w:asciiTheme="minorHAnsi" w:hAnsiTheme="minorHAnsi" w:cstheme="minorHAnsi"/>
                <w:color w:val="000000"/>
                <w:sz w:val="18"/>
                <w:szCs w:val="16"/>
              </w:rPr>
            </w:pPr>
            <w:del w:id="10941" w:author="Sowndarya S (WT01 - Manufacturing &amp; Hi Tech)" w:date="2015-03-24T10:46:00Z">
              <w:r w:rsidDel="00AB7043">
                <w:rPr>
                  <w:rFonts w:asciiTheme="minorHAnsi" w:hAnsiTheme="minorHAnsi" w:cstheme="minorHAnsi"/>
                  <w:color w:val="000000"/>
                  <w:sz w:val="18"/>
                  <w:szCs w:val="16"/>
                </w:rPr>
                <w:delText>BDE User Id</w:delText>
              </w:r>
            </w:del>
          </w:p>
        </w:tc>
      </w:tr>
      <w:tr w:rsidR="0019561C" w:rsidRPr="00D30FA1" w:rsidDel="00AB7043" w14:paraId="597A0DE0" w14:textId="2E69945C" w:rsidTr="004A3F47">
        <w:trPr>
          <w:ins w:id="10942" w:author="Rakesh Singhi" w:date="2015-02-07T15:30:00Z"/>
          <w:del w:id="10943"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4A38E7A5" w14:textId="24E4064A" w:rsidR="0019561C" w:rsidDel="00AB7043" w:rsidRDefault="0019561C" w:rsidP="004A3F47">
            <w:pPr>
              <w:rPr>
                <w:ins w:id="10944" w:author="Rakesh Singhi" w:date="2015-02-07T15:30:00Z"/>
                <w:del w:id="10945" w:author="Sowndarya S (WT01 - Manufacturing &amp; Hi Tech)" w:date="2015-03-24T10:46:00Z"/>
                <w:rFonts w:asciiTheme="minorHAnsi" w:hAnsiTheme="minorHAnsi" w:cstheme="minorHAnsi"/>
                <w:color w:val="000000"/>
                <w:sz w:val="18"/>
                <w:szCs w:val="16"/>
              </w:rPr>
            </w:pPr>
            <w:del w:id="10946" w:author="Sowndarya S (WT01 - Manufacturing &amp; Hi Tech)" w:date="2015-03-24T10:46:00Z">
              <w:r w:rsidDel="00AB7043">
                <w:rPr>
                  <w:rFonts w:asciiTheme="minorHAnsi" w:hAnsiTheme="minorHAnsi" w:cstheme="minorHAnsi"/>
                  <w:color w:val="000000"/>
                  <w:sz w:val="18"/>
                  <w:szCs w:val="16"/>
                </w:rPr>
                <w:delText>MD_PARTNER_ID</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41B939D" w14:textId="4520485C" w:rsidR="0019561C" w:rsidDel="00AB7043" w:rsidRDefault="0019561C" w:rsidP="004A3F47">
            <w:pPr>
              <w:rPr>
                <w:ins w:id="10947" w:author="Rakesh Singhi" w:date="2015-02-07T15:30:00Z"/>
                <w:del w:id="10948" w:author="Sowndarya S (WT01 - Manufacturing &amp; Hi Tech)" w:date="2015-03-24T10:46:00Z"/>
                <w:rFonts w:asciiTheme="minorHAnsi" w:hAnsiTheme="minorHAnsi" w:cstheme="minorHAnsi"/>
                <w:color w:val="000000"/>
                <w:sz w:val="18"/>
                <w:szCs w:val="16"/>
              </w:rPr>
            </w:pPr>
            <w:del w:id="10949" w:author="Sowndarya S (WT01 - Manufacturing &amp; Hi Tech)" w:date="2015-03-24T10:46:00Z">
              <w:r w:rsidRPr="008C7B48" w:rsidDel="00AB7043">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0FAAC60" w14:textId="1753FE02" w:rsidR="0019561C" w:rsidDel="00AB7043" w:rsidRDefault="0019561C" w:rsidP="004A3F47">
            <w:pPr>
              <w:rPr>
                <w:ins w:id="10950" w:author="Rakesh Singhi" w:date="2015-02-07T15:30:00Z"/>
                <w:del w:id="10951" w:author="Sowndarya S (WT01 - Manufacturing &amp; Hi Tech)" w:date="2015-03-24T10:46:00Z"/>
                <w:rFonts w:ascii="Arial" w:hAnsi="Arial" w:cs="Arial"/>
              </w:rPr>
            </w:pPr>
            <w:ins w:id="10952" w:author="Rakesh Singhi" w:date="2015-02-07T15:30:00Z">
              <w:del w:id="10953"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ins>
          </w:p>
        </w:tc>
        <w:tc>
          <w:tcPr>
            <w:tcW w:w="2250" w:type="dxa"/>
            <w:tcBorders>
              <w:top w:val="single" w:sz="4" w:space="0" w:color="auto"/>
              <w:left w:val="single" w:sz="4" w:space="0" w:color="auto"/>
              <w:right w:val="single" w:sz="4" w:space="0" w:color="auto"/>
            </w:tcBorders>
            <w:vAlign w:val="center"/>
          </w:tcPr>
          <w:p w14:paraId="1BB3BD83" w14:textId="3234CB57" w:rsidR="0019561C" w:rsidDel="00AB7043" w:rsidRDefault="0019561C" w:rsidP="004A3F47">
            <w:pPr>
              <w:rPr>
                <w:ins w:id="10954" w:author="Rakesh Singhi" w:date="2015-02-07T15:30:00Z"/>
                <w:del w:id="10955" w:author="Sowndarya S (WT01 - Manufacturing &amp; Hi Tech)" w:date="2015-03-24T10:46:00Z"/>
                <w:rFonts w:asciiTheme="minorHAnsi" w:hAnsiTheme="minorHAnsi" w:cstheme="minorHAnsi"/>
                <w:color w:val="000000"/>
                <w:sz w:val="18"/>
                <w:szCs w:val="16"/>
              </w:rPr>
            </w:pPr>
            <w:del w:id="10956" w:author="Sowndarya S (WT01 - Manufacturing &amp; Hi Tech)" w:date="2015-03-24T10:46:00Z">
              <w:r w:rsidDel="00AB7043">
                <w:rPr>
                  <w:rFonts w:asciiTheme="minorHAnsi" w:hAnsiTheme="minorHAnsi" w:cstheme="minorHAnsi"/>
                  <w:color w:val="000000"/>
                  <w:sz w:val="18"/>
                  <w:szCs w:val="16"/>
                </w:rPr>
                <w:delText>Reseller PartnerId</w:delText>
              </w:r>
            </w:del>
          </w:p>
        </w:tc>
      </w:tr>
      <w:tr w:rsidR="0019561C" w:rsidRPr="00D30FA1" w:rsidDel="00AB7043" w14:paraId="76BAABDF" w14:textId="6F669C29" w:rsidTr="004A3F47">
        <w:trPr>
          <w:del w:id="10957"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A73288F" w14:textId="350B7EF0" w:rsidR="0019561C" w:rsidRPr="00DD1485" w:rsidDel="00AB7043" w:rsidRDefault="0019561C" w:rsidP="004A3F47">
            <w:pPr>
              <w:rPr>
                <w:del w:id="10958" w:author="Sowndarya S (WT01 - Manufacturing &amp; Hi Tech)" w:date="2015-03-24T10:46:00Z"/>
                <w:rFonts w:asciiTheme="minorHAnsi" w:hAnsiTheme="minorHAnsi" w:cstheme="minorHAnsi"/>
                <w:color w:val="000000"/>
                <w:sz w:val="18"/>
                <w:szCs w:val="16"/>
              </w:rPr>
            </w:pPr>
            <w:del w:id="10959" w:author="Sowndarya S (WT01 - Manufacturing &amp; Hi Tech)" w:date="2015-03-24T10:46:00Z">
              <w:r w:rsidDel="00AB7043">
                <w:rPr>
                  <w:rFonts w:asciiTheme="minorHAnsi" w:hAnsiTheme="minorHAnsi" w:cstheme="minorHAnsi"/>
                  <w:color w:val="000000"/>
                  <w:sz w:val="18"/>
                  <w:szCs w:val="16"/>
                </w:rPr>
                <w:delText>BDM_USER_ID</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EE7DC26" w14:textId="5E0FA265" w:rsidR="0019561C" w:rsidRPr="00DD1485" w:rsidDel="00AB7043" w:rsidRDefault="0019561C" w:rsidP="004A3F47">
            <w:pPr>
              <w:rPr>
                <w:del w:id="10960" w:author="Sowndarya S (WT01 - Manufacturing &amp; Hi Tech)" w:date="2015-03-24T10:46:00Z"/>
                <w:rFonts w:asciiTheme="minorHAnsi" w:hAnsiTheme="minorHAnsi" w:cstheme="minorHAnsi"/>
                <w:color w:val="000000"/>
                <w:sz w:val="18"/>
                <w:szCs w:val="16"/>
              </w:rPr>
            </w:pPr>
            <w:del w:id="10961" w:author="Sowndarya S (WT01 - Manufacturing &amp; Hi Tech)" w:date="2015-03-24T10:46:00Z">
              <w:r w:rsidRPr="008C7B48" w:rsidDel="00AB7043">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FF594B7" w14:textId="5323C470" w:rsidR="0019561C" w:rsidRPr="00D30FA1" w:rsidDel="00AB7043" w:rsidRDefault="0019561C" w:rsidP="004A3F47">
            <w:pPr>
              <w:rPr>
                <w:del w:id="10962" w:author="Sowndarya S (WT01 - Manufacturing &amp; Hi Tech)" w:date="2015-03-24T10:46:00Z"/>
                <w:rFonts w:asciiTheme="minorHAnsi" w:hAnsiTheme="minorHAnsi" w:cstheme="minorHAnsi"/>
                <w:color w:val="000000"/>
                <w:sz w:val="18"/>
                <w:szCs w:val="16"/>
              </w:rPr>
            </w:pPr>
            <w:del w:id="10963"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1B571483" w14:textId="48FB6536" w:rsidR="0019561C" w:rsidRPr="00D30FA1" w:rsidDel="00AB7043" w:rsidRDefault="0019561C" w:rsidP="004A3F47">
            <w:pPr>
              <w:rPr>
                <w:del w:id="10964" w:author="Sowndarya S (WT01 - Manufacturing &amp; Hi Tech)" w:date="2015-03-24T10:46:00Z"/>
                <w:rFonts w:asciiTheme="minorHAnsi" w:hAnsiTheme="minorHAnsi" w:cstheme="minorHAnsi"/>
                <w:color w:val="000000"/>
                <w:sz w:val="18"/>
                <w:szCs w:val="16"/>
              </w:rPr>
            </w:pPr>
            <w:del w:id="10965" w:author="Sowndarya S (WT01 - Manufacturing &amp; Hi Tech)" w:date="2015-03-24T10:46:00Z">
              <w:r w:rsidDel="00AB7043">
                <w:rPr>
                  <w:rFonts w:asciiTheme="minorHAnsi" w:hAnsiTheme="minorHAnsi" w:cstheme="minorHAnsi"/>
                  <w:color w:val="000000"/>
                  <w:sz w:val="18"/>
                  <w:szCs w:val="16"/>
                </w:rPr>
                <w:delText>Product Part Id</w:delText>
              </w:r>
            </w:del>
          </w:p>
        </w:tc>
      </w:tr>
      <w:tr w:rsidR="0019561C" w:rsidRPr="00D30FA1" w:rsidDel="00AB7043" w14:paraId="18EB593A" w14:textId="07372B80" w:rsidTr="004A3F47">
        <w:trPr>
          <w:del w:id="10966"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2607262" w14:textId="4E81BF0A" w:rsidR="0019561C" w:rsidDel="00AB7043" w:rsidRDefault="0019561C" w:rsidP="004A3F47">
            <w:pPr>
              <w:rPr>
                <w:del w:id="10967" w:author="Sowndarya S (WT01 - Manufacturing &amp; Hi Tech)" w:date="2015-03-24T10:46:00Z"/>
                <w:rFonts w:asciiTheme="minorHAnsi" w:hAnsiTheme="minorHAnsi" w:cstheme="minorHAnsi"/>
                <w:color w:val="000000"/>
                <w:sz w:val="18"/>
                <w:szCs w:val="16"/>
              </w:rPr>
            </w:pPr>
            <w:del w:id="10968" w:author="Sowndarya S (WT01 - Manufacturing &amp; Hi Tech)" w:date="2015-03-24T10:46:00Z">
              <w:r w:rsidDel="00AB7043">
                <w:rPr>
                  <w:rFonts w:asciiTheme="minorHAnsi" w:hAnsiTheme="minorHAnsi" w:cstheme="minorHAnsi"/>
                  <w:color w:val="000000"/>
                  <w:sz w:val="18"/>
                  <w:szCs w:val="16"/>
                </w:rPr>
                <w:delText>BUSINESS_GROUP_ID</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9111ADA" w14:textId="7F843E97" w:rsidR="0019561C" w:rsidRPr="00DD1485" w:rsidDel="00AB7043" w:rsidRDefault="0019561C" w:rsidP="004A3F47">
            <w:pPr>
              <w:rPr>
                <w:del w:id="10969" w:author="Sowndarya S (WT01 - Manufacturing &amp; Hi Tech)" w:date="2015-03-24T10:46:00Z"/>
                <w:rFonts w:asciiTheme="minorHAnsi" w:hAnsiTheme="minorHAnsi" w:cstheme="minorHAnsi"/>
                <w:color w:val="000000"/>
                <w:sz w:val="18"/>
                <w:szCs w:val="16"/>
              </w:rPr>
            </w:pPr>
            <w:del w:id="10970" w:author="Sowndarya S (WT01 - Manufacturing &amp; Hi Tech)" w:date="2015-03-24T10:46:00Z">
              <w:r w:rsidRPr="008C7B48" w:rsidDel="00AB7043">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04003C6" w14:textId="3C19393C" w:rsidR="0019561C" w:rsidRPr="00D30FA1" w:rsidDel="00AB7043" w:rsidRDefault="0019561C" w:rsidP="004A3F47">
            <w:pPr>
              <w:rPr>
                <w:del w:id="10971" w:author="Sowndarya S (WT01 - Manufacturing &amp; Hi Tech)" w:date="2015-03-24T10:46:00Z"/>
                <w:rFonts w:asciiTheme="minorHAnsi" w:hAnsiTheme="minorHAnsi" w:cstheme="minorHAnsi"/>
                <w:color w:val="000000"/>
                <w:sz w:val="18"/>
                <w:szCs w:val="16"/>
              </w:rPr>
            </w:pPr>
            <w:del w:id="10972"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52DD9008" w14:textId="2EB5958E" w:rsidR="0019561C" w:rsidDel="00AB7043" w:rsidRDefault="0019561C" w:rsidP="004A3F47">
            <w:pPr>
              <w:rPr>
                <w:del w:id="10973" w:author="Sowndarya S (WT01 - Manufacturing &amp; Hi Tech)" w:date="2015-03-24T10:46:00Z"/>
                <w:rFonts w:asciiTheme="minorHAnsi" w:hAnsiTheme="minorHAnsi" w:cstheme="minorHAnsi"/>
                <w:color w:val="000000"/>
                <w:sz w:val="18"/>
                <w:szCs w:val="16"/>
              </w:rPr>
            </w:pPr>
            <w:del w:id="10974" w:author="Sowndarya S (WT01 - Manufacturing &amp; Hi Tech)" w:date="2015-03-24T10:46:00Z">
              <w:r w:rsidDel="00AB7043">
                <w:rPr>
                  <w:rFonts w:asciiTheme="minorHAnsi" w:hAnsiTheme="minorHAnsi" w:cstheme="minorHAnsi"/>
                  <w:color w:val="000000"/>
                  <w:sz w:val="18"/>
                  <w:szCs w:val="16"/>
                </w:rPr>
                <w:delText>Total Revenue</w:delText>
              </w:r>
            </w:del>
          </w:p>
        </w:tc>
      </w:tr>
      <w:tr w:rsidR="0019561C" w:rsidRPr="00D30FA1" w:rsidDel="00AB7043" w14:paraId="0568CD3B" w14:textId="0402E44C" w:rsidTr="004A3F47">
        <w:trPr>
          <w:del w:id="10975"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7CAC324" w14:textId="2C6A9AEA" w:rsidR="0019561C" w:rsidRPr="00DD1485" w:rsidDel="00AB7043" w:rsidRDefault="0019561C" w:rsidP="004A3F47">
            <w:pPr>
              <w:rPr>
                <w:del w:id="10976" w:author="Sowndarya S (WT01 - Manufacturing &amp; Hi Tech)" w:date="2015-03-24T10:46:00Z"/>
                <w:rFonts w:asciiTheme="minorHAnsi" w:hAnsiTheme="minorHAnsi" w:cstheme="minorHAnsi"/>
                <w:color w:val="000000"/>
                <w:sz w:val="18"/>
                <w:szCs w:val="16"/>
              </w:rPr>
            </w:pPr>
            <w:del w:id="10977" w:author="Sowndarya S (WT01 - Manufacturing &amp; Hi Tech)" w:date="2015-03-24T10:46:00Z">
              <w:r w:rsidDel="00AB7043">
                <w:rPr>
                  <w:rFonts w:asciiTheme="minorHAnsi" w:hAnsiTheme="minorHAnsi" w:cstheme="minorHAnsi"/>
                  <w:color w:val="000000"/>
                  <w:sz w:val="18"/>
                  <w:szCs w:val="16"/>
                </w:rPr>
                <w:delText>BUSINESS_GROUP</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8ACF0FA" w14:textId="1009F5C7" w:rsidR="0019561C" w:rsidRPr="00DD1485" w:rsidDel="00AB7043" w:rsidRDefault="0019561C" w:rsidP="004A3F47">
            <w:pPr>
              <w:rPr>
                <w:del w:id="10978" w:author="Sowndarya S (WT01 - Manufacturing &amp; Hi Tech)" w:date="2015-03-24T10:46:00Z"/>
                <w:rFonts w:asciiTheme="minorHAnsi" w:hAnsiTheme="minorHAnsi" w:cstheme="minorHAnsi"/>
                <w:color w:val="000000"/>
                <w:sz w:val="18"/>
                <w:szCs w:val="16"/>
              </w:rPr>
            </w:pPr>
            <w:del w:id="10979" w:author="Sowndarya S (WT01 - Manufacturing &amp; Hi Tech)" w:date="2015-03-24T10:46:00Z">
              <w:r w:rsidDel="00AB7043">
                <w:rPr>
                  <w:rFonts w:asciiTheme="minorHAnsi" w:hAnsiTheme="minorHAnsi" w:cstheme="minorHAnsi"/>
                  <w:color w:val="000000"/>
                  <w:sz w:val="18"/>
                  <w:szCs w:val="16"/>
                </w:rPr>
                <w:delText>NVARCHAR2(75)</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DA589CC" w14:textId="46B57C89" w:rsidR="0019561C" w:rsidRPr="00D30FA1" w:rsidDel="00AB7043" w:rsidRDefault="0019561C" w:rsidP="004A3F47">
            <w:pPr>
              <w:rPr>
                <w:del w:id="10980" w:author="Sowndarya S (WT01 - Manufacturing &amp; Hi Tech)" w:date="2015-03-24T10:46:00Z"/>
                <w:rFonts w:asciiTheme="minorHAnsi" w:hAnsiTheme="minorHAnsi" w:cstheme="minorHAnsi"/>
                <w:color w:val="000000"/>
                <w:sz w:val="18"/>
                <w:szCs w:val="16"/>
              </w:rPr>
            </w:pPr>
            <w:del w:id="10981"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52A4554A" w14:textId="6F4D4FFF" w:rsidR="0019561C" w:rsidRPr="00D30FA1" w:rsidDel="00AB7043" w:rsidRDefault="0019561C" w:rsidP="004A3F47">
            <w:pPr>
              <w:rPr>
                <w:del w:id="10982" w:author="Sowndarya S (WT01 - Manufacturing &amp; Hi Tech)" w:date="2015-03-24T10:46:00Z"/>
                <w:rFonts w:asciiTheme="minorHAnsi" w:hAnsiTheme="minorHAnsi" w:cstheme="minorHAnsi"/>
                <w:color w:val="000000"/>
                <w:sz w:val="18"/>
                <w:szCs w:val="16"/>
              </w:rPr>
            </w:pPr>
            <w:del w:id="10983" w:author="Sowndarya S (WT01 - Manufacturing &amp; Hi Tech)" w:date="2015-03-24T10:46:00Z">
              <w:r w:rsidDel="00AB7043">
                <w:rPr>
                  <w:rFonts w:asciiTheme="minorHAnsi" w:hAnsiTheme="minorHAnsi" w:cstheme="minorHAnsi"/>
                  <w:color w:val="000000"/>
                  <w:sz w:val="18"/>
                  <w:szCs w:val="16"/>
                </w:rPr>
                <w:delText>Total Profit</w:delText>
              </w:r>
            </w:del>
          </w:p>
        </w:tc>
      </w:tr>
      <w:tr w:rsidR="0019561C" w:rsidRPr="00D30FA1" w:rsidDel="00AB7043" w14:paraId="66304AE3" w14:textId="3BD42BF0" w:rsidTr="004A3F47">
        <w:trPr>
          <w:del w:id="10984"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2095FFA4" w14:textId="7DFCF86B" w:rsidR="0019561C" w:rsidDel="00AB7043" w:rsidRDefault="0019561C" w:rsidP="004A3F47">
            <w:pPr>
              <w:rPr>
                <w:del w:id="10985" w:author="Sowndarya S (WT01 - Manufacturing &amp; Hi Tech)" w:date="2015-03-24T10:46:00Z"/>
                <w:rFonts w:asciiTheme="minorHAnsi" w:hAnsiTheme="minorHAnsi" w:cstheme="minorHAnsi"/>
                <w:color w:val="000000"/>
                <w:sz w:val="18"/>
                <w:szCs w:val="16"/>
              </w:rPr>
            </w:pPr>
            <w:del w:id="10986" w:author="Sowndarya S (WT01 - Manufacturing &amp; Hi Tech)" w:date="2015-03-24T10:46:00Z">
              <w:r w:rsidDel="00AB7043">
                <w:rPr>
                  <w:rFonts w:asciiTheme="minorHAnsi" w:hAnsiTheme="minorHAnsi" w:cstheme="minorHAnsi"/>
                  <w:color w:val="000000"/>
                  <w:sz w:val="18"/>
                  <w:szCs w:val="16"/>
                </w:rPr>
                <w:delText>TOTAL_REVENUE</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57CFAB0" w14:textId="7B57FFAF" w:rsidR="0019561C" w:rsidRPr="00DD1485" w:rsidDel="00AB7043" w:rsidRDefault="0019561C" w:rsidP="004A3F47">
            <w:pPr>
              <w:rPr>
                <w:del w:id="10987" w:author="Sowndarya S (WT01 - Manufacturing &amp; Hi Tech)" w:date="2015-03-24T10:46:00Z"/>
                <w:rFonts w:asciiTheme="minorHAnsi" w:hAnsiTheme="minorHAnsi" w:cstheme="minorHAnsi"/>
                <w:color w:val="000000"/>
                <w:sz w:val="18"/>
                <w:szCs w:val="16"/>
              </w:rPr>
            </w:pPr>
            <w:del w:id="10988" w:author="Sowndarya S (WT01 - Manufacturing &amp; Hi Tech)" w:date="2015-03-24T10:46:00Z">
              <w:r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6AA100D" w14:textId="38065FC1" w:rsidR="0019561C" w:rsidRPr="00D30FA1" w:rsidDel="00AB7043" w:rsidRDefault="0019561C" w:rsidP="004A3F47">
            <w:pPr>
              <w:rPr>
                <w:del w:id="10989" w:author="Sowndarya S (WT01 - Manufacturing &amp; Hi Tech)" w:date="2015-03-24T10:46:00Z"/>
                <w:rFonts w:asciiTheme="minorHAnsi" w:hAnsiTheme="minorHAnsi" w:cstheme="minorHAnsi"/>
                <w:color w:val="000000"/>
                <w:sz w:val="18"/>
                <w:szCs w:val="16"/>
              </w:rPr>
            </w:pPr>
            <w:del w:id="10990"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right w:val="single" w:sz="4" w:space="0" w:color="auto"/>
            </w:tcBorders>
            <w:vAlign w:val="center"/>
          </w:tcPr>
          <w:p w14:paraId="15367B99" w14:textId="67943578" w:rsidR="0019561C" w:rsidDel="00AB7043" w:rsidRDefault="0019561C" w:rsidP="004A3F47">
            <w:pPr>
              <w:rPr>
                <w:del w:id="10991" w:author="Sowndarya S (WT01 - Manufacturing &amp; Hi Tech)" w:date="2015-03-24T10:46:00Z"/>
                <w:rFonts w:asciiTheme="minorHAnsi" w:hAnsiTheme="minorHAnsi" w:cstheme="minorHAnsi"/>
                <w:color w:val="000000"/>
                <w:sz w:val="18"/>
                <w:szCs w:val="16"/>
              </w:rPr>
            </w:pPr>
            <w:del w:id="10992" w:author="Sowndarya S (WT01 - Manufacturing &amp; Hi Tech)" w:date="2015-03-24T10:46:00Z">
              <w:r w:rsidDel="00AB7043">
                <w:rPr>
                  <w:rFonts w:asciiTheme="minorHAnsi" w:hAnsiTheme="minorHAnsi" w:cstheme="minorHAnsi"/>
                  <w:color w:val="000000"/>
                  <w:sz w:val="18"/>
                  <w:szCs w:val="16"/>
                </w:rPr>
                <w:delText>Total no of units</w:delText>
              </w:r>
            </w:del>
          </w:p>
        </w:tc>
      </w:tr>
      <w:tr w:rsidR="0019561C" w:rsidRPr="00D30FA1" w:rsidDel="00AB7043" w14:paraId="28830E59" w14:textId="26970CEB" w:rsidTr="004A3F47">
        <w:trPr>
          <w:del w:id="10993"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65B5CA0B" w14:textId="6CABD3A5" w:rsidR="0019561C" w:rsidRPr="00D30FA1" w:rsidDel="00AB7043" w:rsidRDefault="0019561C" w:rsidP="004A3F47">
            <w:pPr>
              <w:rPr>
                <w:del w:id="10994" w:author="Sowndarya S (WT01 - Manufacturing &amp; Hi Tech)" w:date="2015-03-24T10:46:00Z"/>
                <w:rFonts w:asciiTheme="minorHAnsi" w:hAnsiTheme="minorHAnsi" w:cstheme="minorHAnsi"/>
                <w:color w:val="000000"/>
                <w:sz w:val="18"/>
                <w:szCs w:val="16"/>
              </w:rPr>
            </w:pPr>
            <w:del w:id="10995" w:author="Sowndarya S (WT01 - Manufacturing &amp; Hi Tech)" w:date="2015-03-24T10:46:00Z">
              <w:r w:rsidDel="00AB7043">
                <w:rPr>
                  <w:rFonts w:asciiTheme="minorHAnsi" w:hAnsiTheme="minorHAnsi" w:cstheme="minorHAnsi"/>
                  <w:color w:val="000000"/>
                  <w:sz w:val="18"/>
                  <w:szCs w:val="16"/>
                </w:rPr>
                <w:delText>TOTAL_PROFIT</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0A14F133" w14:textId="2932BB4C" w:rsidR="0019561C" w:rsidRPr="00D30FA1" w:rsidDel="00AB7043" w:rsidRDefault="0019561C" w:rsidP="004A3F47">
            <w:pPr>
              <w:rPr>
                <w:del w:id="10996" w:author="Sowndarya S (WT01 - Manufacturing &amp; Hi Tech)" w:date="2015-03-24T10:46:00Z"/>
                <w:rFonts w:asciiTheme="minorHAnsi" w:hAnsiTheme="minorHAnsi" w:cstheme="minorHAnsi"/>
                <w:color w:val="000000"/>
                <w:sz w:val="18"/>
                <w:szCs w:val="16"/>
              </w:rPr>
            </w:pPr>
            <w:del w:id="10997" w:author="Sowndarya S (WT01 - Manufacturing &amp; Hi Tech)" w:date="2015-03-24T10:46:00Z">
              <w:r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075E5E7" w14:textId="50796448" w:rsidR="0019561C" w:rsidRPr="00D30FA1" w:rsidDel="00AB7043" w:rsidRDefault="0019561C" w:rsidP="004A3F47">
            <w:pPr>
              <w:rPr>
                <w:del w:id="10998" w:author="Sowndarya S (WT01 - Manufacturing &amp; Hi Tech)" w:date="2015-03-24T10:46:00Z"/>
                <w:rFonts w:asciiTheme="minorHAnsi" w:hAnsiTheme="minorHAnsi" w:cstheme="minorHAnsi"/>
                <w:color w:val="000000"/>
                <w:sz w:val="18"/>
                <w:szCs w:val="16"/>
              </w:rPr>
            </w:pPr>
            <w:del w:id="10999"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2601A77C" w14:textId="5EBA27D5" w:rsidR="0019561C" w:rsidRPr="00D30FA1" w:rsidDel="00AB7043" w:rsidRDefault="0019561C" w:rsidP="004A3F47">
            <w:pPr>
              <w:rPr>
                <w:del w:id="11000" w:author="Sowndarya S (WT01 - Manufacturing &amp; Hi Tech)" w:date="2015-03-24T10:46:00Z"/>
                <w:rFonts w:asciiTheme="minorHAnsi" w:hAnsiTheme="minorHAnsi" w:cstheme="minorHAnsi"/>
                <w:color w:val="000000"/>
                <w:sz w:val="18"/>
                <w:szCs w:val="16"/>
              </w:rPr>
            </w:pPr>
            <w:del w:id="11001" w:author="Sowndarya S (WT01 - Manufacturing &amp; Hi Tech)" w:date="2015-03-24T10:46:00Z">
              <w:r w:rsidDel="00AB7043">
                <w:rPr>
                  <w:rFonts w:asciiTheme="minorHAnsi" w:hAnsiTheme="minorHAnsi" w:cstheme="minorHAnsi"/>
                  <w:color w:val="000000"/>
                  <w:sz w:val="18"/>
                  <w:szCs w:val="16"/>
                </w:rPr>
                <w:delText>Plan year</w:delText>
              </w:r>
            </w:del>
          </w:p>
        </w:tc>
      </w:tr>
      <w:tr w:rsidR="0019561C" w:rsidRPr="00D30FA1" w:rsidDel="00AB7043" w14:paraId="0806176E" w14:textId="3E8F9204" w:rsidTr="004A3F47">
        <w:trPr>
          <w:del w:id="11002"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6C830B6A" w14:textId="0BD7547D" w:rsidR="0019561C" w:rsidDel="00AB7043" w:rsidRDefault="0019561C" w:rsidP="004A3F47">
            <w:pPr>
              <w:rPr>
                <w:del w:id="11003" w:author="Sowndarya S (WT01 - Manufacturing &amp; Hi Tech)" w:date="2015-03-24T10:46:00Z"/>
                <w:rFonts w:asciiTheme="minorHAnsi" w:hAnsiTheme="minorHAnsi" w:cstheme="minorHAnsi"/>
                <w:color w:val="000000"/>
                <w:sz w:val="18"/>
                <w:szCs w:val="16"/>
              </w:rPr>
            </w:pPr>
            <w:del w:id="11004" w:author="Sowndarya S (WT01 - Manufacturing &amp; Hi Tech)" w:date="2015-03-24T10:46:00Z">
              <w:r w:rsidDel="00AB7043">
                <w:rPr>
                  <w:rFonts w:asciiTheme="minorHAnsi" w:hAnsiTheme="minorHAnsi" w:cstheme="minorHAnsi"/>
                  <w:color w:val="000000"/>
                  <w:sz w:val="18"/>
                  <w:szCs w:val="16"/>
                </w:rPr>
                <w:delText>PLAN_YEAR</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7A59DF4F" w14:textId="5ED0ECF7" w:rsidR="0019561C" w:rsidDel="00AB7043" w:rsidRDefault="0019561C" w:rsidP="004A3F47">
            <w:pPr>
              <w:rPr>
                <w:del w:id="11005" w:author="Sowndarya S (WT01 - Manufacturing &amp; Hi Tech)" w:date="2015-03-24T10:46:00Z"/>
                <w:rFonts w:asciiTheme="minorHAnsi" w:hAnsiTheme="minorHAnsi" w:cstheme="minorHAnsi"/>
                <w:color w:val="000000"/>
                <w:sz w:val="18"/>
                <w:szCs w:val="16"/>
              </w:rPr>
            </w:pPr>
            <w:del w:id="11006" w:author="Sowndarya S (WT01 - Manufacturing &amp; Hi Tech)" w:date="2015-03-24T10:46:00Z">
              <w:r w:rsidDel="00AB7043">
                <w:rPr>
                  <w:rFonts w:asciiTheme="minorHAnsi" w:hAnsiTheme="minorHAnsi" w:cstheme="minorHAnsi"/>
                  <w:color w:val="000000"/>
                  <w:sz w:val="18"/>
                  <w:szCs w:val="16"/>
                </w:rPr>
                <w:delText>NUMBER(10)</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4D8D900" w14:textId="101FAA5B" w:rsidR="0019561C" w:rsidDel="00AB7043" w:rsidRDefault="0019561C" w:rsidP="004A3F47">
            <w:pPr>
              <w:rPr>
                <w:del w:id="11007" w:author="Sowndarya S (WT01 - Manufacturing &amp; Hi Tech)" w:date="2015-03-24T10:46:00Z"/>
                <w:rFonts w:ascii="Arial" w:hAnsi="Arial" w:cs="Arial"/>
              </w:rPr>
            </w:pPr>
          </w:p>
        </w:tc>
        <w:tc>
          <w:tcPr>
            <w:tcW w:w="2250" w:type="dxa"/>
            <w:tcBorders>
              <w:top w:val="single" w:sz="4" w:space="0" w:color="auto"/>
              <w:left w:val="single" w:sz="4" w:space="0" w:color="auto"/>
              <w:bottom w:val="single" w:sz="4" w:space="0" w:color="auto"/>
              <w:right w:val="single" w:sz="4" w:space="0" w:color="auto"/>
            </w:tcBorders>
            <w:vAlign w:val="center"/>
          </w:tcPr>
          <w:p w14:paraId="6E09C637" w14:textId="29D72ABE" w:rsidR="0019561C" w:rsidDel="00AB7043" w:rsidRDefault="0019561C" w:rsidP="004A3F47">
            <w:pPr>
              <w:rPr>
                <w:del w:id="11008" w:author="Sowndarya S (WT01 - Manufacturing &amp; Hi Tech)" w:date="2015-03-24T10:46:00Z"/>
                <w:rFonts w:asciiTheme="minorHAnsi" w:hAnsiTheme="minorHAnsi" w:cstheme="minorHAnsi"/>
                <w:color w:val="000000"/>
                <w:sz w:val="18"/>
                <w:szCs w:val="16"/>
              </w:rPr>
            </w:pPr>
          </w:p>
        </w:tc>
      </w:tr>
      <w:tr w:rsidR="0019561C" w:rsidRPr="00D30FA1" w:rsidDel="00AB7043" w14:paraId="53836090" w14:textId="17978273" w:rsidTr="004A3F47">
        <w:trPr>
          <w:del w:id="11009"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46CA3F0E" w14:textId="78E6DF8C" w:rsidR="0019561C" w:rsidDel="00AB7043" w:rsidRDefault="0019561C" w:rsidP="004A3F47">
            <w:pPr>
              <w:rPr>
                <w:del w:id="11010" w:author="Sowndarya S (WT01 - Manufacturing &amp; Hi Tech)" w:date="2015-03-24T10:46:00Z"/>
                <w:rFonts w:asciiTheme="minorHAnsi" w:hAnsiTheme="minorHAnsi" w:cstheme="minorHAnsi"/>
                <w:color w:val="000000"/>
                <w:sz w:val="18"/>
                <w:szCs w:val="16"/>
              </w:rPr>
            </w:pPr>
            <w:del w:id="11011" w:author="Sowndarya S (WT01 - Manufacturing &amp; Hi Tech)" w:date="2015-03-24T10:46:00Z">
              <w:r w:rsidDel="00AB7043">
                <w:rPr>
                  <w:rFonts w:asciiTheme="minorHAnsi" w:hAnsiTheme="minorHAnsi" w:cstheme="minorHAnsi"/>
                  <w:color w:val="000000"/>
                  <w:sz w:val="18"/>
                  <w:szCs w:val="16"/>
                </w:rPr>
                <w:delText>MODIFIED_DATE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57E1C3F1" w14:textId="4C1AE436" w:rsidR="0019561C" w:rsidDel="00AB7043" w:rsidRDefault="0019561C" w:rsidP="004A3F47">
            <w:pPr>
              <w:rPr>
                <w:del w:id="11012" w:author="Sowndarya S (WT01 - Manufacturing &amp; Hi Tech)" w:date="2015-03-24T10:46:00Z"/>
                <w:rFonts w:asciiTheme="minorHAnsi" w:hAnsiTheme="minorHAnsi" w:cstheme="minorHAnsi"/>
                <w:color w:val="000000"/>
                <w:sz w:val="18"/>
                <w:szCs w:val="16"/>
              </w:rPr>
            </w:pPr>
            <w:del w:id="11013" w:author="Sowndarya S (WT01 - Manufacturing &amp; Hi Tech)" w:date="2015-03-24T10:46:00Z">
              <w:r w:rsidDel="00AB7043">
                <w:rPr>
                  <w:rFonts w:asciiTheme="minorHAnsi" w:hAnsiTheme="minorHAnsi" w:cstheme="minorHAnsi"/>
                  <w:color w:val="000000"/>
                  <w:sz w:val="18"/>
                  <w:szCs w:val="16"/>
                </w:rPr>
                <w:delText>DATE</w:delText>
              </w:r>
            </w:del>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B26D5D0" w14:textId="79086855" w:rsidR="0019561C" w:rsidDel="00AB7043" w:rsidRDefault="0019561C" w:rsidP="004A3F47">
            <w:pPr>
              <w:rPr>
                <w:del w:id="11014" w:author="Sowndarya S (WT01 - Manufacturing &amp; Hi Tech)" w:date="2015-03-24T10:46:00Z"/>
                <w:rFonts w:ascii="Arial" w:hAnsi="Arial" w:cs="Arial"/>
              </w:rPr>
            </w:pPr>
            <w:del w:id="11015" w:author="Sowndarya S (WT01 - Manufacturing &amp; Hi Tech)" w:date="2015-03-24T10:46:00Z">
              <w:r w:rsidDel="00AB7043">
                <w:rPr>
                  <w:rFonts w:ascii="Arial" w:hAnsi="Arial" w:cs="Arial"/>
                </w:rPr>
                <w:fldChar w:fldCharType="begin">
                  <w:ffData>
                    <w:name w:val=""/>
                    <w:enabled/>
                    <w:calcOnExit w:val="0"/>
                    <w:checkBox>
                      <w:size w:val="18"/>
                      <w:default w:val="1"/>
                    </w:checkBox>
                  </w:ffData>
                </w:fldChar>
              </w:r>
              <w:r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6BE53732" w14:textId="52977605" w:rsidR="0019561C" w:rsidDel="00AB7043" w:rsidRDefault="0019561C" w:rsidP="004A3F47">
            <w:pPr>
              <w:rPr>
                <w:del w:id="11016" w:author="Sowndarya S (WT01 - Manufacturing &amp; Hi Tech)" w:date="2015-03-24T10:46:00Z"/>
                <w:rFonts w:asciiTheme="minorHAnsi" w:hAnsiTheme="minorHAnsi" w:cstheme="minorHAnsi"/>
                <w:color w:val="000000"/>
                <w:sz w:val="18"/>
                <w:szCs w:val="16"/>
              </w:rPr>
            </w:pPr>
            <w:del w:id="11017" w:author="Sowndarya S (WT01 - Manufacturing &amp; Hi Tech)" w:date="2015-03-24T10:46:00Z">
              <w:r w:rsidDel="00AB7043">
                <w:rPr>
                  <w:rFonts w:asciiTheme="minorHAnsi" w:hAnsiTheme="minorHAnsi" w:cstheme="minorHAnsi"/>
                  <w:color w:val="000000"/>
                  <w:sz w:val="18"/>
                  <w:szCs w:val="16"/>
                </w:rPr>
                <w:delText>Date of modification</w:delText>
              </w:r>
            </w:del>
          </w:p>
        </w:tc>
      </w:tr>
      <w:tr w:rsidR="0019561C" w:rsidRPr="00D30FA1" w:rsidDel="00AB7043" w14:paraId="576CAAC7" w14:textId="094C947A" w:rsidTr="004A3F47">
        <w:trPr>
          <w:del w:id="11018"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721C67A0" w14:textId="2A742715" w:rsidR="0019561C" w:rsidDel="00AB7043" w:rsidRDefault="0019561C" w:rsidP="004A3F47">
            <w:pPr>
              <w:rPr>
                <w:del w:id="11019" w:author="Sowndarya S (WT01 - Manufacturing &amp; Hi Tech)" w:date="2015-03-24T10:46:00Z"/>
                <w:rFonts w:asciiTheme="minorHAnsi" w:hAnsiTheme="minorHAnsi" w:cstheme="minorHAnsi"/>
                <w:color w:val="000000"/>
                <w:sz w:val="18"/>
                <w:szCs w:val="16"/>
              </w:rPr>
            </w:pPr>
            <w:del w:id="11020" w:author="Sowndarya S (WT01 - Manufacturing &amp; Hi Tech)" w:date="2015-03-24T10:46:00Z">
              <w:r w:rsidDel="00AB7043">
                <w:rPr>
                  <w:rFonts w:asciiTheme="minorHAnsi" w:hAnsiTheme="minorHAnsi" w:cstheme="minorHAnsi"/>
                  <w:color w:val="000000"/>
                  <w:sz w:val="18"/>
                  <w:szCs w:val="16"/>
                </w:rPr>
                <w:delText>REV_JAN</w:delText>
              </w:r>
            </w:del>
          </w:p>
        </w:tc>
        <w:tc>
          <w:tcPr>
            <w:tcW w:w="2160" w:type="dxa"/>
            <w:tcBorders>
              <w:top w:val="single" w:sz="4" w:space="0" w:color="auto"/>
              <w:left w:val="single" w:sz="4" w:space="0" w:color="auto"/>
              <w:bottom w:val="single" w:sz="4" w:space="0" w:color="auto"/>
              <w:right w:val="single" w:sz="4" w:space="0" w:color="auto"/>
            </w:tcBorders>
          </w:tcPr>
          <w:p w14:paraId="46C053DE" w14:textId="7C02EF14" w:rsidR="0019561C" w:rsidDel="00AB7043" w:rsidRDefault="0019561C" w:rsidP="004A3F47">
            <w:pPr>
              <w:rPr>
                <w:del w:id="11021" w:author="Sowndarya S (WT01 - Manufacturing &amp; Hi Tech)" w:date="2015-03-24T10:46:00Z"/>
                <w:rFonts w:asciiTheme="minorHAnsi" w:hAnsiTheme="minorHAnsi" w:cstheme="minorHAnsi"/>
                <w:color w:val="000000"/>
                <w:sz w:val="18"/>
                <w:szCs w:val="16"/>
              </w:rPr>
            </w:pPr>
            <w:del w:id="11022"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B5E5778" w14:textId="1E9B5D8A" w:rsidR="0019561C" w:rsidDel="00AB7043" w:rsidRDefault="0019561C" w:rsidP="004A3F47">
            <w:pPr>
              <w:rPr>
                <w:del w:id="11023" w:author="Sowndarya S (WT01 - Manufacturing &amp; Hi Tech)" w:date="2015-03-24T10:46:00Z"/>
                <w:rFonts w:ascii="Arial" w:hAnsi="Arial" w:cs="Arial"/>
              </w:rPr>
            </w:pPr>
            <w:del w:id="11024"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4D4E7F0B" w14:textId="49602A89" w:rsidR="0019561C" w:rsidDel="00AB7043" w:rsidRDefault="0019561C" w:rsidP="004A3F47">
            <w:pPr>
              <w:rPr>
                <w:del w:id="11025" w:author="Sowndarya S (WT01 - Manufacturing &amp; Hi Tech)" w:date="2015-03-24T10:46:00Z"/>
                <w:rFonts w:asciiTheme="minorHAnsi" w:hAnsiTheme="minorHAnsi" w:cstheme="minorHAnsi"/>
                <w:color w:val="000000"/>
                <w:sz w:val="18"/>
                <w:szCs w:val="16"/>
              </w:rPr>
            </w:pPr>
            <w:del w:id="11026" w:author="Sowndarya S (WT01 - Manufacturing &amp; Hi Tech)" w:date="2015-03-24T10:46:00Z">
              <w:r w:rsidDel="00AB7043">
                <w:rPr>
                  <w:rFonts w:asciiTheme="minorHAnsi" w:hAnsiTheme="minorHAnsi" w:cstheme="minorHAnsi"/>
                  <w:color w:val="000000"/>
                  <w:sz w:val="18"/>
                  <w:szCs w:val="16"/>
                </w:rPr>
                <w:delText>Revenue  of jan</w:delText>
              </w:r>
            </w:del>
          </w:p>
        </w:tc>
      </w:tr>
      <w:tr w:rsidR="0019561C" w:rsidRPr="00D30FA1" w:rsidDel="00AB7043" w14:paraId="00961218" w14:textId="5C316E80" w:rsidTr="004A3F47">
        <w:trPr>
          <w:del w:id="11027"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7EE06FB4" w14:textId="59E8C377" w:rsidR="0019561C" w:rsidDel="00AB7043" w:rsidRDefault="0019561C" w:rsidP="004A3F47">
            <w:pPr>
              <w:rPr>
                <w:del w:id="11028" w:author="Sowndarya S (WT01 - Manufacturing &amp; Hi Tech)" w:date="2015-03-24T10:46:00Z"/>
                <w:rFonts w:asciiTheme="minorHAnsi" w:hAnsiTheme="minorHAnsi" w:cstheme="minorHAnsi"/>
                <w:color w:val="000000"/>
                <w:sz w:val="18"/>
                <w:szCs w:val="16"/>
              </w:rPr>
            </w:pPr>
            <w:del w:id="11029" w:author="Sowndarya S (WT01 - Manufacturing &amp; Hi Tech)" w:date="2015-03-24T10:46:00Z">
              <w:r w:rsidDel="00AB7043">
                <w:rPr>
                  <w:rFonts w:asciiTheme="minorHAnsi" w:hAnsiTheme="minorHAnsi" w:cstheme="minorHAnsi"/>
                  <w:color w:val="000000"/>
                  <w:sz w:val="18"/>
                  <w:szCs w:val="16"/>
                </w:rPr>
                <w:delText>REV_FEB</w:delText>
              </w:r>
            </w:del>
          </w:p>
        </w:tc>
        <w:tc>
          <w:tcPr>
            <w:tcW w:w="2160" w:type="dxa"/>
            <w:tcBorders>
              <w:top w:val="single" w:sz="4" w:space="0" w:color="auto"/>
              <w:left w:val="single" w:sz="4" w:space="0" w:color="auto"/>
              <w:bottom w:val="single" w:sz="4" w:space="0" w:color="auto"/>
              <w:right w:val="single" w:sz="4" w:space="0" w:color="auto"/>
            </w:tcBorders>
          </w:tcPr>
          <w:p w14:paraId="032A3D50" w14:textId="73DB04AF" w:rsidR="0019561C" w:rsidDel="00AB7043" w:rsidRDefault="0019561C" w:rsidP="004A3F47">
            <w:pPr>
              <w:rPr>
                <w:del w:id="11030" w:author="Sowndarya S (WT01 - Manufacturing &amp; Hi Tech)" w:date="2015-03-24T10:46:00Z"/>
                <w:rFonts w:asciiTheme="minorHAnsi" w:hAnsiTheme="minorHAnsi" w:cstheme="minorHAnsi"/>
                <w:color w:val="000000"/>
                <w:sz w:val="18"/>
                <w:szCs w:val="16"/>
              </w:rPr>
            </w:pPr>
            <w:del w:id="11031"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67ECF5A" w14:textId="6D94572E" w:rsidR="0019561C" w:rsidDel="00AB7043" w:rsidRDefault="0019561C" w:rsidP="004A3F47">
            <w:pPr>
              <w:rPr>
                <w:del w:id="11032" w:author="Sowndarya S (WT01 - Manufacturing &amp; Hi Tech)" w:date="2015-03-24T10:46:00Z"/>
                <w:rFonts w:ascii="Arial" w:hAnsi="Arial" w:cs="Arial"/>
              </w:rPr>
            </w:pPr>
            <w:del w:id="11033"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49E56665" w14:textId="6EE1817C" w:rsidR="0019561C" w:rsidDel="00AB7043" w:rsidRDefault="0019561C" w:rsidP="004A3F47">
            <w:pPr>
              <w:rPr>
                <w:del w:id="11034" w:author="Sowndarya S (WT01 - Manufacturing &amp; Hi Tech)" w:date="2015-03-24T10:46:00Z"/>
                <w:rFonts w:asciiTheme="minorHAnsi" w:hAnsiTheme="minorHAnsi" w:cstheme="minorHAnsi"/>
                <w:color w:val="000000"/>
                <w:sz w:val="18"/>
                <w:szCs w:val="16"/>
              </w:rPr>
            </w:pPr>
            <w:del w:id="11035" w:author="Sowndarya S (WT01 - Manufacturing &amp; Hi Tech)" w:date="2015-03-24T10:46:00Z">
              <w:r w:rsidDel="00AB7043">
                <w:rPr>
                  <w:rFonts w:asciiTheme="minorHAnsi" w:hAnsiTheme="minorHAnsi" w:cstheme="minorHAnsi"/>
                  <w:color w:val="000000"/>
                  <w:sz w:val="18"/>
                  <w:szCs w:val="16"/>
                </w:rPr>
                <w:delText>Revenue of feb</w:delText>
              </w:r>
            </w:del>
          </w:p>
        </w:tc>
      </w:tr>
      <w:tr w:rsidR="0019561C" w:rsidRPr="00D30FA1" w:rsidDel="00AB7043" w14:paraId="2C775F97" w14:textId="5EB05E05" w:rsidTr="004A3F47">
        <w:trPr>
          <w:del w:id="11036"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1840CC02" w14:textId="6F691976" w:rsidR="0019561C" w:rsidDel="00AB7043" w:rsidRDefault="0019561C" w:rsidP="004A3F47">
            <w:pPr>
              <w:rPr>
                <w:del w:id="11037" w:author="Sowndarya S (WT01 - Manufacturing &amp; Hi Tech)" w:date="2015-03-24T10:46:00Z"/>
                <w:rFonts w:asciiTheme="minorHAnsi" w:hAnsiTheme="minorHAnsi" w:cstheme="minorHAnsi"/>
                <w:color w:val="000000"/>
                <w:sz w:val="18"/>
                <w:szCs w:val="16"/>
              </w:rPr>
            </w:pPr>
            <w:del w:id="11038" w:author="Sowndarya S (WT01 - Manufacturing &amp; Hi Tech)" w:date="2015-03-24T10:46:00Z">
              <w:r w:rsidDel="00AB7043">
                <w:rPr>
                  <w:rFonts w:asciiTheme="minorHAnsi" w:hAnsiTheme="minorHAnsi" w:cstheme="minorHAnsi"/>
                  <w:color w:val="000000"/>
                  <w:sz w:val="18"/>
                  <w:szCs w:val="16"/>
                </w:rPr>
                <w:delText>REV_MAR</w:delText>
              </w:r>
            </w:del>
          </w:p>
        </w:tc>
        <w:tc>
          <w:tcPr>
            <w:tcW w:w="2160" w:type="dxa"/>
            <w:tcBorders>
              <w:top w:val="single" w:sz="4" w:space="0" w:color="auto"/>
              <w:left w:val="single" w:sz="4" w:space="0" w:color="auto"/>
              <w:bottom w:val="single" w:sz="4" w:space="0" w:color="auto"/>
              <w:right w:val="single" w:sz="4" w:space="0" w:color="auto"/>
            </w:tcBorders>
          </w:tcPr>
          <w:p w14:paraId="08DF1F6E" w14:textId="3885369A" w:rsidR="0019561C" w:rsidDel="00AB7043" w:rsidRDefault="0019561C" w:rsidP="004A3F47">
            <w:pPr>
              <w:rPr>
                <w:del w:id="11039" w:author="Sowndarya S (WT01 - Manufacturing &amp; Hi Tech)" w:date="2015-03-24T10:46:00Z"/>
                <w:rFonts w:asciiTheme="minorHAnsi" w:hAnsiTheme="minorHAnsi" w:cstheme="minorHAnsi"/>
                <w:color w:val="000000"/>
                <w:sz w:val="18"/>
                <w:szCs w:val="16"/>
              </w:rPr>
            </w:pPr>
            <w:del w:id="11040"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2C56E80" w14:textId="7E4AF3D2" w:rsidR="0019561C" w:rsidDel="00AB7043" w:rsidRDefault="0019561C" w:rsidP="004A3F47">
            <w:pPr>
              <w:rPr>
                <w:del w:id="11041" w:author="Sowndarya S (WT01 - Manufacturing &amp; Hi Tech)" w:date="2015-03-24T10:46:00Z"/>
                <w:rFonts w:ascii="Arial" w:hAnsi="Arial" w:cs="Arial"/>
              </w:rPr>
            </w:pPr>
            <w:del w:id="11042"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1B2D1B27" w14:textId="1C78BB26" w:rsidR="0019561C" w:rsidDel="00AB7043" w:rsidRDefault="0019561C" w:rsidP="004A3F47">
            <w:pPr>
              <w:rPr>
                <w:del w:id="11043" w:author="Sowndarya S (WT01 - Manufacturing &amp; Hi Tech)" w:date="2015-03-24T10:46:00Z"/>
                <w:rFonts w:asciiTheme="minorHAnsi" w:hAnsiTheme="minorHAnsi" w:cstheme="minorHAnsi"/>
                <w:color w:val="000000"/>
                <w:sz w:val="18"/>
                <w:szCs w:val="16"/>
              </w:rPr>
            </w:pPr>
            <w:del w:id="11044" w:author="Sowndarya S (WT01 - Manufacturing &amp; Hi Tech)" w:date="2015-03-24T10:46:00Z">
              <w:r w:rsidDel="00AB7043">
                <w:rPr>
                  <w:rFonts w:asciiTheme="minorHAnsi" w:hAnsiTheme="minorHAnsi" w:cstheme="minorHAnsi"/>
                  <w:color w:val="000000"/>
                  <w:sz w:val="18"/>
                  <w:szCs w:val="16"/>
                </w:rPr>
                <w:delText>Revenue of mar</w:delText>
              </w:r>
            </w:del>
          </w:p>
        </w:tc>
      </w:tr>
      <w:tr w:rsidR="0019561C" w:rsidRPr="00D30FA1" w:rsidDel="00AB7043" w14:paraId="4835B579" w14:textId="63E18998" w:rsidTr="004A3F47">
        <w:trPr>
          <w:del w:id="11045"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7A9AF513" w14:textId="2F13CF04" w:rsidR="0019561C" w:rsidDel="00AB7043" w:rsidRDefault="0019561C" w:rsidP="004A3F47">
            <w:pPr>
              <w:rPr>
                <w:del w:id="11046" w:author="Sowndarya S (WT01 - Manufacturing &amp; Hi Tech)" w:date="2015-03-24T10:46:00Z"/>
                <w:rFonts w:asciiTheme="minorHAnsi" w:hAnsiTheme="minorHAnsi" w:cstheme="minorHAnsi"/>
                <w:color w:val="000000"/>
                <w:sz w:val="18"/>
                <w:szCs w:val="16"/>
              </w:rPr>
            </w:pPr>
            <w:del w:id="11047" w:author="Sowndarya S (WT01 - Manufacturing &amp; Hi Tech)" w:date="2015-03-24T10:46:00Z">
              <w:r w:rsidDel="00AB7043">
                <w:rPr>
                  <w:rFonts w:asciiTheme="minorHAnsi" w:hAnsiTheme="minorHAnsi" w:cstheme="minorHAnsi"/>
                  <w:color w:val="000000"/>
                  <w:sz w:val="18"/>
                  <w:szCs w:val="16"/>
                </w:rPr>
                <w:delText>REV_APR</w:delText>
              </w:r>
            </w:del>
          </w:p>
        </w:tc>
        <w:tc>
          <w:tcPr>
            <w:tcW w:w="2160" w:type="dxa"/>
            <w:tcBorders>
              <w:top w:val="single" w:sz="4" w:space="0" w:color="auto"/>
              <w:left w:val="single" w:sz="4" w:space="0" w:color="auto"/>
              <w:bottom w:val="single" w:sz="4" w:space="0" w:color="auto"/>
              <w:right w:val="single" w:sz="4" w:space="0" w:color="auto"/>
            </w:tcBorders>
          </w:tcPr>
          <w:p w14:paraId="25B8D636" w14:textId="758FDB5D" w:rsidR="0019561C" w:rsidDel="00AB7043" w:rsidRDefault="0019561C" w:rsidP="004A3F47">
            <w:pPr>
              <w:rPr>
                <w:del w:id="11048" w:author="Sowndarya S (WT01 - Manufacturing &amp; Hi Tech)" w:date="2015-03-24T10:46:00Z"/>
                <w:rFonts w:asciiTheme="minorHAnsi" w:hAnsiTheme="minorHAnsi" w:cstheme="minorHAnsi"/>
                <w:color w:val="000000"/>
                <w:sz w:val="18"/>
                <w:szCs w:val="16"/>
              </w:rPr>
            </w:pPr>
            <w:del w:id="11049"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EFE9648" w14:textId="462FAA13" w:rsidR="0019561C" w:rsidDel="00AB7043" w:rsidRDefault="0019561C" w:rsidP="004A3F47">
            <w:pPr>
              <w:rPr>
                <w:del w:id="11050" w:author="Sowndarya S (WT01 - Manufacturing &amp; Hi Tech)" w:date="2015-03-24T10:46:00Z"/>
                <w:rFonts w:ascii="Arial" w:hAnsi="Arial" w:cs="Arial"/>
              </w:rPr>
            </w:pPr>
            <w:del w:id="11051"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47D818A1" w14:textId="2D9C6528" w:rsidR="0019561C" w:rsidDel="00AB7043" w:rsidRDefault="0019561C" w:rsidP="004A3F47">
            <w:pPr>
              <w:rPr>
                <w:del w:id="11052" w:author="Sowndarya S (WT01 - Manufacturing &amp; Hi Tech)" w:date="2015-03-24T10:46:00Z"/>
                <w:rFonts w:asciiTheme="minorHAnsi" w:hAnsiTheme="minorHAnsi" w:cstheme="minorHAnsi"/>
                <w:color w:val="000000"/>
                <w:sz w:val="18"/>
                <w:szCs w:val="16"/>
              </w:rPr>
            </w:pPr>
            <w:del w:id="11053" w:author="Sowndarya S (WT01 - Manufacturing &amp; Hi Tech)" w:date="2015-03-24T10:46:00Z">
              <w:r w:rsidDel="00AB7043">
                <w:rPr>
                  <w:rFonts w:asciiTheme="minorHAnsi" w:hAnsiTheme="minorHAnsi" w:cstheme="minorHAnsi"/>
                  <w:color w:val="000000"/>
                  <w:sz w:val="18"/>
                  <w:szCs w:val="16"/>
                </w:rPr>
                <w:delText>Revenue of apr</w:delText>
              </w:r>
            </w:del>
          </w:p>
        </w:tc>
      </w:tr>
      <w:tr w:rsidR="0019561C" w:rsidRPr="00D30FA1" w:rsidDel="00AB7043" w14:paraId="0FEC7696" w14:textId="64E352D0" w:rsidTr="004A3F47">
        <w:trPr>
          <w:del w:id="11054"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4F7FCCC1" w14:textId="5E6872CB" w:rsidR="0019561C" w:rsidDel="00AB7043" w:rsidRDefault="0019561C" w:rsidP="004A3F47">
            <w:pPr>
              <w:rPr>
                <w:del w:id="11055" w:author="Sowndarya S (WT01 - Manufacturing &amp; Hi Tech)" w:date="2015-03-24T10:46:00Z"/>
                <w:rFonts w:asciiTheme="minorHAnsi" w:hAnsiTheme="minorHAnsi" w:cstheme="minorHAnsi"/>
                <w:color w:val="000000"/>
                <w:sz w:val="18"/>
                <w:szCs w:val="16"/>
              </w:rPr>
            </w:pPr>
            <w:del w:id="11056" w:author="Sowndarya S (WT01 - Manufacturing &amp; Hi Tech)" w:date="2015-03-24T10:46:00Z">
              <w:r w:rsidDel="00AB7043">
                <w:rPr>
                  <w:rFonts w:asciiTheme="minorHAnsi" w:hAnsiTheme="minorHAnsi" w:cstheme="minorHAnsi"/>
                  <w:color w:val="000000"/>
                  <w:sz w:val="18"/>
                  <w:szCs w:val="16"/>
                </w:rPr>
                <w:delText>REV_MAY</w:delText>
              </w:r>
            </w:del>
          </w:p>
        </w:tc>
        <w:tc>
          <w:tcPr>
            <w:tcW w:w="2160" w:type="dxa"/>
            <w:tcBorders>
              <w:top w:val="single" w:sz="4" w:space="0" w:color="auto"/>
              <w:left w:val="single" w:sz="4" w:space="0" w:color="auto"/>
              <w:bottom w:val="single" w:sz="4" w:space="0" w:color="auto"/>
              <w:right w:val="single" w:sz="4" w:space="0" w:color="auto"/>
            </w:tcBorders>
          </w:tcPr>
          <w:p w14:paraId="74DEF43B" w14:textId="34191311" w:rsidR="0019561C" w:rsidDel="00AB7043" w:rsidRDefault="0019561C" w:rsidP="004A3F47">
            <w:pPr>
              <w:rPr>
                <w:del w:id="11057" w:author="Sowndarya S (WT01 - Manufacturing &amp; Hi Tech)" w:date="2015-03-24T10:46:00Z"/>
                <w:rFonts w:asciiTheme="minorHAnsi" w:hAnsiTheme="minorHAnsi" w:cstheme="minorHAnsi"/>
                <w:color w:val="000000"/>
                <w:sz w:val="18"/>
                <w:szCs w:val="16"/>
              </w:rPr>
            </w:pPr>
            <w:del w:id="11058"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84C7FC2" w14:textId="5DB735A3" w:rsidR="0019561C" w:rsidDel="00AB7043" w:rsidRDefault="0019561C" w:rsidP="004A3F47">
            <w:pPr>
              <w:rPr>
                <w:del w:id="11059" w:author="Sowndarya S (WT01 - Manufacturing &amp; Hi Tech)" w:date="2015-03-24T10:46:00Z"/>
                <w:rFonts w:ascii="Arial" w:hAnsi="Arial" w:cs="Arial"/>
              </w:rPr>
            </w:pPr>
            <w:del w:id="11060"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19CE06ED" w14:textId="58919A8F" w:rsidR="0019561C" w:rsidDel="00AB7043" w:rsidRDefault="0019561C" w:rsidP="004A3F47">
            <w:pPr>
              <w:rPr>
                <w:del w:id="11061" w:author="Sowndarya S (WT01 - Manufacturing &amp; Hi Tech)" w:date="2015-03-24T10:46:00Z"/>
                <w:rFonts w:asciiTheme="minorHAnsi" w:hAnsiTheme="minorHAnsi" w:cstheme="minorHAnsi"/>
                <w:color w:val="000000"/>
                <w:sz w:val="18"/>
                <w:szCs w:val="16"/>
              </w:rPr>
            </w:pPr>
            <w:del w:id="11062" w:author="Sowndarya S (WT01 - Manufacturing &amp; Hi Tech)" w:date="2015-03-24T10:46:00Z">
              <w:r w:rsidDel="00AB7043">
                <w:rPr>
                  <w:rFonts w:asciiTheme="minorHAnsi" w:hAnsiTheme="minorHAnsi" w:cstheme="minorHAnsi"/>
                  <w:color w:val="000000"/>
                  <w:sz w:val="18"/>
                  <w:szCs w:val="16"/>
                </w:rPr>
                <w:delText>Revenue of may</w:delText>
              </w:r>
            </w:del>
          </w:p>
        </w:tc>
      </w:tr>
      <w:tr w:rsidR="0019561C" w:rsidRPr="00D30FA1" w:rsidDel="00AB7043" w14:paraId="456545DB" w14:textId="0670DD3F" w:rsidTr="004A3F47">
        <w:trPr>
          <w:del w:id="11063"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7D8E0CB7" w14:textId="7FECE0DB" w:rsidR="0019561C" w:rsidDel="00AB7043" w:rsidRDefault="0019561C" w:rsidP="004A3F47">
            <w:pPr>
              <w:rPr>
                <w:del w:id="11064" w:author="Sowndarya S (WT01 - Manufacturing &amp; Hi Tech)" w:date="2015-03-24T10:46:00Z"/>
                <w:rFonts w:asciiTheme="minorHAnsi" w:hAnsiTheme="minorHAnsi" w:cstheme="minorHAnsi"/>
                <w:color w:val="000000"/>
                <w:sz w:val="18"/>
                <w:szCs w:val="16"/>
              </w:rPr>
            </w:pPr>
            <w:del w:id="11065" w:author="Sowndarya S (WT01 - Manufacturing &amp; Hi Tech)" w:date="2015-03-24T10:46:00Z">
              <w:r w:rsidDel="00AB7043">
                <w:rPr>
                  <w:rFonts w:asciiTheme="minorHAnsi" w:hAnsiTheme="minorHAnsi" w:cstheme="minorHAnsi"/>
                  <w:color w:val="000000"/>
                  <w:sz w:val="18"/>
                  <w:szCs w:val="16"/>
                </w:rPr>
                <w:delText>REV_JUN</w:delText>
              </w:r>
            </w:del>
          </w:p>
        </w:tc>
        <w:tc>
          <w:tcPr>
            <w:tcW w:w="2160" w:type="dxa"/>
            <w:tcBorders>
              <w:top w:val="single" w:sz="4" w:space="0" w:color="auto"/>
              <w:left w:val="single" w:sz="4" w:space="0" w:color="auto"/>
              <w:bottom w:val="single" w:sz="4" w:space="0" w:color="auto"/>
              <w:right w:val="single" w:sz="4" w:space="0" w:color="auto"/>
            </w:tcBorders>
          </w:tcPr>
          <w:p w14:paraId="4D8AB979" w14:textId="3AD1D058" w:rsidR="0019561C" w:rsidDel="00AB7043" w:rsidRDefault="0019561C" w:rsidP="004A3F47">
            <w:pPr>
              <w:rPr>
                <w:del w:id="11066" w:author="Sowndarya S (WT01 - Manufacturing &amp; Hi Tech)" w:date="2015-03-24T10:46:00Z"/>
                <w:rFonts w:asciiTheme="minorHAnsi" w:hAnsiTheme="minorHAnsi" w:cstheme="minorHAnsi"/>
                <w:color w:val="000000"/>
                <w:sz w:val="18"/>
                <w:szCs w:val="16"/>
              </w:rPr>
            </w:pPr>
            <w:del w:id="11067"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DFA2D7F" w14:textId="6C690366" w:rsidR="0019561C" w:rsidDel="00AB7043" w:rsidRDefault="0019561C" w:rsidP="004A3F47">
            <w:pPr>
              <w:rPr>
                <w:del w:id="11068" w:author="Sowndarya S (WT01 - Manufacturing &amp; Hi Tech)" w:date="2015-03-24T10:46:00Z"/>
                <w:rFonts w:ascii="Arial" w:hAnsi="Arial" w:cs="Arial"/>
              </w:rPr>
            </w:pPr>
            <w:del w:id="11069"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61B05978" w14:textId="13B44968" w:rsidR="0019561C" w:rsidDel="00AB7043" w:rsidRDefault="0019561C" w:rsidP="004A3F47">
            <w:pPr>
              <w:rPr>
                <w:del w:id="11070" w:author="Sowndarya S (WT01 - Manufacturing &amp; Hi Tech)" w:date="2015-03-24T10:46:00Z"/>
                <w:rFonts w:asciiTheme="minorHAnsi" w:hAnsiTheme="minorHAnsi" w:cstheme="minorHAnsi"/>
                <w:color w:val="000000"/>
                <w:sz w:val="18"/>
                <w:szCs w:val="16"/>
              </w:rPr>
            </w:pPr>
            <w:del w:id="11071" w:author="Sowndarya S (WT01 - Manufacturing &amp; Hi Tech)" w:date="2015-03-24T10:46:00Z">
              <w:r w:rsidDel="00AB7043">
                <w:rPr>
                  <w:rFonts w:asciiTheme="minorHAnsi" w:hAnsiTheme="minorHAnsi" w:cstheme="minorHAnsi"/>
                  <w:color w:val="000000"/>
                  <w:sz w:val="18"/>
                  <w:szCs w:val="16"/>
                </w:rPr>
                <w:delText>Revenue of jun</w:delText>
              </w:r>
            </w:del>
          </w:p>
        </w:tc>
      </w:tr>
      <w:tr w:rsidR="0019561C" w:rsidRPr="00D30FA1" w:rsidDel="00AB7043" w14:paraId="6FD92943" w14:textId="1297C7FA" w:rsidTr="004A3F47">
        <w:trPr>
          <w:del w:id="11072"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5935C6A9" w14:textId="32E471C9" w:rsidR="0019561C" w:rsidDel="00AB7043" w:rsidRDefault="0019561C" w:rsidP="004A3F47">
            <w:pPr>
              <w:rPr>
                <w:del w:id="11073" w:author="Sowndarya S (WT01 - Manufacturing &amp; Hi Tech)" w:date="2015-03-24T10:46:00Z"/>
                <w:rFonts w:asciiTheme="minorHAnsi" w:hAnsiTheme="minorHAnsi" w:cstheme="minorHAnsi"/>
                <w:color w:val="000000"/>
                <w:sz w:val="18"/>
                <w:szCs w:val="16"/>
              </w:rPr>
            </w:pPr>
            <w:del w:id="11074" w:author="Sowndarya S (WT01 - Manufacturing &amp; Hi Tech)" w:date="2015-03-24T10:46:00Z">
              <w:r w:rsidDel="00AB7043">
                <w:rPr>
                  <w:rFonts w:asciiTheme="minorHAnsi" w:hAnsiTheme="minorHAnsi" w:cstheme="minorHAnsi"/>
                  <w:color w:val="000000"/>
                  <w:sz w:val="18"/>
                  <w:szCs w:val="16"/>
                </w:rPr>
                <w:delText>REV_JUL</w:delText>
              </w:r>
            </w:del>
          </w:p>
        </w:tc>
        <w:tc>
          <w:tcPr>
            <w:tcW w:w="2160" w:type="dxa"/>
            <w:tcBorders>
              <w:top w:val="single" w:sz="4" w:space="0" w:color="auto"/>
              <w:left w:val="single" w:sz="4" w:space="0" w:color="auto"/>
              <w:bottom w:val="single" w:sz="4" w:space="0" w:color="auto"/>
              <w:right w:val="single" w:sz="4" w:space="0" w:color="auto"/>
            </w:tcBorders>
          </w:tcPr>
          <w:p w14:paraId="7F133501" w14:textId="43897B71" w:rsidR="0019561C" w:rsidDel="00AB7043" w:rsidRDefault="0019561C" w:rsidP="004A3F47">
            <w:pPr>
              <w:rPr>
                <w:del w:id="11075" w:author="Sowndarya S (WT01 - Manufacturing &amp; Hi Tech)" w:date="2015-03-24T10:46:00Z"/>
                <w:rFonts w:asciiTheme="minorHAnsi" w:hAnsiTheme="minorHAnsi" w:cstheme="minorHAnsi"/>
                <w:color w:val="000000"/>
                <w:sz w:val="18"/>
                <w:szCs w:val="16"/>
              </w:rPr>
            </w:pPr>
            <w:del w:id="11076"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EE571FC" w14:textId="07D8B172" w:rsidR="0019561C" w:rsidDel="00AB7043" w:rsidRDefault="0019561C" w:rsidP="004A3F47">
            <w:pPr>
              <w:rPr>
                <w:del w:id="11077" w:author="Sowndarya S (WT01 - Manufacturing &amp; Hi Tech)" w:date="2015-03-24T10:46:00Z"/>
                <w:rFonts w:ascii="Arial" w:hAnsi="Arial" w:cs="Arial"/>
              </w:rPr>
            </w:pPr>
            <w:del w:id="11078"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63528585" w14:textId="1F1C0FD3" w:rsidR="0019561C" w:rsidDel="00AB7043" w:rsidRDefault="0019561C" w:rsidP="004A3F47">
            <w:pPr>
              <w:rPr>
                <w:del w:id="11079" w:author="Sowndarya S (WT01 - Manufacturing &amp; Hi Tech)" w:date="2015-03-24T10:46:00Z"/>
                <w:rFonts w:asciiTheme="minorHAnsi" w:hAnsiTheme="minorHAnsi" w:cstheme="minorHAnsi"/>
                <w:color w:val="000000"/>
                <w:sz w:val="18"/>
                <w:szCs w:val="16"/>
              </w:rPr>
            </w:pPr>
            <w:del w:id="11080" w:author="Sowndarya S (WT01 - Manufacturing &amp; Hi Tech)" w:date="2015-03-24T10:46:00Z">
              <w:r w:rsidDel="00AB7043">
                <w:rPr>
                  <w:rFonts w:asciiTheme="minorHAnsi" w:hAnsiTheme="minorHAnsi" w:cstheme="minorHAnsi"/>
                  <w:color w:val="000000"/>
                  <w:sz w:val="18"/>
                  <w:szCs w:val="16"/>
                </w:rPr>
                <w:delText>Revenue of jul</w:delText>
              </w:r>
            </w:del>
          </w:p>
        </w:tc>
      </w:tr>
      <w:tr w:rsidR="0019561C" w:rsidRPr="00D30FA1" w:rsidDel="00AB7043" w14:paraId="58768A04" w14:textId="768F462C" w:rsidTr="004A3F47">
        <w:trPr>
          <w:del w:id="11081"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7910E965" w14:textId="63DF8FBE" w:rsidR="0019561C" w:rsidDel="00AB7043" w:rsidRDefault="0019561C" w:rsidP="004A3F47">
            <w:pPr>
              <w:rPr>
                <w:del w:id="11082" w:author="Sowndarya S (WT01 - Manufacturing &amp; Hi Tech)" w:date="2015-03-24T10:46:00Z"/>
                <w:rFonts w:asciiTheme="minorHAnsi" w:hAnsiTheme="minorHAnsi" w:cstheme="minorHAnsi"/>
                <w:color w:val="000000"/>
                <w:sz w:val="18"/>
                <w:szCs w:val="16"/>
              </w:rPr>
            </w:pPr>
            <w:del w:id="11083" w:author="Sowndarya S (WT01 - Manufacturing &amp; Hi Tech)" w:date="2015-03-24T10:46:00Z">
              <w:r w:rsidDel="00AB7043">
                <w:rPr>
                  <w:rFonts w:asciiTheme="minorHAnsi" w:hAnsiTheme="minorHAnsi" w:cstheme="minorHAnsi"/>
                  <w:color w:val="000000"/>
                  <w:sz w:val="18"/>
                  <w:szCs w:val="16"/>
                </w:rPr>
                <w:delText>REV_AUG</w:delText>
              </w:r>
            </w:del>
          </w:p>
        </w:tc>
        <w:tc>
          <w:tcPr>
            <w:tcW w:w="2160" w:type="dxa"/>
            <w:tcBorders>
              <w:top w:val="single" w:sz="4" w:space="0" w:color="auto"/>
              <w:left w:val="single" w:sz="4" w:space="0" w:color="auto"/>
              <w:bottom w:val="single" w:sz="4" w:space="0" w:color="auto"/>
              <w:right w:val="single" w:sz="4" w:space="0" w:color="auto"/>
            </w:tcBorders>
          </w:tcPr>
          <w:p w14:paraId="18D6C3DA" w14:textId="48ACC4F3" w:rsidR="0019561C" w:rsidDel="00AB7043" w:rsidRDefault="0019561C" w:rsidP="004A3F47">
            <w:pPr>
              <w:rPr>
                <w:del w:id="11084" w:author="Sowndarya S (WT01 - Manufacturing &amp; Hi Tech)" w:date="2015-03-24T10:46:00Z"/>
                <w:rFonts w:asciiTheme="minorHAnsi" w:hAnsiTheme="minorHAnsi" w:cstheme="minorHAnsi"/>
                <w:color w:val="000000"/>
                <w:sz w:val="18"/>
                <w:szCs w:val="16"/>
              </w:rPr>
            </w:pPr>
            <w:del w:id="11085"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22434ED" w14:textId="5C1087DA" w:rsidR="0019561C" w:rsidDel="00AB7043" w:rsidRDefault="0019561C" w:rsidP="004A3F47">
            <w:pPr>
              <w:rPr>
                <w:del w:id="11086" w:author="Sowndarya S (WT01 - Manufacturing &amp; Hi Tech)" w:date="2015-03-24T10:46:00Z"/>
                <w:rFonts w:ascii="Arial" w:hAnsi="Arial" w:cs="Arial"/>
              </w:rPr>
            </w:pPr>
            <w:del w:id="11087"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420F1A73" w14:textId="0138AE9C" w:rsidR="0019561C" w:rsidDel="00AB7043" w:rsidRDefault="0019561C" w:rsidP="004A3F47">
            <w:pPr>
              <w:rPr>
                <w:del w:id="11088" w:author="Sowndarya S (WT01 - Manufacturing &amp; Hi Tech)" w:date="2015-03-24T10:46:00Z"/>
                <w:rFonts w:asciiTheme="minorHAnsi" w:hAnsiTheme="minorHAnsi" w:cstheme="minorHAnsi"/>
                <w:color w:val="000000"/>
                <w:sz w:val="18"/>
                <w:szCs w:val="16"/>
              </w:rPr>
            </w:pPr>
            <w:del w:id="11089" w:author="Sowndarya S (WT01 - Manufacturing &amp; Hi Tech)" w:date="2015-03-24T10:46:00Z">
              <w:r w:rsidDel="00AB7043">
                <w:rPr>
                  <w:rFonts w:asciiTheme="minorHAnsi" w:hAnsiTheme="minorHAnsi" w:cstheme="minorHAnsi"/>
                  <w:color w:val="000000"/>
                  <w:sz w:val="18"/>
                  <w:szCs w:val="16"/>
                </w:rPr>
                <w:delText>Revenue  of aug</w:delText>
              </w:r>
            </w:del>
          </w:p>
        </w:tc>
      </w:tr>
      <w:tr w:rsidR="0019561C" w:rsidRPr="00D30FA1" w:rsidDel="00AB7043" w14:paraId="19BE2D92" w14:textId="184A6A88" w:rsidTr="004A3F47">
        <w:trPr>
          <w:del w:id="11090"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56999CEF" w14:textId="71D9F21E" w:rsidR="0019561C" w:rsidDel="00AB7043" w:rsidRDefault="0019561C" w:rsidP="004A3F47">
            <w:pPr>
              <w:rPr>
                <w:del w:id="11091" w:author="Sowndarya S (WT01 - Manufacturing &amp; Hi Tech)" w:date="2015-03-24T10:46:00Z"/>
                <w:rFonts w:asciiTheme="minorHAnsi" w:hAnsiTheme="minorHAnsi" w:cstheme="minorHAnsi"/>
                <w:color w:val="000000"/>
                <w:sz w:val="18"/>
                <w:szCs w:val="16"/>
              </w:rPr>
            </w:pPr>
            <w:del w:id="11092" w:author="Sowndarya S (WT01 - Manufacturing &amp; Hi Tech)" w:date="2015-03-24T10:46:00Z">
              <w:r w:rsidDel="00AB7043">
                <w:rPr>
                  <w:rFonts w:asciiTheme="minorHAnsi" w:hAnsiTheme="minorHAnsi" w:cstheme="minorHAnsi"/>
                  <w:color w:val="000000"/>
                  <w:sz w:val="18"/>
                  <w:szCs w:val="16"/>
                </w:rPr>
                <w:delText>REV_SEP</w:delText>
              </w:r>
            </w:del>
          </w:p>
        </w:tc>
        <w:tc>
          <w:tcPr>
            <w:tcW w:w="2160" w:type="dxa"/>
            <w:tcBorders>
              <w:top w:val="single" w:sz="4" w:space="0" w:color="auto"/>
              <w:left w:val="single" w:sz="4" w:space="0" w:color="auto"/>
              <w:bottom w:val="single" w:sz="4" w:space="0" w:color="auto"/>
              <w:right w:val="single" w:sz="4" w:space="0" w:color="auto"/>
            </w:tcBorders>
          </w:tcPr>
          <w:p w14:paraId="5E2662BA" w14:textId="5F3D8829" w:rsidR="0019561C" w:rsidDel="00AB7043" w:rsidRDefault="0019561C" w:rsidP="004A3F47">
            <w:pPr>
              <w:rPr>
                <w:del w:id="11093" w:author="Sowndarya S (WT01 - Manufacturing &amp; Hi Tech)" w:date="2015-03-24T10:46:00Z"/>
                <w:rFonts w:asciiTheme="minorHAnsi" w:hAnsiTheme="minorHAnsi" w:cstheme="minorHAnsi"/>
                <w:color w:val="000000"/>
                <w:sz w:val="18"/>
                <w:szCs w:val="16"/>
              </w:rPr>
            </w:pPr>
            <w:del w:id="11094"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1A6549D" w14:textId="1A1CE8D7" w:rsidR="0019561C" w:rsidDel="00AB7043" w:rsidRDefault="0019561C" w:rsidP="004A3F47">
            <w:pPr>
              <w:rPr>
                <w:del w:id="11095" w:author="Sowndarya S (WT01 - Manufacturing &amp; Hi Tech)" w:date="2015-03-24T10:46:00Z"/>
                <w:rFonts w:ascii="Arial" w:hAnsi="Arial" w:cs="Arial"/>
              </w:rPr>
            </w:pPr>
            <w:del w:id="11096"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6508B2BF" w14:textId="621D476F" w:rsidR="0019561C" w:rsidDel="00AB7043" w:rsidRDefault="0019561C" w:rsidP="004A3F47">
            <w:pPr>
              <w:rPr>
                <w:del w:id="11097" w:author="Sowndarya S (WT01 - Manufacturing &amp; Hi Tech)" w:date="2015-03-24T10:46:00Z"/>
                <w:rFonts w:asciiTheme="minorHAnsi" w:hAnsiTheme="minorHAnsi" w:cstheme="minorHAnsi"/>
                <w:color w:val="000000"/>
                <w:sz w:val="18"/>
                <w:szCs w:val="16"/>
              </w:rPr>
            </w:pPr>
            <w:del w:id="11098" w:author="Sowndarya S (WT01 - Manufacturing &amp; Hi Tech)" w:date="2015-03-24T10:46:00Z">
              <w:r w:rsidDel="00AB7043">
                <w:rPr>
                  <w:rFonts w:asciiTheme="minorHAnsi" w:hAnsiTheme="minorHAnsi" w:cstheme="minorHAnsi"/>
                  <w:color w:val="000000"/>
                  <w:sz w:val="18"/>
                  <w:szCs w:val="16"/>
                </w:rPr>
                <w:delText>Revenue of sep</w:delText>
              </w:r>
            </w:del>
          </w:p>
        </w:tc>
      </w:tr>
      <w:tr w:rsidR="0019561C" w:rsidRPr="00D30FA1" w:rsidDel="00AB7043" w14:paraId="7CEDF23E" w14:textId="37A67310" w:rsidTr="004A3F47">
        <w:trPr>
          <w:del w:id="11099"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2FE6F35C" w14:textId="79E5AAE2" w:rsidR="0019561C" w:rsidDel="00AB7043" w:rsidRDefault="0019561C" w:rsidP="004A3F47">
            <w:pPr>
              <w:rPr>
                <w:del w:id="11100" w:author="Sowndarya S (WT01 - Manufacturing &amp; Hi Tech)" w:date="2015-03-24T10:46:00Z"/>
                <w:rFonts w:asciiTheme="minorHAnsi" w:hAnsiTheme="minorHAnsi" w:cstheme="minorHAnsi"/>
                <w:color w:val="000000"/>
                <w:sz w:val="18"/>
                <w:szCs w:val="16"/>
              </w:rPr>
            </w:pPr>
            <w:del w:id="11101" w:author="Sowndarya S (WT01 - Manufacturing &amp; Hi Tech)" w:date="2015-03-24T10:46:00Z">
              <w:r w:rsidDel="00AB7043">
                <w:rPr>
                  <w:rFonts w:asciiTheme="minorHAnsi" w:hAnsiTheme="minorHAnsi" w:cstheme="minorHAnsi"/>
                  <w:color w:val="000000"/>
                  <w:sz w:val="18"/>
                  <w:szCs w:val="16"/>
                </w:rPr>
                <w:delText>REV_OCT</w:delText>
              </w:r>
            </w:del>
          </w:p>
        </w:tc>
        <w:tc>
          <w:tcPr>
            <w:tcW w:w="2160" w:type="dxa"/>
            <w:tcBorders>
              <w:top w:val="single" w:sz="4" w:space="0" w:color="auto"/>
              <w:left w:val="single" w:sz="4" w:space="0" w:color="auto"/>
              <w:bottom w:val="single" w:sz="4" w:space="0" w:color="auto"/>
              <w:right w:val="single" w:sz="4" w:space="0" w:color="auto"/>
            </w:tcBorders>
          </w:tcPr>
          <w:p w14:paraId="4A12E88A" w14:textId="0B8B4F34" w:rsidR="0019561C" w:rsidDel="00AB7043" w:rsidRDefault="0019561C" w:rsidP="004A3F47">
            <w:pPr>
              <w:rPr>
                <w:del w:id="11102" w:author="Sowndarya S (WT01 - Manufacturing &amp; Hi Tech)" w:date="2015-03-24T10:46:00Z"/>
                <w:rFonts w:asciiTheme="minorHAnsi" w:hAnsiTheme="minorHAnsi" w:cstheme="minorHAnsi"/>
                <w:color w:val="000000"/>
                <w:sz w:val="18"/>
                <w:szCs w:val="16"/>
              </w:rPr>
            </w:pPr>
            <w:del w:id="11103"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26FC0FC" w14:textId="4DAE07A4" w:rsidR="0019561C" w:rsidDel="00AB7043" w:rsidRDefault="0019561C" w:rsidP="004A3F47">
            <w:pPr>
              <w:rPr>
                <w:del w:id="11104" w:author="Sowndarya S (WT01 - Manufacturing &amp; Hi Tech)" w:date="2015-03-24T10:46:00Z"/>
                <w:rFonts w:ascii="Arial" w:hAnsi="Arial" w:cs="Arial"/>
              </w:rPr>
            </w:pPr>
            <w:del w:id="11105"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244B6EFF" w14:textId="2867F81F" w:rsidR="0019561C" w:rsidDel="00AB7043" w:rsidRDefault="0019561C" w:rsidP="004A3F47">
            <w:pPr>
              <w:rPr>
                <w:del w:id="11106" w:author="Sowndarya S (WT01 - Manufacturing &amp; Hi Tech)" w:date="2015-03-24T10:46:00Z"/>
                <w:rFonts w:asciiTheme="minorHAnsi" w:hAnsiTheme="minorHAnsi" w:cstheme="minorHAnsi"/>
                <w:color w:val="000000"/>
                <w:sz w:val="18"/>
                <w:szCs w:val="16"/>
              </w:rPr>
            </w:pPr>
            <w:del w:id="11107" w:author="Sowndarya S (WT01 - Manufacturing &amp; Hi Tech)" w:date="2015-03-24T10:46:00Z">
              <w:r w:rsidDel="00AB7043">
                <w:rPr>
                  <w:rFonts w:asciiTheme="minorHAnsi" w:hAnsiTheme="minorHAnsi" w:cstheme="minorHAnsi"/>
                  <w:color w:val="000000"/>
                  <w:sz w:val="18"/>
                  <w:szCs w:val="16"/>
                </w:rPr>
                <w:delText>Revenue  of oct</w:delText>
              </w:r>
            </w:del>
          </w:p>
        </w:tc>
      </w:tr>
      <w:tr w:rsidR="0019561C" w:rsidRPr="00D30FA1" w:rsidDel="00AB7043" w14:paraId="578AFB36" w14:textId="6E5BD4A6" w:rsidTr="004A3F47">
        <w:trPr>
          <w:del w:id="11108"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4F732AE9" w14:textId="0798F054" w:rsidR="0019561C" w:rsidDel="00AB7043" w:rsidRDefault="0019561C" w:rsidP="004A3F47">
            <w:pPr>
              <w:rPr>
                <w:del w:id="11109" w:author="Sowndarya S (WT01 - Manufacturing &amp; Hi Tech)" w:date="2015-03-24T10:46:00Z"/>
                <w:rFonts w:asciiTheme="minorHAnsi" w:hAnsiTheme="minorHAnsi" w:cstheme="minorHAnsi"/>
                <w:color w:val="000000"/>
                <w:sz w:val="18"/>
                <w:szCs w:val="16"/>
              </w:rPr>
            </w:pPr>
            <w:del w:id="11110" w:author="Sowndarya S (WT01 - Manufacturing &amp; Hi Tech)" w:date="2015-03-24T10:46:00Z">
              <w:r w:rsidDel="00AB7043">
                <w:rPr>
                  <w:rFonts w:asciiTheme="minorHAnsi" w:hAnsiTheme="minorHAnsi" w:cstheme="minorHAnsi"/>
                  <w:color w:val="000000"/>
                  <w:sz w:val="18"/>
                  <w:szCs w:val="16"/>
                </w:rPr>
                <w:delText>REV_NOV</w:delText>
              </w:r>
            </w:del>
          </w:p>
        </w:tc>
        <w:tc>
          <w:tcPr>
            <w:tcW w:w="2160" w:type="dxa"/>
            <w:tcBorders>
              <w:top w:val="single" w:sz="4" w:space="0" w:color="auto"/>
              <w:left w:val="single" w:sz="4" w:space="0" w:color="auto"/>
              <w:bottom w:val="single" w:sz="4" w:space="0" w:color="auto"/>
              <w:right w:val="single" w:sz="4" w:space="0" w:color="auto"/>
            </w:tcBorders>
          </w:tcPr>
          <w:p w14:paraId="10420630" w14:textId="2285CD94" w:rsidR="0019561C" w:rsidDel="00AB7043" w:rsidRDefault="0019561C" w:rsidP="004A3F47">
            <w:pPr>
              <w:rPr>
                <w:del w:id="11111" w:author="Sowndarya S (WT01 - Manufacturing &amp; Hi Tech)" w:date="2015-03-24T10:46:00Z"/>
                <w:rFonts w:asciiTheme="minorHAnsi" w:hAnsiTheme="minorHAnsi" w:cstheme="minorHAnsi"/>
                <w:color w:val="000000"/>
                <w:sz w:val="18"/>
                <w:szCs w:val="16"/>
              </w:rPr>
            </w:pPr>
            <w:del w:id="11112"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FF4153C" w14:textId="2C8AA1E6" w:rsidR="0019561C" w:rsidDel="00AB7043" w:rsidRDefault="0019561C" w:rsidP="004A3F47">
            <w:pPr>
              <w:rPr>
                <w:del w:id="11113" w:author="Sowndarya S (WT01 - Manufacturing &amp; Hi Tech)" w:date="2015-03-24T10:46:00Z"/>
                <w:rFonts w:ascii="Arial" w:hAnsi="Arial" w:cs="Arial"/>
              </w:rPr>
            </w:pPr>
            <w:del w:id="11114"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61DF88AB" w14:textId="5D71B5E4" w:rsidR="0019561C" w:rsidDel="00AB7043" w:rsidRDefault="0019561C" w:rsidP="004A3F47">
            <w:pPr>
              <w:rPr>
                <w:del w:id="11115" w:author="Sowndarya S (WT01 - Manufacturing &amp; Hi Tech)" w:date="2015-03-24T10:46:00Z"/>
                <w:rFonts w:asciiTheme="minorHAnsi" w:hAnsiTheme="minorHAnsi" w:cstheme="minorHAnsi"/>
                <w:color w:val="000000"/>
                <w:sz w:val="18"/>
                <w:szCs w:val="16"/>
              </w:rPr>
            </w:pPr>
            <w:del w:id="11116" w:author="Sowndarya S (WT01 - Manufacturing &amp; Hi Tech)" w:date="2015-03-24T10:46:00Z">
              <w:r w:rsidDel="00AB7043">
                <w:rPr>
                  <w:rFonts w:asciiTheme="minorHAnsi" w:hAnsiTheme="minorHAnsi" w:cstheme="minorHAnsi"/>
                  <w:color w:val="000000"/>
                  <w:sz w:val="18"/>
                  <w:szCs w:val="16"/>
                </w:rPr>
                <w:delText>Revenue of nov</w:delText>
              </w:r>
            </w:del>
          </w:p>
        </w:tc>
      </w:tr>
      <w:tr w:rsidR="0019561C" w:rsidRPr="00D30FA1" w:rsidDel="00AB7043" w14:paraId="40B1E138" w14:textId="6DC6868B" w:rsidTr="004A3F47">
        <w:trPr>
          <w:del w:id="11117"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09D42076" w14:textId="53F9E8ED" w:rsidR="0019561C" w:rsidDel="00AB7043" w:rsidRDefault="0019561C" w:rsidP="004A3F47">
            <w:pPr>
              <w:rPr>
                <w:del w:id="11118" w:author="Sowndarya S (WT01 - Manufacturing &amp; Hi Tech)" w:date="2015-03-24T10:46:00Z"/>
                <w:rFonts w:asciiTheme="minorHAnsi" w:hAnsiTheme="minorHAnsi" w:cstheme="minorHAnsi"/>
                <w:color w:val="000000"/>
                <w:sz w:val="18"/>
                <w:szCs w:val="16"/>
              </w:rPr>
            </w:pPr>
            <w:del w:id="11119" w:author="Sowndarya S (WT01 - Manufacturing &amp; Hi Tech)" w:date="2015-03-24T10:46:00Z">
              <w:r w:rsidDel="00AB7043">
                <w:rPr>
                  <w:rFonts w:asciiTheme="minorHAnsi" w:hAnsiTheme="minorHAnsi" w:cstheme="minorHAnsi"/>
                  <w:color w:val="000000"/>
                  <w:sz w:val="18"/>
                  <w:szCs w:val="16"/>
                </w:rPr>
                <w:delText>REV_DEC</w:delText>
              </w:r>
            </w:del>
          </w:p>
        </w:tc>
        <w:tc>
          <w:tcPr>
            <w:tcW w:w="2160" w:type="dxa"/>
            <w:tcBorders>
              <w:top w:val="single" w:sz="4" w:space="0" w:color="auto"/>
              <w:left w:val="single" w:sz="4" w:space="0" w:color="auto"/>
              <w:bottom w:val="single" w:sz="4" w:space="0" w:color="auto"/>
              <w:right w:val="single" w:sz="4" w:space="0" w:color="auto"/>
            </w:tcBorders>
          </w:tcPr>
          <w:p w14:paraId="29EDFA2D" w14:textId="33FB183C" w:rsidR="0019561C" w:rsidDel="00AB7043" w:rsidRDefault="0019561C" w:rsidP="004A3F47">
            <w:pPr>
              <w:rPr>
                <w:del w:id="11120" w:author="Sowndarya S (WT01 - Manufacturing &amp; Hi Tech)" w:date="2015-03-24T10:46:00Z"/>
                <w:rFonts w:asciiTheme="minorHAnsi" w:hAnsiTheme="minorHAnsi" w:cstheme="minorHAnsi"/>
                <w:color w:val="000000"/>
                <w:sz w:val="18"/>
                <w:szCs w:val="16"/>
              </w:rPr>
            </w:pPr>
            <w:del w:id="11121"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9A369BD" w14:textId="79BB7A19" w:rsidR="0019561C" w:rsidDel="00AB7043" w:rsidRDefault="0019561C" w:rsidP="004A3F47">
            <w:pPr>
              <w:rPr>
                <w:del w:id="11122" w:author="Sowndarya S (WT01 - Manufacturing &amp; Hi Tech)" w:date="2015-03-24T10:46:00Z"/>
                <w:rFonts w:ascii="Arial" w:hAnsi="Arial" w:cs="Arial"/>
              </w:rPr>
            </w:pPr>
            <w:del w:id="11123"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tcPr>
          <w:p w14:paraId="7D1C45E2" w14:textId="284803CD" w:rsidR="0019561C" w:rsidDel="00AB7043" w:rsidRDefault="0019561C" w:rsidP="004A3F47">
            <w:pPr>
              <w:rPr>
                <w:del w:id="11124" w:author="Sowndarya S (WT01 - Manufacturing &amp; Hi Tech)" w:date="2015-03-24T10:46:00Z"/>
                <w:rFonts w:asciiTheme="minorHAnsi" w:hAnsiTheme="minorHAnsi" w:cstheme="minorHAnsi"/>
                <w:color w:val="000000"/>
                <w:sz w:val="18"/>
                <w:szCs w:val="16"/>
              </w:rPr>
            </w:pPr>
            <w:del w:id="11125" w:author="Sowndarya S (WT01 - Manufacturing &amp; Hi Tech)" w:date="2015-03-24T10:46:00Z">
              <w:r w:rsidDel="00AB7043">
                <w:rPr>
                  <w:rFonts w:asciiTheme="minorHAnsi" w:hAnsiTheme="minorHAnsi" w:cstheme="minorHAnsi"/>
                  <w:color w:val="000000"/>
                  <w:sz w:val="18"/>
                  <w:szCs w:val="16"/>
                </w:rPr>
                <w:delText>Revenue of dec</w:delText>
              </w:r>
            </w:del>
          </w:p>
        </w:tc>
      </w:tr>
      <w:tr w:rsidR="0019561C" w:rsidRPr="00D30FA1" w:rsidDel="00AB7043" w14:paraId="41D1F579" w14:textId="23BD122E" w:rsidTr="004A3F47">
        <w:trPr>
          <w:del w:id="11126"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0319ED66" w14:textId="74246FBD" w:rsidR="0019561C" w:rsidDel="00AB7043" w:rsidRDefault="0019561C" w:rsidP="004A3F47">
            <w:pPr>
              <w:rPr>
                <w:del w:id="11127" w:author="Sowndarya S (WT01 - Manufacturing &amp; Hi Tech)" w:date="2015-03-24T10:46:00Z"/>
                <w:rFonts w:asciiTheme="minorHAnsi" w:hAnsiTheme="minorHAnsi" w:cstheme="minorHAnsi"/>
                <w:color w:val="000000"/>
                <w:sz w:val="18"/>
                <w:szCs w:val="16"/>
              </w:rPr>
            </w:pPr>
            <w:del w:id="11128" w:author="Sowndarya S (WT01 - Manufacturing &amp; Hi Tech)" w:date="2015-03-24T10:46:00Z">
              <w:r w:rsidDel="00AB7043">
                <w:rPr>
                  <w:rFonts w:asciiTheme="minorHAnsi" w:hAnsiTheme="minorHAnsi" w:cstheme="minorHAnsi"/>
                  <w:color w:val="000000"/>
                  <w:sz w:val="18"/>
                  <w:szCs w:val="16"/>
                </w:rPr>
                <w:lastRenderedPageBreak/>
                <w:delText>PRO_JAN</w:delText>
              </w:r>
            </w:del>
          </w:p>
        </w:tc>
        <w:tc>
          <w:tcPr>
            <w:tcW w:w="2160" w:type="dxa"/>
            <w:tcBorders>
              <w:top w:val="single" w:sz="4" w:space="0" w:color="auto"/>
              <w:left w:val="single" w:sz="4" w:space="0" w:color="auto"/>
              <w:bottom w:val="single" w:sz="4" w:space="0" w:color="auto"/>
              <w:right w:val="single" w:sz="4" w:space="0" w:color="auto"/>
            </w:tcBorders>
          </w:tcPr>
          <w:p w14:paraId="14B5238C" w14:textId="01F96BE6" w:rsidR="0019561C" w:rsidDel="00AB7043" w:rsidRDefault="0019561C" w:rsidP="004A3F47">
            <w:pPr>
              <w:rPr>
                <w:del w:id="11129" w:author="Sowndarya S (WT01 - Manufacturing &amp; Hi Tech)" w:date="2015-03-24T10:46:00Z"/>
                <w:rFonts w:asciiTheme="minorHAnsi" w:hAnsiTheme="minorHAnsi" w:cstheme="minorHAnsi"/>
                <w:color w:val="000000"/>
                <w:sz w:val="18"/>
                <w:szCs w:val="16"/>
              </w:rPr>
            </w:pPr>
            <w:del w:id="11130"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4215BE7" w14:textId="59E18490" w:rsidR="0019561C" w:rsidDel="00AB7043" w:rsidRDefault="0019561C" w:rsidP="004A3F47">
            <w:pPr>
              <w:rPr>
                <w:del w:id="11131" w:author="Sowndarya S (WT01 - Manufacturing &amp; Hi Tech)" w:date="2015-03-24T10:46:00Z"/>
                <w:rFonts w:ascii="Arial" w:hAnsi="Arial" w:cs="Arial"/>
              </w:rPr>
            </w:pPr>
            <w:del w:id="11132"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0ECF4D37" w14:textId="3BA77EED" w:rsidR="0019561C" w:rsidDel="00AB7043" w:rsidRDefault="0019561C" w:rsidP="004A3F47">
            <w:pPr>
              <w:rPr>
                <w:del w:id="11133" w:author="Sowndarya S (WT01 - Manufacturing &amp; Hi Tech)" w:date="2015-03-24T10:46:00Z"/>
                <w:rFonts w:asciiTheme="minorHAnsi" w:hAnsiTheme="minorHAnsi" w:cstheme="minorHAnsi"/>
                <w:color w:val="000000"/>
                <w:sz w:val="18"/>
                <w:szCs w:val="16"/>
              </w:rPr>
            </w:pPr>
            <w:del w:id="11134" w:author="Sowndarya S (WT01 - Manufacturing &amp; Hi Tech)" w:date="2015-03-24T10:46:00Z">
              <w:r w:rsidDel="00AB7043">
                <w:rPr>
                  <w:rFonts w:asciiTheme="minorHAnsi" w:hAnsiTheme="minorHAnsi" w:cstheme="minorHAnsi"/>
                  <w:color w:val="000000"/>
                  <w:sz w:val="18"/>
                  <w:szCs w:val="16"/>
                </w:rPr>
                <w:delText>Profit of jan</w:delText>
              </w:r>
            </w:del>
          </w:p>
        </w:tc>
      </w:tr>
      <w:tr w:rsidR="0019561C" w:rsidRPr="00D30FA1" w:rsidDel="00AB7043" w14:paraId="181E5A92" w14:textId="500CF9D8" w:rsidTr="004A3F47">
        <w:trPr>
          <w:del w:id="11135"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2EC2E92B" w14:textId="276F3E83" w:rsidR="0019561C" w:rsidDel="00AB7043" w:rsidRDefault="0019561C" w:rsidP="004A3F47">
            <w:pPr>
              <w:rPr>
                <w:del w:id="11136" w:author="Sowndarya S (WT01 - Manufacturing &amp; Hi Tech)" w:date="2015-03-24T10:46:00Z"/>
                <w:rFonts w:asciiTheme="minorHAnsi" w:hAnsiTheme="minorHAnsi" w:cstheme="minorHAnsi"/>
                <w:color w:val="000000"/>
                <w:sz w:val="18"/>
                <w:szCs w:val="16"/>
              </w:rPr>
            </w:pPr>
            <w:del w:id="11137" w:author="Sowndarya S (WT01 - Manufacturing &amp; Hi Tech)" w:date="2015-03-24T10:46:00Z">
              <w:r w:rsidDel="00AB7043">
                <w:rPr>
                  <w:rFonts w:asciiTheme="minorHAnsi" w:hAnsiTheme="minorHAnsi" w:cstheme="minorHAnsi"/>
                  <w:color w:val="000000"/>
                  <w:sz w:val="18"/>
                  <w:szCs w:val="16"/>
                </w:rPr>
                <w:delText>PRO_FEB</w:delText>
              </w:r>
            </w:del>
          </w:p>
        </w:tc>
        <w:tc>
          <w:tcPr>
            <w:tcW w:w="2160" w:type="dxa"/>
            <w:tcBorders>
              <w:top w:val="single" w:sz="4" w:space="0" w:color="auto"/>
              <w:left w:val="single" w:sz="4" w:space="0" w:color="auto"/>
              <w:bottom w:val="single" w:sz="4" w:space="0" w:color="auto"/>
              <w:right w:val="single" w:sz="4" w:space="0" w:color="auto"/>
            </w:tcBorders>
          </w:tcPr>
          <w:p w14:paraId="0677D1AB" w14:textId="1E1C2F3C" w:rsidR="0019561C" w:rsidDel="00AB7043" w:rsidRDefault="0019561C" w:rsidP="004A3F47">
            <w:pPr>
              <w:rPr>
                <w:del w:id="11138" w:author="Sowndarya S (WT01 - Manufacturing &amp; Hi Tech)" w:date="2015-03-24T10:46:00Z"/>
                <w:rFonts w:asciiTheme="minorHAnsi" w:hAnsiTheme="minorHAnsi" w:cstheme="minorHAnsi"/>
                <w:color w:val="000000"/>
                <w:sz w:val="18"/>
                <w:szCs w:val="16"/>
              </w:rPr>
            </w:pPr>
            <w:del w:id="11139"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B345B1" w14:textId="74095718" w:rsidR="0019561C" w:rsidDel="00AB7043" w:rsidRDefault="0019561C" w:rsidP="004A3F47">
            <w:pPr>
              <w:rPr>
                <w:del w:id="11140" w:author="Sowndarya S (WT01 - Manufacturing &amp; Hi Tech)" w:date="2015-03-24T10:46:00Z"/>
                <w:rFonts w:ascii="Arial" w:hAnsi="Arial" w:cs="Arial"/>
              </w:rPr>
            </w:pPr>
            <w:del w:id="11141"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21857676" w14:textId="255F31FA" w:rsidR="0019561C" w:rsidDel="00AB7043" w:rsidRDefault="0019561C" w:rsidP="004A3F47">
            <w:pPr>
              <w:rPr>
                <w:del w:id="11142" w:author="Sowndarya S (WT01 - Manufacturing &amp; Hi Tech)" w:date="2015-03-24T10:46:00Z"/>
                <w:rFonts w:asciiTheme="minorHAnsi" w:hAnsiTheme="minorHAnsi" w:cstheme="minorHAnsi"/>
                <w:color w:val="000000"/>
                <w:sz w:val="18"/>
                <w:szCs w:val="16"/>
              </w:rPr>
            </w:pPr>
            <w:del w:id="11143" w:author="Sowndarya S (WT01 - Manufacturing &amp; Hi Tech)" w:date="2015-03-24T10:46:00Z">
              <w:r w:rsidDel="00AB7043">
                <w:rPr>
                  <w:rFonts w:asciiTheme="minorHAnsi" w:hAnsiTheme="minorHAnsi" w:cstheme="minorHAnsi"/>
                  <w:color w:val="000000"/>
                  <w:sz w:val="18"/>
                  <w:szCs w:val="16"/>
                </w:rPr>
                <w:delText>Profit of feb</w:delText>
              </w:r>
            </w:del>
          </w:p>
        </w:tc>
      </w:tr>
      <w:tr w:rsidR="0019561C" w:rsidRPr="00D30FA1" w:rsidDel="00AB7043" w14:paraId="783D9FB9" w14:textId="4F26997E" w:rsidTr="004A3F47">
        <w:trPr>
          <w:del w:id="11144"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5F855460" w14:textId="1CD9ABE3" w:rsidR="0019561C" w:rsidDel="00AB7043" w:rsidRDefault="0019561C" w:rsidP="004A3F47">
            <w:pPr>
              <w:rPr>
                <w:del w:id="11145" w:author="Sowndarya S (WT01 - Manufacturing &amp; Hi Tech)" w:date="2015-03-24T10:46:00Z"/>
                <w:rFonts w:asciiTheme="minorHAnsi" w:hAnsiTheme="minorHAnsi" w:cstheme="minorHAnsi"/>
                <w:color w:val="000000"/>
                <w:sz w:val="18"/>
                <w:szCs w:val="16"/>
              </w:rPr>
            </w:pPr>
            <w:del w:id="11146" w:author="Sowndarya S (WT01 - Manufacturing &amp; Hi Tech)" w:date="2015-03-24T10:46:00Z">
              <w:r w:rsidDel="00AB7043">
                <w:rPr>
                  <w:rFonts w:asciiTheme="minorHAnsi" w:hAnsiTheme="minorHAnsi" w:cstheme="minorHAnsi"/>
                  <w:color w:val="000000"/>
                  <w:sz w:val="18"/>
                  <w:szCs w:val="16"/>
                </w:rPr>
                <w:delText>PRO_MAR</w:delText>
              </w:r>
            </w:del>
          </w:p>
        </w:tc>
        <w:tc>
          <w:tcPr>
            <w:tcW w:w="2160" w:type="dxa"/>
            <w:tcBorders>
              <w:top w:val="single" w:sz="4" w:space="0" w:color="auto"/>
              <w:left w:val="single" w:sz="4" w:space="0" w:color="auto"/>
              <w:bottom w:val="single" w:sz="4" w:space="0" w:color="auto"/>
              <w:right w:val="single" w:sz="4" w:space="0" w:color="auto"/>
            </w:tcBorders>
          </w:tcPr>
          <w:p w14:paraId="1902CFB4" w14:textId="5B6816FA" w:rsidR="0019561C" w:rsidDel="00AB7043" w:rsidRDefault="0019561C" w:rsidP="004A3F47">
            <w:pPr>
              <w:rPr>
                <w:del w:id="11147" w:author="Sowndarya S (WT01 - Manufacturing &amp; Hi Tech)" w:date="2015-03-24T10:46:00Z"/>
                <w:rFonts w:asciiTheme="minorHAnsi" w:hAnsiTheme="minorHAnsi" w:cstheme="minorHAnsi"/>
                <w:color w:val="000000"/>
                <w:sz w:val="18"/>
                <w:szCs w:val="16"/>
              </w:rPr>
            </w:pPr>
            <w:del w:id="11148"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BE6E44A" w14:textId="2E03C6D7" w:rsidR="0019561C" w:rsidDel="00AB7043" w:rsidRDefault="0019561C" w:rsidP="004A3F47">
            <w:pPr>
              <w:rPr>
                <w:del w:id="11149" w:author="Sowndarya S (WT01 - Manufacturing &amp; Hi Tech)" w:date="2015-03-24T10:46:00Z"/>
                <w:rFonts w:ascii="Arial" w:hAnsi="Arial" w:cs="Arial"/>
              </w:rPr>
            </w:pPr>
            <w:del w:id="11150"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03D0B1B2" w14:textId="61EFFF6B" w:rsidR="0019561C" w:rsidDel="00AB7043" w:rsidRDefault="0019561C" w:rsidP="004A3F47">
            <w:pPr>
              <w:rPr>
                <w:del w:id="11151" w:author="Sowndarya S (WT01 - Manufacturing &amp; Hi Tech)" w:date="2015-03-24T10:46:00Z"/>
                <w:rFonts w:asciiTheme="minorHAnsi" w:hAnsiTheme="minorHAnsi" w:cstheme="minorHAnsi"/>
                <w:color w:val="000000"/>
                <w:sz w:val="18"/>
                <w:szCs w:val="16"/>
              </w:rPr>
            </w:pPr>
            <w:del w:id="11152" w:author="Sowndarya S (WT01 - Manufacturing &amp; Hi Tech)" w:date="2015-03-24T10:46:00Z">
              <w:r w:rsidDel="00AB7043">
                <w:rPr>
                  <w:rFonts w:asciiTheme="minorHAnsi" w:hAnsiTheme="minorHAnsi" w:cstheme="minorHAnsi"/>
                  <w:color w:val="000000"/>
                  <w:sz w:val="18"/>
                  <w:szCs w:val="16"/>
                </w:rPr>
                <w:delText>Profit of mar</w:delText>
              </w:r>
            </w:del>
          </w:p>
        </w:tc>
      </w:tr>
      <w:tr w:rsidR="0019561C" w:rsidRPr="00D30FA1" w:rsidDel="00AB7043" w14:paraId="1E25A153" w14:textId="24A7246B" w:rsidTr="004A3F47">
        <w:trPr>
          <w:del w:id="11153"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6F2586E6" w14:textId="16DB46A6" w:rsidR="0019561C" w:rsidDel="00AB7043" w:rsidRDefault="0019561C" w:rsidP="004A3F47">
            <w:pPr>
              <w:rPr>
                <w:del w:id="11154" w:author="Sowndarya S (WT01 - Manufacturing &amp; Hi Tech)" w:date="2015-03-24T10:46:00Z"/>
                <w:rFonts w:asciiTheme="minorHAnsi" w:hAnsiTheme="minorHAnsi" w:cstheme="minorHAnsi"/>
                <w:color w:val="000000"/>
                <w:sz w:val="18"/>
                <w:szCs w:val="16"/>
              </w:rPr>
            </w:pPr>
            <w:del w:id="11155" w:author="Sowndarya S (WT01 - Manufacturing &amp; Hi Tech)" w:date="2015-03-24T10:46:00Z">
              <w:r w:rsidDel="00AB7043">
                <w:rPr>
                  <w:rFonts w:asciiTheme="minorHAnsi" w:hAnsiTheme="minorHAnsi" w:cstheme="minorHAnsi"/>
                  <w:color w:val="000000"/>
                  <w:sz w:val="18"/>
                  <w:szCs w:val="16"/>
                </w:rPr>
                <w:delText>PRO_APR</w:delText>
              </w:r>
            </w:del>
          </w:p>
        </w:tc>
        <w:tc>
          <w:tcPr>
            <w:tcW w:w="2160" w:type="dxa"/>
            <w:tcBorders>
              <w:top w:val="single" w:sz="4" w:space="0" w:color="auto"/>
              <w:left w:val="single" w:sz="4" w:space="0" w:color="auto"/>
              <w:bottom w:val="single" w:sz="4" w:space="0" w:color="auto"/>
              <w:right w:val="single" w:sz="4" w:space="0" w:color="auto"/>
            </w:tcBorders>
          </w:tcPr>
          <w:p w14:paraId="0DB507CA" w14:textId="1E18BDB0" w:rsidR="0019561C" w:rsidDel="00AB7043" w:rsidRDefault="0019561C" w:rsidP="004A3F47">
            <w:pPr>
              <w:rPr>
                <w:del w:id="11156" w:author="Sowndarya S (WT01 - Manufacturing &amp; Hi Tech)" w:date="2015-03-24T10:46:00Z"/>
                <w:rFonts w:asciiTheme="minorHAnsi" w:hAnsiTheme="minorHAnsi" w:cstheme="minorHAnsi"/>
                <w:color w:val="000000"/>
                <w:sz w:val="18"/>
                <w:szCs w:val="16"/>
              </w:rPr>
            </w:pPr>
            <w:del w:id="11157"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4F888F3" w14:textId="3B4E8C0D" w:rsidR="0019561C" w:rsidDel="00AB7043" w:rsidRDefault="0019561C" w:rsidP="004A3F47">
            <w:pPr>
              <w:rPr>
                <w:del w:id="11158" w:author="Sowndarya S (WT01 - Manufacturing &amp; Hi Tech)" w:date="2015-03-24T10:46:00Z"/>
                <w:rFonts w:ascii="Arial" w:hAnsi="Arial" w:cs="Arial"/>
              </w:rPr>
            </w:pPr>
            <w:del w:id="11159"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7DAAD7CC" w14:textId="4F5FAE1B" w:rsidR="0019561C" w:rsidDel="00AB7043" w:rsidRDefault="0019561C" w:rsidP="004A3F47">
            <w:pPr>
              <w:rPr>
                <w:del w:id="11160" w:author="Sowndarya S (WT01 - Manufacturing &amp; Hi Tech)" w:date="2015-03-24T10:46:00Z"/>
                <w:rFonts w:asciiTheme="minorHAnsi" w:hAnsiTheme="minorHAnsi" w:cstheme="minorHAnsi"/>
                <w:color w:val="000000"/>
                <w:sz w:val="18"/>
                <w:szCs w:val="16"/>
              </w:rPr>
            </w:pPr>
            <w:del w:id="11161" w:author="Sowndarya S (WT01 - Manufacturing &amp; Hi Tech)" w:date="2015-03-24T10:46:00Z">
              <w:r w:rsidDel="00AB7043">
                <w:rPr>
                  <w:rFonts w:asciiTheme="minorHAnsi" w:hAnsiTheme="minorHAnsi" w:cstheme="minorHAnsi"/>
                  <w:color w:val="000000"/>
                  <w:sz w:val="18"/>
                  <w:szCs w:val="16"/>
                </w:rPr>
                <w:delText>Profit of apr</w:delText>
              </w:r>
            </w:del>
          </w:p>
        </w:tc>
      </w:tr>
      <w:tr w:rsidR="0019561C" w:rsidRPr="00D30FA1" w:rsidDel="00AB7043" w14:paraId="549B2E68" w14:textId="12F07EAB" w:rsidTr="004A3F47">
        <w:trPr>
          <w:del w:id="11162"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24AABC81" w14:textId="3B2CD1D9" w:rsidR="0019561C" w:rsidDel="00AB7043" w:rsidRDefault="0019561C" w:rsidP="004A3F47">
            <w:pPr>
              <w:rPr>
                <w:del w:id="11163" w:author="Sowndarya S (WT01 - Manufacturing &amp; Hi Tech)" w:date="2015-03-24T10:46:00Z"/>
                <w:rFonts w:asciiTheme="minorHAnsi" w:hAnsiTheme="minorHAnsi" w:cstheme="minorHAnsi"/>
                <w:color w:val="000000"/>
                <w:sz w:val="18"/>
                <w:szCs w:val="16"/>
              </w:rPr>
            </w:pPr>
            <w:del w:id="11164" w:author="Sowndarya S (WT01 - Manufacturing &amp; Hi Tech)" w:date="2015-03-24T10:46:00Z">
              <w:r w:rsidDel="00AB7043">
                <w:rPr>
                  <w:rFonts w:asciiTheme="minorHAnsi" w:hAnsiTheme="minorHAnsi" w:cstheme="minorHAnsi"/>
                  <w:color w:val="000000"/>
                  <w:sz w:val="18"/>
                  <w:szCs w:val="16"/>
                </w:rPr>
                <w:delText>PRO_MAY</w:delText>
              </w:r>
            </w:del>
          </w:p>
        </w:tc>
        <w:tc>
          <w:tcPr>
            <w:tcW w:w="2160" w:type="dxa"/>
            <w:tcBorders>
              <w:top w:val="single" w:sz="4" w:space="0" w:color="auto"/>
              <w:left w:val="single" w:sz="4" w:space="0" w:color="auto"/>
              <w:bottom w:val="single" w:sz="4" w:space="0" w:color="auto"/>
              <w:right w:val="single" w:sz="4" w:space="0" w:color="auto"/>
            </w:tcBorders>
          </w:tcPr>
          <w:p w14:paraId="450E620D" w14:textId="2EBD1D91" w:rsidR="0019561C" w:rsidDel="00AB7043" w:rsidRDefault="0019561C" w:rsidP="004A3F47">
            <w:pPr>
              <w:rPr>
                <w:del w:id="11165" w:author="Sowndarya S (WT01 - Manufacturing &amp; Hi Tech)" w:date="2015-03-24T10:46:00Z"/>
                <w:rFonts w:asciiTheme="minorHAnsi" w:hAnsiTheme="minorHAnsi" w:cstheme="minorHAnsi"/>
                <w:color w:val="000000"/>
                <w:sz w:val="18"/>
                <w:szCs w:val="16"/>
              </w:rPr>
            </w:pPr>
            <w:del w:id="11166"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3D4679C" w14:textId="123AB83A" w:rsidR="0019561C" w:rsidDel="00AB7043" w:rsidRDefault="0019561C" w:rsidP="004A3F47">
            <w:pPr>
              <w:rPr>
                <w:del w:id="11167" w:author="Sowndarya S (WT01 - Manufacturing &amp; Hi Tech)" w:date="2015-03-24T10:46:00Z"/>
                <w:rFonts w:ascii="Arial" w:hAnsi="Arial" w:cs="Arial"/>
              </w:rPr>
            </w:pPr>
            <w:del w:id="11168"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1697B22D" w14:textId="71BA4B87" w:rsidR="0019561C" w:rsidDel="00AB7043" w:rsidRDefault="0019561C" w:rsidP="004A3F47">
            <w:pPr>
              <w:rPr>
                <w:del w:id="11169" w:author="Sowndarya S (WT01 - Manufacturing &amp; Hi Tech)" w:date="2015-03-24T10:46:00Z"/>
                <w:rFonts w:asciiTheme="minorHAnsi" w:hAnsiTheme="minorHAnsi" w:cstheme="minorHAnsi"/>
                <w:color w:val="000000"/>
                <w:sz w:val="18"/>
                <w:szCs w:val="16"/>
              </w:rPr>
            </w:pPr>
            <w:del w:id="11170" w:author="Sowndarya S (WT01 - Manufacturing &amp; Hi Tech)" w:date="2015-03-24T10:46:00Z">
              <w:r w:rsidDel="00AB7043">
                <w:rPr>
                  <w:rFonts w:asciiTheme="minorHAnsi" w:hAnsiTheme="minorHAnsi" w:cstheme="minorHAnsi"/>
                  <w:color w:val="000000"/>
                  <w:sz w:val="18"/>
                  <w:szCs w:val="16"/>
                </w:rPr>
                <w:delText>Profit of may</w:delText>
              </w:r>
            </w:del>
          </w:p>
        </w:tc>
      </w:tr>
      <w:tr w:rsidR="0019561C" w:rsidRPr="00D30FA1" w:rsidDel="00AB7043" w14:paraId="38DE7C24" w14:textId="0E4CE7F5" w:rsidTr="004A3F47">
        <w:trPr>
          <w:del w:id="11171"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60501F40" w14:textId="2F382D14" w:rsidR="0019561C" w:rsidDel="00AB7043" w:rsidRDefault="0019561C" w:rsidP="004A3F47">
            <w:pPr>
              <w:rPr>
                <w:del w:id="11172" w:author="Sowndarya S (WT01 - Manufacturing &amp; Hi Tech)" w:date="2015-03-24T10:46:00Z"/>
                <w:rFonts w:asciiTheme="minorHAnsi" w:hAnsiTheme="minorHAnsi" w:cstheme="minorHAnsi"/>
                <w:color w:val="000000"/>
                <w:sz w:val="18"/>
                <w:szCs w:val="16"/>
              </w:rPr>
            </w:pPr>
            <w:del w:id="11173" w:author="Sowndarya S (WT01 - Manufacturing &amp; Hi Tech)" w:date="2015-03-24T10:46:00Z">
              <w:r w:rsidDel="00AB7043">
                <w:rPr>
                  <w:rFonts w:asciiTheme="minorHAnsi" w:hAnsiTheme="minorHAnsi" w:cstheme="minorHAnsi"/>
                  <w:color w:val="000000"/>
                  <w:sz w:val="18"/>
                  <w:szCs w:val="16"/>
                </w:rPr>
                <w:delText>PRO_JUN</w:delText>
              </w:r>
            </w:del>
          </w:p>
        </w:tc>
        <w:tc>
          <w:tcPr>
            <w:tcW w:w="2160" w:type="dxa"/>
            <w:tcBorders>
              <w:top w:val="single" w:sz="4" w:space="0" w:color="auto"/>
              <w:left w:val="single" w:sz="4" w:space="0" w:color="auto"/>
              <w:bottom w:val="single" w:sz="4" w:space="0" w:color="auto"/>
              <w:right w:val="single" w:sz="4" w:space="0" w:color="auto"/>
            </w:tcBorders>
          </w:tcPr>
          <w:p w14:paraId="7CCBC16C" w14:textId="34E1B84F" w:rsidR="0019561C" w:rsidDel="00AB7043" w:rsidRDefault="0019561C" w:rsidP="004A3F47">
            <w:pPr>
              <w:rPr>
                <w:del w:id="11174" w:author="Sowndarya S (WT01 - Manufacturing &amp; Hi Tech)" w:date="2015-03-24T10:46:00Z"/>
                <w:rFonts w:asciiTheme="minorHAnsi" w:hAnsiTheme="minorHAnsi" w:cstheme="minorHAnsi"/>
                <w:color w:val="000000"/>
                <w:sz w:val="18"/>
                <w:szCs w:val="16"/>
              </w:rPr>
            </w:pPr>
            <w:del w:id="11175"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FC85102" w14:textId="544457FD" w:rsidR="0019561C" w:rsidDel="00AB7043" w:rsidRDefault="0019561C" w:rsidP="004A3F47">
            <w:pPr>
              <w:rPr>
                <w:del w:id="11176" w:author="Sowndarya S (WT01 - Manufacturing &amp; Hi Tech)" w:date="2015-03-24T10:46:00Z"/>
                <w:rFonts w:ascii="Arial" w:hAnsi="Arial" w:cs="Arial"/>
              </w:rPr>
            </w:pPr>
            <w:del w:id="11177"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32D88E79" w14:textId="5CF06B30" w:rsidR="0019561C" w:rsidDel="00AB7043" w:rsidRDefault="0019561C" w:rsidP="004A3F47">
            <w:pPr>
              <w:rPr>
                <w:del w:id="11178" w:author="Sowndarya S (WT01 - Manufacturing &amp; Hi Tech)" w:date="2015-03-24T10:46:00Z"/>
                <w:rFonts w:asciiTheme="minorHAnsi" w:hAnsiTheme="minorHAnsi" w:cstheme="minorHAnsi"/>
                <w:color w:val="000000"/>
                <w:sz w:val="18"/>
                <w:szCs w:val="16"/>
              </w:rPr>
            </w:pPr>
            <w:del w:id="11179" w:author="Sowndarya S (WT01 - Manufacturing &amp; Hi Tech)" w:date="2015-03-24T10:46:00Z">
              <w:r w:rsidDel="00AB7043">
                <w:rPr>
                  <w:rFonts w:asciiTheme="minorHAnsi" w:hAnsiTheme="minorHAnsi" w:cstheme="minorHAnsi"/>
                  <w:color w:val="000000"/>
                  <w:sz w:val="18"/>
                  <w:szCs w:val="16"/>
                </w:rPr>
                <w:delText>Profit of jun</w:delText>
              </w:r>
            </w:del>
          </w:p>
        </w:tc>
      </w:tr>
      <w:tr w:rsidR="0019561C" w:rsidRPr="00D30FA1" w:rsidDel="00AB7043" w14:paraId="1FB136E8" w14:textId="6B2D3BFA" w:rsidTr="004A3F47">
        <w:trPr>
          <w:del w:id="11180"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4A4D5628" w14:textId="376B5B7A" w:rsidR="0019561C" w:rsidDel="00AB7043" w:rsidRDefault="0019561C" w:rsidP="004A3F47">
            <w:pPr>
              <w:rPr>
                <w:del w:id="11181" w:author="Sowndarya S (WT01 - Manufacturing &amp; Hi Tech)" w:date="2015-03-24T10:46:00Z"/>
                <w:rFonts w:asciiTheme="minorHAnsi" w:hAnsiTheme="minorHAnsi" w:cstheme="minorHAnsi"/>
                <w:color w:val="000000"/>
                <w:sz w:val="18"/>
                <w:szCs w:val="16"/>
              </w:rPr>
            </w:pPr>
            <w:del w:id="11182" w:author="Sowndarya S (WT01 - Manufacturing &amp; Hi Tech)" w:date="2015-03-24T10:46:00Z">
              <w:r w:rsidDel="00AB7043">
                <w:rPr>
                  <w:rFonts w:asciiTheme="minorHAnsi" w:hAnsiTheme="minorHAnsi" w:cstheme="minorHAnsi"/>
                  <w:color w:val="000000"/>
                  <w:sz w:val="18"/>
                  <w:szCs w:val="16"/>
                </w:rPr>
                <w:delText>PRO_JUL</w:delText>
              </w:r>
            </w:del>
          </w:p>
        </w:tc>
        <w:tc>
          <w:tcPr>
            <w:tcW w:w="2160" w:type="dxa"/>
            <w:tcBorders>
              <w:top w:val="single" w:sz="4" w:space="0" w:color="auto"/>
              <w:left w:val="single" w:sz="4" w:space="0" w:color="auto"/>
              <w:bottom w:val="single" w:sz="4" w:space="0" w:color="auto"/>
              <w:right w:val="single" w:sz="4" w:space="0" w:color="auto"/>
            </w:tcBorders>
          </w:tcPr>
          <w:p w14:paraId="13EF17A6" w14:textId="3AFC90B4" w:rsidR="0019561C" w:rsidDel="00AB7043" w:rsidRDefault="0019561C" w:rsidP="004A3F47">
            <w:pPr>
              <w:rPr>
                <w:del w:id="11183" w:author="Sowndarya S (WT01 - Manufacturing &amp; Hi Tech)" w:date="2015-03-24T10:46:00Z"/>
                <w:rFonts w:asciiTheme="minorHAnsi" w:hAnsiTheme="minorHAnsi" w:cstheme="minorHAnsi"/>
                <w:color w:val="000000"/>
                <w:sz w:val="18"/>
                <w:szCs w:val="16"/>
              </w:rPr>
            </w:pPr>
            <w:del w:id="11184"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66AE9FC" w14:textId="1278FE7B" w:rsidR="0019561C" w:rsidDel="00AB7043" w:rsidRDefault="0019561C" w:rsidP="004A3F47">
            <w:pPr>
              <w:rPr>
                <w:del w:id="11185" w:author="Sowndarya S (WT01 - Manufacturing &amp; Hi Tech)" w:date="2015-03-24T10:46:00Z"/>
                <w:rFonts w:ascii="Arial" w:hAnsi="Arial" w:cs="Arial"/>
              </w:rPr>
            </w:pPr>
            <w:del w:id="11186"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5E9F489A" w14:textId="46C769A8" w:rsidR="0019561C" w:rsidDel="00AB7043" w:rsidRDefault="0019561C" w:rsidP="004A3F47">
            <w:pPr>
              <w:rPr>
                <w:del w:id="11187" w:author="Sowndarya S (WT01 - Manufacturing &amp; Hi Tech)" w:date="2015-03-24T10:46:00Z"/>
                <w:rFonts w:asciiTheme="minorHAnsi" w:hAnsiTheme="minorHAnsi" w:cstheme="minorHAnsi"/>
                <w:color w:val="000000"/>
                <w:sz w:val="18"/>
                <w:szCs w:val="16"/>
              </w:rPr>
            </w:pPr>
            <w:del w:id="11188" w:author="Sowndarya S (WT01 - Manufacturing &amp; Hi Tech)" w:date="2015-03-24T10:46:00Z">
              <w:r w:rsidDel="00AB7043">
                <w:rPr>
                  <w:rFonts w:asciiTheme="minorHAnsi" w:hAnsiTheme="minorHAnsi" w:cstheme="minorHAnsi"/>
                  <w:color w:val="000000"/>
                  <w:sz w:val="18"/>
                  <w:szCs w:val="16"/>
                </w:rPr>
                <w:delText>Profit of jul</w:delText>
              </w:r>
            </w:del>
          </w:p>
        </w:tc>
      </w:tr>
      <w:tr w:rsidR="0019561C" w:rsidRPr="00D30FA1" w:rsidDel="00AB7043" w14:paraId="06C0AAA1" w14:textId="01849F46" w:rsidTr="004A3F47">
        <w:trPr>
          <w:del w:id="11189"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6C941887" w14:textId="4162DFE1" w:rsidR="0019561C" w:rsidDel="00AB7043" w:rsidRDefault="0019561C" w:rsidP="004A3F47">
            <w:pPr>
              <w:rPr>
                <w:del w:id="11190" w:author="Sowndarya S (WT01 - Manufacturing &amp; Hi Tech)" w:date="2015-03-24T10:46:00Z"/>
                <w:rFonts w:asciiTheme="minorHAnsi" w:hAnsiTheme="minorHAnsi" w:cstheme="minorHAnsi"/>
                <w:color w:val="000000"/>
                <w:sz w:val="18"/>
                <w:szCs w:val="16"/>
              </w:rPr>
            </w:pPr>
            <w:del w:id="11191" w:author="Sowndarya S (WT01 - Manufacturing &amp; Hi Tech)" w:date="2015-03-24T10:46:00Z">
              <w:r w:rsidDel="00AB7043">
                <w:rPr>
                  <w:rFonts w:asciiTheme="minorHAnsi" w:hAnsiTheme="minorHAnsi" w:cstheme="minorHAnsi"/>
                  <w:color w:val="000000"/>
                  <w:sz w:val="18"/>
                  <w:szCs w:val="16"/>
                </w:rPr>
                <w:delText>PRO_AUG</w:delText>
              </w:r>
            </w:del>
          </w:p>
        </w:tc>
        <w:tc>
          <w:tcPr>
            <w:tcW w:w="2160" w:type="dxa"/>
            <w:tcBorders>
              <w:top w:val="single" w:sz="4" w:space="0" w:color="auto"/>
              <w:left w:val="single" w:sz="4" w:space="0" w:color="auto"/>
              <w:bottom w:val="single" w:sz="4" w:space="0" w:color="auto"/>
              <w:right w:val="single" w:sz="4" w:space="0" w:color="auto"/>
            </w:tcBorders>
          </w:tcPr>
          <w:p w14:paraId="087DE05E" w14:textId="1A3C8A6C" w:rsidR="0019561C" w:rsidDel="00AB7043" w:rsidRDefault="0019561C" w:rsidP="004A3F47">
            <w:pPr>
              <w:rPr>
                <w:del w:id="11192" w:author="Sowndarya S (WT01 - Manufacturing &amp; Hi Tech)" w:date="2015-03-24T10:46:00Z"/>
                <w:rFonts w:asciiTheme="minorHAnsi" w:hAnsiTheme="minorHAnsi" w:cstheme="minorHAnsi"/>
                <w:color w:val="000000"/>
                <w:sz w:val="18"/>
                <w:szCs w:val="16"/>
              </w:rPr>
            </w:pPr>
            <w:del w:id="11193"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0152A39" w14:textId="2EB68FB3" w:rsidR="0019561C" w:rsidDel="00AB7043" w:rsidRDefault="0019561C" w:rsidP="004A3F47">
            <w:pPr>
              <w:rPr>
                <w:del w:id="11194" w:author="Sowndarya S (WT01 - Manufacturing &amp; Hi Tech)" w:date="2015-03-24T10:46:00Z"/>
                <w:rFonts w:ascii="Arial" w:hAnsi="Arial" w:cs="Arial"/>
              </w:rPr>
            </w:pPr>
            <w:del w:id="11195"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2701AFC4" w14:textId="2CB39C6C" w:rsidR="0019561C" w:rsidDel="00AB7043" w:rsidRDefault="0019561C" w:rsidP="004A3F47">
            <w:pPr>
              <w:rPr>
                <w:del w:id="11196" w:author="Sowndarya S (WT01 - Manufacturing &amp; Hi Tech)" w:date="2015-03-24T10:46:00Z"/>
                <w:rFonts w:asciiTheme="minorHAnsi" w:hAnsiTheme="minorHAnsi" w:cstheme="minorHAnsi"/>
                <w:color w:val="000000"/>
                <w:sz w:val="18"/>
                <w:szCs w:val="16"/>
              </w:rPr>
            </w:pPr>
            <w:del w:id="11197" w:author="Sowndarya S (WT01 - Manufacturing &amp; Hi Tech)" w:date="2015-03-24T10:46:00Z">
              <w:r w:rsidDel="00AB7043">
                <w:rPr>
                  <w:rFonts w:asciiTheme="minorHAnsi" w:hAnsiTheme="minorHAnsi" w:cstheme="minorHAnsi"/>
                  <w:color w:val="000000"/>
                  <w:sz w:val="18"/>
                  <w:szCs w:val="16"/>
                </w:rPr>
                <w:delText>Profit of aug</w:delText>
              </w:r>
            </w:del>
          </w:p>
        </w:tc>
      </w:tr>
      <w:tr w:rsidR="0019561C" w:rsidRPr="00D30FA1" w:rsidDel="00AB7043" w14:paraId="0C025EEB" w14:textId="3D087032" w:rsidTr="004A3F47">
        <w:trPr>
          <w:del w:id="11198"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285E8D59" w14:textId="57DEF135" w:rsidR="0019561C" w:rsidDel="00AB7043" w:rsidRDefault="0019561C" w:rsidP="004A3F47">
            <w:pPr>
              <w:rPr>
                <w:del w:id="11199" w:author="Sowndarya S (WT01 - Manufacturing &amp; Hi Tech)" w:date="2015-03-24T10:46:00Z"/>
                <w:rFonts w:asciiTheme="minorHAnsi" w:hAnsiTheme="minorHAnsi" w:cstheme="minorHAnsi"/>
                <w:color w:val="000000"/>
                <w:sz w:val="18"/>
                <w:szCs w:val="16"/>
              </w:rPr>
            </w:pPr>
            <w:del w:id="11200" w:author="Sowndarya S (WT01 - Manufacturing &amp; Hi Tech)" w:date="2015-03-24T10:46:00Z">
              <w:r w:rsidDel="00AB7043">
                <w:rPr>
                  <w:rFonts w:asciiTheme="minorHAnsi" w:hAnsiTheme="minorHAnsi" w:cstheme="minorHAnsi"/>
                  <w:color w:val="000000"/>
                  <w:sz w:val="18"/>
                  <w:szCs w:val="16"/>
                </w:rPr>
                <w:delText>PRO_SEP</w:delText>
              </w:r>
            </w:del>
          </w:p>
        </w:tc>
        <w:tc>
          <w:tcPr>
            <w:tcW w:w="2160" w:type="dxa"/>
            <w:tcBorders>
              <w:top w:val="single" w:sz="4" w:space="0" w:color="auto"/>
              <w:left w:val="single" w:sz="4" w:space="0" w:color="auto"/>
              <w:bottom w:val="single" w:sz="4" w:space="0" w:color="auto"/>
              <w:right w:val="single" w:sz="4" w:space="0" w:color="auto"/>
            </w:tcBorders>
          </w:tcPr>
          <w:p w14:paraId="4E616546" w14:textId="6E257D6E" w:rsidR="0019561C" w:rsidDel="00AB7043" w:rsidRDefault="0019561C" w:rsidP="004A3F47">
            <w:pPr>
              <w:rPr>
                <w:del w:id="11201" w:author="Sowndarya S (WT01 - Manufacturing &amp; Hi Tech)" w:date="2015-03-24T10:46:00Z"/>
                <w:rFonts w:asciiTheme="minorHAnsi" w:hAnsiTheme="minorHAnsi" w:cstheme="minorHAnsi"/>
                <w:color w:val="000000"/>
                <w:sz w:val="18"/>
                <w:szCs w:val="16"/>
              </w:rPr>
            </w:pPr>
            <w:del w:id="11202"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9771563" w14:textId="5BB0277B" w:rsidR="0019561C" w:rsidDel="00AB7043" w:rsidRDefault="0019561C" w:rsidP="004A3F47">
            <w:pPr>
              <w:rPr>
                <w:del w:id="11203" w:author="Sowndarya S (WT01 - Manufacturing &amp; Hi Tech)" w:date="2015-03-24T10:46:00Z"/>
                <w:rFonts w:ascii="Arial" w:hAnsi="Arial" w:cs="Arial"/>
              </w:rPr>
            </w:pPr>
            <w:del w:id="11204"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387C1A1B" w14:textId="0FE771E1" w:rsidR="0019561C" w:rsidDel="00AB7043" w:rsidRDefault="0019561C" w:rsidP="004A3F47">
            <w:pPr>
              <w:rPr>
                <w:del w:id="11205" w:author="Sowndarya S (WT01 - Manufacturing &amp; Hi Tech)" w:date="2015-03-24T10:46:00Z"/>
                <w:rFonts w:asciiTheme="minorHAnsi" w:hAnsiTheme="minorHAnsi" w:cstheme="minorHAnsi"/>
                <w:color w:val="000000"/>
                <w:sz w:val="18"/>
                <w:szCs w:val="16"/>
              </w:rPr>
            </w:pPr>
            <w:del w:id="11206" w:author="Sowndarya S (WT01 - Manufacturing &amp; Hi Tech)" w:date="2015-03-24T10:46:00Z">
              <w:r w:rsidDel="00AB7043">
                <w:rPr>
                  <w:rFonts w:asciiTheme="minorHAnsi" w:hAnsiTheme="minorHAnsi" w:cstheme="minorHAnsi"/>
                  <w:color w:val="000000"/>
                  <w:sz w:val="18"/>
                  <w:szCs w:val="16"/>
                </w:rPr>
                <w:delText>Profit of sep</w:delText>
              </w:r>
            </w:del>
          </w:p>
        </w:tc>
      </w:tr>
      <w:tr w:rsidR="0019561C" w:rsidRPr="00D30FA1" w:rsidDel="00AB7043" w14:paraId="5B785B9C" w14:textId="13FB4249" w:rsidTr="004A3F47">
        <w:trPr>
          <w:del w:id="11207"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5200206E" w14:textId="07C5157E" w:rsidR="0019561C" w:rsidDel="00AB7043" w:rsidRDefault="0019561C" w:rsidP="004A3F47">
            <w:pPr>
              <w:rPr>
                <w:del w:id="11208" w:author="Sowndarya S (WT01 - Manufacturing &amp; Hi Tech)" w:date="2015-03-24T10:46:00Z"/>
                <w:rFonts w:asciiTheme="minorHAnsi" w:hAnsiTheme="minorHAnsi" w:cstheme="minorHAnsi"/>
                <w:color w:val="000000"/>
                <w:sz w:val="18"/>
                <w:szCs w:val="16"/>
              </w:rPr>
            </w:pPr>
            <w:del w:id="11209" w:author="Sowndarya S (WT01 - Manufacturing &amp; Hi Tech)" w:date="2015-03-24T10:46:00Z">
              <w:r w:rsidDel="00AB7043">
                <w:rPr>
                  <w:rFonts w:asciiTheme="minorHAnsi" w:hAnsiTheme="minorHAnsi" w:cstheme="minorHAnsi"/>
                  <w:color w:val="000000"/>
                  <w:sz w:val="18"/>
                  <w:szCs w:val="16"/>
                </w:rPr>
                <w:delText>PRO_OCT</w:delText>
              </w:r>
            </w:del>
          </w:p>
        </w:tc>
        <w:tc>
          <w:tcPr>
            <w:tcW w:w="2160" w:type="dxa"/>
            <w:tcBorders>
              <w:top w:val="single" w:sz="4" w:space="0" w:color="auto"/>
              <w:left w:val="single" w:sz="4" w:space="0" w:color="auto"/>
              <w:bottom w:val="single" w:sz="4" w:space="0" w:color="auto"/>
              <w:right w:val="single" w:sz="4" w:space="0" w:color="auto"/>
            </w:tcBorders>
          </w:tcPr>
          <w:p w14:paraId="69E90B9A" w14:textId="6DB206FA" w:rsidR="0019561C" w:rsidDel="00AB7043" w:rsidRDefault="0019561C" w:rsidP="004A3F47">
            <w:pPr>
              <w:rPr>
                <w:del w:id="11210" w:author="Sowndarya S (WT01 - Manufacturing &amp; Hi Tech)" w:date="2015-03-24T10:46:00Z"/>
                <w:rFonts w:asciiTheme="minorHAnsi" w:hAnsiTheme="minorHAnsi" w:cstheme="minorHAnsi"/>
                <w:color w:val="000000"/>
                <w:sz w:val="18"/>
                <w:szCs w:val="16"/>
              </w:rPr>
            </w:pPr>
            <w:del w:id="11211"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C6F0583" w14:textId="1A881FD6" w:rsidR="0019561C" w:rsidDel="00AB7043" w:rsidRDefault="0019561C" w:rsidP="004A3F47">
            <w:pPr>
              <w:rPr>
                <w:del w:id="11212" w:author="Sowndarya S (WT01 - Manufacturing &amp; Hi Tech)" w:date="2015-03-24T10:46:00Z"/>
                <w:rFonts w:ascii="Arial" w:hAnsi="Arial" w:cs="Arial"/>
              </w:rPr>
            </w:pPr>
            <w:del w:id="11213"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3A334204" w14:textId="733A05BE" w:rsidR="0019561C" w:rsidDel="00AB7043" w:rsidRDefault="0019561C" w:rsidP="004A3F47">
            <w:pPr>
              <w:rPr>
                <w:del w:id="11214" w:author="Sowndarya S (WT01 - Manufacturing &amp; Hi Tech)" w:date="2015-03-24T10:46:00Z"/>
                <w:rFonts w:asciiTheme="minorHAnsi" w:hAnsiTheme="minorHAnsi" w:cstheme="minorHAnsi"/>
                <w:color w:val="000000"/>
                <w:sz w:val="18"/>
                <w:szCs w:val="16"/>
              </w:rPr>
            </w:pPr>
            <w:del w:id="11215" w:author="Sowndarya S (WT01 - Manufacturing &amp; Hi Tech)" w:date="2015-03-24T10:46:00Z">
              <w:r w:rsidDel="00AB7043">
                <w:rPr>
                  <w:rFonts w:asciiTheme="minorHAnsi" w:hAnsiTheme="minorHAnsi" w:cstheme="minorHAnsi"/>
                  <w:color w:val="000000"/>
                  <w:sz w:val="18"/>
                  <w:szCs w:val="16"/>
                </w:rPr>
                <w:delText>Profit of oct</w:delText>
              </w:r>
            </w:del>
          </w:p>
        </w:tc>
      </w:tr>
      <w:tr w:rsidR="0019561C" w:rsidRPr="00D30FA1" w:rsidDel="00AB7043" w14:paraId="11D08985" w14:textId="1316A564" w:rsidTr="004A3F47">
        <w:trPr>
          <w:del w:id="11216"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335F4671" w14:textId="292AB287" w:rsidR="0019561C" w:rsidDel="00AB7043" w:rsidRDefault="0019561C" w:rsidP="004A3F47">
            <w:pPr>
              <w:rPr>
                <w:del w:id="11217" w:author="Sowndarya S (WT01 - Manufacturing &amp; Hi Tech)" w:date="2015-03-24T10:46:00Z"/>
                <w:rFonts w:asciiTheme="minorHAnsi" w:hAnsiTheme="minorHAnsi" w:cstheme="minorHAnsi"/>
                <w:color w:val="000000"/>
                <w:sz w:val="18"/>
                <w:szCs w:val="16"/>
              </w:rPr>
            </w:pPr>
            <w:del w:id="11218" w:author="Sowndarya S (WT01 - Manufacturing &amp; Hi Tech)" w:date="2015-03-24T10:46:00Z">
              <w:r w:rsidDel="00AB7043">
                <w:rPr>
                  <w:rFonts w:asciiTheme="minorHAnsi" w:hAnsiTheme="minorHAnsi" w:cstheme="minorHAnsi"/>
                  <w:color w:val="000000"/>
                  <w:sz w:val="18"/>
                  <w:szCs w:val="16"/>
                </w:rPr>
                <w:delText>PRO_NOV</w:delText>
              </w:r>
            </w:del>
          </w:p>
        </w:tc>
        <w:tc>
          <w:tcPr>
            <w:tcW w:w="2160" w:type="dxa"/>
            <w:tcBorders>
              <w:top w:val="single" w:sz="4" w:space="0" w:color="auto"/>
              <w:left w:val="single" w:sz="4" w:space="0" w:color="auto"/>
              <w:bottom w:val="single" w:sz="4" w:space="0" w:color="auto"/>
              <w:right w:val="single" w:sz="4" w:space="0" w:color="auto"/>
            </w:tcBorders>
          </w:tcPr>
          <w:p w14:paraId="691E1D90" w14:textId="028E3322" w:rsidR="0019561C" w:rsidDel="00AB7043" w:rsidRDefault="0019561C" w:rsidP="004A3F47">
            <w:pPr>
              <w:rPr>
                <w:del w:id="11219" w:author="Sowndarya S (WT01 - Manufacturing &amp; Hi Tech)" w:date="2015-03-24T10:46:00Z"/>
                <w:rFonts w:asciiTheme="minorHAnsi" w:hAnsiTheme="minorHAnsi" w:cstheme="minorHAnsi"/>
                <w:color w:val="000000"/>
                <w:sz w:val="18"/>
                <w:szCs w:val="16"/>
              </w:rPr>
            </w:pPr>
            <w:del w:id="11220"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610636" w14:textId="1DC06CA7" w:rsidR="0019561C" w:rsidDel="00AB7043" w:rsidRDefault="0019561C" w:rsidP="004A3F47">
            <w:pPr>
              <w:rPr>
                <w:del w:id="11221" w:author="Sowndarya S (WT01 - Manufacturing &amp; Hi Tech)" w:date="2015-03-24T10:46:00Z"/>
                <w:rFonts w:ascii="Arial" w:hAnsi="Arial" w:cs="Arial"/>
              </w:rPr>
            </w:pPr>
            <w:del w:id="11222"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7C382AD8" w14:textId="7A1502BA" w:rsidR="0019561C" w:rsidDel="00AB7043" w:rsidRDefault="0019561C" w:rsidP="004A3F47">
            <w:pPr>
              <w:rPr>
                <w:del w:id="11223" w:author="Sowndarya S (WT01 - Manufacturing &amp; Hi Tech)" w:date="2015-03-24T10:46:00Z"/>
                <w:rFonts w:asciiTheme="minorHAnsi" w:hAnsiTheme="minorHAnsi" w:cstheme="minorHAnsi"/>
                <w:color w:val="000000"/>
                <w:sz w:val="18"/>
                <w:szCs w:val="16"/>
              </w:rPr>
            </w:pPr>
            <w:del w:id="11224" w:author="Sowndarya S (WT01 - Manufacturing &amp; Hi Tech)" w:date="2015-03-24T10:46:00Z">
              <w:r w:rsidDel="00AB7043">
                <w:rPr>
                  <w:rFonts w:asciiTheme="minorHAnsi" w:hAnsiTheme="minorHAnsi" w:cstheme="minorHAnsi"/>
                  <w:color w:val="000000"/>
                  <w:sz w:val="18"/>
                  <w:szCs w:val="16"/>
                </w:rPr>
                <w:delText>Profit of nov</w:delText>
              </w:r>
            </w:del>
          </w:p>
        </w:tc>
      </w:tr>
      <w:tr w:rsidR="0019561C" w:rsidRPr="00D30FA1" w:rsidDel="00AB7043" w14:paraId="1C3CD0C3" w14:textId="5DC60D28" w:rsidTr="004A3F47">
        <w:trPr>
          <w:del w:id="11225"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08388046" w14:textId="66D39EB4" w:rsidR="0019561C" w:rsidDel="00AB7043" w:rsidRDefault="0019561C" w:rsidP="004A3F47">
            <w:pPr>
              <w:rPr>
                <w:del w:id="11226" w:author="Sowndarya S (WT01 - Manufacturing &amp; Hi Tech)" w:date="2015-03-24T10:46:00Z"/>
                <w:rFonts w:asciiTheme="minorHAnsi" w:hAnsiTheme="minorHAnsi" w:cstheme="minorHAnsi"/>
                <w:color w:val="000000"/>
                <w:sz w:val="18"/>
                <w:szCs w:val="16"/>
              </w:rPr>
            </w:pPr>
            <w:del w:id="11227" w:author="Sowndarya S (WT01 - Manufacturing &amp; Hi Tech)" w:date="2015-03-24T10:46:00Z">
              <w:r w:rsidDel="00AB7043">
                <w:rPr>
                  <w:rFonts w:asciiTheme="minorHAnsi" w:hAnsiTheme="minorHAnsi" w:cstheme="minorHAnsi"/>
                  <w:color w:val="000000"/>
                  <w:sz w:val="18"/>
                  <w:szCs w:val="16"/>
                </w:rPr>
                <w:delText>PRO_DEC</w:delText>
              </w:r>
            </w:del>
          </w:p>
        </w:tc>
        <w:tc>
          <w:tcPr>
            <w:tcW w:w="2160" w:type="dxa"/>
            <w:tcBorders>
              <w:top w:val="single" w:sz="4" w:space="0" w:color="auto"/>
              <w:left w:val="single" w:sz="4" w:space="0" w:color="auto"/>
              <w:bottom w:val="single" w:sz="4" w:space="0" w:color="auto"/>
              <w:right w:val="single" w:sz="4" w:space="0" w:color="auto"/>
            </w:tcBorders>
          </w:tcPr>
          <w:p w14:paraId="7A9D9F72" w14:textId="3FB44FAE" w:rsidR="0019561C" w:rsidDel="00AB7043" w:rsidRDefault="0019561C" w:rsidP="004A3F47">
            <w:pPr>
              <w:rPr>
                <w:del w:id="11228" w:author="Sowndarya S (WT01 - Manufacturing &amp; Hi Tech)" w:date="2015-03-24T10:46:00Z"/>
                <w:rFonts w:asciiTheme="minorHAnsi" w:hAnsiTheme="minorHAnsi" w:cstheme="minorHAnsi"/>
                <w:color w:val="000000"/>
                <w:sz w:val="18"/>
                <w:szCs w:val="16"/>
              </w:rPr>
            </w:pPr>
            <w:del w:id="11229" w:author="Sowndarya S (WT01 - Manufacturing &amp; Hi Tech)" w:date="2015-03-24T10:46:00Z">
              <w:r w:rsidRPr="002438CE" w:rsidDel="00AB7043">
                <w:rPr>
                  <w:rFonts w:asciiTheme="minorHAnsi" w:hAnsiTheme="minorHAnsi" w:cstheme="minorHAnsi"/>
                  <w:color w:val="000000"/>
                  <w:sz w:val="18"/>
                  <w:szCs w:val="16"/>
                </w:rPr>
                <w:delText>NUMBER(18,2)</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BFAC417" w14:textId="584593A3" w:rsidR="0019561C" w:rsidDel="00AB7043" w:rsidRDefault="0019561C" w:rsidP="004A3F47">
            <w:pPr>
              <w:rPr>
                <w:del w:id="11230" w:author="Sowndarya S (WT01 - Manufacturing &amp; Hi Tech)" w:date="2015-03-24T10:46:00Z"/>
                <w:rFonts w:ascii="Arial" w:hAnsi="Arial" w:cs="Arial"/>
              </w:rPr>
            </w:pPr>
            <w:del w:id="11231"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2E415A95" w14:textId="003DCBF4" w:rsidR="0019561C" w:rsidDel="00AB7043" w:rsidRDefault="0019561C" w:rsidP="004A3F47">
            <w:pPr>
              <w:rPr>
                <w:del w:id="11232" w:author="Sowndarya S (WT01 - Manufacturing &amp; Hi Tech)" w:date="2015-03-24T10:46:00Z"/>
                <w:rFonts w:asciiTheme="minorHAnsi" w:hAnsiTheme="minorHAnsi" w:cstheme="minorHAnsi"/>
                <w:color w:val="000000"/>
                <w:sz w:val="18"/>
                <w:szCs w:val="16"/>
              </w:rPr>
            </w:pPr>
            <w:del w:id="11233" w:author="Sowndarya S (WT01 - Manufacturing &amp; Hi Tech)" w:date="2015-03-24T10:46:00Z">
              <w:r w:rsidDel="00AB7043">
                <w:rPr>
                  <w:rFonts w:asciiTheme="minorHAnsi" w:hAnsiTheme="minorHAnsi" w:cstheme="minorHAnsi"/>
                  <w:color w:val="000000"/>
                  <w:sz w:val="18"/>
                  <w:szCs w:val="16"/>
                </w:rPr>
                <w:delText>Profit of dec</w:delText>
              </w:r>
            </w:del>
          </w:p>
        </w:tc>
      </w:tr>
      <w:tr w:rsidR="0019561C" w:rsidRPr="00D30FA1" w:rsidDel="00AB7043" w14:paraId="7A296EE4" w14:textId="5E2CFC25" w:rsidTr="004A3F47">
        <w:trPr>
          <w:del w:id="11234"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369939BA" w14:textId="11F3963F" w:rsidR="0019561C" w:rsidDel="00AB7043" w:rsidRDefault="0019561C" w:rsidP="004A3F47">
            <w:pPr>
              <w:rPr>
                <w:del w:id="11235" w:author="Sowndarya S (WT01 - Manufacturing &amp; Hi Tech)" w:date="2015-03-24T10:46:00Z"/>
                <w:rFonts w:asciiTheme="minorHAnsi" w:hAnsiTheme="minorHAnsi" w:cstheme="minorHAnsi"/>
                <w:color w:val="000000"/>
                <w:sz w:val="18"/>
                <w:szCs w:val="16"/>
              </w:rPr>
            </w:pPr>
            <w:del w:id="11236" w:author="Sowndarya S (WT01 - Manufacturing &amp; Hi Tech)" w:date="2015-03-24T10:46:00Z">
              <w:r w:rsidDel="00AB7043">
                <w:rPr>
                  <w:rFonts w:asciiTheme="minorHAnsi" w:hAnsiTheme="minorHAnsi" w:cstheme="minorHAnsi"/>
                  <w:color w:val="000000"/>
                  <w:sz w:val="18"/>
                  <w:szCs w:val="16"/>
                </w:rPr>
                <w:delText>CREATION_USER</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2F486F9C" w14:textId="48D7A12A" w:rsidR="0019561C" w:rsidDel="00AB7043" w:rsidRDefault="0019561C" w:rsidP="004A3F47">
            <w:pPr>
              <w:rPr>
                <w:del w:id="11237" w:author="Sowndarya S (WT01 - Manufacturing &amp; Hi Tech)" w:date="2015-03-24T10:46:00Z"/>
                <w:rFonts w:asciiTheme="minorHAnsi" w:hAnsiTheme="minorHAnsi" w:cstheme="minorHAnsi"/>
                <w:color w:val="000000"/>
                <w:sz w:val="18"/>
                <w:szCs w:val="16"/>
              </w:rPr>
            </w:pPr>
            <w:del w:id="11238" w:author="Sowndarya S (WT01 - Manufacturing &amp; Hi Tech)" w:date="2015-03-24T10:46:00Z">
              <w:r w:rsidDel="00AB7043">
                <w:rPr>
                  <w:rFonts w:asciiTheme="minorHAnsi" w:hAnsiTheme="minorHAnsi" w:cstheme="minorHAnsi"/>
                  <w:color w:val="000000"/>
                  <w:sz w:val="18"/>
                  <w:szCs w:val="16"/>
                </w:rPr>
                <w:delText>CHAR(9)</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8EE81C0" w14:textId="41D270DB" w:rsidR="0019561C" w:rsidDel="00AB7043" w:rsidRDefault="0019561C" w:rsidP="004A3F47">
            <w:pPr>
              <w:rPr>
                <w:del w:id="11239" w:author="Sowndarya S (WT01 - Manufacturing &amp; Hi Tech)" w:date="2015-03-24T10:46:00Z"/>
                <w:rFonts w:ascii="Arial" w:hAnsi="Arial" w:cs="Arial"/>
              </w:rPr>
            </w:pPr>
            <w:del w:id="11240"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40F46091" w14:textId="41406344" w:rsidR="0019561C" w:rsidDel="00AB7043" w:rsidRDefault="0019561C" w:rsidP="004A3F47">
            <w:pPr>
              <w:rPr>
                <w:del w:id="11241" w:author="Sowndarya S (WT01 - Manufacturing &amp; Hi Tech)" w:date="2015-03-24T10:46:00Z"/>
                <w:rFonts w:asciiTheme="minorHAnsi" w:hAnsiTheme="minorHAnsi" w:cstheme="minorHAnsi"/>
                <w:color w:val="000000"/>
                <w:sz w:val="18"/>
                <w:szCs w:val="16"/>
              </w:rPr>
            </w:pPr>
          </w:p>
        </w:tc>
      </w:tr>
      <w:tr w:rsidR="0019561C" w:rsidRPr="00D30FA1" w:rsidDel="00AB7043" w14:paraId="6A5C796D" w14:textId="00277EEB" w:rsidTr="004A3F47">
        <w:trPr>
          <w:del w:id="11242" w:author="Sowndarya S (WT01 - Manufacturing &amp; Hi Tech)" w:date="2015-03-24T10:46:00Z"/>
        </w:trPr>
        <w:tc>
          <w:tcPr>
            <w:tcW w:w="2790" w:type="dxa"/>
            <w:tcBorders>
              <w:top w:val="single" w:sz="4" w:space="0" w:color="auto"/>
              <w:left w:val="single" w:sz="4" w:space="0" w:color="auto"/>
              <w:bottom w:val="single" w:sz="4" w:space="0" w:color="auto"/>
              <w:right w:val="single" w:sz="4" w:space="0" w:color="auto"/>
            </w:tcBorders>
            <w:vAlign w:val="center"/>
          </w:tcPr>
          <w:p w14:paraId="22902754" w14:textId="7ED20C7A" w:rsidR="0019561C" w:rsidDel="00AB7043" w:rsidRDefault="0019561C" w:rsidP="004A3F47">
            <w:pPr>
              <w:rPr>
                <w:del w:id="11243" w:author="Sowndarya S (WT01 - Manufacturing &amp; Hi Tech)" w:date="2015-03-24T10:46:00Z"/>
                <w:rFonts w:asciiTheme="minorHAnsi" w:hAnsiTheme="minorHAnsi" w:cstheme="minorHAnsi"/>
                <w:color w:val="000000"/>
                <w:sz w:val="18"/>
                <w:szCs w:val="16"/>
              </w:rPr>
            </w:pPr>
            <w:del w:id="11244" w:author="Sowndarya S (WT01 - Manufacturing &amp; Hi Tech)" w:date="2015-03-24T10:46:00Z">
              <w:r w:rsidDel="00AB7043">
                <w:rPr>
                  <w:rFonts w:asciiTheme="minorHAnsi" w:hAnsiTheme="minorHAnsi" w:cstheme="minorHAnsi"/>
                  <w:color w:val="000000"/>
                  <w:sz w:val="18"/>
                  <w:szCs w:val="16"/>
                </w:rPr>
                <w:delText>CREATION_DATETIME</w:delText>
              </w:r>
            </w:del>
          </w:p>
        </w:tc>
        <w:tc>
          <w:tcPr>
            <w:tcW w:w="2160" w:type="dxa"/>
            <w:tcBorders>
              <w:top w:val="single" w:sz="4" w:space="0" w:color="auto"/>
              <w:left w:val="single" w:sz="4" w:space="0" w:color="auto"/>
              <w:bottom w:val="single" w:sz="4" w:space="0" w:color="auto"/>
              <w:right w:val="single" w:sz="4" w:space="0" w:color="auto"/>
            </w:tcBorders>
            <w:vAlign w:val="center"/>
          </w:tcPr>
          <w:p w14:paraId="0F4176CB" w14:textId="5B3599E2" w:rsidR="0019561C" w:rsidDel="00AB7043" w:rsidRDefault="0019561C" w:rsidP="004A3F47">
            <w:pPr>
              <w:rPr>
                <w:del w:id="11245" w:author="Sowndarya S (WT01 - Manufacturing &amp; Hi Tech)" w:date="2015-03-24T10:46:00Z"/>
                <w:rFonts w:asciiTheme="minorHAnsi" w:hAnsiTheme="minorHAnsi" w:cstheme="minorHAnsi"/>
                <w:color w:val="000000"/>
                <w:sz w:val="18"/>
                <w:szCs w:val="16"/>
              </w:rPr>
            </w:pPr>
            <w:del w:id="11246" w:author="Sowndarya S (WT01 - Manufacturing &amp; Hi Tech)" w:date="2015-03-24T10:46:00Z">
              <w:r w:rsidDel="00AB7043">
                <w:rPr>
                  <w:rFonts w:asciiTheme="minorHAnsi" w:hAnsiTheme="minorHAnsi" w:cstheme="minorHAnsi"/>
                  <w:color w:val="000000"/>
                  <w:sz w:val="18"/>
                  <w:szCs w:val="16"/>
                </w:rPr>
                <w:delText>DATE</w:delText>
              </w:r>
            </w:del>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D7702D7" w14:textId="6E3EBD4E" w:rsidR="0019561C" w:rsidDel="00AB7043" w:rsidRDefault="0019561C" w:rsidP="004A3F47">
            <w:pPr>
              <w:rPr>
                <w:del w:id="11247" w:author="Sowndarya S (WT01 - Manufacturing &amp; Hi Tech)" w:date="2015-03-24T10:46:00Z"/>
                <w:rFonts w:ascii="Arial" w:hAnsi="Arial" w:cs="Arial"/>
              </w:rPr>
            </w:pPr>
            <w:del w:id="11248" w:author="Sowndarya S (WT01 - Manufacturing &amp; Hi Tech)" w:date="2015-03-24T10:46:00Z">
              <w:r w:rsidRPr="004C15C0" w:rsidDel="00AB7043">
                <w:rPr>
                  <w:rFonts w:ascii="Arial" w:hAnsi="Arial" w:cs="Arial"/>
                </w:rPr>
                <w:fldChar w:fldCharType="begin">
                  <w:ffData>
                    <w:name w:val=""/>
                    <w:enabled/>
                    <w:calcOnExit w:val="0"/>
                    <w:checkBox>
                      <w:size w:val="18"/>
                      <w:default w:val="1"/>
                    </w:checkBox>
                  </w:ffData>
                </w:fldChar>
              </w:r>
              <w:r w:rsidRPr="004C15C0" w:rsidDel="00AB7043">
                <w:rPr>
                  <w:rFonts w:ascii="Arial" w:hAnsi="Arial" w:cs="Arial"/>
                </w:rPr>
                <w:delInstrText xml:space="preserve"> FORMCHECKBOX </w:delInstrText>
              </w:r>
              <w:r w:rsidR="00AA0CDF">
                <w:rPr>
                  <w:rFonts w:ascii="Arial" w:hAnsi="Arial" w:cs="Arial"/>
                </w:rPr>
              </w:r>
              <w:r w:rsidR="00AA0CDF">
                <w:rPr>
                  <w:rFonts w:ascii="Arial" w:hAnsi="Arial" w:cs="Arial"/>
                </w:rPr>
                <w:fldChar w:fldCharType="separate"/>
              </w:r>
              <w:r w:rsidRPr="004C15C0" w:rsidDel="00AB7043">
                <w:rPr>
                  <w:rFonts w:ascii="Arial" w:hAnsi="Arial" w:cs="Arial"/>
                </w:rPr>
                <w:fldChar w:fldCharType="end"/>
              </w:r>
            </w:del>
          </w:p>
        </w:tc>
        <w:tc>
          <w:tcPr>
            <w:tcW w:w="2250" w:type="dxa"/>
            <w:tcBorders>
              <w:top w:val="single" w:sz="4" w:space="0" w:color="auto"/>
              <w:left w:val="single" w:sz="4" w:space="0" w:color="auto"/>
              <w:bottom w:val="single" w:sz="4" w:space="0" w:color="auto"/>
              <w:right w:val="single" w:sz="4" w:space="0" w:color="auto"/>
            </w:tcBorders>
            <w:vAlign w:val="center"/>
          </w:tcPr>
          <w:p w14:paraId="39B4DBAE" w14:textId="77F153C4" w:rsidR="0019561C" w:rsidDel="00AB7043" w:rsidRDefault="0019561C" w:rsidP="004A3F47">
            <w:pPr>
              <w:rPr>
                <w:del w:id="11249" w:author="Sowndarya S (WT01 - Manufacturing &amp; Hi Tech)" w:date="2015-03-24T10:46:00Z"/>
                <w:rFonts w:asciiTheme="minorHAnsi" w:hAnsiTheme="minorHAnsi" w:cstheme="minorHAnsi"/>
                <w:color w:val="000000"/>
                <w:sz w:val="18"/>
                <w:szCs w:val="16"/>
              </w:rPr>
            </w:pPr>
            <w:del w:id="11250" w:author="Sowndarya S (WT01 - Manufacturing &amp; Hi Tech)" w:date="2015-03-24T10:46:00Z">
              <w:r w:rsidDel="00AB7043">
                <w:rPr>
                  <w:rFonts w:asciiTheme="minorHAnsi" w:hAnsiTheme="minorHAnsi" w:cstheme="minorHAnsi"/>
                  <w:color w:val="000000"/>
                  <w:sz w:val="18"/>
                  <w:szCs w:val="16"/>
                </w:rPr>
                <w:delText>Date and Time of creation</w:delText>
              </w:r>
            </w:del>
          </w:p>
        </w:tc>
      </w:tr>
    </w:tbl>
    <w:p w14:paraId="78AB34EB" w14:textId="063CA277" w:rsidR="0019561C" w:rsidDel="00AB7043" w:rsidRDefault="0019561C" w:rsidP="0019561C">
      <w:pPr>
        <w:keepNext/>
        <w:widowControl/>
        <w:spacing w:line="240" w:lineRule="auto"/>
        <w:ind w:left="720" w:right="21"/>
        <w:jc w:val="both"/>
        <w:outlineLvl w:val="1"/>
        <w:rPr>
          <w:del w:id="11251" w:author="Sowndarya S (WT01 - Manufacturing &amp; Hi Tech)" w:date="2015-03-24T10:46:00Z"/>
          <w:rFonts w:asciiTheme="minorHAnsi" w:hAnsiTheme="minorHAnsi" w:cstheme="minorHAnsi"/>
          <w:b/>
          <w:i/>
          <w:sz w:val="24"/>
          <w:szCs w:val="24"/>
          <w:lang w:val="en-GB"/>
        </w:rPr>
      </w:pPr>
    </w:p>
    <w:p w14:paraId="5B1A11E8" w14:textId="5F315F56" w:rsidR="0019561C" w:rsidDel="00AB7043" w:rsidRDefault="0019561C" w:rsidP="0019561C">
      <w:pPr>
        <w:keepNext/>
        <w:widowControl/>
        <w:spacing w:line="240" w:lineRule="auto"/>
        <w:ind w:left="720" w:right="21"/>
        <w:jc w:val="both"/>
        <w:outlineLvl w:val="1"/>
        <w:rPr>
          <w:del w:id="11252" w:author="Sowndarya S (WT01 - Manufacturing &amp; Hi Tech)" w:date="2015-03-24T10:46:00Z"/>
          <w:rFonts w:asciiTheme="minorHAnsi" w:hAnsiTheme="minorHAnsi" w:cstheme="minorHAnsi"/>
          <w:b/>
          <w:i/>
          <w:sz w:val="24"/>
          <w:szCs w:val="24"/>
          <w:lang w:val="en-GB"/>
        </w:rPr>
      </w:pPr>
    </w:p>
    <w:p w14:paraId="122DD8E9" w14:textId="574C6E22" w:rsidR="0019561C" w:rsidRPr="00403057" w:rsidDel="00AB7043" w:rsidRDefault="0019561C" w:rsidP="0019561C">
      <w:pPr>
        <w:spacing w:after="120"/>
        <w:rPr>
          <w:del w:id="11253" w:author="Sowndarya S (WT01 - Manufacturing &amp; Hi Tech)" w:date="2015-03-24T10:46:00Z"/>
          <w:rFonts w:asciiTheme="minorHAnsi" w:hAnsiTheme="minorHAnsi" w:cstheme="minorHAnsi"/>
          <w:u w:val="single"/>
        </w:rPr>
      </w:pPr>
      <w:del w:id="11254" w:author="Sowndarya S (WT01 - Manufacturing &amp; Hi Tech)" w:date="2015-03-24T10:46:00Z">
        <w:r w:rsidRPr="00A171B4" w:rsidDel="00AB7043">
          <w:rPr>
            <w:rFonts w:asciiTheme="minorHAnsi" w:hAnsiTheme="minorHAnsi" w:cstheme="minorHAnsi"/>
            <w:u w:val="single"/>
          </w:rPr>
          <w:delText>Source Mapping</w:delText>
        </w:r>
      </w:del>
    </w:p>
    <w:tbl>
      <w:tblPr>
        <w:tblW w:w="56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2172"/>
        <w:gridCol w:w="1987"/>
        <w:gridCol w:w="2159"/>
        <w:gridCol w:w="2071"/>
      </w:tblGrid>
      <w:tr w:rsidR="0019561C" w:rsidRPr="000F1877" w:rsidDel="00AB7043" w14:paraId="595A2AB1" w14:textId="38528230" w:rsidTr="00D34907">
        <w:trPr>
          <w:del w:id="11255"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F4B8AE"/>
          </w:tcPr>
          <w:p w14:paraId="03E71E24" w14:textId="345AB29D" w:rsidR="0019561C" w:rsidRPr="000F1877" w:rsidDel="00AB7043" w:rsidRDefault="0019561C" w:rsidP="004A3F47">
            <w:pPr>
              <w:rPr>
                <w:del w:id="11256" w:author="Sowndarya S (WT01 - Manufacturing &amp; Hi Tech)" w:date="2015-03-24T10:46:00Z"/>
                <w:rFonts w:asciiTheme="minorHAnsi" w:hAnsiTheme="minorHAnsi" w:cstheme="minorHAnsi"/>
                <w:color w:val="000000"/>
                <w:sz w:val="18"/>
                <w:szCs w:val="16"/>
              </w:rPr>
            </w:pPr>
            <w:del w:id="11257" w:author="Sowndarya S (WT01 - Manufacturing &amp; Hi Tech)" w:date="2015-03-24T10:46:00Z">
              <w:r w:rsidDel="00AB7043">
                <w:rPr>
                  <w:rFonts w:asciiTheme="minorHAnsi" w:hAnsiTheme="minorHAnsi" w:cstheme="minorHAnsi"/>
                  <w:color w:val="000000"/>
                  <w:sz w:val="18"/>
                  <w:szCs w:val="16"/>
                </w:rPr>
                <w:delText>DMO_SELL_OUT</w:delText>
              </w:r>
              <w:r w:rsidRPr="000F1877" w:rsidDel="00AB7043">
                <w:rPr>
                  <w:rFonts w:asciiTheme="minorHAnsi" w:hAnsiTheme="minorHAnsi" w:cstheme="minorHAnsi"/>
                  <w:color w:val="000000"/>
                  <w:sz w:val="18"/>
                  <w:szCs w:val="16"/>
                </w:rPr>
                <w:delText>_PLAN</w:delText>
              </w:r>
              <w:r w:rsidDel="00AB7043">
                <w:rPr>
                  <w:rFonts w:asciiTheme="minorHAnsi" w:hAnsiTheme="minorHAnsi" w:cstheme="minorHAnsi"/>
                  <w:color w:val="000000"/>
                  <w:sz w:val="18"/>
                  <w:szCs w:val="16"/>
                </w:rPr>
                <w:delText>_MIR</w:delText>
              </w:r>
            </w:del>
          </w:p>
        </w:tc>
        <w:tc>
          <w:tcPr>
            <w:tcW w:w="1012" w:type="pct"/>
            <w:tcBorders>
              <w:top w:val="single" w:sz="4" w:space="0" w:color="auto"/>
              <w:left w:val="single" w:sz="4" w:space="0" w:color="auto"/>
              <w:bottom w:val="single" w:sz="4" w:space="0" w:color="auto"/>
              <w:right w:val="single" w:sz="4" w:space="0" w:color="auto"/>
            </w:tcBorders>
            <w:shd w:val="clear" w:color="auto" w:fill="F4B8AE"/>
          </w:tcPr>
          <w:p w14:paraId="547C0718" w14:textId="1683003D" w:rsidR="0019561C" w:rsidRPr="000F1877" w:rsidDel="00AB7043" w:rsidRDefault="0019561C" w:rsidP="004A3F47">
            <w:pPr>
              <w:rPr>
                <w:del w:id="11258" w:author="Sowndarya S (WT01 - Manufacturing &amp; Hi Tech)" w:date="2015-03-24T10:46:00Z"/>
                <w:rFonts w:asciiTheme="minorHAnsi" w:hAnsiTheme="minorHAnsi" w:cstheme="minorHAnsi"/>
                <w:color w:val="000000"/>
                <w:sz w:val="18"/>
                <w:szCs w:val="16"/>
              </w:rPr>
            </w:pPr>
            <w:del w:id="11259" w:author="Sowndarya S (WT01 - Manufacturing &amp; Hi Tech)" w:date="2015-03-24T10:46:00Z">
              <w:r w:rsidRPr="000F1877" w:rsidDel="00AB7043">
                <w:rPr>
                  <w:rFonts w:asciiTheme="minorHAnsi" w:hAnsiTheme="minorHAnsi" w:cstheme="minorHAnsi"/>
                  <w:color w:val="000000"/>
                  <w:sz w:val="18"/>
                  <w:szCs w:val="16"/>
                </w:rPr>
                <w:delText>Source Table</w:delText>
              </w:r>
            </w:del>
          </w:p>
        </w:tc>
        <w:tc>
          <w:tcPr>
            <w:tcW w:w="926" w:type="pct"/>
            <w:tcBorders>
              <w:top w:val="single" w:sz="4" w:space="0" w:color="auto"/>
              <w:left w:val="single" w:sz="4" w:space="0" w:color="auto"/>
              <w:bottom w:val="single" w:sz="4" w:space="0" w:color="auto"/>
              <w:right w:val="single" w:sz="4" w:space="0" w:color="auto"/>
            </w:tcBorders>
            <w:shd w:val="clear" w:color="auto" w:fill="F4B8AE"/>
          </w:tcPr>
          <w:p w14:paraId="35291084" w14:textId="3AACD769" w:rsidR="0019561C" w:rsidRPr="000F1877" w:rsidDel="00AB7043" w:rsidRDefault="0019561C" w:rsidP="004A3F47">
            <w:pPr>
              <w:rPr>
                <w:del w:id="11260" w:author="Sowndarya S (WT01 - Manufacturing &amp; Hi Tech)" w:date="2015-03-24T10:46:00Z"/>
                <w:rFonts w:asciiTheme="minorHAnsi" w:hAnsiTheme="minorHAnsi" w:cstheme="minorHAnsi"/>
                <w:color w:val="000000"/>
                <w:sz w:val="18"/>
                <w:szCs w:val="16"/>
              </w:rPr>
            </w:pPr>
            <w:del w:id="11261" w:author="Sowndarya S (WT01 - Manufacturing &amp; Hi Tech)" w:date="2015-03-24T10:46:00Z">
              <w:r w:rsidRPr="000F1877" w:rsidDel="00AB7043">
                <w:rPr>
                  <w:rFonts w:asciiTheme="minorHAnsi" w:hAnsiTheme="minorHAnsi" w:cstheme="minorHAnsi"/>
                  <w:color w:val="000000"/>
                  <w:sz w:val="18"/>
                  <w:szCs w:val="16"/>
                </w:rPr>
                <w:delText>Source Column Name</w:delText>
              </w:r>
            </w:del>
          </w:p>
        </w:tc>
        <w:tc>
          <w:tcPr>
            <w:tcW w:w="1006" w:type="pct"/>
            <w:tcBorders>
              <w:top w:val="single" w:sz="4" w:space="0" w:color="auto"/>
              <w:left w:val="single" w:sz="4" w:space="0" w:color="auto"/>
              <w:bottom w:val="single" w:sz="4" w:space="0" w:color="auto"/>
              <w:right w:val="single" w:sz="4" w:space="0" w:color="auto"/>
            </w:tcBorders>
            <w:shd w:val="clear" w:color="auto" w:fill="F4B8AE"/>
          </w:tcPr>
          <w:p w14:paraId="036B67E8" w14:textId="4986F52F" w:rsidR="0019561C" w:rsidRPr="000F1877" w:rsidDel="00AB7043" w:rsidRDefault="0019561C" w:rsidP="004A3F47">
            <w:pPr>
              <w:rPr>
                <w:del w:id="11262" w:author="Sowndarya S (WT01 - Manufacturing &amp; Hi Tech)" w:date="2015-03-24T10:46:00Z"/>
                <w:rFonts w:asciiTheme="minorHAnsi" w:hAnsiTheme="minorHAnsi" w:cstheme="minorHAnsi"/>
                <w:color w:val="000000"/>
                <w:sz w:val="18"/>
                <w:szCs w:val="16"/>
              </w:rPr>
            </w:pPr>
            <w:del w:id="11263" w:author="Sowndarya S (WT01 - Manufacturing &amp; Hi Tech)" w:date="2015-03-24T10:46:00Z">
              <w:r w:rsidDel="00AB7043">
                <w:rPr>
                  <w:rFonts w:asciiTheme="minorHAnsi" w:hAnsiTheme="minorHAnsi" w:cstheme="minorHAnsi"/>
                  <w:color w:val="000000"/>
                  <w:sz w:val="18"/>
                  <w:szCs w:val="16"/>
                </w:rPr>
                <w:delText>View Name</w:delText>
              </w:r>
            </w:del>
          </w:p>
        </w:tc>
        <w:tc>
          <w:tcPr>
            <w:tcW w:w="965" w:type="pct"/>
            <w:tcBorders>
              <w:top w:val="single" w:sz="4" w:space="0" w:color="auto"/>
              <w:left w:val="single" w:sz="4" w:space="0" w:color="auto"/>
              <w:bottom w:val="single" w:sz="4" w:space="0" w:color="auto"/>
              <w:right w:val="single" w:sz="4" w:space="0" w:color="auto"/>
            </w:tcBorders>
            <w:shd w:val="clear" w:color="auto" w:fill="F4B8AE"/>
          </w:tcPr>
          <w:p w14:paraId="4A7DDB7D" w14:textId="0C3069AB" w:rsidR="0019561C" w:rsidRPr="000F1877" w:rsidDel="00AB7043" w:rsidRDefault="0019561C" w:rsidP="004A3F47">
            <w:pPr>
              <w:rPr>
                <w:del w:id="11264" w:author="Sowndarya S (WT01 - Manufacturing &amp; Hi Tech)" w:date="2015-03-24T10:46:00Z"/>
                <w:rFonts w:asciiTheme="minorHAnsi" w:hAnsiTheme="minorHAnsi" w:cstheme="minorHAnsi"/>
                <w:color w:val="000000"/>
                <w:sz w:val="18"/>
                <w:szCs w:val="16"/>
              </w:rPr>
            </w:pPr>
            <w:del w:id="11265" w:author="Sowndarya S (WT01 - Manufacturing &amp; Hi Tech)" w:date="2015-03-24T10:46:00Z">
              <w:r w:rsidDel="00AB7043">
                <w:rPr>
                  <w:rFonts w:asciiTheme="minorHAnsi" w:hAnsiTheme="minorHAnsi" w:cstheme="minorHAnsi"/>
                  <w:color w:val="000000"/>
                  <w:sz w:val="18"/>
                  <w:szCs w:val="16"/>
                </w:rPr>
                <w:delText>View Column Name</w:delText>
              </w:r>
            </w:del>
          </w:p>
        </w:tc>
      </w:tr>
      <w:tr w:rsidR="00D34907" w:rsidRPr="000F1877" w:rsidDel="00AB7043" w14:paraId="79F6A957" w14:textId="59FAB513" w:rsidTr="00D34907">
        <w:trPr>
          <w:trHeight w:val="392"/>
          <w:del w:id="11266"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7324B1CC" w14:textId="0BFA2403" w:rsidR="00D34907" w:rsidRPr="00DD1485" w:rsidDel="00AB7043" w:rsidRDefault="00D34907" w:rsidP="00D34907">
            <w:pPr>
              <w:rPr>
                <w:del w:id="11267" w:author="Sowndarya S (WT01 - Manufacturing &amp; Hi Tech)" w:date="2015-03-24T10:46:00Z"/>
                <w:rFonts w:asciiTheme="minorHAnsi" w:hAnsiTheme="minorHAnsi" w:cstheme="minorHAnsi"/>
                <w:color w:val="000000"/>
                <w:sz w:val="18"/>
                <w:szCs w:val="16"/>
              </w:rPr>
            </w:pPr>
            <w:del w:id="11268" w:author="Sowndarya S (WT01 - Manufacturing &amp; Hi Tech)" w:date="2015-03-24T10:46:00Z">
              <w:r w:rsidDel="00AB7043">
                <w:rPr>
                  <w:rFonts w:asciiTheme="minorHAnsi" w:hAnsiTheme="minorHAnsi" w:cstheme="minorHAnsi"/>
                  <w:color w:val="000000"/>
                  <w:sz w:val="18"/>
                  <w:szCs w:val="16"/>
                </w:rPr>
                <w:delText>PLAN_ID</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61C5D5B8" w14:textId="523A01D7" w:rsidR="00D34907" w:rsidRPr="007E707F" w:rsidDel="00AB7043" w:rsidRDefault="00D34907" w:rsidP="00D34907">
            <w:pPr>
              <w:rPr>
                <w:del w:id="11269" w:author="Sowndarya S (WT01 - Manufacturing &amp; Hi Tech)" w:date="2015-03-24T10:46:00Z"/>
                <w:rFonts w:asciiTheme="minorHAnsi" w:hAnsiTheme="minorHAnsi" w:cstheme="minorHAnsi"/>
                <w:color w:val="000000"/>
                <w:sz w:val="18"/>
                <w:szCs w:val="16"/>
              </w:rPr>
            </w:pPr>
            <w:del w:id="11270" w:author="Sowndarya S (WT01 - Manufacturing &amp; Hi Tech)" w:date="2015-03-24T10:46:00Z">
              <w:r w:rsidRPr="007E707F" w:rsidDel="00AB7043">
                <w:rPr>
                  <w:rFonts w:ascii="Calibri" w:hAnsi="Calibri" w:cs="Calibri"/>
                  <w:color w:val="000000"/>
                  <w:sz w:val="18"/>
                  <w:szCs w:val="22"/>
                </w:rPr>
                <w:delText>Plan</w:delText>
              </w:r>
            </w:del>
          </w:p>
        </w:tc>
        <w:tc>
          <w:tcPr>
            <w:tcW w:w="926" w:type="pct"/>
            <w:tcBorders>
              <w:top w:val="single" w:sz="4" w:space="0" w:color="auto"/>
              <w:left w:val="single" w:sz="4" w:space="0" w:color="auto"/>
              <w:bottom w:val="single" w:sz="4" w:space="0" w:color="auto"/>
              <w:right w:val="single" w:sz="4" w:space="0" w:color="auto"/>
            </w:tcBorders>
            <w:shd w:val="clear" w:color="auto" w:fill="auto"/>
          </w:tcPr>
          <w:p w14:paraId="7DA4E25C" w14:textId="4BBA32F5" w:rsidR="00D34907" w:rsidRPr="000F1877" w:rsidDel="00AB7043" w:rsidRDefault="00D34907" w:rsidP="00D34907">
            <w:pPr>
              <w:rPr>
                <w:del w:id="11271" w:author="Sowndarya S (WT01 - Manufacturing &amp; Hi Tech)" w:date="2015-03-24T10:46:00Z"/>
                <w:rFonts w:asciiTheme="minorHAnsi" w:hAnsiTheme="minorHAnsi" w:cstheme="minorHAnsi"/>
                <w:color w:val="000000"/>
                <w:sz w:val="18"/>
                <w:szCs w:val="16"/>
              </w:rPr>
            </w:pPr>
            <w:del w:id="11272" w:author="Sowndarya S (WT01 - Manufacturing &amp; Hi Tech)" w:date="2015-03-24T10:46:00Z">
              <w:r w:rsidDel="00AB7043">
                <w:rPr>
                  <w:rFonts w:asciiTheme="minorHAnsi" w:hAnsiTheme="minorHAnsi" w:cstheme="minorHAnsi"/>
                  <w:color w:val="000000"/>
                  <w:sz w:val="18"/>
                  <w:szCs w:val="16"/>
                </w:rPr>
                <w:delText>PlanID</w:delText>
              </w:r>
            </w:del>
          </w:p>
        </w:tc>
        <w:tc>
          <w:tcPr>
            <w:tcW w:w="1006" w:type="pct"/>
            <w:tcBorders>
              <w:top w:val="single" w:sz="4" w:space="0" w:color="auto"/>
              <w:left w:val="single" w:sz="4" w:space="0" w:color="auto"/>
              <w:bottom w:val="single" w:sz="4" w:space="0" w:color="auto"/>
              <w:right w:val="single" w:sz="4" w:space="0" w:color="auto"/>
            </w:tcBorders>
          </w:tcPr>
          <w:p w14:paraId="398CE08E" w14:textId="4141BF1D" w:rsidR="00D34907" w:rsidRPr="00457F55" w:rsidDel="00AB7043" w:rsidRDefault="00D34907" w:rsidP="00D34907">
            <w:pPr>
              <w:widowControl/>
              <w:spacing w:line="240" w:lineRule="auto"/>
              <w:rPr>
                <w:del w:id="11273" w:author="Sowndarya S (WT01 - Manufacturing &amp; Hi Tech)" w:date="2015-03-24T10:46:00Z"/>
                <w:rFonts w:ascii="Calibri" w:hAnsi="Calibri" w:cs="Calibri"/>
                <w:color w:val="000000"/>
                <w:sz w:val="18"/>
                <w:szCs w:val="22"/>
              </w:rPr>
            </w:pPr>
            <w:del w:id="11274" w:author="Sowndarya S (WT01 - Manufacturing &amp; Hi Tech)" w:date="2015-03-24T10:46:00Z">
              <w:r w:rsidRPr="00457F55" w:rsidDel="00AB7043">
                <w:rPr>
                  <w:rFonts w:ascii="Calibri" w:hAnsi="Calibri" w:cs="Calibri"/>
                  <w:color w:val="000000"/>
                  <w:sz w:val="18"/>
                  <w:szCs w:val="22"/>
                </w:rPr>
                <w:delText>VEBIP_SellOutProductPlan</w:delText>
              </w:r>
            </w:del>
          </w:p>
          <w:p w14:paraId="6C8F683F" w14:textId="124D9AC6" w:rsidR="00D34907" w:rsidRPr="00596774" w:rsidDel="00AB7043" w:rsidRDefault="00D34907" w:rsidP="00D34907">
            <w:pPr>
              <w:rPr>
                <w:del w:id="11275" w:author="Sowndarya S (WT01 - Manufacturing &amp; Hi Tech)" w:date="2015-03-24T10:46:00Z"/>
                <w:rFonts w:ascii="Calibri" w:hAnsi="Calibri" w:cs="Calibri"/>
                <w:color w:val="000000"/>
                <w:sz w:val="18"/>
                <w:szCs w:val="16"/>
              </w:rPr>
            </w:pPr>
          </w:p>
        </w:tc>
        <w:tc>
          <w:tcPr>
            <w:tcW w:w="965" w:type="pct"/>
            <w:tcBorders>
              <w:top w:val="single" w:sz="4" w:space="0" w:color="auto"/>
              <w:left w:val="single" w:sz="4" w:space="0" w:color="auto"/>
              <w:bottom w:val="single" w:sz="4" w:space="0" w:color="auto"/>
              <w:right w:val="single" w:sz="4" w:space="0" w:color="auto"/>
            </w:tcBorders>
          </w:tcPr>
          <w:p w14:paraId="549F2FB9" w14:textId="52747D60" w:rsidR="00D34907" w:rsidRPr="000F1877" w:rsidDel="00AB7043" w:rsidRDefault="00D34907" w:rsidP="00D34907">
            <w:pPr>
              <w:rPr>
                <w:del w:id="11276" w:author="Sowndarya S (WT01 - Manufacturing &amp; Hi Tech)" w:date="2015-03-24T10:46:00Z"/>
                <w:rFonts w:asciiTheme="minorHAnsi" w:hAnsiTheme="minorHAnsi" w:cstheme="minorHAnsi"/>
                <w:color w:val="000000"/>
                <w:sz w:val="18"/>
                <w:szCs w:val="16"/>
              </w:rPr>
            </w:pPr>
            <w:del w:id="11277" w:author="Sowndarya S (WT01 - Manufacturing &amp; Hi Tech)" w:date="2015-03-24T10:46:00Z">
              <w:r w:rsidDel="00AB7043">
                <w:rPr>
                  <w:rFonts w:asciiTheme="minorHAnsi" w:hAnsiTheme="minorHAnsi" w:cstheme="minorHAnsi"/>
                  <w:color w:val="000000"/>
                  <w:sz w:val="18"/>
                  <w:szCs w:val="16"/>
                </w:rPr>
                <w:delText>PlanID</w:delText>
              </w:r>
            </w:del>
          </w:p>
        </w:tc>
      </w:tr>
      <w:tr w:rsidR="00D34907" w:rsidRPr="000F1877" w:rsidDel="00AB7043" w14:paraId="61E7BED1" w14:textId="1E607160" w:rsidTr="00D34907">
        <w:trPr>
          <w:trHeight w:val="311"/>
          <w:del w:id="11278"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6CB6658" w14:textId="0CE49026" w:rsidR="00D34907" w:rsidRPr="00DD1485" w:rsidDel="00AB7043" w:rsidRDefault="00D34907" w:rsidP="00D34907">
            <w:pPr>
              <w:rPr>
                <w:del w:id="11279" w:author="Sowndarya S (WT01 - Manufacturing &amp; Hi Tech)" w:date="2015-03-24T10:46:00Z"/>
                <w:rFonts w:asciiTheme="minorHAnsi" w:hAnsiTheme="minorHAnsi" w:cstheme="minorHAnsi"/>
                <w:color w:val="000000"/>
                <w:sz w:val="18"/>
                <w:szCs w:val="16"/>
              </w:rPr>
            </w:pPr>
            <w:del w:id="11280" w:author="Sowndarya S (WT01 - Manufacturing &amp; Hi Tech)" w:date="2015-03-24T10:46:00Z">
              <w:r w:rsidDel="00AB7043">
                <w:rPr>
                  <w:rFonts w:asciiTheme="minorHAnsi" w:hAnsiTheme="minorHAnsi" w:cstheme="minorHAnsi"/>
                  <w:color w:val="000000"/>
                  <w:sz w:val="18"/>
                  <w:szCs w:val="16"/>
                </w:rPr>
                <w:delText>BUSINESS_SEGMENT_ID</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4421FBA3" w14:textId="77CEC7BC" w:rsidR="00D34907" w:rsidRPr="007E707F" w:rsidDel="00AB7043" w:rsidRDefault="00D34907" w:rsidP="00D34907">
            <w:pPr>
              <w:rPr>
                <w:del w:id="11281" w:author="Sowndarya S (WT01 - Manufacturing &amp; Hi Tech)" w:date="2015-03-24T10:46:00Z"/>
                <w:rFonts w:asciiTheme="minorHAnsi" w:hAnsiTheme="minorHAnsi" w:cstheme="minorHAnsi"/>
                <w:color w:val="000000"/>
                <w:sz w:val="18"/>
                <w:szCs w:val="16"/>
              </w:rPr>
            </w:pPr>
            <w:del w:id="11282" w:author="Sowndarya S (WT01 - Manufacturing &amp; Hi Tech)" w:date="2015-03-24T10:46:00Z">
              <w:r w:rsidRPr="007E707F" w:rsidDel="00AB7043">
                <w:rPr>
                  <w:rFonts w:ascii="Calibri" w:hAnsi="Calibri" w:cs="Calibri"/>
                  <w:color w:val="000000"/>
                  <w:sz w:val="18"/>
                  <w:szCs w:val="22"/>
                </w:rPr>
                <w:delText>Plan</w:delText>
              </w:r>
            </w:del>
          </w:p>
        </w:tc>
        <w:tc>
          <w:tcPr>
            <w:tcW w:w="926" w:type="pct"/>
            <w:tcBorders>
              <w:top w:val="single" w:sz="4" w:space="0" w:color="auto"/>
              <w:left w:val="single" w:sz="4" w:space="0" w:color="auto"/>
              <w:bottom w:val="single" w:sz="4" w:space="0" w:color="auto"/>
              <w:right w:val="single" w:sz="4" w:space="0" w:color="auto"/>
            </w:tcBorders>
          </w:tcPr>
          <w:p w14:paraId="66BF627F" w14:textId="52D17387" w:rsidR="00D34907" w:rsidRPr="007E707F" w:rsidDel="00AB7043" w:rsidRDefault="00D34907" w:rsidP="00D34907">
            <w:pPr>
              <w:widowControl/>
              <w:spacing w:line="240" w:lineRule="auto"/>
              <w:rPr>
                <w:del w:id="11283" w:author="Sowndarya S (WT01 - Manufacturing &amp; Hi Tech)" w:date="2015-03-24T10:46:00Z"/>
                <w:rFonts w:ascii="Calibri" w:hAnsi="Calibri" w:cs="Calibri"/>
                <w:color w:val="000000"/>
                <w:sz w:val="18"/>
                <w:szCs w:val="22"/>
              </w:rPr>
            </w:pPr>
            <w:del w:id="11284" w:author="Sowndarya S (WT01 - Manufacturing &amp; Hi Tech)" w:date="2015-03-24T10:46:00Z">
              <w:r w:rsidRPr="007E707F" w:rsidDel="00AB7043">
                <w:rPr>
                  <w:rFonts w:ascii="Calibri" w:hAnsi="Calibri" w:cs="Calibri"/>
                  <w:color w:val="000000"/>
                  <w:sz w:val="18"/>
                  <w:szCs w:val="22"/>
                </w:rPr>
                <w:delText>BusinessSegmentId</w:delText>
              </w:r>
            </w:del>
          </w:p>
          <w:p w14:paraId="57328A83" w14:textId="4849E22D" w:rsidR="00D34907" w:rsidRPr="007E707F" w:rsidDel="00AB7043" w:rsidRDefault="00D34907" w:rsidP="00D34907">
            <w:pPr>
              <w:rPr>
                <w:del w:id="11285" w:author="Sowndarya S (WT01 - Manufacturing &amp; Hi Tech)" w:date="2015-03-24T10:46:00Z"/>
                <w:rFonts w:asciiTheme="minorHAnsi" w:hAnsiTheme="minorHAnsi" w:cstheme="minorHAnsi"/>
                <w:color w:val="000000"/>
                <w:sz w:val="14"/>
                <w:szCs w:val="16"/>
              </w:rPr>
            </w:pPr>
          </w:p>
        </w:tc>
        <w:tc>
          <w:tcPr>
            <w:tcW w:w="1006" w:type="pct"/>
            <w:tcBorders>
              <w:top w:val="single" w:sz="4" w:space="0" w:color="auto"/>
              <w:left w:val="single" w:sz="4" w:space="0" w:color="auto"/>
              <w:bottom w:val="single" w:sz="4" w:space="0" w:color="auto"/>
              <w:right w:val="single" w:sz="4" w:space="0" w:color="auto"/>
            </w:tcBorders>
          </w:tcPr>
          <w:p w14:paraId="48F89E67" w14:textId="45E0CA23" w:rsidR="00D34907" w:rsidRPr="00596774" w:rsidDel="00AB7043" w:rsidRDefault="00D34907" w:rsidP="00D34907">
            <w:pPr>
              <w:rPr>
                <w:del w:id="11286" w:author="Sowndarya S (WT01 - Manufacturing &amp; Hi Tech)" w:date="2015-03-24T10:46:00Z"/>
                <w:rFonts w:ascii="Calibri" w:hAnsi="Calibri" w:cs="Calibri"/>
                <w:color w:val="000000"/>
                <w:sz w:val="18"/>
                <w:szCs w:val="16"/>
              </w:rPr>
            </w:pPr>
            <w:del w:id="11287"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tcPr>
          <w:p w14:paraId="04E1B4F5" w14:textId="261F6B34" w:rsidR="00D34907" w:rsidRPr="000F1877" w:rsidDel="00AB7043" w:rsidRDefault="00D34907" w:rsidP="00D34907">
            <w:pPr>
              <w:rPr>
                <w:del w:id="11288" w:author="Sowndarya S (WT01 - Manufacturing &amp; Hi Tech)" w:date="2015-03-24T10:46:00Z"/>
                <w:rFonts w:asciiTheme="minorHAnsi" w:hAnsiTheme="minorHAnsi" w:cstheme="minorHAnsi"/>
                <w:color w:val="000000"/>
                <w:sz w:val="18"/>
                <w:szCs w:val="16"/>
              </w:rPr>
            </w:pPr>
            <w:del w:id="11289" w:author="Sowndarya S (WT01 - Manufacturing &amp; Hi Tech)" w:date="2015-03-24T10:46:00Z">
              <w:r w:rsidDel="00AB7043">
                <w:rPr>
                  <w:rFonts w:asciiTheme="minorHAnsi" w:hAnsiTheme="minorHAnsi" w:cstheme="minorHAnsi"/>
                  <w:color w:val="000000"/>
                  <w:sz w:val="18"/>
                  <w:szCs w:val="16"/>
                </w:rPr>
                <w:delText>BDMPlanID</w:delText>
              </w:r>
            </w:del>
          </w:p>
        </w:tc>
      </w:tr>
      <w:tr w:rsidR="00D34907" w:rsidRPr="000F1877" w:rsidDel="00AB7043" w14:paraId="1362C571" w14:textId="0AACDDAF" w:rsidTr="00D34907">
        <w:trPr>
          <w:trHeight w:val="509"/>
          <w:del w:id="11290"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12905163" w14:textId="56FEB27C" w:rsidR="00D34907" w:rsidRPr="00DD1485" w:rsidDel="00AB7043" w:rsidRDefault="00D34907" w:rsidP="00D34907">
            <w:pPr>
              <w:rPr>
                <w:del w:id="11291" w:author="Sowndarya S (WT01 - Manufacturing &amp; Hi Tech)" w:date="2015-03-24T10:46:00Z"/>
                <w:rFonts w:asciiTheme="minorHAnsi" w:hAnsiTheme="minorHAnsi" w:cstheme="minorHAnsi"/>
                <w:color w:val="000000"/>
                <w:sz w:val="18"/>
                <w:szCs w:val="16"/>
              </w:rPr>
            </w:pPr>
            <w:del w:id="11292" w:author="Sowndarya S (WT01 - Manufacturing &amp; Hi Tech)" w:date="2015-03-24T10:46:00Z">
              <w:r w:rsidDel="00AB7043">
                <w:rPr>
                  <w:rFonts w:asciiTheme="minorHAnsi" w:hAnsiTheme="minorHAnsi" w:cstheme="minorHAnsi"/>
                  <w:color w:val="000000"/>
                  <w:sz w:val="18"/>
                  <w:szCs w:val="16"/>
                </w:rPr>
                <w:delText>BUSINESS_SEGMENT</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39C3E18D" w14:textId="04122494" w:rsidR="00D34907" w:rsidRPr="007E707F" w:rsidDel="00AB7043" w:rsidRDefault="00D34907" w:rsidP="00D34907">
            <w:pPr>
              <w:widowControl/>
              <w:spacing w:line="240" w:lineRule="auto"/>
              <w:rPr>
                <w:del w:id="11293" w:author="Sowndarya S (WT01 - Manufacturing &amp; Hi Tech)" w:date="2015-03-24T10:46:00Z"/>
                <w:rFonts w:ascii="Calibri" w:hAnsi="Calibri" w:cs="Calibri"/>
                <w:color w:val="000000"/>
                <w:sz w:val="18"/>
                <w:szCs w:val="22"/>
              </w:rPr>
            </w:pPr>
            <w:del w:id="11294" w:author="Sowndarya S (WT01 - Manufacturing &amp; Hi Tech)" w:date="2015-03-24T10:46:00Z">
              <w:r w:rsidRPr="007E707F" w:rsidDel="00AB7043">
                <w:rPr>
                  <w:rFonts w:ascii="Calibri" w:hAnsi="Calibri" w:cs="Calibri"/>
                  <w:color w:val="000000"/>
                  <w:sz w:val="18"/>
                  <w:szCs w:val="22"/>
                </w:rPr>
                <w:delText>BusinessSegment</w:delText>
              </w:r>
            </w:del>
          </w:p>
          <w:p w14:paraId="458F074D" w14:textId="4711F9F6" w:rsidR="00D34907" w:rsidRPr="007E707F" w:rsidDel="00AB7043" w:rsidRDefault="00D34907" w:rsidP="00D34907">
            <w:pPr>
              <w:rPr>
                <w:del w:id="11295" w:author="Sowndarya S (WT01 - Manufacturing &amp; Hi Tech)" w:date="2015-03-24T10:46:00Z"/>
                <w:rFonts w:asciiTheme="minorHAnsi" w:hAnsiTheme="minorHAnsi" w:cstheme="minorHAnsi"/>
                <w:color w:val="000000"/>
                <w:sz w:val="18"/>
                <w:szCs w:val="16"/>
              </w:rPr>
            </w:pPr>
          </w:p>
        </w:tc>
        <w:tc>
          <w:tcPr>
            <w:tcW w:w="926" w:type="pct"/>
            <w:tcBorders>
              <w:top w:val="single" w:sz="4" w:space="0" w:color="auto"/>
              <w:left w:val="single" w:sz="4" w:space="0" w:color="auto"/>
              <w:bottom w:val="single" w:sz="4" w:space="0" w:color="auto"/>
              <w:right w:val="single" w:sz="4" w:space="0" w:color="auto"/>
            </w:tcBorders>
            <w:shd w:val="clear" w:color="auto" w:fill="FFFFFF" w:themeFill="background1"/>
          </w:tcPr>
          <w:p w14:paraId="1B17E1A0" w14:textId="17AF350D" w:rsidR="00D34907" w:rsidRPr="007E707F" w:rsidDel="00AB7043" w:rsidRDefault="00D34907" w:rsidP="00D34907">
            <w:pPr>
              <w:widowControl/>
              <w:spacing w:line="240" w:lineRule="auto"/>
              <w:rPr>
                <w:del w:id="11296" w:author="Sowndarya S (WT01 - Manufacturing &amp; Hi Tech)" w:date="2015-03-24T10:46:00Z"/>
                <w:rFonts w:ascii="Calibri" w:hAnsi="Calibri" w:cs="Calibri"/>
                <w:color w:val="000000"/>
                <w:sz w:val="18"/>
                <w:szCs w:val="22"/>
              </w:rPr>
            </w:pPr>
            <w:del w:id="11297" w:author="Sowndarya S (WT01 - Manufacturing &amp; Hi Tech)" w:date="2015-03-24T10:46:00Z">
              <w:r w:rsidRPr="007E707F" w:rsidDel="00AB7043">
                <w:rPr>
                  <w:rFonts w:ascii="Calibri" w:hAnsi="Calibri" w:cs="Calibri"/>
                  <w:color w:val="000000"/>
                  <w:sz w:val="18"/>
                  <w:szCs w:val="22"/>
                </w:rPr>
                <w:delText>BusinessSegment</w:delText>
              </w:r>
            </w:del>
          </w:p>
          <w:p w14:paraId="7E3789FE" w14:textId="3792EFAB" w:rsidR="00D34907" w:rsidRPr="000F1877" w:rsidDel="00AB7043" w:rsidRDefault="00D34907" w:rsidP="00D34907">
            <w:pPr>
              <w:rPr>
                <w:del w:id="11298"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shd w:val="clear" w:color="auto" w:fill="FFFFFF" w:themeFill="background1"/>
          </w:tcPr>
          <w:p w14:paraId="33B5D16E" w14:textId="1863FE83" w:rsidR="00D34907" w:rsidRPr="00596774" w:rsidDel="00AB7043" w:rsidRDefault="00D34907" w:rsidP="00D34907">
            <w:pPr>
              <w:rPr>
                <w:del w:id="11299" w:author="Sowndarya S (WT01 - Manufacturing &amp; Hi Tech)" w:date="2015-03-24T10:46:00Z"/>
                <w:rFonts w:ascii="Calibri" w:hAnsi="Calibri" w:cs="Calibri"/>
                <w:color w:val="000000"/>
                <w:sz w:val="18"/>
                <w:szCs w:val="16"/>
              </w:rPr>
            </w:pPr>
            <w:del w:id="11300"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shd w:val="clear" w:color="auto" w:fill="FFFFFF" w:themeFill="background1"/>
          </w:tcPr>
          <w:p w14:paraId="6130420D" w14:textId="3EF2FBA6" w:rsidR="00D34907" w:rsidRPr="000F1877" w:rsidDel="00AB7043" w:rsidRDefault="00D34907" w:rsidP="00D34907">
            <w:pPr>
              <w:rPr>
                <w:del w:id="11301" w:author="Sowndarya S (WT01 - Manufacturing &amp; Hi Tech)" w:date="2015-03-24T10:46:00Z"/>
                <w:rFonts w:asciiTheme="minorHAnsi" w:hAnsiTheme="minorHAnsi" w:cstheme="minorHAnsi"/>
                <w:color w:val="000000"/>
                <w:sz w:val="18"/>
                <w:szCs w:val="16"/>
              </w:rPr>
            </w:pPr>
            <w:del w:id="11302" w:author="Sowndarya S (WT01 - Manufacturing &amp; Hi Tech)" w:date="2015-03-24T10:46:00Z">
              <w:r w:rsidDel="00AB7043">
                <w:rPr>
                  <w:rFonts w:asciiTheme="minorHAnsi" w:hAnsiTheme="minorHAnsi" w:cstheme="minorHAnsi"/>
                  <w:color w:val="000000"/>
                  <w:sz w:val="18"/>
                  <w:szCs w:val="16"/>
                </w:rPr>
                <w:delText>BDEPlanID</w:delText>
              </w:r>
            </w:del>
          </w:p>
        </w:tc>
      </w:tr>
      <w:tr w:rsidR="00D34907" w:rsidRPr="000F1877" w:rsidDel="00AB7043" w14:paraId="61B21593" w14:textId="6A823228" w:rsidTr="00D34907">
        <w:trPr>
          <w:del w:id="11303"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4F3D35EC" w14:textId="233DA2A8" w:rsidR="00D34907" w:rsidRPr="00DD1485" w:rsidDel="00AB7043" w:rsidRDefault="00D34907" w:rsidP="00D34907">
            <w:pPr>
              <w:rPr>
                <w:del w:id="11304" w:author="Sowndarya S (WT01 - Manufacturing &amp; Hi Tech)" w:date="2015-03-24T10:46:00Z"/>
                <w:rFonts w:asciiTheme="minorHAnsi" w:hAnsiTheme="minorHAnsi" w:cstheme="minorHAnsi"/>
                <w:color w:val="000000"/>
                <w:sz w:val="18"/>
                <w:szCs w:val="16"/>
              </w:rPr>
            </w:pPr>
            <w:del w:id="11305" w:author="Sowndarya S (WT01 - Manufacturing &amp; Hi Tech)" w:date="2015-03-24T10:46:00Z">
              <w:r w:rsidDel="00AB7043">
                <w:rPr>
                  <w:rFonts w:asciiTheme="minorHAnsi" w:hAnsiTheme="minorHAnsi" w:cstheme="minorHAnsi"/>
                  <w:color w:val="000000"/>
                  <w:sz w:val="18"/>
                  <w:szCs w:val="16"/>
                </w:rPr>
                <w:delText>BDM_PLAN_ID</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7A4A8F93" w14:textId="224BD173" w:rsidR="00D34907" w:rsidRPr="007E707F" w:rsidDel="00AB7043" w:rsidRDefault="00D34907" w:rsidP="00D34907">
            <w:pPr>
              <w:rPr>
                <w:del w:id="11306" w:author="Sowndarya S (WT01 - Manufacturing &amp; Hi Tech)" w:date="2015-03-24T10:46:00Z"/>
                <w:rFonts w:asciiTheme="minorHAnsi" w:hAnsiTheme="minorHAnsi" w:cstheme="minorHAnsi"/>
                <w:color w:val="000000"/>
                <w:sz w:val="18"/>
                <w:szCs w:val="16"/>
              </w:rPr>
            </w:pPr>
            <w:del w:id="11307" w:author="Sowndarya S (WT01 - Manufacturing &amp; Hi Tech)" w:date="2015-03-24T10:46:00Z">
              <w:r w:rsidRPr="007E707F" w:rsidDel="00AB7043">
                <w:rPr>
                  <w:rFonts w:ascii="Calibri" w:hAnsi="Calibri" w:cs="Calibri"/>
                  <w:color w:val="000000"/>
                  <w:sz w:val="18"/>
                  <w:szCs w:val="22"/>
                </w:rPr>
                <w:delText>Plan</w:delText>
              </w:r>
            </w:del>
          </w:p>
        </w:tc>
        <w:tc>
          <w:tcPr>
            <w:tcW w:w="926" w:type="pct"/>
            <w:tcBorders>
              <w:top w:val="single" w:sz="4" w:space="0" w:color="auto"/>
              <w:left w:val="single" w:sz="4" w:space="0" w:color="auto"/>
              <w:bottom w:val="single" w:sz="4" w:space="0" w:color="auto"/>
              <w:right w:val="single" w:sz="4" w:space="0" w:color="auto"/>
            </w:tcBorders>
          </w:tcPr>
          <w:p w14:paraId="1972E960" w14:textId="51AEFB93" w:rsidR="00D34907" w:rsidRPr="007E707F" w:rsidDel="00AB7043" w:rsidRDefault="00D34907" w:rsidP="00D34907">
            <w:pPr>
              <w:widowControl/>
              <w:spacing w:line="240" w:lineRule="auto"/>
              <w:rPr>
                <w:del w:id="11308" w:author="Sowndarya S (WT01 - Manufacturing &amp; Hi Tech)" w:date="2015-03-24T10:46:00Z"/>
                <w:rFonts w:ascii="Calibri" w:hAnsi="Calibri" w:cs="Calibri"/>
                <w:color w:val="000000"/>
                <w:sz w:val="18"/>
                <w:szCs w:val="22"/>
              </w:rPr>
            </w:pPr>
            <w:del w:id="11309" w:author="Sowndarya S (WT01 - Manufacturing &amp; Hi Tech)" w:date="2015-03-24T10:46:00Z">
              <w:r w:rsidRPr="007E707F" w:rsidDel="00AB7043">
                <w:rPr>
                  <w:rFonts w:ascii="Calibri" w:hAnsi="Calibri" w:cs="Calibri"/>
                  <w:color w:val="000000"/>
                  <w:sz w:val="18"/>
                  <w:szCs w:val="22"/>
                </w:rPr>
                <w:delText>PlanOwner</w:delText>
              </w:r>
            </w:del>
          </w:p>
          <w:p w14:paraId="686FBBCC" w14:textId="40F6053A" w:rsidR="00D34907" w:rsidRPr="000F1877" w:rsidDel="00AB7043" w:rsidRDefault="00D34907" w:rsidP="00D34907">
            <w:pPr>
              <w:rPr>
                <w:del w:id="11310"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21847C98" w14:textId="02D845A1" w:rsidR="00D34907" w:rsidRPr="00596774" w:rsidDel="00AB7043" w:rsidRDefault="00D34907" w:rsidP="00D34907">
            <w:pPr>
              <w:rPr>
                <w:del w:id="11311" w:author="Sowndarya S (WT01 - Manufacturing &amp; Hi Tech)" w:date="2015-03-24T10:46:00Z"/>
                <w:rFonts w:ascii="Calibri" w:hAnsi="Calibri" w:cs="Calibri"/>
                <w:color w:val="000000"/>
                <w:sz w:val="18"/>
                <w:szCs w:val="16"/>
              </w:rPr>
            </w:pPr>
            <w:del w:id="11312"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tcPr>
          <w:p w14:paraId="72AC93E1" w14:textId="5224D813" w:rsidR="00D34907" w:rsidRPr="000F1877" w:rsidDel="00AB7043" w:rsidRDefault="00D34907" w:rsidP="00D34907">
            <w:pPr>
              <w:rPr>
                <w:del w:id="11313" w:author="Sowndarya S (WT01 - Manufacturing &amp; Hi Tech)" w:date="2015-03-24T10:46:00Z"/>
                <w:rFonts w:asciiTheme="minorHAnsi" w:hAnsiTheme="minorHAnsi" w:cstheme="minorHAnsi"/>
                <w:color w:val="000000"/>
                <w:sz w:val="18"/>
                <w:szCs w:val="16"/>
              </w:rPr>
            </w:pPr>
            <w:del w:id="11314" w:author="Sowndarya S (WT01 - Manufacturing &amp; Hi Tech)" w:date="2015-03-24T10:46:00Z">
              <w:r w:rsidDel="00AB7043">
                <w:rPr>
                  <w:rFonts w:asciiTheme="minorHAnsi" w:hAnsiTheme="minorHAnsi" w:cstheme="minorHAnsi"/>
                  <w:color w:val="000000"/>
                  <w:sz w:val="18"/>
                  <w:szCs w:val="16"/>
                </w:rPr>
                <w:delText>BDEUserId</w:delText>
              </w:r>
            </w:del>
          </w:p>
        </w:tc>
      </w:tr>
      <w:tr w:rsidR="00D34907" w:rsidRPr="000F1877" w:rsidDel="00AB7043" w14:paraId="27ADE131" w14:textId="40966D39" w:rsidTr="00D34907">
        <w:trPr>
          <w:del w:id="11315"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7F2858B" w14:textId="4E93553B" w:rsidR="00D34907" w:rsidRPr="00DD1485" w:rsidDel="00AB7043" w:rsidRDefault="00D34907" w:rsidP="00D34907">
            <w:pPr>
              <w:rPr>
                <w:del w:id="11316" w:author="Sowndarya S (WT01 - Manufacturing &amp; Hi Tech)" w:date="2015-03-24T10:46:00Z"/>
                <w:rFonts w:asciiTheme="minorHAnsi" w:hAnsiTheme="minorHAnsi" w:cstheme="minorHAnsi"/>
                <w:color w:val="000000"/>
                <w:sz w:val="18"/>
                <w:szCs w:val="16"/>
              </w:rPr>
            </w:pPr>
            <w:del w:id="11317" w:author="Sowndarya S (WT01 - Manufacturing &amp; Hi Tech)" w:date="2015-03-24T10:46:00Z">
              <w:r w:rsidDel="00AB7043">
                <w:rPr>
                  <w:rFonts w:asciiTheme="minorHAnsi" w:hAnsiTheme="minorHAnsi" w:cstheme="minorHAnsi"/>
                  <w:color w:val="000000"/>
                  <w:sz w:val="18"/>
                  <w:szCs w:val="16"/>
                </w:rPr>
                <w:delText>MD_PARTNER_ID</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7DF9D080" w14:textId="0ABEEF59" w:rsidR="00D34907" w:rsidRPr="007E707F" w:rsidDel="00AB7043" w:rsidRDefault="00D34907" w:rsidP="00D34907">
            <w:pPr>
              <w:rPr>
                <w:del w:id="11318" w:author="Sowndarya S (WT01 - Manufacturing &amp; Hi Tech)" w:date="2015-03-24T10:46:00Z"/>
                <w:rFonts w:asciiTheme="minorHAnsi" w:hAnsiTheme="minorHAnsi" w:cstheme="minorHAnsi"/>
                <w:color w:val="000000"/>
                <w:sz w:val="18"/>
                <w:szCs w:val="16"/>
              </w:rPr>
            </w:pPr>
            <w:del w:id="11319" w:author="Sowndarya S (WT01 - Manufacturing &amp; Hi Tech)" w:date="2015-03-24T10:46:00Z">
              <w:r w:rsidRPr="007E707F" w:rsidDel="00AB7043">
                <w:rPr>
                  <w:rFonts w:ascii="Calibri" w:hAnsi="Calibri" w:cs="Calibri"/>
                  <w:color w:val="000000"/>
                  <w:sz w:val="18"/>
                  <w:szCs w:val="22"/>
                </w:rPr>
                <w:delText>PlanProductResellerAlloc</w:delText>
              </w:r>
            </w:del>
          </w:p>
        </w:tc>
        <w:tc>
          <w:tcPr>
            <w:tcW w:w="926" w:type="pct"/>
            <w:tcBorders>
              <w:top w:val="single" w:sz="4" w:space="0" w:color="auto"/>
              <w:left w:val="single" w:sz="4" w:space="0" w:color="auto"/>
              <w:bottom w:val="single" w:sz="4" w:space="0" w:color="auto"/>
              <w:right w:val="single" w:sz="4" w:space="0" w:color="auto"/>
            </w:tcBorders>
          </w:tcPr>
          <w:p w14:paraId="73C0C8BD" w14:textId="59F0EEA4" w:rsidR="00D34907" w:rsidRPr="007E707F" w:rsidDel="00AB7043" w:rsidRDefault="00D34907" w:rsidP="00D34907">
            <w:pPr>
              <w:widowControl/>
              <w:spacing w:line="240" w:lineRule="auto"/>
              <w:rPr>
                <w:del w:id="11320" w:author="Sowndarya S (WT01 - Manufacturing &amp; Hi Tech)" w:date="2015-03-24T10:46:00Z"/>
                <w:rFonts w:ascii="Calibri" w:hAnsi="Calibri" w:cs="Calibri"/>
                <w:color w:val="000000"/>
                <w:sz w:val="18"/>
                <w:szCs w:val="22"/>
              </w:rPr>
            </w:pPr>
            <w:del w:id="11321" w:author="Sowndarya S (WT01 - Manufacturing &amp; Hi Tech)" w:date="2015-03-24T10:46:00Z">
              <w:r w:rsidRPr="007E707F" w:rsidDel="00AB7043">
                <w:rPr>
                  <w:rFonts w:ascii="Calibri" w:hAnsi="Calibri" w:cs="Calibri"/>
                  <w:color w:val="000000"/>
                  <w:sz w:val="18"/>
                  <w:szCs w:val="22"/>
                </w:rPr>
                <w:delText>PartnerId</w:delText>
              </w:r>
            </w:del>
          </w:p>
          <w:p w14:paraId="45E1FFCF" w14:textId="0AFFE418" w:rsidR="00D34907" w:rsidRPr="000F1877" w:rsidDel="00AB7043" w:rsidRDefault="00D34907" w:rsidP="00D34907">
            <w:pPr>
              <w:rPr>
                <w:del w:id="11322"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0A1F7980" w14:textId="07F2D3E8" w:rsidR="00D34907" w:rsidRPr="00596774" w:rsidDel="00AB7043" w:rsidRDefault="00D34907" w:rsidP="00D34907">
            <w:pPr>
              <w:rPr>
                <w:del w:id="11323" w:author="Sowndarya S (WT01 - Manufacturing &amp; Hi Tech)" w:date="2015-03-24T10:46:00Z"/>
                <w:rFonts w:ascii="Calibri" w:eastAsiaTheme="minorHAnsi" w:hAnsi="Calibri" w:cs="Calibri"/>
                <w:color w:val="000000"/>
                <w:highlight w:val="white"/>
              </w:rPr>
            </w:pPr>
            <w:del w:id="11324"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tcPr>
          <w:p w14:paraId="7484DA0B" w14:textId="7644985F" w:rsidR="00D34907" w:rsidRPr="00596774" w:rsidDel="00AB7043" w:rsidRDefault="00D34907" w:rsidP="00D34907">
            <w:pPr>
              <w:rPr>
                <w:del w:id="11325" w:author="Sowndarya S (WT01 - Manufacturing &amp; Hi Tech)" w:date="2015-03-24T10:46:00Z"/>
                <w:rFonts w:asciiTheme="minorHAnsi" w:hAnsiTheme="minorHAnsi" w:cstheme="minorHAnsi"/>
                <w:color w:val="000000"/>
                <w:sz w:val="18"/>
                <w:szCs w:val="16"/>
              </w:rPr>
            </w:pPr>
            <w:del w:id="11326" w:author="Sowndarya S (WT01 - Manufacturing &amp; Hi Tech)" w:date="2015-03-24T10:46:00Z">
              <w:r w:rsidDel="00AB7043">
                <w:rPr>
                  <w:rFonts w:asciiTheme="minorHAnsi" w:hAnsiTheme="minorHAnsi" w:cstheme="minorHAnsi"/>
                  <w:color w:val="000000"/>
                  <w:sz w:val="18"/>
                  <w:szCs w:val="16"/>
                </w:rPr>
                <w:delText>ResellerPartnerId</w:delText>
              </w:r>
            </w:del>
          </w:p>
        </w:tc>
      </w:tr>
      <w:tr w:rsidR="00D34907" w:rsidRPr="000F1877" w:rsidDel="00AB7043" w14:paraId="2FDB5563" w14:textId="5D62BFB1" w:rsidTr="00D34907">
        <w:trPr>
          <w:del w:id="11327"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54A4DEC1" w14:textId="342BCE5D" w:rsidR="00D34907" w:rsidRPr="00DD1485" w:rsidDel="00AB7043" w:rsidRDefault="00D34907" w:rsidP="00D34907">
            <w:pPr>
              <w:rPr>
                <w:del w:id="11328" w:author="Sowndarya S (WT01 - Manufacturing &amp; Hi Tech)" w:date="2015-03-24T10:46:00Z"/>
                <w:rFonts w:asciiTheme="minorHAnsi" w:hAnsiTheme="minorHAnsi" w:cstheme="minorHAnsi"/>
                <w:color w:val="000000"/>
                <w:sz w:val="18"/>
                <w:szCs w:val="16"/>
              </w:rPr>
            </w:pPr>
            <w:del w:id="11329" w:author="Sowndarya S (WT01 - Manufacturing &amp; Hi Tech)" w:date="2015-03-24T10:46:00Z">
              <w:r w:rsidDel="00AB7043">
                <w:rPr>
                  <w:rFonts w:asciiTheme="minorHAnsi" w:hAnsiTheme="minorHAnsi" w:cstheme="minorHAnsi"/>
                  <w:color w:val="000000"/>
                  <w:sz w:val="18"/>
                  <w:szCs w:val="16"/>
                </w:rPr>
                <w:delText>BDM_USER_ID</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540276AB" w14:textId="6AF76867" w:rsidR="00D34907" w:rsidRPr="007E707F" w:rsidDel="00AB7043" w:rsidRDefault="00D34907" w:rsidP="00D34907">
            <w:pPr>
              <w:rPr>
                <w:del w:id="11330" w:author="Sowndarya S (WT01 - Manufacturing &amp; Hi Tech)" w:date="2015-03-24T10:46:00Z"/>
                <w:rFonts w:asciiTheme="minorHAnsi" w:hAnsiTheme="minorHAnsi" w:cstheme="minorHAnsi"/>
                <w:color w:val="000000"/>
                <w:sz w:val="18"/>
                <w:szCs w:val="16"/>
              </w:rPr>
            </w:pPr>
            <w:del w:id="11331" w:author="Sowndarya S (WT01 - Manufacturing &amp; Hi Tech)" w:date="2015-03-24T10:46:00Z">
              <w:r w:rsidRPr="007E707F" w:rsidDel="00AB7043">
                <w:rPr>
                  <w:rFonts w:ascii="Calibri" w:hAnsi="Calibri" w:cs="Calibri"/>
                  <w:color w:val="000000"/>
                  <w:sz w:val="18"/>
                  <w:szCs w:val="22"/>
                </w:rPr>
                <w:delText>PlanProductResellerAlloc</w:delText>
              </w:r>
            </w:del>
          </w:p>
        </w:tc>
        <w:tc>
          <w:tcPr>
            <w:tcW w:w="926" w:type="pct"/>
            <w:tcBorders>
              <w:top w:val="single" w:sz="4" w:space="0" w:color="auto"/>
              <w:left w:val="single" w:sz="4" w:space="0" w:color="auto"/>
              <w:bottom w:val="single" w:sz="4" w:space="0" w:color="auto"/>
              <w:right w:val="single" w:sz="4" w:space="0" w:color="auto"/>
            </w:tcBorders>
          </w:tcPr>
          <w:p w14:paraId="7D8F4ED1" w14:textId="306D1B26" w:rsidR="00D34907" w:rsidRPr="007E707F" w:rsidDel="00AB7043" w:rsidRDefault="00D34907" w:rsidP="00D34907">
            <w:pPr>
              <w:widowControl/>
              <w:spacing w:line="240" w:lineRule="auto"/>
              <w:rPr>
                <w:del w:id="11332" w:author="Sowndarya S (WT01 - Manufacturing &amp; Hi Tech)" w:date="2015-03-24T10:46:00Z"/>
                <w:rFonts w:ascii="Calibri" w:hAnsi="Calibri" w:cs="Calibri"/>
                <w:color w:val="000000"/>
                <w:sz w:val="18"/>
                <w:szCs w:val="22"/>
              </w:rPr>
            </w:pPr>
            <w:del w:id="11333" w:author="Sowndarya S (WT01 - Manufacturing &amp; Hi Tech)" w:date="2015-03-24T10:46:00Z">
              <w:r w:rsidRPr="007E707F" w:rsidDel="00AB7043">
                <w:rPr>
                  <w:rFonts w:ascii="Calibri" w:hAnsi="Calibri" w:cs="Calibri"/>
                  <w:color w:val="000000"/>
                  <w:sz w:val="18"/>
                  <w:szCs w:val="22"/>
                </w:rPr>
                <w:delText>ProductPartID</w:delText>
              </w:r>
            </w:del>
          </w:p>
          <w:p w14:paraId="7DCF99D0" w14:textId="64B751A7" w:rsidR="00D34907" w:rsidRPr="000F1877" w:rsidDel="00AB7043" w:rsidRDefault="00D34907" w:rsidP="00D34907">
            <w:pPr>
              <w:rPr>
                <w:del w:id="11334"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204CC45D" w14:textId="72CC507D" w:rsidR="00D34907" w:rsidRPr="00596774" w:rsidDel="00AB7043" w:rsidRDefault="00D34907" w:rsidP="00D34907">
            <w:pPr>
              <w:rPr>
                <w:del w:id="11335" w:author="Sowndarya S (WT01 - Manufacturing &amp; Hi Tech)" w:date="2015-03-24T10:46:00Z"/>
                <w:rFonts w:ascii="Calibri" w:eastAsiaTheme="minorHAnsi" w:hAnsi="Calibri" w:cs="Calibri"/>
                <w:color w:val="000000"/>
                <w:highlight w:val="white"/>
              </w:rPr>
            </w:pPr>
            <w:del w:id="11336"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tcPr>
          <w:p w14:paraId="3C15EABE" w14:textId="52E2AF0F" w:rsidR="00D34907" w:rsidRPr="00596774" w:rsidDel="00AB7043" w:rsidRDefault="00D34907" w:rsidP="00D34907">
            <w:pPr>
              <w:rPr>
                <w:del w:id="11337" w:author="Sowndarya S (WT01 - Manufacturing &amp; Hi Tech)" w:date="2015-03-24T10:46:00Z"/>
                <w:rFonts w:asciiTheme="minorHAnsi" w:hAnsiTheme="minorHAnsi" w:cstheme="minorHAnsi"/>
                <w:color w:val="000000"/>
                <w:sz w:val="18"/>
                <w:szCs w:val="16"/>
              </w:rPr>
            </w:pPr>
            <w:del w:id="11338" w:author="Sowndarya S (WT01 - Manufacturing &amp; Hi Tech)" w:date="2015-03-24T10:46:00Z">
              <w:r w:rsidDel="00AB7043">
                <w:rPr>
                  <w:rFonts w:asciiTheme="minorHAnsi" w:hAnsiTheme="minorHAnsi" w:cstheme="minorHAnsi"/>
                  <w:color w:val="000000"/>
                  <w:sz w:val="18"/>
                  <w:szCs w:val="16"/>
                </w:rPr>
                <w:delText>ProductPartID</w:delText>
              </w:r>
            </w:del>
          </w:p>
        </w:tc>
      </w:tr>
      <w:tr w:rsidR="00D34907" w:rsidRPr="000F1877" w:rsidDel="00AB7043" w14:paraId="5A586133" w14:textId="65B2AD29" w:rsidTr="00D34907">
        <w:trPr>
          <w:del w:id="11339"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C67930E" w14:textId="0FF396A9" w:rsidR="00D34907" w:rsidRPr="00DD1485" w:rsidDel="00AB7043" w:rsidRDefault="00D34907" w:rsidP="00D34907">
            <w:pPr>
              <w:rPr>
                <w:del w:id="11340" w:author="Sowndarya S (WT01 - Manufacturing &amp; Hi Tech)" w:date="2015-03-24T10:46:00Z"/>
                <w:rFonts w:asciiTheme="minorHAnsi" w:hAnsiTheme="minorHAnsi" w:cstheme="minorHAnsi"/>
                <w:color w:val="000000"/>
                <w:sz w:val="18"/>
                <w:szCs w:val="16"/>
              </w:rPr>
            </w:pPr>
            <w:del w:id="11341" w:author="Sowndarya S (WT01 - Manufacturing &amp; Hi Tech)" w:date="2015-03-24T10:46:00Z">
              <w:r w:rsidDel="00AB7043">
                <w:rPr>
                  <w:rFonts w:asciiTheme="minorHAnsi" w:hAnsiTheme="minorHAnsi" w:cstheme="minorHAnsi"/>
                  <w:color w:val="000000"/>
                  <w:sz w:val="18"/>
                  <w:szCs w:val="16"/>
                </w:rPr>
                <w:delText>BUSINESS_GROUP_ID</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7C813CA0" w14:textId="642EA1AE" w:rsidR="00D34907" w:rsidRPr="007E707F" w:rsidDel="00AB7043" w:rsidRDefault="00D34907" w:rsidP="00D34907">
            <w:pPr>
              <w:rPr>
                <w:del w:id="11342" w:author="Sowndarya S (WT01 - Manufacturing &amp; Hi Tech)" w:date="2015-03-24T10:46:00Z"/>
                <w:rFonts w:asciiTheme="minorHAnsi" w:hAnsiTheme="minorHAnsi" w:cstheme="minorHAnsi"/>
                <w:color w:val="000000"/>
                <w:sz w:val="18"/>
                <w:szCs w:val="16"/>
              </w:rPr>
            </w:pPr>
            <w:del w:id="11343" w:author="Sowndarya S (WT01 - Manufacturing &amp; Hi Tech)" w:date="2015-03-24T10:46:00Z">
              <w:r w:rsidRPr="007E707F" w:rsidDel="00AB7043">
                <w:rPr>
                  <w:rFonts w:ascii="Calibri" w:hAnsi="Calibri" w:cs="Calibri"/>
                  <w:color w:val="000000"/>
                  <w:sz w:val="18"/>
                  <w:szCs w:val="22"/>
                </w:rPr>
                <w:delText>PlanProductResellerAlloc</w:delText>
              </w:r>
            </w:del>
          </w:p>
        </w:tc>
        <w:tc>
          <w:tcPr>
            <w:tcW w:w="926" w:type="pct"/>
            <w:tcBorders>
              <w:top w:val="single" w:sz="4" w:space="0" w:color="auto"/>
              <w:left w:val="single" w:sz="4" w:space="0" w:color="auto"/>
              <w:bottom w:val="single" w:sz="4" w:space="0" w:color="auto"/>
              <w:right w:val="single" w:sz="4" w:space="0" w:color="auto"/>
            </w:tcBorders>
          </w:tcPr>
          <w:p w14:paraId="04FFBD57" w14:textId="6BFD7E47" w:rsidR="00D34907" w:rsidRPr="007E707F" w:rsidDel="00AB7043" w:rsidRDefault="00D34907" w:rsidP="00D34907">
            <w:pPr>
              <w:widowControl/>
              <w:spacing w:line="240" w:lineRule="auto"/>
              <w:rPr>
                <w:del w:id="11344" w:author="Sowndarya S (WT01 - Manufacturing &amp; Hi Tech)" w:date="2015-03-24T10:46:00Z"/>
                <w:rFonts w:ascii="Calibri" w:hAnsi="Calibri" w:cs="Calibri"/>
                <w:color w:val="000000"/>
                <w:sz w:val="18"/>
                <w:szCs w:val="22"/>
              </w:rPr>
            </w:pPr>
            <w:del w:id="11345" w:author="Sowndarya S (WT01 - Manufacturing &amp; Hi Tech)" w:date="2015-03-24T10:46:00Z">
              <w:r w:rsidRPr="007E707F" w:rsidDel="00AB7043">
                <w:rPr>
                  <w:rFonts w:ascii="Calibri" w:hAnsi="Calibri" w:cs="Calibri"/>
                  <w:color w:val="000000"/>
                  <w:sz w:val="18"/>
                  <w:szCs w:val="22"/>
                </w:rPr>
                <w:delText>TotalRevenue</w:delText>
              </w:r>
            </w:del>
          </w:p>
          <w:p w14:paraId="620F65C8" w14:textId="76E26379" w:rsidR="00D34907" w:rsidRPr="000F1877" w:rsidDel="00AB7043" w:rsidRDefault="00D34907" w:rsidP="00D34907">
            <w:pPr>
              <w:rPr>
                <w:del w:id="11346"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03C085D2" w14:textId="6C2E0CAC" w:rsidR="00D34907" w:rsidRPr="00596774" w:rsidDel="00AB7043" w:rsidRDefault="00D34907" w:rsidP="00D34907">
            <w:pPr>
              <w:rPr>
                <w:del w:id="11347" w:author="Sowndarya S (WT01 - Manufacturing &amp; Hi Tech)" w:date="2015-03-24T10:46:00Z"/>
                <w:rFonts w:ascii="Calibri" w:eastAsiaTheme="minorHAnsi" w:hAnsi="Calibri" w:cs="Calibri"/>
                <w:color w:val="000000"/>
                <w:highlight w:val="white"/>
              </w:rPr>
            </w:pPr>
            <w:del w:id="11348"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tcPr>
          <w:p w14:paraId="0BDA8CCE" w14:textId="1CCFA9D2" w:rsidR="00D34907" w:rsidRPr="00596774" w:rsidDel="00AB7043" w:rsidRDefault="00D34907" w:rsidP="00D34907">
            <w:pPr>
              <w:rPr>
                <w:del w:id="11349" w:author="Sowndarya S (WT01 - Manufacturing &amp; Hi Tech)" w:date="2015-03-24T10:46:00Z"/>
                <w:rFonts w:asciiTheme="minorHAnsi" w:hAnsiTheme="minorHAnsi" w:cstheme="minorHAnsi"/>
                <w:color w:val="000000"/>
                <w:sz w:val="18"/>
                <w:szCs w:val="16"/>
              </w:rPr>
            </w:pPr>
            <w:del w:id="11350" w:author="Sowndarya S (WT01 - Manufacturing &amp; Hi Tech)" w:date="2015-03-24T10:46:00Z">
              <w:r w:rsidDel="00AB7043">
                <w:rPr>
                  <w:rFonts w:asciiTheme="minorHAnsi" w:hAnsiTheme="minorHAnsi" w:cstheme="minorHAnsi"/>
                  <w:color w:val="000000"/>
                  <w:sz w:val="18"/>
                  <w:szCs w:val="16"/>
                </w:rPr>
                <w:delText>TotalRevenue</w:delText>
              </w:r>
            </w:del>
          </w:p>
        </w:tc>
      </w:tr>
      <w:tr w:rsidR="00D34907" w:rsidRPr="000F1877" w:rsidDel="00AB7043" w14:paraId="3584B46D" w14:textId="064A2EED" w:rsidTr="00D34907">
        <w:trPr>
          <w:del w:id="11351"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B95BB5F" w14:textId="1C63AF54" w:rsidR="00D34907" w:rsidRPr="00DD1485" w:rsidDel="00AB7043" w:rsidRDefault="00D34907" w:rsidP="00D34907">
            <w:pPr>
              <w:rPr>
                <w:del w:id="11352" w:author="Sowndarya S (WT01 - Manufacturing &amp; Hi Tech)" w:date="2015-03-24T10:46:00Z"/>
                <w:rFonts w:asciiTheme="minorHAnsi" w:hAnsiTheme="minorHAnsi" w:cstheme="minorHAnsi"/>
                <w:color w:val="000000"/>
                <w:sz w:val="18"/>
                <w:szCs w:val="16"/>
              </w:rPr>
            </w:pPr>
            <w:del w:id="11353" w:author="Sowndarya S (WT01 - Manufacturing &amp; Hi Tech)" w:date="2015-03-24T10:46:00Z">
              <w:r w:rsidDel="00AB7043">
                <w:rPr>
                  <w:rFonts w:asciiTheme="minorHAnsi" w:hAnsiTheme="minorHAnsi" w:cstheme="minorHAnsi"/>
                  <w:color w:val="000000"/>
                  <w:sz w:val="18"/>
                  <w:szCs w:val="16"/>
                </w:rPr>
                <w:delText>BUSINESS_GROUP</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0A41D6D3" w14:textId="29FA3391" w:rsidR="00D34907" w:rsidRPr="007E707F" w:rsidDel="00AB7043" w:rsidRDefault="00D34907" w:rsidP="00D34907">
            <w:pPr>
              <w:rPr>
                <w:del w:id="11354" w:author="Sowndarya S (WT01 - Manufacturing &amp; Hi Tech)" w:date="2015-03-24T10:46:00Z"/>
                <w:rFonts w:asciiTheme="minorHAnsi" w:hAnsiTheme="minorHAnsi" w:cstheme="minorHAnsi"/>
                <w:color w:val="000000"/>
                <w:sz w:val="18"/>
                <w:szCs w:val="16"/>
              </w:rPr>
            </w:pPr>
            <w:del w:id="11355" w:author="Sowndarya S (WT01 - Manufacturing &amp; Hi Tech)" w:date="2015-03-24T10:46:00Z">
              <w:r w:rsidRPr="007E707F" w:rsidDel="00AB7043">
                <w:rPr>
                  <w:rFonts w:ascii="Calibri" w:hAnsi="Calibri" w:cs="Calibri"/>
                  <w:color w:val="000000"/>
                  <w:sz w:val="18"/>
                  <w:szCs w:val="22"/>
                </w:rPr>
                <w:delText>PlanProductResellerAlloc</w:delText>
              </w:r>
            </w:del>
          </w:p>
        </w:tc>
        <w:tc>
          <w:tcPr>
            <w:tcW w:w="926" w:type="pct"/>
            <w:tcBorders>
              <w:top w:val="single" w:sz="4" w:space="0" w:color="auto"/>
              <w:left w:val="single" w:sz="4" w:space="0" w:color="auto"/>
              <w:bottom w:val="single" w:sz="4" w:space="0" w:color="auto"/>
              <w:right w:val="single" w:sz="4" w:space="0" w:color="auto"/>
            </w:tcBorders>
          </w:tcPr>
          <w:p w14:paraId="1ADB0FAE" w14:textId="7E98F7FF" w:rsidR="00D34907" w:rsidRPr="007E707F" w:rsidDel="00AB7043" w:rsidRDefault="00D34907" w:rsidP="00D34907">
            <w:pPr>
              <w:widowControl/>
              <w:spacing w:line="240" w:lineRule="auto"/>
              <w:rPr>
                <w:del w:id="11356" w:author="Sowndarya S (WT01 - Manufacturing &amp; Hi Tech)" w:date="2015-03-24T10:46:00Z"/>
                <w:rFonts w:ascii="Calibri" w:hAnsi="Calibri" w:cs="Calibri"/>
                <w:color w:val="000000"/>
                <w:sz w:val="18"/>
                <w:szCs w:val="22"/>
              </w:rPr>
            </w:pPr>
            <w:del w:id="11357" w:author="Sowndarya S (WT01 - Manufacturing &amp; Hi Tech)" w:date="2015-03-24T10:46:00Z">
              <w:r w:rsidRPr="007E707F" w:rsidDel="00AB7043">
                <w:rPr>
                  <w:rFonts w:ascii="Calibri" w:hAnsi="Calibri" w:cs="Calibri"/>
                  <w:color w:val="000000"/>
                  <w:sz w:val="18"/>
                  <w:szCs w:val="22"/>
                </w:rPr>
                <w:delText>TotalProfit</w:delText>
              </w:r>
            </w:del>
          </w:p>
          <w:p w14:paraId="60F5546F" w14:textId="4D6EE5ED" w:rsidR="00D34907" w:rsidRPr="000F1877" w:rsidDel="00AB7043" w:rsidRDefault="00D34907" w:rsidP="00D34907">
            <w:pPr>
              <w:jc w:val="center"/>
              <w:rPr>
                <w:del w:id="11358"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3EB51871" w14:textId="2F296511" w:rsidR="00D34907" w:rsidRPr="00596774" w:rsidDel="00AB7043" w:rsidRDefault="00D34907" w:rsidP="00D34907">
            <w:pPr>
              <w:rPr>
                <w:del w:id="11359" w:author="Sowndarya S (WT01 - Manufacturing &amp; Hi Tech)" w:date="2015-03-24T10:46:00Z"/>
                <w:rFonts w:ascii="Calibri" w:eastAsiaTheme="minorHAnsi" w:hAnsi="Calibri" w:cs="Calibri"/>
                <w:color w:val="000000"/>
                <w:highlight w:val="white"/>
              </w:rPr>
            </w:pPr>
            <w:del w:id="11360"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tcPr>
          <w:p w14:paraId="44777307" w14:textId="2BAF7C8E" w:rsidR="00D34907" w:rsidRPr="00596774" w:rsidDel="00AB7043" w:rsidRDefault="00D34907" w:rsidP="00D34907">
            <w:pPr>
              <w:rPr>
                <w:del w:id="11361" w:author="Sowndarya S (WT01 - Manufacturing &amp; Hi Tech)" w:date="2015-03-24T10:46:00Z"/>
                <w:rFonts w:asciiTheme="minorHAnsi" w:hAnsiTheme="minorHAnsi" w:cstheme="minorHAnsi"/>
                <w:color w:val="000000"/>
                <w:sz w:val="18"/>
                <w:szCs w:val="16"/>
              </w:rPr>
            </w:pPr>
            <w:del w:id="11362" w:author="Sowndarya S (WT01 - Manufacturing &amp; Hi Tech)" w:date="2015-03-24T10:46:00Z">
              <w:r w:rsidDel="00AB7043">
                <w:rPr>
                  <w:rFonts w:asciiTheme="minorHAnsi" w:hAnsiTheme="minorHAnsi" w:cstheme="minorHAnsi"/>
                  <w:color w:val="000000"/>
                  <w:sz w:val="18"/>
                  <w:szCs w:val="16"/>
                </w:rPr>
                <w:delText>TotalProfit</w:delText>
              </w:r>
            </w:del>
          </w:p>
        </w:tc>
      </w:tr>
      <w:tr w:rsidR="00D34907" w:rsidRPr="000F1877" w:rsidDel="00AB7043" w14:paraId="22152338" w14:textId="063EEDD0" w:rsidTr="00D34907">
        <w:trPr>
          <w:del w:id="11363"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3F0A8E1E" w14:textId="2C6EF645" w:rsidR="00D34907" w:rsidRPr="00DD1485" w:rsidDel="00AB7043" w:rsidRDefault="00D34907" w:rsidP="00D34907">
            <w:pPr>
              <w:rPr>
                <w:del w:id="11364" w:author="Sowndarya S (WT01 - Manufacturing &amp; Hi Tech)" w:date="2015-03-24T10:46:00Z"/>
                <w:rFonts w:asciiTheme="minorHAnsi" w:hAnsiTheme="minorHAnsi" w:cstheme="minorHAnsi"/>
                <w:color w:val="000000"/>
                <w:sz w:val="18"/>
                <w:szCs w:val="16"/>
              </w:rPr>
            </w:pPr>
            <w:del w:id="11365" w:author="Sowndarya S (WT01 - Manufacturing &amp; Hi Tech)" w:date="2015-03-24T10:46:00Z">
              <w:r w:rsidDel="00AB7043">
                <w:rPr>
                  <w:rFonts w:asciiTheme="minorHAnsi" w:hAnsiTheme="minorHAnsi" w:cstheme="minorHAnsi"/>
                  <w:color w:val="000000"/>
                  <w:sz w:val="18"/>
                  <w:szCs w:val="16"/>
                </w:rPr>
                <w:delText>TOTAL_REVENUE</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12FAEA8B" w14:textId="3BDB1311" w:rsidR="00D34907" w:rsidRPr="007E707F" w:rsidDel="00AB7043" w:rsidRDefault="00D34907" w:rsidP="00D34907">
            <w:pPr>
              <w:rPr>
                <w:del w:id="11366" w:author="Sowndarya S (WT01 - Manufacturing &amp; Hi Tech)" w:date="2015-03-24T10:46:00Z"/>
                <w:rFonts w:asciiTheme="minorHAnsi" w:hAnsiTheme="minorHAnsi" w:cstheme="minorHAnsi"/>
                <w:color w:val="000000"/>
                <w:sz w:val="18"/>
                <w:szCs w:val="16"/>
              </w:rPr>
            </w:pPr>
            <w:del w:id="11367" w:author="Sowndarya S (WT01 - Manufacturing &amp; Hi Tech)" w:date="2015-03-24T10:46:00Z">
              <w:r w:rsidRPr="007E707F" w:rsidDel="00AB7043">
                <w:rPr>
                  <w:rFonts w:ascii="Calibri" w:hAnsi="Calibri" w:cs="Calibri"/>
                  <w:color w:val="000000"/>
                  <w:sz w:val="18"/>
                  <w:szCs w:val="22"/>
                </w:rPr>
                <w:delText>PlanProductResellerAlloc</w:delText>
              </w:r>
            </w:del>
          </w:p>
        </w:tc>
        <w:tc>
          <w:tcPr>
            <w:tcW w:w="926" w:type="pct"/>
            <w:tcBorders>
              <w:top w:val="single" w:sz="4" w:space="0" w:color="auto"/>
              <w:left w:val="single" w:sz="4" w:space="0" w:color="auto"/>
              <w:bottom w:val="single" w:sz="4" w:space="0" w:color="auto"/>
              <w:right w:val="single" w:sz="4" w:space="0" w:color="auto"/>
            </w:tcBorders>
          </w:tcPr>
          <w:p w14:paraId="3F04A193" w14:textId="213A0AFB" w:rsidR="00D34907" w:rsidRPr="007E707F" w:rsidDel="00AB7043" w:rsidRDefault="00D34907" w:rsidP="00D34907">
            <w:pPr>
              <w:widowControl/>
              <w:spacing w:line="240" w:lineRule="auto"/>
              <w:rPr>
                <w:del w:id="11368" w:author="Sowndarya S (WT01 - Manufacturing &amp; Hi Tech)" w:date="2015-03-24T10:46:00Z"/>
                <w:rFonts w:ascii="Calibri" w:hAnsi="Calibri" w:cs="Calibri"/>
                <w:color w:val="000000"/>
                <w:sz w:val="18"/>
                <w:szCs w:val="22"/>
              </w:rPr>
            </w:pPr>
            <w:del w:id="11369" w:author="Sowndarya S (WT01 - Manufacturing &amp; Hi Tech)" w:date="2015-03-24T10:46:00Z">
              <w:r w:rsidRPr="007E707F" w:rsidDel="00AB7043">
                <w:rPr>
                  <w:rFonts w:ascii="Calibri" w:hAnsi="Calibri" w:cs="Calibri"/>
                  <w:color w:val="000000"/>
                  <w:sz w:val="18"/>
                  <w:szCs w:val="22"/>
                </w:rPr>
                <w:delText>TotalUnits</w:delText>
              </w:r>
            </w:del>
          </w:p>
          <w:p w14:paraId="2FB75E64" w14:textId="4AC40CCF" w:rsidR="00D34907" w:rsidRPr="000F1877" w:rsidDel="00AB7043" w:rsidRDefault="00D34907" w:rsidP="00D34907">
            <w:pPr>
              <w:rPr>
                <w:del w:id="11370"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28AD01F0" w14:textId="62EA3468" w:rsidR="00D34907" w:rsidRPr="00596774" w:rsidDel="00AB7043" w:rsidRDefault="00D34907" w:rsidP="00D34907">
            <w:pPr>
              <w:rPr>
                <w:del w:id="11371" w:author="Sowndarya S (WT01 - Manufacturing &amp; Hi Tech)" w:date="2015-03-24T10:46:00Z"/>
                <w:rFonts w:ascii="Calibri" w:eastAsiaTheme="minorHAnsi" w:hAnsi="Calibri" w:cs="Calibri"/>
                <w:color w:val="000000"/>
                <w:highlight w:val="white"/>
              </w:rPr>
            </w:pPr>
            <w:del w:id="11372"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tcPr>
          <w:p w14:paraId="10302557" w14:textId="0BD50574" w:rsidR="00D34907" w:rsidRPr="00596774" w:rsidDel="00AB7043" w:rsidRDefault="00D34907" w:rsidP="00D34907">
            <w:pPr>
              <w:rPr>
                <w:del w:id="11373" w:author="Sowndarya S (WT01 - Manufacturing &amp; Hi Tech)" w:date="2015-03-24T10:46:00Z"/>
                <w:rFonts w:asciiTheme="minorHAnsi" w:hAnsiTheme="minorHAnsi" w:cstheme="minorHAnsi"/>
                <w:color w:val="000000"/>
                <w:sz w:val="18"/>
                <w:szCs w:val="16"/>
              </w:rPr>
            </w:pPr>
            <w:del w:id="11374" w:author="Sowndarya S (WT01 - Manufacturing &amp; Hi Tech)" w:date="2015-03-24T10:46:00Z">
              <w:r w:rsidDel="00AB7043">
                <w:rPr>
                  <w:rFonts w:asciiTheme="minorHAnsi" w:hAnsiTheme="minorHAnsi" w:cstheme="minorHAnsi"/>
                  <w:color w:val="000000"/>
                  <w:sz w:val="18"/>
                  <w:szCs w:val="16"/>
                </w:rPr>
                <w:delText>TotalUnits</w:delText>
              </w:r>
            </w:del>
          </w:p>
        </w:tc>
      </w:tr>
      <w:tr w:rsidR="00D34907" w:rsidRPr="000F1877" w:rsidDel="00AB7043" w14:paraId="2B7DC1FA" w14:textId="41AAEAF8" w:rsidTr="00D34907">
        <w:trPr>
          <w:del w:id="11375"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1FF4E00E" w14:textId="2DC3FA6F" w:rsidR="00D34907" w:rsidRPr="00DD1485" w:rsidDel="00AB7043" w:rsidRDefault="00D34907" w:rsidP="00D34907">
            <w:pPr>
              <w:rPr>
                <w:del w:id="11376" w:author="Sowndarya S (WT01 - Manufacturing &amp; Hi Tech)" w:date="2015-03-24T10:46:00Z"/>
                <w:rFonts w:asciiTheme="minorHAnsi" w:hAnsiTheme="minorHAnsi" w:cstheme="minorHAnsi"/>
                <w:color w:val="000000"/>
                <w:sz w:val="18"/>
                <w:szCs w:val="16"/>
              </w:rPr>
            </w:pPr>
            <w:del w:id="11377" w:author="Sowndarya S (WT01 - Manufacturing &amp; Hi Tech)" w:date="2015-03-24T10:46:00Z">
              <w:r w:rsidDel="00AB7043">
                <w:rPr>
                  <w:rFonts w:asciiTheme="minorHAnsi" w:hAnsiTheme="minorHAnsi" w:cstheme="minorHAnsi"/>
                  <w:color w:val="000000"/>
                  <w:sz w:val="18"/>
                  <w:szCs w:val="16"/>
                </w:rPr>
                <w:delText>TOTAL_PROFIT</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10444238" w14:textId="7788EB1C" w:rsidR="00D34907" w:rsidRPr="000F1877" w:rsidDel="00AB7043" w:rsidRDefault="00D34907" w:rsidP="00D34907">
            <w:pPr>
              <w:rPr>
                <w:del w:id="11378" w:author="Sowndarya S (WT01 - Manufacturing &amp; Hi Tech)" w:date="2015-03-24T10:46:00Z"/>
                <w:rFonts w:asciiTheme="minorHAnsi" w:hAnsiTheme="minorHAnsi" w:cstheme="minorHAnsi"/>
                <w:color w:val="000000"/>
                <w:sz w:val="18"/>
                <w:szCs w:val="16"/>
              </w:rPr>
            </w:pPr>
            <w:del w:id="11379" w:author="Sowndarya S (WT01 - Manufacturing &amp; Hi Tech)" w:date="2015-03-24T10:46:00Z">
              <w:r w:rsidRPr="00767301" w:rsidDel="00AB7043">
                <w:rPr>
                  <w:rFonts w:ascii="Calibri" w:hAnsi="Calibri" w:cs="Calibri"/>
                  <w:color w:val="000000"/>
                  <w:sz w:val="18"/>
                  <w:szCs w:val="22"/>
                </w:rPr>
                <w:delText>Plan</w:delText>
              </w:r>
            </w:del>
          </w:p>
        </w:tc>
        <w:tc>
          <w:tcPr>
            <w:tcW w:w="926" w:type="pct"/>
            <w:tcBorders>
              <w:top w:val="single" w:sz="4" w:space="0" w:color="auto"/>
              <w:left w:val="single" w:sz="4" w:space="0" w:color="auto"/>
              <w:bottom w:val="single" w:sz="4" w:space="0" w:color="auto"/>
              <w:right w:val="single" w:sz="4" w:space="0" w:color="auto"/>
            </w:tcBorders>
          </w:tcPr>
          <w:p w14:paraId="25AD1C9C" w14:textId="5AB0944C" w:rsidR="00D34907" w:rsidRPr="00457F55" w:rsidDel="00AB7043" w:rsidRDefault="00D34907" w:rsidP="00D34907">
            <w:pPr>
              <w:widowControl/>
              <w:spacing w:line="240" w:lineRule="auto"/>
              <w:rPr>
                <w:del w:id="11380" w:author="Sowndarya S (WT01 - Manufacturing &amp; Hi Tech)" w:date="2015-03-24T10:46:00Z"/>
                <w:rFonts w:asciiTheme="minorHAnsi" w:hAnsiTheme="minorHAnsi" w:cstheme="minorHAnsi"/>
                <w:color w:val="00B0F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7D2F6456" w14:textId="092A72BB" w:rsidR="00D34907" w:rsidRPr="00596774" w:rsidDel="00AB7043" w:rsidRDefault="00D34907" w:rsidP="00D34907">
            <w:pPr>
              <w:rPr>
                <w:del w:id="11381" w:author="Sowndarya S (WT01 - Manufacturing &amp; Hi Tech)" w:date="2015-03-24T10:46:00Z"/>
                <w:rFonts w:ascii="Calibri" w:eastAsiaTheme="minorHAnsi" w:hAnsi="Calibri" w:cs="Calibri"/>
                <w:color w:val="000000"/>
                <w:highlight w:val="white"/>
              </w:rPr>
            </w:pPr>
            <w:del w:id="11382"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tcPr>
          <w:p w14:paraId="1E292504" w14:textId="1A120DDF" w:rsidR="00D34907" w:rsidRPr="00596774" w:rsidDel="00AB7043" w:rsidRDefault="00D34907" w:rsidP="00D34907">
            <w:pPr>
              <w:rPr>
                <w:del w:id="11383" w:author="Sowndarya S (WT01 - Manufacturing &amp; Hi Tech)" w:date="2015-03-24T10:46:00Z"/>
                <w:rFonts w:asciiTheme="minorHAnsi" w:hAnsiTheme="minorHAnsi" w:cstheme="minorHAnsi"/>
                <w:color w:val="000000"/>
                <w:sz w:val="18"/>
                <w:szCs w:val="16"/>
              </w:rPr>
            </w:pPr>
            <w:del w:id="11384" w:author="Sowndarya S (WT01 - Manufacturing &amp; Hi Tech)" w:date="2015-03-24T10:46:00Z">
              <w:r w:rsidDel="00AB7043">
                <w:rPr>
                  <w:rFonts w:asciiTheme="minorHAnsi" w:hAnsiTheme="minorHAnsi" w:cstheme="minorHAnsi"/>
                  <w:color w:val="000000"/>
                  <w:sz w:val="18"/>
                  <w:szCs w:val="16"/>
                </w:rPr>
                <w:delText>PalnYear</w:delText>
              </w:r>
            </w:del>
          </w:p>
        </w:tc>
      </w:tr>
      <w:tr w:rsidR="00D34907" w:rsidRPr="000F1877" w:rsidDel="00AB7043" w14:paraId="29C44E2F" w14:textId="5FEA6FCC" w:rsidTr="00D34907">
        <w:trPr>
          <w:del w:id="11385"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12875E27" w14:textId="3CD59297" w:rsidR="00D34907" w:rsidRPr="00DD1485" w:rsidDel="00AB7043" w:rsidRDefault="00D34907" w:rsidP="00D34907">
            <w:pPr>
              <w:rPr>
                <w:del w:id="11386" w:author="Sowndarya S (WT01 - Manufacturing &amp; Hi Tech)" w:date="2015-03-24T10:46:00Z"/>
                <w:rFonts w:asciiTheme="minorHAnsi" w:hAnsiTheme="minorHAnsi" w:cstheme="minorHAnsi"/>
                <w:color w:val="000000"/>
                <w:sz w:val="18"/>
                <w:szCs w:val="16"/>
              </w:rPr>
            </w:pPr>
            <w:del w:id="11387" w:author="Sowndarya S (WT01 - Manufacturing &amp; Hi Tech)" w:date="2015-03-24T10:46:00Z">
              <w:r w:rsidDel="00AB7043">
                <w:rPr>
                  <w:rFonts w:asciiTheme="minorHAnsi" w:hAnsiTheme="minorHAnsi" w:cstheme="minorHAnsi"/>
                  <w:color w:val="000000"/>
                  <w:sz w:val="18"/>
                  <w:szCs w:val="16"/>
                </w:rPr>
                <w:delText>PLAN_YEAR</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6E33B8D6" w14:textId="1AFC42B1" w:rsidR="00D34907" w:rsidRPr="000F1877" w:rsidDel="00AB7043" w:rsidRDefault="00D34907" w:rsidP="00D34907">
            <w:pPr>
              <w:rPr>
                <w:del w:id="11388" w:author="Sowndarya S (WT01 - Manufacturing &amp; Hi Tech)" w:date="2015-03-24T10:46:00Z"/>
                <w:rFonts w:asciiTheme="minorHAnsi" w:hAnsiTheme="minorHAnsi" w:cstheme="minorHAnsi"/>
                <w:color w:val="000000"/>
                <w:sz w:val="18"/>
                <w:szCs w:val="16"/>
              </w:rPr>
            </w:pPr>
            <w:del w:id="11389" w:author="Sowndarya S (WT01 - Manufacturing &amp; Hi Tech)" w:date="2015-03-24T10:46:00Z">
              <w:r w:rsidRPr="00767301" w:rsidDel="00AB7043">
                <w:rPr>
                  <w:rFonts w:ascii="Calibri" w:hAnsi="Calibri" w:cs="Calibri"/>
                  <w:color w:val="000000"/>
                  <w:sz w:val="18"/>
                  <w:szCs w:val="22"/>
                </w:rPr>
                <w:delText>Plan</w:delText>
              </w:r>
            </w:del>
          </w:p>
        </w:tc>
        <w:tc>
          <w:tcPr>
            <w:tcW w:w="926" w:type="pct"/>
            <w:tcBorders>
              <w:top w:val="single" w:sz="4" w:space="0" w:color="auto"/>
              <w:left w:val="single" w:sz="4" w:space="0" w:color="auto"/>
              <w:bottom w:val="single" w:sz="4" w:space="0" w:color="auto"/>
              <w:right w:val="single" w:sz="4" w:space="0" w:color="auto"/>
            </w:tcBorders>
          </w:tcPr>
          <w:p w14:paraId="5146CC32" w14:textId="5A973367" w:rsidR="00D34907" w:rsidRPr="007E707F" w:rsidDel="00AB7043" w:rsidRDefault="00D34907" w:rsidP="00D34907">
            <w:pPr>
              <w:widowControl/>
              <w:spacing w:line="240" w:lineRule="auto"/>
              <w:rPr>
                <w:del w:id="11390" w:author="Sowndarya S (WT01 - Manufacturing &amp; Hi Tech)" w:date="2015-03-24T10:46:00Z"/>
                <w:rFonts w:ascii="Calibri" w:hAnsi="Calibri" w:cs="Calibri"/>
                <w:color w:val="000000"/>
                <w:sz w:val="18"/>
                <w:szCs w:val="22"/>
              </w:rPr>
            </w:pPr>
            <w:del w:id="11391" w:author="Sowndarya S (WT01 - Manufacturing &amp; Hi Tech)" w:date="2015-03-24T10:46:00Z">
              <w:r w:rsidRPr="007E707F" w:rsidDel="00AB7043">
                <w:rPr>
                  <w:rFonts w:ascii="Calibri" w:hAnsi="Calibri" w:cs="Calibri"/>
                  <w:color w:val="000000"/>
                  <w:sz w:val="18"/>
                  <w:szCs w:val="22"/>
                </w:rPr>
                <w:delText>ModifiedDate</w:delText>
              </w:r>
            </w:del>
          </w:p>
          <w:p w14:paraId="24148E15" w14:textId="759BCB9C" w:rsidR="00D34907" w:rsidRPr="000F1877" w:rsidDel="00AB7043" w:rsidRDefault="00D34907" w:rsidP="00D34907">
            <w:pPr>
              <w:rPr>
                <w:del w:id="11392"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439B6F08" w14:textId="2C1C2579" w:rsidR="00D34907" w:rsidRPr="00596774" w:rsidDel="00AB7043" w:rsidRDefault="00D34907" w:rsidP="00D34907">
            <w:pPr>
              <w:rPr>
                <w:del w:id="11393" w:author="Sowndarya S (WT01 - Manufacturing &amp; Hi Tech)" w:date="2015-03-24T10:46:00Z"/>
                <w:rFonts w:ascii="Calibri" w:eastAsiaTheme="minorHAnsi" w:hAnsi="Calibri" w:cs="Calibri"/>
                <w:color w:val="000000"/>
                <w:highlight w:val="white"/>
              </w:rPr>
            </w:pPr>
            <w:del w:id="11394"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tcPr>
          <w:p w14:paraId="3CFF509C" w14:textId="13A29994" w:rsidR="00D34907" w:rsidRPr="00596774" w:rsidDel="00AB7043" w:rsidRDefault="00D34907" w:rsidP="00D34907">
            <w:pPr>
              <w:rPr>
                <w:del w:id="11395" w:author="Sowndarya S (WT01 - Manufacturing &amp; Hi Tech)" w:date="2015-03-24T10:46:00Z"/>
                <w:rFonts w:asciiTheme="minorHAnsi" w:hAnsiTheme="minorHAnsi" w:cstheme="minorHAnsi"/>
                <w:color w:val="000000"/>
                <w:sz w:val="18"/>
                <w:szCs w:val="16"/>
              </w:rPr>
            </w:pPr>
            <w:del w:id="11396" w:author="Sowndarya S (WT01 - Manufacturing &amp; Hi Tech)" w:date="2015-03-24T10:46:00Z">
              <w:r w:rsidDel="00AB7043">
                <w:rPr>
                  <w:rFonts w:asciiTheme="minorHAnsi" w:hAnsiTheme="minorHAnsi" w:cstheme="minorHAnsi"/>
                  <w:color w:val="000000"/>
                  <w:sz w:val="18"/>
                  <w:szCs w:val="16"/>
                </w:rPr>
                <w:delText>ModifiedDate</w:delText>
              </w:r>
            </w:del>
          </w:p>
        </w:tc>
      </w:tr>
      <w:tr w:rsidR="00D34907" w:rsidRPr="000F1877" w:rsidDel="00AB7043" w14:paraId="55270627" w14:textId="07086705" w:rsidTr="00D34907">
        <w:trPr>
          <w:del w:id="11397"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7058BCDD" w14:textId="3FCFC551" w:rsidR="00D34907" w:rsidDel="00AB7043" w:rsidRDefault="00D34907" w:rsidP="00D34907">
            <w:pPr>
              <w:rPr>
                <w:del w:id="11398" w:author="Sowndarya S (WT01 - Manufacturing &amp; Hi Tech)" w:date="2015-03-24T10:46:00Z"/>
                <w:rFonts w:asciiTheme="minorHAnsi" w:hAnsiTheme="minorHAnsi" w:cstheme="minorHAnsi"/>
                <w:color w:val="000000"/>
                <w:sz w:val="18"/>
                <w:szCs w:val="16"/>
              </w:rPr>
            </w:pPr>
            <w:del w:id="11399" w:author="Sowndarya S (WT01 - Manufacturing &amp; Hi Tech)" w:date="2015-03-24T10:46:00Z">
              <w:r w:rsidDel="00AB7043">
                <w:rPr>
                  <w:rFonts w:asciiTheme="minorHAnsi" w:hAnsiTheme="minorHAnsi" w:cstheme="minorHAnsi"/>
                  <w:color w:val="000000"/>
                  <w:sz w:val="18"/>
                  <w:szCs w:val="16"/>
                </w:rPr>
                <w:delText>MODIFIED_DATE</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tcPr>
          <w:p w14:paraId="17525F8D" w14:textId="20D196F5" w:rsidR="00D34907" w:rsidRPr="00767301" w:rsidDel="00AB7043" w:rsidRDefault="00D34907" w:rsidP="00D34907">
            <w:pPr>
              <w:rPr>
                <w:del w:id="11400" w:author="Sowndarya S (WT01 - Manufacturing &amp; Hi Tech)" w:date="2015-03-24T10:46:00Z"/>
                <w:rFonts w:ascii="Calibri" w:hAnsi="Calibri" w:cs="Calibri"/>
                <w:color w:val="000000"/>
                <w:sz w:val="18"/>
                <w:szCs w:val="22"/>
              </w:rPr>
            </w:pPr>
          </w:p>
        </w:tc>
        <w:tc>
          <w:tcPr>
            <w:tcW w:w="926" w:type="pct"/>
            <w:tcBorders>
              <w:top w:val="single" w:sz="4" w:space="0" w:color="auto"/>
              <w:left w:val="single" w:sz="4" w:space="0" w:color="auto"/>
              <w:bottom w:val="single" w:sz="4" w:space="0" w:color="auto"/>
              <w:right w:val="single" w:sz="4" w:space="0" w:color="auto"/>
            </w:tcBorders>
          </w:tcPr>
          <w:p w14:paraId="4E28620A" w14:textId="23990960" w:rsidR="00D34907" w:rsidRPr="007E707F" w:rsidDel="00AB7043" w:rsidRDefault="00D34907" w:rsidP="00D34907">
            <w:pPr>
              <w:widowControl/>
              <w:spacing w:line="240" w:lineRule="auto"/>
              <w:rPr>
                <w:del w:id="11401" w:author="Sowndarya S (WT01 - Manufacturing &amp; Hi Tech)" w:date="2015-03-24T10:46:00Z"/>
                <w:rFonts w:ascii="Calibri" w:hAnsi="Calibri" w:cs="Calibri"/>
                <w:color w:val="000000"/>
                <w:sz w:val="18"/>
                <w:szCs w:val="22"/>
              </w:rPr>
            </w:pPr>
          </w:p>
        </w:tc>
        <w:tc>
          <w:tcPr>
            <w:tcW w:w="1006" w:type="pct"/>
            <w:tcBorders>
              <w:top w:val="single" w:sz="4" w:space="0" w:color="auto"/>
              <w:left w:val="single" w:sz="4" w:space="0" w:color="auto"/>
              <w:bottom w:val="single" w:sz="4" w:space="0" w:color="auto"/>
              <w:right w:val="single" w:sz="4" w:space="0" w:color="auto"/>
            </w:tcBorders>
          </w:tcPr>
          <w:p w14:paraId="7E45EDD9" w14:textId="41096F95" w:rsidR="00D34907" w:rsidRPr="008B2A6E" w:rsidDel="00AB7043" w:rsidRDefault="00D34907" w:rsidP="00D34907">
            <w:pPr>
              <w:rPr>
                <w:del w:id="11402" w:author="Sowndarya S (WT01 - Manufacturing &amp; Hi Tech)" w:date="2015-03-24T10:46:00Z"/>
                <w:rFonts w:ascii="Calibri" w:hAnsi="Calibri" w:cs="Calibri"/>
                <w:color w:val="000000"/>
                <w:sz w:val="18"/>
                <w:szCs w:val="22"/>
              </w:rPr>
            </w:pPr>
          </w:p>
        </w:tc>
        <w:tc>
          <w:tcPr>
            <w:tcW w:w="965" w:type="pct"/>
            <w:tcBorders>
              <w:top w:val="single" w:sz="4" w:space="0" w:color="auto"/>
              <w:left w:val="single" w:sz="4" w:space="0" w:color="auto"/>
              <w:bottom w:val="single" w:sz="4" w:space="0" w:color="auto"/>
              <w:right w:val="single" w:sz="4" w:space="0" w:color="auto"/>
            </w:tcBorders>
          </w:tcPr>
          <w:p w14:paraId="5BC2A454" w14:textId="220A7A74" w:rsidR="00D34907" w:rsidDel="00AB7043" w:rsidRDefault="00D34907" w:rsidP="00D34907">
            <w:pPr>
              <w:rPr>
                <w:del w:id="11403" w:author="Sowndarya S (WT01 - Manufacturing &amp; Hi Tech)" w:date="2015-03-24T10:46:00Z"/>
                <w:rFonts w:asciiTheme="minorHAnsi" w:hAnsiTheme="minorHAnsi" w:cstheme="minorHAnsi"/>
                <w:color w:val="000000"/>
                <w:sz w:val="18"/>
                <w:szCs w:val="16"/>
              </w:rPr>
            </w:pPr>
          </w:p>
        </w:tc>
      </w:tr>
      <w:tr w:rsidR="0019561C" w:rsidRPr="000F1877" w:rsidDel="00AB7043" w14:paraId="01CA7F20" w14:textId="002FFE89" w:rsidTr="00D34907">
        <w:trPr>
          <w:del w:id="11404"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6AF82EEC" w14:textId="029C3ECF" w:rsidR="0019561C" w:rsidRPr="00DD1485" w:rsidDel="00AB7043" w:rsidRDefault="0019561C" w:rsidP="004A3F47">
            <w:pPr>
              <w:rPr>
                <w:del w:id="11405" w:author="Sowndarya S (WT01 - Manufacturing &amp; Hi Tech)" w:date="2015-03-24T10:46:00Z"/>
                <w:rFonts w:asciiTheme="minorHAnsi" w:hAnsiTheme="minorHAnsi" w:cstheme="minorHAnsi"/>
                <w:color w:val="000000"/>
                <w:sz w:val="18"/>
                <w:szCs w:val="16"/>
              </w:rPr>
            </w:pPr>
            <w:del w:id="11406" w:author="Sowndarya S (WT01 - Manufacturing &amp; Hi Tech)" w:date="2015-03-24T10:46:00Z">
              <w:r w:rsidDel="00AB7043">
                <w:rPr>
                  <w:rFonts w:asciiTheme="minorHAnsi" w:hAnsiTheme="minorHAnsi" w:cstheme="minorHAnsi"/>
                  <w:color w:val="000000"/>
                  <w:sz w:val="18"/>
                  <w:szCs w:val="16"/>
                </w:rPr>
                <w:delText>REV_JAN</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4E2D095F" w14:textId="1D9ABDBE" w:rsidR="0019561C" w:rsidRPr="007E707F" w:rsidDel="00AB7043" w:rsidRDefault="0019561C" w:rsidP="004A3F47">
            <w:pPr>
              <w:rPr>
                <w:del w:id="11407" w:author="Sowndarya S (WT01 - Manufacturing &amp; Hi Tech)" w:date="2015-03-24T10:46:00Z"/>
                <w:rFonts w:asciiTheme="minorHAnsi" w:hAnsiTheme="minorHAnsi" w:cstheme="minorHAnsi"/>
                <w:color w:val="000000"/>
                <w:sz w:val="18"/>
                <w:szCs w:val="16"/>
              </w:rPr>
            </w:pPr>
            <w:del w:id="11408"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30CD623F" w14:textId="17B7FDBD" w:rsidR="0019561C" w:rsidDel="00AB7043" w:rsidRDefault="0019561C" w:rsidP="004A3F47">
            <w:pPr>
              <w:widowControl/>
              <w:spacing w:line="240" w:lineRule="auto"/>
              <w:rPr>
                <w:del w:id="11409" w:author="Sowndarya S (WT01 - Manufacturing &amp; Hi Tech)" w:date="2015-03-24T10:46:00Z"/>
                <w:rFonts w:ascii="Calibri" w:hAnsi="Calibri" w:cs="Calibri"/>
                <w:color w:val="000000"/>
                <w:sz w:val="22"/>
                <w:szCs w:val="22"/>
              </w:rPr>
            </w:pPr>
            <w:del w:id="11410" w:author="Sowndarya S (WT01 - Manufacturing &amp; Hi Tech)" w:date="2015-03-24T10:46:00Z">
              <w:r w:rsidRPr="007E707F" w:rsidDel="00AB7043">
                <w:rPr>
                  <w:rFonts w:ascii="Calibri" w:hAnsi="Calibri" w:cs="Calibri"/>
                  <w:color w:val="000000"/>
                  <w:sz w:val="18"/>
                  <w:szCs w:val="22"/>
                </w:rPr>
                <w:delText>MonthName/Revenue</w:delText>
              </w:r>
            </w:del>
          </w:p>
          <w:p w14:paraId="523ED178" w14:textId="088E046B" w:rsidR="0019561C" w:rsidRPr="000F1877" w:rsidDel="00AB7043" w:rsidRDefault="0019561C" w:rsidP="004A3F47">
            <w:pPr>
              <w:rPr>
                <w:del w:id="11411"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4EF6C67A" w14:textId="4A4838DE" w:rsidR="0019561C" w:rsidRPr="00596774" w:rsidDel="00AB7043" w:rsidRDefault="0019561C" w:rsidP="004A3F47">
            <w:pPr>
              <w:rPr>
                <w:del w:id="11412" w:author="Sowndarya S (WT01 - Manufacturing &amp; Hi Tech)" w:date="2015-03-24T10:46:00Z"/>
                <w:rFonts w:ascii="Calibri" w:eastAsiaTheme="minorHAnsi" w:hAnsi="Calibri" w:cs="Calibri"/>
                <w:color w:val="000000"/>
                <w:highlight w:val="white"/>
              </w:rPr>
            </w:pPr>
            <w:del w:id="11413"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6C292703" w14:textId="429C45D6" w:rsidR="0019561C" w:rsidRPr="00596774" w:rsidDel="00AB7043" w:rsidRDefault="0019561C" w:rsidP="004A3F47">
            <w:pPr>
              <w:rPr>
                <w:del w:id="11414" w:author="Sowndarya S (WT01 - Manufacturing &amp; Hi Tech)" w:date="2015-03-24T10:46:00Z"/>
                <w:rFonts w:asciiTheme="minorHAnsi" w:hAnsiTheme="minorHAnsi" w:cstheme="minorHAnsi"/>
                <w:color w:val="000000"/>
                <w:sz w:val="18"/>
                <w:szCs w:val="16"/>
              </w:rPr>
            </w:pPr>
            <w:del w:id="11415" w:author="Sowndarya S (WT01 - Manufacturing &amp; Hi Tech)" w:date="2015-03-24T10:46:00Z">
              <w:r w:rsidDel="00AB7043">
                <w:rPr>
                  <w:rFonts w:asciiTheme="minorHAnsi" w:hAnsiTheme="minorHAnsi" w:cstheme="minorHAnsi"/>
                  <w:color w:val="000000"/>
                  <w:sz w:val="18"/>
                  <w:szCs w:val="16"/>
                </w:rPr>
                <w:delText>Rev_Jan</w:delText>
              </w:r>
            </w:del>
          </w:p>
        </w:tc>
      </w:tr>
      <w:tr w:rsidR="0019561C" w:rsidRPr="000F1877" w:rsidDel="00AB7043" w14:paraId="35629E79" w14:textId="4C8CF30E" w:rsidTr="00D34907">
        <w:trPr>
          <w:del w:id="11416"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507BAACB" w14:textId="784DA005" w:rsidR="0019561C" w:rsidRPr="00DD1485" w:rsidDel="00AB7043" w:rsidRDefault="0019561C" w:rsidP="004A3F47">
            <w:pPr>
              <w:rPr>
                <w:del w:id="11417" w:author="Sowndarya S (WT01 - Manufacturing &amp; Hi Tech)" w:date="2015-03-24T10:46:00Z"/>
                <w:rFonts w:asciiTheme="minorHAnsi" w:hAnsiTheme="minorHAnsi" w:cstheme="minorHAnsi"/>
                <w:color w:val="000000"/>
                <w:sz w:val="18"/>
                <w:szCs w:val="16"/>
              </w:rPr>
            </w:pPr>
            <w:del w:id="11418" w:author="Sowndarya S (WT01 - Manufacturing &amp; Hi Tech)" w:date="2015-03-24T10:46:00Z">
              <w:r w:rsidDel="00AB7043">
                <w:rPr>
                  <w:rFonts w:asciiTheme="minorHAnsi" w:hAnsiTheme="minorHAnsi" w:cstheme="minorHAnsi"/>
                  <w:color w:val="000000"/>
                  <w:sz w:val="18"/>
                  <w:szCs w:val="16"/>
                </w:rPr>
                <w:delText>REV_FEB</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3354021E" w14:textId="19BF3E42" w:rsidR="0019561C" w:rsidRPr="007E707F" w:rsidDel="00AB7043" w:rsidRDefault="0019561C" w:rsidP="004A3F47">
            <w:pPr>
              <w:rPr>
                <w:del w:id="11419" w:author="Sowndarya S (WT01 - Manufacturing &amp; Hi Tech)" w:date="2015-03-24T10:46:00Z"/>
                <w:rFonts w:asciiTheme="minorHAnsi" w:hAnsiTheme="minorHAnsi" w:cstheme="minorHAnsi"/>
                <w:color w:val="000000"/>
                <w:sz w:val="18"/>
                <w:szCs w:val="16"/>
              </w:rPr>
            </w:pPr>
            <w:del w:id="11420"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38E2179C" w14:textId="79094186" w:rsidR="0019561C" w:rsidRPr="000F1877" w:rsidDel="00AB7043" w:rsidRDefault="0019561C" w:rsidP="004A3F47">
            <w:pPr>
              <w:rPr>
                <w:del w:id="11421" w:author="Sowndarya S (WT01 - Manufacturing &amp; Hi Tech)" w:date="2015-03-24T10:46:00Z"/>
                <w:rFonts w:asciiTheme="minorHAnsi" w:hAnsiTheme="minorHAnsi" w:cstheme="minorHAnsi"/>
                <w:color w:val="000000"/>
                <w:sz w:val="18"/>
                <w:szCs w:val="16"/>
              </w:rPr>
            </w:pPr>
            <w:del w:id="11422"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54B085ED" w14:textId="378689A6" w:rsidR="0019561C" w:rsidRPr="00596774" w:rsidDel="00AB7043" w:rsidRDefault="0019561C" w:rsidP="004A3F47">
            <w:pPr>
              <w:rPr>
                <w:del w:id="11423" w:author="Sowndarya S (WT01 - Manufacturing &amp; Hi Tech)" w:date="2015-03-24T10:46:00Z"/>
                <w:rFonts w:ascii="Calibri" w:eastAsiaTheme="minorHAnsi" w:hAnsi="Calibri" w:cs="Calibri"/>
                <w:color w:val="000000"/>
                <w:highlight w:val="white"/>
              </w:rPr>
            </w:pPr>
            <w:del w:id="11424"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130EAF2A" w14:textId="35B06E87" w:rsidR="0019561C" w:rsidRPr="00596774" w:rsidDel="00AB7043" w:rsidRDefault="0019561C" w:rsidP="004A3F47">
            <w:pPr>
              <w:rPr>
                <w:del w:id="11425" w:author="Sowndarya S (WT01 - Manufacturing &amp; Hi Tech)" w:date="2015-03-24T10:46:00Z"/>
                <w:rFonts w:asciiTheme="minorHAnsi" w:hAnsiTheme="minorHAnsi" w:cstheme="minorHAnsi"/>
                <w:color w:val="000000"/>
                <w:sz w:val="18"/>
                <w:szCs w:val="16"/>
              </w:rPr>
            </w:pPr>
            <w:del w:id="11426" w:author="Sowndarya S (WT01 - Manufacturing &amp; Hi Tech)" w:date="2015-03-24T10:46:00Z">
              <w:r w:rsidDel="00AB7043">
                <w:rPr>
                  <w:rFonts w:asciiTheme="minorHAnsi" w:hAnsiTheme="minorHAnsi" w:cstheme="minorHAnsi"/>
                  <w:color w:val="000000"/>
                  <w:sz w:val="18"/>
                  <w:szCs w:val="16"/>
                </w:rPr>
                <w:delText>Rev_Feb</w:delText>
              </w:r>
            </w:del>
          </w:p>
        </w:tc>
      </w:tr>
      <w:tr w:rsidR="0019561C" w:rsidRPr="000F1877" w:rsidDel="00AB7043" w14:paraId="3B4FA967" w14:textId="508BFCEE" w:rsidTr="00D34907">
        <w:trPr>
          <w:del w:id="11427"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236654FC" w14:textId="1EC16917" w:rsidR="0019561C" w:rsidRPr="00DD1485" w:rsidDel="00AB7043" w:rsidRDefault="0019561C" w:rsidP="004A3F47">
            <w:pPr>
              <w:rPr>
                <w:del w:id="11428" w:author="Sowndarya S (WT01 - Manufacturing &amp; Hi Tech)" w:date="2015-03-24T10:46:00Z"/>
                <w:rFonts w:asciiTheme="minorHAnsi" w:hAnsiTheme="minorHAnsi" w:cstheme="minorHAnsi"/>
                <w:color w:val="000000"/>
                <w:sz w:val="18"/>
                <w:szCs w:val="16"/>
              </w:rPr>
            </w:pPr>
            <w:del w:id="11429" w:author="Sowndarya S (WT01 - Manufacturing &amp; Hi Tech)" w:date="2015-03-24T10:46:00Z">
              <w:r w:rsidDel="00AB7043">
                <w:rPr>
                  <w:rFonts w:asciiTheme="minorHAnsi" w:hAnsiTheme="minorHAnsi" w:cstheme="minorHAnsi"/>
                  <w:color w:val="000000"/>
                  <w:sz w:val="18"/>
                  <w:szCs w:val="16"/>
                </w:rPr>
                <w:delText>REV_MAR</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27D716E6" w14:textId="204F97DE" w:rsidR="0019561C" w:rsidRPr="007E707F" w:rsidDel="00AB7043" w:rsidRDefault="0019561C" w:rsidP="004A3F47">
            <w:pPr>
              <w:rPr>
                <w:del w:id="11430" w:author="Sowndarya S (WT01 - Manufacturing &amp; Hi Tech)" w:date="2015-03-24T10:46:00Z"/>
                <w:rFonts w:asciiTheme="minorHAnsi" w:hAnsiTheme="minorHAnsi" w:cstheme="minorHAnsi"/>
                <w:color w:val="000000"/>
                <w:sz w:val="18"/>
                <w:szCs w:val="16"/>
              </w:rPr>
            </w:pPr>
            <w:del w:id="11431"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019636BF" w14:textId="1A16E712" w:rsidR="0019561C" w:rsidRPr="000F1877" w:rsidDel="00AB7043" w:rsidRDefault="0019561C" w:rsidP="004A3F47">
            <w:pPr>
              <w:rPr>
                <w:del w:id="11432" w:author="Sowndarya S (WT01 - Manufacturing &amp; Hi Tech)" w:date="2015-03-24T10:46:00Z"/>
                <w:rFonts w:asciiTheme="minorHAnsi" w:hAnsiTheme="minorHAnsi" w:cstheme="minorHAnsi"/>
                <w:color w:val="000000"/>
                <w:sz w:val="18"/>
                <w:szCs w:val="16"/>
              </w:rPr>
            </w:pPr>
            <w:del w:id="11433"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7ABEF1E8" w14:textId="7A66290C" w:rsidR="0019561C" w:rsidRPr="00596774" w:rsidDel="00AB7043" w:rsidRDefault="0019561C" w:rsidP="004A3F47">
            <w:pPr>
              <w:rPr>
                <w:del w:id="11434" w:author="Sowndarya S (WT01 - Manufacturing &amp; Hi Tech)" w:date="2015-03-24T10:46:00Z"/>
                <w:rFonts w:ascii="Calibri" w:eastAsiaTheme="minorHAnsi" w:hAnsi="Calibri" w:cs="Calibri"/>
                <w:color w:val="000000"/>
                <w:highlight w:val="white"/>
              </w:rPr>
            </w:pPr>
            <w:del w:id="11435"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0A535E27" w14:textId="3EA4BA4D" w:rsidR="0019561C" w:rsidRPr="00596774" w:rsidDel="00AB7043" w:rsidRDefault="0019561C" w:rsidP="004A3F47">
            <w:pPr>
              <w:rPr>
                <w:del w:id="11436" w:author="Sowndarya S (WT01 - Manufacturing &amp; Hi Tech)" w:date="2015-03-24T10:46:00Z"/>
                <w:rFonts w:asciiTheme="minorHAnsi" w:hAnsiTheme="minorHAnsi" w:cstheme="minorHAnsi"/>
                <w:color w:val="000000"/>
                <w:sz w:val="18"/>
                <w:szCs w:val="16"/>
              </w:rPr>
            </w:pPr>
            <w:del w:id="11437" w:author="Sowndarya S (WT01 - Manufacturing &amp; Hi Tech)" w:date="2015-03-24T10:46:00Z">
              <w:r w:rsidDel="00AB7043">
                <w:rPr>
                  <w:rFonts w:asciiTheme="minorHAnsi" w:hAnsiTheme="minorHAnsi" w:cstheme="minorHAnsi"/>
                  <w:color w:val="000000"/>
                  <w:sz w:val="18"/>
                  <w:szCs w:val="16"/>
                </w:rPr>
                <w:delText>Rev_Mar</w:delText>
              </w:r>
            </w:del>
          </w:p>
        </w:tc>
      </w:tr>
      <w:tr w:rsidR="0019561C" w:rsidRPr="000F1877" w:rsidDel="00AB7043" w14:paraId="1E11F051" w14:textId="086FB78F" w:rsidTr="00D34907">
        <w:trPr>
          <w:del w:id="11438"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7A22A6D6" w14:textId="4A8468CD" w:rsidR="0019561C" w:rsidRPr="00DD1485" w:rsidDel="00AB7043" w:rsidRDefault="0019561C" w:rsidP="004A3F47">
            <w:pPr>
              <w:rPr>
                <w:del w:id="11439" w:author="Sowndarya S (WT01 - Manufacturing &amp; Hi Tech)" w:date="2015-03-24T10:46:00Z"/>
                <w:rFonts w:asciiTheme="minorHAnsi" w:hAnsiTheme="minorHAnsi" w:cstheme="minorHAnsi"/>
                <w:color w:val="000000"/>
                <w:sz w:val="18"/>
                <w:szCs w:val="16"/>
              </w:rPr>
            </w:pPr>
            <w:del w:id="11440" w:author="Sowndarya S (WT01 - Manufacturing &amp; Hi Tech)" w:date="2015-03-24T10:46:00Z">
              <w:r w:rsidDel="00AB7043">
                <w:rPr>
                  <w:rFonts w:asciiTheme="minorHAnsi" w:hAnsiTheme="minorHAnsi" w:cstheme="minorHAnsi"/>
                  <w:color w:val="000000"/>
                  <w:sz w:val="18"/>
                  <w:szCs w:val="16"/>
                </w:rPr>
                <w:delText>REV_APR</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1E675874" w14:textId="4A2E9991" w:rsidR="0019561C" w:rsidRPr="007E707F" w:rsidDel="00AB7043" w:rsidRDefault="0019561C" w:rsidP="004A3F47">
            <w:pPr>
              <w:rPr>
                <w:del w:id="11441" w:author="Sowndarya S (WT01 - Manufacturing &amp; Hi Tech)" w:date="2015-03-24T10:46:00Z"/>
                <w:rFonts w:asciiTheme="minorHAnsi" w:hAnsiTheme="minorHAnsi" w:cstheme="minorHAnsi"/>
                <w:color w:val="000000"/>
                <w:sz w:val="18"/>
                <w:szCs w:val="16"/>
              </w:rPr>
            </w:pPr>
            <w:del w:id="11442"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7DB92597" w14:textId="62FA583B" w:rsidR="0019561C" w:rsidRPr="000F1877" w:rsidDel="00AB7043" w:rsidRDefault="0019561C" w:rsidP="004A3F47">
            <w:pPr>
              <w:rPr>
                <w:del w:id="11443" w:author="Sowndarya S (WT01 - Manufacturing &amp; Hi Tech)" w:date="2015-03-24T10:46:00Z"/>
                <w:rFonts w:asciiTheme="minorHAnsi" w:hAnsiTheme="minorHAnsi" w:cstheme="minorHAnsi"/>
                <w:color w:val="000000"/>
                <w:sz w:val="18"/>
                <w:szCs w:val="16"/>
              </w:rPr>
            </w:pPr>
            <w:del w:id="11444"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42E40EB0" w14:textId="5D412307" w:rsidR="0019561C" w:rsidRPr="00596774" w:rsidDel="00AB7043" w:rsidRDefault="0019561C" w:rsidP="004A3F47">
            <w:pPr>
              <w:rPr>
                <w:del w:id="11445" w:author="Sowndarya S (WT01 - Manufacturing &amp; Hi Tech)" w:date="2015-03-24T10:46:00Z"/>
                <w:rFonts w:ascii="Calibri" w:eastAsiaTheme="minorHAnsi" w:hAnsi="Calibri" w:cs="Calibri"/>
                <w:color w:val="000000"/>
                <w:highlight w:val="white"/>
              </w:rPr>
            </w:pPr>
            <w:del w:id="11446"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42144117" w14:textId="6FED94BB" w:rsidR="0019561C" w:rsidRPr="00596774" w:rsidDel="00AB7043" w:rsidRDefault="0019561C" w:rsidP="004A3F47">
            <w:pPr>
              <w:rPr>
                <w:del w:id="11447" w:author="Sowndarya S (WT01 - Manufacturing &amp; Hi Tech)" w:date="2015-03-24T10:46:00Z"/>
                <w:rFonts w:asciiTheme="minorHAnsi" w:hAnsiTheme="minorHAnsi" w:cstheme="minorHAnsi"/>
                <w:color w:val="000000"/>
                <w:sz w:val="18"/>
                <w:szCs w:val="16"/>
              </w:rPr>
            </w:pPr>
            <w:del w:id="11448" w:author="Sowndarya S (WT01 - Manufacturing &amp; Hi Tech)" w:date="2015-03-24T10:46:00Z">
              <w:r w:rsidDel="00AB7043">
                <w:rPr>
                  <w:rFonts w:asciiTheme="minorHAnsi" w:hAnsiTheme="minorHAnsi" w:cstheme="minorHAnsi"/>
                  <w:color w:val="000000"/>
                  <w:sz w:val="18"/>
                  <w:szCs w:val="16"/>
                </w:rPr>
                <w:delText>Rev_Apr</w:delText>
              </w:r>
            </w:del>
          </w:p>
        </w:tc>
      </w:tr>
      <w:tr w:rsidR="0019561C" w:rsidRPr="000F1877" w:rsidDel="00AB7043" w14:paraId="54B8BCCD" w14:textId="1FB48868" w:rsidTr="00D34907">
        <w:trPr>
          <w:del w:id="11449"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313D088D" w14:textId="28BF6458" w:rsidR="0019561C" w:rsidRPr="00DD1485" w:rsidDel="00AB7043" w:rsidRDefault="0019561C" w:rsidP="004A3F47">
            <w:pPr>
              <w:rPr>
                <w:del w:id="11450" w:author="Sowndarya S (WT01 - Manufacturing &amp; Hi Tech)" w:date="2015-03-24T10:46:00Z"/>
                <w:rFonts w:asciiTheme="minorHAnsi" w:hAnsiTheme="minorHAnsi" w:cstheme="minorHAnsi"/>
                <w:color w:val="000000"/>
                <w:sz w:val="18"/>
                <w:szCs w:val="16"/>
              </w:rPr>
            </w:pPr>
            <w:del w:id="11451" w:author="Sowndarya S (WT01 - Manufacturing &amp; Hi Tech)" w:date="2015-03-24T10:46:00Z">
              <w:r w:rsidDel="00AB7043">
                <w:rPr>
                  <w:rFonts w:asciiTheme="minorHAnsi" w:hAnsiTheme="minorHAnsi" w:cstheme="minorHAnsi"/>
                  <w:color w:val="000000"/>
                  <w:sz w:val="18"/>
                  <w:szCs w:val="16"/>
                </w:rPr>
                <w:delText>REV_MAY</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0D7DDAC0" w14:textId="334816F7" w:rsidR="0019561C" w:rsidRPr="007E707F" w:rsidDel="00AB7043" w:rsidRDefault="0019561C" w:rsidP="004A3F47">
            <w:pPr>
              <w:rPr>
                <w:del w:id="11452" w:author="Sowndarya S (WT01 - Manufacturing &amp; Hi Tech)" w:date="2015-03-24T10:46:00Z"/>
                <w:rFonts w:asciiTheme="minorHAnsi" w:hAnsiTheme="minorHAnsi" w:cstheme="minorHAnsi"/>
                <w:color w:val="000000"/>
                <w:sz w:val="18"/>
                <w:szCs w:val="16"/>
              </w:rPr>
            </w:pPr>
            <w:del w:id="11453"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303D9CD7" w14:textId="47755244" w:rsidR="0019561C" w:rsidRPr="000F1877" w:rsidDel="00AB7043" w:rsidRDefault="0019561C" w:rsidP="004A3F47">
            <w:pPr>
              <w:rPr>
                <w:del w:id="11454" w:author="Sowndarya S (WT01 - Manufacturing &amp; Hi Tech)" w:date="2015-03-24T10:46:00Z"/>
                <w:rFonts w:asciiTheme="minorHAnsi" w:hAnsiTheme="minorHAnsi" w:cstheme="minorHAnsi"/>
                <w:color w:val="000000"/>
                <w:sz w:val="18"/>
                <w:szCs w:val="16"/>
              </w:rPr>
            </w:pPr>
            <w:del w:id="11455"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46B6BA93" w14:textId="43283B3D" w:rsidR="0019561C" w:rsidRPr="00596774" w:rsidDel="00AB7043" w:rsidRDefault="0019561C" w:rsidP="004A3F47">
            <w:pPr>
              <w:rPr>
                <w:del w:id="11456" w:author="Sowndarya S (WT01 - Manufacturing &amp; Hi Tech)" w:date="2015-03-24T10:46:00Z"/>
                <w:rFonts w:ascii="Calibri" w:eastAsiaTheme="minorHAnsi" w:hAnsi="Calibri" w:cs="Calibri"/>
                <w:color w:val="000000"/>
                <w:highlight w:val="white"/>
              </w:rPr>
            </w:pPr>
            <w:del w:id="11457"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6B206467" w14:textId="29E05F4B" w:rsidR="0019561C" w:rsidRPr="00596774" w:rsidDel="00AB7043" w:rsidRDefault="0019561C" w:rsidP="004A3F47">
            <w:pPr>
              <w:rPr>
                <w:del w:id="11458" w:author="Sowndarya S (WT01 - Manufacturing &amp; Hi Tech)" w:date="2015-03-24T10:46:00Z"/>
                <w:rFonts w:asciiTheme="minorHAnsi" w:hAnsiTheme="minorHAnsi" w:cstheme="minorHAnsi"/>
                <w:color w:val="000000"/>
                <w:sz w:val="18"/>
                <w:szCs w:val="16"/>
              </w:rPr>
            </w:pPr>
            <w:del w:id="11459" w:author="Sowndarya S (WT01 - Manufacturing &amp; Hi Tech)" w:date="2015-03-24T10:46:00Z">
              <w:r w:rsidDel="00AB7043">
                <w:rPr>
                  <w:rFonts w:asciiTheme="minorHAnsi" w:hAnsiTheme="minorHAnsi" w:cstheme="minorHAnsi"/>
                  <w:color w:val="000000"/>
                  <w:sz w:val="18"/>
                  <w:szCs w:val="16"/>
                </w:rPr>
                <w:delText>Rev_May</w:delText>
              </w:r>
            </w:del>
          </w:p>
        </w:tc>
      </w:tr>
      <w:tr w:rsidR="0019561C" w:rsidRPr="000F1877" w:rsidDel="00AB7043" w14:paraId="260A04CB" w14:textId="5E308C5C" w:rsidTr="00D34907">
        <w:trPr>
          <w:del w:id="11460"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4E2FE834" w14:textId="4BE427F3" w:rsidR="0019561C" w:rsidRPr="00DD1485" w:rsidDel="00AB7043" w:rsidRDefault="0019561C" w:rsidP="004A3F47">
            <w:pPr>
              <w:rPr>
                <w:del w:id="11461" w:author="Sowndarya S (WT01 - Manufacturing &amp; Hi Tech)" w:date="2015-03-24T10:46:00Z"/>
                <w:rFonts w:asciiTheme="minorHAnsi" w:hAnsiTheme="minorHAnsi" w:cstheme="minorHAnsi"/>
                <w:color w:val="000000"/>
                <w:sz w:val="18"/>
                <w:szCs w:val="16"/>
              </w:rPr>
            </w:pPr>
            <w:del w:id="11462" w:author="Sowndarya S (WT01 - Manufacturing &amp; Hi Tech)" w:date="2015-03-24T10:46:00Z">
              <w:r w:rsidDel="00AB7043">
                <w:rPr>
                  <w:rFonts w:asciiTheme="minorHAnsi" w:hAnsiTheme="minorHAnsi" w:cstheme="minorHAnsi"/>
                  <w:color w:val="000000"/>
                  <w:sz w:val="18"/>
                  <w:szCs w:val="16"/>
                </w:rPr>
                <w:delText>REV_JUN</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1EEBE3AA" w14:textId="6E414972" w:rsidR="0019561C" w:rsidRPr="007E707F" w:rsidDel="00AB7043" w:rsidRDefault="0019561C" w:rsidP="004A3F47">
            <w:pPr>
              <w:rPr>
                <w:del w:id="11463" w:author="Sowndarya S (WT01 - Manufacturing &amp; Hi Tech)" w:date="2015-03-24T10:46:00Z"/>
                <w:rFonts w:asciiTheme="minorHAnsi" w:hAnsiTheme="minorHAnsi" w:cstheme="minorHAnsi"/>
                <w:color w:val="000000"/>
                <w:sz w:val="18"/>
                <w:szCs w:val="16"/>
              </w:rPr>
            </w:pPr>
            <w:del w:id="11464"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5A89C341" w14:textId="23412039" w:rsidR="0019561C" w:rsidRPr="000F1877" w:rsidDel="00AB7043" w:rsidRDefault="0019561C" w:rsidP="004A3F47">
            <w:pPr>
              <w:rPr>
                <w:del w:id="11465" w:author="Sowndarya S (WT01 - Manufacturing &amp; Hi Tech)" w:date="2015-03-24T10:46:00Z"/>
                <w:rFonts w:asciiTheme="minorHAnsi" w:hAnsiTheme="minorHAnsi" w:cstheme="minorHAnsi"/>
                <w:color w:val="000000"/>
                <w:sz w:val="18"/>
                <w:szCs w:val="16"/>
              </w:rPr>
            </w:pPr>
            <w:del w:id="11466"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72146DED" w14:textId="3D5110C5" w:rsidR="0019561C" w:rsidRPr="00596774" w:rsidDel="00AB7043" w:rsidRDefault="0019561C" w:rsidP="004A3F47">
            <w:pPr>
              <w:rPr>
                <w:del w:id="11467" w:author="Sowndarya S (WT01 - Manufacturing &amp; Hi Tech)" w:date="2015-03-24T10:46:00Z"/>
                <w:rFonts w:ascii="Calibri" w:eastAsiaTheme="minorHAnsi" w:hAnsi="Calibri" w:cs="Calibri"/>
                <w:color w:val="000000"/>
                <w:highlight w:val="white"/>
              </w:rPr>
            </w:pPr>
            <w:del w:id="11468"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14CA0AB9" w14:textId="3163D6B4" w:rsidR="0019561C" w:rsidRPr="00596774" w:rsidDel="00AB7043" w:rsidRDefault="0019561C" w:rsidP="004A3F47">
            <w:pPr>
              <w:rPr>
                <w:del w:id="11469" w:author="Sowndarya S (WT01 - Manufacturing &amp; Hi Tech)" w:date="2015-03-24T10:46:00Z"/>
                <w:rFonts w:asciiTheme="minorHAnsi" w:hAnsiTheme="minorHAnsi" w:cstheme="minorHAnsi"/>
                <w:color w:val="000000"/>
                <w:sz w:val="18"/>
                <w:szCs w:val="16"/>
              </w:rPr>
            </w:pPr>
            <w:del w:id="11470" w:author="Sowndarya S (WT01 - Manufacturing &amp; Hi Tech)" w:date="2015-03-24T10:46:00Z">
              <w:r w:rsidDel="00AB7043">
                <w:rPr>
                  <w:rFonts w:asciiTheme="minorHAnsi" w:hAnsiTheme="minorHAnsi" w:cstheme="minorHAnsi"/>
                  <w:color w:val="000000"/>
                  <w:sz w:val="18"/>
                  <w:szCs w:val="16"/>
                </w:rPr>
                <w:delText>Rev_Jun</w:delText>
              </w:r>
            </w:del>
          </w:p>
        </w:tc>
      </w:tr>
      <w:tr w:rsidR="0019561C" w:rsidRPr="000F1877" w:rsidDel="00AB7043" w14:paraId="2CF492F3" w14:textId="343253DD" w:rsidTr="00D34907">
        <w:trPr>
          <w:del w:id="11471"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6966B251" w14:textId="2753404F" w:rsidR="0019561C" w:rsidRPr="00DD1485" w:rsidDel="00AB7043" w:rsidRDefault="0019561C" w:rsidP="004A3F47">
            <w:pPr>
              <w:rPr>
                <w:del w:id="11472" w:author="Sowndarya S (WT01 - Manufacturing &amp; Hi Tech)" w:date="2015-03-24T10:46:00Z"/>
                <w:rFonts w:asciiTheme="minorHAnsi" w:hAnsiTheme="minorHAnsi" w:cstheme="minorHAnsi"/>
                <w:color w:val="000000"/>
                <w:sz w:val="18"/>
                <w:szCs w:val="16"/>
              </w:rPr>
            </w:pPr>
            <w:del w:id="11473" w:author="Sowndarya S (WT01 - Manufacturing &amp; Hi Tech)" w:date="2015-03-24T10:46:00Z">
              <w:r w:rsidDel="00AB7043">
                <w:rPr>
                  <w:rFonts w:asciiTheme="minorHAnsi" w:hAnsiTheme="minorHAnsi" w:cstheme="minorHAnsi"/>
                  <w:color w:val="000000"/>
                  <w:sz w:val="18"/>
                  <w:szCs w:val="16"/>
                </w:rPr>
                <w:delText>REV_JUL</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23D3ADB6" w14:textId="2E72EDE2" w:rsidR="0019561C" w:rsidRPr="007E707F" w:rsidDel="00AB7043" w:rsidRDefault="0019561C" w:rsidP="004A3F47">
            <w:pPr>
              <w:rPr>
                <w:del w:id="11474" w:author="Sowndarya S (WT01 - Manufacturing &amp; Hi Tech)" w:date="2015-03-24T10:46:00Z"/>
                <w:rFonts w:asciiTheme="minorHAnsi" w:hAnsiTheme="minorHAnsi" w:cstheme="minorHAnsi"/>
                <w:color w:val="000000"/>
                <w:sz w:val="18"/>
                <w:szCs w:val="16"/>
              </w:rPr>
            </w:pPr>
            <w:del w:id="11475"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0ABBE242" w14:textId="0BF35CF9" w:rsidR="0019561C" w:rsidRPr="000F1877" w:rsidDel="00AB7043" w:rsidRDefault="0019561C" w:rsidP="004A3F47">
            <w:pPr>
              <w:rPr>
                <w:del w:id="11476" w:author="Sowndarya S (WT01 - Manufacturing &amp; Hi Tech)" w:date="2015-03-24T10:46:00Z"/>
                <w:rFonts w:asciiTheme="minorHAnsi" w:hAnsiTheme="minorHAnsi" w:cstheme="minorHAnsi"/>
                <w:color w:val="000000"/>
                <w:sz w:val="18"/>
                <w:szCs w:val="16"/>
              </w:rPr>
            </w:pPr>
            <w:del w:id="11477"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64E3A7DC" w14:textId="180C89AC" w:rsidR="0019561C" w:rsidRPr="00596774" w:rsidDel="00AB7043" w:rsidRDefault="0019561C" w:rsidP="004A3F47">
            <w:pPr>
              <w:rPr>
                <w:del w:id="11478" w:author="Sowndarya S (WT01 - Manufacturing &amp; Hi Tech)" w:date="2015-03-24T10:46:00Z"/>
                <w:rFonts w:ascii="Calibri" w:eastAsiaTheme="minorHAnsi" w:hAnsi="Calibri" w:cs="Calibri"/>
                <w:color w:val="000000"/>
                <w:highlight w:val="white"/>
              </w:rPr>
            </w:pPr>
            <w:del w:id="11479"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0CAB915F" w14:textId="16F79C42" w:rsidR="0019561C" w:rsidRPr="00596774" w:rsidDel="00AB7043" w:rsidRDefault="0019561C" w:rsidP="004A3F47">
            <w:pPr>
              <w:rPr>
                <w:del w:id="11480" w:author="Sowndarya S (WT01 - Manufacturing &amp; Hi Tech)" w:date="2015-03-24T10:46:00Z"/>
                <w:rFonts w:asciiTheme="minorHAnsi" w:hAnsiTheme="minorHAnsi" w:cstheme="minorHAnsi"/>
                <w:color w:val="000000"/>
                <w:sz w:val="18"/>
                <w:szCs w:val="16"/>
              </w:rPr>
            </w:pPr>
            <w:del w:id="11481" w:author="Sowndarya S (WT01 - Manufacturing &amp; Hi Tech)" w:date="2015-03-24T10:46:00Z">
              <w:r w:rsidDel="00AB7043">
                <w:rPr>
                  <w:rFonts w:asciiTheme="minorHAnsi" w:hAnsiTheme="minorHAnsi" w:cstheme="minorHAnsi"/>
                  <w:color w:val="000000"/>
                  <w:sz w:val="18"/>
                  <w:szCs w:val="16"/>
                </w:rPr>
                <w:delText>Rev_Jun</w:delText>
              </w:r>
            </w:del>
          </w:p>
        </w:tc>
      </w:tr>
      <w:tr w:rsidR="0019561C" w:rsidRPr="000F1877" w:rsidDel="00AB7043" w14:paraId="0DD85842" w14:textId="27E5BFE9" w:rsidTr="00D34907">
        <w:trPr>
          <w:del w:id="11482"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3DB638EA" w14:textId="5AE0BD02" w:rsidR="0019561C" w:rsidRPr="00DD1485" w:rsidDel="00AB7043" w:rsidRDefault="0019561C" w:rsidP="004A3F47">
            <w:pPr>
              <w:rPr>
                <w:del w:id="11483" w:author="Sowndarya S (WT01 - Manufacturing &amp; Hi Tech)" w:date="2015-03-24T10:46:00Z"/>
                <w:rFonts w:asciiTheme="minorHAnsi" w:hAnsiTheme="minorHAnsi" w:cstheme="minorHAnsi"/>
                <w:color w:val="000000"/>
                <w:sz w:val="18"/>
                <w:szCs w:val="16"/>
              </w:rPr>
            </w:pPr>
            <w:del w:id="11484" w:author="Sowndarya S (WT01 - Manufacturing &amp; Hi Tech)" w:date="2015-03-24T10:46:00Z">
              <w:r w:rsidDel="00AB7043">
                <w:rPr>
                  <w:rFonts w:asciiTheme="minorHAnsi" w:hAnsiTheme="minorHAnsi" w:cstheme="minorHAnsi"/>
                  <w:color w:val="000000"/>
                  <w:sz w:val="18"/>
                  <w:szCs w:val="16"/>
                </w:rPr>
                <w:delText>REV_AUG</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12B22B2C" w14:textId="2A994A36" w:rsidR="0019561C" w:rsidRPr="007E707F" w:rsidDel="00AB7043" w:rsidRDefault="0019561C" w:rsidP="004A3F47">
            <w:pPr>
              <w:rPr>
                <w:del w:id="11485" w:author="Sowndarya S (WT01 - Manufacturing &amp; Hi Tech)" w:date="2015-03-24T10:46:00Z"/>
                <w:rFonts w:asciiTheme="minorHAnsi" w:hAnsiTheme="minorHAnsi" w:cstheme="minorHAnsi"/>
                <w:color w:val="000000"/>
                <w:sz w:val="18"/>
                <w:szCs w:val="16"/>
              </w:rPr>
            </w:pPr>
            <w:del w:id="11486"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582EF95F" w14:textId="61940024" w:rsidR="0019561C" w:rsidRPr="000F1877" w:rsidDel="00AB7043" w:rsidRDefault="0019561C" w:rsidP="004A3F47">
            <w:pPr>
              <w:rPr>
                <w:del w:id="11487" w:author="Sowndarya S (WT01 - Manufacturing &amp; Hi Tech)" w:date="2015-03-24T10:46:00Z"/>
                <w:rFonts w:asciiTheme="minorHAnsi" w:hAnsiTheme="minorHAnsi" w:cstheme="minorHAnsi"/>
                <w:color w:val="000000"/>
                <w:sz w:val="18"/>
                <w:szCs w:val="16"/>
              </w:rPr>
            </w:pPr>
            <w:del w:id="11488"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1D2188CE" w14:textId="07F64683" w:rsidR="0019561C" w:rsidRPr="00596774" w:rsidDel="00AB7043" w:rsidRDefault="0019561C" w:rsidP="004A3F47">
            <w:pPr>
              <w:rPr>
                <w:del w:id="11489" w:author="Sowndarya S (WT01 - Manufacturing &amp; Hi Tech)" w:date="2015-03-24T10:46:00Z"/>
                <w:rFonts w:ascii="Calibri" w:eastAsiaTheme="minorHAnsi" w:hAnsi="Calibri" w:cs="Calibri"/>
                <w:color w:val="000000"/>
                <w:highlight w:val="white"/>
              </w:rPr>
            </w:pPr>
            <w:del w:id="11490"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2A8A11C4" w14:textId="0DE1BB93" w:rsidR="0019561C" w:rsidRPr="00596774" w:rsidDel="00AB7043" w:rsidRDefault="0019561C" w:rsidP="004A3F47">
            <w:pPr>
              <w:rPr>
                <w:del w:id="11491" w:author="Sowndarya S (WT01 - Manufacturing &amp; Hi Tech)" w:date="2015-03-24T10:46:00Z"/>
                <w:rFonts w:asciiTheme="minorHAnsi" w:hAnsiTheme="minorHAnsi" w:cstheme="minorHAnsi"/>
                <w:color w:val="000000"/>
                <w:sz w:val="18"/>
                <w:szCs w:val="16"/>
              </w:rPr>
            </w:pPr>
            <w:del w:id="11492" w:author="Sowndarya S (WT01 - Manufacturing &amp; Hi Tech)" w:date="2015-03-24T10:46:00Z">
              <w:r w:rsidDel="00AB7043">
                <w:rPr>
                  <w:rFonts w:asciiTheme="minorHAnsi" w:hAnsiTheme="minorHAnsi" w:cstheme="minorHAnsi"/>
                  <w:color w:val="000000"/>
                  <w:sz w:val="18"/>
                  <w:szCs w:val="16"/>
                </w:rPr>
                <w:delText>Rev_Aug</w:delText>
              </w:r>
            </w:del>
          </w:p>
        </w:tc>
      </w:tr>
      <w:tr w:rsidR="0019561C" w:rsidRPr="000F1877" w:rsidDel="00AB7043" w14:paraId="29ADB2C6" w14:textId="2F2104E1" w:rsidTr="00D34907">
        <w:trPr>
          <w:del w:id="11493"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3FBE9D77" w14:textId="004EA765" w:rsidR="0019561C" w:rsidRPr="00DD1485" w:rsidDel="00AB7043" w:rsidRDefault="0019561C" w:rsidP="004A3F47">
            <w:pPr>
              <w:rPr>
                <w:del w:id="11494" w:author="Sowndarya S (WT01 - Manufacturing &amp; Hi Tech)" w:date="2015-03-24T10:46:00Z"/>
                <w:rFonts w:asciiTheme="minorHAnsi" w:hAnsiTheme="minorHAnsi" w:cstheme="minorHAnsi"/>
                <w:color w:val="000000"/>
                <w:sz w:val="18"/>
                <w:szCs w:val="16"/>
              </w:rPr>
            </w:pPr>
            <w:del w:id="11495" w:author="Sowndarya S (WT01 - Manufacturing &amp; Hi Tech)" w:date="2015-03-24T10:46:00Z">
              <w:r w:rsidDel="00AB7043">
                <w:rPr>
                  <w:rFonts w:asciiTheme="minorHAnsi" w:hAnsiTheme="minorHAnsi" w:cstheme="minorHAnsi"/>
                  <w:color w:val="000000"/>
                  <w:sz w:val="18"/>
                  <w:szCs w:val="16"/>
                </w:rPr>
                <w:delText>REV_SEP</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0EABAEA2" w14:textId="7B84DCDF" w:rsidR="0019561C" w:rsidRPr="007E707F" w:rsidDel="00AB7043" w:rsidRDefault="0019561C" w:rsidP="004A3F47">
            <w:pPr>
              <w:rPr>
                <w:del w:id="11496" w:author="Sowndarya S (WT01 - Manufacturing &amp; Hi Tech)" w:date="2015-03-24T10:46:00Z"/>
                <w:rFonts w:asciiTheme="minorHAnsi" w:hAnsiTheme="minorHAnsi" w:cstheme="minorHAnsi"/>
                <w:color w:val="000000"/>
                <w:sz w:val="18"/>
                <w:szCs w:val="16"/>
              </w:rPr>
            </w:pPr>
            <w:del w:id="11497"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6B572C81" w14:textId="152903CD" w:rsidR="0019561C" w:rsidRPr="000F1877" w:rsidDel="00AB7043" w:rsidRDefault="0019561C" w:rsidP="004A3F47">
            <w:pPr>
              <w:rPr>
                <w:del w:id="11498" w:author="Sowndarya S (WT01 - Manufacturing &amp; Hi Tech)" w:date="2015-03-24T10:46:00Z"/>
                <w:rFonts w:asciiTheme="minorHAnsi" w:hAnsiTheme="minorHAnsi" w:cstheme="minorHAnsi"/>
                <w:color w:val="000000"/>
                <w:sz w:val="18"/>
                <w:szCs w:val="16"/>
              </w:rPr>
            </w:pPr>
            <w:del w:id="11499"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0A533EC9" w14:textId="0EF5826D" w:rsidR="0019561C" w:rsidRPr="00596774" w:rsidDel="00AB7043" w:rsidRDefault="0019561C" w:rsidP="004A3F47">
            <w:pPr>
              <w:rPr>
                <w:del w:id="11500" w:author="Sowndarya S (WT01 - Manufacturing &amp; Hi Tech)" w:date="2015-03-24T10:46:00Z"/>
                <w:rFonts w:ascii="Calibri" w:eastAsiaTheme="minorHAnsi" w:hAnsi="Calibri" w:cs="Calibri"/>
                <w:color w:val="000000"/>
                <w:highlight w:val="white"/>
              </w:rPr>
            </w:pPr>
            <w:del w:id="11501"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369C6A7B" w14:textId="4058F0F7" w:rsidR="0019561C" w:rsidRPr="00596774" w:rsidDel="00AB7043" w:rsidRDefault="0019561C" w:rsidP="004A3F47">
            <w:pPr>
              <w:rPr>
                <w:del w:id="11502" w:author="Sowndarya S (WT01 - Manufacturing &amp; Hi Tech)" w:date="2015-03-24T10:46:00Z"/>
                <w:rFonts w:asciiTheme="minorHAnsi" w:hAnsiTheme="minorHAnsi" w:cstheme="minorHAnsi"/>
                <w:color w:val="000000"/>
                <w:sz w:val="18"/>
                <w:szCs w:val="16"/>
              </w:rPr>
            </w:pPr>
            <w:del w:id="11503" w:author="Sowndarya S (WT01 - Manufacturing &amp; Hi Tech)" w:date="2015-03-24T10:46:00Z">
              <w:r w:rsidDel="00AB7043">
                <w:rPr>
                  <w:rFonts w:asciiTheme="minorHAnsi" w:hAnsiTheme="minorHAnsi" w:cstheme="minorHAnsi"/>
                  <w:color w:val="000000"/>
                  <w:sz w:val="18"/>
                  <w:szCs w:val="16"/>
                </w:rPr>
                <w:delText>Rev_Sep</w:delText>
              </w:r>
            </w:del>
          </w:p>
        </w:tc>
      </w:tr>
      <w:tr w:rsidR="0019561C" w:rsidRPr="000F1877" w:rsidDel="00AB7043" w14:paraId="0944BE60" w14:textId="3988A6A6" w:rsidTr="00D34907">
        <w:trPr>
          <w:del w:id="11504"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7B0115A" w14:textId="3FD30331" w:rsidR="0019561C" w:rsidRPr="00DD1485" w:rsidDel="00AB7043" w:rsidRDefault="0019561C" w:rsidP="004A3F47">
            <w:pPr>
              <w:rPr>
                <w:del w:id="11505" w:author="Sowndarya S (WT01 - Manufacturing &amp; Hi Tech)" w:date="2015-03-24T10:46:00Z"/>
                <w:rFonts w:asciiTheme="minorHAnsi" w:hAnsiTheme="minorHAnsi" w:cstheme="minorHAnsi"/>
                <w:color w:val="000000"/>
                <w:sz w:val="18"/>
                <w:szCs w:val="16"/>
              </w:rPr>
            </w:pPr>
            <w:del w:id="11506" w:author="Sowndarya S (WT01 - Manufacturing &amp; Hi Tech)" w:date="2015-03-24T10:46:00Z">
              <w:r w:rsidDel="00AB7043">
                <w:rPr>
                  <w:rFonts w:asciiTheme="minorHAnsi" w:hAnsiTheme="minorHAnsi" w:cstheme="minorHAnsi"/>
                  <w:color w:val="000000"/>
                  <w:sz w:val="18"/>
                  <w:szCs w:val="16"/>
                </w:rPr>
                <w:delText>REV_OCT</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08965EC0" w14:textId="11248A18" w:rsidR="0019561C" w:rsidRPr="007E707F" w:rsidDel="00AB7043" w:rsidRDefault="0019561C" w:rsidP="004A3F47">
            <w:pPr>
              <w:rPr>
                <w:del w:id="11507" w:author="Sowndarya S (WT01 - Manufacturing &amp; Hi Tech)" w:date="2015-03-24T10:46:00Z"/>
                <w:rFonts w:asciiTheme="minorHAnsi" w:hAnsiTheme="minorHAnsi" w:cstheme="minorHAnsi"/>
                <w:color w:val="000000"/>
                <w:sz w:val="18"/>
                <w:szCs w:val="16"/>
              </w:rPr>
            </w:pPr>
            <w:del w:id="11508"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0BBD8FF2" w14:textId="4086E996" w:rsidR="0019561C" w:rsidRPr="000F1877" w:rsidDel="00AB7043" w:rsidRDefault="0019561C" w:rsidP="004A3F47">
            <w:pPr>
              <w:rPr>
                <w:del w:id="11509" w:author="Sowndarya S (WT01 - Manufacturing &amp; Hi Tech)" w:date="2015-03-24T10:46:00Z"/>
                <w:rFonts w:asciiTheme="minorHAnsi" w:hAnsiTheme="minorHAnsi" w:cstheme="minorHAnsi"/>
                <w:color w:val="000000"/>
                <w:sz w:val="18"/>
                <w:szCs w:val="16"/>
              </w:rPr>
            </w:pPr>
            <w:del w:id="11510"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0247E021" w14:textId="50F15CB2" w:rsidR="0019561C" w:rsidRPr="00596774" w:rsidDel="00AB7043" w:rsidRDefault="0019561C" w:rsidP="004A3F47">
            <w:pPr>
              <w:rPr>
                <w:del w:id="11511" w:author="Sowndarya S (WT01 - Manufacturing &amp; Hi Tech)" w:date="2015-03-24T10:46:00Z"/>
                <w:rFonts w:ascii="Calibri" w:eastAsiaTheme="minorHAnsi" w:hAnsi="Calibri" w:cs="Calibri"/>
                <w:color w:val="000000"/>
                <w:highlight w:val="white"/>
              </w:rPr>
            </w:pPr>
            <w:del w:id="11512"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1A6E01B8" w14:textId="3A7F1D02" w:rsidR="0019561C" w:rsidRPr="00596774" w:rsidDel="00AB7043" w:rsidRDefault="0019561C" w:rsidP="004A3F47">
            <w:pPr>
              <w:rPr>
                <w:del w:id="11513" w:author="Sowndarya S (WT01 - Manufacturing &amp; Hi Tech)" w:date="2015-03-24T10:46:00Z"/>
                <w:rFonts w:asciiTheme="minorHAnsi" w:hAnsiTheme="minorHAnsi" w:cstheme="minorHAnsi"/>
                <w:color w:val="000000"/>
                <w:sz w:val="18"/>
                <w:szCs w:val="16"/>
              </w:rPr>
            </w:pPr>
            <w:del w:id="11514" w:author="Sowndarya S (WT01 - Manufacturing &amp; Hi Tech)" w:date="2015-03-24T10:46:00Z">
              <w:r w:rsidDel="00AB7043">
                <w:rPr>
                  <w:rFonts w:asciiTheme="minorHAnsi" w:hAnsiTheme="minorHAnsi" w:cstheme="minorHAnsi"/>
                  <w:color w:val="000000"/>
                  <w:sz w:val="18"/>
                  <w:szCs w:val="16"/>
                </w:rPr>
                <w:delText>Rev_Oct</w:delText>
              </w:r>
            </w:del>
          </w:p>
        </w:tc>
      </w:tr>
      <w:tr w:rsidR="0019561C" w:rsidRPr="000F1877" w:rsidDel="00AB7043" w14:paraId="6CBBAF28" w14:textId="69CEDDD8" w:rsidTr="00D34907">
        <w:trPr>
          <w:del w:id="11515"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2D481AC7" w14:textId="7B3839BB" w:rsidR="0019561C" w:rsidRPr="00DD1485" w:rsidDel="00AB7043" w:rsidRDefault="0019561C" w:rsidP="004A3F47">
            <w:pPr>
              <w:rPr>
                <w:del w:id="11516" w:author="Sowndarya S (WT01 - Manufacturing &amp; Hi Tech)" w:date="2015-03-24T10:46:00Z"/>
                <w:rFonts w:asciiTheme="minorHAnsi" w:hAnsiTheme="minorHAnsi" w:cstheme="minorHAnsi"/>
                <w:color w:val="000000"/>
                <w:sz w:val="18"/>
                <w:szCs w:val="16"/>
              </w:rPr>
            </w:pPr>
            <w:del w:id="11517" w:author="Sowndarya S (WT01 - Manufacturing &amp; Hi Tech)" w:date="2015-03-24T10:46:00Z">
              <w:r w:rsidDel="00AB7043">
                <w:rPr>
                  <w:rFonts w:asciiTheme="minorHAnsi" w:hAnsiTheme="minorHAnsi" w:cstheme="minorHAnsi"/>
                  <w:color w:val="000000"/>
                  <w:sz w:val="18"/>
                  <w:szCs w:val="16"/>
                </w:rPr>
                <w:delText>REV_NOV</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42381D15" w14:textId="556ADE3D" w:rsidR="0019561C" w:rsidRPr="007E707F" w:rsidDel="00AB7043" w:rsidRDefault="0019561C" w:rsidP="004A3F47">
            <w:pPr>
              <w:rPr>
                <w:del w:id="11518" w:author="Sowndarya S (WT01 - Manufacturing &amp; Hi Tech)" w:date="2015-03-24T10:46:00Z"/>
                <w:rFonts w:asciiTheme="minorHAnsi" w:hAnsiTheme="minorHAnsi" w:cstheme="minorHAnsi"/>
                <w:color w:val="000000"/>
                <w:sz w:val="18"/>
                <w:szCs w:val="16"/>
              </w:rPr>
            </w:pPr>
            <w:del w:id="11519"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7DC091D5" w14:textId="52C814EA" w:rsidR="0019561C" w:rsidRPr="000F1877" w:rsidDel="00AB7043" w:rsidRDefault="0019561C" w:rsidP="004A3F47">
            <w:pPr>
              <w:rPr>
                <w:del w:id="11520" w:author="Sowndarya S (WT01 - Manufacturing &amp; Hi Tech)" w:date="2015-03-24T10:46:00Z"/>
                <w:rFonts w:asciiTheme="minorHAnsi" w:hAnsiTheme="minorHAnsi" w:cstheme="minorHAnsi"/>
                <w:color w:val="000000"/>
                <w:sz w:val="18"/>
                <w:szCs w:val="16"/>
              </w:rPr>
            </w:pPr>
            <w:del w:id="11521"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5FA78519" w14:textId="3D016BEA" w:rsidR="0019561C" w:rsidRPr="00596774" w:rsidDel="00AB7043" w:rsidRDefault="0019561C" w:rsidP="004A3F47">
            <w:pPr>
              <w:rPr>
                <w:del w:id="11522" w:author="Sowndarya S (WT01 - Manufacturing &amp; Hi Tech)" w:date="2015-03-24T10:46:00Z"/>
                <w:rFonts w:ascii="Calibri" w:eastAsiaTheme="minorHAnsi" w:hAnsi="Calibri" w:cs="Calibri"/>
                <w:color w:val="000000"/>
                <w:highlight w:val="white"/>
              </w:rPr>
            </w:pPr>
            <w:del w:id="11523"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38A9FF80" w14:textId="5EF4A0EF" w:rsidR="0019561C" w:rsidRPr="00596774" w:rsidDel="00AB7043" w:rsidRDefault="0019561C" w:rsidP="004A3F47">
            <w:pPr>
              <w:rPr>
                <w:del w:id="11524" w:author="Sowndarya S (WT01 - Manufacturing &amp; Hi Tech)" w:date="2015-03-24T10:46:00Z"/>
                <w:rFonts w:asciiTheme="minorHAnsi" w:hAnsiTheme="minorHAnsi" w:cstheme="minorHAnsi"/>
                <w:color w:val="000000"/>
                <w:sz w:val="18"/>
                <w:szCs w:val="16"/>
              </w:rPr>
            </w:pPr>
            <w:del w:id="11525" w:author="Sowndarya S (WT01 - Manufacturing &amp; Hi Tech)" w:date="2015-03-24T10:46:00Z">
              <w:r w:rsidDel="00AB7043">
                <w:rPr>
                  <w:rFonts w:asciiTheme="minorHAnsi" w:hAnsiTheme="minorHAnsi" w:cstheme="minorHAnsi"/>
                  <w:color w:val="000000"/>
                  <w:sz w:val="18"/>
                  <w:szCs w:val="16"/>
                </w:rPr>
                <w:delText>Rev_Nov</w:delText>
              </w:r>
            </w:del>
          </w:p>
        </w:tc>
      </w:tr>
      <w:tr w:rsidR="0019561C" w:rsidRPr="000F1877" w:rsidDel="00AB7043" w14:paraId="2C9FE331" w14:textId="2E7D9E42" w:rsidTr="00D34907">
        <w:trPr>
          <w:del w:id="11526"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773B93AE" w14:textId="6211125C" w:rsidR="0019561C" w:rsidRPr="00DD1485" w:rsidDel="00AB7043" w:rsidRDefault="0019561C" w:rsidP="004A3F47">
            <w:pPr>
              <w:rPr>
                <w:del w:id="11527" w:author="Sowndarya S (WT01 - Manufacturing &amp; Hi Tech)" w:date="2015-03-24T10:46:00Z"/>
                <w:rFonts w:asciiTheme="minorHAnsi" w:hAnsiTheme="minorHAnsi" w:cstheme="minorHAnsi"/>
                <w:color w:val="000000"/>
                <w:sz w:val="18"/>
                <w:szCs w:val="16"/>
              </w:rPr>
            </w:pPr>
            <w:del w:id="11528" w:author="Sowndarya S (WT01 - Manufacturing &amp; Hi Tech)" w:date="2015-03-24T10:46:00Z">
              <w:r w:rsidDel="00AB7043">
                <w:rPr>
                  <w:rFonts w:asciiTheme="minorHAnsi" w:hAnsiTheme="minorHAnsi" w:cstheme="minorHAnsi"/>
                  <w:color w:val="000000"/>
                  <w:sz w:val="18"/>
                  <w:szCs w:val="16"/>
                </w:rPr>
                <w:lastRenderedPageBreak/>
                <w:delText>REV_DEC</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439D67AE" w14:textId="70C987F2" w:rsidR="0019561C" w:rsidRPr="007E707F" w:rsidDel="00AB7043" w:rsidRDefault="0019561C" w:rsidP="004A3F47">
            <w:pPr>
              <w:rPr>
                <w:del w:id="11529" w:author="Sowndarya S (WT01 - Manufacturing &amp; Hi Tech)" w:date="2015-03-24T10:46:00Z"/>
                <w:rFonts w:asciiTheme="minorHAnsi" w:hAnsiTheme="minorHAnsi" w:cstheme="minorHAnsi"/>
                <w:color w:val="000000"/>
                <w:sz w:val="18"/>
                <w:szCs w:val="16"/>
              </w:rPr>
            </w:pPr>
            <w:del w:id="11530"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089F6697" w14:textId="5CC11A89" w:rsidR="0019561C" w:rsidRPr="000F1877" w:rsidDel="00AB7043" w:rsidRDefault="0019561C" w:rsidP="004A3F47">
            <w:pPr>
              <w:rPr>
                <w:del w:id="11531" w:author="Sowndarya S (WT01 - Manufacturing &amp; Hi Tech)" w:date="2015-03-24T10:46:00Z"/>
                <w:rFonts w:asciiTheme="minorHAnsi" w:hAnsiTheme="minorHAnsi" w:cstheme="minorHAnsi"/>
                <w:color w:val="000000"/>
                <w:sz w:val="18"/>
                <w:szCs w:val="16"/>
              </w:rPr>
            </w:pPr>
            <w:del w:id="11532" w:author="Sowndarya S (WT01 - Manufacturing &amp; Hi Tech)" w:date="2015-03-24T10:46:00Z">
              <w:r w:rsidRPr="00BD6DFB" w:rsidDel="00AB7043">
                <w:rPr>
                  <w:rFonts w:ascii="Calibri" w:hAnsi="Calibri" w:cs="Calibri"/>
                  <w:color w:val="000000"/>
                  <w:sz w:val="18"/>
                  <w:szCs w:val="22"/>
                </w:rPr>
                <w:delText>MonthName/Revenue</w:delText>
              </w:r>
            </w:del>
          </w:p>
        </w:tc>
        <w:tc>
          <w:tcPr>
            <w:tcW w:w="1006" w:type="pct"/>
            <w:tcBorders>
              <w:top w:val="single" w:sz="4" w:space="0" w:color="auto"/>
              <w:left w:val="single" w:sz="4" w:space="0" w:color="auto"/>
              <w:bottom w:val="single" w:sz="4" w:space="0" w:color="auto"/>
              <w:right w:val="single" w:sz="4" w:space="0" w:color="auto"/>
            </w:tcBorders>
          </w:tcPr>
          <w:p w14:paraId="662F634E" w14:textId="38A7293C" w:rsidR="0019561C" w:rsidRPr="00596774" w:rsidDel="00AB7043" w:rsidRDefault="0019561C" w:rsidP="004A3F47">
            <w:pPr>
              <w:rPr>
                <w:del w:id="11533" w:author="Sowndarya S (WT01 - Manufacturing &amp; Hi Tech)" w:date="2015-03-24T10:46:00Z"/>
                <w:rFonts w:ascii="Calibri" w:eastAsiaTheme="minorHAnsi" w:hAnsi="Calibri" w:cs="Calibri"/>
                <w:color w:val="000000"/>
                <w:highlight w:val="white"/>
              </w:rPr>
            </w:pPr>
            <w:del w:id="11534"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430186DF" w14:textId="2BB088D2" w:rsidR="0019561C" w:rsidRPr="00596774" w:rsidDel="00AB7043" w:rsidRDefault="0019561C" w:rsidP="004A3F47">
            <w:pPr>
              <w:rPr>
                <w:del w:id="11535" w:author="Sowndarya S (WT01 - Manufacturing &amp; Hi Tech)" w:date="2015-03-24T10:46:00Z"/>
                <w:rFonts w:asciiTheme="minorHAnsi" w:hAnsiTheme="minorHAnsi" w:cstheme="minorHAnsi"/>
                <w:color w:val="000000"/>
                <w:sz w:val="18"/>
                <w:szCs w:val="16"/>
              </w:rPr>
            </w:pPr>
            <w:del w:id="11536" w:author="Sowndarya S (WT01 - Manufacturing &amp; Hi Tech)" w:date="2015-03-24T10:46:00Z">
              <w:r w:rsidDel="00AB7043">
                <w:rPr>
                  <w:rFonts w:asciiTheme="minorHAnsi" w:hAnsiTheme="minorHAnsi" w:cstheme="minorHAnsi"/>
                  <w:color w:val="000000"/>
                  <w:sz w:val="18"/>
                  <w:szCs w:val="16"/>
                </w:rPr>
                <w:delText>Rev_Dec</w:delText>
              </w:r>
            </w:del>
          </w:p>
        </w:tc>
      </w:tr>
      <w:tr w:rsidR="0019561C" w:rsidRPr="000F1877" w:rsidDel="00AB7043" w14:paraId="6E34325C" w14:textId="25AE4CB7" w:rsidTr="00D34907">
        <w:trPr>
          <w:trHeight w:val="284"/>
          <w:del w:id="11537"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CDBA1E6" w14:textId="6E432E74" w:rsidR="0019561C" w:rsidRPr="00DD1485" w:rsidDel="00AB7043" w:rsidRDefault="0019561C" w:rsidP="004A3F47">
            <w:pPr>
              <w:rPr>
                <w:del w:id="11538" w:author="Sowndarya S (WT01 - Manufacturing &amp; Hi Tech)" w:date="2015-03-24T10:46:00Z"/>
                <w:rFonts w:asciiTheme="minorHAnsi" w:hAnsiTheme="minorHAnsi" w:cstheme="minorHAnsi"/>
                <w:color w:val="000000"/>
                <w:sz w:val="18"/>
                <w:szCs w:val="16"/>
              </w:rPr>
            </w:pPr>
            <w:del w:id="11539" w:author="Sowndarya S (WT01 - Manufacturing &amp; Hi Tech)" w:date="2015-03-24T10:46:00Z">
              <w:r w:rsidDel="00AB7043">
                <w:rPr>
                  <w:rFonts w:asciiTheme="minorHAnsi" w:hAnsiTheme="minorHAnsi" w:cstheme="minorHAnsi"/>
                  <w:color w:val="000000"/>
                  <w:sz w:val="18"/>
                  <w:szCs w:val="16"/>
                </w:rPr>
                <w:delText>PRO_JAN</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60DEB8E3" w14:textId="75C3955F" w:rsidR="0019561C" w:rsidRPr="007E707F" w:rsidDel="00AB7043" w:rsidRDefault="0019561C" w:rsidP="004A3F47">
            <w:pPr>
              <w:rPr>
                <w:del w:id="11540" w:author="Sowndarya S (WT01 - Manufacturing &amp; Hi Tech)" w:date="2015-03-24T10:46:00Z"/>
                <w:rFonts w:asciiTheme="minorHAnsi" w:hAnsiTheme="minorHAnsi" w:cstheme="minorHAnsi"/>
                <w:color w:val="000000"/>
                <w:sz w:val="18"/>
                <w:szCs w:val="16"/>
              </w:rPr>
            </w:pPr>
            <w:del w:id="11541"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5B67CF7A" w14:textId="6B46485B" w:rsidR="0019561C" w:rsidRPr="007E707F" w:rsidDel="00AB7043" w:rsidRDefault="0019561C" w:rsidP="004A3F47">
            <w:pPr>
              <w:widowControl/>
              <w:spacing w:line="240" w:lineRule="auto"/>
              <w:rPr>
                <w:del w:id="11542" w:author="Sowndarya S (WT01 - Manufacturing &amp; Hi Tech)" w:date="2015-03-24T10:46:00Z"/>
                <w:rFonts w:ascii="Calibri" w:hAnsi="Calibri" w:cs="Calibri"/>
                <w:color w:val="000000"/>
                <w:sz w:val="18"/>
                <w:szCs w:val="22"/>
              </w:rPr>
            </w:pPr>
            <w:del w:id="11543" w:author="Sowndarya S (WT01 - Manufacturing &amp; Hi Tech)" w:date="2015-03-24T10:46:00Z">
              <w:r w:rsidRPr="007E707F" w:rsidDel="00AB7043">
                <w:rPr>
                  <w:rFonts w:ascii="Calibri" w:hAnsi="Calibri" w:cs="Calibri"/>
                  <w:color w:val="000000"/>
                  <w:sz w:val="18"/>
                  <w:szCs w:val="22"/>
                </w:rPr>
                <w:delText>MonthName/Profit</w:delText>
              </w:r>
            </w:del>
          </w:p>
          <w:p w14:paraId="388F748E" w14:textId="0252CC2A" w:rsidR="0019561C" w:rsidRPr="000F1877" w:rsidDel="00AB7043" w:rsidRDefault="0019561C" w:rsidP="004A3F47">
            <w:pPr>
              <w:rPr>
                <w:del w:id="11544" w:author="Sowndarya S (WT01 - Manufacturing &amp; Hi Tech)" w:date="2015-03-24T10:46:00Z"/>
                <w:rFonts w:asciiTheme="minorHAnsi" w:hAnsiTheme="minorHAnsi" w:cstheme="minorHAnsi"/>
                <w:color w:val="000000"/>
                <w:sz w:val="18"/>
                <w:szCs w:val="16"/>
              </w:rPr>
            </w:pPr>
          </w:p>
        </w:tc>
        <w:tc>
          <w:tcPr>
            <w:tcW w:w="1006" w:type="pct"/>
            <w:tcBorders>
              <w:top w:val="single" w:sz="4" w:space="0" w:color="auto"/>
              <w:left w:val="single" w:sz="4" w:space="0" w:color="auto"/>
              <w:bottom w:val="single" w:sz="4" w:space="0" w:color="auto"/>
              <w:right w:val="single" w:sz="4" w:space="0" w:color="auto"/>
            </w:tcBorders>
          </w:tcPr>
          <w:p w14:paraId="72774160" w14:textId="6A33720A" w:rsidR="0019561C" w:rsidRPr="00596774" w:rsidDel="00AB7043" w:rsidRDefault="0019561C" w:rsidP="004A3F47">
            <w:pPr>
              <w:rPr>
                <w:del w:id="11545" w:author="Sowndarya S (WT01 - Manufacturing &amp; Hi Tech)" w:date="2015-03-24T10:46:00Z"/>
                <w:rFonts w:ascii="Calibri" w:eastAsiaTheme="minorHAnsi" w:hAnsi="Calibri" w:cs="Calibri"/>
                <w:color w:val="000000"/>
                <w:highlight w:val="white"/>
              </w:rPr>
            </w:pPr>
            <w:del w:id="11546"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6413FF40" w14:textId="7DDD1652" w:rsidR="0019561C" w:rsidRPr="00596774" w:rsidDel="00AB7043" w:rsidRDefault="0019561C" w:rsidP="004A3F47">
            <w:pPr>
              <w:rPr>
                <w:del w:id="11547" w:author="Sowndarya S (WT01 - Manufacturing &amp; Hi Tech)" w:date="2015-03-24T10:46:00Z"/>
                <w:rFonts w:asciiTheme="minorHAnsi" w:hAnsiTheme="minorHAnsi" w:cstheme="minorHAnsi"/>
                <w:color w:val="000000"/>
                <w:sz w:val="18"/>
                <w:szCs w:val="16"/>
              </w:rPr>
            </w:pPr>
            <w:del w:id="11548" w:author="Sowndarya S (WT01 - Manufacturing &amp; Hi Tech)" w:date="2015-03-24T10:46:00Z">
              <w:r w:rsidDel="00AB7043">
                <w:rPr>
                  <w:rFonts w:asciiTheme="minorHAnsi" w:hAnsiTheme="minorHAnsi" w:cstheme="minorHAnsi"/>
                  <w:color w:val="000000"/>
                  <w:sz w:val="18"/>
                  <w:szCs w:val="16"/>
                </w:rPr>
                <w:delText>Pro_Jan</w:delText>
              </w:r>
            </w:del>
          </w:p>
        </w:tc>
      </w:tr>
      <w:tr w:rsidR="0019561C" w:rsidRPr="000F1877" w:rsidDel="00AB7043" w14:paraId="4D2F9BA1" w14:textId="43F9BAFD" w:rsidTr="00D34907">
        <w:trPr>
          <w:del w:id="11549"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637CD3C7" w14:textId="2581A41E" w:rsidR="0019561C" w:rsidRPr="00DD1485" w:rsidDel="00AB7043" w:rsidRDefault="0019561C" w:rsidP="004A3F47">
            <w:pPr>
              <w:rPr>
                <w:del w:id="11550" w:author="Sowndarya S (WT01 - Manufacturing &amp; Hi Tech)" w:date="2015-03-24T10:46:00Z"/>
                <w:rFonts w:asciiTheme="minorHAnsi" w:hAnsiTheme="minorHAnsi" w:cstheme="minorHAnsi"/>
                <w:color w:val="000000"/>
                <w:sz w:val="18"/>
                <w:szCs w:val="16"/>
              </w:rPr>
            </w:pPr>
            <w:del w:id="11551" w:author="Sowndarya S (WT01 - Manufacturing &amp; Hi Tech)" w:date="2015-03-24T10:46:00Z">
              <w:r w:rsidDel="00AB7043">
                <w:rPr>
                  <w:rFonts w:asciiTheme="minorHAnsi" w:hAnsiTheme="minorHAnsi" w:cstheme="minorHAnsi"/>
                  <w:color w:val="000000"/>
                  <w:sz w:val="18"/>
                  <w:szCs w:val="16"/>
                </w:rPr>
                <w:delText>PRO_FEB</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46D569E9" w14:textId="07A34900" w:rsidR="0019561C" w:rsidRPr="007E707F" w:rsidDel="00AB7043" w:rsidRDefault="0019561C" w:rsidP="004A3F47">
            <w:pPr>
              <w:rPr>
                <w:del w:id="11552" w:author="Sowndarya S (WT01 - Manufacturing &amp; Hi Tech)" w:date="2015-03-24T10:46:00Z"/>
                <w:rFonts w:asciiTheme="minorHAnsi" w:hAnsiTheme="minorHAnsi" w:cstheme="minorHAnsi"/>
                <w:color w:val="000000"/>
                <w:sz w:val="18"/>
                <w:szCs w:val="16"/>
              </w:rPr>
            </w:pPr>
            <w:del w:id="11553"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044CE9B6" w14:textId="557B6593" w:rsidR="0019561C" w:rsidRPr="000F1877" w:rsidDel="00AB7043" w:rsidRDefault="0019561C" w:rsidP="004A3F47">
            <w:pPr>
              <w:rPr>
                <w:del w:id="11554" w:author="Sowndarya S (WT01 - Manufacturing &amp; Hi Tech)" w:date="2015-03-24T10:46:00Z"/>
                <w:rFonts w:asciiTheme="minorHAnsi" w:hAnsiTheme="minorHAnsi" w:cstheme="minorHAnsi"/>
                <w:color w:val="000000"/>
                <w:sz w:val="18"/>
                <w:szCs w:val="16"/>
              </w:rPr>
            </w:pPr>
            <w:del w:id="11555"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15AEAB55" w14:textId="3A7DB973" w:rsidR="0019561C" w:rsidRPr="00596774" w:rsidDel="00AB7043" w:rsidRDefault="0019561C" w:rsidP="004A3F47">
            <w:pPr>
              <w:rPr>
                <w:del w:id="11556" w:author="Sowndarya S (WT01 - Manufacturing &amp; Hi Tech)" w:date="2015-03-24T10:46:00Z"/>
                <w:rFonts w:ascii="Calibri" w:eastAsiaTheme="minorHAnsi" w:hAnsi="Calibri" w:cs="Calibri"/>
                <w:color w:val="000000"/>
                <w:highlight w:val="white"/>
              </w:rPr>
            </w:pPr>
            <w:del w:id="11557"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68EFA8E7" w14:textId="3072ECF8" w:rsidR="0019561C" w:rsidRPr="00596774" w:rsidDel="00AB7043" w:rsidRDefault="0019561C" w:rsidP="004A3F47">
            <w:pPr>
              <w:rPr>
                <w:del w:id="11558" w:author="Sowndarya S (WT01 - Manufacturing &amp; Hi Tech)" w:date="2015-03-24T10:46:00Z"/>
                <w:rFonts w:asciiTheme="minorHAnsi" w:hAnsiTheme="minorHAnsi" w:cstheme="minorHAnsi"/>
                <w:color w:val="000000"/>
                <w:sz w:val="18"/>
                <w:szCs w:val="16"/>
              </w:rPr>
            </w:pPr>
            <w:del w:id="11559" w:author="Sowndarya S (WT01 - Manufacturing &amp; Hi Tech)" w:date="2015-03-24T10:46:00Z">
              <w:r w:rsidDel="00AB7043">
                <w:rPr>
                  <w:rFonts w:asciiTheme="minorHAnsi" w:hAnsiTheme="minorHAnsi" w:cstheme="minorHAnsi"/>
                  <w:color w:val="000000"/>
                  <w:sz w:val="18"/>
                  <w:szCs w:val="16"/>
                </w:rPr>
                <w:delText>Pro_Feb</w:delText>
              </w:r>
            </w:del>
          </w:p>
        </w:tc>
      </w:tr>
      <w:tr w:rsidR="0019561C" w:rsidRPr="000F1877" w:rsidDel="00AB7043" w14:paraId="1F355BCD" w14:textId="7CE1E6F3" w:rsidTr="00D34907">
        <w:trPr>
          <w:del w:id="11560"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3672570A" w14:textId="07C965BF" w:rsidR="0019561C" w:rsidRPr="00DD1485" w:rsidDel="00AB7043" w:rsidRDefault="0019561C" w:rsidP="004A3F47">
            <w:pPr>
              <w:rPr>
                <w:del w:id="11561" w:author="Sowndarya S (WT01 - Manufacturing &amp; Hi Tech)" w:date="2015-03-24T10:46:00Z"/>
                <w:rFonts w:asciiTheme="minorHAnsi" w:hAnsiTheme="minorHAnsi" w:cstheme="minorHAnsi"/>
                <w:color w:val="000000"/>
                <w:sz w:val="18"/>
                <w:szCs w:val="16"/>
              </w:rPr>
            </w:pPr>
            <w:del w:id="11562" w:author="Sowndarya S (WT01 - Manufacturing &amp; Hi Tech)" w:date="2015-03-24T10:46:00Z">
              <w:r w:rsidDel="00AB7043">
                <w:rPr>
                  <w:rFonts w:asciiTheme="minorHAnsi" w:hAnsiTheme="minorHAnsi" w:cstheme="minorHAnsi"/>
                  <w:color w:val="000000"/>
                  <w:sz w:val="18"/>
                  <w:szCs w:val="16"/>
                </w:rPr>
                <w:delText>PRO_MAR</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5B81F585" w14:textId="435BA377" w:rsidR="0019561C" w:rsidRPr="007E707F" w:rsidDel="00AB7043" w:rsidRDefault="0019561C" w:rsidP="004A3F47">
            <w:pPr>
              <w:rPr>
                <w:del w:id="11563" w:author="Sowndarya S (WT01 - Manufacturing &amp; Hi Tech)" w:date="2015-03-24T10:46:00Z"/>
                <w:rFonts w:asciiTheme="minorHAnsi" w:hAnsiTheme="minorHAnsi" w:cstheme="minorHAnsi"/>
                <w:color w:val="000000"/>
                <w:sz w:val="18"/>
                <w:szCs w:val="16"/>
              </w:rPr>
            </w:pPr>
            <w:del w:id="11564"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23B4D5D2" w14:textId="2AFA6C65" w:rsidR="0019561C" w:rsidRPr="000F1877" w:rsidDel="00AB7043" w:rsidRDefault="0019561C" w:rsidP="004A3F47">
            <w:pPr>
              <w:rPr>
                <w:del w:id="11565" w:author="Sowndarya S (WT01 - Manufacturing &amp; Hi Tech)" w:date="2015-03-24T10:46:00Z"/>
                <w:rFonts w:asciiTheme="minorHAnsi" w:hAnsiTheme="minorHAnsi" w:cstheme="minorHAnsi"/>
                <w:color w:val="000000"/>
                <w:sz w:val="18"/>
                <w:szCs w:val="16"/>
              </w:rPr>
            </w:pPr>
            <w:del w:id="11566"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6B7B9F58" w14:textId="4B31E313" w:rsidR="0019561C" w:rsidRPr="00596774" w:rsidDel="00AB7043" w:rsidRDefault="0019561C" w:rsidP="004A3F47">
            <w:pPr>
              <w:rPr>
                <w:del w:id="11567" w:author="Sowndarya S (WT01 - Manufacturing &amp; Hi Tech)" w:date="2015-03-24T10:46:00Z"/>
                <w:rFonts w:ascii="Calibri" w:eastAsiaTheme="minorHAnsi" w:hAnsi="Calibri" w:cs="Calibri"/>
                <w:color w:val="000000"/>
                <w:highlight w:val="white"/>
              </w:rPr>
            </w:pPr>
            <w:del w:id="11568"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009CECCE" w14:textId="02EDEE76" w:rsidR="0019561C" w:rsidRPr="00596774" w:rsidDel="00AB7043" w:rsidRDefault="0019561C" w:rsidP="004A3F47">
            <w:pPr>
              <w:rPr>
                <w:del w:id="11569" w:author="Sowndarya S (WT01 - Manufacturing &amp; Hi Tech)" w:date="2015-03-24T10:46:00Z"/>
                <w:rFonts w:asciiTheme="minorHAnsi" w:hAnsiTheme="minorHAnsi" w:cstheme="minorHAnsi"/>
                <w:color w:val="000000"/>
                <w:sz w:val="18"/>
                <w:szCs w:val="16"/>
              </w:rPr>
            </w:pPr>
            <w:del w:id="11570" w:author="Sowndarya S (WT01 - Manufacturing &amp; Hi Tech)" w:date="2015-03-24T10:46:00Z">
              <w:r w:rsidDel="00AB7043">
                <w:rPr>
                  <w:rFonts w:asciiTheme="minorHAnsi" w:hAnsiTheme="minorHAnsi" w:cstheme="minorHAnsi"/>
                  <w:color w:val="000000"/>
                  <w:sz w:val="18"/>
                  <w:szCs w:val="16"/>
                </w:rPr>
                <w:delText>Pro_Mar</w:delText>
              </w:r>
            </w:del>
          </w:p>
        </w:tc>
      </w:tr>
      <w:tr w:rsidR="0019561C" w:rsidRPr="000F1877" w:rsidDel="00AB7043" w14:paraId="3CE7151A" w14:textId="4BDEB066" w:rsidTr="00D34907">
        <w:trPr>
          <w:del w:id="11571"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5D0F8D75" w14:textId="412B21A6" w:rsidR="0019561C" w:rsidRPr="00DD1485" w:rsidDel="00AB7043" w:rsidRDefault="0019561C" w:rsidP="004A3F47">
            <w:pPr>
              <w:rPr>
                <w:del w:id="11572" w:author="Sowndarya S (WT01 - Manufacturing &amp; Hi Tech)" w:date="2015-03-24T10:46:00Z"/>
                <w:rFonts w:asciiTheme="minorHAnsi" w:hAnsiTheme="minorHAnsi" w:cstheme="minorHAnsi"/>
                <w:color w:val="000000"/>
                <w:sz w:val="18"/>
                <w:szCs w:val="16"/>
              </w:rPr>
            </w:pPr>
            <w:del w:id="11573" w:author="Sowndarya S (WT01 - Manufacturing &amp; Hi Tech)" w:date="2015-03-24T10:46:00Z">
              <w:r w:rsidDel="00AB7043">
                <w:rPr>
                  <w:rFonts w:asciiTheme="minorHAnsi" w:hAnsiTheme="minorHAnsi" w:cstheme="minorHAnsi"/>
                  <w:color w:val="000000"/>
                  <w:sz w:val="18"/>
                  <w:szCs w:val="16"/>
                </w:rPr>
                <w:delText>PRO_APR</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38B29982" w14:textId="34B66B65" w:rsidR="0019561C" w:rsidRPr="007E707F" w:rsidDel="00AB7043" w:rsidRDefault="0019561C" w:rsidP="004A3F47">
            <w:pPr>
              <w:rPr>
                <w:del w:id="11574" w:author="Sowndarya S (WT01 - Manufacturing &amp; Hi Tech)" w:date="2015-03-24T10:46:00Z"/>
                <w:rFonts w:asciiTheme="minorHAnsi" w:hAnsiTheme="minorHAnsi" w:cstheme="minorHAnsi"/>
                <w:color w:val="000000"/>
                <w:sz w:val="18"/>
                <w:szCs w:val="16"/>
              </w:rPr>
            </w:pPr>
            <w:del w:id="11575"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36B7E3D9" w14:textId="7F269682" w:rsidR="0019561C" w:rsidRPr="000F1877" w:rsidDel="00AB7043" w:rsidRDefault="0019561C" w:rsidP="004A3F47">
            <w:pPr>
              <w:rPr>
                <w:del w:id="11576" w:author="Sowndarya S (WT01 - Manufacturing &amp; Hi Tech)" w:date="2015-03-24T10:46:00Z"/>
                <w:rFonts w:asciiTheme="minorHAnsi" w:hAnsiTheme="minorHAnsi" w:cstheme="minorHAnsi"/>
                <w:color w:val="000000"/>
                <w:sz w:val="18"/>
                <w:szCs w:val="16"/>
              </w:rPr>
            </w:pPr>
            <w:del w:id="11577"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47ACCA95" w14:textId="03FC454C" w:rsidR="0019561C" w:rsidRPr="00596774" w:rsidDel="00AB7043" w:rsidRDefault="0019561C" w:rsidP="004A3F47">
            <w:pPr>
              <w:rPr>
                <w:del w:id="11578" w:author="Sowndarya S (WT01 - Manufacturing &amp; Hi Tech)" w:date="2015-03-24T10:46:00Z"/>
                <w:rFonts w:ascii="Calibri" w:eastAsiaTheme="minorHAnsi" w:hAnsi="Calibri" w:cs="Calibri"/>
                <w:color w:val="000000"/>
                <w:highlight w:val="white"/>
              </w:rPr>
            </w:pPr>
            <w:del w:id="11579"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4AE48C4C" w14:textId="63123095" w:rsidR="0019561C" w:rsidRPr="00596774" w:rsidDel="00AB7043" w:rsidRDefault="0019561C" w:rsidP="004A3F47">
            <w:pPr>
              <w:rPr>
                <w:del w:id="11580" w:author="Sowndarya S (WT01 - Manufacturing &amp; Hi Tech)" w:date="2015-03-24T10:46:00Z"/>
                <w:rFonts w:asciiTheme="minorHAnsi" w:hAnsiTheme="minorHAnsi" w:cstheme="minorHAnsi"/>
                <w:color w:val="000000"/>
                <w:sz w:val="18"/>
                <w:szCs w:val="16"/>
              </w:rPr>
            </w:pPr>
            <w:del w:id="11581" w:author="Sowndarya S (WT01 - Manufacturing &amp; Hi Tech)" w:date="2015-03-24T10:46:00Z">
              <w:r w:rsidDel="00AB7043">
                <w:rPr>
                  <w:rFonts w:asciiTheme="minorHAnsi" w:hAnsiTheme="minorHAnsi" w:cstheme="minorHAnsi"/>
                  <w:color w:val="000000"/>
                  <w:sz w:val="18"/>
                  <w:szCs w:val="16"/>
                </w:rPr>
                <w:delText>Pro_Apr</w:delText>
              </w:r>
            </w:del>
          </w:p>
        </w:tc>
      </w:tr>
      <w:tr w:rsidR="0019561C" w:rsidRPr="000F1877" w:rsidDel="00AB7043" w14:paraId="5D1D6B84" w14:textId="64B999B8" w:rsidTr="00D34907">
        <w:trPr>
          <w:del w:id="11582"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82169F4" w14:textId="6DF06DB1" w:rsidR="0019561C" w:rsidRPr="00DD1485" w:rsidDel="00AB7043" w:rsidRDefault="0019561C" w:rsidP="004A3F47">
            <w:pPr>
              <w:rPr>
                <w:del w:id="11583" w:author="Sowndarya S (WT01 - Manufacturing &amp; Hi Tech)" w:date="2015-03-24T10:46:00Z"/>
                <w:rFonts w:asciiTheme="minorHAnsi" w:hAnsiTheme="minorHAnsi" w:cstheme="minorHAnsi"/>
                <w:color w:val="000000"/>
                <w:sz w:val="18"/>
                <w:szCs w:val="16"/>
              </w:rPr>
            </w:pPr>
            <w:del w:id="11584" w:author="Sowndarya S (WT01 - Manufacturing &amp; Hi Tech)" w:date="2015-03-24T10:46:00Z">
              <w:r w:rsidDel="00AB7043">
                <w:rPr>
                  <w:rFonts w:asciiTheme="minorHAnsi" w:hAnsiTheme="minorHAnsi" w:cstheme="minorHAnsi"/>
                  <w:color w:val="000000"/>
                  <w:sz w:val="18"/>
                  <w:szCs w:val="16"/>
                </w:rPr>
                <w:delText>PRO_MAY</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04EA7183" w14:textId="7F505E52" w:rsidR="0019561C" w:rsidRPr="007E707F" w:rsidDel="00AB7043" w:rsidRDefault="0019561C" w:rsidP="004A3F47">
            <w:pPr>
              <w:rPr>
                <w:del w:id="11585" w:author="Sowndarya S (WT01 - Manufacturing &amp; Hi Tech)" w:date="2015-03-24T10:46:00Z"/>
                <w:rFonts w:asciiTheme="minorHAnsi" w:hAnsiTheme="minorHAnsi" w:cstheme="minorHAnsi"/>
                <w:color w:val="000000"/>
                <w:sz w:val="18"/>
                <w:szCs w:val="16"/>
              </w:rPr>
            </w:pPr>
            <w:del w:id="11586"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31116716" w14:textId="21A1360F" w:rsidR="0019561C" w:rsidRPr="000F1877" w:rsidDel="00AB7043" w:rsidRDefault="0019561C" w:rsidP="004A3F47">
            <w:pPr>
              <w:rPr>
                <w:del w:id="11587" w:author="Sowndarya S (WT01 - Manufacturing &amp; Hi Tech)" w:date="2015-03-24T10:46:00Z"/>
                <w:rFonts w:asciiTheme="minorHAnsi" w:hAnsiTheme="minorHAnsi" w:cstheme="minorHAnsi"/>
                <w:color w:val="000000"/>
                <w:sz w:val="18"/>
                <w:szCs w:val="16"/>
              </w:rPr>
            </w:pPr>
            <w:del w:id="11588"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03AC8F30" w14:textId="5E26C3D4" w:rsidR="0019561C" w:rsidRPr="00596774" w:rsidDel="00AB7043" w:rsidRDefault="0019561C" w:rsidP="004A3F47">
            <w:pPr>
              <w:rPr>
                <w:del w:id="11589" w:author="Sowndarya S (WT01 - Manufacturing &amp; Hi Tech)" w:date="2015-03-24T10:46:00Z"/>
                <w:rFonts w:ascii="Calibri" w:eastAsiaTheme="minorHAnsi" w:hAnsi="Calibri" w:cs="Calibri"/>
                <w:color w:val="000000"/>
                <w:highlight w:val="white"/>
              </w:rPr>
            </w:pPr>
            <w:del w:id="11590"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0DFDCFE6" w14:textId="2367EB46" w:rsidR="0019561C" w:rsidRPr="00596774" w:rsidDel="00AB7043" w:rsidRDefault="0019561C" w:rsidP="004A3F47">
            <w:pPr>
              <w:rPr>
                <w:del w:id="11591" w:author="Sowndarya S (WT01 - Manufacturing &amp; Hi Tech)" w:date="2015-03-24T10:46:00Z"/>
                <w:rFonts w:asciiTheme="minorHAnsi" w:hAnsiTheme="minorHAnsi" w:cstheme="minorHAnsi"/>
                <w:color w:val="000000"/>
                <w:sz w:val="18"/>
                <w:szCs w:val="16"/>
              </w:rPr>
            </w:pPr>
            <w:del w:id="11592" w:author="Sowndarya S (WT01 - Manufacturing &amp; Hi Tech)" w:date="2015-03-24T10:46:00Z">
              <w:r w:rsidDel="00AB7043">
                <w:rPr>
                  <w:rFonts w:asciiTheme="minorHAnsi" w:hAnsiTheme="minorHAnsi" w:cstheme="minorHAnsi"/>
                  <w:color w:val="000000"/>
                  <w:sz w:val="18"/>
                  <w:szCs w:val="16"/>
                </w:rPr>
                <w:delText>Pro_May</w:delText>
              </w:r>
            </w:del>
          </w:p>
        </w:tc>
      </w:tr>
      <w:tr w:rsidR="0019561C" w:rsidRPr="000F1877" w:rsidDel="00AB7043" w14:paraId="64D6D2D4" w14:textId="35DA14A0" w:rsidTr="00D34907">
        <w:trPr>
          <w:del w:id="11593"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4CB2934D" w14:textId="3EE501B5" w:rsidR="0019561C" w:rsidRPr="00DD1485" w:rsidDel="00AB7043" w:rsidRDefault="0019561C" w:rsidP="004A3F47">
            <w:pPr>
              <w:rPr>
                <w:del w:id="11594" w:author="Sowndarya S (WT01 - Manufacturing &amp; Hi Tech)" w:date="2015-03-24T10:46:00Z"/>
                <w:rFonts w:asciiTheme="minorHAnsi" w:hAnsiTheme="minorHAnsi" w:cstheme="minorHAnsi"/>
                <w:color w:val="000000"/>
                <w:sz w:val="18"/>
                <w:szCs w:val="16"/>
              </w:rPr>
            </w:pPr>
            <w:del w:id="11595" w:author="Sowndarya S (WT01 - Manufacturing &amp; Hi Tech)" w:date="2015-03-24T10:46:00Z">
              <w:r w:rsidDel="00AB7043">
                <w:rPr>
                  <w:rFonts w:asciiTheme="minorHAnsi" w:hAnsiTheme="minorHAnsi" w:cstheme="minorHAnsi"/>
                  <w:color w:val="000000"/>
                  <w:sz w:val="18"/>
                  <w:szCs w:val="16"/>
                </w:rPr>
                <w:delText>PRO_JUN</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79C9BD79" w14:textId="1A075872" w:rsidR="0019561C" w:rsidRPr="007E707F" w:rsidDel="00AB7043" w:rsidRDefault="0019561C" w:rsidP="004A3F47">
            <w:pPr>
              <w:rPr>
                <w:del w:id="11596" w:author="Sowndarya S (WT01 - Manufacturing &amp; Hi Tech)" w:date="2015-03-24T10:46:00Z"/>
                <w:rFonts w:asciiTheme="minorHAnsi" w:hAnsiTheme="minorHAnsi" w:cstheme="minorHAnsi"/>
                <w:color w:val="000000"/>
                <w:sz w:val="18"/>
                <w:szCs w:val="16"/>
              </w:rPr>
            </w:pPr>
            <w:del w:id="11597"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4B76B641" w14:textId="660AA9E0" w:rsidR="0019561C" w:rsidRPr="000F1877" w:rsidDel="00AB7043" w:rsidRDefault="0019561C" w:rsidP="004A3F47">
            <w:pPr>
              <w:rPr>
                <w:del w:id="11598" w:author="Sowndarya S (WT01 - Manufacturing &amp; Hi Tech)" w:date="2015-03-24T10:46:00Z"/>
                <w:rFonts w:asciiTheme="minorHAnsi" w:hAnsiTheme="minorHAnsi" w:cstheme="minorHAnsi"/>
                <w:color w:val="000000"/>
                <w:sz w:val="18"/>
                <w:szCs w:val="16"/>
              </w:rPr>
            </w:pPr>
            <w:del w:id="11599"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243AB9A6" w14:textId="75F43D40" w:rsidR="0019561C" w:rsidRPr="00596774" w:rsidDel="00AB7043" w:rsidRDefault="0019561C" w:rsidP="004A3F47">
            <w:pPr>
              <w:rPr>
                <w:del w:id="11600" w:author="Sowndarya S (WT01 - Manufacturing &amp; Hi Tech)" w:date="2015-03-24T10:46:00Z"/>
                <w:rFonts w:ascii="Calibri" w:eastAsiaTheme="minorHAnsi" w:hAnsi="Calibri" w:cs="Calibri"/>
                <w:color w:val="000000"/>
                <w:highlight w:val="white"/>
              </w:rPr>
            </w:pPr>
            <w:del w:id="11601"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7BF0ED91" w14:textId="3A2B9AB0" w:rsidR="0019561C" w:rsidRPr="00596774" w:rsidDel="00AB7043" w:rsidRDefault="0019561C" w:rsidP="004A3F47">
            <w:pPr>
              <w:rPr>
                <w:del w:id="11602" w:author="Sowndarya S (WT01 - Manufacturing &amp; Hi Tech)" w:date="2015-03-24T10:46:00Z"/>
                <w:rFonts w:asciiTheme="minorHAnsi" w:hAnsiTheme="minorHAnsi" w:cstheme="minorHAnsi"/>
                <w:color w:val="000000"/>
                <w:sz w:val="18"/>
                <w:szCs w:val="16"/>
              </w:rPr>
            </w:pPr>
            <w:del w:id="11603" w:author="Sowndarya S (WT01 - Manufacturing &amp; Hi Tech)" w:date="2015-03-24T10:46:00Z">
              <w:r w:rsidDel="00AB7043">
                <w:rPr>
                  <w:rFonts w:asciiTheme="minorHAnsi" w:hAnsiTheme="minorHAnsi" w:cstheme="minorHAnsi"/>
                  <w:color w:val="000000"/>
                  <w:sz w:val="18"/>
                  <w:szCs w:val="16"/>
                </w:rPr>
                <w:delText>Pro_Jun</w:delText>
              </w:r>
            </w:del>
          </w:p>
        </w:tc>
      </w:tr>
      <w:tr w:rsidR="0019561C" w:rsidRPr="000F1877" w:rsidDel="00AB7043" w14:paraId="7E1D49F5" w14:textId="7CC06547" w:rsidTr="00D34907">
        <w:trPr>
          <w:del w:id="11604"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2062F24C" w14:textId="21EE06E8" w:rsidR="0019561C" w:rsidRPr="00DD1485" w:rsidDel="00AB7043" w:rsidRDefault="0019561C" w:rsidP="004A3F47">
            <w:pPr>
              <w:rPr>
                <w:del w:id="11605" w:author="Sowndarya S (WT01 - Manufacturing &amp; Hi Tech)" w:date="2015-03-24T10:46:00Z"/>
                <w:rFonts w:asciiTheme="minorHAnsi" w:hAnsiTheme="minorHAnsi" w:cstheme="minorHAnsi"/>
                <w:color w:val="000000"/>
                <w:sz w:val="18"/>
                <w:szCs w:val="16"/>
              </w:rPr>
            </w:pPr>
            <w:del w:id="11606" w:author="Sowndarya S (WT01 - Manufacturing &amp; Hi Tech)" w:date="2015-03-24T10:46:00Z">
              <w:r w:rsidDel="00AB7043">
                <w:rPr>
                  <w:rFonts w:asciiTheme="minorHAnsi" w:hAnsiTheme="minorHAnsi" w:cstheme="minorHAnsi"/>
                  <w:color w:val="000000"/>
                  <w:sz w:val="18"/>
                  <w:szCs w:val="16"/>
                </w:rPr>
                <w:delText>PRO_JUL</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0EF61AF0" w14:textId="634B2824" w:rsidR="0019561C" w:rsidRPr="007E707F" w:rsidDel="00AB7043" w:rsidRDefault="0019561C" w:rsidP="004A3F47">
            <w:pPr>
              <w:rPr>
                <w:del w:id="11607" w:author="Sowndarya S (WT01 - Manufacturing &amp; Hi Tech)" w:date="2015-03-24T10:46:00Z"/>
                <w:rFonts w:asciiTheme="minorHAnsi" w:hAnsiTheme="minorHAnsi" w:cstheme="minorHAnsi"/>
                <w:color w:val="000000"/>
                <w:sz w:val="18"/>
                <w:szCs w:val="16"/>
              </w:rPr>
            </w:pPr>
            <w:del w:id="11608"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12742E0D" w14:textId="740A0EF3" w:rsidR="0019561C" w:rsidRPr="000F1877" w:rsidDel="00AB7043" w:rsidRDefault="0019561C" w:rsidP="004A3F47">
            <w:pPr>
              <w:rPr>
                <w:del w:id="11609" w:author="Sowndarya S (WT01 - Manufacturing &amp; Hi Tech)" w:date="2015-03-24T10:46:00Z"/>
                <w:rFonts w:asciiTheme="minorHAnsi" w:hAnsiTheme="minorHAnsi" w:cstheme="minorHAnsi"/>
                <w:color w:val="000000"/>
                <w:sz w:val="18"/>
                <w:szCs w:val="16"/>
              </w:rPr>
            </w:pPr>
            <w:del w:id="11610"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0E17596E" w14:textId="4A3DD51F" w:rsidR="0019561C" w:rsidRPr="00596774" w:rsidDel="00AB7043" w:rsidRDefault="0019561C" w:rsidP="004A3F47">
            <w:pPr>
              <w:rPr>
                <w:del w:id="11611" w:author="Sowndarya S (WT01 - Manufacturing &amp; Hi Tech)" w:date="2015-03-24T10:46:00Z"/>
                <w:rFonts w:ascii="Calibri" w:eastAsiaTheme="minorHAnsi" w:hAnsi="Calibri" w:cs="Calibri"/>
                <w:color w:val="000000"/>
                <w:highlight w:val="white"/>
              </w:rPr>
            </w:pPr>
            <w:del w:id="11612"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30CE86FC" w14:textId="67211F73" w:rsidR="0019561C" w:rsidRPr="00596774" w:rsidDel="00AB7043" w:rsidRDefault="0019561C" w:rsidP="004A3F47">
            <w:pPr>
              <w:rPr>
                <w:del w:id="11613" w:author="Sowndarya S (WT01 - Manufacturing &amp; Hi Tech)" w:date="2015-03-24T10:46:00Z"/>
                <w:rFonts w:asciiTheme="minorHAnsi" w:hAnsiTheme="minorHAnsi" w:cstheme="minorHAnsi"/>
                <w:color w:val="000000"/>
                <w:sz w:val="18"/>
                <w:szCs w:val="16"/>
              </w:rPr>
            </w:pPr>
            <w:del w:id="11614" w:author="Sowndarya S (WT01 - Manufacturing &amp; Hi Tech)" w:date="2015-03-24T10:46:00Z">
              <w:r w:rsidDel="00AB7043">
                <w:rPr>
                  <w:rFonts w:asciiTheme="minorHAnsi" w:hAnsiTheme="minorHAnsi" w:cstheme="minorHAnsi"/>
                  <w:color w:val="000000"/>
                  <w:sz w:val="18"/>
                  <w:szCs w:val="16"/>
                </w:rPr>
                <w:delText>Pro_Jul</w:delText>
              </w:r>
            </w:del>
          </w:p>
        </w:tc>
      </w:tr>
      <w:tr w:rsidR="0019561C" w:rsidRPr="000F1877" w:rsidDel="00AB7043" w14:paraId="19023D22" w14:textId="01CDCCD3" w:rsidTr="00D34907">
        <w:trPr>
          <w:del w:id="11615"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44AB4918" w14:textId="4AA4AE86" w:rsidR="0019561C" w:rsidRPr="00DD1485" w:rsidDel="00AB7043" w:rsidRDefault="0019561C" w:rsidP="004A3F47">
            <w:pPr>
              <w:rPr>
                <w:del w:id="11616" w:author="Sowndarya S (WT01 - Manufacturing &amp; Hi Tech)" w:date="2015-03-24T10:46:00Z"/>
                <w:rFonts w:asciiTheme="minorHAnsi" w:hAnsiTheme="minorHAnsi" w:cstheme="minorHAnsi"/>
                <w:color w:val="000000"/>
                <w:sz w:val="18"/>
                <w:szCs w:val="16"/>
              </w:rPr>
            </w:pPr>
            <w:del w:id="11617" w:author="Sowndarya S (WT01 - Manufacturing &amp; Hi Tech)" w:date="2015-03-24T10:46:00Z">
              <w:r w:rsidDel="00AB7043">
                <w:rPr>
                  <w:rFonts w:asciiTheme="minorHAnsi" w:hAnsiTheme="minorHAnsi" w:cstheme="minorHAnsi"/>
                  <w:color w:val="000000"/>
                  <w:sz w:val="18"/>
                  <w:szCs w:val="16"/>
                </w:rPr>
                <w:delText>PRO_AUG</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7A1FF8C1" w14:textId="32FAEC90" w:rsidR="0019561C" w:rsidRPr="007E707F" w:rsidDel="00AB7043" w:rsidRDefault="0019561C" w:rsidP="004A3F47">
            <w:pPr>
              <w:rPr>
                <w:del w:id="11618" w:author="Sowndarya S (WT01 - Manufacturing &amp; Hi Tech)" w:date="2015-03-24T10:46:00Z"/>
                <w:rFonts w:asciiTheme="minorHAnsi" w:hAnsiTheme="minorHAnsi" w:cstheme="minorHAnsi"/>
                <w:color w:val="000000"/>
                <w:sz w:val="18"/>
                <w:szCs w:val="16"/>
              </w:rPr>
            </w:pPr>
            <w:del w:id="11619"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3796F88D" w14:textId="6A7076A5" w:rsidR="0019561C" w:rsidRPr="000F1877" w:rsidDel="00AB7043" w:rsidRDefault="0019561C" w:rsidP="004A3F47">
            <w:pPr>
              <w:rPr>
                <w:del w:id="11620" w:author="Sowndarya S (WT01 - Manufacturing &amp; Hi Tech)" w:date="2015-03-24T10:46:00Z"/>
                <w:rFonts w:asciiTheme="minorHAnsi" w:hAnsiTheme="minorHAnsi" w:cstheme="minorHAnsi"/>
                <w:color w:val="000000"/>
                <w:sz w:val="18"/>
                <w:szCs w:val="16"/>
              </w:rPr>
            </w:pPr>
            <w:del w:id="11621"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35CA1D8D" w14:textId="322FD33F" w:rsidR="0019561C" w:rsidRPr="00596774" w:rsidDel="00AB7043" w:rsidRDefault="0019561C" w:rsidP="004A3F47">
            <w:pPr>
              <w:rPr>
                <w:del w:id="11622" w:author="Sowndarya S (WT01 - Manufacturing &amp; Hi Tech)" w:date="2015-03-24T10:46:00Z"/>
                <w:rFonts w:ascii="Calibri" w:eastAsiaTheme="minorHAnsi" w:hAnsi="Calibri" w:cs="Calibri"/>
                <w:color w:val="000000"/>
                <w:highlight w:val="white"/>
              </w:rPr>
            </w:pPr>
            <w:del w:id="11623"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25DC8C61" w14:textId="64ADFCF2" w:rsidR="0019561C" w:rsidRPr="00596774" w:rsidDel="00AB7043" w:rsidRDefault="0019561C" w:rsidP="004A3F47">
            <w:pPr>
              <w:rPr>
                <w:del w:id="11624" w:author="Sowndarya S (WT01 - Manufacturing &amp; Hi Tech)" w:date="2015-03-24T10:46:00Z"/>
                <w:rFonts w:asciiTheme="minorHAnsi" w:hAnsiTheme="minorHAnsi" w:cstheme="minorHAnsi"/>
                <w:color w:val="000000"/>
                <w:sz w:val="18"/>
                <w:szCs w:val="16"/>
              </w:rPr>
            </w:pPr>
            <w:del w:id="11625" w:author="Sowndarya S (WT01 - Manufacturing &amp; Hi Tech)" w:date="2015-03-24T10:46:00Z">
              <w:r w:rsidDel="00AB7043">
                <w:rPr>
                  <w:rFonts w:asciiTheme="minorHAnsi" w:hAnsiTheme="minorHAnsi" w:cstheme="minorHAnsi"/>
                  <w:color w:val="000000"/>
                  <w:sz w:val="18"/>
                  <w:szCs w:val="16"/>
                </w:rPr>
                <w:delText>Pro_Aug</w:delText>
              </w:r>
            </w:del>
          </w:p>
        </w:tc>
      </w:tr>
      <w:tr w:rsidR="0019561C" w:rsidRPr="000F1877" w:rsidDel="00AB7043" w14:paraId="2593ED2F" w14:textId="7265AF70" w:rsidTr="00D34907">
        <w:trPr>
          <w:del w:id="11626"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05EFF74E" w14:textId="1B5AE73F" w:rsidR="0019561C" w:rsidRPr="00DD1485" w:rsidDel="00AB7043" w:rsidRDefault="0019561C" w:rsidP="004A3F47">
            <w:pPr>
              <w:rPr>
                <w:del w:id="11627" w:author="Sowndarya S (WT01 - Manufacturing &amp; Hi Tech)" w:date="2015-03-24T10:46:00Z"/>
                <w:rFonts w:asciiTheme="minorHAnsi" w:hAnsiTheme="minorHAnsi" w:cstheme="minorHAnsi"/>
                <w:color w:val="000000"/>
                <w:sz w:val="18"/>
                <w:szCs w:val="16"/>
              </w:rPr>
            </w:pPr>
            <w:del w:id="11628" w:author="Sowndarya S (WT01 - Manufacturing &amp; Hi Tech)" w:date="2015-03-24T10:46:00Z">
              <w:r w:rsidDel="00AB7043">
                <w:rPr>
                  <w:rFonts w:asciiTheme="minorHAnsi" w:hAnsiTheme="minorHAnsi" w:cstheme="minorHAnsi"/>
                  <w:color w:val="000000"/>
                  <w:sz w:val="18"/>
                  <w:szCs w:val="16"/>
                </w:rPr>
                <w:delText>PRO_SEP</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61EF166B" w14:textId="2AA4BD41" w:rsidR="0019561C" w:rsidRPr="007E707F" w:rsidDel="00AB7043" w:rsidRDefault="0019561C" w:rsidP="004A3F47">
            <w:pPr>
              <w:rPr>
                <w:del w:id="11629" w:author="Sowndarya S (WT01 - Manufacturing &amp; Hi Tech)" w:date="2015-03-24T10:46:00Z"/>
                <w:rFonts w:asciiTheme="minorHAnsi" w:hAnsiTheme="minorHAnsi" w:cstheme="minorHAnsi"/>
                <w:color w:val="000000"/>
                <w:sz w:val="18"/>
                <w:szCs w:val="16"/>
              </w:rPr>
            </w:pPr>
            <w:del w:id="11630"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2C3BF1B8" w14:textId="668DE2A0" w:rsidR="0019561C" w:rsidRPr="000F1877" w:rsidDel="00AB7043" w:rsidRDefault="0019561C" w:rsidP="004A3F47">
            <w:pPr>
              <w:rPr>
                <w:del w:id="11631" w:author="Sowndarya S (WT01 - Manufacturing &amp; Hi Tech)" w:date="2015-03-24T10:46:00Z"/>
                <w:rFonts w:asciiTheme="minorHAnsi" w:hAnsiTheme="minorHAnsi" w:cstheme="minorHAnsi"/>
                <w:color w:val="000000"/>
                <w:sz w:val="18"/>
                <w:szCs w:val="16"/>
              </w:rPr>
            </w:pPr>
            <w:del w:id="11632"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12B4FA6F" w14:textId="572CB477" w:rsidR="0019561C" w:rsidRPr="00596774" w:rsidDel="00AB7043" w:rsidRDefault="0019561C" w:rsidP="004A3F47">
            <w:pPr>
              <w:rPr>
                <w:del w:id="11633" w:author="Sowndarya S (WT01 - Manufacturing &amp; Hi Tech)" w:date="2015-03-24T10:46:00Z"/>
                <w:rFonts w:ascii="Calibri" w:eastAsiaTheme="minorHAnsi" w:hAnsi="Calibri" w:cs="Calibri"/>
                <w:color w:val="000000"/>
                <w:highlight w:val="white"/>
              </w:rPr>
            </w:pPr>
            <w:del w:id="11634"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43F83EF4" w14:textId="4168F401" w:rsidR="0019561C" w:rsidRPr="00596774" w:rsidDel="00AB7043" w:rsidRDefault="0019561C" w:rsidP="004A3F47">
            <w:pPr>
              <w:rPr>
                <w:del w:id="11635" w:author="Sowndarya S (WT01 - Manufacturing &amp; Hi Tech)" w:date="2015-03-24T10:46:00Z"/>
                <w:rFonts w:asciiTheme="minorHAnsi" w:hAnsiTheme="minorHAnsi" w:cstheme="minorHAnsi"/>
                <w:color w:val="000000"/>
                <w:sz w:val="18"/>
                <w:szCs w:val="16"/>
              </w:rPr>
            </w:pPr>
            <w:del w:id="11636" w:author="Sowndarya S (WT01 - Manufacturing &amp; Hi Tech)" w:date="2015-03-24T10:46:00Z">
              <w:r w:rsidDel="00AB7043">
                <w:rPr>
                  <w:rFonts w:asciiTheme="minorHAnsi" w:hAnsiTheme="minorHAnsi" w:cstheme="minorHAnsi"/>
                  <w:color w:val="000000"/>
                  <w:sz w:val="18"/>
                  <w:szCs w:val="16"/>
                </w:rPr>
                <w:delText>Pro_Sep</w:delText>
              </w:r>
            </w:del>
          </w:p>
        </w:tc>
      </w:tr>
      <w:tr w:rsidR="0019561C" w:rsidRPr="000F1877" w:rsidDel="00AB7043" w14:paraId="56FF6D76" w14:textId="0A85C8C2" w:rsidTr="00D34907">
        <w:trPr>
          <w:del w:id="11637"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36FEF60C" w14:textId="55EAE94D" w:rsidR="0019561C" w:rsidRPr="00DD1485" w:rsidDel="00AB7043" w:rsidRDefault="0019561C" w:rsidP="004A3F47">
            <w:pPr>
              <w:rPr>
                <w:del w:id="11638" w:author="Sowndarya S (WT01 - Manufacturing &amp; Hi Tech)" w:date="2015-03-24T10:46:00Z"/>
                <w:rFonts w:asciiTheme="minorHAnsi" w:hAnsiTheme="minorHAnsi" w:cstheme="minorHAnsi"/>
                <w:color w:val="000000"/>
                <w:sz w:val="18"/>
                <w:szCs w:val="16"/>
              </w:rPr>
            </w:pPr>
            <w:del w:id="11639" w:author="Sowndarya S (WT01 - Manufacturing &amp; Hi Tech)" w:date="2015-03-24T10:46:00Z">
              <w:r w:rsidDel="00AB7043">
                <w:rPr>
                  <w:rFonts w:asciiTheme="minorHAnsi" w:hAnsiTheme="minorHAnsi" w:cstheme="minorHAnsi"/>
                  <w:color w:val="000000"/>
                  <w:sz w:val="18"/>
                  <w:szCs w:val="16"/>
                </w:rPr>
                <w:delText>PRO_OCT</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6E31F942" w14:textId="4D1E7A80" w:rsidR="0019561C" w:rsidRPr="007E707F" w:rsidDel="00AB7043" w:rsidRDefault="0019561C" w:rsidP="004A3F47">
            <w:pPr>
              <w:rPr>
                <w:del w:id="11640" w:author="Sowndarya S (WT01 - Manufacturing &amp; Hi Tech)" w:date="2015-03-24T10:46:00Z"/>
                <w:rFonts w:asciiTheme="minorHAnsi" w:hAnsiTheme="minorHAnsi" w:cstheme="minorHAnsi"/>
                <w:color w:val="000000"/>
                <w:sz w:val="18"/>
                <w:szCs w:val="16"/>
              </w:rPr>
            </w:pPr>
            <w:del w:id="11641"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0E343D16" w14:textId="4A56E87E" w:rsidR="0019561C" w:rsidRPr="000F1877" w:rsidDel="00AB7043" w:rsidRDefault="0019561C" w:rsidP="004A3F47">
            <w:pPr>
              <w:rPr>
                <w:del w:id="11642" w:author="Sowndarya S (WT01 - Manufacturing &amp; Hi Tech)" w:date="2015-03-24T10:46:00Z"/>
                <w:rFonts w:asciiTheme="minorHAnsi" w:hAnsiTheme="minorHAnsi" w:cstheme="minorHAnsi"/>
                <w:color w:val="000000"/>
                <w:sz w:val="18"/>
                <w:szCs w:val="16"/>
              </w:rPr>
            </w:pPr>
            <w:del w:id="11643"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05181BE2" w14:textId="4B058ECD" w:rsidR="0019561C" w:rsidRPr="00596774" w:rsidDel="00AB7043" w:rsidRDefault="0019561C" w:rsidP="004A3F47">
            <w:pPr>
              <w:rPr>
                <w:del w:id="11644" w:author="Sowndarya S (WT01 - Manufacturing &amp; Hi Tech)" w:date="2015-03-24T10:46:00Z"/>
                <w:rFonts w:ascii="Calibri" w:eastAsiaTheme="minorHAnsi" w:hAnsi="Calibri" w:cs="Calibri"/>
                <w:color w:val="000000"/>
                <w:highlight w:val="white"/>
              </w:rPr>
            </w:pPr>
            <w:del w:id="11645"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08F26AFF" w14:textId="66273E16" w:rsidR="0019561C" w:rsidRPr="00596774" w:rsidDel="00AB7043" w:rsidRDefault="0019561C" w:rsidP="004A3F47">
            <w:pPr>
              <w:rPr>
                <w:del w:id="11646" w:author="Sowndarya S (WT01 - Manufacturing &amp; Hi Tech)" w:date="2015-03-24T10:46:00Z"/>
                <w:rFonts w:asciiTheme="minorHAnsi" w:hAnsiTheme="minorHAnsi" w:cstheme="minorHAnsi"/>
                <w:color w:val="000000"/>
                <w:sz w:val="18"/>
                <w:szCs w:val="16"/>
              </w:rPr>
            </w:pPr>
            <w:del w:id="11647" w:author="Sowndarya S (WT01 - Manufacturing &amp; Hi Tech)" w:date="2015-03-24T10:46:00Z">
              <w:r w:rsidDel="00AB7043">
                <w:rPr>
                  <w:rFonts w:asciiTheme="minorHAnsi" w:hAnsiTheme="minorHAnsi" w:cstheme="minorHAnsi"/>
                  <w:color w:val="000000"/>
                  <w:sz w:val="18"/>
                  <w:szCs w:val="16"/>
                </w:rPr>
                <w:delText>Pro_Oct</w:delText>
              </w:r>
            </w:del>
          </w:p>
        </w:tc>
      </w:tr>
      <w:tr w:rsidR="0019561C" w:rsidRPr="000F1877" w:rsidDel="00AB7043" w14:paraId="2122A9DC" w14:textId="53B1777F" w:rsidTr="00D34907">
        <w:trPr>
          <w:del w:id="11648"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201723E2" w14:textId="6BBB61E8" w:rsidR="0019561C" w:rsidRPr="00DD1485" w:rsidDel="00AB7043" w:rsidRDefault="0019561C" w:rsidP="004A3F47">
            <w:pPr>
              <w:rPr>
                <w:del w:id="11649" w:author="Sowndarya S (WT01 - Manufacturing &amp; Hi Tech)" w:date="2015-03-24T10:46:00Z"/>
                <w:rFonts w:asciiTheme="minorHAnsi" w:hAnsiTheme="minorHAnsi" w:cstheme="minorHAnsi"/>
                <w:color w:val="000000"/>
                <w:sz w:val="18"/>
                <w:szCs w:val="16"/>
              </w:rPr>
            </w:pPr>
            <w:del w:id="11650" w:author="Sowndarya S (WT01 - Manufacturing &amp; Hi Tech)" w:date="2015-03-24T10:46:00Z">
              <w:r w:rsidDel="00AB7043">
                <w:rPr>
                  <w:rFonts w:asciiTheme="minorHAnsi" w:hAnsiTheme="minorHAnsi" w:cstheme="minorHAnsi"/>
                  <w:color w:val="000000"/>
                  <w:sz w:val="18"/>
                  <w:szCs w:val="16"/>
                </w:rPr>
                <w:delText>PRO_NOV</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32C84AAD" w14:textId="4F4916D3" w:rsidR="0019561C" w:rsidRPr="007E707F" w:rsidDel="00AB7043" w:rsidRDefault="0019561C" w:rsidP="004A3F47">
            <w:pPr>
              <w:rPr>
                <w:del w:id="11651" w:author="Sowndarya S (WT01 - Manufacturing &amp; Hi Tech)" w:date="2015-03-24T10:46:00Z"/>
                <w:rFonts w:asciiTheme="minorHAnsi" w:hAnsiTheme="minorHAnsi" w:cstheme="minorHAnsi"/>
                <w:color w:val="000000"/>
                <w:sz w:val="18"/>
                <w:szCs w:val="16"/>
              </w:rPr>
            </w:pPr>
            <w:del w:id="11652"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48E5A3D1" w14:textId="32A95D9A" w:rsidR="0019561C" w:rsidRPr="000F1877" w:rsidDel="00AB7043" w:rsidRDefault="0019561C" w:rsidP="004A3F47">
            <w:pPr>
              <w:rPr>
                <w:del w:id="11653" w:author="Sowndarya S (WT01 - Manufacturing &amp; Hi Tech)" w:date="2015-03-24T10:46:00Z"/>
                <w:rFonts w:asciiTheme="minorHAnsi" w:hAnsiTheme="minorHAnsi" w:cstheme="minorHAnsi"/>
                <w:color w:val="000000"/>
                <w:sz w:val="18"/>
                <w:szCs w:val="16"/>
              </w:rPr>
            </w:pPr>
            <w:del w:id="11654"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2CCA6204" w14:textId="00878901" w:rsidR="0019561C" w:rsidRPr="00596774" w:rsidDel="00AB7043" w:rsidRDefault="0019561C" w:rsidP="004A3F47">
            <w:pPr>
              <w:rPr>
                <w:del w:id="11655" w:author="Sowndarya S (WT01 - Manufacturing &amp; Hi Tech)" w:date="2015-03-24T10:46:00Z"/>
                <w:rFonts w:ascii="Calibri" w:eastAsiaTheme="minorHAnsi" w:hAnsi="Calibri" w:cs="Calibri"/>
                <w:color w:val="000000"/>
                <w:highlight w:val="white"/>
              </w:rPr>
            </w:pPr>
            <w:del w:id="11656"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6B1F0C2A" w14:textId="0A1E9E74" w:rsidR="0019561C" w:rsidRPr="00596774" w:rsidDel="00AB7043" w:rsidRDefault="0019561C" w:rsidP="004A3F47">
            <w:pPr>
              <w:rPr>
                <w:del w:id="11657" w:author="Sowndarya S (WT01 - Manufacturing &amp; Hi Tech)" w:date="2015-03-24T10:46:00Z"/>
                <w:rFonts w:asciiTheme="minorHAnsi" w:hAnsiTheme="minorHAnsi" w:cstheme="minorHAnsi"/>
                <w:color w:val="000000"/>
                <w:sz w:val="18"/>
                <w:szCs w:val="16"/>
              </w:rPr>
            </w:pPr>
            <w:del w:id="11658" w:author="Sowndarya S (WT01 - Manufacturing &amp; Hi Tech)" w:date="2015-03-24T10:46:00Z">
              <w:r w:rsidDel="00AB7043">
                <w:rPr>
                  <w:rFonts w:asciiTheme="minorHAnsi" w:hAnsiTheme="minorHAnsi" w:cstheme="minorHAnsi"/>
                  <w:color w:val="000000"/>
                  <w:sz w:val="18"/>
                  <w:szCs w:val="16"/>
                </w:rPr>
                <w:delText>Pro_Nov</w:delText>
              </w:r>
            </w:del>
          </w:p>
        </w:tc>
      </w:tr>
      <w:tr w:rsidR="0019561C" w:rsidRPr="000F1877" w:rsidDel="00AB7043" w14:paraId="31DAD461" w14:textId="01FF02EA" w:rsidTr="00D34907">
        <w:trPr>
          <w:del w:id="11659" w:author="Sowndarya S (WT01 - Manufacturing &amp; Hi Tech)" w:date="2015-03-24T10:46:00Z"/>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tcPr>
          <w:p w14:paraId="49DB277A" w14:textId="343381F1" w:rsidR="0019561C" w:rsidRPr="00DD1485" w:rsidDel="00AB7043" w:rsidRDefault="0019561C" w:rsidP="004A3F47">
            <w:pPr>
              <w:rPr>
                <w:del w:id="11660" w:author="Sowndarya S (WT01 - Manufacturing &amp; Hi Tech)" w:date="2015-03-24T10:46:00Z"/>
                <w:rFonts w:asciiTheme="minorHAnsi" w:hAnsiTheme="minorHAnsi" w:cstheme="minorHAnsi"/>
                <w:color w:val="000000"/>
                <w:sz w:val="18"/>
                <w:szCs w:val="16"/>
              </w:rPr>
            </w:pPr>
            <w:del w:id="11661" w:author="Sowndarya S (WT01 - Manufacturing &amp; Hi Tech)" w:date="2015-03-24T10:46:00Z">
              <w:r w:rsidDel="00AB7043">
                <w:rPr>
                  <w:rFonts w:asciiTheme="minorHAnsi" w:hAnsiTheme="minorHAnsi" w:cstheme="minorHAnsi"/>
                  <w:color w:val="000000"/>
                  <w:sz w:val="18"/>
                  <w:szCs w:val="16"/>
                </w:rPr>
                <w:delText>PRO_DEC</w:delText>
              </w:r>
            </w:del>
          </w:p>
        </w:tc>
        <w:tc>
          <w:tcPr>
            <w:tcW w:w="1012" w:type="pct"/>
            <w:tcBorders>
              <w:top w:val="single" w:sz="4" w:space="0" w:color="auto"/>
              <w:left w:val="single" w:sz="4" w:space="0" w:color="auto"/>
              <w:bottom w:val="single" w:sz="4" w:space="0" w:color="auto"/>
              <w:right w:val="single" w:sz="4" w:space="0" w:color="auto"/>
            </w:tcBorders>
            <w:shd w:val="clear" w:color="auto" w:fill="auto"/>
            <w:vAlign w:val="bottom"/>
          </w:tcPr>
          <w:p w14:paraId="778642E4" w14:textId="03288766" w:rsidR="0019561C" w:rsidRPr="007E707F" w:rsidDel="00AB7043" w:rsidRDefault="0019561C" w:rsidP="004A3F47">
            <w:pPr>
              <w:rPr>
                <w:del w:id="11662" w:author="Sowndarya S (WT01 - Manufacturing &amp; Hi Tech)" w:date="2015-03-24T10:46:00Z"/>
                <w:rFonts w:asciiTheme="minorHAnsi" w:hAnsiTheme="minorHAnsi" w:cstheme="minorHAnsi"/>
                <w:color w:val="000000"/>
                <w:sz w:val="18"/>
                <w:szCs w:val="16"/>
              </w:rPr>
            </w:pPr>
            <w:del w:id="11663" w:author="Sowndarya S (WT01 - Manufacturing &amp; Hi Tech)" w:date="2015-03-24T10:46:00Z">
              <w:r w:rsidRPr="007E707F" w:rsidDel="00AB7043">
                <w:rPr>
                  <w:rFonts w:ascii="Calibri" w:hAnsi="Calibri" w:cs="Calibri"/>
                  <w:color w:val="000000"/>
                  <w:sz w:val="18"/>
                  <w:szCs w:val="22"/>
                </w:rPr>
                <w:delText>PlanProductMDMthlyAlloc</w:delText>
              </w:r>
            </w:del>
          </w:p>
        </w:tc>
        <w:tc>
          <w:tcPr>
            <w:tcW w:w="926" w:type="pct"/>
            <w:tcBorders>
              <w:top w:val="single" w:sz="4" w:space="0" w:color="auto"/>
              <w:left w:val="single" w:sz="4" w:space="0" w:color="auto"/>
              <w:bottom w:val="single" w:sz="4" w:space="0" w:color="auto"/>
              <w:right w:val="single" w:sz="4" w:space="0" w:color="auto"/>
            </w:tcBorders>
          </w:tcPr>
          <w:p w14:paraId="74C12148" w14:textId="3C39322F" w:rsidR="0019561C" w:rsidRPr="000F1877" w:rsidDel="00AB7043" w:rsidRDefault="0019561C" w:rsidP="004A3F47">
            <w:pPr>
              <w:rPr>
                <w:del w:id="11664" w:author="Sowndarya S (WT01 - Manufacturing &amp; Hi Tech)" w:date="2015-03-24T10:46:00Z"/>
                <w:rFonts w:asciiTheme="minorHAnsi" w:hAnsiTheme="minorHAnsi" w:cstheme="minorHAnsi"/>
                <w:color w:val="000000"/>
                <w:sz w:val="18"/>
                <w:szCs w:val="16"/>
              </w:rPr>
            </w:pPr>
            <w:del w:id="11665" w:author="Sowndarya S (WT01 - Manufacturing &amp; Hi Tech)" w:date="2015-03-24T10:46:00Z">
              <w:r w:rsidRPr="00354FDE" w:rsidDel="00AB7043">
                <w:rPr>
                  <w:rFonts w:ascii="Calibri" w:hAnsi="Calibri" w:cs="Calibri"/>
                  <w:color w:val="000000"/>
                  <w:sz w:val="18"/>
                  <w:szCs w:val="22"/>
                </w:rPr>
                <w:delText>MonthName/Profit</w:delText>
              </w:r>
            </w:del>
          </w:p>
        </w:tc>
        <w:tc>
          <w:tcPr>
            <w:tcW w:w="1006" w:type="pct"/>
            <w:tcBorders>
              <w:top w:val="single" w:sz="4" w:space="0" w:color="auto"/>
              <w:left w:val="single" w:sz="4" w:space="0" w:color="auto"/>
              <w:bottom w:val="single" w:sz="4" w:space="0" w:color="auto"/>
              <w:right w:val="single" w:sz="4" w:space="0" w:color="auto"/>
            </w:tcBorders>
          </w:tcPr>
          <w:p w14:paraId="3026BC1F" w14:textId="3461EC35" w:rsidR="0019561C" w:rsidRPr="00596774" w:rsidDel="00AB7043" w:rsidRDefault="0019561C" w:rsidP="004A3F47">
            <w:pPr>
              <w:rPr>
                <w:del w:id="11666" w:author="Sowndarya S (WT01 - Manufacturing &amp; Hi Tech)" w:date="2015-03-24T10:46:00Z"/>
                <w:rFonts w:ascii="Calibri" w:eastAsiaTheme="minorHAnsi" w:hAnsi="Calibri" w:cs="Calibri"/>
                <w:color w:val="000000"/>
                <w:highlight w:val="white"/>
              </w:rPr>
            </w:pPr>
            <w:del w:id="11667" w:author="Sowndarya S (WT01 - Manufacturing &amp; Hi Tech)" w:date="2015-03-24T10:46:00Z">
              <w:r w:rsidRPr="008B2A6E" w:rsidDel="00AB7043">
                <w:rPr>
                  <w:rFonts w:ascii="Calibri" w:hAnsi="Calibri" w:cs="Calibri"/>
                  <w:color w:val="000000"/>
                  <w:sz w:val="18"/>
                  <w:szCs w:val="22"/>
                </w:rPr>
                <w:delText>VEBIP_SellOutProductPlan</w:delText>
              </w:r>
            </w:del>
          </w:p>
        </w:tc>
        <w:tc>
          <w:tcPr>
            <w:tcW w:w="965" w:type="pct"/>
            <w:tcBorders>
              <w:top w:val="single" w:sz="4" w:space="0" w:color="auto"/>
              <w:left w:val="single" w:sz="4" w:space="0" w:color="auto"/>
              <w:bottom w:val="single" w:sz="4" w:space="0" w:color="auto"/>
              <w:right w:val="single" w:sz="4" w:space="0" w:color="auto"/>
            </w:tcBorders>
            <w:vAlign w:val="center"/>
          </w:tcPr>
          <w:p w14:paraId="590BB991" w14:textId="0914E76D" w:rsidR="0019561C" w:rsidRPr="00596774" w:rsidDel="00AB7043" w:rsidRDefault="0019561C" w:rsidP="004A3F47">
            <w:pPr>
              <w:rPr>
                <w:del w:id="11668" w:author="Sowndarya S (WT01 - Manufacturing &amp; Hi Tech)" w:date="2015-03-24T10:46:00Z"/>
                <w:rFonts w:asciiTheme="minorHAnsi" w:hAnsiTheme="minorHAnsi" w:cstheme="minorHAnsi"/>
                <w:color w:val="000000"/>
                <w:sz w:val="18"/>
                <w:szCs w:val="16"/>
              </w:rPr>
            </w:pPr>
            <w:del w:id="11669" w:author="Sowndarya S (WT01 - Manufacturing &amp; Hi Tech)" w:date="2015-03-24T10:46:00Z">
              <w:r w:rsidDel="00AB7043">
                <w:rPr>
                  <w:rFonts w:asciiTheme="minorHAnsi" w:hAnsiTheme="minorHAnsi" w:cstheme="minorHAnsi"/>
                  <w:color w:val="000000"/>
                  <w:sz w:val="18"/>
                  <w:szCs w:val="16"/>
                </w:rPr>
                <w:delText>Pro_Dec</w:delText>
              </w:r>
            </w:del>
          </w:p>
        </w:tc>
      </w:tr>
      <w:tr w:rsidR="0019561C" w:rsidRPr="00D30FA1" w:rsidDel="00AB7043" w14:paraId="1AB95D09" w14:textId="1C781AEF" w:rsidTr="00AB7043">
        <w:trPr>
          <w:trHeight w:val="302"/>
          <w:del w:id="11670" w:author="Sowndarya S (WT01 - Manufacturing &amp; Hi Tech)" w:date="2015-03-24T10:46:00Z"/>
        </w:trPr>
        <w:tc>
          <w:tcPr>
            <w:tcW w:w="3029" w:type="pct"/>
            <w:gridSpan w:val="3"/>
            <w:tcBorders>
              <w:top w:val="single" w:sz="4" w:space="0" w:color="auto"/>
              <w:left w:val="single" w:sz="4" w:space="0" w:color="auto"/>
              <w:bottom w:val="single" w:sz="4" w:space="0" w:color="auto"/>
              <w:right w:val="single" w:sz="4" w:space="0" w:color="auto"/>
            </w:tcBorders>
            <w:shd w:val="clear" w:color="auto" w:fill="auto"/>
          </w:tcPr>
          <w:p w14:paraId="53BF6CA0" w14:textId="2B85F720" w:rsidR="0019561C" w:rsidDel="00AB7043" w:rsidRDefault="0019561C" w:rsidP="004A3F47">
            <w:pPr>
              <w:rPr>
                <w:del w:id="11671" w:author="Sowndarya S (WT01 - Manufacturing &amp; Hi Tech)" w:date="2015-03-24T10:46:00Z"/>
              </w:rPr>
            </w:pPr>
            <w:del w:id="11672" w:author="Sowndarya S (WT01 - Manufacturing &amp; Hi Tech)" w:date="2015-03-24T10:46:00Z">
              <w:r w:rsidRPr="00BC6D24" w:rsidDel="00AB7043">
                <w:rPr>
                  <w:rFonts w:asciiTheme="minorHAnsi" w:hAnsiTheme="minorHAnsi" w:cstheme="minorHAnsi"/>
                  <w:b/>
                  <w:color w:val="000000"/>
                  <w:sz w:val="18"/>
                  <w:szCs w:val="16"/>
                  <w:u w:val="single"/>
                </w:rPr>
                <w:delText>Join Condition’s (If Any)</w:delText>
              </w:r>
              <w:r w:rsidRPr="00BC6D24" w:rsidDel="00AB7043">
                <w:rPr>
                  <w:rFonts w:asciiTheme="minorHAnsi" w:hAnsiTheme="minorHAnsi" w:cstheme="minorHAnsi"/>
                  <w:color w:val="000000"/>
                  <w:sz w:val="18"/>
                  <w:szCs w:val="16"/>
                </w:rPr>
                <w:delText xml:space="preserve"> NA</w:delText>
              </w:r>
            </w:del>
          </w:p>
        </w:tc>
        <w:tc>
          <w:tcPr>
            <w:tcW w:w="1006" w:type="pct"/>
            <w:tcBorders>
              <w:top w:val="single" w:sz="4" w:space="0" w:color="auto"/>
              <w:left w:val="single" w:sz="4" w:space="0" w:color="auto"/>
              <w:bottom w:val="single" w:sz="4" w:space="0" w:color="auto"/>
              <w:right w:val="single" w:sz="4" w:space="0" w:color="auto"/>
            </w:tcBorders>
          </w:tcPr>
          <w:p w14:paraId="71B7246B" w14:textId="4D664291" w:rsidR="0019561C" w:rsidRPr="00BC6D24" w:rsidDel="00AB7043" w:rsidRDefault="0019561C" w:rsidP="004A3F47">
            <w:pPr>
              <w:rPr>
                <w:del w:id="11673" w:author="Sowndarya S (WT01 - Manufacturing &amp; Hi Tech)" w:date="2015-03-24T10:46:00Z"/>
                <w:rFonts w:asciiTheme="minorHAnsi" w:hAnsiTheme="minorHAnsi" w:cstheme="minorHAnsi"/>
                <w:b/>
                <w:color w:val="000000"/>
                <w:sz w:val="18"/>
                <w:szCs w:val="16"/>
                <w:u w:val="single"/>
              </w:rPr>
            </w:pPr>
          </w:p>
        </w:tc>
        <w:tc>
          <w:tcPr>
            <w:tcW w:w="965" w:type="pct"/>
            <w:tcBorders>
              <w:top w:val="single" w:sz="4" w:space="0" w:color="auto"/>
              <w:left w:val="single" w:sz="4" w:space="0" w:color="auto"/>
              <w:bottom w:val="single" w:sz="4" w:space="0" w:color="auto"/>
              <w:right w:val="single" w:sz="4" w:space="0" w:color="auto"/>
            </w:tcBorders>
          </w:tcPr>
          <w:p w14:paraId="19FD0519" w14:textId="67149A80" w:rsidR="0019561C" w:rsidRPr="00BC6D24" w:rsidDel="00AB7043" w:rsidRDefault="0019561C" w:rsidP="004A3F47">
            <w:pPr>
              <w:rPr>
                <w:del w:id="11674" w:author="Sowndarya S (WT01 - Manufacturing &amp; Hi Tech)" w:date="2015-03-24T10:46:00Z"/>
                <w:rFonts w:asciiTheme="minorHAnsi" w:hAnsiTheme="minorHAnsi" w:cstheme="minorHAnsi"/>
                <w:b/>
                <w:color w:val="000000"/>
                <w:sz w:val="18"/>
                <w:szCs w:val="16"/>
                <w:u w:val="single"/>
              </w:rPr>
            </w:pPr>
          </w:p>
        </w:tc>
      </w:tr>
    </w:tbl>
    <w:p w14:paraId="357779E1" w14:textId="77777777" w:rsidR="008B4273" w:rsidRDefault="008B4273" w:rsidP="008B4273">
      <w:pPr>
        <w:rPr>
          <w:ins w:id="11675" w:author="gu832116" w:date="2015-02-09T18:19:00Z"/>
        </w:rPr>
      </w:pPr>
    </w:p>
    <w:p w14:paraId="5B0A09B0" w14:textId="128435CB" w:rsidR="008B4273" w:rsidRPr="00F46958" w:rsidRDefault="008B4273" w:rsidP="008B4273">
      <w:pPr>
        <w:keepNext/>
        <w:widowControl/>
        <w:numPr>
          <w:ilvl w:val="1"/>
          <w:numId w:val="10"/>
        </w:numPr>
        <w:spacing w:line="240" w:lineRule="auto"/>
        <w:ind w:right="21"/>
        <w:jc w:val="both"/>
        <w:outlineLvl w:val="1"/>
        <w:rPr>
          <w:ins w:id="11676" w:author="gu832116" w:date="2015-02-09T18:19:00Z"/>
          <w:rFonts w:asciiTheme="minorHAnsi" w:hAnsiTheme="minorHAnsi" w:cstheme="minorHAnsi"/>
          <w:b/>
          <w:sz w:val="28"/>
          <w:szCs w:val="24"/>
          <w:lang w:val="en-GB"/>
        </w:rPr>
      </w:pPr>
      <w:bookmarkStart w:id="11677" w:name="_Toc415065551"/>
      <w:ins w:id="11678" w:author="gu832116" w:date="2015-02-09T18:19:00Z">
        <w:r w:rsidRPr="008B4273">
          <w:rPr>
            <w:rFonts w:asciiTheme="minorHAnsi" w:hAnsiTheme="minorHAnsi" w:cstheme="minorHAnsi"/>
            <w:b/>
            <w:sz w:val="28"/>
            <w:szCs w:val="24"/>
            <w:lang w:val="en-GB"/>
          </w:rPr>
          <w:t>Staging Area 1 - Populate EBIP Current Snapshot</w:t>
        </w:r>
        <w:bookmarkEnd w:id="11677"/>
      </w:ins>
    </w:p>
    <w:p w14:paraId="2B2279E8" w14:textId="77777777" w:rsidR="008B4273" w:rsidRDefault="008B4273" w:rsidP="008B4273">
      <w:pPr>
        <w:rPr>
          <w:ins w:id="11679" w:author="gu832116" w:date="2015-02-09T18:19:00Z"/>
          <w:rFonts w:asciiTheme="minorHAnsi" w:hAnsiTheme="minorHAnsi" w:cstheme="minorHAnsi"/>
        </w:rPr>
      </w:pPr>
    </w:p>
    <w:p w14:paraId="64AB925E" w14:textId="77777777" w:rsidR="008B4273" w:rsidRDefault="008B4273" w:rsidP="008B4273">
      <w:pPr>
        <w:keepNext/>
        <w:widowControl/>
        <w:spacing w:line="240" w:lineRule="auto"/>
        <w:ind w:right="21"/>
        <w:jc w:val="both"/>
        <w:outlineLvl w:val="1"/>
        <w:rPr>
          <w:ins w:id="11680" w:author="gu832116" w:date="2015-02-09T18:19:00Z"/>
          <w:rFonts w:asciiTheme="minorHAnsi" w:hAnsiTheme="minorHAnsi" w:cstheme="minorHAnsi"/>
        </w:rPr>
      </w:pPr>
    </w:p>
    <w:p w14:paraId="438B88C0" w14:textId="3DA4DE0D" w:rsidR="008B4273" w:rsidRPr="00206D41" w:rsidDel="008B4273" w:rsidRDefault="008B4273" w:rsidP="008B4273">
      <w:pPr>
        <w:rPr>
          <w:del w:id="11681" w:author="gu832116" w:date="2015-02-09T18:19:00Z"/>
          <w:rFonts w:asciiTheme="minorHAnsi" w:eastAsia="Calibri" w:hAnsiTheme="minorHAnsi" w:cstheme="minorHAnsi"/>
          <w:b/>
          <w:i/>
          <w:sz w:val="24"/>
          <w:szCs w:val="24"/>
          <w:lang w:val="en-GB"/>
        </w:rPr>
      </w:pPr>
      <w:bookmarkStart w:id="11682" w:name="_Toc411270574"/>
      <w:bookmarkStart w:id="11683" w:name="_Toc411271388"/>
      <w:bookmarkStart w:id="11684" w:name="_Toc415063025"/>
      <w:bookmarkStart w:id="11685" w:name="_Toc415063247"/>
      <w:bookmarkStart w:id="11686" w:name="_Toc415063466"/>
      <w:bookmarkStart w:id="11687" w:name="_Toc415063683"/>
      <w:bookmarkStart w:id="11688" w:name="_Toc415063896"/>
      <w:bookmarkStart w:id="11689" w:name="_Toc415064107"/>
      <w:bookmarkStart w:id="11690" w:name="_Toc415064316"/>
      <w:bookmarkStart w:id="11691" w:name="_Toc415064522"/>
      <w:bookmarkStart w:id="11692" w:name="_Toc415064727"/>
      <w:bookmarkStart w:id="11693" w:name="_Toc415064932"/>
      <w:bookmarkStart w:id="11694" w:name="_Toc415065138"/>
      <w:bookmarkStart w:id="11695" w:name="_Toc415065343"/>
      <w:bookmarkStart w:id="11696" w:name="_Toc415065552"/>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p>
    <w:p w14:paraId="60743A3A" w14:textId="78E76FF0" w:rsidR="002A5C1E" w:rsidRPr="00206D41" w:rsidDel="008B4273" w:rsidRDefault="002A5C1E" w:rsidP="00FA7513">
      <w:pPr>
        <w:rPr>
          <w:del w:id="11697" w:author="gu832116" w:date="2015-02-09T18:19:00Z"/>
          <w:rFonts w:asciiTheme="minorHAnsi" w:eastAsia="Calibri" w:hAnsiTheme="minorHAnsi" w:cstheme="minorHAnsi"/>
          <w:b/>
          <w:i/>
          <w:sz w:val="24"/>
          <w:szCs w:val="24"/>
          <w:lang w:val="en-GB"/>
        </w:rPr>
      </w:pPr>
      <w:bookmarkStart w:id="11698" w:name="_Toc411270575"/>
      <w:bookmarkStart w:id="11699" w:name="_Toc411271389"/>
      <w:bookmarkStart w:id="11700" w:name="_Toc415063026"/>
      <w:bookmarkStart w:id="11701" w:name="_Toc415063248"/>
      <w:bookmarkStart w:id="11702" w:name="_Toc415063467"/>
      <w:bookmarkStart w:id="11703" w:name="_Toc415063684"/>
      <w:bookmarkStart w:id="11704" w:name="_Toc415063897"/>
      <w:bookmarkStart w:id="11705" w:name="_Toc415064108"/>
      <w:bookmarkStart w:id="11706" w:name="_Toc415064317"/>
      <w:bookmarkStart w:id="11707" w:name="_Toc415064523"/>
      <w:bookmarkStart w:id="11708" w:name="_Toc415064728"/>
      <w:bookmarkStart w:id="11709" w:name="_Toc415064933"/>
      <w:bookmarkStart w:id="11710" w:name="_Toc415065139"/>
      <w:bookmarkStart w:id="11711" w:name="_Toc415065344"/>
      <w:bookmarkStart w:id="11712" w:name="_Toc415065553"/>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p>
    <w:p w14:paraId="65EAB961" w14:textId="61BE3482" w:rsidR="00FA7513" w:rsidRPr="00206D41" w:rsidDel="008B4273" w:rsidRDefault="00FA7513" w:rsidP="00FA7513">
      <w:pPr>
        <w:rPr>
          <w:del w:id="11713" w:author="gu832116" w:date="2015-02-09T18:19:00Z"/>
          <w:rFonts w:asciiTheme="minorHAnsi" w:eastAsia="Calibri" w:hAnsiTheme="minorHAnsi" w:cstheme="minorHAnsi"/>
          <w:b/>
          <w:i/>
          <w:sz w:val="24"/>
          <w:szCs w:val="24"/>
          <w:lang w:val="en-GB"/>
        </w:rPr>
      </w:pPr>
      <w:bookmarkStart w:id="11714" w:name="_Toc411270576"/>
      <w:bookmarkStart w:id="11715" w:name="_Toc411271390"/>
      <w:bookmarkStart w:id="11716" w:name="_Toc415063027"/>
      <w:bookmarkStart w:id="11717" w:name="_Toc415063249"/>
      <w:bookmarkStart w:id="11718" w:name="_Toc415063468"/>
      <w:bookmarkStart w:id="11719" w:name="_Toc415063685"/>
      <w:bookmarkStart w:id="11720" w:name="_Toc415063898"/>
      <w:bookmarkStart w:id="11721" w:name="_Toc415064109"/>
      <w:bookmarkStart w:id="11722" w:name="_Toc415064318"/>
      <w:bookmarkStart w:id="11723" w:name="_Toc415064524"/>
      <w:bookmarkStart w:id="11724" w:name="_Toc415064729"/>
      <w:bookmarkStart w:id="11725" w:name="_Toc415064934"/>
      <w:bookmarkStart w:id="11726" w:name="_Toc415065140"/>
      <w:bookmarkStart w:id="11727" w:name="_Toc415065345"/>
      <w:bookmarkStart w:id="11728" w:name="_Toc415065554"/>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p>
    <w:p w14:paraId="78D6B72B" w14:textId="2AB4A65E" w:rsidR="002A5C1E" w:rsidRPr="00206D41" w:rsidDel="008B4273" w:rsidRDefault="003B1D12" w:rsidP="00720FF2">
      <w:pPr>
        <w:keepNext/>
        <w:widowControl/>
        <w:numPr>
          <w:ilvl w:val="2"/>
          <w:numId w:val="18"/>
        </w:numPr>
        <w:spacing w:line="240" w:lineRule="auto"/>
        <w:ind w:right="21"/>
        <w:jc w:val="both"/>
        <w:outlineLvl w:val="1"/>
        <w:rPr>
          <w:del w:id="11729" w:author="gu832116" w:date="2015-02-09T18:19:00Z"/>
          <w:rFonts w:asciiTheme="minorHAnsi" w:eastAsia="Calibri" w:hAnsiTheme="minorHAnsi" w:cstheme="minorHAnsi"/>
          <w:b/>
          <w:i/>
          <w:sz w:val="24"/>
          <w:szCs w:val="24"/>
          <w:lang w:val="en-GB"/>
        </w:rPr>
      </w:pPr>
      <w:del w:id="11730" w:author="gu832116" w:date="2015-02-09T18:19:00Z">
        <w:r w:rsidRPr="00206D41" w:rsidDel="008B4273">
          <w:rPr>
            <w:rFonts w:asciiTheme="minorHAnsi" w:eastAsia="Calibri" w:hAnsiTheme="minorHAnsi" w:cstheme="minorHAnsi"/>
            <w:b/>
            <w:i/>
            <w:sz w:val="24"/>
            <w:szCs w:val="24"/>
            <w:lang w:val="en-GB"/>
          </w:rPr>
          <w:delText>Stag</w:delText>
        </w:r>
        <w:r w:rsidR="00BB7500" w:rsidRPr="00206D41" w:rsidDel="008B4273">
          <w:rPr>
            <w:rFonts w:asciiTheme="minorHAnsi" w:eastAsia="Calibri" w:hAnsiTheme="minorHAnsi" w:cstheme="minorHAnsi"/>
            <w:b/>
            <w:i/>
            <w:sz w:val="24"/>
            <w:szCs w:val="24"/>
            <w:lang w:val="en-GB"/>
          </w:rPr>
          <w:delText>ing Area</w:delText>
        </w:r>
        <w:r w:rsidR="002532A9" w:rsidRPr="00206D41" w:rsidDel="008B4273">
          <w:rPr>
            <w:rFonts w:asciiTheme="minorHAnsi" w:eastAsia="Calibri" w:hAnsiTheme="minorHAnsi" w:cstheme="minorHAnsi"/>
            <w:b/>
            <w:i/>
            <w:sz w:val="24"/>
            <w:szCs w:val="24"/>
            <w:lang w:val="en-GB"/>
          </w:rPr>
          <w:delText xml:space="preserve"> </w:delText>
        </w:r>
        <w:r w:rsidR="000D2417" w:rsidRPr="00206D41" w:rsidDel="008B4273">
          <w:rPr>
            <w:rFonts w:asciiTheme="minorHAnsi" w:eastAsia="Calibri" w:hAnsiTheme="minorHAnsi" w:cstheme="minorHAnsi"/>
            <w:b/>
            <w:i/>
            <w:sz w:val="24"/>
            <w:szCs w:val="24"/>
            <w:lang w:val="en-GB"/>
          </w:rPr>
          <w:delText>1</w:delText>
        </w:r>
        <w:r w:rsidRPr="00206D41" w:rsidDel="008B4273">
          <w:rPr>
            <w:rFonts w:asciiTheme="minorHAnsi" w:eastAsia="Calibri" w:hAnsiTheme="minorHAnsi" w:cstheme="minorHAnsi"/>
            <w:b/>
            <w:i/>
            <w:sz w:val="24"/>
            <w:szCs w:val="24"/>
            <w:lang w:val="en-GB"/>
          </w:rPr>
          <w:delText xml:space="preserve"> - Populate </w:delText>
        </w:r>
        <w:r w:rsidR="002532A9" w:rsidRPr="00206D41" w:rsidDel="008B4273">
          <w:rPr>
            <w:rFonts w:asciiTheme="minorHAnsi" w:eastAsia="Calibri" w:hAnsiTheme="minorHAnsi" w:cstheme="minorHAnsi"/>
            <w:b/>
            <w:i/>
            <w:sz w:val="24"/>
            <w:szCs w:val="24"/>
            <w:lang w:val="en-GB"/>
          </w:rPr>
          <w:delText>EBIP Current Snapshot</w:delText>
        </w:r>
        <w:bookmarkStart w:id="11731" w:name="_Toc411270577"/>
        <w:bookmarkStart w:id="11732" w:name="_Toc411271391"/>
        <w:bookmarkStart w:id="11733" w:name="_Toc415063028"/>
        <w:bookmarkStart w:id="11734" w:name="_Toc415063250"/>
        <w:bookmarkStart w:id="11735" w:name="_Toc415063469"/>
        <w:bookmarkStart w:id="11736" w:name="_Toc415063686"/>
        <w:bookmarkStart w:id="11737" w:name="_Toc415063899"/>
        <w:bookmarkStart w:id="11738" w:name="_Toc415064110"/>
        <w:bookmarkStart w:id="11739" w:name="_Toc415064319"/>
        <w:bookmarkStart w:id="11740" w:name="_Toc415064525"/>
        <w:bookmarkStart w:id="11741" w:name="_Toc415064730"/>
        <w:bookmarkStart w:id="11742" w:name="_Toc415064935"/>
        <w:bookmarkStart w:id="11743" w:name="_Toc415065141"/>
        <w:bookmarkStart w:id="11744" w:name="_Toc415065346"/>
        <w:bookmarkStart w:id="11745" w:name="_Toc415065555"/>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del>
    </w:p>
    <w:p w14:paraId="603DF344" w14:textId="6F5F3D03" w:rsidR="002A5C1E" w:rsidRPr="00206D41" w:rsidDel="008B4273" w:rsidRDefault="002A5C1E" w:rsidP="008B4273">
      <w:pPr>
        <w:rPr>
          <w:del w:id="11746" w:author="gu832116" w:date="2015-02-09T18:19:00Z"/>
          <w:rFonts w:asciiTheme="minorHAnsi" w:eastAsia="Calibri" w:hAnsiTheme="minorHAnsi" w:cstheme="minorHAnsi"/>
          <w:b/>
          <w:i/>
          <w:sz w:val="24"/>
          <w:szCs w:val="24"/>
          <w:lang w:val="en-GB"/>
        </w:rPr>
      </w:pPr>
      <w:bookmarkStart w:id="11747" w:name="_Toc411270578"/>
      <w:bookmarkStart w:id="11748" w:name="_Toc411271392"/>
      <w:bookmarkStart w:id="11749" w:name="_Toc415063029"/>
      <w:bookmarkStart w:id="11750" w:name="_Toc415063251"/>
      <w:bookmarkStart w:id="11751" w:name="_Toc415063470"/>
      <w:bookmarkStart w:id="11752" w:name="_Toc415063687"/>
      <w:bookmarkStart w:id="11753" w:name="_Toc415063900"/>
      <w:bookmarkStart w:id="11754" w:name="_Toc415064111"/>
      <w:bookmarkStart w:id="11755" w:name="_Toc415064320"/>
      <w:bookmarkStart w:id="11756" w:name="_Toc415064526"/>
      <w:bookmarkStart w:id="11757" w:name="_Toc415064731"/>
      <w:bookmarkStart w:id="11758" w:name="_Toc415064936"/>
      <w:bookmarkStart w:id="11759" w:name="_Toc415065142"/>
      <w:bookmarkStart w:id="11760" w:name="_Toc415065347"/>
      <w:bookmarkStart w:id="11761" w:name="_Toc41506555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p>
    <w:p w14:paraId="43AA6147" w14:textId="77777777" w:rsidR="000A4692" w:rsidRPr="00206D41" w:rsidRDefault="002532A9" w:rsidP="008B4273">
      <w:pPr>
        <w:keepNext/>
        <w:widowControl/>
        <w:numPr>
          <w:ilvl w:val="2"/>
          <w:numId w:val="10"/>
        </w:numPr>
        <w:spacing w:line="240" w:lineRule="auto"/>
        <w:ind w:right="21"/>
        <w:jc w:val="both"/>
        <w:outlineLvl w:val="1"/>
        <w:rPr>
          <w:rFonts w:asciiTheme="minorHAnsi" w:eastAsia="Calibri" w:hAnsiTheme="minorHAnsi" w:cstheme="minorHAnsi"/>
          <w:b/>
          <w:i/>
          <w:sz w:val="24"/>
          <w:szCs w:val="24"/>
          <w:lang w:val="en-GB"/>
        </w:rPr>
      </w:pPr>
      <w:bookmarkStart w:id="11762" w:name="_Toc415065557"/>
      <w:r w:rsidRPr="00206D41">
        <w:rPr>
          <w:rFonts w:asciiTheme="minorHAnsi" w:eastAsia="Calibri" w:hAnsiTheme="minorHAnsi" w:cstheme="minorHAnsi"/>
          <w:b/>
          <w:i/>
          <w:sz w:val="24"/>
          <w:szCs w:val="24"/>
          <w:lang w:val="en-GB"/>
        </w:rPr>
        <w:t xml:space="preserve">Control Table for </w:t>
      </w:r>
      <w:r w:rsidR="000A4692" w:rsidRPr="00206D41">
        <w:rPr>
          <w:rFonts w:asciiTheme="minorHAnsi" w:eastAsia="Calibri" w:hAnsiTheme="minorHAnsi" w:cstheme="minorHAnsi"/>
          <w:b/>
          <w:i/>
          <w:sz w:val="24"/>
          <w:szCs w:val="24"/>
          <w:lang w:val="en-GB"/>
        </w:rPr>
        <w:t>EBIP Snapshot</w:t>
      </w:r>
      <w:bookmarkEnd w:id="11762"/>
    </w:p>
    <w:p w14:paraId="7A62B802" w14:textId="77777777" w:rsidR="00F26A93" w:rsidRDefault="00F26A93" w:rsidP="000A4692">
      <w:pPr>
        <w:rPr>
          <w:rFonts w:asciiTheme="minorHAnsi" w:hAnsiTheme="minorHAnsi" w:cstheme="minorHAnsi"/>
        </w:rPr>
      </w:pPr>
    </w:p>
    <w:p w14:paraId="383A0F0D" w14:textId="77777777" w:rsidR="000A4692" w:rsidRDefault="000A4692" w:rsidP="000A4692">
      <w:pPr>
        <w:spacing w:after="120"/>
        <w:rPr>
          <w:rFonts w:asciiTheme="minorHAnsi" w:hAnsiTheme="minorHAnsi" w:cstheme="minorHAnsi"/>
          <w:u w:val="single"/>
        </w:rPr>
      </w:pPr>
      <w:r w:rsidRPr="00D30FA1">
        <w:rPr>
          <w:rFonts w:asciiTheme="minorHAnsi" w:hAnsiTheme="minorHAnsi" w:cstheme="minorHAnsi"/>
          <w:u w:val="single"/>
        </w:rPr>
        <w:t>Table Details</w:t>
      </w:r>
    </w:p>
    <w:p w14:paraId="266035F9" w14:textId="77777777" w:rsidR="00421DE9" w:rsidRDefault="00421DE9" w:rsidP="00421DE9">
      <w:pPr>
        <w:rPr>
          <w:rFonts w:asciiTheme="minorHAnsi" w:hAnsiTheme="minorHAnsi" w:cstheme="minorHAnsi"/>
        </w:rPr>
      </w:pPr>
      <w:r>
        <w:rPr>
          <w:rFonts w:asciiTheme="minorHAnsi" w:hAnsiTheme="minorHAnsi" w:cstheme="minorHAnsi"/>
        </w:rPr>
        <w:t>This control table containing the list of EBIP Data Mart table list is maintained.</w:t>
      </w:r>
    </w:p>
    <w:p w14:paraId="5403598A" w14:textId="77777777" w:rsidR="00421DE9" w:rsidRPr="00D30FA1" w:rsidRDefault="00421DE9" w:rsidP="000A4692">
      <w:pPr>
        <w:spacing w:after="120"/>
        <w:rPr>
          <w:rFonts w:asciiTheme="minorHAnsi" w:hAnsiTheme="minorHAnsi" w:cstheme="minorHAnsi"/>
          <w:u w:val="single"/>
        </w:rPr>
      </w:pP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0A4692" w:rsidRPr="00D30FA1" w14:paraId="5A4E2989" w14:textId="77777777" w:rsidTr="0080014C">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1F8ED2EF" w14:textId="77777777" w:rsidR="000A4692" w:rsidRPr="00D30FA1" w:rsidRDefault="000A4692" w:rsidP="0080014C">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453EDF75" w14:textId="77777777" w:rsidR="000A4692" w:rsidRPr="00D30FA1" w:rsidRDefault="000A4692" w:rsidP="0080014C">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180F7408" w14:textId="77777777" w:rsidR="000A4692" w:rsidRPr="00D30FA1" w:rsidRDefault="000A4692" w:rsidP="0080014C">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3E3194B" w14:textId="77777777" w:rsidR="000A4692" w:rsidRPr="00D30FA1" w:rsidRDefault="000A4692" w:rsidP="0080014C">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0A4692" w:rsidRPr="00D30FA1" w14:paraId="4F7A0A8D" w14:textId="77777777" w:rsidTr="0080014C">
        <w:tc>
          <w:tcPr>
            <w:tcW w:w="1619" w:type="dxa"/>
            <w:tcBorders>
              <w:top w:val="single" w:sz="4" w:space="0" w:color="auto"/>
              <w:left w:val="single" w:sz="4" w:space="0" w:color="auto"/>
              <w:bottom w:val="single" w:sz="4" w:space="0" w:color="auto"/>
              <w:right w:val="single" w:sz="4" w:space="0" w:color="auto"/>
            </w:tcBorders>
            <w:hideMark/>
          </w:tcPr>
          <w:p w14:paraId="039C5E11" w14:textId="77777777" w:rsidR="000A4692" w:rsidRPr="00D30FA1" w:rsidRDefault="000A4692" w:rsidP="0080014C">
            <w:pPr>
              <w:rPr>
                <w:rFonts w:asciiTheme="minorHAnsi" w:hAnsiTheme="minorHAnsi" w:cstheme="minorHAnsi"/>
                <w:color w:val="000000"/>
                <w:sz w:val="18"/>
                <w:szCs w:val="16"/>
              </w:rPr>
            </w:pPr>
            <w:r>
              <w:rPr>
                <w:rFonts w:asciiTheme="minorHAnsi" w:hAnsiTheme="minorHAnsi" w:cstheme="minorHAnsi"/>
                <w:color w:val="000000"/>
                <w:sz w:val="18"/>
                <w:szCs w:val="16"/>
              </w:rPr>
              <w:t>Control Table</w:t>
            </w:r>
          </w:p>
        </w:tc>
        <w:tc>
          <w:tcPr>
            <w:tcW w:w="3779" w:type="dxa"/>
            <w:tcBorders>
              <w:top w:val="single" w:sz="4" w:space="0" w:color="auto"/>
              <w:left w:val="single" w:sz="4" w:space="0" w:color="auto"/>
              <w:bottom w:val="single" w:sz="4" w:space="0" w:color="auto"/>
              <w:right w:val="single" w:sz="4" w:space="0" w:color="auto"/>
            </w:tcBorders>
            <w:hideMark/>
          </w:tcPr>
          <w:p w14:paraId="20D157DE" w14:textId="77777777" w:rsidR="000A4692" w:rsidRPr="00D30FA1" w:rsidRDefault="000A4692" w:rsidP="000A4692">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Pr="000A4692">
              <w:rPr>
                <w:rFonts w:asciiTheme="minorHAnsi" w:hAnsiTheme="minorHAnsi" w:cstheme="minorHAnsi"/>
                <w:color w:val="000000"/>
                <w:sz w:val="18"/>
                <w:szCs w:val="16"/>
              </w:rPr>
              <w:t>EBIP</w:t>
            </w:r>
            <w:r>
              <w:rPr>
                <w:rFonts w:asciiTheme="minorHAnsi" w:hAnsiTheme="minorHAnsi" w:cstheme="minorHAnsi"/>
                <w:color w:val="000000"/>
                <w:sz w:val="18"/>
                <w:szCs w:val="16"/>
              </w:rPr>
              <w:t>_SNAPSHOT_CTL</w:t>
            </w:r>
          </w:p>
        </w:tc>
        <w:tc>
          <w:tcPr>
            <w:tcW w:w="992" w:type="dxa"/>
            <w:tcBorders>
              <w:top w:val="single" w:sz="4" w:space="0" w:color="auto"/>
              <w:left w:val="single" w:sz="4" w:space="0" w:color="auto"/>
              <w:bottom w:val="single" w:sz="4" w:space="0" w:color="auto"/>
              <w:right w:val="single" w:sz="4" w:space="0" w:color="auto"/>
            </w:tcBorders>
            <w:hideMark/>
          </w:tcPr>
          <w:p w14:paraId="1A24A123" w14:textId="6C6AC9E0" w:rsidR="000A4692" w:rsidRPr="00D30FA1" w:rsidRDefault="00446233" w:rsidP="0080014C">
            <w:pPr>
              <w:rPr>
                <w:rFonts w:asciiTheme="minorHAnsi" w:hAnsiTheme="minorHAnsi" w:cstheme="minorHAnsi"/>
                <w:color w:val="000000"/>
                <w:sz w:val="18"/>
                <w:szCs w:val="16"/>
              </w:rPr>
            </w:pPr>
            <w:del w:id="11763" w:author="Rakesh Singhi" w:date="2015-02-07T15:54:00Z">
              <w:r w:rsidDel="000B3595">
                <w:rPr>
                  <w:rFonts w:asciiTheme="minorHAnsi" w:hAnsiTheme="minorHAnsi" w:cstheme="minorHAnsi"/>
                  <w:color w:val="000000"/>
                  <w:sz w:val="18"/>
                  <w:szCs w:val="16"/>
                </w:rPr>
                <w:delText>ISRVE_DMO_DW</w:delText>
              </w:r>
            </w:del>
            <w:ins w:id="11764" w:author="Rakesh Singhi" w:date="2015-02-07T15:54:00Z">
              <w:r w:rsidR="000B3595">
                <w:rPr>
                  <w:rFonts w:asciiTheme="minorHAnsi" w:hAnsiTheme="minorHAnsi" w:cstheme="minorHAnsi"/>
                  <w:color w:val="000000"/>
                  <w:sz w:val="18"/>
                  <w:szCs w:val="16"/>
                </w:rPr>
                <w:t>DMOD</w:t>
              </w:r>
            </w:ins>
            <w:ins w:id="11765" w:author="Sowndarya S (WT01 - Manufacturing &amp; Hi Tech)" w:date="2015-03-24T11:07:00Z">
              <w:r w:rsidR="00374EF4">
                <w:rPr>
                  <w:rFonts w:asciiTheme="minorHAnsi" w:hAnsiTheme="minorHAnsi" w:cstheme="minorHAnsi"/>
                  <w:color w:val="000000"/>
                  <w:sz w:val="18"/>
                  <w:szCs w:val="16"/>
                </w:rPr>
                <w:t>M</w:t>
              </w:r>
            </w:ins>
            <w:ins w:id="11766" w:author="Rakesh Singhi" w:date="2015-02-07T15:54:00Z">
              <w:del w:id="11767" w:author="Sowndarya S (WT01 - Manufacturing &amp; Hi Tech)" w:date="2015-03-24T11:07:00Z">
                <w:r w:rsidR="000B3595" w:rsidDel="00374EF4">
                  <w:rPr>
                    <w:rFonts w:asciiTheme="minorHAnsi" w:hAnsiTheme="minorHAnsi" w:cstheme="minorHAnsi"/>
                    <w:color w:val="000000"/>
                    <w:sz w:val="18"/>
                    <w:szCs w:val="16"/>
                  </w:rPr>
                  <w:delText>W</w:delText>
                </w:r>
              </w:del>
            </w:ins>
          </w:p>
        </w:tc>
        <w:tc>
          <w:tcPr>
            <w:tcW w:w="1080" w:type="dxa"/>
            <w:tcBorders>
              <w:top w:val="single" w:sz="4" w:space="0" w:color="auto"/>
              <w:left w:val="single" w:sz="4" w:space="0" w:color="auto"/>
              <w:bottom w:val="single" w:sz="4" w:space="0" w:color="auto"/>
              <w:right w:val="single" w:sz="4" w:space="0" w:color="auto"/>
            </w:tcBorders>
            <w:hideMark/>
          </w:tcPr>
          <w:p w14:paraId="0A468C1E" w14:textId="77777777" w:rsidR="000A4692" w:rsidRPr="00D30FA1" w:rsidRDefault="000A4692" w:rsidP="0080014C">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17F3B125" w14:textId="77777777" w:rsidR="000A4692" w:rsidRDefault="000A4692" w:rsidP="000A4692">
      <w:pPr>
        <w:spacing w:after="120"/>
        <w:rPr>
          <w:rFonts w:asciiTheme="minorHAnsi" w:hAnsiTheme="minorHAnsi" w:cstheme="minorHAnsi"/>
          <w:u w:val="single"/>
        </w:rPr>
      </w:pPr>
    </w:p>
    <w:p w14:paraId="7ADF9DD2" w14:textId="77777777" w:rsidR="000A4692" w:rsidRPr="00D30FA1" w:rsidRDefault="000A4692" w:rsidP="000A4692">
      <w:pPr>
        <w:spacing w:after="120"/>
        <w:rPr>
          <w:rFonts w:asciiTheme="minorHAnsi" w:hAnsiTheme="minorHAnsi" w:cstheme="minorHAnsi"/>
          <w:u w:val="single"/>
        </w:rPr>
      </w:pPr>
      <w:r w:rsidRPr="00D30FA1">
        <w:rPr>
          <w:rFonts w:asciiTheme="minorHAnsi" w:hAnsiTheme="minorHAnsi" w:cstheme="minorHAnsi"/>
          <w:u w:val="single"/>
        </w:rPr>
        <w:t>Columns Details</w:t>
      </w:r>
    </w:p>
    <w:tbl>
      <w:tblPr>
        <w:tblpPr w:leftFromText="180" w:rightFromText="180" w:vertAnchor="text" w:tblpY="1"/>
        <w:tblOverlap w:val="never"/>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250"/>
        <w:gridCol w:w="2520"/>
        <w:tblGridChange w:id="11768">
          <w:tblGrid>
            <w:gridCol w:w="2790"/>
            <w:gridCol w:w="2250"/>
            <w:gridCol w:w="2520"/>
          </w:tblGrid>
        </w:tblGridChange>
      </w:tblGrid>
      <w:tr w:rsidR="00C537E2" w:rsidRPr="00D30FA1" w14:paraId="7B737180" w14:textId="77777777" w:rsidTr="00231691">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6FB68922" w14:textId="77777777" w:rsidR="00C537E2" w:rsidRPr="00D30FA1" w:rsidRDefault="00C537E2" w:rsidP="0080014C">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48B7C354" w14:textId="77777777" w:rsidR="00C537E2" w:rsidRPr="00D30FA1" w:rsidRDefault="00C537E2" w:rsidP="0080014C">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2520" w:type="dxa"/>
            <w:tcBorders>
              <w:top w:val="single" w:sz="4" w:space="0" w:color="auto"/>
              <w:left w:val="single" w:sz="4" w:space="0" w:color="auto"/>
              <w:bottom w:val="single" w:sz="4" w:space="0" w:color="auto"/>
              <w:right w:val="single" w:sz="4" w:space="0" w:color="auto"/>
            </w:tcBorders>
            <w:shd w:val="clear" w:color="auto" w:fill="F4B8AE"/>
            <w:hideMark/>
          </w:tcPr>
          <w:p w14:paraId="4CCD4F99" w14:textId="77777777" w:rsidR="00C537E2" w:rsidRPr="00D30FA1" w:rsidRDefault="00C537E2" w:rsidP="0080014C">
            <w:pPr>
              <w:rPr>
                <w:rFonts w:asciiTheme="minorHAnsi" w:hAnsiTheme="minorHAnsi" w:cstheme="minorHAnsi"/>
                <w:sz w:val="16"/>
                <w:szCs w:val="16"/>
              </w:rPr>
            </w:pPr>
            <w:r>
              <w:rPr>
                <w:rFonts w:asciiTheme="minorHAnsi" w:hAnsiTheme="minorHAnsi" w:cstheme="minorHAnsi"/>
                <w:sz w:val="16"/>
                <w:szCs w:val="16"/>
              </w:rPr>
              <w:t>Columns Comments</w:t>
            </w:r>
          </w:p>
        </w:tc>
      </w:tr>
      <w:tr w:rsidR="00C537E2" w:rsidRPr="00D30FA1" w14:paraId="5CDF01D9" w14:textId="77777777" w:rsidTr="00231691">
        <w:tc>
          <w:tcPr>
            <w:tcW w:w="2790" w:type="dxa"/>
            <w:tcBorders>
              <w:top w:val="single" w:sz="4" w:space="0" w:color="auto"/>
              <w:left w:val="single" w:sz="4" w:space="0" w:color="auto"/>
              <w:bottom w:val="single" w:sz="4" w:space="0" w:color="auto"/>
              <w:right w:val="single" w:sz="4" w:space="0" w:color="auto"/>
            </w:tcBorders>
            <w:shd w:val="clear" w:color="auto" w:fill="auto"/>
          </w:tcPr>
          <w:p w14:paraId="16D6424D" w14:textId="77777777" w:rsidR="00C537E2" w:rsidRPr="004B4C9C" w:rsidRDefault="00C537E2" w:rsidP="00053008">
            <w:pPr>
              <w:rPr>
                <w:rFonts w:asciiTheme="minorHAnsi" w:hAnsiTheme="minorHAnsi" w:cstheme="minorHAnsi"/>
                <w:sz w:val="18"/>
                <w:szCs w:val="18"/>
              </w:rPr>
            </w:pPr>
            <w:r>
              <w:rPr>
                <w:rFonts w:asciiTheme="minorHAnsi" w:hAnsiTheme="minorHAnsi" w:cstheme="minorHAnsi"/>
                <w:color w:val="000000"/>
                <w:sz w:val="18"/>
                <w:szCs w:val="16"/>
              </w:rPr>
              <w:t>DMO_EBIP_TABLE_ID</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4BA2EC2" w14:textId="77777777" w:rsidR="00C537E2" w:rsidRPr="004B4C9C" w:rsidRDefault="00C537E2" w:rsidP="0080014C">
            <w:pPr>
              <w:rPr>
                <w:rFonts w:asciiTheme="minorHAnsi" w:hAnsiTheme="minorHAnsi" w:cstheme="minorHAnsi"/>
                <w:sz w:val="18"/>
                <w:szCs w:val="18"/>
              </w:rPr>
            </w:pPr>
            <w:r w:rsidRPr="004B4C9C">
              <w:rPr>
                <w:rFonts w:asciiTheme="minorHAnsi" w:hAnsiTheme="minorHAnsi" w:cstheme="minorHAnsi"/>
                <w:sz w:val="18"/>
                <w:szCs w:val="18"/>
              </w:rPr>
              <w:t>NUMBER(10)</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5A09773" w14:textId="77777777" w:rsidR="00C537E2" w:rsidRPr="004B4C9C" w:rsidRDefault="00C537E2" w:rsidP="0080014C">
            <w:pPr>
              <w:rPr>
                <w:rFonts w:asciiTheme="minorHAnsi" w:hAnsiTheme="minorHAnsi" w:cstheme="minorHAnsi"/>
                <w:sz w:val="18"/>
                <w:szCs w:val="18"/>
              </w:rPr>
            </w:pPr>
            <w:r>
              <w:rPr>
                <w:rFonts w:asciiTheme="minorHAnsi" w:hAnsiTheme="minorHAnsi" w:cstheme="minorHAnsi"/>
                <w:sz w:val="18"/>
                <w:szCs w:val="18"/>
              </w:rPr>
              <w:t>Seq Key generated at EBIP side</w:t>
            </w:r>
          </w:p>
        </w:tc>
      </w:tr>
      <w:tr w:rsidR="00374EF4" w:rsidRPr="00D30FA1" w14:paraId="2486D79E" w14:textId="77777777" w:rsidTr="00231691">
        <w:trPr>
          <w:ins w:id="11769" w:author="Sowndarya S (WT01 - Manufacturing &amp; Hi Tech)" w:date="2015-03-24T11:05: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E18AA6C" w14:textId="55FDB467" w:rsidR="00374EF4" w:rsidRDefault="00374EF4" w:rsidP="00053008">
            <w:pPr>
              <w:rPr>
                <w:ins w:id="11770" w:author="Sowndarya S (WT01 - Manufacturing &amp; Hi Tech)" w:date="2015-03-24T11:05:00Z"/>
                <w:rFonts w:asciiTheme="minorHAnsi" w:hAnsiTheme="minorHAnsi" w:cstheme="minorHAnsi"/>
                <w:color w:val="000000"/>
                <w:sz w:val="18"/>
                <w:szCs w:val="16"/>
              </w:rPr>
            </w:pPr>
            <w:ins w:id="11771" w:author="Sowndarya S (WT01 - Manufacturing &amp; Hi Tech)" w:date="2015-03-24T11:05:00Z">
              <w:r w:rsidRPr="00374EF4">
                <w:rPr>
                  <w:rFonts w:asciiTheme="minorHAnsi" w:hAnsiTheme="minorHAnsi" w:cstheme="minorHAnsi"/>
                  <w:color w:val="000000"/>
                  <w:sz w:val="18"/>
                  <w:szCs w:val="16"/>
                </w:rPr>
                <w:t>MOD_TYPE</w:t>
              </w:r>
            </w:ins>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34EE526" w14:textId="0F9B5E29" w:rsidR="00374EF4" w:rsidRPr="004B4C9C" w:rsidRDefault="00374EF4" w:rsidP="0080014C">
            <w:pPr>
              <w:rPr>
                <w:ins w:id="11772" w:author="Sowndarya S (WT01 - Manufacturing &amp; Hi Tech)" w:date="2015-03-24T11:05:00Z"/>
                <w:rFonts w:asciiTheme="minorHAnsi" w:hAnsiTheme="minorHAnsi" w:cstheme="minorHAnsi"/>
                <w:sz w:val="18"/>
                <w:szCs w:val="18"/>
              </w:rPr>
            </w:pPr>
            <w:ins w:id="11773" w:author="Sowndarya S (WT01 - Manufacturing &amp; Hi Tech)" w:date="2015-03-24T11:05:00Z">
              <w:r w:rsidRPr="00374EF4">
                <w:rPr>
                  <w:rFonts w:asciiTheme="minorHAnsi" w:hAnsiTheme="minorHAnsi" w:cstheme="minorHAnsi"/>
                  <w:sz w:val="18"/>
                  <w:szCs w:val="18"/>
                </w:rPr>
                <w:t>VARCHAR2(30)</w:t>
              </w:r>
            </w:ins>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4B9BCA5" w14:textId="7DA163F1" w:rsidR="00374EF4" w:rsidRDefault="00374EF4" w:rsidP="0080014C">
            <w:pPr>
              <w:rPr>
                <w:ins w:id="11774" w:author="Sowndarya S (WT01 - Manufacturing &amp; Hi Tech)" w:date="2015-03-24T11:05:00Z"/>
                <w:rFonts w:asciiTheme="minorHAnsi" w:hAnsiTheme="minorHAnsi" w:cstheme="minorHAnsi"/>
                <w:sz w:val="18"/>
                <w:szCs w:val="18"/>
              </w:rPr>
            </w:pPr>
            <w:ins w:id="11775" w:author="Sowndarya S (WT01 - Manufacturing &amp; Hi Tech)" w:date="2015-03-24T11:06:00Z">
              <w:r>
                <w:rPr>
                  <w:rFonts w:asciiTheme="minorHAnsi" w:hAnsiTheme="minorHAnsi" w:cstheme="minorHAnsi"/>
                  <w:sz w:val="18"/>
                  <w:szCs w:val="18"/>
                </w:rPr>
                <w:t>Type of table(MIRROR or SNAPSHOT)</w:t>
              </w:r>
            </w:ins>
          </w:p>
        </w:tc>
      </w:tr>
      <w:tr w:rsidR="00C537E2" w:rsidRPr="00D30FA1" w14:paraId="4C6AB06E" w14:textId="77777777" w:rsidTr="00231691">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256D153" w14:textId="77777777" w:rsidR="00C537E2" w:rsidRPr="00DA2062" w:rsidRDefault="00C537E2" w:rsidP="00053008">
            <w:pPr>
              <w:rPr>
                <w:rFonts w:asciiTheme="minorHAnsi" w:hAnsiTheme="minorHAnsi" w:cstheme="minorHAnsi"/>
                <w:color w:val="000000"/>
                <w:sz w:val="18"/>
                <w:szCs w:val="16"/>
              </w:rPr>
            </w:pPr>
            <w:r>
              <w:rPr>
                <w:rFonts w:asciiTheme="minorHAnsi" w:hAnsiTheme="minorHAnsi" w:cstheme="minorHAnsi"/>
                <w:color w:val="000000"/>
                <w:sz w:val="18"/>
                <w:szCs w:val="16"/>
              </w:rPr>
              <w:t>DMO_EBIP_</w:t>
            </w:r>
            <w:r w:rsidR="00CB254B">
              <w:rPr>
                <w:rFonts w:asciiTheme="minorHAnsi" w:hAnsiTheme="minorHAnsi" w:cstheme="minorHAnsi"/>
                <w:color w:val="000000"/>
                <w:sz w:val="18"/>
                <w:szCs w:val="16"/>
              </w:rPr>
              <w:t>ACTL_</w:t>
            </w:r>
            <w:r>
              <w:rPr>
                <w:rFonts w:asciiTheme="minorHAnsi" w:hAnsiTheme="minorHAnsi" w:cstheme="minorHAnsi"/>
                <w:color w:val="000000"/>
                <w:sz w:val="18"/>
                <w:szCs w:val="16"/>
              </w:rPr>
              <w:t>TABLE_NAME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7A941C9" w14:textId="52FC247A" w:rsidR="00C537E2" w:rsidRPr="00DD1485" w:rsidRDefault="00446233" w:rsidP="00374EF4">
            <w:pPr>
              <w:rPr>
                <w:rFonts w:asciiTheme="minorHAnsi" w:hAnsiTheme="minorHAnsi" w:cstheme="minorHAnsi"/>
                <w:color w:val="000000"/>
                <w:sz w:val="18"/>
                <w:szCs w:val="16"/>
              </w:rPr>
            </w:pPr>
            <w:del w:id="11776" w:author="Sowndarya S (WT01 - Manufacturing &amp; Hi Tech)" w:date="2015-03-24T11:05:00Z">
              <w:r w:rsidDel="00374EF4">
                <w:rPr>
                  <w:rFonts w:asciiTheme="minorHAnsi" w:hAnsiTheme="minorHAnsi" w:cstheme="minorHAnsi"/>
                  <w:color w:val="000000"/>
                  <w:sz w:val="18"/>
                  <w:szCs w:val="16"/>
                </w:rPr>
                <w:delText>N</w:delText>
              </w:r>
            </w:del>
            <w:r>
              <w:rPr>
                <w:rFonts w:asciiTheme="minorHAnsi" w:hAnsiTheme="minorHAnsi" w:cstheme="minorHAnsi"/>
                <w:color w:val="000000"/>
                <w:sz w:val="18"/>
                <w:szCs w:val="16"/>
              </w:rPr>
              <w:t>VARCHAR2</w:t>
            </w:r>
            <w:r w:rsidR="00C537E2">
              <w:rPr>
                <w:rFonts w:asciiTheme="minorHAnsi" w:hAnsiTheme="minorHAnsi" w:cstheme="minorHAnsi"/>
                <w:color w:val="000000"/>
                <w:sz w:val="18"/>
                <w:szCs w:val="16"/>
              </w:rPr>
              <w:t>(3</w:t>
            </w:r>
            <w:del w:id="11777" w:author="Sowndarya S (WT01 - Manufacturing &amp; Hi Tech)" w:date="2015-03-24T11:06:00Z">
              <w:r w:rsidR="00C537E2" w:rsidDel="00374EF4">
                <w:rPr>
                  <w:rFonts w:asciiTheme="minorHAnsi" w:hAnsiTheme="minorHAnsi" w:cstheme="minorHAnsi"/>
                  <w:color w:val="000000"/>
                  <w:sz w:val="18"/>
                  <w:szCs w:val="16"/>
                </w:rPr>
                <w:delText>0</w:delText>
              </w:r>
            </w:del>
            <w:ins w:id="11778" w:author="Sowndarya S (WT01 - Manufacturing &amp; Hi Tech)" w:date="2015-03-24T11:06:00Z">
              <w:r w:rsidR="00374EF4">
                <w:rPr>
                  <w:rFonts w:asciiTheme="minorHAnsi" w:hAnsiTheme="minorHAnsi" w:cstheme="minorHAnsi"/>
                  <w:color w:val="000000"/>
                  <w:sz w:val="18"/>
                  <w:szCs w:val="16"/>
                </w:rPr>
                <w:t>6</w:t>
              </w:r>
            </w:ins>
            <w:r w:rsidR="00C537E2">
              <w:rPr>
                <w:rFonts w:asciiTheme="minorHAnsi" w:hAnsiTheme="minorHAnsi" w:cstheme="minorHAnsi"/>
                <w:color w:val="000000"/>
                <w:sz w:val="18"/>
                <w:szCs w:val="16"/>
              </w:rPr>
              <w:t>)</w:t>
            </w:r>
          </w:p>
        </w:tc>
        <w:tc>
          <w:tcPr>
            <w:tcW w:w="2520" w:type="dxa"/>
            <w:tcBorders>
              <w:top w:val="single" w:sz="4" w:space="0" w:color="auto"/>
              <w:left w:val="single" w:sz="4" w:space="0" w:color="auto"/>
              <w:bottom w:val="single" w:sz="4" w:space="0" w:color="auto"/>
              <w:right w:val="single" w:sz="4" w:space="0" w:color="auto"/>
            </w:tcBorders>
            <w:vAlign w:val="center"/>
          </w:tcPr>
          <w:p w14:paraId="034D6D67" w14:textId="77777777" w:rsidR="00C537E2" w:rsidRPr="00370929" w:rsidRDefault="00C537E2" w:rsidP="00231691">
            <w:pPr>
              <w:rPr>
                <w:rFonts w:asciiTheme="minorHAnsi" w:hAnsiTheme="minorHAnsi" w:cstheme="minorHAnsi"/>
                <w:color w:val="000000"/>
                <w:sz w:val="18"/>
                <w:szCs w:val="16"/>
                <w:highlight w:val="yellow"/>
              </w:rPr>
            </w:pPr>
            <w:r>
              <w:rPr>
                <w:rFonts w:asciiTheme="minorHAnsi" w:hAnsiTheme="minorHAnsi" w:cstheme="minorHAnsi"/>
                <w:color w:val="000000"/>
                <w:sz w:val="18"/>
                <w:szCs w:val="16"/>
              </w:rPr>
              <w:t>Physical Table Name</w:t>
            </w:r>
          </w:p>
        </w:tc>
      </w:tr>
      <w:tr w:rsidR="00CB254B" w:rsidRPr="00D30FA1" w14:paraId="24811CA2" w14:textId="77777777" w:rsidTr="00374EF4">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3FF45A7" w14:textId="5E263A94" w:rsidR="00CB254B" w:rsidRPr="00DA2062" w:rsidRDefault="00CB254B" w:rsidP="00CB254B">
            <w:pPr>
              <w:rPr>
                <w:rFonts w:asciiTheme="minorHAnsi" w:hAnsiTheme="minorHAnsi" w:cstheme="minorHAnsi"/>
                <w:color w:val="000000"/>
                <w:sz w:val="18"/>
                <w:szCs w:val="16"/>
              </w:rPr>
            </w:pPr>
            <w:r>
              <w:rPr>
                <w:rFonts w:asciiTheme="minorHAnsi" w:hAnsiTheme="minorHAnsi" w:cstheme="minorHAnsi"/>
                <w:color w:val="000000"/>
                <w:sz w:val="18"/>
                <w:szCs w:val="16"/>
              </w:rPr>
              <w:t>DMO_EBIP_T</w:t>
            </w:r>
            <w:r w:rsidR="006529B0">
              <w:rPr>
                <w:rFonts w:asciiTheme="minorHAnsi" w:hAnsiTheme="minorHAnsi" w:cstheme="minorHAnsi"/>
                <w:color w:val="000000"/>
                <w:sz w:val="18"/>
                <w:szCs w:val="16"/>
              </w:rPr>
              <w:t>ARG</w:t>
            </w:r>
            <w:r>
              <w:rPr>
                <w:rFonts w:asciiTheme="minorHAnsi" w:hAnsiTheme="minorHAnsi" w:cstheme="minorHAnsi"/>
                <w:color w:val="000000"/>
                <w:sz w:val="18"/>
                <w:szCs w:val="16"/>
              </w:rPr>
              <w:t>_TABLE</w:t>
            </w:r>
            <w:r w:rsidR="00B36088">
              <w:rPr>
                <w:rFonts w:asciiTheme="minorHAnsi" w:hAnsiTheme="minorHAnsi" w:cstheme="minorHAnsi"/>
                <w:color w:val="000000"/>
                <w:sz w:val="18"/>
                <w:szCs w:val="16"/>
              </w:rPr>
              <w:t>_NAME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631FF268" w14:textId="2E104A3E" w:rsidR="00CB254B" w:rsidRPr="00DD1485" w:rsidRDefault="00446233" w:rsidP="00CB254B">
            <w:pPr>
              <w:rPr>
                <w:rFonts w:asciiTheme="minorHAnsi" w:hAnsiTheme="minorHAnsi" w:cstheme="minorHAnsi"/>
                <w:color w:val="000000"/>
                <w:sz w:val="18"/>
                <w:szCs w:val="16"/>
              </w:rPr>
            </w:pPr>
            <w:del w:id="11779" w:author="Sowndarya S (WT01 - Manufacturing &amp; Hi Tech)" w:date="2015-03-24T11:05:00Z">
              <w:r w:rsidDel="00374EF4">
                <w:rPr>
                  <w:rFonts w:asciiTheme="minorHAnsi" w:hAnsiTheme="minorHAnsi" w:cstheme="minorHAnsi"/>
                  <w:color w:val="000000"/>
                  <w:sz w:val="18"/>
                  <w:szCs w:val="16"/>
                </w:rPr>
                <w:delText>N</w:delText>
              </w:r>
            </w:del>
            <w:r>
              <w:rPr>
                <w:rFonts w:asciiTheme="minorHAnsi" w:hAnsiTheme="minorHAnsi" w:cstheme="minorHAnsi"/>
                <w:color w:val="000000"/>
                <w:sz w:val="18"/>
                <w:szCs w:val="16"/>
              </w:rPr>
              <w:t>VARCHAR2</w:t>
            </w:r>
            <w:r w:rsidR="00CB254B">
              <w:rPr>
                <w:rFonts w:asciiTheme="minorHAnsi" w:hAnsiTheme="minorHAnsi" w:cstheme="minorHAnsi"/>
                <w:color w:val="000000"/>
                <w:sz w:val="18"/>
                <w:szCs w:val="16"/>
              </w:rPr>
              <w:t>(3</w:t>
            </w:r>
            <w:ins w:id="11780" w:author="Sowndarya S (WT01 - Manufacturing &amp; Hi Tech)" w:date="2015-03-24T11:06:00Z">
              <w:r w:rsidR="00374EF4">
                <w:rPr>
                  <w:rFonts w:asciiTheme="minorHAnsi" w:hAnsiTheme="minorHAnsi" w:cstheme="minorHAnsi"/>
                  <w:color w:val="000000"/>
                  <w:sz w:val="18"/>
                  <w:szCs w:val="16"/>
                </w:rPr>
                <w:t>6</w:t>
              </w:r>
            </w:ins>
            <w:del w:id="11781" w:author="Sowndarya S (WT01 - Manufacturing &amp; Hi Tech)" w:date="2015-03-24T11:06:00Z">
              <w:r w:rsidR="00CB254B" w:rsidDel="00374EF4">
                <w:rPr>
                  <w:rFonts w:asciiTheme="minorHAnsi" w:hAnsiTheme="minorHAnsi" w:cstheme="minorHAnsi"/>
                  <w:color w:val="000000"/>
                  <w:sz w:val="18"/>
                  <w:szCs w:val="16"/>
                </w:rPr>
                <w:delText>0</w:delText>
              </w:r>
            </w:del>
            <w:r w:rsidR="00CB254B">
              <w:rPr>
                <w:rFonts w:asciiTheme="minorHAnsi" w:hAnsiTheme="minorHAnsi" w:cstheme="minorHAnsi"/>
                <w:color w:val="000000"/>
                <w:sz w:val="18"/>
                <w:szCs w:val="16"/>
              </w:rPr>
              <w:t>)</w:t>
            </w:r>
          </w:p>
        </w:tc>
        <w:tc>
          <w:tcPr>
            <w:tcW w:w="2520" w:type="dxa"/>
            <w:tcBorders>
              <w:top w:val="single" w:sz="4" w:space="0" w:color="auto"/>
              <w:left w:val="single" w:sz="4" w:space="0" w:color="auto"/>
              <w:bottom w:val="single" w:sz="4" w:space="0" w:color="auto"/>
              <w:right w:val="single" w:sz="4" w:space="0" w:color="auto"/>
            </w:tcBorders>
            <w:vAlign w:val="center"/>
          </w:tcPr>
          <w:p w14:paraId="5BA35858" w14:textId="77777777" w:rsidR="00CB254B" w:rsidRPr="00370929" w:rsidRDefault="00CB254B" w:rsidP="00231691">
            <w:pPr>
              <w:rPr>
                <w:rFonts w:asciiTheme="minorHAnsi" w:hAnsiTheme="minorHAnsi" w:cstheme="minorHAnsi"/>
                <w:color w:val="000000"/>
                <w:sz w:val="18"/>
                <w:szCs w:val="16"/>
                <w:highlight w:val="yellow"/>
              </w:rPr>
            </w:pPr>
            <w:r>
              <w:rPr>
                <w:rFonts w:asciiTheme="minorHAnsi" w:hAnsiTheme="minorHAnsi" w:cstheme="minorHAnsi"/>
                <w:color w:val="000000"/>
                <w:sz w:val="18"/>
                <w:szCs w:val="16"/>
              </w:rPr>
              <w:t>Temporary  Table Name</w:t>
            </w:r>
          </w:p>
        </w:tc>
      </w:tr>
      <w:tr w:rsidR="00374EF4" w:rsidRPr="00D30FA1" w14:paraId="276B6D30" w14:textId="77777777" w:rsidTr="00127A9A">
        <w:tblPrEx>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1782" w:author="Sowndarya S (WT01 - Manufacturing &amp; Hi Tech)" w:date="2015-03-24T11:06:00Z">
            <w:tblPrEx>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ins w:id="11783" w:author="Sowndarya S (WT01 - Manufacturing &amp; Hi Tech)" w:date="2015-03-24T11:05: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Change w:id="11784" w:author="Sowndarya S (WT01 - Manufacturing &amp; Hi Tech)" w:date="2015-03-24T11:06:00Z">
              <w:tcPr>
                <w:tcW w:w="279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0D91F34" w14:textId="00297119" w:rsidR="00374EF4" w:rsidRDefault="00374EF4" w:rsidP="00374EF4">
            <w:pPr>
              <w:rPr>
                <w:ins w:id="11785" w:author="Sowndarya S (WT01 - Manufacturing &amp; Hi Tech)" w:date="2015-03-24T11:05:00Z"/>
                <w:rFonts w:asciiTheme="minorHAnsi" w:hAnsiTheme="minorHAnsi" w:cstheme="minorHAnsi"/>
                <w:color w:val="000000"/>
                <w:sz w:val="18"/>
                <w:szCs w:val="16"/>
              </w:rPr>
            </w:pPr>
            <w:ins w:id="11786" w:author="Sowndarya S (WT01 - Manufacturing &amp; Hi Tech)" w:date="2015-03-24T11:05:00Z">
              <w:r w:rsidRPr="00374EF4">
                <w:rPr>
                  <w:rFonts w:asciiTheme="minorHAnsi" w:hAnsiTheme="minorHAnsi" w:cstheme="minorHAnsi"/>
                  <w:color w:val="000000"/>
                  <w:sz w:val="18"/>
                  <w:szCs w:val="16"/>
                </w:rPr>
                <w:t>DMO_EBIP_DBLINK_NAME</w:t>
              </w:r>
            </w:ins>
          </w:p>
        </w:tc>
        <w:tc>
          <w:tcPr>
            <w:tcW w:w="2250" w:type="dxa"/>
            <w:tcBorders>
              <w:top w:val="single" w:sz="4" w:space="0" w:color="auto"/>
              <w:left w:val="single" w:sz="4" w:space="0" w:color="auto"/>
              <w:bottom w:val="single" w:sz="4" w:space="0" w:color="auto"/>
              <w:right w:val="single" w:sz="4" w:space="0" w:color="auto"/>
            </w:tcBorders>
            <w:shd w:val="clear" w:color="auto" w:fill="auto"/>
            <w:tcPrChange w:id="11787" w:author="Sowndarya S (WT01 - Manufacturing &amp; Hi Tech)" w:date="2015-03-24T11:06:00Z">
              <w:tcPr>
                <w:tcW w:w="225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48ED226" w14:textId="5814A375" w:rsidR="00374EF4" w:rsidRDefault="00374EF4" w:rsidP="00374EF4">
            <w:pPr>
              <w:rPr>
                <w:ins w:id="11788" w:author="Sowndarya S (WT01 - Manufacturing &amp; Hi Tech)" w:date="2015-03-24T11:05:00Z"/>
                <w:rFonts w:asciiTheme="minorHAnsi" w:hAnsiTheme="minorHAnsi" w:cstheme="minorHAnsi"/>
                <w:color w:val="000000"/>
                <w:sz w:val="18"/>
                <w:szCs w:val="16"/>
              </w:rPr>
            </w:pPr>
            <w:ins w:id="11789" w:author="Sowndarya S (WT01 - Manufacturing &amp; Hi Tech)" w:date="2015-03-24T11:06:00Z">
              <w:r w:rsidRPr="00374EF4">
                <w:rPr>
                  <w:rFonts w:asciiTheme="minorHAnsi" w:hAnsiTheme="minorHAnsi" w:cstheme="minorHAnsi"/>
                  <w:sz w:val="18"/>
                  <w:szCs w:val="18"/>
                </w:rPr>
                <w:t>VARCHAR2(30)</w:t>
              </w:r>
            </w:ins>
          </w:p>
        </w:tc>
        <w:tc>
          <w:tcPr>
            <w:tcW w:w="2520" w:type="dxa"/>
            <w:tcBorders>
              <w:top w:val="single" w:sz="4" w:space="0" w:color="auto"/>
              <w:left w:val="single" w:sz="4" w:space="0" w:color="auto"/>
              <w:right w:val="single" w:sz="4" w:space="0" w:color="auto"/>
            </w:tcBorders>
            <w:vAlign w:val="center"/>
            <w:tcPrChange w:id="11790" w:author="Sowndarya S (WT01 - Manufacturing &amp; Hi Tech)" w:date="2015-03-24T11:06:00Z">
              <w:tcPr>
                <w:tcW w:w="2520" w:type="dxa"/>
                <w:tcBorders>
                  <w:top w:val="single" w:sz="4" w:space="0" w:color="auto"/>
                  <w:left w:val="single" w:sz="4" w:space="0" w:color="auto"/>
                  <w:right w:val="single" w:sz="4" w:space="0" w:color="auto"/>
                </w:tcBorders>
                <w:vAlign w:val="center"/>
              </w:tcPr>
            </w:tcPrChange>
          </w:tcPr>
          <w:p w14:paraId="3620E7DA" w14:textId="3384101C" w:rsidR="00374EF4" w:rsidRDefault="00374EF4" w:rsidP="00374EF4">
            <w:pPr>
              <w:rPr>
                <w:ins w:id="11791" w:author="Sowndarya S (WT01 - Manufacturing &amp; Hi Tech)" w:date="2015-03-24T11:05:00Z"/>
                <w:rFonts w:asciiTheme="minorHAnsi" w:hAnsiTheme="minorHAnsi" w:cstheme="minorHAnsi"/>
                <w:color w:val="000000"/>
                <w:sz w:val="18"/>
                <w:szCs w:val="16"/>
              </w:rPr>
            </w:pPr>
            <w:ins w:id="11792" w:author="Sowndarya S (WT01 - Manufacturing &amp; Hi Tech)" w:date="2015-03-24T11:06:00Z">
              <w:r>
                <w:rPr>
                  <w:rFonts w:asciiTheme="minorHAnsi" w:hAnsiTheme="minorHAnsi" w:cstheme="minorHAnsi"/>
                  <w:color w:val="000000"/>
                  <w:sz w:val="18"/>
                  <w:szCs w:val="16"/>
                </w:rPr>
                <w:t>DB Link</w:t>
              </w:r>
            </w:ins>
          </w:p>
        </w:tc>
      </w:tr>
    </w:tbl>
    <w:p w14:paraId="08344593" w14:textId="77777777" w:rsidR="000A4692" w:rsidRDefault="000A4692" w:rsidP="000A4692">
      <w:pPr>
        <w:rPr>
          <w:rFonts w:asciiTheme="minorHAnsi" w:hAnsiTheme="minorHAnsi" w:cstheme="minorHAnsi"/>
        </w:rPr>
      </w:pPr>
      <w:r>
        <w:rPr>
          <w:rFonts w:asciiTheme="minorHAnsi" w:hAnsiTheme="minorHAnsi" w:cstheme="minorHAnsi"/>
        </w:rPr>
        <w:br w:type="textWrapping" w:clear="all"/>
      </w:r>
    </w:p>
    <w:p w14:paraId="585DE042" w14:textId="77777777" w:rsidR="002532A9" w:rsidRPr="002532A9" w:rsidRDefault="002532A9" w:rsidP="002532A9"/>
    <w:p w14:paraId="2471253C" w14:textId="77777777" w:rsidR="002532A9" w:rsidRPr="00206D41" w:rsidRDefault="002532A9" w:rsidP="00206D41">
      <w:pPr>
        <w:keepNext/>
        <w:widowControl/>
        <w:numPr>
          <w:ilvl w:val="2"/>
          <w:numId w:val="10"/>
        </w:numPr>
        <w:spacing w:line="240" w:lineRule="auto"/>
        <w:ind w:right="21"/>
        <w:jc w:val="both"/>
        <w:outlineLvl w:val="1"/>
        <w:rPr>
          <w:rFonts w:asciiTheme="minorHAnsi" w:eastAsia="Calibri" w:hAnsiTheme="minorHAnsi" w:cstheme="minorHAnsi"/>
          <w:b/>
          <w:i/>
          <w:sz w:val="24"/>
          <w:szCs w:val="24"/>
          <w:lang w:val="en-GB"/>
        </w:rPr>
      </w:pPr>
      <w:bookmarkStart w:id="11793" w:name="_Toc415065558"/>
      <w:r w:rsidRPr="00206D41">
        <w:rPr>
          <w:rFonts w:asciiTheme="minorHAnsi" w:eastAsia="Calibri" w:hAnsiTheme="minorHAnsi" w:cstheme="minorHAnsi"/>
          <w:b/>
          <w:i/>
          <w:sz w:val="24"/>
          <w:szCs w:val="24"/>
          <w:lang w:val="en-GB"/>
        </w:rPr>
        <w:t>Populate the EBIP Current Snapshot</w:t>
      </w:r>
      <w:bookmarkEnd w:id="11793"/>
    </w:p>
    <w:p w14:paraId="23AE3FCC" w14:textId="77777777" w:rsidR="002532A9" w:rsidRDefault="002532A9" w:rsidP="000A4692">
      <w:pPr>
        <w:rPr>
          <w:rFonts w:asciiTheme="minorHAnsi" w:hAnsiTheme="minorHAnsi" w:cstheme="minorHAnsi"/>
        </w:rPr>
      </w:pPr>
    </w:p>
    <w:p w14:paraId="6ED23625" w14:textId="77777777" w:rsidR="000A4692" w:rsidRDefault="00053008" w:rsidP="000A4692">
      <w:pPr>
        <w:rPr>
          <w:rFonts w:asciiTheme="minorHAnsi" w:hAnsiTheme="minorHAnsi" w:cstheme="minorHAnsi"/>
          <w:u w:val="single"/>
        </w:rPr>
      </w:pPr>
      <w:r w:rsidRPr="00053008">
        <w:rPr>
          <w:rFonts w:asciiTheme="minorHAnsi" w:hAnsiTheme="minorHAnsi" w:cstheme="minorHAnsi"/>
          <w:u w:val="single"/>
        </w:rPr>
        <w:t>P</w:t>
      </w:r>
      <w:r w:rsidR="000A4692" w:rsidRPr="00053008">
        <w:rPr>
          <w:rFonts w:asciiTheme="minorHAnsi" w:hAnsiTheme="minorHAnsi" w:cstheme="minorHAnsi"/>
          <w:u w:val="single"/>
        </w:rPr>
        <w:t xml:space="preserve">rocedure </w:t>
      </w:r>
      <w:r w:rsidR="000C5595">
        <w:rPr>
          <w:rFonts w:asciiTheme="minorHAnsi" w:hAnsiTheme="minorHAnsi" w:cstheme="minorHAnsi"/>
          <w:u w:val="single"/>
        </w:rPr>
        <w:t xml:space="preserve">Details </w:t>
      </w:r>
    </w:p>
    <w:p w14:paraId="11741CC2" w14:textId="77777777" w:rsidR="00DB36D8" w:rsidRPr="00053008" w:rsidRDefault="00DB36D8" w:rsidP="000A4692">
      <w:pPr>
        <w:rPr>
          <w:rFonts w:asciiTheme="minorHAnsi" w:hAnsiTheme="minorHAnsi" w:cstheme="minorHAnsi"/>
          <w:u w:val="single"/>
        </w:rPr>
      </w:pPr>
    </w:p>
    <w:p w14:paraId="2E8006EF" w14:textId="77777777" w:rsidR="00DB36D8" w:rsidRDefault="00AF291D" w:rsidP="0080014C">
      <w:pPr>
        <w:rPr>
          <w:rFonts w:asciiTheme="minorHAnsi" w:hAnsiTheme="minorHAnsi" w:cstheme="minorHAnsi"/>
        </w:rPr>
      </w:pPr>
      <w:r>
        <w:rPr>
          <w:rFonts w:asciiTheme="minorHAnsi" w:hAnsiTheme="minorHAnsi" w:cstheme="minorHAnsi"/>
        </w:rPr>
        <w:lastRenderedPageBreak/>
        <w:t>A d</w:t>
      </w:r>
      <w:r w:rsidR="00DB36D8" w:rsidRPr="0080014C">
        <w:rPr>
          <w:rFonts w:asciiTheme="minorHAnsi" w:hAnsiTheme="minorHAnsi" w:cstheme="minorHAnsi"/>
        </w:rPr>
        <w:t>atabase procedure is created to drive the creation of snapshot tables belonging to EBIP to compare each against the PNP source refresh and create the delta load.</w:t>
      </w:r>
    </w:p>
    <w:p w14:paraId="0096CB1B" w14:textId="77777777" w:rsidR="0080014C" w:rsidRPr="0080014C" w:rsidRDefault="0080014C" w:rsidP="0080014C">
      <w:pPr>
        <w:rPr>
          <w:rFonts w:asciiTheme="minorHAnsi" w:hAnsiTheme="minorHAnsi" w:cstheme="minorHAnsi"/>
        </w:rPr>
      </w:pPr>
    </w:p>
    <w:tbl>
      <w:tblPr>
        <w:tblpPr w:leftFromText="180" w:rightFromText="180" w:vertAnchor="text" w:tblpY="1"/>
        <w:tblOverlap w:val="never"/>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DB36D8" w:rsidRPr="00D30FA1" w14:paraId="0C969281" w14:textId="77777777" w:rsidTr="0080014C">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33FA7AD7" w14:textId="77777777" w:rsidR="00DB36D8" w:rsidRPr="00D30FA1" w:rsidRDefault="00DB36D8" w:rsidP="0080014C">
            <w:pPr>
              <w:rPr>
                <w:rFonts w:asciiTheme="minorHAnsi" w:hAnsiTheme="minorHAnsi" w:cstheme="minorHAnsi"/>
                <w:sz w:val="16"/>
                <w:szCs w:val="16"/>
              </w:rPr>
            </w:pPr>
            <w:r>
              <w:rPr>
                <w:rFonts w:asciiTheme="minorHAnsi" w:hAnsiTheme="minorHAnsi" w:cstheme="minorHAnsi"/>
                <w:sz w:val="16"/>
                <w:szCs w:val="16"/>
              </w:rPr>
              <w:t>Object</w:t>
            </w:r>
            <w:r w:rsidRPr="00D30FA1">
              <w:rPr>
                <w:rFonts w:asciiTheme="minorHAnsi" w:hAnsiTheme="minorHAnsi" w:cstheme="minorHAnsi"/>
                <w:sz w:val="16"/>
                <w:szCs w:val="16"/>
              </w:rPr>
              <w:t xml:space="preserve">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2B474E25" w14:textId="77777777" w:rsidR="00DB36D8" w:rsidRPr="00D30FA1" w:rsidRDefault="00DB36D8" w:rsidP="0080014C">
            <w:pPr>
              <w:rPr>
                <w:rFonts w:asciiTheme="minorHAnsi" w:hAnsiTheme="minorHAnsi" w:cstheme="minorHAnsi"/>
                <w:sz w:val="16"/>
                <w:szCs w:val="16"/>
              </w:rPr>
            </w:pPr>
            <w:r>
              <w:rPr>
                <w:rFonts w:asciiTheme="minorHAnsi" w:hAnsiTheme="minorHAnsi" w:cstheme="minorHAnsi"/>
                <w:sz w:val="16"/>
                <w:szCs w:val="16"/>
              </w:rPr>
              <w:t xml:space="preserve">Object </w:t>
            </w:r>
            <w:r w:rsidRPr="00D30FA1">
              <w:rPr>
                <w:rFonts w:asciiTheme="minorHAnsi" w:hAnsiTheme="minorHAnsi" w:cstheme="minorHAnsi"/>
                <w:sz w:val="16"/>
                <w:szCs w:val="16"/>
              </w:rPr>
              <w:t>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698D9DB8" w14:textId="77777777" w:rsidR="00DB36D8" w:rsidRPr="00D30FA1" w:rsidRDefault="00DB36D8" w:rsidP="0080014C">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78E88DD8" w14:textId="77777777" w:rsidR="00DB36D8" w:rsidRPr="00D30FA1" w:rsidRDefault="00DB36D8" w:rsidP="0080014C">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DB36D8" w:rsidRPr="00D30FA1" w14:paraId="68C2556E" w14:textId="77777777" w:rsidTr="0080014C">
        <w:tc>
          <w:tcPr>
            <w:tcW w:w="1619" w:type="dxa"/>
            <w:tcBorders>
              <w:top w:val="single" w:sz="4" w:space="0" w:color="auto"/>
              <w:left w:val="single" w:sz="4" w:space="0" w:color="auto"/>
              <w:bottom w:val="single" w:sz="4" w:space="0" w:color="auto"/>
              <w:right w:val="single" w:sz="4" w:space="0" w:color="auto"/>
            </w:tcBorders>
            <w:hideMark/>
          </w:tcPr>
          <w:p w14:paraId="077F1C3C" w14:textId="77777777" w:rsidR="00DB36D8" w:rsidRPr="00D30FA1" w:rsidRDefault="00DB36D8" w:rsidP="0080014C">
            <w:pPr>
              <w:rPr>
                <w:rFonts w:asciiTheme="minorHAnsi" w:hAnsiTheme="minorHAnsi" w:cstheme="minorHAnsi"/>
                <w:color w:val="000000"/>
                <w:sz w:val="18"/>
                <w:szCs w:val="16"/>
              </w:rPr>
            </w:pPr>
            <w:r>
              <w:rPr>
                <w:rFonts w:asciiTheme="minorHAnsi" w:hAnsiTheme="minorHAnsi" w:cstheme="minorHAnsi"/>
                <w:color w:val="000000"/>
                <w:sz w:val="18"/>
                <w:szCs w:val="16"/>
              </w:rPr>
              <w:t>Procedure</w:t>
            </w:r>
          </w:p>
        </w:tc>
        <w:tc>
          <w:tcPr>
            <w:tcW w:w="3779" w:type="dxa"/>
            <w:tcBorders>
              <w:top w:val="single" w:sz="4" w:space="0" w:color="auto"/>
              <w:left w:val="single" w:sz="4" w:space="0" w:color="auto"/>
              <w:bottom w:val="single" w:sz="4" w:space="0" w:color="auto"/>
              <w:right w:val="single" w:sz="4" w:space="0" w:color="auto"/>
            </w:tcBorders>
            <w:hideMark/>
          </w:tcPr>
          <w:p w14:paraId="326AD435" w14:textId="77777777" w:rsidR="00DB36D8" w:rsidRPr="00D30FA1" w:rsidRDefault="00DB36D8" w:rsidP="0080014C">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Pr="000A4692">
              <w:rPr>
                <w:rFonts w:asciiTheme="minorHAnsi" w:hAnsiTheme="minorHAnsi" w:cstheme="minorHAnsi"/>
                <w:color w:val="000000"/>
                <w:sz w:val="18"/>
                <w:szCs w:val="16"/>
              </w:rPr>
              <w:t>EBIP</w:t>
            </w:r>
            <w:r>
              <w:rPr>
                <w:rFonts w:asciiTheme="minorHAnsi" w:hAnsiTheme="minorHAnsi" w:cstheme="minorHAnsi"/>
                <w:color w:val="000000"/>
                <w:sz w:val="18"/>
                <w:szCs w:val="16"/>
              </w:rPr>
              <w:t>_SNAPSHOT_PRC</w:t>
            </w:r>
          </w:p>
        </w:tc>
        <w:tc>
          <w:tcPr>
            <w:tcW w:w="992" w:type="dxa"/>
            <w:tcBorders>
              <w:top w:val="single" w:sz="4" w:space="0" w:color="auto"/>
              <w:left w:val="single" w:sz="4" w:space="0" w:color="auto"/>
              <w:bottom w:val="single" w:sz="4" w:space="0" w:color="auto"/>
              <w:right w:val="single" w:sz="4" w:space="0" w:color="auto"/>
            </w:tcBorders>
            <w:hideMark/>
          </w:tcPr>
          <w:p w14:paraId="475BC7C0" w14:textId="34D6A404" w:rsidR="00DB36D8" w:rsidRPr="00D30FA1" w:rsidRDefault="00446233" w:rsidP="0080014C">
            <w:pPr>
              <w:rPr>
                <w:rFonts w:asciiTheme="minorHAnsi" w:hAnsiTheme="minorHAnsi" w:cstheme="minorHAnsi"/>
                <w:color w:val="000000"/>
                <w:sz w:val="18"/>
                <w:szCs w:val="16"/>
              </w:rPr>
            </w:pPr>
            <w:del w:id="11794" w:author="Rakesh Singhi" w:date="2015-02-07T15:54:00Z">
              <w:r w:rsidDel="000B3595">
                <w:rPr>
                  <w:rFonts w:asciiTheme="minorHAnsi" w:hAnsiTheme="minorHAnsi" w:cstheme="minorHAnsi"/>
                  <w:color w:val="000000"/>
                  <w:sz w:val="18"/>
                  <w:szCs w:val="16"/>
                </w:rPr>
                <w:delText>ISRVE_DMO_DW</w:delText>
              </w:r>
            </w:del>
            <w:ins w:id="11795" w:author="Rakesh Singhi" w:date="2015-02-07T15:54:00Z">
              <w:r w:rsidR="000B3595">
                <w:rPr>
                  <w:rFonts w:asciiTheme="minorHAnsi" w:hAnsiTheme="minorHAnsi" w:cstheme="minorHAnsi"/>
                  <w:color w:val="000000"/>
                  <w:sz w:val="18"/>
                  <w:szCs w:val="16"/>
                </w:rPr>
                <w:t>DMODW</w:t>
              </w:r>
            </w:ins>
          </w:p>
        </w:tc>
        <w:tc>
          <w:tcPr>
            <w:tcW w:w="1080" w:type="dxa"/>
            <w:tcBorders>
              <w:top w:val="single" w:sz="4" w:space="0" w:color="auto"/>
              <w:left w:val="single" w:sz="4" w:space="0" w:color="auto"/>
              <w:bottom w:val="single" w:sz="4" w:space="0" w:color="auto"/>
              <w:right w:val="single" w:sz="4" w:space="0" w:color="auto"/>
            </w:tcBorders>
            <w:hideMark/>
          </w:tcPr>
          <w:p w14:paraId="270AEA11" w14:textId="77777777" w:rsidR="00DB36D8" w:rsidRPr="00D30FA1" w:rsidRDefault="00DB36D8" w:rsidP="0080014C">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02545334" w14:textId="77777777" w:rsidR="00DB36D8" w:rsidRPr="00344812" w:rsidRDefault="00DB36D8" w:rsidP="00DB36D8">
      <w:pPr>
        <w:rPr>
          <w:rFonts w:asciiTheme="minorHAnsi" w:hAnsiTheme="minorHAnsi" w:cstheme="minorHAnsi"/>
        </w:rPr>
      </w:pPr>
      <w:r>
        <w:br w:type="textWrapping" w:clear="all"/>
      </w:r>
    </w:p>
    <w:p w14:paraId="78089720" w14:textId="77777777" w:rsidR="009A4DB4" w:rsidRDefault="00344812" w:rsidP="000A4692">
      <w:pPr>
        <w:rPr>
          <w:rFonts w:asciiTheme="minorHAnsi" w:hAnsiTheme="minorHAnsi" w:cstheme="minorHAnsi"/>
        </w:rPr>
      </w:pPr>
      <w:r w:rsidRPr="00344812">
        <w:rPr>
          <w:rFonts w:asciiTheme="minorHAnsi" w:hAnsiTheme="minorHAnsi" w:cstheme="minorHAnsi"/>
        </w:rPr>
        <w:t xml:space="preserve">This procedure should implement </w:t>
      </w:r>
      <w:r w:rsidR="00E35375">
        <w:rPr>
          <w:rFonts w:asciiTheme="minorHAnsi" w:hAnsiTheme="minorHAnsi" w:cstheme="minorHAnsi"/>
        </w:rPr>
        <w:t>logic</w:t>
      </w:r>
      <w:r w:rsidRPr="00344812">
        <w:rPr>
          <w:rFonts w:asciiTheme="minorHAnsi" w:hAnsiTheme="minorHAnsi" w:cstheme="minorHAnsi"/>
        </w:rPr>
        <w:t xml:space="preserve"> to</w:t>
      </w:r>
      <w:r w:rsidR="009A4DB4">
        <w:rPr>
          <w:rFonts w:asciiTheme="minorHAnsi" w:hAnsiTheme="minorHAnsi" w:cstheme="minorHAnsi"/>
        </w:rPr>
        <w:t xml:space="preserve"> do the following</w:t>
      </w:r>
      <w:r w:rsidR="00E35375">
        <w:rPr>
          <w:rFonts w:asciiTheme="minorHAnsi" w:hAnsiTheme="minorHAnsi" w:cstheme="minorHAnsi"/>
        </w:rPr>
        <w:t>,</w:t>
      </w:r>
    </w:p>
    <w:p w14:paraId="7C9AB164" w14:textId="77777777" w:rsidR="009A4DB4" w:rsidRDefault="009A4DB4" w:rsidP="000A4692">
      <w:pPr>
        <w:rPr>
          <w:rFonts w:asciiTheme="minorHAnsi" w:hAnsiTheme="minorHAnsi" w:cstheme="minorHAnsi"/>
        </w:rPr>
      </w:pPr>
    </w:p>
    <w:p w14:paraId="55944988" w14:textId="465AABA9" w:rsidR="0080014C" w:rsidRDefault="009A4DB4" w:rsidP="00E256F8">
      <w:pPr>
        <w:pStyle w:val="ListParagraph"/>
        <w:numPr>
          <w:ilvl w:val="2"/>
          <w:numId w:val="12"/>
        </w:numPr>
        <w:rPr>
          <w:rFonts w:asciiTheme="minorHAnsi" w:hAnsiTheme="minorHAnsi" w:cstheme="minorHAnsi"/>
        </w:rPr>
      </w:pPr>
      <w:r>
        <w:rPr>
          <w:rFonts w:asciiTheme="minorHAnsi" w:hAnsiTheme="minorHAnsi" w:cstheme="minorHAnsi"/>
        </w:rPr>
        <w:t>R</w:t>
      </w:r>
      <w:r w:rsidR="00344812" w:rsidRPr="009A4DB4">
        <w:rPr>
          <w:rFonts w:asciiTheme="minorHAnsi" w:hAnsiTheme="minorHAnsi" w:cstheme="minorHAnsi"/>
        </w:rPr>
        <w:t xml:space="preserve">ead the physical table name from </w:t>
      </w:r>
      <w:r w:rsidR="00344812" w:rsidRPr="009A4DB4">
        <w:rPr>
          <w:rFonts w:asciiTheme="minorHAnsi" w:hAnsiTheme="minorHAnsi" w:cstheme="minorHAnsi"/>
          <w:sz w:val="20"/>
          <w:szCs w:val="20"/>
        </w:rPr>
        <w:t>DMO_EBIP_</w:t>
      </w:r>
      <w:r w:rsidR="00CB254B">
        <w:rPr>
          <w:rFonts w:asciiTheme="minorHAnsi" w:hAnsiTheme="minorHAnsi" w:cstheme="minorHAnsi"/>
          <w:sz w:val="20"/>
          <w:szCs w:val="20"/>
        </w:rPr>
        <w:t>ACTL_</w:t>
      </w:r>
      <w:r w:rsidR="00344812" w:rsidRPr="009A4DB4">
        <w:rPr>
          <w:rFonts w:asciiTheme="minorHAnsi" w:hAnsiTheme="minorHAnsi" w:cstheme="minorHAnsi"/>
          <w:sz w:val="20"/>
          <w:szCs w:val="20"/>
        </w:rPr>
        <w:t xml:space="preserve">TABLE_NAME from DMO_EBIP_SNAPSHOT_CTL table and </w:t>
      </w:r>
      <w:r w:rsidRPr="009A4DB4">
        <w:rPr>
          <w:rFonts w:asciiTheme="minorHAnsi" w:hAnsiTheme="minorHAnsi" w:cstheme="minorHAnsi"/>
        </w:rPr>
        <w:t xml:space="preserve">from which drop and create a </w:t>
      </w:r>
      <w:r w:rsidR="00CB254B" w:rsidRPr="009A4DB4">
        <w:rPr>
          <w:rFonts w:asciiTheme="minorHAnsi" w:hAnsiTheme="minorHAnsi" w:cstheme="minorHAnsi"/>
          <w:sz w:val="20"/>
          <w:szCs w:val="20"/>
        </w:rPr>
        <w:t>DMO_EBIP_</w:t>
      </w:r>
      <w:r w:rsidR="00CB254B">
        <w:rPr>
          <w:rFonts w:asciiTheme="minorHAnsi" w:hAnsiTheme="minorHAnsi" w:cstheme="minorHAnsi"/>
          <w:sz w:val="20"/>
          <w:szCs w:val="20"/>
        </w:rPr>
        <w:t>T</w:t>
      </w:r>
      <w:r w:rsidR="006529B0">
        <w:rPr>
          <w:rFonts w:asciiTheme="minorHAnsi" w:hAnsiTheme="minorHAnsi" w:cstheme="minorHAnsi"/>
          <w:sz w:val="20"/>
          <w:szCs w:val="20"/>
        </w:rPr>
        <w:t>ARG</w:t>
      </w:r>
      <w:r w:rsidR="00CB254B">
        <w:rPr>
          <w:rFonts w:asciiTheme="minorHAnsi" w:hAnsiTheme="minorHAnsi" w:cstheme="minorHAnsi"/>
          <w:sz w:val="20"/>
          <w:szCs w:val="20"/>
        </w:rPr>
        <w:t>_</w:t>
      </w:r>
      <w:r w:rsidR="00CB254B" w:rsidRPr="009A4DB4">
        <w:rPr>
          <w:rFonts w:asciiTheme="minorHAnsi" w:hAnsiTheme="minorHAnsi" w:cstheme="minorHAnsi"/>
          <w:sz w:val="20"/>
          <w:szCs w:val="20"/>
        </w:rPr>
        <w:t>TABLE_NAME</w:t>
      </w:r>
    </w:p>
    <w:p w14:paraId="34D5B827" w14:textId="77777777" w:rsidR="00A4046E" w:rsidRDefault="00402E4F" w:rsidP="00E256F8">
      <w:pPr>
        <w:pStyle w:val="ListParagraph"/>
        <w:numPr>
          <w:ilvl w:val="2"/>
          <w:numId w:val="12"/>
        </w:numPr>
        <w:rPr>
          <w:rFonts w:asciiTheme="minorHAnsi" w:hAnsiTheme="minorHAnsi" w:cstheme="minorHAnsi"/>
        </w:rPr>
      </w:pPr>
      <w:r>
        <w:rPr>
          <w:rFonts w:asciiTheme="minorHAnsi" w:hAnsiTheme="minorHAnsi" w:cstheme="minorHAnsi"/>
        </w:rPr>
        <w:t>SQL command string gets created dynamically using execute immediate</w:t>
      </w:r>
    </w:p>
    <w:p w14:paraId="06069088" w14:textId="77777777" w:rsidR="00402E4F" w:rsidRDefault="00C66DD5" w:rsidP="00E256F8">
      <w:pPr>
        <w:pStyle w:val="ListParagraph"/>
        <w:numPr>
          <w:ilvl w:val="2"/>
          <w:numId w:val="12"/>
        </w:numPr>
        <w:rPr>
          <w:rFonts w:asciiTheme="minorHAnsi" w:hAnsiTheme="minorHAnsi" w:cstheme="minorHAnsi"/>
        </w:rPr>
      </w:pPr>
      <w:r>
        <w:rPr>
          <w:rFonts w:asciiTheme="minorHAnsi" w:hAnsiTheme="minorHAnsi" w:cstheme="minorHAnsi"/>
        </w:rPr>
        <w:t>Exception is handled for the drop statement when the table to be dropped is not found, which happens during the first execution.</w:t>
      </w:r>
    </w:p>
    <w:p w14:paraId="44E35526" w14:textId="1F78590C" w:rsidR="00F62C3E" w:rsidRDefault="00F62C3E" w:rsidP="00E256F8">
      <w:pPr>
        <w:pStyle w:val="ListParagraph"/>
        <w:numPr>
          <w:ilvl w:val="2"/>
          <w:numId w:val="12"/>
        </w:numPr>
        <w:rPr>
          <w:rFonts w:asciiTheme="minorHAnsi" w:hAnsiTheme="minorHAnsi" w:cstheme="minorHAnsi"/>
        </w:rPr>
      </w:pPr>
      <w:r>
        <w:rPr>
          <w:rFonts w:asciiTheme="minorHAnsi" w:hAnsiTheme="minorHAnsi" w:cstheme="minorHAnsi"/>
        </w:rPr>
        <w:t xml:space="preserve">Following are the </w:t>
      </w:r>
      <w:r w:rsidR="00290C03">
        <w:rPr>
          <w:rFonts w:asciiTheme="minorHAnsi" w:hAnsiTheme="minorHAnsi" w:cstheme="minorHAnsi"/>
        </w:rPr>
        <w:t xml:space="preserve">expected </w:t>
      </w:r>
      <w:r>
        <w:rPr>
          <w:rFonts w:asciiTheme="minorHAnsi" w:hAnsiTheme="minorHAnsi" w:cstheme="minorHAnsi"/>
        </w:rPr>
        <w:t xml:space="preserve">list of table name </w:t>
      </w:r>
      <w:r w:rsidR="00B36088">
        <w:rPr>
          <w:rFonts w:asciiTheme="minorHAnsi" w:hAnsiTheme="minorHAnsi" w:cstheme="minorHAnsi"/>
        </w:rPr>
        <w:t xml:space="preserve">(from </w:t>
      </w:r>
      <w:r w:rsidR="00B36088" w:rsidRPr="00B36088">
        <w:rPr>
          <w:rFonts w:asciiTheme="minorHAnsi" w:hAnsiTheme="minorHAnsi" w:cstheme="minorHAnsi"/>
        </w:rPr>
        <w:t>DMO_EBIP_T</w:t>
      </w:r>
      <w:r w:rsidR="006529B0">
        <w:rPr>
          <w:rFonts w:asciiTheme="minorHAnsi" w:hAnsiTheme="minorHAnsi" w:cstheme="minorHAnsi"/>
        </w:rPr>
        <w:t>ARG</w:t>
      </w:r>
      <w:r w:rsidR="00B36088" w:rsidRPr="00B36088">
        <w:rPr>
          <w:rFonts w:asciiTheme="minorHAnsi" w:hAnsiTheme="minorHAnsi" w:cstheme="minorHAnsi"/>
        </w:rPr>
        <w:t>_TABLE_NAME</w:t>
      </w:r>
      <w:r w:rsidR="00B36088">
        <w:rPr>
          <w:rFonts w:asciiTheme="minorHAnsi" w:hAnsiTheme="minorHAnsi" w:cstheme="minorHAnsi"/>
        </w:rPr>
        <w:t xml:space="preserve">) </w:t>
      </w:r>
      <w:r>
        <w:rPr>
          <w:rFonts w:asciiTheme="minorHAnsi" w:hAnsiTheme="minorHAnsi" w:cstheme="minorHAnsi"/>
        </w:rPr>
        <w:t xml:space="preserve">entries found in </w:t>
      </w:r>
      <w:r w:rsidR="00290C03" w:rsidRPr="00290C03">
        <w:rPr>
          <w:rFonts w:asciiTheme="minorHAnsi" w:hAnsiTheme="minorHAnsi" w:cstheme="minorHAnsi"/>
        </w:rPr>
        <w:t>DMO_EBIP_SNAPSHOT_CTL</w:t>
      </w:r>
      <w:r w:rsidR="00290C03">
        <w:rPr>
          <w:rFonts w:asciiTheme="minorHAnsi" w:hAnsiTheme="minorHAnsi" w:cstheme="minorHAnsi"/>
        </w:rPr>
        <w:t xml:space="preserve"> for which the </w:t>
      </w:r>
      <w:r w:rsidR="00126F5E">
        <w:rPr>
          <w:rFonts w:asciiTheme="minorHAnsi" w:hAnsiTheme="minorHAnsi" w:cstheme="minorHAnsi"/>
        </w:rPr>
        <w:t>table gets</w:t>
      </w:r>
      <w:r w:rsidR="00290C03">
        <w:rPr>
          <w:rFonts w:asciiTheme="minorHAnsi" w:hAnsiTheme="minorHAnsi" w:cstheme="minorHAnsi"/>
        </w:rPr>
        <w:t xml:space="preserve"> created.</w:t>
      </w:r>
    </w:p>
    <w:p w14:paraId="1F8D9783" w14:textId="77777777" w:rsidR="006236F2" w:rsidRP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DMO_USER_PROFILE_TMP</w:t>
      </w:r>
    </w:p>
    <w:p w14:paraId="15FA32EA" w14:textId="77777777" w:rsidR="006236F2" w:rsidRP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DMO_USER_ROLE_TMP</w:t>
      </w:r>
    </w:p>
    <w:p w14:paraId="3A8008EF" w14:textId="77777777" w:rsidR="006236F2" w:rsidRP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DMO_TERRITORY_TMP</w:t>
      </w:r>
    </w:p>
    <w:p w14:paraId="5CE38F11" w14:textId="77777777" w:rsidR="006236F2" w:rsidRDefault="006236F2" w:rsidP="006236F2">
      <w:pPr>
        <w:pStyle w:val="ListParagraph"/>
        <w:numPr>
          <w:ilvl w:val="3"/>
          <w:numId w:val="20"/>
        </w:numPr>
        <w:rPr>
          <w:ins w:id="11796" w:author="Rakesh Singhi" w:date="2015-02-07T15:55:00Z"/>
          <w:rFonts w:asciiTheme="minorHAnsi" w:hAnsiTheme="minorHAnsi" w:cstheme="minorHAnsi"/>
          <w:sz w:val="20"/>
        </w:rPr>
      </w:pPr>
      <w:r w:rsidRPr="006236F2">
        <w:rPr>
          <w:rFonts w:asciiTheme="minorHAnsi" w:hAnsiTheme="minorHAnsi" w:cstheme="minorHAnsi"/>
          <w:sz w:val="20"/>
        </w:rPr>
        <w:t>DMO_USER_HIERARCHY_TMP</w:t>
      </w:r>
    </w:p>
    <w:p w14:paraId="295EEDE5" w14:textId="6D79DBB2" w:rsidR="000B3595" w:rsidRPr="006236F2" w:rsidRDefault="000B3595" w:rsidP="006236F2">
      <w:pPr>
        <w:pStyle w:val="ListParagraph"/>
        <w:numPr>
          <w:ilvl w:val="3"/>
          <w:numId w:val="20"/>
        </w:numPr>
        <w:rPr>
          <w:rFonts w:asciiTheme="minorHAnsi" w:hAnsiTheme="minorHAnsi" w:cstheme="minorHAnsi"/>
          <w:sz w:val="20"/>
        </w:rPr>
      </w:pPr>
      <w:ins w:id="11797" w:author="Rakesh Singhi" w:date="2015-02-07T15:55:00Z">
        <w:r>
          <w:rPr>
            <w:rFonts w:asciiTheme="minorHAnsi" w:hAnsiTheme="minorHAnsi" w:cstheme="minorHAnsi"/>
            <w:sz w:val="20"/>
          </w:rPr>
          <w:t>DMO_BDE_TERRITOR</w:t>
        </w:r>
      </w:ins>
      <w:ins w:id="11798" w:author="Sowndarya S (WT01 - Manufacturing &amp; Hi Tech)" w:date="2015-03-24T11:09:00Z">
        <w:r w:rsidR="00374EF4">
          <w:rPr>
            <w:rFonts w:asciiTheme="minorHAnsi" w:hAnsiTheme="minorHAnsi" w:cstheme="minorHAnsi"/>
            <w:sz w:val="20"/>
          </w:rPr>
          <w:t>Y</w:t>
        </w:r>
      </w:ins>
      <w:ins w:id="11799" w:author="Rakesh Singhi" w:date="2015-02-07T15:55:00Z">
        <w:del w:id="11800" w:author="Sowndarya S (WT01 - Manufacturing &amp; Hi Tech)" w:date="2015-03-24T11:09:00Z">
          <w:r w:rsidDel="00374EF4">
            <w:rPr>
              <w:rFonts w:asciiTheme="minorHAnsi" w:hAnsiTheme="minorHAnsi" w:cstheme="minorHAnsi"/>
              <w:sz w:val="20"/>
            </w:rPr>
            <w:delText>IES</w:delText>
          </w:r>
        </w:del>
        <w:r>
          <w:rPr>
            <w:rFonts w:asciiTheme="minorHAnsi" w:hAnsiTheme="minorHAnsi" w:cstheme="minorHAnsi"/>
            <w:sz w:val="20"/>
          </w:rPr>
          <w:t>_TMP</w:t>
        </w:r>
      </w:ins>
    </w:p>
    <w:p w14:paraId="20F45BA4" w14:textId="77777777" w:rsidR="006236F2" w:rsidRP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DMO_COUNTRY_TMP</w:t>
      </w:r>
    </w:p>
    <w:p w14:paraId="596C5B99" w14:textId="77777777" w:rsidR="006236F2" w:rsidRP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DMO_CURRENCY_TMP</w:t>
      </w:r>
    </w:p>
    <w:p w14:paraId="2D02DF30" w14:textId="77777777" w:rsidR="006236F2" w:rsidRDefault="006236F2" w:rsidP="006236F2">
      <w:pPr>
        <w:pStyle w:val="ListParagraph"/>
        <w:numPr>
          <w:ilvl w:val="3"/>
          <w:numId w:val="20"/>
        </w:numPr>
        <w:rPr>
          <w:ins w:id="11801" w:author="Rakesh Singhi" w:date="2015-02-07T15:55:00Z"/>
          <w:rFonts w:asciiTheme="minorHAnsi" w:hAnsiTheme="minorHAnsi" w:cstheme="minorHAnsi"/>
          <w:sz w:val="20"/>
        </w:rPr>
      </w:pPr>
      <w:r w:rsidRPr="006236F2">
        <w:rPr>
          <w:rFonts w:asciiTheme="minorHAnsi" w:hAnsiTheme="minorHAnsi" w:cstheme="minorHAnsi"/>
          <w:sz w:val="20"/>
        </w:rPr>
        <w:t>DMO_PARTNER_MASTER_TMP</w:t>
      </w:r>
    </w:p>
    <w:p w14:paraId="5A8A6CD3" w14:textId="72BB3DD6" w:rsidR="000B3595" w:rsidRDefault="000B3595" w:rsidP="006236F2">
      <w:pPr>
        <w:pStyle w:val="ListParagraph"/>
        <w:numPr>
          <w:ilvl w:val="3"/>
          <w:numId w:val="20"/>
        </w:numPr>
        <w:rPr>
          <w:ins w:id="11802" w:author="Rakesh Singhi" w:date="2015-02-07T15:55:00Z"/>
          <w:rFonts w:asciiTheme="minorHAnsi" w:hAnsiTheme="minorHAnsi" w:cstheme="minorHAnsi"/>
          <w:sz w:val="20"/>
        </w:rPr>
      </w:pPr>
      <w:ins w:id="11803" w:author="Rakesh Singhi" w:date="2015-02-07T15:55:00Z">
        <w:r>
          <w:rPr>
            <w:rFonts w:asciiTheme="minorHAnsi" w:hAnsiTheme="minorHAnsi" w:cstheme="minorHAnsi"/>
            <w:sz w:val="20"/>
          </w:rPr>
          <w:t>DMO_PARTNER_M</w:t>
        </w:r>
        <w:del w:id="11804" w:author="Sowndarya S (WT01 - Manufacturing &amp; Hi Tech)" w:date="2015-03-24T11:07:00Z">
          <w:r w:rsidDel="00374EF4">
            <w:rPr>
              <w:rFonts w:asciiTheme="minorHAnsi" w:hAnsiTheme="minorHAnsi" w:cstheme="minorHAnsi"/>
              <w:sz w:val="20"/>
            </w:rPr>
            <w:delText>AR</w:delText>
          </w:r>
        </w:del>
        <w:r>
          <w:rPr>
            <w:rFonts w:asciiTheme="minorHAnsi" w:hAnsiTheme="minorHAnsi" w:cstheme="minorHAnsi"/>
            <w:sz w:val="20"/>
          </w:rPr>
          <w:t>K</w:t>
        </w:r>
        <w:del w:id="11805" w:author="Sowndarya S (WT01 - Manufacturing &amp; Hi Tech)" w:date="2015-03-24T11:07:00Z">
          <w:r w:rsidDel="00374EF4">
            <w:rPr>
              <w:rFonts w:asciiTheme="minorHAnsi" w:hAnsiTheme="minorHAnsi" w:cstheme="minorHAnsi"/>
              <w:sz w:val="20"/>
            </w:rPr>
            <w:delText>E</w:delText>
          </w:r>
        </w:del>
        <w:r>
          <w:rPr>
            <w:rFonts w:asciiTheme="minorHAnsi" w:hAnsiTheme="minorHAnsi" w:cstheme="minorHAnsi"/>
            <w:sz w:val="20"/>
          </w:rPr>
          <w:t>T_SEG</w:t>
        </w:r>
        <w:del w:id="11806" w:author="Sowndarya S (WT01 - Manufacturing &amp; Hi Tech)" w:date="2015-03-24T11:07:00Z">
          <w:r w:rsidDel="00374EF4">
            <w:rPr>
              <w:rFonts w:asciiTheme="minorHAnsi" w:hAnsiTheme="minorHAnsi" w:cstheme="minorHAnsi"/>
              <w:sz w:val="20"/>
            </w:rPr>
            <w:delText>MENT</w:delText>
          </w:r>
        </w:del>
        <w:r>
          <w:rPr>
            <w:rFonts w:asciiTheme="minorHAnsi" w:hAnsiTheme="minorHAnsi" w:cstheme="minorHAnsi"/>
            <w:sz w:val="20"/>
          </w:rPr>
          <w:t>_TMP</w:t>
        </w:r>
      </w:ins>
    </w:p>
    <w:p w14:paraId="0B7DC355" w14:textId="14403028" w:rsidR="000B3595" w:rsidRPr="006236F2" w:rsidRDefault="000B3595" w:rsidP="006236F2">
      <w:pPr>
        <w:pStyle w:val="ListParagraph"/>
        <w:numPr>
          <w:ilvl w:val="3"/>
          <w:numId w:val="20"/>
        </w:numPr>
        <w:rPr>
          <w:rFonts w:asciiTheme="minorHAnsi" w:hAnsiTheme="minorHAnsi" w:cstheme="minorHAnsi"/>
          <w:sz w:val="20"/>
        </w:rPr>
      </w:pPr>
      <w:ins w:id="11807" w:author="Rakesh Singhi" w:date="2015-02-07T15:55:00Z">
        <w:r>
          <w:rPr>
            <w:rFonts w:asciiTheme="minorHAnsi" w:hAnsiTheme="minorHAnsi" w:cstheme="minorHAnsi"/>
            <w:sz w:val="20"/>
          </w:rPr>
          <w:t>DMO_PARTNER_CH</w:t>
        </w:r>
        <w:del w:id="11808" w:author="Sowndarya S (WT01 - Manufacturing &amp; Hi Tech)" w:date="2015-03-24T11:07:00Z">
          <w:r w:rsidDel="00374EF4">
            <w:rPr>
              <w:rFonts w:asciiTheme="minorHAnsi" w:hAnsiTheme="minorHAnsi" w:cstheme="minorHAnsi"/>
              <w:sz w:val="20"/>
            </w:rPr>
            <w:delText>A</w:delText>
          </w:r>
        </w:del>
        <w:r>
          <w:rPr>
            <w:rFonts w:asciiTheme="minorHAnsi" w:hAnsiTheme="minorHAnsi" w:cstheme="minorHAnsi"/>
            <w:sz w:val="20"/>
          </w:rPr>
          <w:t>N</w:t>
        </w:r>
        <w:del w:id="11809" w:author="Sowndarya S (WT01 - Manufacturing &amp; Hi Tech)" w:date="2015-03-24T11:07:00Z">
          <w:r w:rsidDel="00374EF4">
            <w:rPr>
              <w:rFonts w:asciiTheme="minorHAnsi" w:hAnsiTheme="minorHAnsi" w:cstheme="minorHAnsi"/>
              <w:sz w:val="20"/>
            </w:rPr>
            <w:delText>NE</w:delText>
          </w:r>
        </w:del>
        <w:r>
          <w:rPr>
            <w:rFonts w:asciiTheme="minorHAnsi" w:hAnsiTheme="minorHAnsi" w:cstheme="minorHAnsi"/>
            <w:sz w:val="20"/>
          </w:rPr>
          <w:t>L_SEG</w:t>
        </w:r>
        <w:del w:id="11810" w:author="Sowndarya S (WT01 - Manufacturing &amp; Hi Tech)" w:date="2015-03-24T11:07:00Z">
          <w:r w:rsidDel="00374EF4">
            <w:rPr>
              <w:rFonts w:asciiTheme="minorHAnsi" w:hAnsiTheme="minorHAnsi" w:cstheme="minorHAnsi"/>
              <w:sz w:val="20"/>
            </w:rPr>
            <w:delText>MENT</w:delText>
          </w:r>
        </w:del>
        <w:r>
          <w:rPr>
            <w:rFonts w:asciiTheme="minorHAnsi" w:hAnsiTheme="minorHAnsi" w:cstheme="minorHAnsi"/>
            <w:sz w:val="20"/>
          </w:rPr>
          <w:t>_TMP</w:t>
        </w:r>
      </w:ins>
    </w:p>
    <w:p w14:paraId="62390FC6" w14:textId="50D668B0" w:rsidR="006236F2" w:rsidRDefault="006236F2" w:rsidP="006236F2">
      <w:pPr>
        <w:pStyle w:val="ListParagraph"/>
        <w:numPr>
          <w:ilvl w:val="3"/>
          <w:numId w:val="20"/>
        </w:numPr>
        <w:rPr>
          <w:ins w:id="11811" w:author="Sowndarya S (WT01 - Manufacturing &amp; Hi Tech)" w:date="2015-03-24T11:07:00Z"/>
          <w:rFonts w:asciiTheme="minorHAnsi" w:hAnsiTheme="minorHAnsi" w:cstheme="minorHAnsi"/>
          <w:sz w:val="20"/>
        </w:rPr>
      </w:pPr>
      <w:r w:rsidRPr="006236F2">
        <w:rPr>
          <w:rFonts w:asciiTheme="minorHAnsi" w:hAnsiTheme="minorHAnsi" w:cstheme="minorHAnsi"/>
          <w:sz w:val="20"/>
        </w:rPr>
        <w:t>DMO_SELL</w:t>
      </w:r>
      <w:ins w:id="11812" w:author="Sowndarya S (WT01 - Manufacturing &amp; Hi Tech)" w:date="2015-03-24T11:07:00Z">
        <w:r w:rsidR="00374EF4">
          <w:rPr>
            <w:rFonts w:asciiTheme="minorHAnsi" w:hAnsiTheme="minorHAnsi" w:cstheme="minorHAnsi"/>
            <w:sz w:val="20"/>
          </w:rPr>
          <w:t>IN_PROD_</w:t>
        </w:r>
      </w:ins>
      <w:del w:id="11813" w:author="Sowndarya S (WT01 - Manufacturing &amp; Hi Tech)" w:date="2015-03-24T11:07:00Z">
        <w:r w:rsidRPr="006236F2" w:rsidDel="00374EF4">
          <w:rPr>
            <w:rFonts w:asciiTheme="minorHAnsi" w:hAnsiTheme="minorHAnsi" w:cstheme="minorHAnsi"/>
            <w:sz w:val="20"/>
          </w:rPr>
          <w:delText>_IN_</w:delText>
        </w:r>
      </w:del>
      <w:r w:rsidRPr="006236F2">
        <w:rPr>
          <w:rFonts w:asciiTheme="minorHAnsi" w:hAnsiTheme="minorHAnsi" w:cstheme="minorHAnsi"/>
          <w:sz w:val="20"/>
        </w:rPr>
        <w:t>PLAN_TMP</w:t>
      </w:r>
    </w:p>
    <w:p w14:paraId="57CF900F" w14:textId="4C7B0E97" w:rsidR="00374EF4" w:rsidRPr="006236F2" w:rsidRDefault="00374EF4" w:rsidP="006236F2">
      <w:pPr>
        <w:pStyle w:val="ListParagraph"/>
        <w:numPr>
          <w:ilvl w:val="3"/>
          <w:numId w:val="20"/>
        </w:numPr>
        <w:rPr>
          <w:rFonts w:asciiTheme="minorHAnsi" w:hAnsiTheme="minorHAnsi" w:cstheme="minorHAnsi"/>
          <w:sz w:val="20"/>
        </w:rPr>
      </w:pPr>
      <w:ins w:id="11814" w:author="Sowndarya S (WT01 - Manufacturing &amp; Hi Tech)" w:date="2015-03-24T11:07:00Z">
        <w:r>
          <w:rPr>
            <w:rFonts w:asciiTheme="minorHAnsi" w:hAnsiTheme="minorHAnsi" w:cstheme="minorHAnsi"/>
            <w:sz w:val="20"/>
          </w:rPr>
          <w:t>DMO_SELOUT_PROD_PLAN_TMP</w:t>
        </w:r>
      </w:ins>
    </w:p>
    <w:p w14:paraId="27EB8ADA" w14:textId="77777777" w:rsidR="00374EF4" w:rsidRDefault="006236F2" w:rsidP="006236F2">
      <w:pPr>
        <w:pStyle w:val="ListParagraph"/>
        <w:numPr>
          <w:ilvl w:val="3"/>
          <w:numId w:val="20"/>
        </w:numPr>
        <w:rPr>
          <w:ins w:id="11815" w:author="Sowndarya S (WT01 - Manufacturing &amp; Hi Tech)" w:date="2015-03-24T11:08:00Z"/>
          <w:rFonts w:asciiTheme="minorHAnsi" w:hAnsiTheme="minorHAnsi" w:cstheme="minorHAnsi"/>
          <w:sz w:val="20"/>
        </w:rPr>
      </w:pPr>
      <w:r w:rsidRPr="006236F2">
        <w:rPr>
          <w:rFonts w:asciiTheme="minorHAnsi" w:hAnsiTheme="minorHAnsi" w:cstheme="minorHAnsi"/>
          <w:sz w:val="20"/>
        </w:rPr>
        <w:t>DMO_SEL</w:t>
      </w:r>
      <w:ins w:id="11816" w:author="Sowndarya S (WT01 - Manufacturing &amp; Hi Tech)" w:date="2015-03-24T11:08:00Z">
        <w:r w:rsidR="00374EF4">
          <w:rPr>
            <w:rFonts w:asciiTheme="minorHAnsi" w:hAnsiTheme="minorHAnsi" w:cstheme="minorHAnsi"/>
            <w:sz w:val="20"/>
          </w:rPr>
          <w:t>LIN_REV_PLAN_TMP</w:t>
        </w:r>
      </w:ins>
    </w:p>
    <w:p w14:paraId="6CF64F28" w14:textId="77777777" w:rsidR="00374EF4" w:rsidRDefault="00374EF4" w:rsidP="006236F2">
      <w:pPr>
        <w:pStyle w:val="ListParagraph"/>
        <w:numPr>
          <w:ilvl w:val="3"/>
          <w:numId w:val="20"/>
        </w:numPr>
        <w:rPr>
          <w:ins w:id="11817" w:author="Sowndarya S (WT01 - Manufacturing &amp; Hi Tech)" w:date="2015-03-24T11:08:00Z"/>
          <w:rFonts w:asciiTheme="minorHAnsi" w:hAnsiTheme="minorHAnsi" w:cstheme="minorHAnsi"/>
          <w:sz w:val="20"/>
        </w:rPr>
      </w:pPr>
      <w:ins w:id="11818" w:author="Sowndarya S (WT01 - Manufacturing &amp; Hi Tech)" w:date="2015-03-24T11:08:00Z">
        <w:r>
          <w:rPr>
            <w:rFonts w:asciiTheme="minorHAnsi" w:hAnsiTheme="minorHAnsi" w:cstheme="minorHAnsi"/>
            <w:sz w:val="20"/>
          </w:rPr>
          <w:t>DMO_SELOUT_RV_BDE_PLAN_TMP</w:t>
        </w:r>
      </w:ins>
    </w:p>
    <w:p w14:paraId="421F08E1" w14:textId="191B6F64" w:rsidR="006236F2" w:rsidRPr="006236F2" w:rsidRDefault="00374EF4" w:rsidP="006236F2">
      <w:pPr>
        <w:pStyle w:val="ListParagraph"/>
        <w:numPr>
          <w:ilvl w:val="3"/>
          <w:numId w:val="20"/>
        </w:numPr>
        <w:rPr>
          <w:rFonts w:asciiTheme="minorHAnsi" w:hAnsiTheme="minorHAnsi" w:cstheme="minorHAnsi"/>
          <w:sz w:val="20"/>
        </w:rPr>
      </w:pPr>
      <w:ins w:id="11819" w:author="Sowndarya S (WT01 - Manufacturing &amp; Hi Tech)" w:date="2015-03-24T11:08:00Z">
        <w:r>
          <w:rPr>
            <w:rFonts w:asciiTheme="minorHAnsi" w:hAnsiTheme="minorHAnsi" w:cstheme="minorHAnsi"/>
            <w:sz w:val="20"/>
          </w:rPr>
          <w:t>DMO_SELOUT_RV_RES_PLAN_TMP</w:t>
        </w:r>
      </w:ins>
      <w:del w:id="11820" w:author="Sowndarya S (WT01 - Manufacturing &amp; Hi Tech)" w:date="2015-03-24T11:08:00Z">
        <w:r w:rsidR="006236F2" w:rsidRPr="006236F2" w:rsidDel="00374EF4">
          <w:rPr>
            <w:rFonts w:asciiTheme="minorHAnsi" w:hAnsiTheme="minorHAnsi" w:cstheme="minorHAnsi"/>
            <w:sz w:val="20"/>
          </w:rPr>
          <w:delText>L_OUT_PLAN_TMP</w:delText>
        </w:r>
      </w:del>
    </w:p>
    <w:p w14:paraId="3BA4736F" w14:textId="5819115C" w:rsidR="006236F2" w:rsidRP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DMO_PARTNER_EX</w:t>
      </w:r>
      <w:ins w:id="11821" w:author="Sowndarya S (WT01 - Manufacturing &amp; Hi Tech)" w:date="2015-03-24T11:08:00Z">
        <w:r w:rsidR="00374EF4">
          <w:rPr>
            <w:rFonts w:asciiTheme="minorHAnsi" w:hAnsiTheme="minorHAnsi" w:cstheme="minorHAnsi"/>
            <w:sz w:val="20"/>
          </w:rPr>
          <w:t>P</w:t>
        </w:r>
      </w:ins>
      <w:del w:id="11822" w:author="Sowndarya S (WT01 - Manufacturing &amp; Hi Tech)" w:date="2015-03-24T11:08:00Z">
        <w:r w:rsidRPr="006236F2" w:rsidDel="00374EF4">
          <w:rPr>
            <w:rFonts w:asciiTheme="minorHAnsi" w:hAnsiTheme="minorHAnsi" w:cstheme="minorHAnsi"/>
            <w:sz w:val="20"/>
          </w:rPr>
          <w:delText>CEPTION</w:delText>
        </w:r>
      </w:del>
      <w:r w:rsidRPr="006236F2">
        <w:rPr>
          <w:rFonts w:asciiTheme="minorHAnsi" w:hAnsiTheme="minorHAnsi" w:cstheme="minorHAnsi"/>
          <w:sz w:val="20"/>
        </w:rPr>
        <w:t>_TMP</w:t>
      </w:r>
    </w:p>
    <w:p w14:paraId="2EED3F0B" w14:textId="382A0507" w:rsidR="006236F2" w:rsidRP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DMO_ORDER_EX</w:t>
      </w:r>
      <w:ins w:id="11823" w:author="Sowndarya S (WT01 - Manufacturing &amp; Hi Tech)" w:date="2015-03-24T11:14:00Z">
        <w:r w:rsidR="00605190">
          <w:rPr>
            <w:rFonts w:asciiTheme="minorHAnsi" w:hAnsiTheme="minorHAnsi" w:cstheme="minorHAnsi"/>
            <w:sz w:val="20"/>
          </w:rPr>
          <w:t>CEPTION</w:t>
        </w:r>
      </w:ins>
      <w:del w:id="11824" w:author="Sowndarya S (WT01 - Manufacturing &amp; Hi Tech)" w:date="2015-03-24T11:08:00Z">
        <w:r w:rsidRPr="006236F2" w:rsidDel="00374EF4">
          <w:rPr>
            <w:rFonts w:asciiTheme="minorHAnsi" w:hAnsiTheme="minorHAnsi" w:cstheme="minorHAnsi"/>
            <w:sz w:val="20"/>
          </w:rPr>
          <w:delText>CEPTION</w:delText>
        </w:r>
      </w:del>
      <w:r w:rsidRPr="006236F2">
        <w:rPr>
          <w:rFonts w:asciiTheme="minorHAnsi" w:hAnsiTheme="minorHAnsi" w:cstheme="minorHAnsi"/>
          <w:sz w:val="20"/>
        </w:rPr>
        <w:t>_TMP</w:t>
      </w:r>
    </w:p>
    <w:p w14:paraId="5E985B0B" w14:textId="77777777" w:rsidR="006236F2" w:rsidRP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DMO_PRODUCT_CATALOG_TMP</w:t>
      </w:r>
    </w:p>
    <w:p w14:paraId="15E98ADE" w14:textId="77777777" w:rsid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DMO_PRODUCT_HIERARCH</w:t>
      </w:r>
      <w:del w:id="11825" w:author="Sowndarya S (WT01 - Manufacturing &amp; Hi Tech)" w:date="2015-03-24T11:08:00Z">
        <w:r w:rsidRPr="006236F2" w:rsidDel="00374EF4">
          <w:rPr>
            <w:rFonts w:asciiTheme="minorHAnsi" w:hAnsiTheme="minorHAnsi" w:cstheme="minorHAnsi"/>
            <w:sz w:val="20"/>
          </w:rPr>
          <w:delText>Y</w:delText>
        </w:r>
      </w:del>
      <w:r w:rsidRPr="006236F2">
        <w:rPr>
          <w:rFonts w:asciiTheme="minorHAnsi" w:hAnsiTheme="minorHAnsi" w:cstheme="minorHAnsi"/>
          <w:sz w:val="20"/>
        </w:rPr>
        <w:t>_TMP</w:t>
      </w:r>
    </w:p>
    <w:p w14:paraId="506A83B6" w14:textId="00202D63" w:rsidR="006236F2" w:rsidRDefault="006236F2" w:rsidP="006236F2">
      <w:pPr>
        <w:pStyle w:val="ListParagraph"/>
        <w:numPr>
          <w:ilvl w:val="3"/>
          <w:numId w:val="20"/>
        </w:numPr>
        <w:rPr>
          <w:rFonts w:asciiTheme="minorHAnsi" w:hAnsiTheme="minorHAnsi" w:cstheme="minorHAnsi"/>
          <w:sz w:val="20"/>
        </w:rPr>
      </w:pPr>
      <w:r w:rsidRPr="006236F2">
        <w:rPr>
          <w:rFonts w:asciiTheme="minorHAnsi" w:hAnsiTheme="minorHAnsi" w:cstheme="minorHAnsi"/>
          <w:sz w:val="20"/>
        </w:rPr>
        <w:t>DMO_PRODUCT_EX</w:t>
      </w:r>
      <w:ins w:id="11826" w:author="Sowndarya S (WT01 - Manufacturing &amp; Hi Tech)" w:date="2015-03-24T11:09:00Z">
        <w:r w:rsidR="00374EF4">
          <w:rPr>
            <w:rFonts w:asciiTheme="minorHAnsi" w:hAnsiTheme="minorHAnsi" w:cstheme="minorHAnsi"/>
            <w:sz w:val="20"/>
          </w:rPr>
          <w:t>P</w:t>
        </w:r>
      </w:ins>
      <w:del w:id="11827" w:author="Sowndarya S (WT01 - Manufacturing &amp; Hi Tech)" w:date="2015-03-24T11:09:00Z">
        <w:r w:rsidRPr="006236F2" w:rsidDel="00374EF4">
          <w:rPr>
            <w:rFonts w:asciiTheme="minorHAnsi" w:hAnsiTheme="minorHAnsi" w:cstheme="minorHAnsi"/>
            <w:sz w:val="20"/>
          </w:rPr>
          <w:delText>CEPTION</w:delText>
        </w:r>
      </w:del>
      <w:r w:rsidRPr="006236F2">
        <w:rPr>
          <w:rFonts w:asciiTheme="minorHAnsi" w:hAnsiTheme="minorHAnsi" w:cstheme="minorHAnsi"/>
          <w:sz w:val="20"/>
        </w:rPr>
        <w:t>_TMP</w:t>
      </w:r>
    </w:p>
    <w:p w14:paraId="43100FD4" w14:textId="77777777" w:rsidR="002532A9" w:rsidRPr="00206D41" w:rsidRDefault="002532A9" w:rsidP="00206D41">
      <w:pPr>
        <w:keepNext/>
        <w:widowControl/>
        <w:numPr>
          <w:ilvl w:val="2"/>
          <w:numId w:val="10"/>
        </w:numPr>
        <w:spacing w:line="240" w:lineRule="auto"/>
        <w:ind w:right="21"/>
        <w:jc w:val="both"/>
        <w:outlineLvl w:val="1"/>
        <w:rPr>
          <w:rFonts w:asciiTheme="minorHAnsi" w:eastAsia="Calibri" w:hAnsiTheme="minorHAnsi" w:cstheme="minorHAnsi"/>
          <w:b/>
          <w:i/>
          <w:sz w:val="24"/>
          <w:szCs w:val="24"/>
          <w:lang w:val="en-GB"/>
        </w:rPr>
      </w:pPr>
      <w:bookmarkStart w:id="11828" w:name="_Toc408863180"/>
      <w:bookmarkStart w:id="11829" w:name="_Toc408942136"/>
      <w:bookmarkStart w:id="11830" w:name="_Toc408942663"/>
      <w:bookmarkStart w:id="11831" w:name="_Toc408863181"/>
      <w:bookmarkStart w:id="11832" w:name="_Toc408942137"/>
      <w:bookmarkStart w:id="11833" w:name="_Toc408942664"/>
      <w:bookmarkStart w:id="11834" w:name="_Toc408863182"/>
      <w:bookmarkStart w:id="11835" w:name="_Toc408942138"/>
      <w:bookmarkStart w:id="11836" w:name="_Toc408942665"/>
      <w:bookmarkStart w:id="11837" w:name="_Toc408863183"/>
      <w:bookmarkStart w:id="11838" w:name="_Toc408942139"/>
      <w:bookmarkStart w:id="11839" w:name="_Toc408942666"/>
      <w:bookmarkStart w:id="11840" w:name="_Toc408863184"/>
      <w:bookmarkStart w:id="11841" w:name="_Toc408942140"/>
      <w:bookmarkStart w:id="11842" w:name="_Toc408942667"/>
      <w:bookmarkStart w:id="11843" w:name="_Toc408863185"/>
      <w:bookmarkStart w:id="11844" w:name="_Toc408942141"/>
      <w:bookmarkStart w:id="11845" w:name="_Toc408942668"/>
      <w:bookmarkStart w:id="11846" w:name="_Toc408863186"/>
      <w:bookmarkStart w:id="11847" w:name="_Toc408942142"/>
      <w:bookmarkStart w:id="11848" w:name="_Toc408942669"/>
      <w:bookmarkStart w:id="11849" w:name="_Toc408863187"/>
      <w:bookmarkStart w:id="11850" w:name="_Toc408942143"/>
      <w:bookmarkStart w:id="11851" w:name="_Toc408942670"/>
      <w:bookmarkStart w:id="11852" w:name="_Toc408863188"/>
      <w:bookmarkStart w:id="11853" w:name="_Toc408942144"/>
      <w:bookmarkStart w:id="11854" w:name="_Toc408942671"/>
      <w:bookmarkStart w:id="11855" w:name="_Toc408863189"/>
      <w:bookmarkStart w:id="11856" w:name="_Toc408942145"/>
      <w:bookmarkStart w:id="11857" w:name="_Toc408942672"/>
      <w:bookmarkStart w:id="11858" w:name="_Toc408863190"/>
      <w:bookmarkStart w:id="11859" w:name="_Toc408942146"/>
      <w:bookmarkStart w:id="11860" w:name="_Toc408942673"/>
      <w:bookmarkStart w:id="11861" w:name="_Toc408863191"/>
      <w:bookmarkStart w:id="11862" w:name="_Toc408942147"/>
      <w:bookmarkStart w:id="11863" w:name="_Toc408942674"/>
      <w:bookmarkStart w:id="11864" w:name="_Toc408863192"/>
      <w:bookmarkStart w:id="11865" w:name="_Toc408942148"/>
      <w:bookmarkStart w:id="11866" w:name="_Toc408942675"/>
      <w:bookmarkStart w:id="11867" w:name="_Toc408863193"/>
      <w:bookmarkStart w:id="11868" w:name="_Toc408942149"/>
      <w:bookmarkStart w:id="11869" w:name="_Toc408942676"/>
      <w:bookmarkStart w:id="11870" w:name="_Toc415065559"/>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r w:rsidRPr="00206D41">
        <w:rPr>
          <w:rFonts w:asciiTheme="minorHAnsi" w:eastAsia="Calibri" w:hAnsiTheme="minorHAnsi" w:cstheme="minorHAnsi"/>
          <w:b/>
          <w:i/>
          <w:sz w:val="24"/>
          <w:szCs w:val="24"/>
          <w:lang w:val="en-GB"/>
        </w:rPr>
        <w:t>Sample</w:t>
      </w:r>
      <w:bookmarkEnd w:id="11870"/>
    </w:p>
    <w:p w14:paraId="5A3C0351" w14:textId="77777777" w:rsidR="002532A9" w:rsidRDefault="002532A9" w:rsidP="007E1559">
      <w:pPr>
        <w:pStyle w:val="ListParagraph"/>
        <w:ind w:left="360"/>
        <w:rPr>
          <w:rFonts w:asciiTheme="minorHAnsi" w:hAnsiTheme="minorHAnsi" w:cstheme="minorHAnsi"/>
        </w:rPr>
      </w:pPr>
    </w:p>
    <w:p w14:paraId="4B582952" w14:textId="77777777" w:rsidR="00796999" w:rsidRPr="000D5E2F" w:rsidRDefault="00796999" w:rsidP="00FD0D5E">
      <w:pPr>
        <w:pStyle w:val="ListParagraph"/>
        <w:ind w:left="360"/>
        <w:rPr>
          <w:rFonts w:asciiTheme="minorHAnsi" w:hAnsiTheme="minorHAnsi" w:cstheme="minorHAnsi"/>
          <w:sz w:val="20"/>
        </w:rPr>
      </w:pPr>
      <w:r w:rsidRPr="000D5E2F">
        <w:rPr>
          <w:rFonts w:asciiTheme="minorHAnsi" w:hAnsiTheme="minorHAnsi" w:cstheme="minorHAnsi"/>
          <w:sz w:val="20"/>
        </w:rPr>
        <w:t>Build a cursor for DMO_EBIP_SNAPSHOT_CTL and fetch from cursor the variables</w:t>
      </w:r>
    </w:p>
    <w:p w14:paraId="1036020A" w14:textId="77777777" w:rsidR="00796999" w:rsidRPr="000D5E2F" w:rsidRDefault="00796999" w:rsidP="00E256F8">
      <w:pPr>
        <w:pStyle w:val="ListParagraph"/>
        <w:numPr>
          <w:ilvl w:val="3"/>
          <w:numId w:val="12"/>
        </w:numPr>
        <w:rPr>
          <w:rFonts w:asciiTheme="minorHAnsi" w:hAnsiTheme="minorHAnsi" w:cstheme="minorHAnsi"/>
          <w:sz w:val="20"/>
        </w:rPr>
      </w:pPr>
      <w:r w:rsidRPr="000D5E2F">
        <w:rPr>
          <w:rFonts w:asciiTheme="minorHAnsi" w:hAnsiTheme="minorHAnsi" w:cstheme="minorHAnsi"/>
          <w:sz w:val="20"/>
        </w:rPr>
        <w:t>para_1 = “PRODUCT_EX</w:t>
      </w:r>
      <w:del w:id="11871" w:author="Sowndarya S (WT01 - Manufacturing &amp; Hi Tech)" w:date="2015-03-24T11:09:00Z">
        <w:r w:rsidRPr="000D5E2F" w:rsidDel="00374EF4">
          <w:rPr>
            <w:rFonts w:asciiTheme="minorHAnsi" w:hAnsiTheme="minorHAnsi" w:cstheme="minorHAnsi"/>
            <w:sz w:val="20"/>
          </w:rPr>
          <w:delText>CE</w:delText>
        </w:r>
      </w:del>
      <w:r w:rsidRPr="000D5E2F">
        <w:rPr>
          <w:rFonts w:asciiTheme="minorHAnsi" w:hAnsiTheme="minorHAnsi" w:cstheme="minorHAnsi"/>
          <w:sz w:val="20"/>
        </w:rPr>
        <w:t>P</w:t>
      </w:r>
      <w:del w:id="11872" w:author="Sowndarya S (WT01 - Manufacturing &amp; Hi Tech)" w:date="2015-03-24T11:09:00Z">
        <w:r w:rsidRPr="000D5E2F" w:rsidDel="00374EF4">
          <w:rPr>
            <w:rFonts w:asciiTheme="minorHAnsi" w:hAnsiTheme="minorHAnsi" w:cstheme="minorHAnsi"/>
            <w:sz w:val="20"/>
          </w:rPr>
          <w:delText>TION</w:delText>
        </w:r>
      </w:del>
      <w:r w:rsidRPr="000D5E2F">
        <w:rPr>
          <w:rFonts w:asciiTheme="minorHAnsi" w:hAnsiTheme="minorHAnsi" w:cstheme="minorHAnsi"/>
          <w:sz w:val="20"/>
        </w:rPr>
        <w:t>_TMP”</w:t>
      </w:r>
    </w:p>
    <w:p w14:paraId="02F8E58B" w14:textId="77777777" w:rsidR="00796999" w:rsidRPr="000D5E2F" w:rsidRDefault="00796999" w:rsidP="00E256F8">
      <w:pPr>
        <w:pStyle w:val="ListParagraph"/>
        <w:numPr>
          <w:ilvl w:val="3"/>
          <w:numId w:val="12"/>
        </w:numPr>
        <w:rPr>
          <w:rFonts w:asciiTheme="minorHAnsi" w:hAnsiTheme="minorHAnsi" w:cstheme="minorHAnsi"/>
          <w:sz w:val="20"/>
        </w:rPr>
      </w:pPr>
      <w:r w:rsidRPr="000D5E2F">
        <w:rPr>
          <w:rFonts w:asciiTheme="minorHAnsi" w:hAnsiTheme="minorHAnsi" w:cstheme="minorHAnsi"/>
          <w:sz w:val="20"/>
        </w:rPr>
        <w:t>para_2 = “PRODUCT_EXCEPTION_D”</w:t>
      </w:r>
    </w:p>
    <w:p w14:paraId="218AC9E8" w14:textId="77777777" w:rsidR="00796999" w:rsidRPr="000D5E2F" w:rsidRDefault="00FD0D5E" w:rsidP="00FD0D5E">
      <w:pPr>
        <w:ind w:left="360"/>
        <w:rPr>
          <w:rFonts w:asciiTheme="minorHAnsi" w:eastAsia="Calibri" w:hAnsiTheme="minorHAnsi" w:cstheme="minorHAnsi"/>
          <w:szCs w:val="22"/>
        </w:rPr>
      </w:pPr>
      <w:r w:rsidRPr="000D5E2F">
        <w:rPr>
          <w:rFonts w:asciiTheme="minorHAnsi" w:eastAsia="Calibri" w:hAnsiTheme="minorHAnsi" w:cstheme="minorHAnsi"/>
          <w:szCs w:val="22"/>
        </w:rPr>
        <w:t>Build the sql string</w:t>
      </w:r>
    </w:p>
    <w:p w14:paraId="64709CE7" w14:textId="77777777" w:rsidR="00A91B3A" w:rsidRPr="000D5E2F" w:rsidRDefault="009A09E2" w:rsidP="00CB1EFD">
      <w:pPr>
        <w:pStyle w:val="ListParagraph"/>
        <w:ind w:left="360"/>
        <w:rPr>
          <w:rFonts w:asciiTheme="minorHAnsi" w:hAnsiTheme="minorHAnsi" w:cstheme="minorHAnsi"/>
          <w:sz w:val="20"/>
        </w:rPr>
      </w:pPr>
      <w:r w:rsidRPr="000D5E2F">
        <w:rPr>
          <w:rFonts w:asciiTheme="minorHAnsi" w:hAnsiTheme="minorHAnsi" w:cstheme="minorHAnsi"/>
          <w:sz w:val="20"/>
        </w:rPr>
        <w:t xml:space="preserve">sqlstring_d = </w:t>
      </w:r>
      <w:r w:rsidR="00A91B3A" w:rsidRPr="000D5E2F">
        <w:rPr>
          <w:rFonts w:asciiTheme="minorHAnsi" w:hAnsiTheme="minorHAnsi" w:cstheme="minorHAnsi"/>
          <w:sz w:val="20"/>
        </w:rPr>
        <w:t>“Drop table &lt;para_1&gt;”</w:t>
      </w:r>
    </w:p>
    <w:p w14:paraId="4F402FAC" w14:textId="77777777" w:rsidR="00F62C3E" w:rsidRPr="000D5E2F" w:rsidRDefault="009A09E2" w:rsidP="00CB1EFD">
      <w:pPr>
        <w:pStyle w:val="ListParagraph"/>
        <w:ind w:left="360"/>
        <w:rPr>
          <w:rFonts w:asciiTheme="minorHAnsi" w:hAnsiTheme="minorHAnsi" w:cstheme="minorHAnsi"/>
          <w:sz w:val="20"/>
        </w:rPr>
      </w:pPr>
      <w:r w:rsidRPr="000D5E2F">
        <w:rPr>
          <w:rFonts w:asciiTheme="minorHAnsi" w:hAnsiTheme="minorHAnsi" w:cstheme="minorHAnsi"/>
          <w:sz w:val="20"/>
        </w:rPr>
        <w:t xml:space="preserve">sqlstring_c = </w:t>
      </w:r>
      <w:r w:rsidR="00A91B3A" w:rsidRPr="000D5E2F">
        <w:rPr>
          <w:rFonts w:asciiTheme="minorHAnsi" w:hAnsiTheme="minorHAnsi" w:cstheme="minorHAnsi"/>
          <w:sz w:val="20"/>
        </w:rPr>
        <w:t>“</w:t>
      </w:r>
      <w:r w:rsidR="00CB1EFD" w:rsidRPr="000D5E2F">
        <w:rPr>
          <w:rFonts w:asciiTheme="minorHAnsi" w:hAnsiTheme="minorHAnsi" w:cstheme="minorHAnsi"/>
          <w:sz w:val="20"/>
        </w:rPr>
        <w:t xml:space="preserve">Create table as </w:t>
      </w:r>
      <w:r w:rsidR="00A91B3A" w:rsidRPr="000D5E2F">
        <w:rPr>
          <w:rFonts w:asciiTheme="minorHAnsi" w:hAnsiTheme="minorHAnsi" w:cstheme="minorHAnsi"/>
          <w:sz w:val="20"/>
        </w:rPr>
        <w:t>&lt;para_1&gt; s</w:t>
      </w:r>
      <w:r w:rsidR="00CB1EFD" w:rsidRPr="000D5E2F">
        <w:rPr>
          <w:rFonts w:asciiTheme="minorHAnsi" w:hAnsiTheme="minorHAnsi" w:cstheme="minorHAnsi"/>
          <w:sz w:val="20"/>
        </w:rPr>
        <w:t xml:space="preserve">elect * from </w:t>
      </w:r>
      <w:r w:rsidR="00A91B3A" w:rsidRPr="000D5E2F">
        <w:rPr>
          <w:rFonts w:asciiTheme="minorHAnsi" w:hAnsiTheme="minorHAnsi" w:cstheme="minorHAnsi"/>
          <w:sz w:val="20"/>
        </w:rPr>
        <w:t>&lt;para_2&gt;”</w:t>
      </w:r>
    </w:p>
    <w:p w14:paraId="6C71A695" w14:textId="77777777" w:rsidR="002532A9" w:rsidRPr="002532A9" w:rsidRDefault="002532A9" w:rsidP="002532A9"/>
    <w:p w14:paraId="5F109ECF" w14:textId="6C9A93C2" w:rsidR="002532A9" w:rsidRPr="00F17798" w:rsidRDefault="002532A9" w:rsidP="00206D41">
      <w:pPr>
        <w:keepNext/>
        <w:widowControl/>
        <w:numPr>
          <w:ilvl w:val="1"/>
          <w:numId w:val="10"/>
        </w:numPr>
        <w:spacing w:line="240" w:lineRule="auto"/>
        <w:ind w:right="21"/>
        <w:jc w:val="both"/>
        <w:outlineLvl w:val="1"/>
        <w:rPr>
          <w:rFonts w:asciiTheme="minorHAnsi" w:hAnsiTheme="minorHAnsi" w:cstheme="minorHAnsi"/>
        </w:rPr>
      </w:pPr>
      <w:bookmarkStart w:id="11873" w:name="_Toc415065560"/>
      <w:r w:rsidRPr="00206D41">
        <w:rPr>
          <w:rFonts w:asciiTheme="minorHAnsi" w:hAnsiTheme="minorHAnsi" w:cstheme="minorHAnsi"/>
          <w:b/>
          <w:sz w:val="28"/>
          <w:szCs w:val="24"/>
          <w:lang w:val="en-GB"/>
        </w:rPr>
        <w:t xml:space="preserve">Staging Area 2 </w:t>
      </w:r>
      <w:del w:id="11874" w:author="Rakesh Singhi" w:date="2015-02-07T15:56:00Z">
        <w:r w:rsidRPr="00206D41" w:rsidDel="000B3595">
          <w:rPr>
            <w:rFonts w:asciiTheme="minorHAnsi" w:hAnsiTheme="minorHAnsi" w:cstheme="minorHAnsi"/>
            <w:b/>
            <w:sz w:val="28"/>
            <w:szCs w:val="24"/>
            <w:lang w:val="en-GB"/>
          </w:rPr>
          <w:delText>-</w:delText>
        </w:r>
      </w:del>
      <w:ins w:id="11875" w:author="Rakesh Singhi" w:date="2015-02-07T15:56:00Z">
        <w:r w:rsidR="000B3595" w:rsidRPr="00206D41">
          <w:rPr>
            <w:rFonts w:asciiTheme="minorHAnsi" w:hAnsiTheme="minorHAnsi" w:cstheme="minorHAnsi"/>
            <w:b/>
            <w:sz w:val="28"/>
            <w:szCs w:val="24"/>
            <w:lang w:val="en-GB"/>
          </w:rPr>
          <w:t>–</w:t>
        </w:r>
      </w:ins>
      <w:r w:rsidRPr="00206D41">
        <w:rPr>
          <w:rFonts w:asciiTheme="minorHAnsi" w:hAnsiTheme="minorHAnsi" w:cstheme="minorHAnsi"/>
          <w:b/>
          <w:sz w:val="28"/>
          <w:szCs w:val="24"/>
          <w:lang w:val="en-GB"/>
        </w:rPr>
        <w:t xml:space="preserve"> Populate Delta and History for Data Mart</w:t>
      </w:r>
      <w:bookmarkEnd w:id="11873"/>
    </w:p>
    <w:p w14:paraId="1BA94EA2" w14:textId="77777777" w:rsidR="00C8493B" w:rsidRPr="002532A9" w:rsidRDefault="00C8493B" w:rsidP="002532A9"/>
    <w:p w14:paraId="493A51C0" w14:textId="77777777" w:rsidR="00954978" w:rsidRPr="00206D41" w:rsidRDefault="007E1559" w:rsidP="00206D41">
      <w:pPr>
        <w:keepNext/>
        <w:widowControl/>
        <w:numPr>
          <w:ilvl w:val="2"/>
          <w:numId w:val="10"/>
        </w:numPr>
        <w:spacing w:line="240" w:lineRule="auto"/>
        <w:ind w:right="21"/>
        <w:jc w:val="both"/>
        <w:outlineLvl w:val="1"/>
        <w:rPr>
          <w:rFonts w:asciiTheme="minorHAnsi" w:eastAsia="Calibri" w:hAnsiTheme="minorHAnsi" w:cstheme="minorHAnsi"/>
          <w:b/>
          <w:i/>
          <w:sz w:val="24"/>
          <w:szCs w:val="24"/>
          <w:lang w:val="en-GB"/>
        </w:rPr>
      </w:pPr>
      <w:bookmarkStart w:id="11876" w:name="_Toc415065561"/>
      <w:r w:rsidRPr="00D66C64">
        <w:rPr>
          <w:rFonts w:asciiTheme="minorHAnsi" w:hAnsiTheme="minorHAnsi" w:cstheme="minorHAnsi"/>
          <w:b/>
          <w:i/>
          <w:sz w:val="22"/>
          <w:szCs w:val="24"/>
          <w:lang w:val="en-GB"/>
        </w:rPr>
        <w:t>Populate Delta Data</w:t>
      </w:r>
      <w:bookmarkEnd w:id="11876"/>
    </w:p>
    <w:p w14:paraId="5D5F15BB" w14:textId="77777777" w:rsidR="00954978" w:rsidRDefault="00954978" w:rsidP="00954978">
      <w:pPr>
        <w:rPr>
          <w:rFonts w:asciiTheme="minorHAnsi" w:hAnsiTheme="minorHAnsi" w:cstheme="minorHAnsi"/>
        </w:rPr>
      </w:pPr>
    </w:p>
    <w:p w14:paraId="23D17EC0" w14:textId="77777777" w:rsidR="00954978" w:rsidRDefault="00954978" w:rsidP="00954978">
      <w:pPr>
        <w:rPr>
          <w:rFonts w:asciiTheme="minorHAnsi" w:hAnsiTheme="minorHAnsi" w:cstheme="minorHAnsi"/>
          <w:u w:val="single"/>
        </w:rPr>
      </w:pPr>
      <w:r w:rsidRPr="00053008">
        <w:rPr>
          <w:rFonts w:asciiTheme="minorHAnsi" w:hAnsiTheme="minorHAnsi" w:cstheme="minorHAnsi"/>
          <w:u w:val="single"/>
        </w:rPr>
        <w:t xml:space="preserve">Procedure </w:t>
      </w:r>
      <w:r>
        <w:rPr>
          <w:rFonts w:asciiTheme="minorHAnsi" w:hAnsiTheme="minorHAnsi" w:cstheme="minorHAnsi"/>
          <w:u w:val="single"/>
        </w:rPr>
        <w:t xml:space="preserve">Details </w:t>
      </w:r>
    </w:p>
    <w:p w14:paraId="36F86118" w14:textId="77777777" w:rsidR="00954978" w:rsidRPr="00053008" w:rsidRDefault="00954978" w:rsidP="00954978">
      <w:pPr>
        <w:rPr>
          <w:rFonts w:asciiTheme="minorHAnsi" w:hAnsiTheme="minorHAnsi" w:cstheme="minorHAnsi"/>
          <w:u w:val="single"/>
        </w:rPr>
      </w:pPr>
    </w:p>
    <w:p w14:paraId="71B1AB49" w14:textId="77777777" w:rsidR="00231691" w:rsidRDefault="00AF291D" w:rsidP="00954978">
      <w:pPr>
        <w:rPr>
          <w:rFonts w:asciiTheme="minorHAnsi" w:hAnsiTheme="minorHAnsi" w:cstheme="minorHAnsi"/>
        </w:rPr>
      </w:pPr>
      <w:r>
        <w:rPr>
          <w:rFonts w:asciiTheme="minorHAnsi" w:hAnsiTheme="minorHAnsi" w:cstheme="minorHAnsi"/>
        </w:rPr>
        <w:t>A d</w:t>
      </w:r>
      <w:r w:rsidR="00954978" w:rsidRPr="0080014C">
        <w:rPr>
          <w:rFonts w:asciiTheme="minorHAnsi" w:hAnsiTheme="minorHAnsi" w:cstheme="minorHAnsi"/>
        </w:rPr>
        <w:t xml:space="preserve">atabase procedure is created to </w:t>
      </w:r>
      <w:r w:rsidR="00231691">
        <w:rPr>
          <w:rFonts w:asciiTheme="minorHAnsi" w:hAnsiTheme="minorHAnsi" w:cstheme="minorHAnsi"/>
        </w:rPr>
        <w:t>identify the delta record for each table, post the previous PNP refresh.</w:t>
      </w:r>
    </w:p>
    <w:p w14:paraId="4804F9FE" w14:textId="77777777" w:rsidR="00A23E38" w:rsidRDefault="00A23E38" w:rsidP="00954978">
      <w:pPr>
        <w:rPr>
          <w:rFonts w:asciiTheme="minorHAnsi" w:hAnsiTheme="minorHAnsi" w:cstheme="minorHAnsi"/>
        </w:rPr>
      </w:pPr>
    </w:p>
    <w:tbl>
      <w:tblPr>
        <w:tblpPr w:leftFromText="180" w:rightFromText="180" w:vertAnchor="text" w:tblpY="1"/>
        <w:tblOverlap w:val="never"/>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A23E38" w:rsidRPr="00D30FA1" w14:paraId="70908816" w14:textId="77777777" w:rsidTr="00236BF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01F76376" w14:textId="77777777" w:rsidR="00A23E38" w:rsidRPr="00D30FA1" w:rsidRDefault="00A23E38" w:rsidP="00236BF5">
            <w:pPr>
              <w:rPr>
                <w:rFonts w:asciiTheme="minorHAnsi" w:hAnsiTheme="minorHAnsi" w:cstheme="minorHAnsi"/>
                <w:sz w:val="16"/>
                <w:szCs w:val="16"/>
              </w:rPr>
            </w:pPr>
            <w:r>
              <w:rPr>
                <w:rFonts w:asciiTheme="minorHAnsi" w:hAnsiTheme="minorHAnsi" w:cstheme="minorHAnsi"/>
                <w:sz w:val="16"/>
                <w:szCs w:val="16"/>
              </w:rPr>
              <w:t>Object</w:t>
            </w:r>
            <w:r w:rsidRPr="00D30FA1">
              <w:rPr>
                <w:rFonts w:asciiTheme="minorHAnsi" w:hAnsiTheme="minorHAnsi" w:cstheme="minorHAnsi"/>
                <w:sz w:val="16"/>
                <w:szCs w:val="16"/>
              </w:rPr>
              <w:t xml:space="preserve">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0AAF65B6" w14:textId="77777777" w:rsidR="00A23E38" w:rsidRPr="00D30FA1" w:rsidRDefault="00A23E38" w:rsidP="00236BF5">
            <w:pPr>
              <w:rPr>
                <w:rFonts w:asciiTheme="minorHAnsi" w:hAnsiTheme="minorHAnsi" w:cstheme="minorHAnsi"/>
                <w:sz w:val="16"/>
                <w:szCs w:val="16"/>
              </w:rPr>
            </w:pPr>
            <w:r>
              <w:rPr>
                <w:rFonts w:asciiTheme="minorHAnsi" w:hAnsiTheme="minorHAnsi" w:cstheme="minorHAnsi"/>
                <w:sz w:val="16"/>
                <w:szCs w:val="16"/>
              </w:rPr>
              <w:t xml:space="preserve">Object </w:t>
            </w:r>
            <w:r w:rsidRPr="00D30FA1">
              <w:rPr>
                <w:rFonts w:asciiTheme="minorHAnsi" w:hAnsiTheme="minorHAnsi" w:cstheme="minorHAnsi"/>
                <w:sz w:val="16"/>
                <w:szCs w:val="16"/>
              </w:rPr>
              <w:t>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05DDA14F" w14:textId="77777777" w:rsidR="00A23E38" w:rsidRPr="00D30FA1" w:rsidRDefault="00A23E38" w:rsidP="00236BF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228201EC" w14:textId="77777777" w:rsidR="00A23E38" w:rsidRPr="00D30FA1" w:rsidRDefault="00A23E38" w:rsidP="00236BF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A23E38" w:rsidRPr="00D30FA1" w14:paraId="255F4E07" w14:textId="77777777" w:rsidTr="00236BF5">
        <w:tc>
          <w:tcPr>
            <w:tcW w:w="1619" w:type="dxa"/>
            <w:tcBorders>
              <w:top w:val="single" w:sz="4" w:space="0" w:color="auto"/>
              <w:left w:val="single" w:sz="4" w:space="0" w:color="auto"/>
              <w:bottom w:val="single" w:sz="4" w:space="0" w:color="auto"/>
              <w:right w:val="single" w:sz="4" w:space="0" w:color="auto"/>
            </w:tcBorders>
            <w:hideMark/>
          </w:tcPr>
          <w:p w14:paraId="73C1A6A1" w14:textId="77777777" w:rsidR="00A23E38" w:rsidRPr="00D30FA1" w:rsidRDefault="00A23E38" w:rsidP="00236BF5">
            <w:pPr>
              <w:rPr>
                <w:rFonts w:asciiTheme="minorHAnsi" w:hAnsiTheme="minorHAnsi" w:cstheme="minorHAnsi"/>
                <w:color w:val="000000"/>
                <w:sz w:val="18"/>
                <w:szCs w:val="16"/>
              </w:rPr>
            </w:pPr>
            <w:r>
              <w:rPr>
                <w:rFonts w:asciiTheme="minorHAnsi" w:hAnsiTheme="minorHAnsi" w:cstheme="minorHAnsi"/>
                <w:color w:val="000000"/>
                <w:sz w:val="18"/>
                <w:szCs w:val="16"/>
              </w:rPr>
              <w:t>Procedure</w:t>
            </w:r>
          </w:p>
        </w:tc>
        <w:tc>
          <w:tcPr>
            <w:tcW w:w="3779" w:type="dxa"/>
            <w:tcBorders>
              <w:top w:val="single" w:sz="4" w:space="0" w:color="auto"/>
              <w:left w:val="single" w:sz="4" w:space="0" w:color="auto"/>
              <w:bottom w:val="single" w:sz="4" w:space="0" w:color="auto"/>
              <w:right w:val="single" w:sz="4" w:space="0" w:color="auto"/>
            </w:tcBorders>
            <w:hideMark/>
          </w:tcPr>
          <w:p w14:paraId="67226B64" w14:textId="77777777" w:rsidR="00A23E38" w:rsidRPr="00D30FA1" w:rsidRDefault="00A23E38" w:rsidP="00236BF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Pr="000A4692">
              <w:rPr>
                <w:rFonts w:asciiTheme="minorHAnsi" w:hAnsiTheme="minorHAnsi" w:cstheme="minorHAnsi"/>
                <w:color w:val="000000"/>
                <w:sz w:val="18"/>
                <w:szCs w:val="16"/>
              </w:rPr>
              <w:t>EBIP</w:t>
            </w:r>
            <w:r>
              <w:rPr>
                <w:rFonts w:asciiTheme="minorHAnsi" w:hAnsiTheme="minorHAnsi" w:cstheme="minorHAnsi"/>
                <w:color w:val="000000"/>
                <w:sz w:val="18"/>
                <w:szCs w:val="16"/>
              </w:rPr>
              <w:t>_DELTA_PRC</w:t>
            </w:r>
          </w:p>
        </w:tc>
        <w:tc>
          <w:tcPr>
            <w:tcW w:w="992" w:type="dxa"/>
            <w:tcBorders>
              <w:top w:val="single" w:sz="4" w:space="0" w:color="auto"/>
              <w:left w:val="single" w:sz="4" w:space="0" w:color="auto"/>
              <w:bottom w:val="single" w:sz="4" w:space="0" w:color="auto"/>
              <w:right w:val="single" w:sz="4" w:space="0" w:color="auto"/>
            </w:tcBorders>
            <w:hideMark/>
          </w:tcPr>
          <w:p w14:paraId="2E7ED3BD" w14:textId="2173AD1E" w:rsidR="00A23E38" w:rsidRPr="00D30FA1" w:rsidRDefault="00446233" w:rsidP="00236BF5">
            <w:pPr>
              <w:rPr>
                <w:rFonts w:asciiTheme="minorHAnsi" w:hAnsiTheme="minorHAnsi" w:cstheme="minorHAnsi"/>
                <w:color w:val="000000"/>
                <w:sz w:val="18"/>
                <w:szCs w:val="16"/>
              </w:rPr>
            </w:pPr>
            <w:del w:id="11877" w:author="Sowndarya S (WT01 - Manufacturing &amp; Hi Tech)" w:date="2015-03-24T11:10:00Z">
              <w:r w:rsidDel="00374EF4">
                <w:rPr>
                  <w:rFonts w:asciiTheme="minorHAnsi" w:hAnsiTheme="minorHAnsi" w:cstheme="minorHAnsi"/>
                  <w:color w:val="000000"/>
                  <w:sz w:val="18"/>
                  <w:szCs w:val="16"/>
                </w:rPr>
                <w:delText>ISRVE_</w:delText>
              </w:r>
            </w:del>
            <w:r>
              <w:rPr>
                <w:rFonts w:asciiTheme="minorHAnsi" w:hAnsiTheme="minorHAnsi" w:cstheme="minorHAnsi"/>
                <w:color w:val="000000"/>
                <w:sz w:val="18"/>
                <w:szCs w:val="16"/>
              </w:rPr>
              <w:t>DMO</w:t>
            </w:r>
            <w:del w:id="11878" w:author="Sowndarya S (WT01 - Manufacturing &amp; Hi Tech)" w:date="2015-03-24T11:10:00Z">
              <w:r w:rsidDel="00374EF4">
                <w:rPr>
                  <w:rFonts w:asciiTheme="minorHAnsi" w:hAnsiTheme="minorHAnsi" w:cstheme="minorHAnsi"/>
                  <w:color w:val="000000"/>
                  <w:sz w:val="18"/>
                  <w:szCs w:val="16"/>
                </w:rPr>
                <w:delText>_</w:delText>
              </w:r>
            </w:del>
            <w:r>
              <w:rPr>
                <w:rFonts w:asciiTheme="minorHAnsi" w:hAnsiTheme="minorHAnsi" w:cstheme="minorHAnsi"/>
                <w:color w:val="000000"/>
                <w:sz w:val="18"/>
                <w:szCs w:val="16"/>
              </w:rPr>
              <w:t>DW</w:t>
            </w:r>
          </w:p>
        </w:tc>
        <w:tc>
          <w:tcPr>
            <w:tcW w:w="1080" w:type="dxa"/>
            <w:tcBorders>
              <w:top w:val="single" w:sz="4" w:space="0" w:color="auto"/>
              <w:left w:val="single" w:sz="4" w:space="0" w:color="auto"/>
              <w:bottom w:val="single" w:sz="4" w:space="0" w:color="auto"/>
              <w:right w:val="single" w:sz="4" w:space="0" w:color="auto"/>
            </w:tcBorders>
            <w:hideMark/>
          </w:tcPr>
          <w:p w14:paraId="528DCF87" w14:textId="77777777" w:rsidR="00A23E38" w:rsidRPr="00D30FA1" w:rsidRDefault="00A23E38" w:rsidP="00236BF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5441302B" w14:textId="77777777" w:rsidR="00A23E38" w:rsidRPr="00344812" w:rsidRDefault="00A23E38" w:rsidP="00A23E38">
      <w:pPr>
        <w:rPr>
          <w:rFonts w:asciiTheme="minorHAnsi" w:hAnsiTheme="minorHAnsi" w:cstheme="minorHAnsi"/>
        </w:rPr>
      </w:pPr>
      <w:r>
        <w:br w:type="textWrapping" w:clear="all"/>
      </w:r>
    </w:p>
    <w:p w14:paraId="63E1C25A" w14:textId="77777777" w:rsidR="00A23E38" w:rsidRDefault="00A23E38" w:rsidP="00A23E38">
      <w:pPr>
        <w:rPr>
          <w:rFonts w:asciiTheme="minorHAnsi" w:hAnsiTheme="minorHAnsi" w:cstheme="minorHAnsi"/>
        </w:rPr>
      </w:pPr>
      <w:r w:rsidRPr="00344812">
        <w:rPr>
          <w:rFonts w:asciiTheme="minorHAnsi" w:hAnsiTheme="minorHAnsi" w:cstheme="minorHAnsi"/>
        </w:rPr>
        <w:t xml:space="preserve">This procedure should implement </w:t>
      </w:r>
      <w:r w:rsidR="00E35375">
        <w:rPr>
          <w:rFonts w:asciiTheme="minorHAnsi" w:hAnsiTheme="minorHAnsi" w:cstheme="minorHAnsi"/>
        </w:rPr>
        <w:t>logic</w:t>
      </w:r>
      <w:r w:rsidRPr="00344812">
        <w:rPr>
          <w:rFonts w:asciiTheme="minorHAnsi" w:hAnsiTheme="minorHAnsi" w:cstheme="minorHAnsi"/>
        </w:rPr>
        <w:t xml:space="preserve"> to</w:t>
      </w:r>
      <w:r>
        <w:rPr>
          <w:rFonts w:asciiTheme="minorHAnsi" w:hAnsiTheme="minorHAnsi" w:cstheme="minorHAnsi"/>
        </w:rPr>
        <w:t xml:space="preserve"> do the following</w:t>
      </w:r>
      <w:r w:rsidR="00E35375">
        <w:rPr>
          <w:rFonts w:asciiTheme="minorHAnsi" w:hAnsiTheme="minorHAnsi" w:cstheme="minorHAnsi"/>
        </w:rPr>
        <w:t>,</w:t>
      </w:r>
    </w:p>
    <w:p w14:paraId="66E9E3A4" w14:textId="77777777" w:rsidR="00A23E38" w:rsidRDefault="00A23E38" w:rsidP="00954978">
      <w:pPr>
        <w:rPr>
          <w:rFonts w:asciiTheme="minorHAnsi" w:hAnsiTheme="minorHAnsi" w:cstheme="minorHAnsi"/>
        </w:rPr>
      </w:pPr>
    </w:p>
    <w:p w14:paraId="35CEE877" w14:textId="77777777" w:rsidR="00231691" w:rsidRDefault="00231691" w:rsidP="00E256F8">
      <w:pPr>
        <w:pStyle w:val="ListParagraph"/>
        <w:numPr>
          <w:ilvl w:val="2"/>
          <w:numId w:val="12"/>
        </w:numPr>
        <w:rPr>
          <w:rFonts w:asciiTheme="minorHAnsi" w:hAnsiTheme="minorHAnsi" w:cstheme="minorHAnsi"/>
        </w:rPr>
      </w:pPr>
      <w:r w:rsidRPr="00231691">
        <w:rPr>
          <w:rFonts w:asciiTheme="minorHAnsi" w:hAnsiTheme="minorHAnsi" w:cstheme="minorHAnsi"/>
        </w:rPr>
        <w:t xml:space="preserve">In order to identify and capture the change occurred </w:t>
      </w:r>
      <w:r w:rsidR="00A068BD">
        <w:rPr>
          <w:rFonts w:asciiTheme="minorHAnsi" w:hAnsiTheme="minorHAnsi" w:cstheme="minorHAnsi"/>
        </w:rPr>
        <w:t>at</w:t>
      </w:r>
      <w:r w:rsidRPr="00231691">
        <w:rPr>
          <w:rFonts w:asciiTheme="minorHAnsi" w:hAnsiTheme="minorHAnsi" w:cstheme="minorHAnsi"/>
        </w:rPr>
        <w:t xml:space="preserve"> PNP</w:t>
      </w:r>
      <w:r w:rsidR="00A068BD">
        <w:rPr>
          <w:rFonts w:asciiTheme="minorHAnsi" w:hAnsiTheme="minorHAnsi" w:cstheme="minorHAnsi"/>
        </w:rPr>
        <w:t xml:space="preserve"> source system</w:t>
      </w:r>
      <w:r w:rsidR="0047703B">
        <w:rPr>
          <w:rFonts w:asciiTheme="minorHAnsi" w:hAnsiTheme="minorHAnsi" w:cstheme="minorHAnsi"/>
        </w:rPr>
        <w:t>;</w:t>
      </w:r>
      <w:r w:rsidRPr="00231691">
        <w:rPr>
          <w:rFonts w:asciiTheme="minorHAnsi" w:hAnsiTheme="minorHAnsi" w:cstheme="minorHAnsi"/>
        </w:rPr>
        <w:t xml:space="preserve"> we create a delta referenc</w:t>
      </w:r>
      <w:r>
        <w:rPr>
          <w:rFonts w:asciiTheme="minorHAnsi" w:hAnsiTheme="minorHAnsi" w:cstheme="minorHAnsi"/>
        </w:rPr>
        <w:t>ing</w:t>
      </w:r>
      <w:r w:rsidR="0047703B">
        <w:rPr>
          <w:rFonts w:asciiTheme="minorHAnsi" w:hAnsiTheme="minorHAnsi" w:cstheme="minorHAnsi"/>
        </w:rPr>
        <w:t xml:space="preserve"> the</w:t>
      </w:r>
      <w:r>
        <w:rPr>
          <w:rFonts w:asciiTheme="minorHAnsi" w:hAnsiTheme="minorHAnsi" w:cstheme="minorHAnsi"/>
        </w:rPr>
        <w:t xml:space="preserve"> </w:t>
      </w:r>
      <w:r w:rsidRPr="00231691">
        <w:rPr>
          <w:rFonts w:asciiTheme="minorHAnsi" w:hAnsiTheme="minorHAnsi" w:cstheme="minorHAnsi"/>
        </w:rPr>
        <w:t xml:space="preserve">snapshot </w:t>
      </w:r>
      <w:r w:rsidR="007815F7">
        <w:rPr>
          <w:rFonts w:asciiTheme="minorHAnsi" w:hAnsiTheme="minorHAnsi" w:cstheme="minorHAnsi"/>
        </w:rPr>
        <w:t xml:space="preserve">table from </w:t>
      </w:r>
      <w:r w:rsidRPr="00231691">
        <w:rPr>
          <w:rFonts w:asciiTheme="minorHAnsi" w:hAnsiTheme="minorHAnsi" w:cstheme="minorHAnsi"/>
        </w:rPr>
        <w:t>staging area 2</w:t>
      </w:r>
      <w:r>
        <w:rPr>
          <w:rFonts w:asciiTheme="minorHAnsi" w:hAnsiTheme="minorHAnsi" w:cstheme="minorHAnsi"/>
        </w:rPr>
        <w:t xml:space="preserve"> and staging tables mirror</w:t>
      </w:r>
      <w:r w:rsidR="007815F7">
        <w:rPr>
          <w:rFonts w:asciiTheme="minorHAnsi" w:hAnsiTheme="minorHAnsi" w:cstheme="minorHAnsi"/>
        </w:rPr>
        <w:t xml:space="preserve">ing </w:t>
      </w:r>
      <w:r>
        <w:rPr>
          <w:rFonts w:asciiTheme="minorHAnsi" w:hAnsiTheme="minorHAnsi" w:cstheme="minorHAnsi"/>
        </w:rPr>
        <w:t>from PNP source</w:t>
      </w:r>
      <w:r w:rsidRPr="00231691">
        <w:rPr>
          <w:rFonts w:asciiTheme="minorHAnsi" w:hAnsiTheme="minorHAnsi" w:cstheme="minorHAnsi"/>
        </w:rPr>
        <w:t xml:space="preserve"> </w:t>
      </w:r>
      <w:r w:rsidR="007815F7">
        <w:rPr>
          <w:rFonts w:asciiTheme="minorHAnsi" w:hAnsiTheme="minorHAnsi" w:cstheme="minorHAnsi"/>
        </w:rPr>
        <w:t xml:space="preserve">from </w:t>
      </w:r>
      <w:r w:rsidRPr="00231691">
        <w:rPr>
          <w:rFonts w:asciiTheme="minorHAnsi" w:hAnsiTheme="minorHAnsi" w:cstheme="minorHAnsi"/>
        </w:rPr>
        <w:t xml:space="preserve">staging </w:t>
      </w:r>
      <w:r>
        <w:rPr>
          <w:rFonts w:asciiTheme="minorHAnsi" w:hAnsiTheme="minorHAnsi" w:cstheme="minorHAnsi"/>
        </w:rPr>
        <w:t xml:space="preserve">area </w:t>
      </w:r>
      <w:r w:rsidR="007815F7">
        <w:rPr>
          <w:rFonts w:asciiTheme="minorHAnsi" w:hAnsiTheme="minorHAnsi" w:cstheme="minorHAnsi"/>
        </w:rPr>
        <w:t>1.</w:t>
      </w:r>
    </w:p>
    <w:p w14:paraId="5DB8E78F" w14:textId="77777777" w:rsidR="0075000D" w:rsidRDefault="0075000D" w:rsidP="00E256F8">
      <w:pPr>
        <w:pStyle w:val="ListParagraph"/>
        <w:numPr>
          <w:ilvl w:val="2"/>
          <w:numId w:val="12"/>
        </w:numPr>
        <w:rPr>
          <w:rFonts w:asciiTheme="minorHAnsi" w:hAnsiTheme="minorHAnsi" w:cstheme="minorHAnsi"/>
        </w:rPr>
      </w:pPr>
      <w:r>
        <w:rPr>
          <w:rFonts w:asciiTheme="minorHAnsi" w:hAnsiTheme="minorHAnsi" w:cstheme="minorHAnsi"/>
        </w:rPr>
        <w:t xml:space="preserve">MINUS command is used to identify the </w:t>
      </w:r>
      <w:r w:rsidR="00806E75">
        <w:rPr>
          <w:rFonts w:asciiTheme="minorHAnsi" w:hAnsiTheme="minorHAnsi" w:cstheme="minorHAnsi"/>
        </w:rPr>
        <w:t>delta.</w:t>
      </w:r>
    </w:p>
    <w:p w14:paraId="199839FC" w14:textId="6DC522D3" w:rsidR="00806E75" w:rsidRDefault="00806E75" w:rsidP="00E256F8">
      <w:pPr>
        <w:pStyle w:val="ListParagraph"/>
        <w:numPr>
          <w:ilvl w:val="2"/>
          <w:numId w:val="12"/>
        </w:numPr>
        <w:rPr>
          <w:rFonts w:asciiTheme="minorHAnsi" w:hAnsiTheme="minorHAnsi" w:cstheme="minorHAnsi"/>
        </w:rPr>
      </w:pPr>
      <w:r>
        <w:rPr>
          <w:rFonts w:asciiTheme="minorHAnsi" w:hAnsiTheme="minorHAnsi" w:cstheme="minorHAnsi"/>
        </w:rPr>
        <w:t>&lt;table_name&gt;_tmp MINUS &lt;table_name&gt;</w:t>
      </w:r>
      <w:r w:rsidR="00C90592">
        <w:rPr>
          <w:rFonts w:asciiTheme="minorHAnsi" w:hAnsiTheme="minorHAnsi" w:cstheme="minorHAnsi"/>
        </w:rPr>
        <w:t>_MIR</w:t>
      </w:r>
      <w:r>
        <w:rPr>
          <w:rFonts w:asciiTheme="minorHAnsi" w:hAnsiTheme="minorHAnsi" w:cstheme="minorHAnsi"/>
        </w:rPr>
        <w:t xml:space="preserve"> should produce the required delta.</w:t>
      </w:r>
    </w:p>
    <w:p w14:paraId="7FF534A3" w14:textId="77777777" w:rsidR="00954978" w:rsidRDefault="00E26953" w:rsidP="00E256F8">
      <w:pPr>
        <w:pStyle w:val="ListParagraph"/>
        <w:numPr>
          <w:ilvl w:val="2"/>
          <w:numId w:val="12"/>
        </w:numPr>
        <w:rPr>
          <w:rFonts w:asciiTheme="minorHAnsi" w:hAnsiTheme="minorHAnsi" w:cstheme="minorHAnsi"/>
        </w:rPr>
      </w:pPr>
      <w:r>
        <w:rPr>
          <w:rFonts w:asciiTheme="minorHAnsi" w:hAnsiTheme="minorHAnsi" w:cstheme="minorHAnsi"/>
        </w:rPr>
        <w:t>And this delta records gets populated into &lt;table_name&gt;_delta</w:t>
      </w:r>
    </w:p>
    <w:p w14:paraId="7CF144FA" w14:textId="77777777" w:rsidR="00007577" w:rsidRDefault="00007577" w:rsidP="00E256F8">
      <w:pPr>
        <w:pStyle w:val="ListParagraph"/>
        <w:numPr>
          <w:ilvl w:val="2"/>
          <w:numId w:val="12"/>
        </w:numPr>
        <w:rPr>
          <w:rFonts w:asciiTheme="minorHAnsi" w:hAnsiTheme="minorHAnsi" w:cstheme="minorHAnsi"/>
        </w:rPr>
      </w:pPr>
      <w:r>
        <w:rPr>
          <w:rFonts w:asciiTheme="minorHAnsi" w:hAnsiTheme="minorHAnsi" w:cstheme="minorHAnsi"/>
        </w:rPr>
        <w:t>D</w:t>
      </w:r>
      <w:r w:rsidRPr="009A4DB4">
        <w:rPr>
          <w:rFonts w:asciiTheme="minorHAnsi" w:hAnsiTheme="minorHAnsi" w:cstheme="minorHAnsi"/>
        </w:rPr>
        <w:t xml:space="preserve">rop and </w:t>
      </w:r>
      <w:r>
        <w:rPr>
          <w:rFonts w:asciiTheme="minorHAnsi" w:hAnsiTheme="minorHAnsi" w:cstheme="minorHAnsi"/>
        </w:rPr>
        <w:t>Create these &lt;table_name&gt;_delta</w:t>
      </w:r>
      <w:r w:rsidR="00494151">
        <w:rPr>
          <w:rFonts w:asciiTheme="minorHAnsi" w:hAnsiTheme="minorHAnsi" w:cstheme="minorHAnsi"/>
        </w:rPr>
        <w:t xml:space="preserve"> on every execution</w:t>
      </w:r>
      <w:r w:rsidR="00D021B8">
        <w:rPr>
          <w:rFonts w:asciiTheme="minorHAnsi" w:hAnsiTheme="minorHAnsi" w:cstheme="minorHAnsi"/>
        </w:rPr>
        <w:t>.</w:t>
      </w:r>
    </w:p>
    <w:p w14:paraId="4EF01D16" w14:textId="77777777" w:rsidR="00ED5047" w:rsidRPr="00ED5047" w:rsidRDefault="00ED5047" w:rsidP="00ED5047"/>
    <w:p w14:paraId="6C98AEFB" w14:textId="77777777" w:rsidR="00D021B8" w:rsidRPr="00D66C64" w:rsidRDefault="00D021B8" w:rsidP="009F4A59">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1879" w:name="_Toc415065562"/>
      <w:r w:rsidRPr="00D66C64">
        <w:rPr>
          <w:rFonts w:asciiTheme="minorHAnsi" w:hAnsiTheme="minorHAnsi" w:cstheme="minorHAnsi"/>
          <w:b/>
          <w:i/>
          <w:sz w:val="22"/>
          <w:szCs w:val="24"/>
          <w:lang w:val="en-GB"/>
        </w:rPr>
        <w:t xml:space="preserve">Populate </w:t>
      </w:r>
      <w:r w:rsidR="001E792B" w:rsidRPr="00D66C64">
        <w:rPr>
          <w:rFonts w:asciiTheme="minorHAnsi" w:hAnsiTheme="minorHAnsi" w:cstheme="minorHAnsi"/>
          <w:b/>
          <w:i/>
          <w:sz w:val="22"/>
          <w:szCs w:val="24"/>
          <w:lang w:val="en-GB"/>
        </w:rPr>
        <w:t xml:space="preserve">History </w:t>
      </w:r>
      <w:r w:rsidRPr="00D66C64">
        <w:rPr>
          <w:rFonts w:asciiTheme="minorHAnsi" w:hAnsiTheme="minorHAnsi" w:cstheme="minorHAnsi"/>
          <w:b/>
          <w:i/>
          <w:sz w:val="22"/>
          <w:szCs w:val="24"/>
          <w:lang w:val="en-GB"/>
        </w:rPr>
        <w:t>Data</w:t>
      </w:r>
      <w:bookmarkEnd w:id="11879"/>
    </w:p>
    <w:p w14:paraId="387DB2CB" w14:textId="77777777" w:rsidR="00D021B8" w:rsidRDefault="00D021B8" w:rsidP="00D021B8">
      <w:pPr>
        <w:rPr>
          <w:rFonts w:asciiTheme="minorHAnsi" w:hAnsiTheme="minorHAnsi" w:cstheme="minorHAnsi"/>
        </w:rPr>
      </w:pPr>
    </w:p>
    <w:p w14:paraId="4940E6E5" w14:textId="77777777" w:rsidR="00D021B8" w:rsidRDefault="00D021B8" w:rsidP="00D021B8">
      <w:pPr>
        <w:rPr>
          <w:rFonts w:asciiTheme="minorHAnsi" w:hAnsiTheme="minorHAnsi" w:cstheme="minorHAnsi"/>
          <w:u w:val="single"/>
        </w:rPr>
      </w:pPr>
      <w:r w:rsidRPr="00053008">
        <w:rPr>
          <w:rFonts w:asciiTheme="minorHAnsi" w:hAnsiTheme="minorHAnsi" w:cstheme="minorHAnsi"/>
          <w:u w:val="single"/>
        </w:rPr>
        <w:t xml:space="preserve">Procedure </w:t>
      </w:r>
      <w:r>
        <w:rPr>
          <w:rFonts w:asciiTheme="minorHAnsi" w:hAnsiTheme="minorHAnsi" w:cstheme="minorHAnsi"/>
          <w:u w:val="single"/>
        </w:rPr>
        <w:t xml:space="preserve">Details </w:t>
      </w:r>
    </w:p>
    <w:p w14:paraId="59E6AE2A" w14:textId="77777777" w:rsidR="00D021B8" w:rsidRPr="00053008" w:rsidRDefault="00D021B8" w:rsidP="00D021B8">
      <w:pPr>
        <w:rPr>
          <w:rFonts w:asciiTheme="minorHAnsi" w:hAnsiTheme="minorHAnsi" w:cstheme="minorHAnsi"/>
          <w:u w:val="single"/>
        </w:rPr>
      </w:pPr>
    </w:p>
    <w:p w14:paraId="01B46C56" w14:textId="77777777" w:rsidR="00D021B8" w:rsidRDefault="00AF291D" w:rsidP="00D021B8">
      <w:pPr>
        <w:rPr>
          <w:rFonts w:asciiTheme="minorHAnsi" w:hAnsiTheme="minorHAnsi" w:cstheme="minorHAnsi"/>
        </w:rPr>
      </w:pPr>
      <w:r>
        <w:rPr>
          <w:rFonts w:asciiTheme="minorHAnsi" w:hAnsiTheme="minorHAnsi" w:cstheme="minorHAnsi"/>
        </w:rPr>
        <w:t>A d</w:t>
      </w:r>
      <w:r w:rsidR="00D021B8" w:rsidRPr="0080014C">
        <w:rPr>
          <w:rFonts w:asciiTheme="minorHAnsi" w:hAnsiTheme="minorHAnsi" w:cstheme="minorHAnsi"/>
        </w:rPr>
        <w:t xml:space="preserve">atabase procedure is created to </w:t>
      </w:r>
      <w:r w:rsidR="0079218F">
        <w:rPr>
          <w:rFonts w:asciiTheme="minorHAnsi" w:hAnsiTheme="minorHAnsi" w:cstheme="minorHAnsi"/>
        </w:rPr>
        <w:t xml:space="preserve">load </w:t>
      </w:r>
      <w:r w:rsidR="00D021B8">
        <w:rPr>
          <w:rFonts w:asciiTheme="minorHAnsi" w:hAnsiTheme="minorHAnsi" w:cstheme="minorHAnsi"/>
        </w:rPr>
        <w:t>the delta record for each table</w:t>
      </w:r>
      <w:r w:rsidR="0079218F">
        <w:rPr>
          <w:rFonts w:asciiTheme="minorHAnsi" w:hAnsiTheme="minorHAnsi" w:cstheme="minorHAnsi"/>
        </w:rPr>
        <w:t xml:space="preserve"> to maintain a staging area with history of </w:t>
      </w:r>
      <w:r w:rsidR="00CF3A99">
        <w:rPr>
          <w:rFonts w:asciiTheme="minorHAnsi" w:hAnsiTheme="minorHAnsi" w:cstheme="minorHAnsi"/>
        </w:rPr>
        <w:t>audits at record level for each table</w:t>
      </w:r>
    </w:p>
    <w:p w14:paraId="01ACC203" w14:textId="77777777" w:rsidR="00CF3A99" w:rsidRDefault="00CF3A99" w:rsidP="00D021B8">
      <w:pPr>
        <w:rPr>
          <w:rFonts w:asciiTheme="minorHAnsi" w:hAnsiTheme="minorHAnsi" w:cstheme="minorHAnsi"/>
        </w:rPr>
      </w:pPr>
    </w:p>
    <w:tbl>
      <w:tblPr>
        <w:tblpPr w:leftFromText="180" w:rightFromText="180" w:vertAnchor="text" w:tblpY="1"/>
        <w:tblOverlap w:val="never"/>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D021B8" w:rsidRPr="00D30FA1" w14:paraId="2CBDD656" w14:textId="77777777" w:rsidTr="00236BF5">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5B9BAB5B" w14:textId="77777777" w:rsidR="00D021B8" w:rsidRPr="00D30FA1" w:rsidRDefault="00D021B8" w:rsidP="00236BF5">
            <w:pPr>
              <w:rPr>
                <w:rFonts w:asciiTheme="minorHAnsi" w:hAnsiTheme="minorHAnsi" w:cstheme="minorHAnsi"/>
                <w:sz w:val="16"/>
                <w:szCs w:val="16"/>
              </w:rPr>
            </w:pPr>
            <w:r>
              <w:rPr>
                <w:rFonts w:asciiTheme="minorHAnsi" w:hAnsiTheme="minorHAnsi" w:cstheme="minorHAnsi"/>
                <w:sz w:val="16"/>
                <w:szCs w:val="16"/>
              </w:rPr>
              <w:t>Object</w:t>
            </w:r>
            <w:r w:rsidRPr="00D30FA1">
              <w:rPr>
                <w:rFonts w:asciiTheme="minorHAnsi" w:hAnsiTheme="minorHAnsi" w:cstheme="minorHAnsi"/>
                <w:sz w:val="16"/>
                <w:szCs w:val="16"/>
              </w:rPr>
              <w:t xml:space="preserve">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7E09B0B8" w14:textId="77777777" w:rsidR="00D021B8" w:rsidRPr="00D30FA1" w:rsidRDefault="00D021B8" w:rsidP="00236BF5">
            <w:pPr>
              <w:rPr>
                <w:rFonts w:asciiTheme="minorHAnsi" w:hAnsiTheme="minorHAnsi" w:cstheme="minorHAnsi"/>
                <w:sz w:val="16"/>
                <w:szCs w:val="16"/>
              </w:rPr>
            </w:pPr>
            <w:r>
              <w:rPr>
                <w:rFonts w:asciiTheme="minorHAnsi" w:hAnsiTheme="minorHAnsi" w:cstheme="minorHAnsi"/>
                <w:sz w:val="16"/>
                <w:szCs w:val="16"/>
              </w:rPr>
              <w:t xml:space="preserve">Object </w:t>
            </w:r>
            <w:r w:rsidRPr="00D30FA1">
              <w:rPr>
                <w:rFonts w:asciiTheme="minorHAnsi" w:hAnsiTheme="minorHAnsi" w:cstheme="minorHAnsi"/>
                <w:sz w:val="16"/>
                <w:szCs w:val="16"/>
              </w:rPr>
              <w:t>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54CD8644" w14:textId="77777777" w:rsidR="00D021B8" w:rsidRPr="00D30FA1" w:rsidRDefault="00D021B8" w:rsidP="00236BF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6BA4CF9E" w14:textId="77777777" w:rsidR="00D021B8" w:rsidRPr="00D30FA1" w:rsidRDefault="00D021B8" w:rsidP="00236BF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D021B8" w:rsidRPr="00D30FA1" w14:paraId="4B49DC21" w14:textId="77777777" w:rsidTr="00236BF5">
        <w:tc>
          <w:tcPr>
            <w:tcW w:w="1619" w:type="dxa"/>
            <w:tcBorders>
              <w:top w:val="single" w:sz="4" w:space="0" w:color="auto"/>
              <w:left w:val="single" w:sz="4" w:space="0" w:color="auto"/>
              <w:bottom w:val="single" w:sz="4" w:space="0" w:color="auto"/>
              <w:right w:val="single" w:sz="4" w:space="0" w:color="auto"/>
            </w:tcBorders>
            <w:hideMark/>
          </w:tcPr>
          <w:p w14:paraId="09D4777D" w14:textId="77777777" w:rsidR="00D021B8" w:rsidRPr="00D30FA1" w:rsidRDefault="00D021B8" w:rsidP="00236BF5">
            <w:pPr>
              <w:rPr>
                <w:rFonts w:asciiTheme="minorHAnsi" w:hAnsiTheme="minorHAnsi" w:cstheme="minorHAnsi"/>
                <w:color w:val="000000"/>
                <w:sz w:val="18"/>
                <w:szCs w:val="16"/>
              </w:rPr>
            </w:pPr>
            <w:r>
              <w:rPr>
                <w:rFonts w:asciiTheme="minorHAnsi" w:hAnsiTheme="minorHAnsi" w:cstheme="minorHAnsi"/>
                <w:color w:val="000000"/>
                <w:sz w:val="18"/>
                <w:szCs w:val="16"/>
              </w:rPr>
              <w:t>Procedure</w:t>
            </w:r>
          </w:p>
        </w:tc>
        <w:tc>
          <w:tcPr>
            <w:tcW w:w="3779" w:type="dxa"/>
            <w:tcBorders>
              <w:top w:val="single" w:sz="4" w:space="0" w:color="auto"/>
              <w:left w:val="single" w:sz="4" w:space="0" w:color="auto"/>
              <w:bottom w:val="single" w:sz="4" w:space="0" w:color="auto"/>
              <w:right w:val="single" w:sz="4" w:space="0" w:color="auto"/>
            </w:tcBorders>
            <w:hideMark/>
          </w:tcPr>
          <w:p w14:paraId="36F8AC82" w14:textId="77777777" w:rsidR="00D021B8" w:rsidRPr="00D30FA1" w:rsidRDefault="00D021B8" w:rsidP="005B2969">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Pr="000A4692">
              <w:rPr>
                <w:rFonts w:asciiTheme="minorHAnsi" w:hAnsiTheme="minorHAnsi" w:cstheme="minorHAnsi"/>
                <w:color w:val="000000"/>
                <w:sz w:val="18"/>
                <w:szCs w:val="16"/>
              </w:rPr>
              <w:t>EBIP</w:t>
            </w:r>
            <w:r>
              <w:rPr>
                <w:rFonts w:asciiTheme="minorHAnsi" w:hAnsiTheme="minorHAnsi" w:cstheme="minorHAnsi"/>
                <w:color w:val="000000"/>
                <w:sz w:val="18"/>
                <w:szCs w:val="16"/>
              </w:rPr>
              <w:t>_</w:t>
            </w:r>
            <w:r w:rsidR="005B2969">
              <w:rPr>
                <w:rFonts w:asciiTheme="minorHAnsi" w:hAnsiTheme="minorHAnsi" w:cstheme="minorHAnsi"/>
                <w:color w:val="000000"/>
                <w:sz w:val="18"/>
                <w:szCs w:val="16"/>
              </w:rPr>
              <w:t>HISTORY</w:t>
            </w:r>
            <w:r>
              <w:rPr>
                <w:rFonts w:asciiTheme="minorHAnsi" w:hAnsiTheme="minorHAnsi" w:cstheme="minorHAnsi"/>
                <w:color w:val="000000"/>
                <w:sz w:val="18"/>
                <w:szCs w:val="16"/>
              </w:rPr>
              <w:t>_PRC</w:t>
            </w:r>
          </w:p>
        </w:tc>
        <w:tc>
          <w:tcPr>
            <w:tcW w:w="992" w:type="dxa"/>
            <w:tcBorders>
              <w:top w:val="single" w:sz="4" w:space="0" w:color="auto"/>
              <w:left w:val="single" w:sz="4" w:space="0" w:color="auto"/>
              <w:bottom w:val="single" w:sz="4" w:space="0" w:color="auto"/>
              <w:right w:val="single" w:sz="4" w:space="0" w:color="auto"/>
            </w:tcBorders>
            <w:hideMark/>
          </w:tcPr>
          <w:p w14:paraId="7CFED69B" w14:textId="3ED5EB11" w:rsidR="00D021B8" w:rsidRPr="00D30FA1" w:rsidRDefault="00446233" w:rsidP="00236BF5">
            <w:pPr>
              <w:rPr>
                <w:rFonts w:asciiTheme="minorHAnsi" w:hAnsiTheme="minorHAnsi" w:cstheme="minorHAnsi"/>
                <w:color w:val="000000"/>
                <w:sz w:val="18"/>
                <w:szCs w:val="16"/>
              </w:rPr>
            </w:pPr>
            <w:del w:id="11880" w:author="Sowndarya S (WT01 - Manufacturing &amp; Hi Tech)" w:date="2015-03-24T11:10:00Z">
              <w:r w:rsidDel="00374EF4">
                <w:rPr>
                  <w:rFonts w:asciiTheme="minorHAnsi" w:hAnsiTheme="minorHAnsi" w:cstheme="minorHAnsi"/>
                  <w:color w:val="000000"/>
                  <w:sz w:val="18"/>
                  <w:szCs w:val="16"/>
                </w:rPr>
                <w:delText>ISRVE_</w:delText>
              </w:r>
            </w:del>
            <w:r>
              <w:rPr>
                <w:rFonts w:asciiTheme="minorHAnsi" w:hAnsiTheme="minorHAnsi" w:cstheme="minorHAnsi"/>
                <w:color w:val="000000"/>
                <w:sz w:val="18"/>
                <w:szCs w:val="16"/>
              </w:rPr>
              <w:t>DMO</w:t>
            </w:r>
            <w:del w:id="11881" w:author="Sowndarya S (WT01 - Manufacturing &amp; Hi Tech)" w:date="2015-03-24T11:10:00Z">
              <w:r w:rsidDel="00374EF4">
                <w:rPr>
                  <w:rFonts w:asciiTheme="minorHAnsi" w:hAnsiTheme="minorHAnsi" w:cstheme="minorHAnsi"/>
                  <w:color w:val="000000"/>
                  <w:sz w:val="18"/>
                  <w:szCs w:val="16"/>
                </w:rPr>
                <w:delText>_</w:delText>
              </w:r>
            </w:del>
            <w:r>
              <w:rPr>
                <w:rFonts w:asciiTheme="minorHAnsi" w:hAnsiTheme="minorHAnsi" w:cstheme="minorHAnsi"/>
                <w:color w:val="000000"/>
                <w:sz w:val="18"/>
                <w:szCs w:val="16"/>
              </w:rPr>
              <w:t>DW</w:t>
            </w:r>
          </w:p>
        </w:tc>
        <w:tc>
          <w:tcPr>
            <w:tcW w:w="1080" w:type="dxa"/>
            <w:tcBorders>
              <w:top w:val="single" w:sz="4" w:space="0" w:color="auto"/>
              <w:left w:val="single" w:sz="4" w:space="0" w:color="auto"/>
              <w:bottom w:val="single" w:sz="4" w:space="0" w:color="auto"/>
              <w:right w:val="single" w:sz="4" w:space="0" w:color="auto"/>
            </w:tcBorders>
            <w:hideMark/>
          </w:tcPr>
          <w:p w14:paraId="577C0147" w14:textId="77777777" w:rsidR="00D021B8" w:rsidRPr="00D30FA1" w:rsidRDefault="00D021B8" w:rsidP="00236BF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6B8EC7EF" w14:textId="77777777" w:rsidR="00D021B8" w:rsidRPr="00344812" w:rsidRDefault="00D021B8" w:rsidP="00D021B8">
      <w:pPr>
        <w:rPr>
          <w:rFonts w:asciiTheme="minorHAnsi" w:hAnsiTheme="minorHAnsi" w:cstheme="minorHAnsi"/>
        </w:rPr>
      </w:pPr>
      <w:r>
        <w:br w:type="textWrapping" w:clear="all"/>
      </w:r>
    </w:p>
    <w:p w14:paraId="5F9915E1" w14:textId="77777777" w:rsidR="00D021B8" w:rsidRDefault="00D021B8" w:rsidP="00D021B8">
      <w:pPr>
        <w:rPr>
          <w:rFonts w:asciiTheme="minorHAnsi" w:hAnsiTheme="minorHAnsi" w:cstheme="minorHAnsi"/>
        </w:rPr>
      </w:pPr>
      <w:r w:rsidRPr="00344812">
        <w:rPr>
          <w:rFonts w:asciiTheme="minorHAnsi" w:hAnsiTheme="minorHAnsi" w:cstheme="minorHAnsi"/>
        </w:rPr>
        <w:t xml:space="preserve">This procedure should implement </w:t>
      </w:r>
      <w:r>
        <w:rPr>
          <w:rFonts w:asciiTheme="minorHAnsi" w:hAnsiTheme="minorHAnsi" w:cstheme="minorHAnsi"/>
        </w:rPr>
        <w:t>logic</w:t>
      </w:r>
      <w:r w:rsidRPr="00344812">
        <w:rPr>
          <w:rFonts w:asciiTheme="minorHAnsi" w:hAnsiTheme="minorHAnsi" w:cstheme="minorHAnsi"/>
        </w:rPr>
        <w:t xml:space="preserve"> to</w:t>
      </w:r>
      <w:r>
        <w:rPr>
          <w:rFonts w:asciiTheme="minorHAnsi" w:hAnsiTheme="minorHAnsi" w:cstheme="minorHAnsi"/>
        </w:rPr>
        <w:t xml:space="preserve"> do the following,</w:t>
      </w:r>
    </w:p>
    <w:p w14:paraId="0EE954E6" w14:textId="77777777" w:rsidR="00D021B8" w:rsidRDefault="00D021B8" w:rsidP="00D021B8">
      <w:pPr>
        <w:rPr>
          <w:rFonts w:asciiTheme="minorHAnsi" w:hAnsiTheme="minorHAnsi" w:cstheme="minorHAnsi"/>
        </w:rPr>
      </w:pPr>
    </w:p>
    <w:p w14:paraId="286AAE35" w14:textId="77777777" w:rsidR="00FB73BE" w:rsidRDefault="00FB73BE" w:rsidP="00E256F8">
      <w:pPr>
        <w:pStyle w:val="ListParagraph"/>
        <w:numPr>
          <w:ilvl w:val="2"/>
          <w:numId w:val="12"/>
        </w:numPr>
        <w:rPr>
          <w:rFonts w:asciiTheme="minorHAnsi" w:hAnsiTheme="minorHAnsi" w:cstheme="minorHAnsi"/>
        </w:rPr>
      </w:pPr>
      <w:r>
        <w:rPr>
          <w:rFonts w:asciiTheme="minorHAnsi" w:hAnsiTheme="minorHAnsi" w:cstheme="minorHAnsi"/>
        </w:rPr>
        <w:t xml:space="preserve">Delta table records is also reserved to audit the history </w:t>
      </w:r>
    </w:p>
    <w:p w14:paraId="1FA9F901" w14:textId="77777777" w:rsidR="00FB73BE" w:rsidRDefault="00D021B8" w:rsidP="00E256F8">
      <w:pPr>
        <w:pStyle w:val="ListParagraph"/>
        <w:numPr>
          <w:ilvl w:val="2"/>
          <w:numId w:val="12"/>
        </w:numPr>
        <w:rPr>
          <w:rFonts w:asciiTheme="minorHAnsi" w:hAnsiTheme="minorHAnsi" w:cstheme="minorHAnsi"/>
        </w:rPr>
      </w:pPr>
      <w:r w:rsidRPr="00231691">
        <w:rPr>
          <w:rFonts w:asciiTheme="minorHAnsi" w:hAnsiTheme="minorHAnsi" w:cstheme="minorHAnsi"/>
        </w:rPr>
        <w:t xml:space="preserve">In order to capture </w:t>
      </w:r>
      <w:r w:rsidR="00FB73BE">
        <w:rPr>
          <w:rFonts w:asciiTheme="minorHAnsi" w:hAnsiTheme="minorHAnsi" w:cstheme="minorHAnsi"/>
        </w:rPr>
        <w:t>the series of delta and maintain the track as history for each of the respective table for which is delta is captured the respective &lt;table_name&gt;_</w:t>
      </w:r>
      <w:r w:rsidR="009910F2">
        <w:rPr>
          <w:rFonts w:asciiTheme="minorHAnsi" w:hAnsiTheme="minorHAnsi" w:cstheme="minorHAnsi"/>
        </w:rPr>
        <w:t>history</w:t>
      </w:r>
      <w:r w:rsidR="00FB73BE">
        <w:rPr>
          <w:rFonts w:asciiTheme="minorHAnsi" w:hAnsiTheme="minorHAnsi" w:cstheme="minorHAnsi"/>
        </w:rPr>
        <w:t xml:space="preserve"> gets created.</w:t>
      </w:r>
    </w:p>
    <w:p w14:paraId="56C2555B" w14:textId="77777777" w:rsidR="00D021B8" w:rsidRPr="00FB73BE" w:rsidRDefault="00FB73BE" w:rsidP="00E256F8">
      <w:pPr>
        <w:pStyle w:val="ListParagraph"/>
        <w:numPr>
          <w:ilvl w:val="2"/>
          <w:numId w:val="12"/>
        </w:numPr>
        <w:rPr>
          <w:rFonts w:asciiTheme="minorHAnsi" w:hAnsiTheme="minorHAnsi" w:cstheme="minorHAnsi"/>
        </w:rPr>
      </w:pPr>
      <w:r>
        <w:rPr>
          <w:rFonts w:asciiTheme="minorHAnsi" w:hAnsiTheme="minorHAnsi" w:cstheme="minorHAnsi"/>
        </w:rPr>
        <w:t>The data from &lt;table_name&gt;_delta</w:t>
      </w:r>
      <w:r w:rsidRPr="00FB73BE">
        <w:rPr>
          <w:rFonts w:asciiTheme="minorHAnsi" w:hAnsiTheme="minorHAnsi" w:cstheme="minorHAnsi"/>
        </w:rPr>
        <w:t xml:space="preserve"> gets appended </w:t>
      </w:r>
      <w:r>
        <w:rPr>
          <w:rFonts w:asciiTheme="minorHAnsi" w:hAnsiTheme="minorHAnsi" w:cstheme="minorHAnsi"/>
        </w:rPr>
        <w:t xml:space="preserve">to </w:t>
      </w:r>
      <w:r w:rsidRPr="00FB73BE">
        <w:rPr>
          <w:rFonts w:asciiTheme="minorHAnsi" w:hAnsiTheme="minorHAnsi" w:cstheme="minorHAnsi"/>
        </w:rPr>
        <w:t>&lt;table_name&gt;_</w:t>
      </w:r>
      <w:r w:rsidR="009910F2" w:rsidRPr="009910F2">
        <w:rPr>
          <w:rFonts w:asciiTheme="minorHAnsi" w:hAnsiTheme="minorHAnsi" w:cstheme="minorHAnsi"/>
        </w:rPr>
        <w:t xml:space="preserve"> </w:t>
      </w:r>
      <w:r w:rsidR="009910F2">
        <w:rPr>
          <w:rFonts w:asciiTheme="minorHAnsi" w:hAnsiTheme="minorHAnsi" w:cstheme="minorHAnsi"/>
        </w:rPr>
        <w:t>history</w:t>
      </w:r>
      <w:r w:rsidR="009910F2" w:rsidRPr="00FB73BE">
        <w:rPr>
          <w:rFonts w:asciiTheme="minorHAnsi" w:hAnsiTheme="minorHAnsi" w:cstheme="minorHAnsi"/>
        </w:rPr>
        <w:t xml:space="preserve"> </w:t>
      </w:r>
      <w:r>
        <w:rPr>
          <w:rFonts w:asciiTheme="minorHAnsi" w:hAnsiTheme="minorHAnsi" w:cstheme="minorHAnsi"/>
        </w:rPr>
        <w:t>through simple INSERT.</w:t>
      </w:r>
    </w:p>
    <w:p w14:paraId="78517486" w14:textId="77777777" w:rsidR="00D021B8" w:rsidRDefault="00FB73BE" w:rsidP="00E256F8">
      <w:pPr>
        <w:pStyle w:val="ListParagraph"/>
        <w:numPr>
          <w:ilvl w:val="2"/>
          <w:numId w:val="12"/>
        </w:numPr>
        <w:rPr>
          <w:rFonts w:asciiTheme="minorHAnsi" w:hAnsiTheme="minorHAnsi" w:cstheme="minorHAnsi"/>
        </w:rPr>
      </w:pPr>
      <w:r>
        <w:rPr>
          <w:rFonts w:asciiTheme="minorHAnsi" w:hAnsiTheme="minorHAnsi" w:cstheme="minorHAnsi"/>
        </w:rPr>
        <w:t xml:space="preserve">Partition is created </w:t>
      </w:r>
      <w:r w:rsidR="000C2BDB">
        <w:rPr>
          <w:rFonts w:asciiTheme="minorHAnsi" w:hAnsiTheme="minorHAnsi" w:cstheme="minorHAnsi"/>
        </w:rPr>
        <w:t>on the same if required.</w:t>
      </w:r>
    </w:p>
    <w:p w14:paraId="67F02B2B" w14:textId="77777777" w:rsidR="00D021B8" w:rsidRDefault="00D021B8" w:rsidP="00D021B8">
      <w:pPr>
        <w:rPr>
          <w:ins w:id="11882" w:author="gu832116" w:date="2015-02-16T20:46:00Z"/>
        </w:rPr>
      </w:pPr>
    </w:p>
    <w:p w14:paraId="2B4D93D2" w14:textId="6D333899" w:rsidR="00713EE2" w:rsidRPr="000A4692" w:rsidDel="00B90344" w:rsidRDefault="00713EE2" w:rsidP="00D021B8">
      <w:pPr>
        <w:rPr>
          <w:del w:id="11883" w:author="gu832116" w:date="2015-03-24T16:33:00Z"/>
        </w:rPr>
      </w:pPr>
      <w:bookmarkStart w:id="11884" w:name="_Toc415063036"/>
      <w:bookmarkStart w:id="11885" w:name="_Toc415063258"/>
      <w:bookmarkStart w:id="11886" w:name="_Toc415063477"/>
      <w:bookmarkStart w:id="11887" w:name="_Toc415063694"/>
      <w:bookmarkStart w:id="11888" w:name="_Toc415063907"/>
      <w:bookmarkStart w:id="11889" w:name="_Toc415064118"/>
      <w:bookmarkStart w:id="11890" w:name="_Toc415064327"/>
      <w:bookmarkStart w:id="11891" w:name="_Toc415064533"/>
      <w:bookmarkStart w:id="11892" w:name="_Toc415064738"/>
      <w:bookmarkStart w:id="11893" w:name="_Toc415064943"/>
      <w:bookmarkStart w:id="11894" w:name="_Toc415065149"/>
      <w:bookmarkStart w:id="11895" w:name="_Toc415065354"/>
      <w:bookmarkStart w:id="11896" w:name="_Toc41506556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p>
    <w:p w14:paraId="03B4FF72" w14:textId="77777777" w:rsidR="00994A50" w:rsidRPr="000D2417" w:rsidRDefault="00994A50" w:rsidP="009F4A59">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1897" w:name="_Toc415065564"/>
      <w:r w:rsidRPr="000D2417">
        <w:rPr>
          <w:rFonts w:asciiTheme="minorHAnsi" w:hAnsiTheme="minorHAnsi" w:cstheme="minorHAnsi"/>
          <w:b/>
          <w:i/>
          <w:sz w:val="22"/>
          <w:szCs w:val="24"/>
          <w:lang w:val="en-GB"/>
        </w:rPr>
        <w:t>Staging Summary</w:t>
      </w:r>
      <w:bookmarkEnd w:id="11897"/>
    </w:p>
    <w:p w14:paraId="68A62653" w14:textId="77777777" w:rsidR="00101553" w:rsidRDefault="00101553" w:rsidP="00994A50"/>
    <w:tbl>
      <w:tblPr>
        <w:tblpPr w:leftFromText="180" w:rightFromText="180" w:vertAnchor="text" w:horzAnchor="margin" w:tblpX="-522" w:tblpY="75"/>
        <w:tblOverlap w:val="never"/>
        <w:tblW w:w="11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2538"/>
        <w:gridCol w:w="2700"/>
        <w:gridCol w:w="2790"/>
        <w:gridCol w:w="2790"/>
      </w:tblGrid>
      <w:tr w:rsidR="00101553" w:rsidRPr="00D30FA1" w14:paraId="2C0880A3" w14:textId="77777777" w:rsidTr="0013390A">
        <w:tc>
          <w:tcPr>
            <w:tcW w:w="450" w:type="dxa"/>
            <w:tcBorders>
              <w:top w:val="single" w:sz="4" w:space="0" w:color="auto"/>
              <w:left w:val="single" w:sz="4" w:space="0" w:color="auto"/>
              <w:bottom w:val="single" w:sz="4" w:space="0" w:color="auto"/>
              <w:right w:val="single" w:sz="4" w:space="0" w:color="auto"/>
            </w:tcBorders>
            <w:shd w:val="clear" w:color="auto" w:fill="F4B8AE"/>
          </w:tcPr>
          <w:p w14:paraId="673AE915" w14:textId="77777777" w:rsidR="00101553" w:rsidRDefault="00101553" w:rsidP="0013390A">
            <w:pPr>
              <w:jc w:val="center"/>
              <w:rPr>
                <w:rFonts w:asciiTheme="minorHAnsi" w:hAnsiTheme="minorHAnsi" w:cstheme="minorHAnsi"/>
                <w:sz w:val="16"/>
                <w:szCs w:val="16"/>
              </w:rPr>
            </w:pPr>
          </w:p>
          <w:p w14:paraId="5A0CC775" w14:textId="77777777" w:rsidR="00101553" w:rsidRDefault="00101553" w:rsidP="0013390A">
            <w:pPr>
              <w:jc w:val="center"/>
              <w:rPr>
                <w:rFonts w:asciiTheme="minorHAnsi" w:hAnsiTheme="minorHAnsi" w:cstheme="minorHAnsi"/>
                <w:sz w:val="16"/>
                <w:szCs w:val="16"/>
              </w:rPr>
            </w:pPr>
          </w:p>
        </w:tc>
        <w:tc>
          <w:tcPr>
            <w:tcW w:w="5238" w:type="dxa"/>
            <w:gridSpan w:val="2"/>
            <w:tcBorders>
              <w:top w:val="single" w:sz="4" w:space="0" w:color="auto"/>
              <w:left w:val="single" w:sz="4" w:space="0" w:color="auto"/>
              <w:bottom w:val="single" w:sz="4" w:space="0" w:color="auto"/>
              <w:right w:val="single" w:sz="4" w:space="0" w:color="auto"/>
            </w:tcBorders>
            <w:shd w:val="clear" w:color="auto" w:fill="F4B8AE"/>
          </w:tcPr>
          <w:p w14:paraId="374CC4DF" w14:textId="77777777" w:rsidR="00101553" w:rsidRPr="00D30FA1" w:rsidRDefault="00101553" w:rsidP="0013390A">
            <w:pPr>
              <w:jc w:val="center"/>
              <w:rPr>
                <w:rFonts w:asciiTheme="minorHAnsi" w:hAnsiTheme="minorHAnsi" w:cstheme="minorHAnsi"/>
                <w:sz w:val="16"/>
                <w:szCs w:val="16"/>
              </w:rPr>
            </w:pPr>
            <w:r>
              <w:rPr>
                <w:rFonts w:asciiTheme="minorHAnsi" w:hAnsiTheme="minorHAnsi" w:cstheme="minorHAnsi"/>
                <w:sz w:val="16"/>
                <w:szCs w:val="16"/>
              </w:rPr>
              <w:t>Staging Area 1</w:t>
            </w:r>
          </w:p>
        </w:tc>
        <w:tc>
          <w:tcPr>
            <w:tcW w:w="5580" w:type="dxa"/>
            <w:gridSpan w:val="2"/>
            <w:tcBorders>
              <w:top w:val="single" w:sz="4" w:space="0" w:color="auto"/>
              <w:left w:val="single" w:sz="4" w:space="0" w:color="auto"/>
              <w:bottom w:val="single" w:sz="4" w:space="0" w:color="auto"/>
              <w:right w:val="single" w:sz="4" w:space="0" w:color="auto"/>
            </w:tcBorders>
            <w:shd w:val="clear" w:color="auto" w:fill="F4B8AE"/>
          </w:tcPr>
          <w:p w14:paraId="17297209" w14:textId="77777777" w:rsidR="00101553" w:rsidRPr="00D30FA1" w:rsidRDefault="00101553" w:rsidP="0013390A">
            <w:pPr>
              <w:jc w:val="center"/>
              <w:rPr>
                <w:rFonts w:asciiTheme="minorHAnsi" w:hAnsiTheme="minorHAnsi" w:cstheme="minorHAnsi"/>
                <w:sz w:val="16"/>
                <w:szCs w:val="16"/>
              </w:rPr>
            </w:pPr>
            <w:r>
              <w:rPr>
                <w:rFonts w:asciiTheme="minorHAnsi" w:hAnsiTheme="minorHAnsi" w:cstheme="minorHAnsi"/>
                <w:sz w:val="16"/>
                <w:szCs w:val="16"/>
              </w:rPr>
              <w:t>Staging Area 2</w:t>
            </w:r>
          </w:p>
        </w:tc>
      </w:tr>
      <w:tr w:rsidR="00101553" w:rsidRPr="00D30FA1" w14:paraId="350FE54A" w14:textId="77777777" w:rsidTr="0013390A">
        <w:tc>
          <w:tcPr>
            <w:tcW w:w="450" w:type="dxa"/>
            <w:tcBorders>
              <w:top w:val="single" w:sz="4" w:space="0" w:color="auto"/>
              <w:left w:val="single" w:sz="4" w:space="0" w:color="auto"/>
              <w:bottom w:val="single" w:sz="4" w:space="0" w:color="auto"/>
              <w:right w:val="single" w:sz="4" w:space="0" w:color="auto"/>
            </w:tcBorders>
            <w:shd w:val="clear" w:color="auto" w:fill="F4B8AE"/>
          </w:tcPr>
          <w:p w14:paraId="5D3BBDFC" w14:textId="77777777" w:rsidR="00101553" w:rsidRDefault="00101553" w:rsidP="0013390A">
            <w:pPr>
              <w:rPr>
                <w:rFonts w:asciiTheme="minorHAnsi" w:hAnsiTheme="minorHAnsi" w:cstheme="minorHAnsi"/>
                <w:sz w:val="16"/>
                <w:szCs w:val="16"/>
              </w:rPr>
            </w:pPr>
            <w:r>
              <w:rPr>
                <w:rFonts w:asciiTheme="minorHAnsi" w:hAnsiTheme="minorHAnsi" w:cstheme="minorHAnsi"/>
                <w:sz w:val="16"/>
                <w:szCs w:val="16"/>
              </w:rPr>
              <w:t>#</w:t>
            </w:r>
          </w:p>
        </w:tc>
        <w:tc>
          <w:tcPr>
            <w:tcW w:w="2538" w:type="dxa"/>
            <w:tcBorders>
              <w:top w:val="single" w:sz="4" w:space="0" w:color="auto"/>
              <w:left w:val="single" w:sz="4" w:space="0" w:color="auto"/>
              <w:bottom w:val="single" w:sz="4" w:space="0" w:color="auto"/>
              <w:right w:val="single" w:sz="4" w:space="0" w:color="auto"/>
            </w:tcBorders>
            <w:shd w:val="clear" w:color="auto" w:fill="F4B8AE"/>
          </w:tcPr>
          <w:p w14:paraId="57F46568" w14:textId="77777777" w:rsidR="00101553" w:rsidRPr="00D30FA1" w:rsidRDefault="00101553" w:rsidP="0013390A">
            <w:pPr>
              <w:rPr>
                <w:rFonts w:asciiTheme="minorHAnsi" w:hAnsiTheme="minorHAnsi" w:cstheme="minorHAnsi"/>
                <w:sz w:val="16"/>
                <w:szCs w:val="16"/>
              </w:rPr>
            </w:pPr>
            <w:r>
              <w:rPr>
                <w:rFonts w:asciiTheme="minorHAnsi" w:hAnsiTheme="minorHAnsi" w:cstheme="minorHAnsi"/>
                <w:sz w:val="16"/>
                <w:szCs w:val="16"/>
              </w:rPr>
              <w:t>PNP Mirror (B)</w:t>
            </w:r>
          </w:p>
        </w:tc>
        <w:tc>
          <w:tcPr>
            <w:tcW w:w="2700" w:type="dxa"/>
            <w:tcBorders>
              <w:top w:val="single" w:sz="4" w:space="0" w:color="auto"/>
              <w:left w:val="single" w:sz="4" w:space="0" w:color="auto"/>
              <w:bottom w:val="single" w:sz="4" w:space="0" w:color="auto"/>
              <w:right w:val="single" w:sz="4" w:space="0" w:color="auto"/>
            </w:tcBorders>
            <w:shd w:val="clear" w:color="auto" w:fill="F4B8AE"/>
          </w:tcPr>
          <w:p w14:paraId="55E32018" w14:textId="77777777" w:rsidR="00101553" w:rsidRPr="00D30FA1" w:rsidRDefault="00101553" w:rsidP="0013390A">
            <w:pPr>
              <w:rPr>
                <w:rFonts w:asciiTheme="minorHAnsi" w:hAnsiTheme="minorHAnsi" w:cstheme="minorHAnsi"/>
                <w:sz w:val="16"/>
                <w:szCs w:val="16"/>
              </w:rPr>
            </w:pPr>
            <w:r>
              <w:rPr>
                <w:rFonts w:asciiTheme="minorHAnsi" w:hAnsiTheme="minorHAnsi" w:cstheme="minorHAnsi"/>
                <w:sz w:val="16"/>
                <w:szCs w:val="16"/>
              </w:rPr>
              <w:t>Snapshot (A)</w:t>
            </w:r>
          </w:p>
        </w:tc>
        <w:tc>
          <w:tcPr>
            <w:tcW w:w="2790" w:type="dxa"/>
            <w:tcBorders>
              <w:top w:val="single" w:sz="4" w:space="0" w:color="auto"/>
              <w:left w:val="single" w:sz="4" w:space="0" w:color="auto"/>
              <w:bottom w:val="single" w:sz="4" w:space="0" w:color="auto"/>
              <w:right w:val="single" w:sz="4" w:space="0" w:color="auto"/>
            </w:tcBorders>
            <w:shd w:val="clear" w:color="auto" w:fill="F4B8AE"/>
          </w:tcPr>
          <w:p w14:paraId="05532658" w14:textId="77777777" w:rsidR="00101553" w:rsidRPr="00D30FA1" w:rsidRDefault="00101553" w:rsidP="0013390A">
            <w:pPr>
              <w:rPr>
                <w:rFonts w:asciiTheme="minorHAnsi" w:hAnsiTheme="minorHAnsi" w:cstheme="minorHAnsi"/>
                <w:sz w:val="16"/>
                <w:szCs w:val="16"/>
              </w:rPr>
            </w:pPr>
            <w:r>
              <w:rPr>
                <w:rFonts w:asciiTheme="minorHAnsi" w:hAnsiTheme="minorHAnsi" w:cstheme="minorHAnsi"/>
                <w:sz w:val="16"/>
                <w:szCs w:val="16"/>
              </w:rPr>
              <w:t>Delta (C = B minus A)</w:t>
            </w:r>
          </w:p>
        </w:tc>
        <w:tc>
          <w:tcPr>
            <w:tcW w:w="2790" w:type="dxa"/>
            <w:tcBorders>
              <w:top w:val="single" w:sz="4" w:space="0" w:color="auto"/>
              <w:left w:val="single" w:sz="4" w:space="0" w:color="auto"/>
              <w:bottom w:val="single" w:sz="4" w:space="0" w:color="auto"/>
              <w:right w:val="single" w:sz="4" w:space="0" w:color="auto"/>
            </w:tcBorders>
            <w:shd w:val="clear" w:color="auto" w:fill="F4B8AE"/>
          </w:tcPr>
          <w:p w14:paraId="61F2A77A" w14:textId="77777777" w:rsidR="00101553" w:rsidRPr="00D30FA1" w:rsidRDefault="00101553" w:rsidP="0013390A">
            <w:pPr>
              <w:rPr>
                <w:rFonts w:asciiTheme="minorHAnsi" w:hAnsiTheme="minorHAnsi" w:cstheme="minorHAnsi"/>
                <w:sz w:val="16"/>
                <w:szCs w:val="16"/>
              </w:rPr>
            </w:pPr>
            <w:r>
              <w:rPr>
                <w:rFonts w:asciiTheme="minorHAnsi" w:hAnsiTheme="minorHAnsi" w:cstheme="minorHAnsi"/>
                <w:sz w:val="16"/>
                <w:szCs w:val="16"/>
              </w:rPr>
              <w:t>History (D = Append C with D)</w:t>
            </w:r>
          </w:p>
        </w:tc>
      </w:tr>
      <w:tr w:rsidR="00101553" w:rsidRPr="005A16B3" w14:paraId="437612FC" w14:textId="77777777" w:rsidTr="00101553">
        <w:tc>
          <w:tcPr>
            <w:tcW w:w="450" w:type="dxa"/>
            <w:tcBorders>
              <w:top w:val="single" w:sz="4" w:space="0" w:color="auto"/>
              <w:left w:val="single" w:sz="4" w:space="0" w:color="auto"/>
              <w:bottom w:val="single" w:sz="4" w:space="0" w:color="auto"/>
              <w:right w:val="single" w:sz="4" w:space="0" w:color="auto"/>
            </w:tcBorders>
          </w:tcPr>
          <w:p w14:paraId="3DDC05ED" w14:textId="77777777" w:rsidR="00101553" w:rsidRPr="005A16B3" w:rsidRDefault="00101553" w:rsidP="0013390A">
            <w:pPr>
              <w:rPr>
                <w:rFonts w:asciiTheme="minorHAnsi" w:hAnsiTheme="minorHAnsi" w:cstheme="minorHAnsi"/>
                <w:color w:val="000000"/>
                <w:sz w:val="18"/>
                <w:szCs w:val="16"/>
              </w:rPr>
            </w:pPr>
            <w:r>
              <w:rPr>
                <w:rFonts w:asciiTheme="minorHAnsi" w:hAnsiTheme="minorHAnsi" w:cstheme="minorHAnsi"/>
                <w:color w:val="000000"/>
                <w:sz w:val="18"/>
                <w:szCs w:val="16"/>
              </w:rPr>
              <w:t>1</w:t>
            </w:r>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3CDC17DC" w14:textId="77777777" w:rsidR="00101553" w:rsidRPr="006469F4" w:rsidRDefault="00101553" w:rsidP="0013390A">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DMO_USER_PROFILE_MIR</w:t>
            </w:r>
          </w:p>
        </w:tc>
        <w:tc>
          <w:tcPr>
            <w:tcW w:w="2700" w:type="dxa"/>
            <w:tcBorders>
              <w:top w:val="single" w:sz="4" w:space="0" w:color="auto"/>
              <w:left w:val="single" w:sz="4" w:space="0" w:color="auto"/>
              <w:bottom w:val="single" w:sz="4" w:space="0" w:color="auto"/>
              <w:right w:val="single" w:sz="4" w:space="0" w:color="auto"/>
            </w:tcBorders>
          </w:tcPr>
          <w:p w14:paraId="628C26B1"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DMO_USER_PROFILE_TMP</w:t>
            </w:r>
          </w:p>
        </w:tc>
        <w:tc>
          <w:tcPr>
            <w:tcW w:w="2790" w:type="dxa"/>
            <w:tcBorders>
              <w:top w:val="single" w:sz="4" w:space="0" w:color="auto"/>
              <w:left w:val="single" w:sz="4" w:space="0" w:color="auto"/>
              <w:bottom w:val="single" w:sz="4" w:space="0" w:color="auto"/>
              <w:right w:val="single" w:sz="4" w:space="0" w:color="auto"/>
            </w:tcBorders>
          </w:tcPr>
          <w:p w14:paraId="35B530FD"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DMO_USER_PROFILE_DELTA</w:t>
            </w:r>
          </w:p>
        </w:tc>
        <w:tc>
          <w:tcPr>
            <w:tcW w:w="2790" w:type="dxa"/>
            <w:tcBorders>
              <w:top w:val="single" w:sz="4" w:space="0" w:color="auto"/>
              <w:left w:val="single" w:sz="4" w:space="0" w:color="auto"/>
              <w:bottom w:val="single" w:sz="4" w:space="0" w:color="auto"/>
              <w:right w:val="single" w:sz="4" w:space="0" w:color="auto"/>
            </w:tcBorders>
          </w:tcPr>
          <w:p w14:paraId="032527D7"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DMO_USER_PROFILE_HISTORY</w:t>
            </w:r>
          </w:p>
        </w:tc>
      </w:tr>
      <w:tr w:rsidR="00101553" w:rsidRPr="005A16B3" w14:paraId="0B1B8BAB" w14:textId="77777777" w:rsidTr="00101553">
        <w:tc>
          <w:tcPr>
            <w:tcW w:w="450" w:type="dxa"/>
            <w:tcBorders>
              <w:top w:val="single" w:sz="4" w:space="0" w:color="auto"/>
              <w:left w:val="single" w:sz="4" w:space="0" w:color="auto"/>
              <w:bottom w:val="single" w:sz="4" w:space="0" w:color="auto"/>
              <w:right w:val="single" w:sz="4" w:space="0" w:color="auto"/>
            </w:tcBorders>
          </w:tcPr>
          <w:p w14:paraId="23C32A03" w14:textId="77777777" w:rsidR="00101553" w:rsidRPr="005A16B3" w:rsidRDefault="00101553" w:rsidP="0013390A">
            <w:pPr>
              <w:rPr>
                <w:rFonts w:asciiTheme="minorHAnsi" w:hAnsiTheme="minorHAnsi" w:cstheme="minorHAnsi"/>
                <w:color w:val="000000"/>
                <w:sz w:val="18"/>
                <w:szCs w:val="16"/>
              </w:rPr>
            </w:pPr>
            <w:r>
              <w:rPr>
                <w:rFonts w:asciiTheme="minorHAnsi" w:hAnsiTheme="minorHAnsi" w:cstheme="minorHAnsi"/>
                <w:color w:val="000000"/>
                <w:sz w:val="18"/>
                <w:szCs w:val="16"/>
              </w:rPr>
              <w:t>2</w:t>
            </w:r>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112F851E" w14:textId="77777777" w:rsidR="00101553" w:rsidRPr="006469F4" w:rsidRDefault="00101553" w:rsidP="0013390A">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DMO_USER_ROLE_MIR</w:t>
            </w:r>
          </w:p>
        </w:tc>
        <w:tc>
          <w:tcPr>
            <w:tcW w:w="2700" w:type="dxa"/>
            <w:tcBorders>
              <w:top w:val="single" w:sz="4" w:space="0" w:color="auto"/>
              <w:left w:val="single" w:sz="4" w:space="0" w:color="auto"/>
              <w:bottom w:val="single" w:sz="4" w:space="0" w:color="auto"/>
              <w:right w:val="single" w:sz="4" w:space="0" w:color="auto"/>
            </w:tcBorders>
          </w:tcPr>
          <w:p w14:paraId="67128313"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DMO_USER_ROLE_TMP</w:t>
            </w:r>
          </w:p>
        </w:tc>
        <w:tc>
          <w:tcPr>
            <w:tcW w:w="2790" w:type="dxa"/>
            <w:tcBorders>
              <w:top w:val="single" w:sz="4" w:space="0" w:color="auto"/>
              <w:left w:val="single" w:sz="4" w:space="0" w:color="auto"/>
              <w:bottom w:val="single" w:sz="4" w:space="0" w:color="auto"/>
              <w:right w:val="single" w:sz="4" w:space="0" w:color="auto"/>
            </w:tcBorders>
          </w:tcPr>
          <w:p w14:paraId="4C3B4C10"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DMO_USER_ROLE_DELTA</w:t>
            </w:r>
          </w:p>
        </w:tc>
        <w:tc>
          <w:tcPr>
            <w:tcW w:w="2790" w:type="dxa"/>
            <w:tcBorders>
              <w:top w:val="single" w:sz="4" w:space="0" w:color="auto"/>
              <w:left w:val="single" w:sz="4" w:space="0" w:color="auto"/>
              <w:bottom w:val="single" w:sz="4" w:space="0" w:color="auto"/>
              <w:right w:val="single" w:sz="4" w:space="0" w:color="auto"/>
            </w:tcBorders>
          </w:tcPr>
          <w:p w14:paraId="19E1EBB0"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DMO_USER_ROLE_HISTORY</w:t>
            </w:r>
          </w:p>
        </w:tc>
      </w:tr>
      <w:tr w:rsidR="00101553" w:rsidRPr="005A16B3" w14:paraId="6C20B28A" w14:textId="77777777" w:rsidTr="00101553">
        <w:tc>
          <w:tcPr>
            <w:tcW w:w="450" w:type="dxa"/>
            <w:tcBorders>
              <w:top w:val="single" w:sz="4" w:space="0" w:color="auto"/>
              <w:left w:val="single" w:sz="4" w:space="0" w:color="auto"/>
              <w:bottom w:val="single" w:sz="4" w:space="0" w:color="auto"/>
              <w:right w:val="single" w:sz="4" w:space="0" w:color="auto"/>
            </w:tcBorders>
          </w:tcPr>
          <w:p w14:paraId="3AC9D299" w14:textId="77777777" w:rsidR="00101553" w:rsidRPr="005A16B3" w:rsidRDefault="00101553" w:rsidP="0013390A">
            <w:pPr>
              <w:rPr>
                <w:rFonts w:asciiTheme="minorHAnsi" w:hAnsiTheme="minorHAnsi" w:cstheme="minorHAnsi"/>
                <w:color w:val="000000"/>
                <w:sz w:val="18"/>
                <w:szCs w:val="16"/>
              </w:rPr>
            </w:pPr>
            <w:r>
              <w:rPr>
                <w:rFonts w:asciiTheme="minorHAnsi" w:hAnsiTheme="minorHAnsi" w:cstheme="minorHAnsi"/>
                <w:color w:val="000000"/>
                <w:sz w:val="18"/>
                <w:szCs w:val="16"/>
              </w:rPr>
              <w:t>3</w:t>
            </w:r>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6BA10940" w14:textId="77777777" w:rsidR="00101553" w:rsidRPr="006469F4" w:rsidRDefault="00101553" w:rsidP="0013390A">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DMO_TERRITORY_MIR</w:t>
            </w:r>
          </w:p>
        </w:tc>
        <w:tc>
          <w:tcPr>
            <w:tcW w:w="2700" w:type="dxa"/>
            <w:tcBorders>
              <w:top w:val="single" w:sz="4" w:space="0" w:color="auto"/>
              <w:left w:val="single" w:sz="4" w:space="0" w:color="auto"/>
              <w:bottom w:val="single" w:sz="4" w:space="0" w:color="auto"/>
              <w:right w:val="single" w:sz="4" w:space="0" w:color="auto"/>
            </w:tcBorders>
          </w:tcPr>
          <w:p w14:paraId="1BECDC01"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DMO_TERRITORY_TMP</w:t>
            </w:r>
          </w:p>
        </w:tc>
        <w:tc>
          <w:tcPr>
            <w:tcW w:w="2790" w:type="dxa"/>
            <w:tcBorders>
              <w:top w:val="single" w:sz="4" w:space="0" w:color="auto"/>
              <w:left w:val="single" w:sz="4" w:space="0" w:color="auto"/>
              <w:bottom w:val="single" w:sz="4" w:space="0" w:color="auto"/>
              <w:right w:val="single" w:sz="4" w:space="0" w:color="auto"/>
            </w:tcBorders>
          </w:tcPr>
          <w:p w14:paraId="68C0E0A9"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DMO_TERRITORY_DELTA</w:t>
            </w:r>
          </w:p>
        </w:tc>
        <w:tc>
          <w:tcPr>
            <w:tcW w:w="2790" w:type="dxa"/>
            <w:tcBorders>
              <w:top w:val="single" w:sz="4" w:space="0" w:color="auto"/>
              <w:left w:val="single" w:sz="4" w:space="0" w:color="auto"/>
              <w:bottom w:val="single" w:sz="4" w:space="0" w:color="auto"/>
              <w:right w:val="single" w:sz="4" w:space="0" w:color="auto"/>
            </w:tcBorders>
          </w:tcPr>
          <w:p w14:paraId="4A77AC7A"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DMO_TERRITORY_HISTORY</w:t>
            </w:r>
          </w:p>
        </w:tc>
      </w:tr>
      <w:tr w:rsidR="00101553" w:rsidRPr="005A16B3" w14:paraId="661EA2FF" w14:textId="77777777" w:rsidTr="00101553">
        <w:tc>
          <w:tcPr>
            <w:tcW w:w="450" w:type="dxa"/>
            <w:tcBorders>
              <w:top w:val="single" w:sz="4" w:space="0" w:color="auto"/>
              <w:left w:val="single" w:sz="4" w:space="0" w:color="auto"/>
              <w:bottom w:val="single" w:sz="4" w:space="0" w:color="auto"/>
              <w:right w:val="single" w:sz="4" w:space="0" w:color="auto"/>
            </w:tcBorders>
          </w:tcPr>
          <w:p w14:paraId="3D6E3964" w14:textId="77777777" w:rsidR="00101553" w:rsidRDefault="00101553" w:rsidP="0013390A">
            <w:pPr>
              <w:rPr>
                <w:rFonts w:asciiTheme="minorHAnsi" w:hAnsiTheme="minorHAnsi" w:cstheme="minorHAnsi"/>
                <w:color w:val="000000"/>
                <w:sz w:val="18"/>
                <w:szCs w:val="16"/>
              </w:rPr>
            </w:pPr>
            <w:r>
              <w:rPr>
                <w:rFonts w:asciiTheme="minorHAnsi" w:hAnsiTheme="minorHAnsi" w:cstheme="minorHAnsi"/>
                <w:color w:val="000000"/>
                <w:sz w:val="18"/>
                <w:szCs w:val="16"/>
              </w:rPr>
              <w:t>4</w:t>
            </w:r>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489C827A" w14:textId="77777777" w:rsidR="00101553" w:rsidRPr="006469F4" w:rsidRDefault="00101553" w:rsidP="0013390A">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DMO_USER_HIERARCHY_MIR</w:t>
            </w:r>
          </w:p>
        </w:tc>
        <w:tc>
          <w:tcPr>
            <w:tcW w:w="2700" w:type="dxa"/>
            <w:tcBorders>
              <w:top w:val="single" w:sz="4" w:space="0" w:color="auto"/>
              <w:left w:val="single" w:sz="4" w:space="0" w:color="auto"/>
              <w:bottom w:val="single" w:sz="4" w:space="0" w:color="auto"/>
              <w:right w:val="single" w:sz="4" w:space="0" w:color="auto"/>
            </w:tcBorders>
          </w:tcPr>
          <w:p w14:paraId="3746514C"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DMO_USER_HIERARCHY_TMP</w:t>
            </w:r>
          </w:p>
        </w:tc>
        <w:tc>
          <w:tcPr>
            <w:tcW w:w="2790" w:type="dxa"/>
            <w:tcBorders>
              <w:top w:val="single" w:sz="4" w:space="0" w:color="auto"/>
              <w:left w:val="single" w:sz="4" w:space="0" w:color="auto"/>
              <w:bottom w:val="single" w:sz="4" w:space="0" w:color="auto"/>
              <w:right w:val="single" w:sz="4" w:space="0" w:color="auto"/>
            </w:tcBorders>
          </w:tcPr>
          <w:p w14:paraId="1FA99552" w14:textId="1CD57D4B"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DMO_USER_HIERARCHY_</w:t>
            </w:r>
            <w:ins w:id="11898" w:author="Rakesh Singhi" w:date="2015-02-07T15:57:00Z">
              <w:r w:rsidR="000B3595">
                <w:rPr>
                  <w:rFonts w:asciiTheme="minorHAnsi" w:hAnsiTheme="minorHAnsi" w:cstheme="minorHAnsi"/>
                  <w:sz w:val="16"/>
                  <w:szCs w:val="24"/>
                </w:rPr>
                <w:t>D</w:t>
              </w:r>
            </w:ins>
            <w:r w:rsidRPr="006469F4">
              <w:rPr>
                <w:rFonts w:asciiTheme="minorHAnsi" w:hAnsiTheme="minorHAnsi" w:cstheme="minorHAnsi"/>
                <w:sz w:val="16"/>
                <w:szCs w:val="24"/>
              </w:rPr>
              <w:t>ELTA</w:t>
            </w:r>
          </w:p>
        </w:tc>
        <w:tc>
          <w:tcPr>
            <w:tcW w:w="2790" w:type="dxa"/>
            <w:tcBorders>
              <w:top w:val="single" w:sz="4" w:space="0" w:color="auto"/>
              <w:left w:val="single" w:sz="4" w:space="0" w:color="auto"/>
              <w:bottom w:val="single" w:sz="4" w:space="0" w:color="auto"/>
              <w:right w:val="single" w:sz="4" w:space="0" w:color="auto"/>
            </w:tcBorders>
          </w:tcPr>
          <w:p w14:paraId="47D233EB" w14:textId="77777777" w:rsidR="00101553" w:rsidRPr="006469F4" w:rsidRDefault="00101553" w:rsidP="0013390A">
            <w:pPr>
              <w:rPr>
                <w:rFonts w:asciiTheme="minorHAnsi" w:hAnsiTheme="minorHAnsi" w:cstheme="minorHAnsi"/>
                <w:sz w:val="16"/>
                <w:szCs w:val="24"/>
              </w:rPr>
            </w:pPr>
            <w:r>
              <w:rPr>
                <w:rFonts w:asciiTheme="minorHAnsi" w:hAnsiTheme="minorHAnsi" w:cstheme="minorHAnsi"/>
                <w:sz w:val="16"/>
                <w:szCs w:val="24"/>
              </w:rPr>
              <w:t>DMO_USER_HIERARCHY</w:t>
            </w:r>
            <w:r w:rsidRPr="006469F4">
              <w:rPr>
                <w:rFonts w:asciiTheme="minorHAnsi" w:hAnsiTheme="minorHAnsi" w:cstheme="minorHAnsi"/>
                <w:sz w:val="16"/>
                <w:szCs w:val="24"/>
              </w:rPr>
              <w:t>_HISTORY</w:t>
            </w:r>
          </w:p>
        </w:tc>
      </w:tr>
      <w:tr w:rsidR="000B3595" w:rsidRPr="005A16B3" w14:paraId="3103953E" w14:textId="77777777" w:rsidTr="00101553">
        <w:trPr>
          <w:ins w:id="11899" w:author="Rakesh Singhi" w:date="2015-02-07T15:56:00Z"/>
        </w:trPr>
        <w:tc>
          <w:tcPr>
            <w:tcW w:w="450" w:type="dxa"/>
            <w:tcBorders>
              <w:top w:val="single" w:sz="4" w:space="0" w:color="auto"/>
              <w:left w:val="single" w:sz="4" w:space="0" w:color="auto"/>
              <w:bottom w:val="single" w:sz="4" w:space="0" w:color="auto"/>
              <w:right w:val="single" w:sz="4" w:space="0" w:color="auto"/>
            </w:tcBorders>
          </w:tcPr>
          <w:p w14:paraId="610A36F2" w14:textId="079C6EF8" w:rsidR="000B3595" w:rsidRDefault="000B3595" w:rsidP="0013390A">
            <w:pPr>
              <w:rPr>
                <w:ins w:id="11900" w:author="Rakesh Singhi" w:date="2015-02-07T15:56:00Z"/>
                <w:rFonts w:asciiTheme="minorHAnsi" w:hAnsiTheme="minorHAnsi" w:cstheme="minorHAnsi"/>
                <w:color w:val="000000"/>
                <w:sz w:val="18"/>
                <w:szCs w:val="16"/>
              </w:rPr>
            </w:pPr>
            <w:ins w:id="11901" w:author="Rakesh Singhi" w:date="2015-02-07T15:56:00Z">
              <w:r>
                <w:rPr>
                  <w:rFonts w:asciiTheme="minorHAnsi" w:hAnsiTheme="minorHAnsi" w:cstheme="minorHAnsi"/>
                  <w:color w:val="000000"/>
                  <w:sz w:val="18"/>
                  <w:szCs w:val="16"/>
                </w:rPr>
                <w:t>5</w:t>
              </w:r>
            </w:ins>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5FEADB39" w14:textId="6AC0722D" w:rsidR="000B3595" w:rsidRPr="00374EF4" w:rsidRDefault="000B3595" w:rsidP="0013390A">
            <w:pPr>
              <w:rPr>
                <w:ins w:id="11902" w:author="Rakesh Singhi" w:date="2015-02-07T15:56:00Z"/>
                <w:rFonts w:asciiTheme="minorHAnsi" w:hAnsiTheme="minorHAnsi" w:cstheme="minorHAnsi"/>
                <w:color w:val="000000"/>
                <w:sz w:val="18"/>
                <w:szCs w:val="18"/>
              </w:rPr>
            </w:pPr>
            <w:ins w:id="11903" w:author="Rakesh Singhi" w:date="2015-02-07T15:56:00Z">
              <w:r w:rsidRPr="00374EF4">
                <w:rPr>
                  <w:rFonts w:asciiTheme="minorHAnsi" w:hAnsiTheme="minorHAnsi" w:cstheme="minorHAnsi"/>
                  <w:sz w:val="18"/>
                  <w:szCs w:val="18"/>
                </w:rPr>
                <w:t>DMO_BDE_TERRITO</w:t>
              </w:r>
            </w:ins>
            <w:ins w:id="11904" w:author="Sowndarya S (WT01 - Manufacturing &amp; Hi Tech)" w:date="2015-03-24T11:12:00Z">
              <w:r w:rsidR="00374EF4" w:rsidRPr="00374EF4">
                <w:rPr>
                  <w:rFonts w:asciiTheme="minorHAnsi" w:hAnsiTheme="minorHAnsi" w:cstheme="minorHAnsi"/>
                  <w:sz w:val="18"/>
                  <w:szCs w:val="18"/>
                </w:rPr>
                <w:t>RY</w:t>
              </w:r>
            </w:ins>
            <w:ins w:id="11905" w:author="Rakesh Singhi" w:date="2015-02-07T15:56:00Z">
              <w:del w:id="11906" w:author="Sowndarya S (WT01 - Manufacturing &amp; Hi Tech)" w:date="2015-03-24T11:12:00Z">
                <w:r w:rsidRPr="00374EF4" w:rsidDel="00374EF4">
                  <w:rPr>
                    <w:rFonts w:asciiTheme="minorHAnsi" w:hAnsiTheme="minorHAnsi" w:cstheme="minorHAnsi"/>
                    <w:sz w:val="18"/>
                    <w:szCs w:val="18"/>
                  </w:rPr>
                  <w:delText>RIES</w:delText>
                </w:r>
              </w:del>
              <w:r w:rsidRPr="00374EF4">
                <w:rPr>
                  <w:rFonts w:asciiTheme="minorHAnsi" w:hAnsiTheme="minorHAnsi" w:cstheme="minorHAnsi"/>
                  <w:sz w:val="18"/>
                  <w:szCs w:val="18"/>
                </w:rPr>
                <w:t>_</w:t>
              </w:r>
            </w:ins>
            <w:ins w:id="11907" w:author="Rakesh Singhi" w:date="2015-02-07T15:57:00Z">
              <w:r w:rsidRPr="00374EF4">
                <w:rPr>
                  <w:rFonts w:asciiTheme="minorHAnsi" w:hAnsiTheme="minorHAnsi" w:cstheme="minorHAnsi"/>
                  <w:sz w:val="18"/>
                  <w:szCs w:val="18"/>
                </w:rPr>
                <w:t>MIR</w:t>
              </w:r>
            </w:ins>
          </w:p>
        </w:tc>
        <w:tc>
          <w:tcPr>
            <w:tcW w:w="2700" w:type="dxa"/>
            <w:tcBorders>
              <w:top w:val="single" w:sz="4" w:space="0" w:color="auto"/>
              <w:left w:val="single" w:sz="4" w:space="0" w:color="auto"/>
              <w:bottom w:val="single" w:sz="4" w:space="0" w:color="auto"/>
              <w:right w:val="single" w:sz="4" w:space="0" w:color="auto"/>
            </w:tcBorders>
          </w:tcPr>
          <w:p w14:paraId="4FE8F678" w14:textId="6435290D" w:rsidR="000B3595" w:rsidRPr="00374EF4" w:rsidRDefault="000B3595" w:rsidP="0013390A">
            <w:pPr>
              <w:rPr>
                <w:ins w:id="11908" w:author="Rakesh Singhi" w:date="2015-02-07T15:56:00Z"/>
                <w:rFonts w:asciiTheme="minorHAnsi" w:hAnsiTheme="minorHAnsi" w:cstheme="minorHAnsi"/>
                <w:sz w:val="18"/>
                <w:szCs w:val="18"/>
              </w:rPr>
            </w:pPr>
            <w:ins w:id="11909" w:author="Rakesh Singhi" w:date="2015-02-07T15:57:00Z">
              <w:r w:rsidRPr="00374EF4">
                <w:rPr>
                  <w:rFonts w:asciiTheme="minorHAnsi" w:hAnsiTheme="minorHAnsi" w:cstheme="minorHAnsi"/>
                  <w:sz w:val="18"/>
                  <w:szCs w:val="18"/>
                </w:rPr>
                <w:t>DMO_BDE_TERRITO</w:t>
              </w:r>
            </w:ins>
            <w:ins w:id="11910" w:author="Sowndarya S (WT01 - Manufacturing &amp; Hi Tech)" w:date="2015-03-24T11:14:00Z">
              <w:r w:rsidR="00605190">
                <w:rPr>
                  <w:rFonts w:asciiTheme="minorHAnsi" w:hAnsiTheme="minorHAnsi" w:cstheme="minorHAnsi"/>
                  <w:sz w:val="18"/>
                  <w:szCs w:val="18"/>
                </w:rPr>
                <w:t>RY</w:t>
              </w:r>
            </w:ins>
            <w:ins w:id="11911" w:author="Rakesh Singhi" w:date="2015-02-07T15:57:00Z">
              <w:del w:id="11912" w:author="Sowndarya S (WT01 - Manufacturing &amp; Hi Tech)" w:date="2015-03-24T11:14:00Z">
                <w:r w:rsidRPr="00374EF4" w:rsidDel="00605190">
                  <w:rPr>
                    <w:rFonts w:asciiTheme="minorHAnsi" w:hAnsiTheme="minorHAnsi" w:cstheme="minorHAnsi"/>
                    <w:sz w:val="18"/>
                    <w:szCs w:val="18"/>
                  </w:rPr>
                  <w:delText>RIES</w:delText>
                </w:r>
              </w:del>
              <w:r w:rsidRPr="00374EF4">
                <w:rPr>
                  <w:rFonts w:asciiTheme="minorHAnsi" w:hAnsiTheme="minorHAnsi" w:cstheme="minorHAnsi"/>
                  <w:sz w:val="18"/>
                  <w:szCs w:val="18"/>
                </w:rPr>
                <w:t>_TMP</w:t>
              </w:r>
            </w:ins>
          </w:p>
        </w:tc>
        <w:tc>
          <w:tcPr>
            <w:tcW w:w="2790" w:type="dxa"/>
            <w:tcBorders>
              <w:top w:val="single" w:sz="4" w:space="0" w:color="auto"/>
              <w:left w:val="single" w:sz="4" w:space="0" w:color="auto"/>
              <w:bottom w:val="single" w:sz="4" w:space="0" w:color="auto"/>
              <w:right w:val="single" w:sz="4" w:space="0" w:color="auto"/>
            </w:tcBorders>
          </w:tcPr>
          <w:p w14:paraId="37442E7D" w14:textId="1EC86B86" w:rsidR="000B3595" w:rsidRPr="00374EF4" w:rsidRDefault="000B3595" w:rsidP="000B3595">
            <w:pPr>
              <w:rPr>
                <w:ins w:id="11913" w:author="Rakesh Singhi" w:date="2015-02-07T15:56:00Z"/>
                <w:rFonts w:asciiTheme="minorHAnsi" w:hAnsiTheme="minorHAnsi" w:cstheme="minorHAnsi"/>
                <w:sz w:val="18"/>
                <w:szCs w:val="18"/>
              </w:rPr>
            </w:pPr>
            <w:ins w:id="11914" w:author="Rakesh Singhi" w:date="2015-02-07T15:57:00Z">
              <w:r w:rsidRPr="00374EF4">
                <w:rPr>
                  <w:rFonts w:asciiTheme="minorHAnsi" w:hAnsiTheme="minorHAnsi" w:cstheme="minorHAnsi"/>
                  <w:sz w:val="18"/>
                  <w:szCs w:val="18"/>
                </w:rPr>
                <w:t>DMO_BDE_TERRITOR</w:t>
              </w:r>
            </w:ins>
            <w:ins w:id="11915" w:author="Sowndarya S (WT01 - Manufacturing &amp; Hi Tech)" w:date="2015-03-24T11:15:00Z">
              <w:r w:rsidR="00605190">
                <w:rPr>
                  <w:rFonts w:asciiTheme="minorHAnsi" w:hAnsiTheme="minorHAnsi" w:cstheme="minorHAnsi"/>
                  <w:sz w:val="18"/>
                  <w:szCs w:val="18"/>
                </w:rPr>
                <w:t>Y</w:t>
              </w:r>
            </w:ins>
            <w:ins w:id="11916" w:author="Rakesh Singhi" w:date="2015-02-07T15:57:00Z">
              <w:del w:id="11917" w:author="Sowndarya S (WT01 - Manufacturing &amp; Hi Tech)" w:date="2015-03-24T11:15:00Z">
                <w:r w:rsidRPr="00374EF4" w:rsidDel="00605190">
                  <w:rPr>
                    <w:rFonts w:asciiTheme="minorHAnsi" w:hAnsiTheme="minorHAnsi" w:cstheme="minorHAnsi"/>
                    <w:sz w:val="18"/>
                    <w:szCs w:val="18"/>
                  </w:rPr>
                  <w:delText>IES</w:delText>
                </w:r>
              </w:del>
              <w:r w:rsidRPr="00374EF4">
                <w:rPr>
                  <w:rFonts w:asciiTheme="minorHAnsi" w:hAnsiTheme="minorHAnsi" w:cstheme="minorHAnsi"/>
                  <w:sz w:val="18"/>
                  <w:szCs w:val="18"/>
                </w:rPr>
                <w:t>_DELTA</w:t>
              </w:r>
            </w:ins>
          </w:p>
        </w:tc>
        <w:tc>
          <w:tcPr>
            <w:tcW w:w="2790" w:type="dxa"/>
            <w:tcBorders>
              <w:top w:val="single" w:sz="4" w:space="0" w:color="auto"/>
              <w:left w:val="single" w:sz="4" w:space="0" w:color="auto"/>
              <w:bottom w:val="single" w:sz="4" w:space="0" w:color="auto"/>
              <w:right w:val="single" w:sz="4" w:space="0" w:color="auto"/>
            </w:tcBorders>
          </w:tcPr>
          <w:p w14:paraId="4DB84388" w14:textId="206DF8DA" w:rsidR="000B3595" w:rsidRPr="00374EF4" w:rsidRDefault="000B3595" w:rsidP="0013390A">
            <w:pPr>
              <w:rPr>
                <w:ins w:id="11918" w:author="Rakesh Singhi" w:date="2015-02-07T15:56:00Z"/>
                <w:rFonts w:asciiTheme="minorHAnsi" w:hAnsiTheme="minorHAnsi" w:cstheme="minorHAnsi"/>
                <w:sz w:val="18"/>
                <w:szCs w:val="18"/>
              </w:rPr>
            </w:pPr>
            <w:ins w:id="11919" w:author="Rakesh Singhi" w:date="2015-02-07T15:57:00Z">
              <w:r w:rsidRPr="00374EF4">
                <w:rPr>
                  <w:rFonts w:asciiTheme="minorHAnsi" w:hAnsiTheme="minorHAnsi" w:cstheme="minorHAnsi"/>
                  <w:sz w:val="18"/>
                  <w:szCs w:val="18"/>
                </w:rPr>
                <w:t>DMO_BDE_TERRITOR</w:t>
              </w:r>
            </w:ins>
            <w:ins w:id="11920" w:author="Sowndarya S (WT01 - Manufacturing &amp; Hi Tech)" w:date="2015-03-24T11:16:00Z">
              <w:r w:rsidR="00605190">
                <w:rPr>
                  <w:rFonts w:asciiTheme="minorHAnsi" w:hAnsiTheme="minorHAnsi" w:cstheme="minorHAnsi"/>
                  <w:sz w:val="18"/>
                  <w:szCs w:val="18"/>
                </w:rPr>
                <w:t>Y</w:t>
              </w:r>
            </w:ins>
            <w:ins w:id="11921" w:author="Rakesh Singhi" w:date="2015-02-07T15:57:00Z">
              <w:del w:id="11922" w:author="Sowndarya S (WT01 - Manufacturing &amp; Hi Tech)" w:date="2015-03-24T11:16:00Z">
                <w:r w:rsidRPr="00374EF4" w:rsidDel="00605190">
                  <w:rPr>
                    <w:rFonts w:asciiTheme="minorHAnsi" w:hAnsiTheme="minorHAnsi" w:cstheme="minorHAnsi"/>
                    <w:sz w:val="18"/>
                    <w:szCs w:val="18"/>
                  </w:rPr>
                  <w:delText>IES</w:delText>
                </w:r>
              </w:del>
              <w:r w:rsidRPr="00374EF4">
                <w:rPr>
                  <w:rFonts w:asciiTheme="minorHAnsi" w:hAnsiTheme="minorHAnsi" w:cstheme="minorHAnsi"/>
                  <w:sz w:val="18"/>
                  <w:szCs w:val="18"/>
                </w:rPr>
                <w:t>_HISTORY</w:t>
              </w:r>
            </w:ins>
          </w:p>
        </w:tc>
      </w:tr>
      <w:tr w:rsidR="00101553" w:rsidRPr="005A16B3" w14:paraId="5835DBC2" w14:textId="77777777" w:rsidTr="00101553">
        <w:tc>
          <w:tcPr>
            <w:tcW w:w="450" w:type="dxa"/>
            <w:tcBorders>
              <w:top w:val="single" w:sz="4" w:space="0" w:color="auto"/>
              <w:left w:val="single" w:sz="4" w:space="0" w:color="auto"/>
              <w:bottom w:val="single" w:sz="4" w:space="0" w:color="auto"/>
              <w:right w:val="single" w:sz="4" w:space="0" w:color="auto"/>
            </w:tcBorders>
          </w:tcPr>
          <w:p w14:paraId="40600EAB" w14:textId="62DD5527" w:rsidR="00101553" w:rsidRPr="005A16B3" w:rsidRDefault="000B3595" w:rsidP="0013390A">
            <w:pPr>
              <w:rPr>
                <w:rFonts w:asciiTheme="minorHAnsi" w:hAnsiTheme="minorHAnsi" w:cstheme="minorHAnsi"/>
                <w:color w:val="000000"/>
                <w:sz w:val="18"/>
                <w:szCs w:val="16"/>
              </w:rPr>
            </w:pPr>
            <w:ins w:id="11923" w:author="Rakesh Singhi" w:date="2015-02-07T15:58:00Z">
              <w:r>
                <w:rPr>
                  <w:rFonts w:asciiTheme="minorHAnsi" w:hAnsiTheme="minorHAnsi" w:cstheme="minorHAnsi"/>
                  <w:color w:val="000000"/>
                  <w:sz w:val="18"/>
                  <w:szCs w:val="16"/>
                </w:rPr>
                <w:t>6</w:t>
              </w:r>
            </w:ins>
            <w:del w:id="11924" w:author="Rakesh Singhi" w:date="2015-02-07T15:58:00Z">
              <w:r w:rsidR="00101553" w:rsidDel="000B3595">
                <w:rPr>
                  <w:rFonts w:asciiTheme="minorHAnsi" w:hAnsiTheme="minorHAnsi" w:cstheme="minorHAnsi"/>
                  <w:color w:val="000000"/>
                  <w:sz w:val="18"/>
                  <w:szCs w:val="16"/>
                </w:rPr>
                <w:delText>5</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401F7D87" w14:textId="77777777" w:rsidR="00101553" w:rsidRPr="006469F4" w:rsidRDefault="00101553" w:rsidP="0013390A">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DMO_COUNTRY_MIR</w:t>
            </w:r>
          </w:p>
        </w:tc>
        <w:tc>
          <w:tcPr>
            <w:tcW w:w="2700" w:type="dxa"/>
            <w:tcBorders>
              <w:top w:val="single" w:sz="4" w:space="0" w:color="auto"/>
              <w:left w:val="single" w:sz="4" w:space="0" w:color="auto"/>
              <w:bottom w:val="single" w:sz="4" w:space="0" w:color="auto"/>
              <w:right w:val="single" w:sz="4" w:space="0" w:color="auto"/>
            </w:tcBorders>
          </w:tcPr>
          <w:p w14:paraId="131F81DB"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DMO_COUNTRY_TMP</w:t>
            </w:r>
          </w:p>
        </w:tc>
        <w:tc>
          <w:tcPr>
            <w:tcW w:w="2790" w:type="dxa"/>
            <w:tcBorders>
              <w:top w:val="single" w:sz="4" w:space="0" w:color="auto"/>
              <w:left w:val="single" w:sz="4" w:space="0" w:color="auto"/>
              <w:bottom w:val="single" w:sz="4" w:space="0" w:color="auto"/>
              <w:right w:val="single" w:sz="4" w:space="0" w:color="auto"/>
            </w:tcBorders>
          </w:tcPr>
          <w:p w14:paraId="3AC571EB"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DMO_COUNTRY_DELTA</w:t>
            </w:r>
          </w:p>
        </w:tc>
        <w:tc>
          <w:tcPr>
            <w:tcW w:w="2790" w:type="dxa"/>
            <w:tcBorders>
              <w:top w:val="single" w:sz="4" w:space="0" w:color="auto"/>
              <w:left w:val="single" w:sz="4" w:space="0" w:color="auto"/>
              <w:bottom w:val="single" w:sz="4" w:space="0" w:color="auto"/>
              <w:right w:val="single" w:sz="4" w:space="0" w:color="auto"/>
            </w:tcBorders>
          </w:tcPr>
          <w:p w14:paraId="43B02986"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DMO_COUNTRY_HISTORY</w:t>
            </w:r>
          </w:p>
        </w:tc>
      </w:tr>
      <w:tr w:rsidR="00101553" w:rsidRPr="005A16B3" w14:paraId="47F45139" w14:textId="77777777" w:rsidTr="00101553">
        <w:tc>
          <w:tcPr>
            <w:tcW w:w="450" w:type="dxa"/>
            <w:tcBorders>
              <w:top w:val="single" w:sz="4" w:space="0" w:color="auto"/>
              <w:left w:val="single" w:sz="4" w:space="0" w:color="auto"/>
              <w:bottom w:val="single" w:sz="4" w:space="0" w:color="auto"/>
              <w:right w:val="single" w:sz="4" w:space="0" w:color="auto"/>
            </w:tcBorders>
          </w:tcPr>
          <w:p w14:paraId="253C98C4" w14:textId="6018AA62" w:rsidR="00101553" w:rsidRPr="005A16B3" w:rsidRDefault="000B3595" w:rsidP="0013390A">
            <w:pPr>
              <w:rPr>
                <w:rFonts w:asciiTheme="minorHAnsi" w:hAnsiTheme="minorHAnsi" w:cstheme="minorHAnsi"/>
                <w:color w:val="000000"/>
                <w:sz w:val="18"/>
                <w:szCs w:val="16"/>
              </w:rPr>
            </w:pPr>
            <w:ins w:id="11925" w:author="Rakesh Singhi" w:date="2015-02-07T15:58:00Z">
              <w:r>
                <w:rPr>
                  <w:rFonts w:asciiTheme="minorHAnsi" w:hAnsiTheme="minorHAnsi" w:cstheme="minorHAnsi"/>
                  <w:color w:val="000000"/>
                  <w:sz w:val="18"/>
                  <w:szCs w:val="16"/>
                </w:rPr>
                <w:t>7</w:t>
              </w:r>
            </w:ins>
            <w:del w:id="11926" w:author="Rakesh Singhi" w:date="2015-02-07T15:58:00Z">
              <w:r w:rsidR="00101553" w:rsidDel="000B3595">
                <w:rPr>
                  <w:rFonts w:asciiTheme="minorHAnsi" w:hAnsiTheme="minorHAnsi" w:cstheme="minorHAnsi"/>
                  <w:color w:val="000000"/>
                  <w:sz w:val="18"/>
                  <w:szCs w:val="16"/>
                </w:rPr>
                <w:delText>6</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20BD5146" w14:textId="77777777" w:rsidR="00101553" w:rsidRPr="006469F4" w:rsidRDefault="00101553" w:rsidP="0013390A">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DMO_CURRENCY_MIR</w:t>
            </w:r>
          </w:p>
        </w:tc>
        <w:tc>
          <w:tcPr>
            <w:tcW w:w="2700" w:type="dxa"/>
            <w:tcBorders>
              <w:top w:val="single" w:sz="4" w:space="0" w:color="auto"/>
              <w:left w:val="single" w:sz="4" w:space="0" w:color="auto"/>
              <w:bottom w:val="single" w:sz="4" w:space="0" w:color="auto"/>
              <w:right w:val="single" w:sz="4" w:space="0" w:color="auto"/>
            </w:tcBorders>
          </w:tcPr>
          <w:p w14:paraId="19E3BB81"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DMO_CURRENCY_TMP</w:t>
            </w:r>
          </w:p>
        </w:tc>
        <w:tc>
          <w:tcPr>
            <w:tcW w:w="2790" w:type="dxa"/>
            <w:tcBorders>
              <w:top w:val="single" w:sz="4" w:space="0" w:color="auto"/>
              <w:left w:val="single" w:sz="4" w:space="0" w:color="auto"/>
              <w:bottom w:val="single" w:sz="4" w:space="0" w:color="auto"/>
              <w:right w:val="single" w:sz="4" w:space="0" w:color="auto"/>
            </w:tcBorders>
          </w:tcPr>
          <w:p w14:paraId="509D0BDE"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DMO_CURRENCY_DELTA</w:t>
            </w:r>
          </w:p>
        </w:tc>
        <w:tc>
          <w:tcPr>
            <w:tcW w:w="2790" w:type="dxa"/>
            <w:tcBorders>
              <w:top w:val="single" w:sz="4" w:space="0" w:color="auto"/>
              <w:left w:val="single" w:sz="4" w:space="0" w:color="auto"/>
              <w:bottom w:val="single" w:sz="4" w:space="0" w:color="auto"/>
              <w:right w:val="single" w:sz="4" w:space="0" w:color="auto"/>
            </w:tcBorders>
          </w:tcPr>
          <w:p w14:paraId="33DD32D8"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DMO_CURRENCY_HISTORY</w:t>
            </w:r>
          </w:p>
        </w:tc>
      </w:tr>
      <w:tr w:rsidR="00101553" w:rsidRPr="005A16B3" w14:paraId="57DAF4F0" w14:textId="77777777" w:rsidTr="00101553">
        <w:tc>
          <w:tcPr>
            <w:tcW w:w="450" w:type="dxa"/>
            <w:tcBorders>
              <w:top w:val="single" w:sz="4" w:space="0" w:color="auto"/>
              <w:left w:val="single" w:sz="4" w:space="0" w:color="auto"/>
              <w:bottom w:val="single" w:sz="4" w:space="0" w:color="auto"/>
              <w:right w:val="single" w:sz="4" w:space="0" w:color="auto"/>
            </w:tcBorders>
          </w:tcPr>
          <w:p w14:paraId="02DCDFDD" w14:textId="2D4D5D0D" w:rsidR="00101553" w:rsidRPr="005A16B3" w:rsidRDefault="000B3595" w:rsidP="0013390A">
            <w:pPr>
              <w:rPr>
                <w:rFonts w:asciiTheme="minorHAnsi" w:hAnsiTheme="minorHAnsi" w:cstheme="minorHAnsi"/>
                <w:color w:val="000000"/>
                <w:sz w:val="18"/>
                <w:szCs w:val="16"/>
              </w:rPr>
            </w:pPr>
            <w:ins w:id="11927" w:author="Rakesh Singhi" w:date="2015-02-07T15:58:00Z">
              <w:r>
                <w:rPr>
                  <w:rFonts w:asciiTheme="minorHAnsi" w:hAnsiTheme="minorHAnsi" w:cstheme="minorHAnsi"/>
                  <w:color w:val="000000"/>
                  <w:sz w:val="18"/>
                  <w:szCs w:val="16"/>
                </w:rPr>
                <w:t>8</w:t>
              </w:r>
            </w:ins>
            <w:del w:id="11928" w:author="Rakesh Singhi" w:date="2015-02-07T15:58:00Z">
              <w:r w:rsidR="00101553" w:rsidDel="000B3595">
                <w:rPr>
                  <w:rFonts w:asciiTheme="minorHAnsi" w:hAnsiTheme="minorHAnsi" w:cstheme="minorHAnsi"/>
                  <w:color w:val="000000"/>
                  <w:sz w:val="18"/>
                  <w:szCs w:val="16"/>
                </w:rPr>
                <w:delText>7</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6E84C0D4" w14:textId="77777777" w:rsidR="00101553" w:rsidRPr="006469F4" w:rsidRDefault="00101553" w:rsidP="0013390A">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DMO_PARTNER_MASTER_MIR</w:t>
            </w:r>
          </w:p>
        </w:tc>
        <w:tc>
          <w:tcPr>
            <w:tcW w:w="2700" w:type="dxa"/>
            <w:tcBorders>
              <w:top w:val="single" w:sz="4" w:space="0" w:color="auto"/>
              <w:left w:val="single" w:sz="4" w:space="0" w:color="auto"/>
              <w:bottom w:val="single" w:sz="4" w:space="0" w:color="auto"/>
              <w:right w:val="single" w:sz="4" w:space="0" w:color="auto"/>
            </w:tcBorders>
          </w:tcPr>
          <w:p w14:paraId="75E670E9"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DMO_PARTNER_MASTER_TMP</w:t>
            </w:r>
          </w:p>
        </w:tc>
        <w:tc>
          <w:tcPr>
            <w:tcW w:w="2790" w:type="dxa"/>
            <w:tcBorders>
              <w:top w:val="single" w:sz="4" w:space="0" w:color="auto"/>
              <w:left w:val="single" w:sz="4" w:space="0" w:color="auto"/>
              <w:bottom w:val="single" w:sz="4" w:space="0" w:color="auto"/>
              <w:right w:val="single" w:sz="4" w:space="0" w:color="auto"/>
            </w:tcBorders>
          </w:tcPr>
          <w:p w14:paraId="2486A125"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DMO_PARTNER_MASTER_DELTA</w:t>
            </w:r>
          </w:p>
        </w:tc>
        <w:tc>
          <w:tcPr>
            <w:tcW w:w="2790" w:type="dxa"/>
            <w:tcBorders>
              <w:top w:val="single" w:sz="4" w:space="0" w:color="auto"/>
              <w:left w:val="single" w:sz="4" w:space="0" w:color="auto"/>
              <w:bottom w:val="single" w:sz="4" w:space="0" w:color="auto"/>
              <w:right w:val="single" w:sz="4" w:space="0" w:color="auto"/>
            </w:tcBorders>
          </w:tcPr>
          <w:p w14:paraId="5BE0BDB7" w14:textId="77777777" w:rsidR="00101553" w:rsidRPr="006469F4" w:rsidRDefault="00101553" w:rsidP="0013390A">
            <w:pPr>
              <w:rPr>
                <w:rFonts w:asciiTheme="minorHAnsi" w:hAnsiTheme="minorHAnsi" w:cstheme="minorHAnsi"/>
                <w:sz w:val="16"/>
                <w:szCs w:val="24"/>
              </w:rPr>
            </w:pPr>
            <w:r w:rsidRPr="006469F4">
              <w:rPr>
                <w:rFonts w:asciiTheme="minorHAnsi" w:hAnsiTheme="minorHAnsi" w:cstheme="minorHAnsi"/>
                <w:sz w:val="16"/>
                <w:szCs w:val="24"/>
              </w:rPr>
              <w:t>DMO_PARTNER_MASTER_HISTORY</w:t>
            </w:r>
          </w:p>
        </w:tc>
      </w:tr>
      <w:tr w:rsidR="00605190" w:rsidRPr="005A16B3" w14:paraId="47B16082" w14:textId="77777777" w:rsidTr="00101553">
        <w:trPr>
          <w:ins w:id="11929" w:author="Rakesh Singhi" w:date="2015-02-07T15:57:00Z"/>
        </w:trPr>
        <w:tc>
          <w:tcPr>
            <w:tcW w:w="450" w:type="dxa"/>
            <w:tcBorders>
              <w:top w:val="single" w:sz="4" w:space="0" w:color="auto"/>
              <w:left w:val="single" w:sz="4" w:space="0" w:color="auto"/>
              <w:bottom w:val="single" w:sz="4" w:space="0" w:color="auto"/>
              <w:right w:val="single" w:sz="4" w:space="0" w:color="auto"/>
            </w:tcBorders>
          </w:tcPr>
          <w:p w14:paraId="04A710B8" w14:textId="312969E7" w:rsidR="00605190" w:rsidRDefault="00605190" w:rsidP="00605190">
            <w:pPr>
              <w:rPr>
                <w:ins w:id="11930" w:author="Rakesh Singhi" w:date="2015-02-07T15:57:00Z"/>
                <w:rFonts w:asciiTheme="minorHAnsi" w:hAnsiTheme="minorHAnsi" w:cstheme="minorHAnsi"/>
                <w:color w:val="000000"/>
                <w:sz w:val="18"/>
                <w:szCs w:val="16"/>
              </w:rPr>
            </w:pPr>
            <w:ins w:id="11931" w:author="Rakesh Singhi" w:date="2015-02-07T15:58:00Z">
              <w:r>
                <w:rPr>
                  <w:rFonts w:asciiTheme="minorHAnsi" w:hAnsiTheme="minorHAnsi" w:cstheme="minorHAnsi"/>
                  <w:color w:val="000000"/>
                  <w:sz w:val="18"/>
                  <w:szCs w:val="16"/>
                </w:rPr>
                <w:t>9</w:t>
              </w:r>
            </w:ins>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18390B88" w14:textId="1BE3CBEA" w:rsidR="00605190" w:rsidRPr="006469F4" w:rsidRDefault="00605190" w:rsidP="00605190">
            <w:pPr>
              <w:rPr>
                <w:ins w:id="11932" w:author="Rakesh Singhi" w:date="2015-02-07T15:57:00Z"/>
                <w:rFonts w:asciiTheme="minorHAnsi" w:hAnsiTheme="minorHAnsi" w:cstheme="minorHAnsi"/>
                <w:color w:val="000000"/>
                <w:sz w:val="16"/>
                <w:szCs w:val="16"/>
              </w:rPr>
            </w:pPr>
            <w:ins w:id="11933" w:author="Rakesh Singhi" w:date="2015-02-07T15:57:00Z">
              <w:r>
                <w:rPr>
                  <w:rFonts w:asciiTheme="minorHAnsi" w:hAnsiTheme="minorHAnsi" w:cstheme="minorHAnsi"/>
                  <w:color w:val="000000"/>
                  <w:sz w:val="16"/>
                  <w:szCs w:val="16"/>
                </w:rPr>
                <w:t>DMO_PARTNER_M</w:t>
              </w:r>
            </w:ins>
            <w:ins w:id="11934" w:author="Sowndarya S (WT01 - Manufacturing &amp; Hi Tech)" w:date="2015-03-24T11:13:00Z">
              <w:r>
                <w:rPr>
                  <w:rFonts w:asciiTheme="minorHAnsi" w:hAnsiTheme="minorHAnsi" w:cstheme="minorHAnsi"/>
                  <w:color w:val="000000"/>
                  <w:sz w:val="16"/>
                  <w:szCs w:val="16"/>
                </w:rPr>
                <w:t>K</w:t>
              </w:r>
            </w:ins>
            <w:ins w:id="11935" w:author="Rakesh Singhi" w:date="2015-02-07T15:57:00Z">
              <w:del w:id="11936" w:author="Sowndarya S (WT01 - Manufacturing &amp; Hi Tech)" w:date="2015-03-24T11:13:00Z">
                <w:r w:rsidDel="00605190">
                  <w:rPr>
                    <w:rFonts w:asciiTheme="minorHAnsi" w:hAnsiTheme="minorHAnsi" w:cstheme="minorHAnsi"/>
                    <w:color w:val="000000"/>
                    <w:sz w:val="16"/>
                    <w:szCs w:val="16"/>
                  </w:rPr>
                  <w:delText>ARK</w:delText>
                </w:r>
              </w:del>
              <w:del w:id="11937" w:author="Sowndarya S (WT01 - Manufacturing &amp; Hi Tech)" w:date="2015-03-24T11:12:00Z">
                <w:r w:rsidDel="00605190">
                  <w:rPr>
                    <w:rFonts w:asciiTheme="minorHAnsi" w:hAnsiTheme="minorHAnsi" w:cstheme="minorHAnsi"/>
                    <w:color w:val="000000"/>
                    <w:sz w:val="16"/>
                    <w:szCs w:val="16"/>
                  </w:rPr>
                  <w:delText>E</w:delText>
                </w:r>
              </w:del>
              <w:r>
                <w:rPr>
                  <w:rFonts w:asciiTheme="minorHAnsi" w:hAnsiTheme="minorHAnsi" w:cstheme="minorHAnsi"/>
                  <w:color w:val="000000"/>
                  <w:sz w:val="16"/>
                  <w:szCs w:val="16"/>
                </w:rPr>
                <w:t>T_SEG</w:t>
              </w:r>
              <w:del w:id="11938" w:author="Sowndarya S (WT01 - Manufacturing &amp; Hi Tech)" w:date="2015-03-24T11:13:00Z">
                <w:r w:rsidDel="00605190">
                  <w:rPr>
                    <w:rFonts w:asciiTheme="minorHAnsi" w:hAnsiTheme="minorHAnsi" w:cstheme="minorHAnsi"/>
                    <w:color w:val="000000"/>
                    <w:sz w:val="16"/>
                    <w:szCs w:val="16"/>
                  </w:rPr>
                  <w:delText>MENT</w:delText>
                </w:r>
              </w:del>
              <w:r>
                <w:rPr>
                  <w:rFonts w:asciiTheme="minorHAnsi" w:hAnsiTheme="minorHAnsi" w:cstheme="minorHAnsi"/>
                  <w:color w:val="000000"/>
                  <w:sz w:val="16"/>
                  <w:szCs w:val="16"/>
                </w:rPr>
                <w:t>_MIR</w:t>
              </w:r>
            </w:ins>
          </w:p>
        </w:tc>
        <w:tc>
          <w:tcPr>
            <w:tcW w:w="2700" w:type="dxa"/>
            <w:tcBorders>
              <w:top w:val="single" w:sz="4" w:space="0" w:color="auto"/>
              <w:left w:val="single" w:sz="4" w:space="0" w:color="auto"/>
              <w:bottom w:val="single" w:sz="4" w:space="0" w:color="auto"/>
              <w:right w:val="single" w:sz="4" w:space="0" w:color="auto"/>
            </w:tcBorders>
          </w:tcPr>
          <w:p w14:paraId="5F7C2C15" w14:textId="029A8A7F" w:rsidR="00605190" w:rsidRPr="006469F4" w:rsidRDefault="00605190" w:rsidP="00605190">
            <w:pPr>
              <w:rPr>
                <w:ins w:id="11939" w:author="Rakesh Singhi" w:date="2015-02-07T15:57:00Z"/>
                <w:rFonts w:asciiTheme="minorHAnsi" w:hAnsiTheme="minorHAnsi" w:cstheme="minorHAnsi"/>
                <w:sz w:val="16"/>
                <w:szCs w:val="24"/>
              </w:rPr>
            </w:pPr>
            <w:ins w:id="11940" w:author="Sowndarya S (WT01 - Manufacturing &amp; Hi Tech)" w:date="2015-03-24T11:15:00Z">
              <w:r>
                <w:rPr>
                  <w:rFonts w:asciiTheme="minorHAnsi" w:hAnsiTheme="minorHAnsi" w:cstheme="minorHAnsi"/>
                  <w:color w:val="000000"/>
                  <w:sz w:val="16"/>
                  <w:szCs w:val="16"/>
                </w:rPr>
                <w:t>DMO_PARTNER_MKT_SEG_TMP</w:t>
              </w:r>
            </w:ins>
            <w:ins w:id="11941" w:author="Rakesh Singhi" w:date="2015-02-07T15:57:00Z">
              <w:del w:id="11942" w:author="Sowndarya S (WT01 - Manufacturing &amp; Hi Tech)" w:date="2015-03-24T11:15:00Z">
                <w:r w:rsidDel="00C94331">
                  <w:rPr>
                    <w:rFonts w:asciiTheme="minorHAnsi" w:hAnsiTheme="minorHAnsi" w:cstheme="minorHAnsi"/>
                    <w:color w:val="000000"/>
                    <w:sz w:val="16"/>
                    <w:szCs w:val="16"/>
                  </w:rPr>
                  <w:delText>DMO_PARTNER_MARKET_SEGMENT_</w:delText>
                </w:r>
              </w:del>
            </w:ins>
            <w:ins w:id="11943" w:author="Rakesh Singhi" w:date="2015-02-07T15:58:00Z">
              <w:del w:id="11944" w:author="Sowndarya S (WT01 - Manufacturing &amp; Hi Tech)" w:date="2015-03-24T11:15:00Z">
                <w:r w:rsidDel="00C94331">
                  <w:rPr>
                    <w:rFonts w:asciiTheme="minorHAnsi" w:hAnsiTheme="minorHAnsi" w:cstheme="minorHAnsi"/>
                    <w:color w:val="000000"/>
                    <w:sz w:val="16"/>
                    <w:szCs w:val="16"/>
                  </w:rPr>
                  <w:delText>TMP</w:delText>
                </w:r>
              </w:del>
            </w:ins>
          </w:p>
        </w:tc>
        <w:tc>
          <w:tcPr>
            <w:tcW w:w="2790" w:type="dxa"/>
            <w:tcBorders>
              <w:top w:val="single" w:sz="4" w:space="0" w:color="auto"/>
              <w:left w:val="single" w:sz="4" w:space="0" w:color="auto"/>
              <w:bottom w:val="single" w:sz="4" w:space="0" w:color="auto"/>
              <w:right w:val="single" w:sz="4" w:space="0" w:color="auto"/>
            </w:tcBorders>
          </w:tcPr>
          <w:p w14:paraId="39B40D00" w14:textId="116D44A8" w:rsidR="00605190" w:rsidRPr="006469F4" w:rsidRDefault="00605190" w:rsidP="00605190">
            <w:pPr>
              <w:rPr>
                <w:ins w:id="11945" w:author="Rakesh Singhi" w:date="2015-02-07T15:57:00Z"/>
                <w:rFonts w:asciiTheme="minorHAnsi" w:hAnsiTheme="minorHAnsi" w:cstheme="minorHAnsi"/>
                <w:sz w:val="16"/>
                <w:szCs w:val="24"/>
              </w:rPr>
            </w:pPr>
            <w:ins w:id="11946" w:author="Sowndarya S (WT01 - Manufacturing &amp; Hi Tech)" w:date="2015-03-24T11:15:00Z">
              <w:r>
                <w:rPr>
                  <w:rFonts w:asciiTheme="minorHAnsi" w:hAnsiTheme="minorHAnsi" w:cstheme="minorHAnsi"/>
                  <w:color w:val="000000"/>
                  <w:sz w:val="16"/>
                  <w:szCs w:val="16"/>
                </w:rPr>
                <w:t>DMO_PARTNER_MKT_SEG_DELTA</w:t>
              </w:r>
            </w:ins>
            <w:ins w:id="11947" w:author="Rakesh Singhi" w:date="2015-02-07T15:57:00Z">
              <w:del w:id="11948" w:author="Sowndarya S (WT01 - Manufacturing &amp; Hi Tech)" w:date="2015-03-24T11:15:00Z">
                <w:r w:rsidDel="002C18A6">
                  <w:rPr>
                    <w:rFonts w:asciiTheme="minorHAnsi" w:hAnsiTheme="minorHAnsi" w:cstheme="minorHAnsi"/>
                    <w:color w:val="000000"/>
                    <w:sz w:val="16"/>
                    <w:szCs w:val="16"/>
                  </w:rPr>
                  <w:delText>DMO_PARTNER_MARKET_SEGMENT_</w:delText>
                </w:r>
              </w:del>
            </w:ins>
            <w:ins w:id="11949" w:author="Rakesh Singhi" w:date="2015-02-07T15:58:00Z">
              <w:del w:id="11950" w:author="Sowndarya S (WT01 - Manufacturing &amp; Hi Tech)" w:date="2015-03-24T11:15:00Z">
                <w:r w:rsidDel="002C18A6">
                  <w:rPr>
                    <w:rFonts w:asciiTheme="minorHAnsi" w:hAnsiTheme="minorHAnsi" w:cstheme="minorHAnsi"/>
                    <w:color w:val="000000"/>
                    <w:sz w:val="16"/>
                    <w:szCs w:val="16"/>
                  </w:rPr>
                  <w:delText>DELTA</w:delText>
                </w:r>
              </w:del>
            </w:ins>
          </w:p>
        </w:tc>
        <w:tc>
          <w:tcPr>
            <w:tcW w:w="2790" w:type="dxa"/>
            <w:tcBorders>
              <w:top w:val="single" w:sz="4" w:space="0" w:color="auto"/>
              <w:left w:val="single" w:sz="4" w:space="0" w:color="auto"/>
              <w:bottom w:val="single" w:sz="4" w:space="0" w:color="auto"/>
              <w:right w:val="single" w:sz="4" w:space="0" w:color="auto"/>
            </w:tcBorders>
          </w:tcPr>
          <w:p w14:paraId="4B639E01" w14:textId="35F08D9A" w:rsidR="00605190" w:rsidRPr="006469F4" w:rsidRDefault="00605190" w:rsidP="00605190">
            <w:pPr>
              <w:rPr>
                <w:ins w:id="11951" w:author="Rakesh Singhi" w:date="2015-02-07T15:57:00Z"/>
                <w:rFonts w:asciiTheme="minorHAnsi" w:hAnsiTheme="minorHAnsi" w:cstheme="minorHAnsi"/>
                <w:sz w:val="16"/>
                <w:szCs w:val="24"/>
              </w:rPr>
            </w:pPr>
            <w:ins w:id="11952" w:author="Rakesh Singhi" w:date="2015-02-07T15:57:00Z">
              <w:r>
                <w:rPr>
                  <w:rFonts w:asciiTheme="minorHAnsi" w:hAnsiTheme="minorHAnsi" w:cstheme="minorHAnsi"/>
                  <w:color w:val="000000"/>
                  <w:sz w:val="16"/>
                  <w:szCs w:val="16"/>
                </w:rPr>
                <w:t>DMO_PARTNER_M</w:t>
              </w:r>
            </w:ins>
            <w:ins w:id="11953" w:author="Sowndarya S (WT01 - Manufacturing &amp; Hi Tech)" w:date="2015-03-24T11:16:00Z">
              <w:r>
                <w:rPr>
                  <w:rFonts w:asciiTheme="minorHAnsi" w:hAnsiTheme="minorHAnsi" w:cstheme="minorHAnsi"/>
                  <w:color w:val="000000"/>
                  <w:sz w:val="16"/>
                  <w:szCs w:val="16"/>
                </w:rPr>
                <w:t>K</w:t>
              </w:r>
            </w:ins>
            <w:ins w:id="11954" w:author="Rakesh Singhi" w:date="2015-02-07T15:57:00Z">
              <w:del w:id="11955" w:author="Sowndarya S (WT01 - Manufacturing &amp; Hi Tech)" w:date="2015-03-24T11:16:00Z">
                <w:r w:rsidDel="00605190">
                  <w:rPr>
                    <w:rFonts w:asciiTheme="minorHAnsi" w:hAnsiTheme="minorHAnsi" w:cstheme="minorHAnsi"/>
                    <w:color w:val="000000"/>
                    <w:sz w:val="16"/>
                    <w:szCs w:val="16"/>
                  </w:rPr>
                  <w:delText>ARKE</w:delText>
                </w:r>
              </w:del>
              <w:r>
                <w:rPr>
                  <w:rFonts w:asciiTheme="minorHAnsi" w:hAnsiTheme="minorHAnsi" w:cstheme="minorHAnsi"/>
                  <w:color w:val="000000"/>
                  <w:sz w:val="16"/>
                  <w:szCs w:val="16"/>
                </w:rPr>
                <w:t>T_SEG</w:t>
              </w:r>
              <w:del w:id="11956" w:author="Sowndarya S (WT01 - Manufacturing &amp; Hi Tech)" w:date="2015-03-24T11:16:00Z">
                <w:r w:rsidDel="00605190">
                  <w:rPr>
                    <w:rFonts w:asciiTheme="minorHAnsi" w:hAnsiTheme="minorHAnsi" w:cstheme="minorHAnsi"/>
                    <w:color w:val="000000"/>
                    <w:sz w:val="16"/>
                    <w:szCs w:val="16"/>
                  </w:rPr>
                  <w:delText>MENT</w:delText>
                </w:r>
              </w:del>
              <w:r>
                <w:rPr>
                  <w:rFonts w:asciiTheme="minorHAnsi" w:hAnsiTheme="minorHAnsi" w:cstheme="minorHAnsi"/>
                  <w:color w:val="000000"/>
                  <w:sz w:val="16"/>
                  <w:szCs w:val="16"/>
                </w:rPr>
                <w:t>_</w:t>
              </w:r>
            </w:ins>
            <w:ins w:id="11957" w:author="Rakesh Singhi" w:date="2015-02-07T15:58:00Z">
              <w:r>
                <w:rPr>
                  <w:rFonts w:asciiTheme="minorHAnsi" w:hAnsiTheme="minorHAnsi" w:cstheme="minorHAnsi"/>
                  <w:color w:val="000000"/>
                  <w:sz w:val="16"/>
                  <w:szCs w:val="16"/>
                </w:rPr>
                <w:t>HISTORY</w:t>
              </w:r>
            </w:ins>
          </w:p>
        </w:tc>
      </w:tr>
      <w:tr w:rsidR="00605190" w:rsidRPr="005A16B3" w14:paraId="3C1B222B" w14:textId="77777777" w:rsidTr="00101553">
        <w:trPr>
          <w:ins w:id="11958" w:author="Rakesh Singhi" w:date="2015-02-07T15:57:00Z"/>
        </w:trPr>
        <w:tc>
          <w:tcPr>
            <w:tcW w:w="450" w:type="dxa"/>
            <w:tcBorders>
              <w:top w:val="single" w:sz="4" w:space="0" w:color="auto"/>
              <w:left w:val="single" w:sz="4" w:space="0" w:color="auto"/>
              <w:bottom w:val="single" w:sz="4" w:space="0" w:color="auto"/>
              <w:right w:val="single" w:sz="4" w:space="0" w:color="auto"/>
            </w:tcBorders>
          </w:tcPr>
          <w:p w14:paraId="26011CE3" w14:textId="0A0F10AB" w:rsidR="00605190" w:rsidRDefault="00605190" w:rsidP="00605190">
            <w:pPr>
              <w:rPr>
                <w:ins w:id="11959" w:author="Rakesh Singhi" w:date="2015-02-07T15:57:00Z"/>
                <w:rFonts w:asciiTheme="minorHAnsi" w:hAnsiTheme="minorHAnsi" w:cstheme="minorHAnsi"/>
                <w:color w:val="000000"/>
                <w:sz w:val="18"/>
                <w:szCs w:val="16"/>
              </w:rPr>
            </w:pPr>
            <w:ins w:id="11960" w:author="Rakesh Singhi" w:date="2015-02-07T15:58:00Z">
              <w:r>
                <w:rPr>
                  <w:rFonts w:asciiTheme="minorHAnsi" w:hAnsiTheme="minorHAnsi" w:cstheme="minorHAnsi"/>
                  <w:color w:val="000000"/>
                  <w:sz w:val="18"/>
                  <w:szCs w:val="16"/>
                </w:rPr>
                <w:t>10</w:t>
              </w:r>
            </w:ins>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13BDF567" w14:textId="536DBE01" w:rsidR="00605190" w:rsidRPr="006469F4" w:rsidRDefault="00605190" w:rsidP="00605190">
            <w:pPr>
              <w:rPr>
                <w:ins w:id="11961" w:author="Rakesh Singhi" w:date="2015-02-07T15:57:00Z"/>
                <w:rFonts w:asciiTheme="minorHAnsi" w:hAnsiTheme="minorHAnsi" w:cstheme="minorHAnsi"/>
                <w:color w:val="000000"/>
                <w:sz w:val="16"/>
                <w:szCs w:val="16"/>
              </w:rPr>
            </w:pPr>
            <w:ins w:id="11962" w:author="Rakesh Singhi" w:date="2015-02-07T15:58:00Z">
              <w:r>
                <w:rPr>
                  <w:rFonts w:asciiTheme="minorHAnsi" w:hAnsiTheme="minorHAnsi" w:cstheme="minorHAnsi"/>
                  <w:color w:val="000000"/>
                  <w:sz w:val="16"/>
                  <w:szCs w:val="16"/>
                </w:rPr>
                <w:t>DMO_PARTNER_CH</w:t>
              </w:r>
              <w:del w:id="11963" w:author="Sowndarya S (WT01 - Manufacturing &amp; Hi Tech)" w:date="2015-03-24T11:13:00Z">
                <w:r w:rsidDel="00605190">
                  <w:rPr>
                    <w:rFonts w:asciiTheme="minorHAnsi" w:hAnsiTheme="minorHAnsi" w:cstheme="minorHAnsi"/>
                    <w:color w:val="000000"/>
                    <w:sz w:val="16"/>
                    <w:szCs w:val="16"/>
                  </w:rPr>
                  <w:delText>A</w:delText>
                </w:r>
              </w:del>
              <w:r>
                <w:rPr>
                  <w:rFonts w:asciiTheme="minorHAnsi" w:hAnsiTheme="minorHAnsi" w:cstheme="minorHAnsi"/>
                  <w:color w:val="000000"/>
                  <w:sz w:val="16"/>
                  <w:szCs w:val="16"/>
                </w:rPr>
                <w:t>N</w:t>
              </w:r>
              <w:del w:id="11964" w:author="Sowndarya S (WT01 - Manufacturing &amp; Hi Tech)" w:date="2015-03-24T11:13:00Z">
                <w:r w:rsidDel="00605190">
                  <w:rPr>
                    <w:rFonts w:asciiTheme="minorHAnsi" w:hAnsiTheme="minorHAnsi" w:cstheme="minorHAnsi"/>
                    <w:color w:val="000000"/>
                    <w:sz w:val="16"/>
                    <w:szCs w:val="16"/>
                  </w:rPr>
                  <w:delText>NE</w:delText>
                </w:r>
              </w:del>
              <w:r>
                <w:rPr>
                  <w:rFonts w:asciiTheme="minorHAnsi" w:hAnsiTheme="minorHAnsi" w:cstheme="minorHAnsi"/>
                  <w:color w:val="000000"/>
                  <w:sz w:val="16"/>
                  <w:szCs w:val="16"/>
                </w:rPr>
                <w:t>L_SEG</w:t>
              </w:r>
              <w:del w:id="11965" w:author="Sowndarya S (WT01 - Manufacturing &amp; Hi Tech)" w:date="2015-03-24T11:13:00Z">
                <w:r w:rsidDel="00605190">
                  <w:rPr>
                    <w:rFonts w:asciiTheme="minorHAnsi" w:hAnsiTheme="minorHAnsi" w:cstheme="minorHAnsi"/>
                    <w:color w:val="000000"/>
                    <w:sz w:val="16"/>
                    <w:szCs w:val="16"/>
                  </w:rPr>
                  <w:delText>MENT</w:delText>
                </w:r>
              </w:del>
              <w:r>
                <w:rPr>
                  <w:rFonts w:asciiTheme="minorHAnsi" w:hAnsiTheme="minorHAnsi" w:cstheme="minorHAnsi"/>
                  <w:color w:val="000000"/>
                  <w:sz w:val="16"/>
                  <w:szCs w:val="16"/>
                </w:rPr>
                <w:t>_MIR</w:t>
              </w:r>
            </w:ins>
          </w:p>
        </w:tc>
        <w:tc>
          <w:tcPr>
            <w:tcW w:w="2700" w:type="dxa"/>
            <w:tcBorders>
              <w:top w:val="single" w:sz="4" w:space="0" w:color="auto"/>
              <w:left w:val="single" w:sz="4" w:space="0" w:color="auto"/>
              <w:bottom w:val="single" w:sz="4" w:space="0" w:color="auto"/>
              <w:right w:val="single" w:sz="4" w:space="0" w:color="auto"/>
            </w:tcBorders>
          </w:tcPr>
          <w:p w14:paraId="797C2816" w14:textId="4410286F" w:rsidR="00605190" w:rsidRPr="006469F4" w:rsidRDefault="00605190" w:rsidP="00605190">
            <w:pPr>
              <w:rPr>
                <w:ins w:id="11966" w:author="Rakesh Singhi" w:date="2015-02-07T15:57:00Z"/>
                <w:rFonts w:asciiTheme="minorHAnsi" w:hAnsiTheme="minorHAnsi" w:cstheme="minorHAnsi"/>
                <w:sz w:val="16"/>
                <w:szCs w:val="24"/>
              </w:rPr>
            </w:pPr>
            <w:ins w:id="11967" w:author="Sowndarya S (WT01 - Manufacturing &amp; Hi Tech)" w:date="2015-03-24T11:15:00Z">
              <w:r>
                <w:rPr>
                  <w:rFonts w:asciiTheme="minorHAnsi" w:hAnsiTheme="minorHAnsi" w:cstheme="minorHAnsi"/>
                  <w:color w:val="000000"/>
                  <w:sz w:val="16"/>
                  <w:szCs w:val="16"/>
                </w:rPr>
                <w:t>DMO_PARTNER_CHNL_SEG_TMP</w:t>
              </w:r>
            </w:ins>
            <w:ins w:id="11968" w:author="Rakesh Singhi" w:date="2015-02-07T15:58:00Z">
              <w:del w:id="11969" w:author="Sowndarya S (WT01 - Manufacturing &amp; Hi Tech)" w:date="2015-03-24T11:15:00Z">
                <w:r w:rsidDel="00C94331">
                  <w:rPr>
                    <w:rFonts w:asciiTheme="minorHAnsi" w:hAnsiTheme="minorHAnsi" w:cstheme="minorHAnsi"/>
                    <w:color w:val="000000"/>
                    <w:sz w:val="16"/>
                    <w:szCs w:val="16"/>
                  </w:rPr>
                  <w:delText>DMO_PARTNER_CHANNEL_SEGMENT_TMP</w:delText>
                </w:r>
              </w:del>
            </w:ins>
          </w:p>
        </w:tc>
        <w:tc>
          <w:tcPr>
            <w:tcW w:w="2790" w:type="dxa"/>
            <w:tcBorders>
              <w:top w:val="single" w:sz="4" w:space="0" w:color="auto"/>
              <w:left w:val="single" w:sz="4" w:space="0" w:color="auto"/>
              <w:bottom w:val="single" w:sz="4" w:space="0" w:color="auto"/>
              <w:right w:val="single" w:sz="4" w:space="0" w:color="auto"/>
            </w:tcBorders>
          </w:tcPr>
          <w:p w14:paraId="2B1AD29F" w14:textId="1E900076" w:rsidR="00605190" w:rsidRPr="006469F4" w:rsidRDefault="00605190" w:rsidP="00605190">
            <w:pPr>
              <w:rPr>
                <w:ins w:id="11970" w:author="Rakesh Singhi" w:date="2015-02-07T15:57:00Z"/>
                <w:rFonts w:asciiTheme="minorHAnsi" w:hAnsiTheme="minorHAnsi" w:cstheme="minorHAnsi"/>
                <w:sz w:val="16"/>
                <w:szCs w:val="24"/>
              </w:rPr>
            </w:pPr>
            <w:ins w:id="11971" w:author="Sowndarya S (WT01 - Manufacturing &amp; Hi Tech)" w:date="2015-03-24T11:15:00Z">
              <w:r>
                <w:rPr>
                  <w:rFonts w:asciiTheme="minorHAnsi" w:hAnsiTheme="minorHAnsi" w:cstheme="minorHAnsi"/>
                  <w:color w:val="000000"/>
                  <w:sz w:val="16"/>
                  <w:szCs w:val="16"/>
                </w:rPr>
                <w:t>DMO_PARTNER_CHNL_SEG_</w:t>
              </w:r>
            </w:ins>
            <w:ins w:id="11972" w:author="Sowndarya S (WT01 - Manufacturing &amp; Hi Tech)" w:date="2015-03-24T11:16:00Z">
              <w:r>
                <w:rPr>
                  <w:rFonts w:asciiTheme="minorHAnsi" w:hAnsiTheme="minorHAnsi" w:cstheme="minorHAnsi"/>
                  <w:color w:val="000000"/>
                  <w:sz w:val="16"/>
                  <w:szCs w:val="16"/>
                </w:rPr>
                <w:t>DELTA</w:t>
              </w:r>
            </w:ins>
            <w:ins w:id="11973" w:author="Rakesh Singhi" w:date="2015-02-07T15:58:00Z">
              <w:del w:id="11974" w:author="Sowndarya S (WT01 - Manufacturing &amp; Hi Tech)" w:date="2015-03-24T11:15:00Z">
                <w:r w:rsidDel="002C18A6">
                  <w:rPr>
                    <w:rFonts w:asciiTheme="minorHAnsi" w:hAnsiTheme="minorHAnsi" w:cstheme="minorHAnsi"/>
                    <w:color w:val="000000"/>
                    <w:sz w:val="16"/>
                    <w:szCs w:val="16"/>
                  </w:rPr>
                  <w:delText>DMO_PARTNER_CHANNEL_SEGMENT_DELTA</w:delText>
                </w:r>
              </w:del>
            </w:ins>
          </w:p>
        </w:tc>
        <w:tc>
          <w:tcPr>
            <w:tcW w:w="2790" w:type="dxa"/>
            <w:tcBorders>
              <w:top w:val="single" w:sz="4" w:space="0" w:color="auto"/>
              <w:left w:val="single" w:sz="4" w:space="0" w:color="auto"/>
              <w:bottom w:val="single" w:sz="4" w:space="0" w:color="auto"/>
              <w:right w:val="single" w:sz="4" w:space="0" w:color="auto"/>
            </w:tcBorders>
          </w:tcPr>
          <w:p w14:paraId="3F0EF6B4" w14:textId="68750E95" w:rsidR="00605190" w:rsidRPr="006469F4" w:rsidRDefault="00605190" w:rsidP="00605190">
            <w:pPr>
              <w:rPr>
                <w:ins w:id="11975" w:author="Rakesh Singhi" w:date="2015-02-07T15:57:00Z"/>
                <w:rFonts w:asciiTheme="minorHAnsi" w:hAnsiTheme="minorHAnsi" w:cstheme="minorHAnsi"/>
                <w:sz w:val="16"/>
                <w:szCs w:val="24"/>
              </w:rPr>
            </w:pPr>
            <w:ins w:id="11976" w:author="Rakesh Singhi" w:date="2015-02-07T15:58:00Z">
              <w:r>
                <w:rPr>
                  <w:rFonts w:asciiTheme="minorHAnsi" w:hAnsiTheme="minorHAnsi" w:cstheme="minorHAnsi"/>
                  <w:color w:val="000000"/>
                  <w:sz w:val="16"/>
                  <w:szCs w:val="16"/>
                </w:rPr>
                <w:t>DMO_PARTNER_CH</w:t>
              </w:r>
            </w:ins>
            <w:ins w:id="11977" w:author="Sowndarya S (WT01 - Manufacturing &amp; Hi Tech)" w:date="2015-03-24T11:17:00Z">
              <w:r>
                <w:rPr>
                  <w:rFonts w:asciiTheme="minorHAnsi" w:hAnsiTheme="minorHAnsi" w:cstheme="minorHAnsi"/>
                  <w:color w:val="000000"/>
                  <w:sz w:val="16"/>
                  <w:szCs w:val="16"/>
                </w:rPr>
                <w:t>NL</w:t>
              </w:r>
            </w:ins>
            <w:ins w:id="11978" w:author="Rakesh Singhi" w:date="2015-02-07T15:58:00Z">
              <w:del w:id="11979" w:author="Sowndarya S (WT01 - Manufacturing &amp; Hi Tech)" w:date="2015-03-24T11:16:00Z">
                <w:r w:rsidDel="00605190">
                  <w:rPr>
                    <w:rFonts w:asciiTheme="minorHAnsi" w:hAnsiTheme="minorHAnsi" w:cstheme="minorHAnsi"/>
                    <w:color w:val="000000"/>
                    <w:sz w:val="16"/>
                    <w:szCs w:val="16"/>
                  </w:rPr>
                  <w:delText>ANNEL</w:delText>
                </w:r>
              </w:del>
              <w:r>
                <w:rPr>
                  <w:rFonts w:asciiTheme="minorHAnsi" w:hAnsiTheme="minorHAnsi" w:cstheme="minorHAnsi"/>
                  <w:color w:val="000000"/>
                  <w:sz w:val="16"/>
                  <w:szCs w:val="16"/>
                </w:rPr>
                <w:t>_SEG</w:t>
              </w:r>
              <w:del w:id="11980" w:author="Sowndarya S (WT01 - Manufacturing &amp; Hi Tech)" w:date="2015-03-24T11:16:00Z">
                <w:r w:rsidDel="00605190">
                  <w:rPr>
                    <w:rFonts w:asciiTheme="minorHAnsi" w:hAnsiTheme="minorHAnsi" w:cstheme="minorHAnsi"/>
                    <w:color w:val="000000"/>
                    <w:sz w:val="16"/>
                    <w:szCs w:val="16"/>
                  </w:rPr>
                  <w:delText>MENT</w:delText>
                </w:r>
              </w:del>
              <w:r>
                <w:rPr>
                  <w:rFonts w:asciiTheme="minorHAnsi" w:hAnsiTheme="minorHAnsi" w:cstheme="minorHAnsi"/>
                  <w:color w:val="000000"/>
                  <w:sz w:val="16"/>
                  <w:szCs w:val="16"/>
                </w:rPr>
                <w:t>_HISTORY</w:t>
              </w:r>
            </w:ins>
          </w:p>
        </w:tc>
      </w:tr>
      <w:tr w:rsidR="00605190" w:rsidRPr="005A16B3" w14:paraId="5F5552D6" w14:textId="77777777" w:rsidTr="00101553">
        <w:tc>
          <w:tcPr>
            <w:tcW w:w="450" w:type="dxa"/>
            <w:tcBorders>
              <w:top w:val="single" w:sz="4" w:space="0" w:color="auto"/>
              <w:left w:val="single" w:sz="4" w:space="0" w:color="auto"/>
              <w:bottom w:val="single" w:sz="4" w:space="0" w:color="auto"/>
              <w:right w:val="single" w:sz="4" w:space="0" w:color="auto"/>
            </w:tcBorders>
          </w:tcPr>
          <w:p w14:paraId="05F384C4" w14:textId="7EFF33A1" w:rsidR="00605190" w:rsidRPr="005A16B3" w:rsidRDefault="00605190" w:rsidP="00605190">
            <w:pPr>
              <w:rPr>
                <w:rFonts w:asciiTheme="minorHAnsi" w:hAnsiTheme="minorHAnsi" w:cstheme="minorHAnsi"/>
                <w:color w:val="000000"/>
                <w:sz w:val="18"/>
                <w:szCs w:val="16"/>
              </w:rPr>
            </w:pPr>
            <w:ins w:id="11981" w:author="Rakesh Singhi" w:date="2015-02-07T15:58:00Z">
              <w:r>
                <w:rPr>
                  <w:rFonts w:asciiTheme="minorHAnsi" w:hAnsiTheme="minorHAnsi" w:cstheme="minorHAnsi"/>
                  <w:color w:val="000000"/>
                  <w:sz w:val="18"/>
                  <w:szCs w:val="16"/>
                </w:rPr>
                <w:t>11</w:t>
              </w:r>
            </w:ins>
            <w:del w:id="11982" w:author="Rakesh Singhi" w:date="2015-02-07T15:58:00Z">
              <w:r w:rsidDel="000B3595">
                <w:rPr>
                  <w:rFonts w:asciiTheme="minorHAnsi" w:hAnsiTheme="minorHAnsi" w:cstheme="minorHAnsi"/>
                  <w:color w:val="000000"/>
                  <w:sz w:val="18"/>
                  <w:szCs w:val="16"/>
                </w:rPr>
                <w:delText>8</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6A39040E" w14:textId="4FC65453" w:rsidR="00605190" w:rsidRPr="006469F4" w:rsidRDefault="00605190" w:rsidP="00605190">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DMO_SELL</w:t>
            </w:r>
            <w:ins w:id="11983" w:author="Sowndarya S (WT01 - Manufacturing &amp; Hi Tech)" w:date="2015-03-24T11:10:00Z">
              <w:r>
                <w:rPr>
                  <w:rFonts w:asciiTheme="minorHAnsi" w:hAnsiTheme="minorHAnsi" w:cstheme="minorHAnsi"/>
                  <w:color w:val="000000"/>
                  <w:sz w:val="16"/>
                  <w:szCs w:val="16"/>
                </w:rPr>
                <w:t>IN_PROD_</w:t>
              </w:r>
            </w:ins>
            <w:del w:id="11984" w:author="Sowndarya S (WT01 - Manufacturing &amp; Hi Tech)" w:date="2015-03-24T11:10:00Z">
              <w:r w:rsidRPr="006469F4" w:rsidDel="00374EF4">
                <w:rPr>
                  <w:rFonts w:asciiTheme="minorHAnsi" w:hAnsiTheme="minorHAnsi" w:cstheme="minorHAnsi"/>
                  <w:color w:val="000000"/>
                  <w:sz w:val="16"/>
                  <w:szCs w:val="16"/>
                </w:rPr>
                <w:delText>_IN_</w:delText>
              </w:r>
            </w:del>
            <w:r w:rsidRPr="006469F4">
              <w:rPr>
                <w:rFonts w:asciiTheme="minorHAnsi" w:hAnsiTheme="minorHAnsi" w:cstheme="minorHAnsi"/>
                <w:color w:val="000000"/>
                <w:sz w:val="16"/>
                <w:szCs w:val="16"/>
              </w:rPr>
              <w:t>PLAN</w:t>
            </w:r>
            <w:r w:rsidRPr="00871102">
              <w:rPr>
                <w:rFonts w:asciiTheme="minorHAnsi" w:hAnsiTheme="minorHAnsi" w:cstheme="minorHAnsi"/>
                <w:color w:val="000000"/>
                <w:sz w:val="16"/>
                <w:szCs w:val="16"/>
              </w:rPr>
              <w:t>_</w:t>
            </w:r>
            <w:r w:rsidRPr="006469F4">
              <w:rPr>
                <w:rFonts w:asciiTheme="minorHAnsi" w:hAnsiTheme="minorHAnsi" w:cstheme="minorHAnsi"/>
                <w:color w:val="000000"/>
                <w:sz w:val="16"/>
                <w:szCs w:val="16"/>
              </w:rPr>
              <w:t>MIR</w:t>
            </w:r>
          </w:p>
        </w:tc>
        <w:tc>
          <w:tcPr>
            <w:tcW w:w="2700" w:type="dxa"/>
            <w:tcBorders>
              <w:top w:val="single" w:sz="4" w:space="0" w:color="auto"/>
              <w:left w:val="single" w:sz="4" w:space="0" w:color="auto"/>
              <w:bottom w:val="single" w:sz="4" w:space="0" w:color="auto"/>
              <w:right w:val="single" w:sz="4" w:space="0" w:color="auto"/>
            </w:tcBorders>
          </w:tcPr>
          <w:p w14:paraId="285D7769" w14:textId="4C2CD488" w:rsidR="00605190" w:rsidRPr="006469F4" w:rsidRDefault="00605190" w:rsidP="00605190">
            <w:pPr>
              <w:rPr>
                <w:rFonts w:asciiTheme="minorHAnsi" w:hAnsiTheme="minorHAnsi" w:cstheme="minorHAnsi"/>
                <w:sz w:val="16"/>
                <w:szCs w:val="24"/>
              </w:rPr>
            </w:pPr>
            <w:ins w:id="11985" w:author="Sowndarya S (WT01 - Manufacturing &amp; Hi Tech)" w:date="2015-03-24T11:14:00Z">
              <w:r w:rsidRPr="006469F4">
                <w:rPr>
                  <w:rFonts w:asciiTheme="minorHAnsi" w:hAnsiTheme="minorHAnsi" w:cstheme="minorHAnsi"/>
                  <w:color w:val="000000"/>
                  <w:sz w:val="16"/>
                  <w:szCs w:val="16"/>
                </w:rPr>
                <w:t>DMO_SELL</w:t>
              </w:r>
              <w:r>
                <w:rPr>
                  <w:rFonts w:asciiTheme="minorHAnsi" w:hAnsiTheme="minorHAnsi" w:cstheme="minorHAnsi"/>
                  <w:color w:val="000000"/>
                  <w:sz w:val="16"/>
                  <w:szCs w:val="16"/>
                </w:rPr>
                <w:t>IN_PROD_</w:t>
              </w:r>
              <w:r w:rsidRPr="006469F4">
                <w:rPr>
                  <w:rFonts w:asciiTheme="minorHAnsi" w:hAnsiTheme="minorHAnsi" w:cstheme="minorHAnsi"/>
                  <w:color w:val="000000"/>
                  <w:sz w:val="16"/>
                  <w:szCs w:val="16"/>
                </w:rPr>
                <w:t>PLAN</w:t>
              </w:r>
              <w:r w:rsidRPr="00871102">
                <w:rPr>
                  <w:rFonts w:asciiTheme="minorHAnsi" w:hAnsiTheme="minorHAnsi" w:cstheme="minorHAnsi"/>
                  <w:color w:val="000000"/>
                  <w:sz w:val="16"/>
                  <w:szCs w:val="16"/>
                </w:rPr>
                <w:t>_</w:t>
              </w:r>
              <w:r>
                <w:rPr>
                  <w:rFonts w:asciiTheme="minorHAnsi" w:hAnsiTheme="minorHAnsi" w:cstheme="minorHAnsi"/>
                  <w:color w:val="000000"/>
                  <w:sz w:val="16"/>
                  <w:szCs w:val="16"/>
                </w:rPr>
                <w:t>TMP</w:t>
              </w:r>
              <w:r w:rsidDel="00486594">
                <w:rPr>
                  <w:rFonts w:asciiTheme="minorHAnsi" w:hAnsiTheme="minorHAnsi" w:cstheme="minorHAnsi"/>
                  <w:sz w:val="16"/>
                  <w:szCs w:val="24"/>
                </w:rPr>
                <w:t xml:space="preserve"> </w:t>
              </w:r>
            </w:ins>
            <w:del w:id="11986" w:author="Sowndarya S (WT01 - Manufacturing &amp; Hi Tech)" w:date="2015-03-24T11:14:00Z">
              <w:r w:rsidDel="00486594">
                <w:rPr>
                  <w:rFonts w:asciiTheme="minorHAnsi" w:hAnsiTheme="minorHAnsi" w:cstheme="minorHAnsi"/>
                  <w:sz w:val="16"/>
                  <w:szCs w:val="24"/>
                </w:rPr>
                <w:delText>DMO_SELL_IN_PLAN</w:delText>
              </w:r>
              <w:r w:rsidRPr="006469F4" w:rsidDel="00486594">
                <w:rPr>
                  <w:rFonts w:asciiTheme="minorHAnsi" w:hAnsiTheme="minorHAnsi" w:cstheme="minorHAnsi"/>
                  <w:sz w:val="16"/>
                  <w:szCs w:val="24"/>
                </w:rPr>
                <w:delText>_TMP</w:delText>
              </w:r>
            </w:del>
          </w:p>
        </w:tc>
        <w:tc>
          <w:tcPr>
            <w:tcW w:w="2790" w:type="dxa"/>
            <w:tcBorders>
              <w:top w:val="single" w:sz="4" w:space="0" w:color="auto"/>
              <w:left w:val="single" w:sz="4" w:space="0" w:color="auto"/>
              <w:bottom w:val="single" w:sz="4" w:space="0" w:color="auto"/>
              <w:right w:val="single" w:sz="4" w:space="0" w:color="auto"/>
            </w:tcBorders>
          </w:tcPr>
          <w:p w14:paraId="24BAC752" w14:textId="4CF3DB4F" w:rsidR="00605190" w:rsidRPr="006469F4" w:rsidRDefault="00605190" w:rsidP="00605190">
            <w:pPr>
              <w:rPr>
                <w:rFonts w:asciiTheme="minorHAnsi" w:hAnsiTheme="minorHAnsi" w:cstheme="minorHAnsi"/>
                <w:sz w:val="16"/>
                <w:szCs w:val="24"/>
              </w:rPr>
            </w:pPr>
            <w:ins w:id="11987" w:author="Sowndarya S (WT01 - Manufacturing &amp; Hi Tech)" w:date="2015-03-24T11:15:00Z">
              <w:r w:rsidRPr="006469F4">
                <w:rPr>
                  <w:rFonts w:asciiTheme="minorHAnsi" w:hAnsiTheme="minorHAnsi" w:cstheme="minorHAnsi"/>
                  <w:color w:val="000000"/>
                  <w:sz w:val="16"/>
                  <w:szCs w:val="16"/>
                </w:rPr>
                <w:t>DMO_SELL</w:t>
              </w:r>
              <w:r>
                <w:rPr>
                  <w:rFonts w:asciiTheme="minorHAnsi" w:hAnsiTheme="minorHAnsi" w:cstheme="minorHAnsi"/>
                  <w:color w:val="000000"/>
                  <w:sz w:val="16"/>
                  <w:szCs w:val="16"/>
                </w:rPr>
                <w:t>IN_PROD_</w:t>
              </w:r>
              <w:r w:rsidRPr="006469F4">
                <w:rPr>
                  <w:rFonts w:asciiTheme="minorHAnsi" w:hAnsiTheme="minorHAnsi" w:cstheme="minorHAnsi"/>
                  <w:color w:val="000000"/>
                  <w:sz w:val="16"/>
                  <w:szCs w:val="16"/>
                </w:rPr>
                <w:t>PLAN</w:t>
              </w:r>
              <w:r w:rsidRPr="00871102">
                <w:rPr>
                  <w:rFonts w:asciiTheme="minorHAnsi" w:hAnsiTheme="minorHAnsi" w:cstheme="minorHAnsi"/>
                  <w:color w:val="000000"/>
                  <w:sz w:val="16"/>
                  <w:szCs w:val="16"/>
                </w:rPr>
                <w:t>_</w:t>
              </w:r>
            </w:ins>
            <w:ins w:id="11988" w:author="Sowndarya S (WT01 - Manufacturing &amp; Hi Tech)" w:date="2015-03-24T11:16:00Z">
              <w:r>
                <w:rPr>
                  <w:rFonts w:asciiTheme="minorHAnsi" w:hAnsiTheme="minorHAnsi" w:cstheme="minorHAnsi"/>
                  <w:color w:val="000000"/>
                  <w:sz w:val="16"/>
                  <w:szCs w:val="16"/>
                </w:rPr>
                <w:t>DELTA</w:t>
              </w:r>
            </w:ins>
            <w:del w:id="11989" w:author="Sowndarya S (WT01 - Manufacturing &amp; Hi Tech)" w:date="2015-03-24T11:15:00Z">
              <w:r w:rsidDel="002C18A6">
                <w:rPr>
                  <w:rFonts w:asciiTheme="minorHAnsi" w:hAnsiTheme="minorHAnsi" w:cstheme="minorHAnsi"/>
                  <w:sz w:val="16"/>
                  <w:szCs w:val="24"/>
                </w:rPr>
                <w:delText>DMO_SELL_IN_PLAN</w:delText>
              </w:r>
              <w:r w:rsidRPr="006469F4" w:rsidDel="002C18A6">
                <w:rPr>
                  <w:rFonts w:asciiTheme="minorHAnsi" w:hAnsiTheme="minorHAnsi" w:cstheme="minorHAnsi"/>
                  <w:sz w:val="16"/>
                  <w:szCs w:val="24"/>
                </w:rPr>
                <w:delText>_DELTA</w:delText>
              </w:r>
            </w:del>
          </w:p>
        </w:tc>
        <w:tc>
          <w:tcPr>
            <w:tcW w:w="2790" w:type="dxa"/>
            <w:tcBorders>
              <w:top w:val="single" w:sz="4" w:space="0" w:color="auto"/>
              <w:left w:val="single" w:sz="4" w:space="0" w:color="auto"/>
              <w:bottom w:val="single" w:sz="4" w:space="0" w:color="auto"/>
              <w:right w:val="single" w:sz="4" w:space="0" w:color="auto"/>
            </w:tcBorders>
          </w:tcPr>
          <w:p w14:paraId="2C7D55E7" w14:textId="0DD33068" w:rsidR="00605190" w:rsidRPr="006469F4" w:rsidRDefault="00605190" w:rsidP="00605190">
            <w:pPr>
              <w:rPr>
                <w:rFonts w:asciiTheme="minorHAnsi" w:hAnsiTheme="minorHAnsi" w:cstheme="minorHAnsi"/>
                <w:sz w:val="16"/>
                <w:szCs w:val="24"/>
              </w:rPr>
            </w:pPr>
            <w:ins w:id="11990" w:author="Sowndarya S (WT01 - Manufacturing &amp; Hi Tech)" w:date="2015-03-24T11:17:00Z">
              <w:r w:rsidRPr="006469F4">
                <w:rPr>
                  <w:rFonts w:asciiTheme="minorHAnsi" w:hAnsiTheme="minorHAnsi" w:cstheme="minorHAnsi"/>
                  <w:color w:val="000000"/>
                  <w:sz w:val="16"/>
                  <w:szCs w:val="16"/>
                </w:rPr>
                <w:t>DMO_SELL</w:t>
              </w:r>
              <w:r>
                <w:rPr>
                  <w:rFonts w:asciiTheme="minorHAnsi" w:hAnsiTheme="minorHAnsi" w:cstheme="minorHAnsi"/>
                  <w:color w:val="000000"/>
                  <w:sz w:val="16"/>
                  <w:szCs w:val="16"/>
                </w:rPr>
                <w:t>IN_PROD_</w:t>
              </w:r>
              <w:r w:rsidRPr="006469F4">
                <w:rPr>
                  <w:rFonts w:asciiTheme="minorHAnsi" w:hAnsiTheme="minorHAnsi" w:cstheme="minorHAnsi"/>
                  <w:color w:val="000000"/>
                  <w:sz w:val="16"/>
                  <w:szCs w:val="16"/>
                </w:rPr>
                <w:t>PLAN</w:t>
              </w:r>
              <w:r w:rsidRPr="00871102">
                <w:rPr>
                  <w:rFonts w:asciiTheme="minorHAnsi" w:hAnsiTheme="minorHAnsi" w:cstheme="minorHAnsi"/>
                  <w:color w:val="000000"/>
                  <w:sz w:val="16"/>
                  <w:szCs w:val="16"/>
                </w:rPr>
                <w:t>_</w:t>
              </w:r>
              <w:r>
                <w:rPr>
                  <w:rFonts w:asciiTheme="minorHAnsi" w:hAnsiTheme="minorHAnsi" w:cstheme="minorHAnsi"/>
                  <w:color w:val="000000"/>
                  <w:sz w:val="16"/>
                  <w:szCs w:val="16"/>
                </w:rPr>
                <w:t xml:space="preserve"> HISTORY</w:t>
              </w:r>
              <w:r w:rsidDel="00597895">
                <w:rPr>
                  <w:rFonts w:asciiTheme="minorHAnsi" w:hAnsiTheme="minorHAnsi" w:cstheme="minorHAnsi"/>
                  <w:sz w:val="16"/>
                  <w:szCs w:val="24"/>
                </w:rPr>
                <w:t xml:space="preserve"> </w:t>
              </w:r>
            </w:ins>
            <w:del w:id="11991" w:author="Sowndarya S (WT01 - Manufacturing &amp; Hi Tech)" w:date="2015-03-24T11:17:00Z">
              <w:r w:rsidDel="00597895">
                <w:rPr>
                  <w:rFonts w:asciiTheme="minorHAnsi" w:hAnsiTheme="minorHAnsi" w:cstheme="minorHAnsi"/>
                  <w:sz w:val="16"/>
                  <w:szCs w:val="24"/>
                </w:rPr>
                <w:delText>DMO_SELL_IN_PLAN</w:delText>
              </w:r>
              <w:r w:rsidRPr="006469F4" w:rsidDel="00597895">
                <w:rPr>
                  <w:rFonts w:asciiTheme="minorHAnsi" w:hAnsiTheme="minorHAnsi" w:cstheme="minorHAnsi"/>
                  <w:sz w:val="16"/>
                  <w:szCs w:val="24"/>
                </w:rPr>
                <w:delText>_HISTORY</w:delText>
              </w:r>
            </w:del>
          </w:p>
        </w:tc>
      </w:tr>
      <w:tr w:rsidR="00605190" w:rsidRPr="005A16B3" w14:paraId="0CA906FE" w14:textId="77777777" w:rsidTr="00101553">
        <w:tc>
          <w:tcPr>
            <w:tcW w:w="450" w:type="dxa"/>
            <w:tcBorders>
              <w:top w:val="single" w:sz="4" w:space="0" w:color="auto"/>
              <w:left w:val="single" w:sz="4" w:space="0" w:color="auto"/>
              <w:bottom w:val="single" w:sz="4" w:space="0" w:color="auto"/>
              <w:right w:val="single" w:sz="4" w:space="0" w:color="auto"/>
            </w:tcBorders>
          </w:tcPr>
          <w:p w14:paraId="6757C65D" w14:textId="1F6C9A95" w:rsidR="00605190" w:rsidRPr="005A16B3" w:rsidRDefault="00605190" w:rsidP="00605190">
            <w:pPr>
              <w:rPr>
                <w:rFonts w:asciiTheme="minorHAnsi" w:hAnsiTheme="minorHAnsi" w:cstheme="minorHAnsi"/>
                <w:color w:val="000000"/>
                <w:sz w:val="18"/>
                <w:szCs w:val="16"/>
              </w:rPr>
            </w:pPr>
            <w:ins w:id="11992" w:author="Rakesh Singhi" w:date="2015-02-07T15:58:00Z">
              <w:r>
                <w:rPr>
                  <w:rFonts w:asciiTheme="minorHAnsi" w:hAnsiTheme="minorHAnsi" w:cstheme="minorHAnsi"/>
                  <w:color w:val="000000"/>
                  <w:sz w:val="18"/>
                  <w:szCs w:val="16"/>
                </w:rPr>
                <w:t>12</w:t>
              </w:r>
            </w:ins>
            <w:del w:id="11993" w:author="Rakesh Singhi" w:date="2015-02-07T15:58:00Z">
              <w:r w:rsidDel="000B3595">
                <w:rPr>
                  <w:rFonts w:asciiTheme="minorHAnsi" w:hAnsiTheme="minorHAnsi" w:cstheme="minorHAnsi"/>
                  <w:color w:val="000000"/>
                  <w:sz w:val="18"/>
                  <w:szCs w:val="16"/>
                </w:rPr>
                <w:delText>9</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2D61C9D5" w14:textId="71168DD6" w:rsidR="00605190" w:rsidRPr="006469F4" w:rsidRDefault="00605190" w:rsidP="00605190">
            <w:pPr>
              <w:rPr>
                <w:rFonts w:asciiTheme="minorHAnsi" w:hAnsiTheme="minorHAnsi" w:cstheme="minorHAnsi"/>
                <w:color w:val="000000"/>
                <w:sz w:val="16"/>
                <w:szCs w:val="16"/>
              </w:rPr>
            </w:pPr>
            <w:r>
              <w:rPr>
                <w:rFonts w:asciiTheme="minorHAnsi" w:hAnsiTheme="minorHAnsi" w:cstheme="minorHAnsi"/>
                <w:color w:val="000000"/>
                <w:sz w:val="16"/>
                <w:szCs w:val="16"/>
              </w:rPr>
              <w:t>DMO_SEL</w:t>
            </w:r>
            <w:del w:id="11994" w:author="Sowndarya S (WT01 - Manufacturing &amp; Hi Tech)" w:date="2015-03-24T11:11:00Z">
              <w:r w:rsidDel="00374EF4">
                <w:rPr>
                  <w:rFonts w:asciiTheme="minorHAnsi" w:hAnsiTheme="minorHAnsi" w:cstheme="minorHAnsi"/>
                  <w:color w:val="000000"/>
                  <w:sz w:val="16"/>
                  <w:szCs w:val="16"/>
                </w:rPr>
                <w:delText>L_</w:delText>
              </w:r>
            </w:del>
            <w:r>
              <w:rPr>
                <w:rFonts w:asciiTheme="minorHAnsi" w:hAnsiTheme="minorHAnsi" w:cstheme="minorHAnsi"/>
                <w:color w:val="000000"/>
                <w:sz w:val="16"/>
                <w:szCs w:val="16"/>
              </w:rPr>
              <w:t>OUT_</w:t>
            </w:r>
            <w:ins w:id="11995" w:author="Sowndarya S (WT01 - Manufacturing &amp; Hi Tech)" w:date="2015-03-24T11:11:00Z">
              <w:r>
                <w:rPr>
                  <w:rFonts w:asciiTheme="minorHAnsi" w:hAnsiTheme="minorHAnsi" w:cstheme="minorHAnsi"/>
                  <w:color w:val="000000"/>
                  <w:sz w:val="16"/>
                  <w:szCs w:val="16"/>
                </w:rPr>
                <w:t>PROD_</w:t>
              </w:r>
            </w:ins>
            <w:r>
              <w:rPr>
                <w:rFonts w:asciiTheme="minorHAnsi" w:hAnsiTheme="minorHAnsi" w:cstheme="minorHAnsi"/>
                <w:color w:val="000000"/>
                <w:sz w:val="16"/>
                <w:szCs w:val="16"/>
              </w:rPr>
              <w:t>PLAN</w:t>
            </w:r>
            <w:r w:rsidRPr="006469F4">
              <w:rPr>
                <w:rFonts w:asciiTheme="minorHAnsi" w:hAnsiTheme="minorHAnsi" w:cstheme="minorHAnsi"/>
                <w:color w:val="000000"/>
                <w:sz w:val="16"/>
                <w:szCs w:val="16"/>
              </w:rPr>
              <w:t>_MIR</w:t>
            </w:r>
          </w:p>
        </w:tc>
        <w:tc>
          <w:tcPr>
            <w:tcW w:w="2700" w:type="dxa"/>
            <w:tcBorders>
              <w:top w:val="single" w:sz="4" w:space="0" w:color="auto"/>
              <w:left w:val="single" w:sz="4" w:space="0" w:color="auto"/>
              <w:bottom w:val="single" w:sz="4" w:space="0" w:color="auto"/>
              <w:right w:val="single" w:sz="4" w:space="0" w:color="auto"/>
            </w:tcBorders>
          </w:tcPr>
          <w:p w14:paraId="1B88C760" w14:textId="7A4D7249" w:rsidR="00605190" w:rsidRPr="006469F4" w:rsidRDefault="00605190" w:rsidP="00605190">
            <w:pPr>
              <w:rPr>
                <w:rFonts w:asciiTheme="minorHAnsi" w:hAnsiTheme="minorHAnsi" w:cstheme="minorHAnsi"/>
                <w:sz w:val="16"/>
                <w:szCs w:val="24"/>
              </w:rPr>
            </w:pPr>
            <w:ins w:id="11996" w:author="Sowndarya S (WT01 - Manufacturing &amp; Hi Tech)" w:date="2015-03-24T11:14:00Z">
              <w:r>
                <w:rPr>
                  <w:rFonts w:asciiTheme="minorHAnsi" w:hAnsiTheme="minorHAnsi" w:cstheme="minorHAnsi"/>
                  <w:color w:val="000000"/>
                  <w:sz w:val="16"/>
                  <w:szCs w:val="16"/>
                </w:rPr>
                <w:t>DMO_SELOUT_PROD_PLAN_TMP</w:t>
              </w:r>
            </w:ins>
            <w:del w:id="11997" w:author="Sowndarya S (WT01 - Manufacturing &amp; Hi Tech)" w:date="2015-03-24T11:14:00Z">
              <w:r w:rsidDel="00486594">
                <w:rPr>
                  <w:rFonts w:asciiTheme="minorHAnsi" w:hAnsiTheme="minorHAnsi" w:cstheme="minorHAnsi"/>
                  <w:sz w:val="16"/>
                  <w:szCs w:val="24"/>
                </w:rPr>
                <w:delText>DMO_SELL_OUT_PLAN</w:delText>
              </w:r>
              <w:r w:rsidRPr="006469F4" w:rsidDel="00486594">
                <w:rPr>
                  <w:rFonts w:asciiTheme="minorHAnsi" w:hAnsiTheme="minorHAnsi" w:cstheme="minorHAnsi"/>
                  <w:sz w:val="16"/>
                  <w:szCs w:val="24"/>
                </w:rPr>
                <w:delText>_TMP</w:delText>
              </w:r>
            </w:del>
          </w:p>
        </w:tc>
        <w:tc>
          <w:tcPr>
            <w:tcW w:w="2790" w:type="dxa"/>
            <w:tcBorders>
              <w:top w:val="single" w:sz="4" w:space="0" w:color="auto"/>
              <w:left w:val="single" w:sz="4" w:space="0" w:color="auto"/>
              <w:bottom w:val="single" w:sz="4" w:space="0" w:color="auto"/>
              <w:right w:val="single" w:sz="4" w:space="0" w:color="auto"/>
            </w:tcBorders>
          </w:tcPr>
          <w:p w14:paraId="69555CEE" w14:textId="1B3679D1" w:rsidR="00605190" w:rsidRPr="006469F4" w:rsidRDefault="00605190" w:rsidP="00605190">
            <w:pPr>
              <w:rPr>
                <w:rFonts w:asciiTheme="minorHAnsi" w:hAnsiTheme="minorHAnsi" w:cstheme="minorHAnsi"/>
                <w:sz w:val="16"/>
                <w:szCs w:val="24"/>
              </w:rPr>
            </w:pPr>
            <w:ins w:id="11998" w:author="Sowndarya S (WT01 - Manufacturing &amp; Hi Tech)" w:date="2015-03-24T11:15:00Z">
              <w:r>
                <w:rPr>
                  <w:rFonts w:asciiTheme="minorHAnsi" w:hAnsiTheme="minorHAnsi" w:cstheme="minorHAnsi"/>
                  <w:color w:val="000000"/>
                  <w:sz w:val="16"/>
                  <w:szCs w:val="16"/>
                </w:rPr>
                <w:t>DMO_SELOUT_PROD_PLAN_</w:t>
              </w:r>
            </w:ins>
            <w:ins w:id="11999" w:author="Sowndarya S (WT01 - Manufacturing &amp; Hi Tech)" w:date="2015-03-24T11:16:00Z">
              <w:r>
                <w:rPr>
                  <w:rFonts w:asciiTheme="minorHAnsi" w:hAnsiTheme="minorHAnsi" w:cstheme="minorHAnsi"/>
                  <w:color w:val="000000"/>
                  <w:sz w:val="16"/>
                  <w:szCs w:val="16"/>
                </w:rPr>
                <w:t>DELTA</w:t>
              </w:r>
            </w:ins>
            <w:del w:id="12000" w:author="Sowndarya S (WT01 - Manufacturing &amp; Hi Tech)" w:date="2015-03-24T11:15:00Z">
              <w:r w:rsidDel="002C18A6">
                <w:rPr>
                  <w:rFonts w:asciiTheme="minorHAnsi" w:hAnsiTheme="minorHAnsi" w:cstheme="minorHAnsi"/>
                  <w:sz w:val="16"/>
                  <w:szCs w:val="24"/>
                </w:rPr>
                <w:delText>DMO_SELL_OUT_PLAN</w:delText>
              </w:r>
              <w:r w:rsidRPr="006469F4" w:rsidDel="002C18A6">
                <w:rPr>
                  <w:rFonts w:asciiTheme="minorHAnsi" w:hAnsiTheme="minorHAnsi" w:cstheme="minorHAnsi"/>
                  <w:sz w:val="16"/>
                  <w:szCs w:val="24"/>
                </w:rPr>
                <w:delText>_DELTA</w:delText>
              </w:r>
            </w:del>
          </w:p>
        </w:tc>
        <w:tc>
          <w:tcPr>
            <w:tcW w:w="2790" w:type="dxa"/>
            <w:tcBorders>
              <w:top w:val="single" w:sz="4" w:space="0" w:color="auto"/>
              <w:left w:val="single" w:sz="4" w:space="0" w:color="auto"/>
              <w:bottom w:val="single" w:sz="4" w:space="0" w:color="auto"/>
              <w:right w:val="single" w:sz="4" w:space="0" w:color="auto"/>
            </w:tcBorders>
          </w:tcPr>
          <w:p w14:paraId="0ADAF300" w14:textId="4DB95B54" w:rsidR="00605190" w:rsidRPr="006469F4" w:rsidRDefault="00605190" w:rsidP="00605190">
            <w:pPr>
              <w:rPr>
                <w:rFonts w:asciiTheme="minorHAnsi" w:hAnsiTheme="minorHAnsi" w:cstheme="minorHAnsi"/>
                <w:sz w:val="16"/>
                <w:szCs w:val="24"/>
              </w:rPr>
            </w:pPr>
            <w:ins w:id="12001" w:author="Sowndarya S (WT01 - Manufacturing &amp; Hi Tech)" w:date="2015-03-24T11:17:00Z">
              <w:r>
                <w:rPr>
                  <w:rFonts w:asciiTheme="minorHAnsi" w:hAnsiTheme="minorHAnsi" w:cstheme="minorHAnsi"/>
                  <w:color w:val="000000"/>
                  <w:sz w:val="16"/>
                  <w:szCs w:val="16"/>
                </w:rPr>
                <w:t>DMO_SELOUT_PROD_PLAN_ HISTORY</w:t>
              </w:r>
              <w:r w:rsidDel="00597895">
                <w:rPr>
                  <w:rFonts w:asciiTheme="minorHAnsi" w:hAnsiTheme="minorHAnsi" w:cstheme="minorHAnsi"/>
                  <w:sz w:val="16"/>
                  <w:szCs w:val="24"/>
                </w:rPr>
                <w:t xml:space="preserve"> </w:t>
              </w:r>
            </w:ins>
            <w:del w:id="12002" w:author="Sowndarya S (WT01 - Manufacturing &amp; Hi Tech)" w:date="2015-03-24T11:17:00Z">
              <w:r w:rsidDel="00597895">
                <w:rPr>
                  <w:rFonts w:asciiTheme="minorHAnsi" w:hAnsiTheme="minorHAnsi" w:cstheme="minorHAnsi"/>
                  <w:sz w:val="16"/>
                  <w:szCs w:val="24"/>
                </w:rPr>
                <w:delText>DMO_SELL_OUT_PLAN_</w:delText>
              </w:r>
              <w:r w:rsidRPr="006469F4" w:rsidDel="00597895">
                <w:rPr>
                  <w:rFonts w:asciiTheme="minorHAnsi" w:hAnsiTheme="minorHAnsi" w:cstheme="minorHAnsi"/>
                  <w:sz w:val="16"/>
                  <w:szCs w:val="24"/>
                </w:rPr>
                <w:delText>HISTORY</w:delText>
              </w:r>
            </w:del>
          </w:p>
        </w:tc>
      </w:tr>
      <w:tr w:rsidR="00605190" w:rsidRPr="005A16B3" w14:paraId="0137ABCC" w14:textId="77777777" w:rsidTr="00101553">
        <w:trPr>
          <w:ins w:id="12003" w:author="Sowndarya S (WT01 - Manufacturing &amp; Hi Tech)" w:date="2015-03-24T11:10:00Z"/>
        </w:trPr>
        <w:tc>
          <w:tcPr>
            <w:tcW w:w="450" w:type="dxa"/>
            <w:tcBorders>
              <w:top w:val="single" w:sz="4" w:space="0" w:color="auto"/>
              <w:left w:val="single" w:sz="4" w:space="0" w:color="auto"/>
              <w:bottom w:val="single" w:sz="4" w:space="0" w:color="auto"/>
              <w:right w:val="single" w:sz="4" w:space="0" w:color="auto"/>
            </w:tcBorders>
          </w:tcPr>
          <w:p w14:paraId="3CC2E0A7" w14:textId="136490D6" w:rsidR="00605190" w:rsidRDefault="00605190" w:rsidP="00605190">
            <w:pPr>
              <w:rPr>
                <w:ins w:id="12004" w:author="Sowndarya S (WT01 - Manufacturing &amp; Hi Tech)" w:date="2015-03-24T11:10:00Z"/>
                <w:rFonts w:asciiTheme="minorHAnsi" w:hAnsiTheme="minorHAnsi" w:cstheme="minorHAnsi"/>
                <w:color w:val="000000"/>
                <w:sz w:val="18"/>
                <w:szCs w:val="16"/>
              </w:rPr>
            </w:pPr>
            <w:ins w:id="12005" w:author="Sowndarya S (WT01 - Manufacturing &amp; Hi Tech)" w:date="2015-03-24T11:12:00Z">
              <w:r>
                <w:rPr>
                  <w:rFonts w:asciiTheme="minorHAnsi" w:hAnsiTheme="minorHAnsi" w:cstheme="minorHAnsi"/>
                  <w:color w:val="000000"/>
                  <w:sz w:val="18"/>
                  <w:szCs w:val="16"/>
                </w:rPr>
                <w:t>13</w:t>
              </w:r>
            </w:ins>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1B313485" w14:textId="094C32BF" w:rsidR="00605190" w:rsidRDefault="00605190" w:rsidP="00605190">
            <w:pPr>
              <w:rPr>
                <w:ins w:id="12006" w:author="Sowndarya S (WT01 - Manufacturing &amp; Hi Tech)" w:date="2015-03-24T11:10:00Z"/>
                <w:rFonts w:asciiTheme="minorHAnsi" w:hAnsiTheme="minorHAnsi" w:cstheme="minorHAnsi"/>
                <w:color w:val="000000"/>
                <w:sz w:val="16"/>
                <w:szCs w:val="16"/>
              </w:rPr>
            </w:pPr>
            <w:ins w:id="12007" w:author="Sowndarya S (WT01 - Manufacturing &amp; Hi Tech)" w:date="2015-03-24T11:11:00Z">
              <w:r>
                <w:rPr>
                  <w:rFonts w:asciiTheme="minorHAnsi" w:hAnsiTheme="minorHAnsi" w:cstheme="minorHAnsi"/>
                  <w:color w:val="000000"/>
                  <w:sz w:val="16"/>
                  <w:szCs w:val="16"/>
                </w:rPr>
                <w:t>DMO_SELLIN_REV_PLAN_MIR</w:t>
              </w:r>
            </w:ins>
          </w:p>
        </w:tc>
        <w:tc>
          <w:tcPr>
            <w:tcW w:w="2700" w:type="dxa"/>
            <w:tcBorders>
              <w:top w:val="single" w:sz="4" w:space="0" w:color="auto"/>
              <w:left w:val="single" w:sz="4" w:space="0" w:color="auto"/>
              <w:bottom w:val="single" w:sz="4" w:space="0" w:color="auto"/>
              <w:right w:val="single" w:sz="4" w:space="0" w:color="auto"/>
            </w:tcBorders>
          </w:tcPr>
          <w:p w14:paraId="49B8A197" w14:textId="425C3DFD" w:rsidR="00605190" w:rsidRDefault="00605190" w:rsidP="00605190">
            <w:pPr>
              <w:rPr>
                <w:ins w:id="12008" w:author="Sowndarya S (WT01 - Manufacturing &amp; Hi Tech)" w:date="2015-03-24T11:10:00Z"/>
                <w:rFonts w:asciiTheme="minorHAnsi" w:hAnsiTheme="minorHAnsi" w:cstheme="minorHAnsi"/>
                <w:sz w:val="16"/>
                <w:szCs w:val="24"/>
              </w:rPr>
            </w:pPr>
            <w:ins w:id="12009" w:author="Sowndarya S (WT01 - Manufacturing &amp; Hi Tech)" w:date="2015-03-24T11:14:00Z">
              <w:r>
                <w:rPr>
                  <w:rFonts w:asciiTheme="minorHAnsi" w:hAnsiTheme="minorHAnsi" w:cstheme="minorHAnsi"/>
                  <w:color w:val="000000"/>
                  <w:sz w:val="16"/>
                  <w:szCs w:val="16"/>
                </w:rPr>
                <w:t>DMO_SELLIN_REV_PLAN_TMP</w:t>
              </w:r>
            </w:ins>
          </w:p>
        </w:tc>
        <w:tc>
          <w:tcPr>
            <w:tcW w:w="2790" w:type="dxa"/>
            <w:tcBorders>
              <w:top w:val="single" w:sz="4" w:space="0" w:color="auto"/>
              <w:left w:val="single" w:sz="4" w:space="0" w:color="auto"/>
              <w:bottom w:val="single" w:sz="4" w:space="0" w:color="auto"/>
              <w:right w:val="single" w:sz="4" w:space="0" w:color="auto"/>
            </w:tcBorders>
          </w:tcPr>
          <w:p w14:paraId="4B1BFE70" w14:textId="7D57D591" w:rsidR="00605190" w:rsidRDefault="00605190" w:rsidP="00605190">
            <w:pPr>
              <w:rPr>
                <w:ins w:id="12010" w:author="Sowndarya S (WT01 - Manufacturing &amp; Hi Tech)" w:date="2015-03-24T11:10:00Z"/>
                <w:rFonts w:asciiTheme="minorHAnsi" w:hAnsiTheme="minorHAnsi" w:cstheme="minorHAnsi"/>
                <w:sz w:val="16"/>
                <w:szCs w:val="24"/>
              </w:rPr>
            </w:pPr>
            <w:ins w:id="12011" w:author="Sowndarya S (WT01 - Manufacturing &amp; Hi Tech)" w:date="2015-03-24T11:15:00Z">
              <w:r>
                <w:rPr>
                  <w:rFonts w:asciiTheme="minorHAnsi" w:hAnsiTheme="minorHAnsi" w:cstheme="minorHAnsi"/>
                  <w:color w:val="000000"/>
                  <w:sz w:val="16"/>
                  <w:szCs w:val="16"/>
                </w:rPr>
                <w:t>DMO_SELLIN_REV_PLAN_</w:t>
              </w:r>
            </w:ins>
            <w:ins w:id="12012" w:author="Sowndarya S (WT01 - Manufacturing &amp; Hi Tech)" w:date="2015-03-24T11:16:00Z">
              <w:r>
                <w:rPr>
                  <w:rFonts w:asciiTheme="minorHAnsi" w:hAnsiTheme="minorHAnsi" w:cstheme="minorHAnsi"/>
                  <w:color w:val="000000"/>
                  <w:sz w:val="16"/>
                  <w:szCs w:val="16"/>
                </w:rPr>
                <w:t>DELTA</w:t>
              </w:r>
            </w:ins>
          </w:p>
        </w:tc>
        <w:tc>
          <w:tcPr>
            <w:tcW w:w="2790" w:type="dxa"/>
            <w:tcBorders>
              <w:top w:val="single" w:sz="4" w:space="0" w:color="auto"/>
              <w:left w:val="single" w:sz="4" w:space="0" w:color="auto"/>
              <w:bottom w:val="single" w:sz="4" w:space="0" w:color="auto"/>
              <w:right w:val="single" w:sz="4" w:space="0" w:color="auto"/>
            </w:tcBorders>
          </w:tcPr>
          <w:p w14:paraId="0BFCEDB3" w14:textId="1B814CFA" w:rsidR="00605190" w:rsidRDefault="00605190" w:rsidP="00605190">
            <w:pPr>
              <w:rPr>
                <w:ins w:id="12013" w:author="Sowndarya S (WT01 - Manufacturing &amp; Hi Tech)" w:date="2015-03-24T11:10:00Z"/>
                <w:rFonts w:asciiTheme="minorHAnsi" w:hAnsiTheme="minorHAnsi" w:cstheme="minorHAnsi"/>
                <w:sz w:val="16"/>
                <w:szCs w:val="24"/>
              </w:rPr>
            </w:pPr>
            <w:ins w:id="12014" w:author="Sowndarya S (WT01 - Manufacturing &amp; Hi Tech)" w:date="2015-03-24T11:17:00Z">
              <w:r>
                <w:rPr>
                  <w:rFonts w:asciiTheme="minorHAnsi" w:hAnsiTheme="minorHAnsi" w:cstheme="minorHAnsi"/>
                  <w:color w:val="000000"/>
                  <w:sz w:val="16"/>
                  <w:szCs w:val="16"/>
                </w:rPr>
                <w:t>DMO_SELLIN_REV_PLAN_ HISTORY</w:t>
              </w:r>
            </w:ins>
          </w:p>
        </w:tc>
      </w:tr>
      <w:tr w:rsidR="00605190" w:rsidRPr="005A16B3" w14:paraId="1446735F" w14:textId="77777777" w:rsidTr="00101553">
        <w:trPr>
          <w:ins w:id="12015" w:author="Sowndarya S (WT01 - Manufacturing &amp; Hi Tech)" w:date="2015-03-24T11:10:00Z"/>
        </w:trPr>
        <w:tc>
          <w:tcPr>
            <w:tcW w:w="450" w:type="dxa"/>
            <w:tcBorders>
              <w:top w:val="single" w:sz="4" w:space="0" w:color="auto"/>
              <w:left w:val="single" w:sz="4" w:space="0" w:color="auto"/>
              <w:bottom w:val="single" w:sz="4" w:space="0" w:color="auto"/>
              <w:right w:val="single" w:sz="4" w:space="0" w:color="auto"/>
            </w:tcBorders>
          </w:tcPr>
          <w:p w14:paraId="58CAA63B" w14:textId="14152029" w:rsidR="00605190" w:rsidRDefault="00605190" w:rsidP="00605190">
            <w:pPr>
              <w:rPr>
                <w:ins w:id="12016" w:author="Sowndarya S (WT01 - Manufacturing &amp; Hi Tech)" w:date="2015-03-24T11:10:00Z"/>
                <w:rFonts w:asciiTheme="minorHAnsi" w:hAnsiTheme="minorHAnsi" w:cstheme="minorHAnsi"/>
                <w:color w:val="000000"/>
                <w:sz w:val="18"/>
                <w:szCs w:val="16"/>
              </w:rPr>
            </w:pPr>
            <w:ins w:id="12017" w:author="Sowndarya S (WT01 - Manufacturing &amp; Hi Tech)" w:date="2015-03-24T11:12:00Z">
              <w:r>
                <w:rPr>
                  <w:rFonts w:asciiTheme="minorHAnsi" w:hAnsiTheme="minorHAnsi" w:cstheme="minorHAnsi"/>
                  <w:color w:val="000000"/>
                  <w:sz w:val="18"/>
                  <w:szCs w:val="16"/>
                </w:rPr>
                <w:t>14</w:t>
              </w:r>
            </w:ins>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7157FF32" w14:textId="4B43815C" w:rsidR="00605190" w:rsidRDefault="00605190" w:rsidP="00605190">
            <w:pPr>
              <w:rPr>
                <w:ins w:id="12018" w:author="Sowndarya S (WT01 - Manufacturing &amp; Hi Tech)" w:date="2015-03-24T11:10:00Z"/>
                <w:rFonts w:asciiTheme="minorHAnsi" w:hAnsiTheme="minorHAnsi" w:cstheme="minorHAnsi"/>
                <w:color w:val="000000"/>
                <w:sz w:val="16"/>
                <w:szCs w:val="16"/>
              </w:rPr>
            </w:pPr>
            <w:ins w:id="12019" w:author="Sowndarya S (WT01 - Manufacturing &amp; Hi Tech)" w:date="2015-03-24T11:11:00Z">
              <w:r>
                <w:rPr>
                  <w:rFonts w:asciiTheme="minorHAnsi" w:hAnsiTheme="minorHAnsi" w:cstheme="minorHAnsi"/>
                  <w:color w:val="000000"/>
                  <w:sz w:val="16"/>
                  <w:szCs w:val="16"/>
                </w:rPr>
                <w:t>DMO_SELOUT_RV_BDE_PLAN_MIR</w:t>
              </w:r>
            </w:ins>
          </w:p>
        </w:tc>
        <w:tc>
          <w:tcPr>
            <w:tcW w:w="2700" w:type="dxa"/>
            <w:tcBorders>
              <w:top w:val="single" w:sz="4" w:space="0" w:color="auto"/>
              <w:left w:val="single" w:sz="4" w:space="0" w:color="auto"/>
              <w:bottom w:val="single" w:sz="4" w:space="0" w:color="auto"/>
              <w:right w:val="single" w:sz="4" w:space="0" w:color="auto"/>
            </w:tcBorders>
          </w:tcPr>
          <w:p w14:paraId="57E6123B" w14:textId="79AA8E63" w:rsidR="00605190" w:rsidRDefault="00605190" w:rsidP="00605190">
            <w:pPr>
              <w:rPr>
                <w:ins w:id="12020" w:author="Sowndarya S (WT01 - Manufacturing &amp; Hi Tech)" w:date="2015-03-24T11:10:00Z"/>
                <w:rFonts w:asciiTheme="minorHAnsi" w:hAnsiTheme="minorHAnsi" w:cstheme="minorHAnsi"/>
                <w:sz w:val="16"/>
                <w:szCs w:val="24"/>
              </w:rPr>
            </w:pPr>
            <w:ins w:id="12021" w:author="Sowndarya S (WT01 - Manufacturing &amp; Hi Tech)" w:date="2015-03-24T11:14:00Z">
              <w:r>
                <w:rPr>
                  <w:rFonts w:asciiTheme="minorHAnsi" w:hAnsiTheme="minorHAnsi" w:cstheme="minorHAnsi"/>
                  <w:color w:val="000000"/>
                  <w:sz w:val="16"/>
                  <w:szCs w:val="16"/>
                </w:rPr>
                <w:t>DMO_SELOUT_RV_BDE_PLAN_TMP</w:t>
              </w:r>
            </w:ins>
          </w:p>
        </w:tc>
        <w:tc>
          <w:tcPr>
            <w:tcW w:w="2790" w:type="dxa"/>
            <w:tcBorders>
              <w:top w:val="single" w:sz="4" w:space="0" w:color="auto"/>
              <w:left w:val="single" w:sz="4" w:space="0" w:color="auto"/>
              <w:bottom w:val="single" w:sz="4" w:space="0" w:color="auto"/>
              <w:right w:val="single" w:sz="4" w:space="0" w:color="auto"/>
            </w:tcBorders>
          </w:tcPr>
          <w:p w14:paraId="30563F05" w14:textId="4BB9373F" w:rsidR="00605190" w:rsidRDefault="00605190" w:rsidP="00605190">
            <w:pPr>
              <w:rPr>
                <w:ins w:id="12022" w:author="Sowndarya S (WT01 - Manufacturing &amp; Hi Tech)" w:date="2015-03-24T11:10:00Z"/>
                <w:rFonts w:asciiTheme="minorHAnsi" w:hAnsiTheme="minorHAnsi" w:cstheme="minorHAnsi"/>
                <w:sz w:val="16"/>
                <w:szCs w:val="24"/>
              </w:rPr>
            </w:pPr>
            <w:ins w:id="12023" w:author="Sowndarya S (WT01 - Manufacturing &amp; Hi Tech)" w:date="2015-03-24T11:15:00Z">
              <w:r>
                <w:rPr>
                  <w:rFonts w:asciiTheme="minorHAnsi" w:hAnsiTheme="minorHAnsi" w:cstheme="minorHAnsi"/>
                  <w:color w:val="000000"/>
                  <w:sz w:val="16"/>
                  <w:szCs w:val="16"/>
                </w:rPr>
                <w:t>DMO_SELOUT_RV_BDE_PLAN_</w:t>
              </w:r>
            </w:ins>
            <w:ins w:id="12024" w:author="Sowndarya S (WT01 - Manufacturing &amp; Hi Tech)" w:date="2015-03-24T11:16:00Z">
              <w:r>
                <w:rPr>
                  <w:rFonts w:asciiTheme="minorHAnsi" w:hAnsiTheme="minorHAnsi" w:cstheme="minorHAnsi"/>
                  <w:color w:val="000000"/>
                  <w:sz w:val="16"/>
                  <w:szCs w:val="16"/>
                </w:rPr>
                <w:t>DELTA</w:t>
              </w:r>
            </w:ins>
          </w:p>
        </w:tc>
        <w:tc>
          <w:tcPr>
            <w:tcW w:w="2790" w:type="dxa"/>
            <w:tcBorders>
              <w:top w:val="single" w:sz="4" w:space="0" w:color="auto"/>
              <w:left w:val="single" w:sz="4" w:space="0" w:color="auto"/>
              <w:bottom w:val="single" w:sz="4" w:space="0" w:color="auto"/>
              <w:right w:val="single" w:sz="4" w:space="0" w:color="auto"/>
            </w:tcBorders>
          </w:tcPr>
          <w:p w14:paraId="77BC77A2" w14:textId="52F9088B" w:rsidR="00605190" w:rsidRDefault="00605190" w:rsidP="00605190">
            <w:pPr>
              <w:rPr>
                <w:ins w:id="12025" w:author="Sowndarya S (WT01 - Manufacturing &amp; Hi Tech)" w:date="2015-03-24T11:10:00Z"/>
                <w:rFonts w:asciiTheme="minorHAnsi" w:hAnsiTheme="minorHAnsi" w:cstheme="minorHAnsi"/>
                <w:sz w:val="16"/>
                <w:szCs w:val="24"/>
              </w:rPr>
            </w:pPr>
            <w:ins w:id="12026" w:author="Sowndarya S (WT01 - Manufacturing &amp; Hi Tech)" w:date="2015-03-24T11:17:00Z">
              <w:r>
                <w:rPr>
                  <w:rFonts w:asciiTheme="minorHAnsi" w:hAnsiTheme="minorHAnsi" w:cstheme="minorHAnsi"/>
                  <w:color w:val="000000"/>
                  <w:sz w:val="16"/>
                  <w:szCs w:val="16"/>
                </w:rPr>
                <w:t>DMO_SELOUT_RV_BDE_PLAN_ HISTORY</w:t>
              </w:r>
            </w:ins>
          </w:p>
        </w:tc>
      </w:tr>
      <w:tr w:rsidR="00605190" w:rsidRPr="005A16B3" w14:paraId="0CCEF78F" w14:textId="77777777" w:rsidTr="00101553">
        <w:trPr>
          <w:ins w:id="12027" w:author="Sowndarya S (WT01 - Manufacturing &amp; Hi Tech)" w:date="2015-03-24T11:10:00Z"/>
        </w:trPr>
        <w:tc>
          <w:tcPr>
            <w:tcW w:w="450" w:type="dxa"/>
            <w:tcBorders>
              <w:top w:val="single" w:sz="4" w:space="0" w:color="auto"/>
              <w:left w:val="single" w:sz="4" w:space="0" w:color="auto"/>
              <w:bottom w:val="single" w:sz="4" w:space="0" w:color="auto"/>
              <w:right w:val="single" w:sz="4" w:space="0" w:color="auto"/>
            </w:tcBorders>
          </w:tcPr>
          <w:p w14:paraId="003301B5" w14:textId="097F8423" w:rsidR="00605190" w:rsidRDefault="00605190" w:rsidP="00605190">
            <w:pPr>
              <w:rPr>
                <w:ins w:id="12028" w:author="Sowndarya S (WT01 - Manufacturing &amp; Hi Tech)" w:date="2015-03-24T11:10:00Z"/>
                <w:rFonts w:asciiTheme="minorHAnsi" w:hAnsiTheme="minorHAnsi" w:cstheme="minorHAnsi"/>
                <w:color w:val="000000"/>
                <w:sz w:val="18"/>
                <w:szCs w:val="16"/>
              </w:rPr>
            </w:pPr>
            <w:ins w:id="12029" w:author="Sowndarya S (WT01 - Manufacturing &amp; Hi Tech)" w:date="2015-03-24T11:12:00Z">
              <w:r>
                <w:rPr>
                  <w:rFonts w:asciiTheme="minorHAnsi" w:hAnsiTheme="minorHAnsi" w:cstheme="minorHAnsi"/>
                  <w:color w:val="000000"/>
                  <w:sz w:val="18"/>
                  <w:szCs w:val="16"/>
                </w:rPr>
                <w:t>15</w:t>
              </w:r>
            </w:ins>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3FD52C55" w14:textId="1E52EF4B" w:rsidR="00605190" w:rsidRDefault="00605190" w:rsidP="00605190">
            <w:pPr>
              <w:rPr>
                <w:ins w:id="12030" w:author="Sowndarya S (WT01 - Manufacturing &amp; Hi Tech)" w:date="2015-03-24T11:10:00Z"/>
                <w:rFonts w:asciiTheme="minorHAnsi" w:hAnsiTheme="minorHAnsi" w:cstheme="minorHAnsi"/>
                <w:color w:val="000000"/>
                <w:sz w:val="16"/>
                <w:szCs w:val="16"/>
              </w:rPr>
            </w:pPr>
            <w:ins w:id="12031" w:author="Sowndarya S (WT01 - Manufacturing &amp; Hi Tech)" w:date="2015-03-24T11:11:00Z">
              <w:r>
                <w:rPr>
                  <w:rFonts w:asciiTheme="minorHAnsi" w:hAnsiTheme="minorHAnsi" w:cstheme="minorHAnsi"/>
                  <w:color w:val="000000"/>
                  <w:sz w:val="16"/>
                  <w:szCs w:val="16"/>
                </w:rPr>
                <w:t>DMO_SELOUT_RV_RES</w:t>
              </w:r>
            </w:ins>
            <w:ins w:id="12032" w:author="Sowndarya S (WT01 - Manufacturing &amp; Hi Tech)" w:date="2015-03-24T11:13:00Z">
              <w:r>
                <w:rPr>
                  <w:rFonts w:asciiTheme="minorHAnsi" w:hAnsiTheme="minorHAnsi" w:cstheme="minorHAnsi"/>
                  <w:color w:val="000000"/>
                  <w:sz w:val="16"/>
                  <w:szCs w:val="16"/>
                </w:rPr>
                <w:t>_</w:t>
              </w:r>
            </w:ins>
            <w:ins w:id="12033" w:author="Sowndarya S (WT01 - Manufacturing &amp; Hi Tech)" w:date="2015-03-24T11:11:00Z">
              <w:r>
                <w:rPr>
                  <w:rFonts w:asciiTheme="minorHAnsi" w:hAnsiTheme="minorHAnsi" w:cstheme="minorHAnsi"/>
                  <w:color w:val="000000"/>
                  <w:sz w:val="16"/>
                  <w:szCs w:val="16"/>
                </w:rPr>
                <w:t>PLAN_MIR</w:t>
              </w:r>
            </w:ins>
          </w:p>
        </w:tc>
        <w:tc>
          <w:tcPr>
            <w:tcW w:w="2700" w:type="dxa"/>
            <w:tcBorders>
              <w:top w:val="single" w:sz="4" w:space="0" w:color="auto"/>
              <w:left w:val="single" w:sz="4" w:space="0" w:color="auto"/>
              <w:bottom w:val="single" w:sz="4" w:space="0" w:color="auto"/>
              <w:right w:val="single" w:sz="4" w:space="0" w:color="auto"/>
            </w:tcBorders>
          </w:tcPr>
          <w:p w14:paraId="70129FD4" w14:textId="7B2C0E7F" w:rsidR="00605190" w:rsidRDefault="00605190" w:rsidP="00605190">
            <w:pPr>
              <w:rPr>
                <w:ins w:id="12034" w:author="Sowndarya S (WT01 - Manufacturing &amp; Hi Tech)" w:date="2015-03-24T11:10:00Z"/>
                <w:rFonts w:asciiTheme="minorHAnsi" w:hAnsiTheme="minorHAnsi" w:cstheme="minorHAnsi"/>
                <w:sz w:val="16"/>
                <w:szCs w:val="24"/>
              </w:rPr>
            </w:pPr>
            <w:ins w:id="12035" w:author="Sowndarya S (WT01 - Manufacturing &amp; Hi Tech)" w:date="2015-03-24T11:14:00Z">
              <w:r>
                <w:rPr>
                  <w:rFonts w:asciiTheme="minorHAnsi" w:hAnsiTheme="minorHAnsi" w:cstheme="minorHAnsi"/>
                  <w:color w:val="000000"/>
                  <w:sz w:val="16"/>
                  <w:szCs w:val="16"/>
                </w:rPr>
                <w:t>DMO_SELOUT_RV_RES_PLAN_TMP</w:t>
              </w:r>
            </w:ins>
          </w:p>
        </w:tc>
        <w:tc>
          <w:tcPr>
            <w:tcW w:w="2790" w:type="dxa"/>
            <w:tcBorders>
              <w:top w:val="single" w:sz="4" w:space="0" w:color="auto"/>
              <w:left w:val="single" w:sz="4" w:space="0" w:color="auto"/>
              <w:bottom w:val="single" w:sz="4" w:space="0" w:color="auto"/>
              <w:right w:val="single" w:sz="4" w:space="0" w:color="auto"/>
            </w:tcBorders>
          </w:tcPr>
          <w:p w14:paraId="158A8646" w14:textId="31E32AB6" w:rsidR="00605190" w:rsidRDefault="00605190" w:rsidP="00605190">
            <w:pPr>
              <w:rPr>
                <w:ins w:id="12036" w:author="Sowndarya S (WT01 - Manufacturing &amp; Hi Tech)" w:date="2015-03-24T11:10:00Z"/>
                <w:rFonts w:asciiTheme="minorHAnsi" w:hAnsiTheme="minorHAnsi" w:cstheme="minorHAnsi"/>
                <w:sz w:val="16"/>
                <w:szCs w:val="24"/>
              </w:rPr>
            </w:pPr>
            <w:ins w:id="12037" w:author="Sowndarya S (WT01 - Manufacturing &amp; Hi Tech)" w:date="2015-03-24T11:15:00Z">
              <w:r>
                <w:rPr>
                  <w:rFonts w:asciiTheme="minorHAnsi" w:hAnsiTheme="minorHAnsi" w:cstheme="minorHAnsi"/>
                  <w:color w:val="000000"/>
                  <w:sz w:val="16"/>
                  <w:szCs w:val="16"/>
                </w:rPr>
                <w:t>DMO_SELOUT_RV_RES_PLAN_</w:t>
              </w:r>
            </w:ins>
            <w:ins w:id="12038" w:author="Sowndarya S (WT01 - Manufacturing &amp; Hi Tech)" w:date="2015-03-24T11:16:00Z">
              <w:r>
                <w:rPr>
                  <w:rFonts w:asciiTheme="minorHAnsi" w:hAnsiTheme="minorHAnsi" w:cstheme="minorHAnsi"/>
                  <w:color w:val="000000"/>
                  <w:sz w:val="16"/>
                  <w:szCs w:val="16"/>
                </w:rPr>
                <w:t>DELTA</w:t>
              </w:r>
            </w:ins>
          </w:p>
        </w:tc>
        <w:tc>
          <w:tcPr>
            <w:tcW w:w="2790" w:type="dxa"/>
            <w:tcBorders>
              <w:top w:val="single" w:sz="4" w:space="0" w:color="auto"/>
              <w:left w:val="single" w:sz="4" w:space="0" w:color="auto"/>
              <w:bottom w:val="single" w:sz="4" w:space="0" w:color="auto"/>
              <w:right w:val="single" w:sz="4" w:space="0" w:color="auto"/>
            </w:tcBorders>
          </w:tcPr>
          <w:p w14:paraId="7E4DE173" w14:textId="56CAFE43" w:rsidR="00605190" w:rsidRDefault="00605190" w:rsidP="00605190">
            <w:pPr>
              <w:rPr>
                <w:ins w:id="12039" w:author="Sowndarya S (WT01 - Manufacturing &amp; Hi Tech)" w:date="2015-03-24T11:10:00Z"/>
                <w:rFonts w:asciiTheme="minorHAnsi" w:hAnsiTheme="minorHAnsi" w:cstheme="minorHAnsi"/>
                <w:sz w:val="16"/>
                <w:szCs w:val="24"/>
              </w:rPr>
            </w:pPr>
            <w:ins w:id="12040" w:author="Sowndarya S (WT01 - Manufacturing &amp; Hi Tech)" w:date="2015-03-24T11:17:00Z">
              <w:r>
                <w:rPr>
                  <w:rFonts w:asciiTheme="minorHAnsi" w:hAnsiTheme="minorHAnsi" w:cstheme="minorHAnsi"/>
                  <w:color w:val="000000"/>
                  <w:sz w:val="16"/>
                  <w:szCs w:val="16"/>
                </w:rPr>
                <w:t>DMO_SELOUT_RV_RES_PLAN_ HISTORY</w:t>
              </w:r>
            </w:ins>
          </w:p>
        </w:tc>
      </w:tr>
      <w:tr w:rsidR="00605190" w:rsidRPr="005A16B3" w14:paraId="57C1F7F4" w14:textId="77777777" w:rsidTr="00101553">
        <w:tc>
          <w:tcPr>
            <w:tcW w:w="450" w:type="dxa"/>
            <w:tcBorders>
              <w:top w:val="single" w:sz="4" w:space="0" w:color="auto"/>
              <w:left w:val="single" w:sz="4" w:space="0" w:color="auto"/>
              <w:bottom w:val="single" w:sz="4" w:space="0" w:color="auto"/>
              <w:right w:val="single" w:sz="4" w:space="0" w:color="auto"/>
            </w:tcBorders>
          </w:tcPr>
          <w:p w14:paraId="4B7DF665" w14:textId="7BFCF1E0" w:rsidR="00605190" w:rsidRPr="005A16B3" w:rsidRDefault="00605190" w:rsidP="00605190">
            <w:pPr>
              <w:rPr>
                <w:rFonts w:asciiTheme="minorHAnsi" w:hAnsiTheme="minorHAnsi" w:cstheme="minorHAnsi"/>
                <w:color w:val="000000"/>
                <w:sz w:val="18"/>
                <w:szCs w:val="16"/>
              </w:rPr>
            </w:pPr>
            <w:r>
              <w:rPr>
                <w:rFonts w:asciiTheme="minorHAnsi" w:hAnsiTheme="minorHAnsi" w:cstheme="minorHAnsi"/>
                <w:color w:val="000000"/>
                <w:sz w:val="18"/>
                <w:szCs w:val="16"/>
              </w:rPr>
              <w:t>1</w:t>
            </w:r>
            <w:ins w:id="12041" w:author="Sowndarya S (WT01 - Manufacturing &amp; Hi Tech)" w:date="2015-03-24T11:12:00Z">
              <w:r>
                <w:rPr>
                  <w:rFonts w:asciiTheme="minorHAnsi" w:hAnsiTheme="minorHAnsi" w:cstheme="minorHAnsi"/>
                  <w:color w:val="000000"/>
                  <w:sz w:val="18"/>
                  <w:szCs w:val="16"/>
                </w:rPr>
                <w:t>6</w:t>
              </w:r>
            </w:ins>
            <w:ins w:id="12042" w:author="Rakesh Singhi" w:date="2015-02-07T15:58:00Z">
              <w:del w:id="12043" w:author="Sowndarya S (WT01 - Manufacturing &amp; Hi Tech)" w:date="2015-03-24T11:12:00Z">
                <w:r w:rsidDel="00374EF4">
                  <w:rPr>
                    <w:rFonts w:asciiTheme="minorHAnsi" w:hAnsiTheme="minorHAnsi" w:cstheme="minorHAnsi"/>
                    <w:color w:val="000000"/>
                    <w:sz w:val="18"/>
                    <w:szCs w:val="16"/>
                  </w:rPr>
                  <w:delText>3</w:delText>
                </w:r>
              </w:del>
            </w:ins>
            <w:del w:id="12044" w:author="Rakesh Singhi" w:date="2015-02-07T15:58:00Z">
              <w:r w:rsidDel="000B3595">
                <w:rPr>
                  <w:rFonts w:asciiTheme="minorHAnsi" w:hAnsiTheme="minorHAnsi" w:cstheme="minorHAnsi"/>
                  <w:color w:val="000000"/>
                  <w:sz w:val="18"/>
                  <w:szCs w:val="16"/>
                </w:rPr>
                <w:delText>0</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3A625C68" w14:textId="5D7B25D0" w:rsidR="00605190" w:rsidRPr="006469F4" w:rsidRDefault="00605190" w:rsidP="00605190">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DMO_PARTNER_EX</w:t>
            </w:r>
            <w:ins w:id="12045" w:author="Sowndarya S (WT01 - Manufacturing &amp; Hi Tech)" w:date="2015-03-24T11:13:00Z">
              <w:r>
                <w:rPr>
                  <w:rFonts w:asciiTheme="minorHAnsi" w:hAnsiTheme="minorHAnsi" w:cstheme="minorHAnsi"/>
                  <w:color w:val="000000"/>
                  <w:sz w:val="16"/>
                  <w:szCs w:val="16"/>
                </w:rPr>
                <w:t>P</w:t>
              </w:r>
            </w:ins>
            <w:del w:id="12046" w:author="Sowndarya S (WT01 - Manufacturing &amp; Hi Tech)" w:date="2015-03-24T11:13:00Z">
              <w:r w:rsidRPr="006469F4" w:rsidDel="00605190">
                <w:rPr>
                  <w:rFonts w:asciiTheme="minorHAnsi" w:hAnsiTheme="minorHAnsi" w:cstheme="minorHAnsi"/>
                  <w:color w:val="000000"/>
                  <w:sz w:val="16"/>
                  <w:szCs w:val="16"/>
                </w:rPr>
                <w:delText>CEPTION</w:delText>
              </w:r>
            </w:del>
            <w:r w:rsidRPr="006469F4">
              <w:rPr>
                <w:rFonts w:asciiTheme="minorHAnsi" w:hAnsiTheme="minorHAnsi" w:cstheme="minorHAnsi"/>
                <w:color w:val="000000"/>
                <w:sz w:val="16"/>
                <w:szCs w:val="16"/>
              </w:rPr>
              <w:t>_MIR</w:t>
            </w:r>
          </w:p>
        </w:tc>
        <w:tc>
          <w:tcPr>
            <w:tcW w:w="2700" w:type="dxa"/>
            <w:tcBorders>
              <w:top w:val="single" w:sz="4" w:space="0" w:color="auto"/>
              <w:left w:val="single" w:sz="4" w:space="0" w:color="auto"/>
              <w:bottom w:val="single" w:sz="4" w:space="0" w:color="auto"/>
              <w:right w:val="single" w:sz="4" w:space="0" w:color="auto"/>
            </w:tcBorders>
          </w:tcPr>
          <w:p w14:paraId="6A7FC1D8" w14:textId="3C8BECD9" w:rsidR="00605190" w:rsidRPr="006469F4" w:rsidRDefault="00605190" w:rsidP="00605190">
            <w:pPr>
              <w:rPr>
                <w:rFonts w:asciiTheme="minorHAnsi" w:hAnsiTheme="minorHAnsi" w:cstheme="minorHAnsi"/>
                <w:sz w:val="16"/>
                <w:szCs w:val="24"/>
              </w:rPr>
            </w:pPr>
            <w:ins w:id="12047" w:author="Sowndarya S (WT01 - Manufacturing &amp; Hi Tech)" w:date="2015-03-24T11:15:00Z">
              <w:r w:rsidRPr="006469F4">
                <w:rPr>
                  <w:rFonts w:asciiTheme="minorHAnsi" w:hAnsiTheme="minorHAnsi" w:cstheme="minorHAnsi"/>
                  <w:color w:val="000000"/>
                  <w:sz w:val="16"/>
                  <w:szCs w:val="16"/>
                </w:rPr>
                <w:t>DMO_PARTNER_EX</w:t>
              </w:r>
              <w:r>
                <w:rPr>
                  <w:rFonts w:asciiTheme="minorHAnsi" w:hAnsiTheme="minorHAnsi" w:cstheme="minorHAnsi"/>
                  <w:color w:val="000000"/>
                  <w:sz w:val="16"/>
                  <w:szCs w:val="16"/>
                </w:rPr>
                <w:t>P_TMP</w:t>
              </w:r>
            </w:ins>
            <w:del w:id="12048" w:author="Sowndarya S (WT01 - Manufacturing &amp; Hi Tech)" w:date="2015-03-24T11:15:00Z">
              <w:r w:rsidRPr="006469F4" w:rsidDel="00605190">
                <w:rPr>
                  <w:rFonts w:asciiTheme="minorHAnsi" w:hAnsiTheme="minorHAnsi" w:cstheme="minorHAnsi"/>
                  <w:sz w:val="16"/>
                  <w:szCs w:val="24"/>
                </w:rPr>
                <w:delText>DMO_PARTNER_EXCEPTION_TMP</w:delText>
              </w:r>
            </w:del>
          </w:p>
        </w:tc>
        <w:tc>
          <w:tcPr>
            <w:tcW w:w="2790" w:type="dxa"/>
            <w:tcBorders>
              <w:top w:val="single" w:sz="4" w:space="0" w:color="auto"/>
              <w:left w:val="single" w:sz="4" w:space="0" w:color="auto"/>
              <w:bottom w:val="single" w:sz="4" w:space="0" w:color="auto"/>
              <w:right w:val="single" w:sz="4" w:space="0" w:color="auto"/>
            </w:tcBorders>
          </w:tcPr>
          <w:p w14:paraId="423C60EC" w14:textId="6576FA52" w:rsidR="00605190" w:rsidRPr="006469F4" w:rsidRDefault="00605190" w:rsidP="00605190">
            <w:pPr>
              <w:rPr>
                <w:rFonts w:asciiTheme="minorHAnsi" w:hAnsiTheme="minorHAnsi" w:cstheme="minorHAnsi"/>
                <w:sz w:val="16"/>
                <w:szCs w:val="24"/>
              </w:rPr>
            </w:pPr>
            <w:r w:rsidRPr="006469F4">
              <w:rPr>
                <w:rFonts w:asciiTheme="minorHAnsi" w:hAnsiTheme="minorHAnsi" w:cstheme="minorHAnsi"/>
                <w:sz w:val="16"/>
                <w:szCs w:val="24"/>
              </w:rPr>
              <w:t>DMO_PARTNER_EX</w:t>
            </w:r>
            <w:ins w:id="12049" w:author="Sowndarya S (WT01 - Manufacturing &amp; Hi Tech)" w:date="2015-03-24T11:16:00Z">
              <w:r>
                <w:rPr>
                  <w:rFonts w:asciiTheme="minorHAnsi" w:hAnsiTheme="minorHAnsi" w:cstheme="minorHAnsi"/>
                  <w:sz w:val="16"/>
                  <w:szCs w:val="24"/>
                </w:rPr>
                <w:t>P</w:t>
              </w:r>
            </w:ins>
            <w:del w:id="12050" w:author="Sowndarya S (WT01 - Manufacturing &amp; Hi Tech)" w:date="2015-03-24T11:16:00Z">
              <w:r w:rsidRPr="006469F4" w:rsidDel="00605190">
                <w:rPr>
                  <w:rFonts w:asciiTheme="minorHAnsi" w:hAnsiTheme="minorHAnsi" w:cstheme="minorHAnsi"/>
                  <w:sz w:val="16"/>
                  <w:szCs w:val="24"/>
                </w:rPr>
                <w:delText>CEPTION</w:delText>
              </w:r>
            </w:del>
            <w:r w:rsidRPr="006469F4">
              <w:rPr>
                <w:rFonts w:asciiTheme="minorHAnsi" w:hAnsiTheme="minorHAnsi" w:cstheme="minorHAnsi"/>
                <w:sz w:val="16"/>
                <w:szCs w:val="24"/>
              </w:rPr>
              <w:t>_DELTA</w:t>
            </w:r>
          </w:p>
        </w:tc>
        <w:tc>
          <w:tcPr>
            <w:tcW w:w="2790" w:type="dxa"/>
            <w:tcBorders>
              <w:top w:val="single" w:sz="4" w:space="0" w:color="auto"/>
              <w:left w:val="single" w:sz="4" w:space="0" w:color="auto"/>
              <w:bottom w:val="single" w:sz="4" w:space="0" w:color="auto"/>
              <w:right w:val="single" w:sz="4" w:space="0" w:color="auto"/>
            </w:tcBorders>
          </w:tcPr>
          <w:p w14:paraId="215F1554" w14:textId="0AAA06EE" w:rsidR="00605190" w:rsidRPr="006469F4" w:rsidRDefault="00605190" w:rsidP="00605190">
            <w:pPr>
              <w:rPr>
                <w:rFonts w:asciiTheme="minorHAnsi" w:hAnsiTheme="minorHAnsi" w:cstheme="minorHAnsi"/>
                <w:sz w:val="16"/>
                <w:szCs w:val="24"/>
              </w:rPr>
            </w:pPr>
            <w:ins w:id="12051" w:author="Sowndarya S (WT01 - Manufacturing &amp; Hi Tech)" w:date="2015-03-24T11:17:00Z">
              <w:r w:rsidRPr="006469F4">
                <w:rPr>
                  <w:rFonts w:asciiTheme="minorHAnsi" w:hAnsiTheme="minorHAnsi" w:cstheme="minorHAnsi"/>
                  <w:sz w:val="16"/>
                  <w:szCs w:val="24"/>
                </w:rPr>
                <w:t>DMO_PARTNER_EX</w:t>
              </w:r>
              <w:r>
                <w:rPr>
                  <w:rFonts w:asciiTheme="minorHAnsi" w:hAnsiTheme="minorHAnsi" w:cstheme="minorHAnsi"/>
                  <w:sz w:val="16"/>
                  <w:szCs w:val="24"/>
                </w:rPr>
                <w:t>P_</w:t>
              </w:r>
              <w:r>
                <w:rPr>
                  <w:rFonts w:asciiTheme="minorHAnsi" w:hAnsiTheme="minorHAnsi" w:cstheme="minorHAnsi"/>
                  <w:color w:val="000000"/>
                  <w:sz w:val="16"/>
                  <w:szCs w:val="16"/>
                </w:rPr>
                <w:t xml:space="preserve"> HISTORY</w:t>
              </w:r>
              <w:r w:rsidRPr="006469F4" w:rsidDel="00597895">
                <w:rPr>
                  <w:rFonts w:asciiTheme="minorHAnsi" w:hAnsiTheme="minorHAnsi" w:cstheme="minorHAnsi"/>
                  <w:sz w:val="16"/>
                  <w:szCs w:val="24"/>
                </w:rPr>
                <w:t xml:space="preserve"> </w:t>
              </w:r>
            </w:ins>
            <w:del w:id="12052" w:author="Sowndarya S (WT01 - Manufacturing &amp; Hi Tech)" w:date="2015-03-24T11:17:00Z">
              <w:r w:rsidRPr="006469F4" w:rsidDel="00597895">
                <w:rPr>
                  <w:rFonts w:asciiTheme="minorHAnsi" w:hAnsiTheme="minorHAnsi" w:cstheme="minorHAnsi"/>
                  <w:sz w:val="16"/>
                  <w:szCs w:val="24"/>
                </w:rPr>
                <w:delText>DMO_PARTNER_EXCEPTION_HISTORY</w:delText>
              </w:r>
            </w:del>
          </w:p>
        </w:tc>
      </w:tr>
      <w:tr w:rsidR="000B3595" w:rsidRPr="005A16B3" w14:paraId="77AD35D8" w14:textId="77777777" w:rsidTr="00101553">
        <w:tc>
          <w:tcPr>
            <w:tcW w:w="450" w:type="dxa"/>
            <w:tcBorders>
              <w:top w:val="single" w:sz="4" w:space="0" w:color="auto"/>
              <w:left w:val="single" w:sz="4" w:space="0" w:color="auto"/>
              <w:bottom w:val="single" w:sz="4" w:space="0" w:color="auto"/>
              <w:right w:val="single" w:sz="4" w:space="0" w:color="auto"/>
            </w:tcBorders>
          </w:tcPr>
          <w:p w14:paraId="47522D92" w14:textId="31D8234D" w:rsidR="000B3595" w:rsidRPr="005A16B3" w:rsidRDefault="000B3595" w:rsidP="000B3595">
            <w:pPr>
              <w:rPr>
                <w:rFonts w:asciiTheme="minorHAnsi" w:hAnsiTheme="minorHAnsi" w:cstheme="minorHAnsi"/>
                <w:color w:val="000000"/>
                <w:sz w:val="18"/>
                <w:szCs w:val="16"/>
              </w:rPr>
            </w:pPr>
            <w:r>
              <w:rPr>
                <w:rFonts w:asciiTheme="minorHAnsi" w:hAnsiTheme="minorHAnsi" w:cstheme="minorHAnsi"/>
                <w:color w:val="000000"/>
                <w:sz w:val="18"/>
                <w:szCs w:val="16"/>
              </w:rPr>
              <w:t>1</w:t>
            </w:r>
            <w:ins w:id="12053" w:author="Sowndarya S (WT01 - Manufacturing &amp; Hi Tech)" w:date="2015-03-24T11:12:00Z">
              <w:r w:rsidR="00374EF4">
                <w:rPr>
                  <w:rFonts w:asciiTheme="minorHAnsi" w:hAnsiTheme="minorHAnsi" w:cstheme="minorHAnsi"/>
                  <w:color w:val="000000"/>
                  <w:sz w:val="18"/>
                  <w:szCs w:val="16"/>
                </w:rPr>
                <w:t>7</w:t>
              </w:r>
            </w:ins>
            <w:ins w:id="12054" w:author="Rakesh Singhi" w:date="2015-02-07T15:58:00Z">
              <w:del w:id="12055" w:author="Sowndarya S (WT01 - Manufacturing &amp; Hi Tech)" w:date="2015-03-24T11:12:00Z">
                <w:r w:rsidDel="00374EF4">
                  <w:rPr>
                    <w:rFonts w:asciiTheme="minorHAnsi" w:hAnsiTheme="minorHAnsi" w:cstheme="minorHAnsi"/>
                    <w:color w:val="000000"/>
                    <w:sz w:val="18"/>
                    <w:szCs w:val="16"/>
                  </w:rPr>
                  <w:delText>4</w:delText>
                </w:r>
              </w:del>
            </w:ins>
            <w:del w:id="12056" w:author="Rakesh Singhi" w:date="2015-02-07T15:58:00Z">
              <w:r w:rsidDel="000B3595">
                <w:rPr>
                  <w:rFonts w:asciiTheme="minorHAnsi" w:hAnsiTheme="minorHAnsi" w:cstheme="minorHAnsi"/>
                  <w:color w:val="000000"/>
                  <w:sz w:val="18"/>
                  <w:szCs w:val="16"/>
                </w:rPr>
                <w:delText>1</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36AB2364" w14:textId="5866907A" w:rsidR="000B3595" w:rsidRPr="006469F4" w:rsidRDefault="000B3595" w:rsidP="000B3595">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DMO_ORDER_EXCEPTION_MIR</w:t>
            </w:r>
          </w:p>
        </w:tc>
        <w:tc>
          <w:tcPr>
            <w:tcW w:w="2700" w:type="dxa"/>
            <w:tcBorders>
              <w:top w:val="single" w:sz="4" w:space="0" w:color="auto"/>
              <w:left w:val="single" w:sz="4" w:space="0" w:color="auto"/>
              <w:bottom w:val="single" w:sz="4" w:space="0" w:color="auto"/>
              <w:right w:val="single" w:sz="4" w:space="0" w:color="auto"/>
            </w:tcBorders>
          </w:tcPr>
          <w:p w14:paraId="5E7975A3" w14:textId="77777777" w:rsidR="000B3595" w:rsidRPr="006469F4" w:rsidRDefault="000B3595" w:rsidP="000B3595">
            <w:pPr>
              <w:rPr>
                <w:rFonts w:asciiTheme="minorHAnsi" w:hAnsiTheme="minorHAnsi" w:cstheme="minorHAnsi"/>
                <w:sz w:val="16"/>
                <w:szCs w:val="24"/>
              </w:rPr>
            </w:pPr>
            <w:r>
              <w:rPr>
                <w:rFonts w:asciiTheme="minorHAnsi" w:hAnsiTheme="minorHAnsi" w:cstheme="minorHAnsi"/>
                <w:sz w:val="16"/>
                <w:szCs w:val="24"/>
              </w:rPr>
              <w:t>DMO_ORDER</w:t>
            </w:r>
            <w:r w:rsidRPr="006469F4">
              <w:rPr>
                <w:rFonts w:asciiTheme="minorHAnsi" w:hAnsiTheme="minorHAnsi" w:cstheme="minorHAnsi"/>
                <w:sz w:val="16"/>
                <w:szCs w:val="24"/>
              </w:rPr>
              <w:t>_EXCEPTION_TMP</w:t>
            </w:r>
          </w:p>
        </w:tc>
        <w:tc>
          <w:tcPr>
            <w:tcW w:w="2790" w:type="dxa"/>
            <w:tcBorders>
              <w:top w:val="single" w:sz="4" w:space="0" w:color="auto"/>
              <w:left w:val="single" w:sz="4" w:space="0" w:color="auto"/>
              <w:bottom w:val="single" w:sz="4" w:space="0" w:color="auto"/>
              <w:right w:val="single" w:sz="4" w:space="0" w:color="auto"/>
            </w:tcBorders>
          </w:tcPr>
          <w:p w14:paraId="74A2E4E6" w14:textId="77777777" w:rsidR="000B3595" w:rsidRPr="006469F4" w:rsidRDefault="000B3595" w:rsidP="000B3595">
            <w:pPr>
              <w:rPr>
                <w:rFonts w:asciiTheme="minorHAnsi" w:hAnsiTheme="minorHAnsi" w:cstheme="minorHAnsi"/>
                <w:sz w:val="16"/>
                <w:szCs w:val="24"/>
              </w:rPr>
            </w:pPr>
            <w:r w:rsidRPr="006469F4">
              <w:rPr>
                <w:rFonts w:asciiTheme="minorHAnsi" w:hAnsiTheme="minorHAnsi" w:cstheme="minorHAnsi"/>
                <w:sz w:val="16"/>
                <w:szCs w:val="24"/>
              </w:rPr>
              <w:t>DMO_ORDER_EXCEPTION_DELTA</w:t>
            </w:r>
          </w:p>
        </w:tc>
        <w:tc>
          <w:tcPr>
            <w:tcW w:w="2790" w:type="dxa"/>
            <w:tcBorders>
              <w:top w:val="single" w:sz="4" w:space="0" w:color="auto"/>
              <w:left w:val="single" w:sz="4" w:space="0" w:color="auto"/>
              <w:bottom w:val="single" w:sz="4" w:space="0" w:color="auto"/>
              <w:right w:val="single" w:sz="4" w:space="0" w:color="auto"/>
            </w:tcBorders>
          </w:tcPr>
          <w:p w14:paraId="283440F8" w14:textId="77777777" w:rsidR="000B3595" w:rsidRPr="006469F4" w:rsidRDefault="000B3595" w:rsidP="000B3595">
            <w:pPr>
              <w:rPr>
                <w:rFonts w:asciiTheme="minorHAnsi" w:hAnsiTheme="minorHAnsi" w:cstheme="minorHAnsi"/>
                <w:sz w:val="16"/>
                <w:szCs w:val="24"/>
              </w:rPr>
            </w:pPr>
            <w:r w:rsidRPr="006469F4">
              <w:rPr>
                <w:rFonts w:asciiTheme="minorHAnsi" w:hAnsiTheme="minorHAnsi" w:cstheme="minorHAnsi"/>
                <w:sz w:val="16"/>
                <w:szCs w:val="24"/>
              </w:rPr>
              <w:t>DMO_ORDER_EXCEPTION_HISTORY</w:t>
            </w:r>
          </w:p>
        </w:tc>
      </w:tr>
      <w:tr w:rsidR="000B3595" w:rsidRPr="005A16B3" w14:paraId="0C206C4A" w14:textId="77777777" w:rsidTr="00101553">
        <w:tc>
          <w:tcPr>
            <w:tcW w:w="450" w:type="dxa"/>
            <w:tcBorders>
              <w:top w:val="single" w:sz="4" w:space="0" w:color="auto"/>
              <w:left w:val="single" w:sz="4" w:space="0" w:color="auto"/>
              <w:bottom w:val="single" w:sz="4" w:space="0" w:color="auto"/>
              <w:right w:val="single" w:sz="4" w:space="0" w:color="auto"/>
            </w:tcBorders>
          </w:tcPr>
          <w:p w14:paraId="4AF791CF" w14:textId="4BCEFD70" w:rsidR="000B3595" w:rsidRPr="005A16B3" w:rsidRDefault="000B3595" w:rsidP="000B3595">
            <w:pPr>
              <w:rPr>
                <w:rFonts w:asciiTheme="minorHAnsi" w:hAnsiTheme="minorHAnsi" w:cstheme="minorHAnsi"/>
                <w:color w:val="000000"/>
                <w:sz w:val="18"/>
                <w:szCs w:val="16"/>
              </w:rPr>
            </w:pPr>
            <w:r>
              <w:rPr>
                <w:rFonts w:asciiTheme="minorHAnsi" w:hAnsiTheme="minorHAnsi" w:cstheme="minorHAnsi"/>
                <w:color w:val="000000"/>
                <w:sz w:val="18"/>
                <w:szCs w:val="16"/>
              </w:rPr>
              <w:t>1</w:t>
            </w:r>
            <w:ins w:id="12057" w:author="Sowndarya S (WT01 - Manufacturing &amp; Hi Tech)" w:date="2015-03-24T11:12:00Z">
              <w:r w:rsidR="00374EF4">
                <w:rPr>
                  <w:rFonts w:asciiTheme="minorHAnsi" w:hAnsiTheme="minorHAnsi" w:cstheme="minorHAnsi"/>
                  <w:color w:val="000000"/>
                  <w:sz w:val="18"/>
                  <w:szCs w:val="16"/>
                </w:rPr>
                <w:t>8</w:t>
              </w:r>
            </w:ins>
            <w:ins w:id="12058" w:author="Rakesh Singhi" w:date="2015-02-07T15:58:00Z">
              <w:del w:id="12059" w:author="Sowndarya S (WT01 - Manufacturing &amp; Hi Tech)" w:date="2015-03-24T11:12:00Z">
                <w:r w:rsidDel="00374EF4">
                  <w:rPr>
                    <w:rFonts w:asciiTheme="minorHAnsi" w:hAnsiTheme="minorHAnsi" w:cstheme="minorHAnsi"/>
                    <w:color w:val="000000"/>
                    <w:sz w:val="18"/>
                    <w:szCs w:val="16"/>
                  </w:rPr>
                  <w:delText>5</w:delText>
                </w:r>
              </w:del>
            </w:ins>
            <w:del w:id="12060" w:author="Rakesh Singhi" w:date="2015-02-07T15:58:00Z">
              <w:r w:rsidDel="000B3595">
                <w:rPr>
                  <w:rFonts w:asciiTheme="minorHAnsi" w:hAnsiTheme="minorHAnsi" w:cstheme="minorHAnsi"/>
                  <w:color w:val="000000"/>
                  <w:sz w:val="18"/>
                  <w:szCs w:val="16"/>
                </w:rPr>
                <w:delText>2</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16A1933C" w14:textId="77777777" w:rsidR="000B3595" w:rsidRPr="006469F4" w:rsidRDefault="000B3595" w:rsidP="000B3595">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DMO_PRODUCT_CATALOG_MIR</w:t>
            </w:r>
          </w:p>
        </w:tc>
        <w:tc>
          <w:tcPr>
            <w:tcW w:w="2700" w:type="dxa"/>
            <w:tcBorders>
              <w:top w:val="single" w:sz="4" w:space="0" w:color="auto"/>
              <w:left w:val="single" w:sz="4" w:space="0" w:color="auto"/>
              <w:bottom w:val="single" w:sz="4" w:space="0" w:color="auto"/>
              <w:right w:val="single" w:sz="4" w:space="0" w:color="auto"/>
            </w:tcBorders>
          </w:tcPr>
          <w:p w14:paraId="4F9A20E4" w14:textId="77777777" w:rsidR="000B3595" w:rsidRPr="006469F4" w:rsidRDefault="000B3595" w:rsidP="000B3595">
            <w:pPr>
              <w:rPr>
                <w:rFonts w:asciiTheme="minorHAnsi" w:hAnsiTheme="minorHAnsi" w:cstheme="minorHAnsi"/>
                <w:sz w:val="16"/>
                <w:szCs w:val="24"/>
              </w:rPr>
            </w:pPr>
            <w:r w:rsidRPr="006469F4">
              <w:rPr>
                <w:rFonts w:asciiTheme="minorHAnsi" w:hAnsiTheme="minorHAnsi" w:cstheme="minorHAnsi"/>
                <w:sz w:val="16"/>
                <w:szCs w:val="24"/>
              </w:rPr>
              <w:t>DMO_PRODUCT_CATALOG_TMP</w:t>
            </w:r>
          </w:p>
        </w:tc>
        <w:tc>
          <w:tcPr>
            <w:tcW w:w="2790" w:type="dxa"/>
            <w:tcBorders>
              <w:top w:val="single" w:sz="4" w:space="0" w:color="auto"/>
              <w:left w:val="single" w:sz="4" w:space="0" w:color="auto"/>
              <w:bottom w:val="single" w:sz="4" w:space="0" w:color="auto"/>
              <w:right w:val="single" w:sz="4" w:space="0" w:color="auto"/>
            </w:tcBorders>
          </w:tcPr>
          <w:p w14:paraId="66EC983A" w14:textId="77777777" w:rsidR="000B3595" w:rsidRPr="006469F4" w:rsidRDefault="000B3595" w:rsidP="000B3595">
            <w:pPr>
              <w:rPr>
                <w:rFonts w:asciiTheme="minorHAnsi" w:hAnsiTheme="minorHAnsi" w:cstheme="minorHAnsi"/>
                <w:sz w:val="16"/>
                <w:szCs w:val="24"/>
              </w:rPr>
            </w:pPr>
            <w:r w:rsidRPr="006469F4">
              <w:rPr>
                <w:rFonts w:asciiTheme="minorHAnsi" w:hAnsiTheme="minorHAnsi" w:cstheme="minorHAnsi"/>
                <w:sz w:val="16"/>
                <w:szCs w:val="24"/>
              </w:rPr>
              <w:t>DMO_PRODUCT_CATALOG_DELTA</w:t>
            </w:r>
          </w:p>
        </w:tc>
        <w:tc>
          <w:tcPr>
            <w:tcW w:w="2790" w:type="dxa"/>
            <w:tcBorders>
              <w:top w:val="single" w:sz="4" w:space="0" w:color="auto"/>
              <w:left w:val="single" w:sz="4" w:space="0" w:color="auto"/>
              <w:bottom w:val="single" w:sz="4" w:space="0" w:color="auto"/>
              <w:right w:val="single" w:sz="4" w:space="0" w:color="auto"/>
            </w:tcBorders>
          </w:tcPr>
          <w:p w14:paraId="1D98DB43" w14:textId="77777777" w:rsidR="000B3595" w:rsidRPr="006469F4" w:rsidRDefault="000B3595" w:rsidP="000B3595">
            <w:pPr>
              <w:rPr>
                <w:rFonts w:asciiTheme="minorHAnsi" w:hAnsiTheme="minorHAnsi" w:cstheme="minorHAnsi"/>
                <w:sz w:val="16"/>
                <w:szCs w:val="24"/>
              </w:rPr>
            </w:pPr>
            <w:r w:rsidRPr="006469F4">
              <w:rPr>
                <w:rFonts w:asciiTheme="minorHAnsi" w:hAnsiTheme="minorHAnsi" w:cstheme="minorHAnsi"/>
                <w:sz w:val="16"/>
                <w:szCs w:val="24"/>
              </w:rPr>
              <w:t>DMO_PRODUCT_CATALOG_HISTORY</w:t>
            </w:r>
          </w:p>
        </w:tc>
      </w:tr>
      <w:tr w:rsidR="000B3595" w:rsidRPr="005A16B3" w14:paraId="7C049987" w14:textId="77777777" w:rsidTr="00101553">
        <w:tc>
          <w:tcPr>
            <w:tcW w:w="450" w:type="dxa"/>
            <w:tcBorders>
              <w:top w:val="single" w:sz="4" w:space="0" w:color="auto"/>
              <w:left w:val="single" w:sz="4" w:space="0" w:color="auto"/>
              <w:bottom w:val="single" w:sz="4" w:space="0" w:color="auto"/>
              <w:right w:val="single" w:sz="4" w:space="0" w:color="auto"/>
            </w:tcBorders>
          </w:tcPr>
          <w:p w14:paraId="52E70948" w14:textId="5EDDA1EE" w:rsidR="000B3595" w:rsidRPr="005A16B3" w:rsidRDefault="000B3595" w:rsidP="000B3595">
            <w:pPr>
              <w:rPr>
                <w:rFonts w:asciiTheme="minorHAnsi" w:hAnsiTheme="minorHAnsi" w:cstheme="minorHAnsi"/>
                <w:color w:val="000000"/>
                <w:sz w:val="18"/>
                <w:szCs w:val="16"/>
              </w:rPr>
            </w:pPr>
            <w:r>
              <w:rPr>
                <w:rFonts w:asciiTheme="minorHAnsi" w:hAnsiTheme="minorHAnsi" w:cstheme="minorHAnsi"/>
                <w:color w:val="000000"/>
                <w:sz w:val="18"/>
                <w:szCs w:val="16"/>
              </w:rPr>
              <w:t>1</w:t>
            </w:r>
            <w:ins w:id="12061" w:author="Sowndarya S (WT01 - Manufacturing &amp; Hi Tech)" w:date="2015-03-24T11:12:00Z">
              <w:r w:rsidR="00374EF4">
                <w:rPr>
                  <w:rFonts w:asciiTheme="minorHAnsi" w:hAnsiTheme="minorHAnsi" w:cstheme="minorHAnsi"/>
                  <w:color w:val="000000"/>
                  <w:sz w:val="18"/>
                  <w:szCs w:val="16"/>
                </w:rPr>
                <w:t>9</w:t>
              </w:r>
            </w:ins>
            <w:ins w:id="12062" w:author="Rakesh Singhi" w:date="2015-02-07T15:59:00Z">
              <w:del w:id="12063" w:author="Sowndarya S (WT01 - Manufacturing &amp; Hi Tech)" w:date="2015-03-24T11:12:00Z">
                <w:r w:rsidDel="00374EF4">
                  <w:rPr>
                    <w:rFonts w:asciiTheme="minorHAnsi" w:hAnsiTheme="minorHAnsi" w:cstheme="minorHAnsi"/>
                    <w:color w:val="000000"/>
                    <w:sz w:val="18"/>
                    <w:szCs w:val="16"/>
                  </w:rPr>
                  <w:delText>6</w:delText>
                </w:r>
              </w:del>
            </w:ins>
            <w:del w:id="12064" w:author="Rakesh Singhi" w:date="2015-02-07T15:58:00Z">
              <w:r w:rsidDel="000B3595">
                <w:rPr>
                  <w:rFonts w:asciiTheme="minorHAnsi" w:hAnsiTheme="minorHAnsi" w:cstheme="minorHAnsi"/>
                  <w:color w:val="000000"/>
                  <w:sz w:val="18"/>
                  <w:szCs w:val="16"/>
                </w:rPr>
                <w:delText>3</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045BE40E" w14:textId="77777777" w:rsidR="000B3595" w:rsidRPr="006469F4" w:rsidRDefault="000B3595" w:rsidP="000B3595">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DMO_PRODUCT_HIERARCH</w:t>
            </w:r>
            <w:del w:id="12065" w:author="Sowndarya S (WT01 - Manufacturing &amp; Hi Tech)" w:date="2015-03-24T11:14:00Z">
              <w:r w:rsidRPr="006469F4" w:rsidDel="00605190">
                <w:rPr>
                  <w:rFonts w:asciiTheme="minorHAnsi" w:hAnsiTheme="minorHAnsi" w:cstheme="minorHAnsi"/>
                  <w:color w:val="000000"/>
                  <w:sz w:val="16"/>
                  <w:szCs w:val="16"/>
                </w:rPr>
                <w:delText>Y</w:delText>
              </w:r>
            </w:del>
            <w:r w:rsidRPr="006469F4">
              <w:rPr>
                <w:rFonts w:asciiTheme="minorHAnsi" w:hAnsiTheme="minorHAnsi" w:cstheme="minorHAnsi"/>
                <w:color w:val="000000"/>
                <w:sz w:val="16"/>
                <w:szCs w:val="16"/>
              </w:rPr>
              <w:t>_MIR</w:t>
            </w:r>
          </w:p>
        </w:tc>
        <w:tc>
          <w:tcPr>
            <w:tcW w:w="2700" w:type="dxa"/>
            <w:tcBorders>
              <w:top w:val="single" w:sz="4" w:space="0" w:color="auto"/>
              <w:left w:val="single" w:sz="4" w:space="0" w:color="auto"/>
              <w:bottom w:val="single" w:sz="4" w:space="0" w:color="auto"/>
              <w:right w:val="single" w:sz="4" w:space="0" w:color="auto"/>
            </w:tcBorders>
          </w:tcPr>
          <w:p w14:paraId="544898D8" w14:textId="77777777" w:rsidR="000B3595" w:rsidRPr="006469F4" w:rsidRDefault="000B3595" w:rsidP="000B3595">
            <w:pPr>
              <w:rPr>
                <w:rFonts w:asciiTheme="minorHAnsi" w:hAnsiTheme="minorHAnsi" w:cstheme="minorHAnsi"/>
                <w:sz w:val="16"/>
                <w:szCs w:val="24"/>
              </w:rPr>
            </w:pPr>
            <w:r w:rsidRPr="006469F4">
              <w:rPr>
                <w:rFonts w:asciiTheme="minorHAnsi" w:hAnsiTheme="minorHAnsi" w:cstheme="minorHAnsi"/>
                <w:sz w:val="16"/>
                <w:szCs w:val="24"/>
              </w:rPr>
              <w:t>DMO_PRODUCT_HIERARCH</w:t>
            </w:r>
            <w:del w:id="12066" w:author="Sowndarya S (WT01 - Manufacturing &amp; Hi Tech)" w:date="2015-03-24T11:14:00Z">
              <w:r w:rsidRPr="006469F4" w:rsidDel="00605190">
                <w:rPr>
                  <w:rFonts w:asciiTheme="minorHAnsi" w:hAnsiTheme="minorHAnsi" w:cstheme="minorHAnsi"/>
                  <w:sz w:val="16"/>
                  <w:szCs w:val="24"/>
                </w:rPr>
                <w:delText>Y</w:delText>
              </w:r>
            </w:del>
            <w:r w:rsidRPr="006469F4">
              <w:rPr>
                <w:rFonts w:asciiTheme="minorHAnsi" w:hAnsiTheme="minorHAnsi" w:cstheme="minorHAnsi"/>
                <w:sz w:val="16"/>
                <w:szCs w:val="24"/>
              </w:rPr>
              <w:t>_TMP</w:t>
            </w:r>
          </w:p>
        </w:tc>
        <w:tc>
          <w:tcPr>
            <w:tcW w:w="2790" w:type="dxa"/>
            <w:tcBorders>
              <w:top w:val="single" w:sz="4" w:space="0" w:color="auto"/>
              <w:left w:val="single" w:sz="4" w:space="0" w:color="auto"/>
              <w:bottom w:val="single" w:sz="4" w:space="0" w:color="auto"/>
              <w:right w:val="single" w:sz="4" w:space="0" w:color="auto"/>
            </w:tcBorders>
          </w:tcPr>
          <w:p w14:paraId="001C734F" w14:textId="72EA5A76" w:rsidR="000B3595" w:rsidRPr="006469F4" w:rsidRDefault="000B3595" w:rsidP="00605190">
            <w:pPr>
              <w:rPr>
                <w:rFonts w:asciiTheme="minorHAnsi" w:hAnsiTheme="minorHAnsi" w:cstheme="minorHAnsi"/>
                <w:sz w:val="16"/>
                <w:szCs w:val="24"/>
              </w:rPr>
            </w:pPr>
            <w:r w:rsidRPr="006469F4">
              <w:rPr>
                <w:rFonts w:asciiTheme="minorHAnsi" w:hAnsiTheme="minorHAnsi" w:cstheme="minorHAnsi"/>
                <w:sz w:val="16"/>
                <w:szCs w:val="24"/>
              </w:rPr>
              <w:t>DMO_PRODUCT_HIERARCH</w:t>
            </w:r>
            <w:del w:id="12067" w:author="Sowndarya S (WT01 - Manufacturing &amp; Hi Tech)" w:date="2015-03-24T11:16:00Z">
              <w:r w:rsidRPr="006469F4" w:rsidDel="00605190">
                <w:rPr>
                  <w:rFonts w:asciiTheme="minorHAnsi" w:hAnsiTheme="minorHAnsi" w:cstheme="minorHAnsi"/>
                  <w:sz w:val="16"/>
                  <w:szCs w:val="24"/>
                </w:rPr>
                <w:delText>Y</w:delText>
              </w:r>
            </w:del>
            <w:r w:rsidRPr="006469F4">
              <w:rPr>
                <w:rFonts w:asciiTheme="minorHAnsi" w:hAnsiTheme="minorHAnsi" w:cstheme="minorHAnsi"/>
                <w:sz w:val="16"/>
                <w:szCs w:val="24"/>
              </w:rPr>
              <w:t>_DELTA</w:t>
            </w:r>
          </w:p>
        </w:tc>
        <w:tc>
          <w:tcPr>
            <w:tcW w:w="2790" w:type="dxa"/>
            <w:tcBorders>
              <w:top w:val="single" w:sz="4" w:space="0" w:color="auto"/>
              <w:left w:val="single" w:sz="4" w:space="0" w:color="auto"/>
              <w:bottom w:val="single" w:sz="4" w:space="0" w:color="auto"/>
              <w:right w:val="single" w:sz="4" w:space="0" w:color="auto"/>
            </w:tcBorders>
          </w:tcPr>
          <w:p w14:paraId="5E805332" w14:textId="77777777" w:rsidR="000B3595" w:rsidRPr="006469F4" w:rsidRDefault="000B3595" w:rsidP="000B3595">
            <w:pPr>
              <w:rPr>
                <w:rFonts w:asciiTheme="minorHAnsi" w:hAnsiTheme="minorHAnsi" w:cstheme="minorHAnsi"/>
                <w:sz w:val="16"/>
                <w:szCs w:val="24"/>
              </w:rPr>
            </w:pPr>
            <w:r w:rsidRPr="006469F4">
              <w:rPr>
                <w:rFonts w:asciiTheme="minorHAnsi" w:hAnsiTheme="minorHAnsi" w:cstheme="minorHAnsi"/>
                <w:sz w:val="16"/>
                <w:szCs w:val="24"/>
              </w:rPr>
              <w:t>DMO_PRODUCT_HIERARCH</w:t>
            </w:r>
            <w:del w:id="12068" w:author="Sowndarya S (WT01 - Manufacturing &amp; Hi Tech)" w:date="2015-03-24T11:17:00Z">
              <w:r w:rsidRPr="006469F4" w:rsidDel="00605190">
                <w:rPr>
                  <w:rFonts w:asciiTheme="minorHAnsi" w:hAnsiTheme="minorHAnsi" w:cstheme="minorHAnsi"/>
                  <w:sz w:val="16"/>
                  <w:szCs w:val="24"/>
                </w:rPr>
                <w:delText>Y</w:delText>
              </w:r>
            </w:del>
            <w:r w:rsidRPr="006469F4">
              <w:rPr>
                <w:rFonts w:asciiTheme="minorHAnsi" w:hAnsiTheme="minorHAnsi" w:cstheme="minorHAnsi"/>
                <w:sz w:val="16"/>
                <w:szCs w:val="24"/>
              </w:rPr>
              <w:t>_HISTORY</w:t>
            </w:r>
          </w:p>
        </w:tc>
      </w:tr>
      <w:tr w:rsidR="000B3595" w:rsidRPr="005A16B3" w14:paraId="365D240F" w14:textId="77777777" w:rsidTr="00101553">
        <w:tc>
          <w:tcPr>
            <w:tcW w:w="450" w:type="dxa"/>
            <w:tcBorders>
              <w:top w:val="single" w:sz="4" w:space="0" w:color="auto"/>
              <w:left w:val="single" w:sz="4" w:space="0" w:color="auto"/>
              <w:bottom w:val="single" w:sz="4" w:space="0" w:color="auto"/>
              <w:right w:val="single" w:sz="4" w:space="0" w:color="auto"/>
            </w:tcBorders>
          </w:tcPr>
          <w:p w14:paraId="5782BBA4" w14:textId="779A050B" w:rsidR="000B3595" w:rsidRPr="005A16B3" w:rsidRDefault="00374EF4" w:rsidP="000B3595">
            <w:pPr>
              <w:rPr>
                <w:rFonts w:asciiTheme="minorHAnsi" w:hAnsiTheme="minorHAnsi" w:cstheme="minorHAnsi"/>
                <w:color w:val="000000"/>
                <w:sz w:val="18"/>
                <w:szCs w:val="16"/>
              </w:rPr>
            </w:pPr>
            <w:ins w:id="12069" w:author="Sowndarya S (WT01 - Manufacturing &amp; Hi Tech)" w:date="2015-03-24T11:12:00Z">
              <w:r>
                <w:rPr>
                  <w:rFonts w:asciiTheme="minorHAnsi" w:hAnsiTheme="minorHAnsi" w:cstheme="minorHAnsi"/>
                  <w:color w:val="000000"/>
                  <w:sz w:val="18"/>
                  <w:szCs w:val="16"/>
                </w:rPr>
                <w:t>20</w:t>
              </w:r>
            </w:ins>
            <w:del w:id="12070" w:author="Sowndarya S (WT01 - Manufacturing &amp; Hi Tech)" w:date="2015-03-24T11:12:00Z">
              <w:r w:rsidR="000B3595" w:rsidDel="00374EF4">
                <w:rPr>
                  <w:rFonts w:asciiTheme="minorHAnsi" w:hAnsiTheme="minorHAnsi" w:cstheme="minorHAnsi"/>
                  <w:color w:val="000000"/>
                  <w:sz w:val="18"/>
                  <w:szCs w:val="16"/>
                </w:rPr>
                <w:delText>1</w:delText>
              </w:r>
            </w:del>
            <w:ins w:id="12071" w:author="Rakesh Singhi" w:date="2015-02-07T15:59:00Z">
              <w:del w:id="12072" w:author="Sowndarya S (WT01 - Manufacturing &amp; Hi Tech)" w:date="2015-03-24T11:12:00Z">
                <w:r w:rsidR="000B3595" w:rsidDel="00374EF4">
                  <w:rPr>
                    <w:rFonts w:asciiTheme="minorHAnsi" w:hAnsiTheme="minorHAnsi" w:cstheme="minorHAnsi"/>
                    <w:color w:val="000000"/>
                    <w:sz w:val="18"/>
                    <w:szCs w:val="16"/>
                  </w:rPr>
                  <w:delText>7</w:delText>
                </w:r>
              </w:del>
            </w:ins>
            <w:del w:id="12073" w:author="Rakesh Singhi" w:date="2015-02-07T15:59:00Z">
              <w:r w:rsidR="000B3595" w:rsidDel="000B3595">
                <w:rPr>
                  <w:rFonts w:asciiTheme="minorHAnsi" w:hAnsiTheme="minorHAnsi" w:cstheme="minorHAnsi"/>
                  <w:color w:val="000000"/>
                  <w:sz w:val="18"/>
                  <w:szCs w:val="16"/>
                </w:rPr>
                <w:delText>4</w:delText>
              </w:r>
            </w:del>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4D65561F" w14:textId="77AF632E" w:rsidR="000B3595" w:rsidRPr="006469F4" w:rsidRDefault="000B3595" w:rsidP="00605190">
            <w:pPr>
              <w:rPr>
                <w:rFonts w:asciiTheme="minorHAnsi" w:hAnsiTheme="minorHAnsi" w:cstheme="minorHAnsi"/>
                <w:color w:val="000000"/>
                <w:sz w:val="16"/>
                <w:szCs w:val="16"/>
              </w:rPr>
            </w:pPr>
            <w:r w:rsidRPr="006469F4">
              <w:rPr>
                <w:rFonts w:asciiTheme="minorHAnsi" w:hAnsiTheme="minorHAnsi" w:cstheme="minorHAnsi"/>
                <w:color w:val="000000"/>
                <w:sz w:val="16"/>
                <w:szCs w:val="16"/>
              </w:rPr>
              <w:t>DMO_PRODUCT_EX</w:t>
            </w:r>
            <w:ins w:id="12074" w:author="Sowndarya S (WT01 - Manufacturing &amp; Hi Tech)" w:date="2015-03-24T11:13:00Z">
              <w:r w:rsidR="00605190">
                <w:rPr>
                  <w:rFonts w:asciiTheme="minorHAnsi" w:hAnsiTheme="minorHAnsi" w:cstheme="minorHAnsi"/>
                  <w:color w:val="000000"/>
                  <w:sz w:val="16"/>
                  <w:szCs w:val="16"/>
                </w:rPr>
                <w:t>P</w:t>
              </w:r>
            </w:ins>
            <w:del w:id="12075" w:author="Sowndarya S (WT01 - Manufacturing &amp; Hi Tech)" w:date="2015-03-24T11:13:00Z">
              <w:r w:rsidRPr="006469F4" w:rsidDel="00605190">
                <w:rPr>
                  <w:rFonts w:asciiTheme="minorHAnsi" w:hAnsiTheme="minorHAnsi" w:cstheme="minorHAnsi"/>
                  <w:color w:val="000000"/>
                  <w:sz w:val="16"/>
                  <w:szCs w:val="16"/>
                </w:rPr>
                <w:delText>CEPTION</w:delText>
              </w:r>
            </w:del>
            <w:r w:rsidRPr="006469F4">
              <w:rPr>
                <w:rFonts w:asciiTheme="minorHAnsi" w:hAnsiTheme="minorHAnsi" w:cstheme="minorHAnsi"/>
                <w:color w:val="000000"/>
                <w:sz w:val="16"/>
                <w:szCs w:val="16"/>
              </w:rPr>
              <w:t>_MIR</w:t>
            </w:r>
          </w:p>
        </w:tc>
        <w:tc>
          <w:tcPr>
            <w:tcW w:w="2700" w:type="dxa"/>
            <w:tcBorders>
              <w:top w:val="single" w:sz="4" w:space="0" w:color="auto"/>
              <w:left w:val="single" w:sz="4" w:space="0" w:color="auto"/>
              <w:bottom w:val="single" w:sz="4" w:space="0" w:color="auto"/>
              <w:right w:val="single" w:sz="4" w:space="0" w:color="auto"/>
            </w:tcBorders>
          </w:tcPr>
          <w:p w14:paraId="43A5D168" w14:textId="5F0A0757" w:rsidR="000B3595" w:rsidRPr="006469F4" w:rsidRDefault="000B3595" w:rsidP="000B3595">
            <w:pPr>
              <w:rPr>
                <w:rFonts w:asciiTheme="minorHAnsi" w:hAnsiTheme="minorHAnsi" w:cstheme="minorHAnsi"/>
                <w:sz w:val="16"/>
                <w:szCs w:val="24"/>
              </w:rPr>
            </w:pPr>
            <w:r w:rsidRPr="006469F4">
              <w:rPr>
                <w:rFonts w:asciiTheme="minorHAnsi" w:hAnsiTheme="minorHAnsi" w:cstheme="minorHAnsi"/>
                <w:sz w:val="16"/>
                <w:szCs w:val="24"/>
              </w:rPr>
              <w:t>DMO_PRODUCT_EX</w:t>
            </w:r>
            <w:ins w:id="12076" w:author="Sowndarya S (WT01 - Manufacturing &amp; Hi Tech)" w:date="2015-03-24T11:15:00Z">
              <w:r w:rsidR="00605190">
                <w:rPr>
                  <w:rFonts w:asciiTheme="minorHAnsi" w:hAnsiTheme="minorHAnsi" w:cstheme="minorHAnsi"/>
                  <w:sz w:val="16"/>
                  <w:szCs w:val="24"/>
                </w:rPr>
                <w:t>P</w:t>
              </w:r>
            </w:ins>
            <w:del w:id="12077" w:author="Sowndarya S (WT01 - Manufacturing &amp; Hi Tech)" w:date="2015-03-24T11:15:00Z">
              <w:r w:rsidRPr="006469F4" w:rsidDel="00605190">
                <w:rPr>
                  <w:rFonts w:asciiTheme="minorHAnsi" w:hAnsiTheme="minorHAnsi" w:cstheme="minorHAnsi"/>
                  <w:sz w:val="16"/>
                  <w:szCs w:val="24"/>
                </w:rPr>
                <w:delText>CEPTION</w:delText>
              </w:r>
            </w:del>
            <w:r w:rsidRPr="006469F4">
              <w:rPr>
                <w:rFonts w:asciiTheme="minorHAnsi" w:hAnsiTheme="minorHAnsi" w:cstheme="minorHAnsi"/>
                <w:sz w:val="16"/>
                <w:szCs w:val="24"/>
              </w:rPr>
              <w:t>_TMP</w:t>
            </w:r>
          </w:p>
        </w:tc>
        <w:tc>
          <w:tcPr>
            <w:tcW w:w="2790" w:type="dxa"/>
            <w:tcBorders>
              <w:top w:val="single" w:sz="4" w:space="0" w:color="auto"/>
              <w:left w:val="single" w:sz="4" w:space="0" w:color="auto"/>
              <w:bottom w:val="single" w:sz="4" w:space="0" w:color="auto"/>
              <w:right w:val="single" w:sz="4" w:space="0" w:color="auto"/>
            </w:tcBorders>
          </w:tcPr>
          <w:p w14:paraId="4B5F5D12" w14:textId="239D529C" w:rsidR="000B3595" w:rsidRPr="006469F4" w:rsidRDefault="000B3595" w:rsidP="00605190">
            <w:pPr>
              <w:rPr>
                <w:rFonts w:asciiTheme="minorHAnsi" w:hAnsiTheme="minorHAnsi" w:cstheme="minorHAnsi"/>
                <w:sz w:val="16"/>
                <w:szCs w:val="24"/>
              </w:rPr>
            </w:pPr>
            <w:r w:rsidRPr="006469F4">
              <w:rPr>
                <w:rFonts w:asciiTheme="minorHAnsi" w:hAnsiTheme="minorHAnsi" w:cstheme="minorHAnsi"/>
                <w:sz w:val="16"/>
                <w:szCs w:val="24"/>
              </w:rPr>
              <w:t>DMO_PRODUCT_EX</w:t>
            </w:r>
            <w:del w:id="12078" w:author="Sowndarya S (WT01 - Manufacturing &amp; Hi Tech)" w:date="2015-03-24T11:16:00Z">
              <w:r w:rsidRPr="006469F4" w:rsidDel="00605190">
                <w:rPr>
                  <w:rFonts w:asciiTheme="minorHAnsi" w:hAnsiTheme="minorHAnsi" w:cstheme="minorHAnsi"/>
                  <w:sz w:val="16"/>
                  <w:szCs w:val="24"/>
                </w:rPr>
                <w:delText>CE</w:delText>
              </w:r>
            </w:del>
            <w:r w:rsidRPr="006469F4">
              <w:rPr>
                <w:rFonts w:asciiTheme="minorHAnsi" w:hAnsiTheme="minorHAnsi" w:cstheme="minorHAnsi"/>
                <w:sz w:val="16"/>
                <w:szCs w:val="24"/>
              </w:rPr>
              <w:t>P</w:t>
            </w:r>
            <w:del w:id="12079" w:author="Sowndarya S (WT01 - Manufacturing &amp; Hi Tech)" w:date="2015-03-24T11:16:00Z">
              <w:r w:rsidRPr="006469F4" w:rsidDel="00605190">
                <w:rPr>
                  <w:rFonts w:asciiTheme="minorHAnsi" w:hAnsiTheme="minorHAnsi" w:cstheme="minorHAnsi"/>
                  <w:sz w:val="16"/>
                  <w:szCs w:val="24"/>
                </w:rPr>
                <w:delText>TION</w:delText>
              </w:r>
            </w:del>
            <w:r w:rsidRPr="006469F4">
              <w:rPr>
                <w:rFonts w:asciiTheme="minorHAnsi" w:hAnsiTheme="minorHAnsi" w:cstheme="minorHAnsi"/>
                <w:sz w:val="16"/>
                <w:szCs w:val="24"/>
              </w:rPr>
              <w:t>_DELTA</w:t>
            </w:r>
          </w:p>
        </w:tc>
        <w:tc>
          <w:tcPr>
            <w:tcW w:w="2790" w:type="dxa"/>
            <w:tcBorders>
              <w:top w:val="single" w:sz="4" w:space="0" w:color="auto"/>
              <w:left w:val="single" w:sz="4" w:space="0" w:color="auto"/>
              <w:bottom w:val="single" w:sz="4" w:space="0" w:color="auto"/>
              <w:right w:val="single" w:sz="4" w:space="0" w:color="auto"/>
            </w:tcBorders>
          </w:tcPr>
          <w:p w14:paraId="248250A9" w14:textId="37D88412" w:rsidR="000B3595" w:rsidRPr="006469F4" w:rsidRDefault="000B3595" w:rsidP="000B3595">
            <w:pPr>
              <w:rPr>
                <w:rFonts w:asciiTheme="minorHAnsi" w:hAnsiTheme="minorHAnsi" w:cstheme="minorHAnsi"/>
                <w:sz w:val="16"/>
                <w:szCs w:val="24"/>
              </w:rPr>
            </w:pPr>
            <w:r w:rsidRPr="006469F4">
              <w:rPr>
                <w:rFonts w:asciiTheme="minorHAnsi" w:hAnsiTheme="minorHAnsi" w:cstheme="minorHAnsi"/>
                <w:sz w:val="16"/>
                <w:szCs w:val="24"/>
              </w:rPr>
              <w:t>DMO_PRODUCT_EX</w:t>
            </w:r>
            <w:ins w:id="12080" w:author="Sowndarya S (WT01 - Manufacturing &amp; Hi Tech)" w:date="2015-03-24T11:17:00Z">
              <w:r w:rsidR="00605190">
                <w:rPr>
                  <w:rFonts w:asciiTheme="minorHAnsi" w:hAnsiTheme="minorHAnsi" w:cstheme="minorHAnsi"/>
                  <w:sz w:val="16"/>
                  <w:szCs w:val="24"/>
                </w:rPr>
                <w:t>P</w:t>
              </w:r>
            </w:ins>
            <w:del w:id="12081" w:author="Sowndarya S (WT01 - Manufacturing &amp; Hi Tech)" w:date="2015-03-24T11:17:00Z">
              <w:r w:rsidRPr="006469F4" w:rsidDel="00605190">
                <w:rPr>
                  <w:rFonts w:asciiTheme="minorHAnsi" w:hAnsiTheme="minorHAnsi" w:cstheme="minorHAnsi"/>
                  <w:sz w:val="16"/>
                  <w:szCs w:val="24"/>
                </w:rPr>
                <w:delText>CEPTION</w:delText>
              </w:r>
            </w:del>
            <w:r w:rsidRPr="006469F4">
              <w:rPr>
                <w:rFonts w:asciiTheme="minorHAnsi" w:hAnsiTheme="minorHAnsi" w:cstheme="minorHAnsi"/>
                <w:sz w:val="16"/>
                <w:szCs w:val="24"/>
              </w:rPr>
              <w:t>_HISTORY</w:t>
            </w:r>
          </w:p>
        </w:tc>
      </w:tr>
    </w:tbl>
    <w:p w14:paraId="4919360A" w14:textId="77777777" w:rsidR="00101553" w:rsidRDefault="00101553" w:rsidP="00994A50"/>
    <w:p w14:paraId="0855DA0B" w14:textId="17C792D0" w:rsidR="00994A50" w:rsidRPr="009F4A59" w:rsidDel="009F4A59" w:rsidRDefault="00994A50" w:rsidP="009F4A59">
      <w:pPr>
        <w:rPr>
          <w:del w:id="12082" w:author="gu832116" w:date="2015-02-09T18:22:00Z"/>
        </w:rPr>
      </w:pPr>
    </w:p>
    <w:p w14:paraId="15473AC4" w14:textId="77777777" w:rsidR="00101553" w:rsidRPr="00994A50" w:rsidRDefault="00101553" w:rsidP="00994A50"/>
    <w:p w14:paraId="609A86C0" w14:textId="77777777" w:rsidR="00ED5047" w:rsidRPr="000D2417" w:rsidRDefault="00072FB6" w:rsidP="009F4A59">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2083" w:name="_Toc415065565"/>
      <w:r>
        <w:rPr>
          <w:rFonts w:asciiTheme="minorHAnsi" w:hAnsiTheme="minorHAnsi" w:cstheme="minorHAnsi"/>
          <w:b/>
          <w:i/>
          <w:sz w:val="22"/>
          <w:szCs w:val="24"/>
          <w:lang w:val="en-GB"/>
        </w:rPr>
        <w:t>Populate Dimension</w:t>
      </w:r>
      <w:bookmarkEnd w:id="12083"/>
    </w:p>
    <w:p w14:paraId="23305AC7" w14:textId="77777777" w:rsidR="00072FB6" w:rsidRDefault="00730322" w:rsidP="00072FB6">
      <w:pPr>
        <w:rPr>
          <w:rFonts w:asciiTheme="minorHAnsi" w:hAnsiTheme="minorHAnsi" w:cstheme="minorHAnsi"/>
          <w:u w:val="single"/>
        </w:rPr>
      </w:pPr>
      <w:r>
        <w:br w:type="textWrapping" w:clear="all"/>
      </w:r>
      <w:r w:rsidR="00072FB6" w:rsidRPr="00053008">
        <w:rPr>
          <w:rFonts w:asciiTheme="minorHAnsi" w:hAnsiTheme="minorHAnsi" w:cstheme="minorHAnsi"/>
          <w:u w:val="single"/>
        </w:rPr>
        <w:t xml:space="preserve">Procedure </w:t>
      </w:r>
      <w:r w:rsidR="00072FB6">
        <w:rPr>
          <w:rFonts w:asciiTheme="minorHAnsi" w:hAnsiTheme="minorHAnsi" w:cstheme="minorHAnsi"/>
          <w:u w:val="single"/>
        </w:rPr>
        <w:t xml:space="preserve">Details </w:t>
      </w:r>
    </w:p>
    <w:p w14:paraId="111754C5" w14:textId="77777777" w:rsidR="00072FB6" w:rsidRPr="00053008" w:rsidRDefault="00072FB6" w:rsidP="00072FB6">
      <w:pPr>
        <w:rPr>
          <w:rFonts w:asciiTheme="minorHAnsi" w:hAnsiTheme="minorHAnsi" w:cstheme="minorHAnsi"/>
          <w:u w:val="single"/>
        </w:rPr>
      </w:pPr>
    </w:p>
    <w:p w14:paraId="471BC030" w14:textId="77777777" w:rsidR="00072FB6" w:rsidRDefault="00072FB6" w:rsidP="00072FB6">
      <w:pPr>
        <w:rPr>
          <w:rFonts w:asciiTheme="minorHAnsi" w:hAnsiTheme="minorHAnsi" w:cstheme="minorHAnsi"/>
        </w:rPr>
      </w:pPr>
      <w:r>
        <w:rPr>
          <w:rFonts w:asciiTheme="minorHAnsi" w:hAnsiTheme="minorHAnsi" w:cstheme="minorHAnsi"/>
        </w:rPr>
        <w:t>A d</w:t>
      </w:r>
      <w:r w:rsidRPr="0080014C">
        <w:rPr>
          <w:rFonts w:asciiTheme="minorHAnsi" w:hAnsiTheme="minorHAnsi" w:cstheme="minorHAnsi"/>
        </w:rPr>
        <w:t xml:space="preserve">atabase procedure is created to </w:t>
      </w:r>
      <w:r>
        <w:rPr>
          <w:rFonts w:asciiTheme="minorHAnsi" w:hAnsiTheme="minorHAnsi" w:cstheme="minorHAnsi"/>
        </w:rPr>
        <w:t xml:space="preserve">load the delta record </w:t>
      </w:r>
      <w:r w:rsidR="004875B0">
        <w:rPr>
          <w:rFonts w:asciiTheme="minorHAnsi" w:hAnsiTheme="minorHAnsi" w:cstheme="minorHAnsi"/>
        </w:rPr>
        <w:t xml:space="preserve">data into the respective dimension and look up table </w:t>
      </w:r>
    </w:p>
    <w:p w14:paraId="0EA8DB3D" w14:textId="77777777" w:rsidR="00072FB6" w:rsidRDefault="00072FB6" w:rsidP="00072FB6">
      <w:pPr>
        <w:rPr>
          <w:rFonts w:asciiTheme="minorHAnsi" w:hAnsiTheme="minorHAnsi" w:cstheme="minorHAnsi"/>
        </w:rPr>
      </w:pPr>
    </w:p>
    <w:tbl>
      <w:tblPr>
        <w:tblpPr w:leftFromText="180" w:rightFromText="180" w:vertAnchor="text" w:tblpY="1"/>
        <w:tblOverlap w:val="never"/>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779"/>
        <w:gridCol w:w="992"/>
        <w:gridCol w:w="1080"/>
      </w:tblGrid>
      <w:tr w:rsidR="00072FB6" w:rsidRPr="00D30FA1" w14:paraId="2FCCC897" w14:textId="77777777" w:rsidTr="00990E88">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7EEF78EA" w14:textId="77777777" w:rsidR="00072FB6" w:rsidRPr="00D30FA1" w:rsidRDefault="00072FB6" w:rsidP="00990E88">
            <w:pPr>
              <w:rPr>
                <w:rFonts w:asciiTheme="minorHAnsi" w:hAnsiTheme="minorHAnsi" w:cstheme="minorHAnsi"/>
                <w:sz w:val="16"/>
                <w:szCs w:val="16"/>
              </w:rPr>
            </w:pPr>
            <w:r>
              <w:rPr>
                <w:rFonts w:asciiTheme="minorHAnsi" w:hAnsiTheme="minorHAnsi" w:cstheme="minorHAnsi"/>
                <w:sz w:val="16"/>
                <w:szCs w:val="16"/>
              </w:rPr>
              <w:t>Object</w:t>
            </w:r>
            <w:r w:rsidRPr="00D30FA1">
              <w:rPr>
                <w:rFonts w:asciiTheme="minorHAnsi" w:hAnsiTheme="minorHAnsi" w:cstheme="minorHAnsi"/>
                <w:sz w:val="16"/>
                <w:szCs w:val="16"/>
              </w:rPr>
              <w:t xml:space="preserve"> Type</w:t>
            </w:r>
          </w:p>
        </w:tc>
        <w:tc>
          <w:tcPr>
            <w:tcW w:w="3779" w:type="dxa"/>
            <w:tcBorders>
              <w:top w:val="single" w:sz="4" w:space="0" w:color="auto"/>
              <w:left w:val="single" w:sz="4" w:space="0" w:color="auto"/>
              <w:bottom w:val="single" w:sz="4" w:space="0" w:color="auto"/>
              <w:right w:val="single" w:sz="4" w:space="0" w:color="auto"/>
            </w:tcBorders>
            <w:shd w:val="clear" w:color="auto" w:fill="F4B8AE"/>
            <w:hideMark/>
          </w:tcPr>
          <w:p w14:paraId="43FEAD55" w14:textId="77777777" w:rsidR="00072FB6" w:rsidRPr="00D30FA1" w:rsidRDefault="00072FB6" w:rsidP="00990E88">
            <w:pPr>
              <w:rPr>
                <w:rFonts w:asciiTheme="minorHAnsi" w:hAnsiTheme="minorHAnsi" w:cstheme="minorHAnsi"/>
                <w:sz w:val="16"/>
                <w:szCs w:val="16"/>
              </w:rPr>
            </w:pPr>
            <w:r>
              <w:rPr>
                <w:rFonts w:asciiTheme="minorHAnsi" w:hAnsiTheme="minorHAnsi" w:cstheme="minorHAnsi"/>
                <w:sz w:val="16"/>
                <w:szCs w:val="16"/>
              </w:rPr>
              <w:t xml:space="preserve">Object </w:t>
            </w:r>
            <w:r w:rsidRPr="00D30FA1">
              <w:rPr>
                <w:rFonts w:asciiTheme="minorHAnsi" w:hAnsiTheme="minorHAnsi" w:cstheme="minorHAnsi"/>
                <w:sz w:val="16"/>
                <w:szCs w:val="16"/>
              </w:rPr>
              <w:t>Name</w:t>
            </w:r>
          </w:p>
        </w:tc>
        <w:tc>
          <w:tcPr>
            <w:tcW w:w="992" w:type="dxa"/>
            <w:tcBorders>
              <w:top w:val="single" w:sz="4" w:space="0" w:color="auto"/>
              <w:left w:val="single" w:sz="4" w:space="0" w:color="auto"/>
              <w:bottom w:val="single" w:sz="4" w:space="0" w:color="auto"/>
              <w:right w:val="single" w:sz="4" w:space="0" w:color="auto"/>
            </w:tcBorders>
            <w:shd w:val="clear" w:color="auto" w:fill="F4B8AE"/>
            <w:hideMark/>
          </w:tcPr>
          <w:p w14:paraId="1C4C6754" w14:textId="77777777" w:rsidR="00072FB6" w:rsidRPr="00D30FA1" w:rsidRDefault="00072FB6" w:rsidP="00990E88">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3A24C600" w14:textId="77777777" w:rsidR="00072FB6" w:rsidRPr="00D30FA1" w:rsidRDefault="00072FB6" w:rsidP="00990E88">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072FB6" w:rsidRPr="00D30FA1" w14:paraId="3FD3781D" w14:textId="77777777" w:rsidTr="00990E88">
        <w:tc>
          <w:tcPr>
            <w:tcW w:w="1619" w:type="dxa"/>
            <w:tcBorders>
              <w:top w:val="single" w:sz="4" w:space="0" w:color="auto"/>
              <w:left w:val="single" w:sz="4" w:space="0" w:color="auto"/>
              <w:bottom w:val="single" w:sz="4" w:space="0" w:color="auto"/>
              <w:right w:val="single" w:sz="4" w:space="0" w:color="auto"/>
            </w:tcBorders>
            <w:hideMark/>
          </w:tcPr>
          <w:p w14:paraId="5E38137C" w14:textId="77777777" w:rsidR="00072FB6" w:rsidRPr="00D30FA1" w:rsidRDefault="00072FB6" w:rsidP="00990E88">
            <w:pPr>
              <w:rPr>
                <w:rFonts w:asciiTheme="minorHAnsi" w:hAnsiTheme="minorHAnsi" w:cstheme="minorHAnsi"/>
                <w:color w:val="000000"/>
                <w:sz w:val="18"/>
                <w:szCs w:val="16"/>
              </w:rPr>
            </w:pPr>
            <w:r>
              <w:rPr>
                <w:rFonts w:asciiTheme="minorHAnsi" w:hAnsiTheme="minorHAnsi" w:cstheme="minorHAnsi"/>
                <w:color w:val="000000"/>
                <w:sz w:val="18"/>
                <w:szCs w:val="16"/>
              </w:rPr>
              <w:t>Procedure</w:t>
            </w:r>
          </w:p>
        </w:tc>
        <w:tc>
          <w:tcPr>
            <w:tcW w:w="3779" w:type="dxa"/>
            <w:tcBorders>
              <w:top w:val="single" w:sz="4" w:space="0" w:color="auto"/>
              <w:left w:val="single" w:sz="4" w:space="0" w:color="auto"/>
              <w:bottom w:val="single" w:sz="4" w:space="0" w:color="auto"/>
              <w:right w:val="single" w:sz="4" w:space="0" w:color="auto"/>
            </w:tcBorders>
            <w:hideMark/>
          </w:tcPr>
          <w:p w14:paraId="28505297" w14:textId="77777777" w:rsidR="00072FB6" w:rsidRPr="00D30FA1" w:rsidRDefault="00072FB6" w:rsidP="004875B0">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Pr="000A4692">
              <w:rPr>
                <w:rFonts w:asciiTheme="minorHAnsi" w:hAnsiTheme="minorHAnsi" w:cstheme="minorHAnsi"/>
                <w:color w:val="000000"/>
                <w:sz w:val="18"/>
                <w:szCs w:val="16"/>
              </w:rPr>
              <w:t>EBIP</w:t>
            </w:r>
            <w:r>
              <w:rPr>
                <w:rFonts w:asciiTheme="minorHAnsi" w:hAnsiTheme="minorHAnsi" w:cstheme="minorHAnsi"/>
                <w:color w:val="000000"/>
                <w:sz w:val="18"/>
                <w:szCs w:val="16"/>
              </w:rPr>
              <w:t>_</w:t>
            </w:r>
            <w:r w:rsidR="008621AB">
              <w:rPr>
                <w:rFonts w:asciiTheme="minorHAnsi" w:hAnsiTheme="minorHAnsi" w:cstheme="minorHAnsi"/>
                <w:color w:val="000000"/>
                <w:sz w:val="18"/>
                <w:szCs w:val="16"/>
              </w:rPr>
              <w:t>DELTA_TO_</w:t>
            </w:r>
            <w:r w:rsidR="004875B0">
              <w:rPr>
                <w:rFonts w:asciiTheme="minorHAnsi" w:hAnsiTheme="minorHAnsi" w:cstheme="minorHAnsi"/>
                <w:color w:val="000000"/>
                <w:sz w:val="18"/>
                <w:szCs w:val="16"/>
              </w:rPr>
              <w:t>DM</w:t>
            </w:r>
            <w:r>
              <w:rPr>
                <w:rFonts w:asciiTheme="minorHAnsi" w:hAnsiTheme="minorHAnsi" w:cstheme="minorHAnsi"/>
                <w:color w:val="000000"/>
                <w:sz w:val="18"/>
                <w:szCs w:val="16"/>
              </w:rPr>
              <w:t>_PRC</w:t>
            </w:r>
          </w:p>
        </w:tc>
        <w:tc>
          <w:tcPr>
            <w:tcW w:w="992" w:type="dxa"/>
            <w:tcBorders>
              <w:top w:val="single" w:sz="4" w:space="0" w:color="auto"/>
              <w:left w:val="single" w:sz="4" w:space="0" w:color="auto"/>
              <w:bottom w:val="single" w:sz="4" w:space="0" w:color="auto"/>
              <w:right w:val="single" w:sz="4" w:space="0" w:color="auto"/>
            </w:tcBorders>
            <w:hideMark/>
          </w:tcPr>
          <w:p w14:paraId="2C7D3CD4" w14:textId="545A63D0" w:rsidR="00072FB6" w:rsidRPr="00D30FA1" w:rsidRDefault="00446233" w:rsidP="00990E88">
            <w:pPr>
              <w:rPr>
                <w:rFonts w:asciiTheme="minorHAnsi" w:hAnsiTheme="minorHAnsi" w:cstheme="minorHAnsi"/>
                <w:color w:val="000000"/>
                <w:sz w:val="18"/>
                <w:szCs w:val="16"/>
              </w:rPr>
            </w:pPr>
            <w:del w:id="12084" w:author="Sowndarya S (WT01 - Manufacturing &amp; Hi Tech)" w:date="2015-03-24T11:18:00Z">
              <w:r w:rsidDel="00605190">
                <w:rPr>
                  <w:rFonts w:asciiTheme="minorHAnsi" w:hAnsiTheme="minorHAnsi" w:cstheme="minorHAnsi"/>
                  <w:color w:val="000000"/>
                  <w:sz w:val="18"/>
                  <w:szCs w:val="16"/>
                </w:rPr>
                <w:delText>ISR</w:delText>
              </w:r>
            </w:del>
            <w:del w:id="12085" w:author="Sowndarya S (WT01 - Manufacturing &amp; Hi Tech)" w:date="2015-03-24T11:17:00Z">
              <w:r w:rsidDel="00605190">
                <w:rPr>
                  <w:rFonts w:asciiTheme="minorHAnsi" w:hAnsiTheme="minorHAnsi" w:cstheme="minorHAnsi"/>
                  <w:color w:val="000000"/>
                  <w:sz w:val="18"/>
                  <w:szCs w:val="16"/>
                </w:rPr>
                <w:delText>VE_</w:delText>
              </w:r>
            </w:del>
            <w:r>
              <w:rPr>
                <w:rFonts w:asciiTheme="minorHAnsi" w:hAnsiTheme="minorHAnsi" w:cstheme="minorHAnsi"/>
                <w:color w:val="000000"/>
                <w:sz w:val="18"/>
                <w:szCs w:val="16"/>
              </w:rPr>
              <w:t>DMO</w:t>
            </w:r>
            <w:del w:id="12086" w:author="Sowndarya S (WT01 - Manufacturing &amp; Hi Tech)" w:date="2015-03-24T11:18:00Z">
              <w:r w:rsidDel="00605190">
                <w:rPr>
                  <w:rFonts w:asciiTheme="minorHAnsi" w:hAnsiTheme="minorHAnsi" w:cstheme="minorHAnsi"/>
                  <w:color w:val="000000"/>
                  <w:sz w:val="18"/>
                  <w:szCs w:val="16"/>
                </w:rPr>
                <w:delText>_</w:delText>
              </w:r>
            </w:del>
            <w:r>
              <w:rPr>
                <w:rFonts w:asciiTheme="minorHAnsi" w:hAnsiTheme="minorHAnsi" w:cstheme="minorHAnsi"/>
                <w:color w:val="000000"/>
                <w:sz w:val="18"/>
                <w:szCs w:val="16"/>
              </w:rPr>
              <w:t>DW</w:t>
            </w:r>
          </w:p>
        </w:tc>
        <w:tc>
          <w:tcPr>
            <w:tcW w:w="1080" w:type="dxa"/>
            <w:tcBorders>
              <w:top w:val="single" w:sz="4" w:space="0" w:color="auto"/>
              <w:left w:val="single" w:sz="4" w:space="0" w:color="auto"/>
              <w:bottom w:val="single" w:sz="4" w:space="0" w:color="auto"/>
              <w:right w:val="single" w:sz="4" w:space="0" w:color="auto"/>
            </w:tcBorders>
            <w:hideMark/>
          </w:tcPr>
          <w:p w14:paraId="5B935FEA" w14:textId="77777777" w:rsidR="00072FB6" w:rsidRPr="00D30FA1" w:rsidRDefault="00072FB6" w:rsidP="00990E88">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2EB3BDCA" w14:textId="77777777" w:rsidR="00072FB6" w:rsidRPr="00344812" w:rsidRDefault="00072FB6" w:rsidP="00072FB6">
      <w:pPr>
        <w:rPr>
          <w:rFonts w:asciiTheme="minorHAnsi" w:hAnsiTheme="minorHAnsi" w:cstheme="minorHAnsi"/>
        </w:rPr>
      </w:pPr>
      <w:r>
        <w:br w:type="textWrapping" w:clear="all"/>
      </w:r>
    </w:p>
    <w:p w14:paraId="4084AC46" w14:textId="77777777" w:rsidR="00072FB6" w:rsidRDefault="00072FB6" w:rsidP="00072FB6">
      <w:pPr>
        <w:rPr>
          <w:rFonts w:asciiTheme="minorHAnsi" w:hAnsiTheme="minorHAnsi" w:cstheme="minorHAnsi"/>
        </w:rPr>
      </w:pPr>
      <w:r w:rsidRPr="00344812">
        <w:rPr>
          <w:rFonts w:asciiTheme="minorHAnsi" w:hAnsiTheme="minorHAnsi" w:cstheme="minorHAnsi"/>
        </w:rPr>
        <w:t xml:space="preserve">This procedure should implement </w:t>
      </w:r>
      <w:r>
        <w:rPr>
          <w:rFonts w:asciiTheme="minorHAnsi" w:hAnsiTheme="minorHAnsi" w:cstheme="minorHAnsi"/>
        </w:rPr>
        <w:t>logic</w:t>
      </w:r>
      <w:r w:rsidRPr="00344812">
        <w:rPr>
          <w:rFonts w:asciiTheme="minorHAnsi" w:hAnsiTheme="minorHAnsi" w:cstheme="minorHAnsi"/>
        </w:rPr>
        <w:t xml:space="preserve"> to</w:t>
      </w:r>
      <w:r>
        <w:rPr>
          <w:rFonts w:asciiTheme="minorHAnsi" w:hAnsiTheme="minorHAnsi" w:cstheme="minorHAnsi"/>
        </w:rPr>
        <w:t xml:space="preserve"> do the following,</w:t>
      </w:r>
    </w:p>
    <w:p w14:paraId="3CD1D49E" w14:textId="77777777" w:rsidR="00072FB6" w:rsidRDefault="00072FB6" w:rsidP="00072FB6">
      <w:pPr>
        <w:rPr>
          <w:rFonts w:asciiTheme="minorHAnsi" w:hAnsiTheme="minorHAnsi" w:cstheme="minorHAnsi"/>
        </w:rPr>
      </w:pPr>
    </w:p>
    <w:p w14:paraId="58D68D69" w14:textId="77777777" w:rsidR="00B456F7" w:rsidRPr="005F6349" w:rsidRDefault="00B456F7" w:rsidP="00E256F8">
      <w:pPr>
        <w:pStyle w:val="ListParagraph"/>
        <w:numPr>
          <w:ilvl w:val="2"/>
          <w:numId w:val="12"/>
        </w:numPr>
      </w:pPr>
      <w:r>
        <w:rPr>
          <w:rFonts w:asciiTheme="minorHAnsi" w:hAnsiTheme="minorHAnsi" w:cstheme="minorHAnsi"/>
        </w:rPr>
        <w:t>Load d</w:t>
      </w:r>
      <w:r w:rsidR="00072FB6">
        <w:rPr>
          <w:rFonts w:asciiTheme="minorHAnsi" w:hAnsiTheme="minorHAnsi" w:cstheme="minorHAnsi"/>
        </w:rPr>
        <w:t xml:space="preserve">elta table </w:t>
      </w:r>
      <w:r w:rsidR="005F6349">
        <w:rPr>
          <w:rFonts w:asciiTheme="minorHAnsi" w:hAnsiTheme="minorHAnsi" w:cstheme="minorHAnsi"/>
        </w:rPr>
        <w:t xml:space="preserve">records into its respective </w:t>
      </w:r>
      <w:r>
        <w:rPr>
          <w:rFonts w:asciiTheme="minorHAnsi" w:hAnsiTheme="minorHAnsi" w:cstheme="minorHAnsi"/>
        </w:rPr>
        <w:t>data mart table as listed in the mapping below.</w:t>
      </w:r>
    </w:p>
    <w:tbl>
      <w:tblPr>
        <w:tblpPr w:leftFromText="180" w:rightFromText="180" w:vertAnchor="text" w:tblpY="1"/>
        <w:tblOverlap w:val="never"/>
        <w:tblW w:w="79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829"/>
        <w:gridCol w:w="2459"/>
      </w:tblGrid>
      <w:tr w:rsidR="00E218F7" w:rsidRPr="00D30FA1" w14:paraId="77D9EC32" w14:textId="77777777" w:rsidTr="0020387B">
        <w:tc>
          <w:tcPr>
            <w:tcW w:w="2628" w:type="dxa"/>
            <w:tcBorders>
              <w:top w:val="single" w:sz="4" w:space="0" w:color="auto"/>
              <w:left w:val="single" w:sz="4" w:space="0" w:color="auto"/>
              <w:bottom w:val="single" w:sz="4" w:space="0" w:color="auto"/>
              <w:right w:val="single" w:sz="4" w:space="0" w:color="auto"/>
            </w:tcBorders>
            <w:shd w:val="clear" w:color="auto" w:fill="F4B8AE"/>
            <w:hideMark/>
          </w:tcPr>
          <w:p w14:paraId="39FBD115" w14:textId="77777777" w:rsidR="00E218F7" w:rsidRPr="00D30FA1" w:rsidRDefault="00E218F7" w:rsidP="00990E88">
            <w:pPr>
              <w:rPr>
                <w:rFonts w:asciiTheme="minorHAnsi" w:hAnsiTheme="minorHAnsi" w:cstheme="minorHAnsi"/>
                <w:sz w:val="16"/>
                <w:szCs w:val="16"/>
              </w:rPr>
            </w:pPr>
            <w:r>
              <w:rPr>
                <w:rFonts w:asciiTheme="minorHAnsi" w:hAnsiTheme="minorHAnsi" w:cstheme="minorHAnsi"/>
                <w:sz w:val="16"/>
                <w:szCs w:val="16"/>
              </w:rPr>
              <w:t>Data Mart</w:t>
            </w:r>
          </w:p>
        </w:tc>
        <w:tc>
          <w:tcPr>
            <w:tcW w:w="2829" w:type="dxa"/>
            <w:tcBorders>
              <w:top w:val="single" w:sz="4" w:space="0" w:color="auto"/>
              <w:left w:val="single" w:sz="4" w:space="0" w:color="auto"/>
              <w:bottom w:val="single" w:sz="4" w:space="0" w:color="auto"/>
              <w:right w:val="single" w:sz="4" w:space="0" w:color="auto"/>
            </w:tcBorders>
            <w:shd w:val="clear" w:color="auto" w:fill="F4B8AE"/>
            <w:hideMark/>
          </w:tcPr>
          <w:p w14:paraId="0C90E79A" w14:textId="77777777" w:rsidR="00E218F7" w:rsidRPr="00D30FA1" w:rsidRDefault="00E218F7" w:rsidP="00990E88">
            <w:pPr>
              <w:rPr>
                <w:rFonts w:asciiTheme="minorHAnsi" w:hAnsiTheme="minorHAnsi" w:cstheme="minorHAnsi"/>
                <w:sz w:val="16"/>
                <w:szCs w:val="16"/>
              </w:rPr>
            </w:pPr>
            <w:r>
              <w:rPr>
                <w:rFonts w:asciiTheme="minorHAnsi" w:hAnsiTheme="minorHAnsi" w:cstheme="minorHAnsi"/>
                <w:sz w:val="16"/>
                <w:szCs w:val="16"/>
              </w:rPr>
              <w:t>Delta Table Name</w:t>
            </w:r>
          </w:p>
        </w:tc>
        <w:tc>
          <w:tcPr>
            <w:tcW w:w="2459" w:type="dxa"/>
            <w:tcBorders>
              <w:top w:val="single" w:sz="4" w:space="0" w:color="auto"/>
              <w:left w:val="single" w:sz="4" w:space="0" w:color="auto"/>
              <w:bottom w:val="single" w:sz="4" w:space="0" w:color="auto"/>
              <w:right w:val="single" w:sz="4" w:space="0" w:color="auto"/>
            </w:tcBorders>
            <w:shd w:val="clear" w:color="auto" w:fill="F4B8AE"/>
          </w:tcPr>
          <w:p w14:paraId="2E11B1AC" w14:textId="77777777" w:rsidR="00E218F7" w:rsidRDefault="00E218F7" w:rsidP="00990E88">
            <w:pPr>
              <w:rPr>
                <w:rFonts w:asciiTheme="minorHAnsi" w:hAnsiTheme="minorHAnsi" w:cstheme="minorHAnsi"/>
                <w:sz w:val="16"/>
                <w:szCs w:val="16"/>
              </w:rPr>
            </w:pPr>
            <w:r>
              <w:rPr>
                <w:rFonts w:asciiTheme="minorHAnsi" w:hAnsiTheme="minorHAnsi" w:cstheme="minorHAnsi"/>
                <w:sz w:val="16"/>
                <w:szCs w:val="16"/>
              </w:rPr>
              <w:t>Join Condition</w:t>
            </w:r>
          </w:p>
        </w:tc>
      </w:tr>
      <w:tr w:rsidR="0020387B" w:rsidRPr="00D30FA1" w14:paraId="4E781FAF" w14:textId="77777777" w:rsidTr="0020387B">
        <w:tc>
          <w:tcPr>
            <w:tcW w:w="2628" w:type="dxa"/>
            <w:tcBorders>
              <w:top w:val="single" w:sz="4" w:space="0" w:color="auto"/>
              <w:left w:val="single" w:sz="4" w:space="0" w:color="auto"/>
              <w:bottom w:val="single" w:sz="4" w:space="0" w:color="auto"/>
              <w:right w:val="single" w:sz="4" w:space="0" w:color="auto"/>
            </w:tcBorders>
            <w:hideMark/>
          </w:tcPr>
          <w:p w14:paraId="7E473CC3" w14:textId="2AB3F476" w:rsidR="0020387B" w:rsidRPr="00631C17" w:rsidRDefault="0020387B" w:rsidP="0020387B">
            <w:pPr>
              <w:rPr>
                <w:rFonts w:asciiTheme="minorHAnsi" w:hAnsiTheme="minorHAnsi" w:cstheme="minorHAnsi"/>
                <w:color w:val="000000"/>
                <w:sz w:val="18"/>
                <w:szCs w:val="16"/>
              </w:rPr>
            </w:pPr>
            <w:r>
              <w:rPr>
                <w:rFonts w:asciiTheme="minorHAnsi" w:hAnsiTheme="minorHAnsi" w:cstheme="minorHAnsi"/>
                <w:sz w:val="16"/>
                <w:szCs w:val="24"/>
              </w:rPr>
              <w:t>DMO_USER_PROFILE_D</w:t>
            </w:r>
          </w:p>
        </w:tc>
        <w:tc>
          <w:tcPr>
            <w:tcW w:w="2829" w:type="dxa"/>
            <w:tcBorders>
              <w:top w:val="single" w:sz="4" w:space="0" w:color="auto"/>
              <w:left w:val="single" w:sz="4" w:space="0" w:color="auto"/>
              <w:bottom w:val="single" w:sz="4" w:space="0" w:color="auto"/>
              <w:right w:val="single" w:sz="4" w:space="0" w:color="auto"/>
            </w:tcBorders>
          </w:tcPr>
          <w:p w14:paraId="0DF2F5C3" w14:textId="54B61ACC"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DMO_USER_PROFILE_DELTA</w:t>
            </w:r>
          </w:p>
        </w:tc>
        <w:tc>
          <w:tcPr>
            <w:tcW w:w="2459" w:type="dxa"/>
            <w:tcBorders>
              <w:top w:val="single" w:sz="4" w:space="0" w:color="auto"/>
              <w:left w:val="single" w:sz="4" w:space="0" w:color="auto"/>
              <w:bottom w:val="single" w:sz="4" w:space="0" w:color="auto"/>
              <w:right w:val="single" w:sz="4" w:space="0" w:color="auto"/>
            </w:tcBorders>
          </w:tcPr>
          <w:p w14:paraId="3CCAE320" w14:textId="77777777" w:rsidR="0020387B" w:rsidRPr="00CA3CBC" w:rsidRDefault="0020387B" w:rsidP="0020387B">
            <w:pPr>
              <w:rPr>
                <w:rFonts w:asciiTheme="minorHAnsi" w:hAnsiTheme="minorHAnsi" w:cstheme="minorHAnsi"/>
                <w:color w:val="000000"/>
                <w:sz w:val="18"/>
                <w:szCs w:val="16"/>
              </w:rPr>
            </w:pPr>
            <w:r w:rsidRPr="00CA3CBC">
              <w:rPr>
                <w:rFonts w:asciiTheme="minorHAnsi" w:hAnsiTheme="minorHAnsi" w:cstheme="minorHAnsi"/>
                <w:color w:val="000000"/>
                <w:sz w:val="18"/>
                <w:szCs w:val="16"/>
              </w:rPr>
              <w:t>USER_ID</w:t>
            </w:r>
          </w:p>
        </w:tc>
      </w:tr>
      <w:tr w:rsidR="0020387B" w:rsidRPr="00D30FA1" w14:paraId="133B99B8" w14:textId="77777777" w:rsidTr="0020387B">
        <w:tc>
          <w:tcPr>
            <w:tcW w:w="2628" w:type="dxa"/>
            <w:tcBorders>
              <w:top w:val="single" w:sz="4" w:space="0" w:color="auto"/>
              <w:left w:val="single" w:sz="4" w:space="0" w:color="auto"/>
              <w:bottom w:val="single" w:sz="4" w:space="0" w:color="auto"/>
              <w:right w:val="single" w:sz="4" w:space="0" w:color="auto"/>
            </w:tcBorders>
          </w:tcPr>
          <w:p w14:paraId="71646D57" w14:textId="692EEC55" w:rsidR="0020387B" w:rsidRPr="00631C17" w:rsidRDefault="0020387B" w:rsidP="0020387B">
            <w:pPr>
              <w:rPr>
                <w:rFonts w:asciiTheme="minorHAnsi" w:hAnsiTheme="minorHAnsi" w:cstheme="minorHAnsi"/>
                <w:color w:val="000000"/>
                <w:sz w:val="18"/>
                <w:szCs w:val="16"/>
              </w:rPr>
            </w:pPr>
            <w:r>
              <w:rPr>
                <w:rFonts w:asciiTheme="minorHAnsi" w:hAnsiTheme="minorHAnsi" w:cstheme="minorHAnsi"/>
                <w:sz w:val="16"/>
                <w:szCs w:val="24"/>
              </w:rPr>
              <w:t>DMO_USER_ROLE_D</w:t>
            </w:r>
          </w:p>
        </w:tc>
        <w:tc>
          <w:tcPr>
            <w:tcW w:w="2829" w:type="dxa"/>
            <w:tcBorders>
              <w:top w:val="single" w:sz="4" w:space="0" w:color="auto"/>
              <w:left w:val="single" w:sz="4" w:space="0" w:color="auto"/>
              <w:bottom w:val="single" w:sz="4" w:space="0" w:color="auto"/>
              <w:right w:val="single" w:sz="4" w:space="0" w:color="auto"/>
            </w:tcBorders>
          </w:tcPr>
          <w:p w14:paraId="34C38A9B" w14:textId="482D6C1E"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DMO_USER_ROLE_DELTA</w:t>
            </w:r>
          </w:p>
        </w:tc>
        <w:tc>
          <w:tcPr>
            <w:tcW w:w="2459" w:type="dxa"/>
            <w:tcBorders>
              <w:top w:val="single" w:sz="4" w:space="0" w:color="auto"/>
              <w:left w:val="single" w:sz="4" w:space="0" w:color="auto"/>
              <w:bottom w:val="single" w:sz="4" w:space="0" w:color="auto"/>
              <w:right w:val="single" w:sz="4" w:space="0" w:color="auto"/>
            </w:tcBorders>
          </w:tcPr>
          <w:p w14:paraId="4CA93AA5" w14:textId="166438D1" w:rsidR="0020387B" w:rsidRPr="00CA3CBC" w:rsidRDefault="0020387B" w:rsidP="0020387B">
            <w:pPr>
              <w:rPr>
                <w:rFonts w:asciiTheme="minorHAnsi" w:hAnsiTheme="minorHAnsi" w:cstheme="minorHAnsi"/>
                <w:color w:val="000000"/>
                <w:sz w:val="18"/>
                <w:szCs w:val="16"/>
              </w:rPr>
            </w:pPr>
            <w:r w:rsidRPr="00CA3CBC">
              <w:rPr>
                <w:rFonts w:asciiTheme="minorHAnsi" w:hAnsiTheme="minorHAnsi" w:cstheme="minorHAnsi"/>
                <w:color w:val="000000"/>
                <w:sz w:val="18"/>
                <w:szCs w:val="16"/>
              </w:rPr>
              <w:t>USER_</w:t>
            </w:r>
            <w:ins w:id="12087" w:author="Rakesh Singhi" w:date="2015-02-07T16:00:00Z">
              <w:r w:rsidR="000B3595">
                <w:rPr>
                  <w:rFonts w:asciiTheme="minorHAnsi" w:hAnsiTheme="minorHAnsi" w:cstheme="minorHAnsi"/>
                  <w:color w:val="000000"/>
                  <w:sz w:val="18"/>
                  <w:szCs w:val="16"/>
                </w:rPr>
                <w:t>OP_AREA_</w:t>
              </w:r>
            </w:ins>
            <w:r w:rsidRPr="00CA3CBC">
              <w:rPr>
                <w:rFonts w:asciiTheme="minorHAnsi" w:hAnsiTheme="minorHAnsi" w:cstheme="minorHAnsi"/>
                <w:color w:val="000000"/>
                <w:sz w:val="18"/>
                <w:szCs w:val="16"/>
              </w:rPr>
              <w:t>ROLE_ID</w:t>
            </w:r>
          </w:p>
        </w:tc>
      </w:tr>
      <w:tr w:rsidR="0020387B" w:rsidRPr="00D30FA1" w14:paraId="0592AC93" w14:textId="77777777" w:rsidTr="0020387B">
        <w:tc>
          <w:tcPr>
            <w:tcW w:w="2628" w:type="dxa"/>
            <w:tcBorders>
              <w:top w:val="single" w:sz="4" w:space="0" w:color="auto"/>
              <w:left w:val="single" w:sz="4" w:space="0" w:color="auto"/>
              <w:bottom w:val="single" w:sz="4" w:space="0" w:color="auto"/>
              <w:right w:val="single" w:sz="4" w:space="0" w:color="auto"/>
            </w:tcBorders>
          </w:tcPr>
          <w:p w14:paraId="7084F026" w14:textId="1199A2AD"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DMO_TERRITORY_D</w:t>
            </w:r>
          </w:p>
        </w:tc>
        <w:tc>
          <w:tcPr>
            <w:tcW w:w="2829" w:type="dxa"/>
            <w:tcBorders>
              <w:top w:val="single" w:sz="4" w:space="0" w:color="auto"/>
              <w:left w:val="single" w:sz="4" w:space="0" w:color="auto"/>
              <w:bottom w:val="single" w:sz="4" w:space="0" w:color="auto"/>
              <w:right w:val="single" w:sz="4" w:space="0" w:color="auto"/>
            </w:tcBorders>
          </w:tcPr>
          <w:p w14:paraId="36FDC682" w14:textId="4E029047"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DMO_TERRITORY_DELTA</w:t>
            </w:r>
          </w:p>
        </w:tc>
        <w:tc>
          <w:tcPr>
            <w:tcW w:w="2459" w:type="dxa"/>
            <w:tcBorders>
              <w:top w:val="single" w:sz="4" w:space="0" w:color="auto"/>
              <w:left w:val="single" w:sz="4" w:space="0" w:color="auto"/>
              <w:bottom w:val="single" w:sz="4" w:space="0" w:color="auto"/>
              <w:right w:val="single" w:sz="4" w:space="0" w:color="auto"/>
            </w:tcBorders>
          </w:tcPr>
          <w:p w14:paraId="40B547DC" w14:textId="77777777" w:rsidR="0020387B" w:rsidRPr="00CA3CBC" w:rsidRDefault="0020387B" w:rsidP="0020387B">
            <w:pPr>
              <w:rPr>
                <w:rFonts w:asciiTheme="minorHAnsi" w:hAnsiTheme="minorHAnsi" w:cstheme="minorHAnsi"/>
                <w:color w:val="000000"/>
                <w:sz w:val="18"/>
                <w:szCs w:val="16"/>
              </w:rPr>
            </w:pPr>
            <w:r w:rsidRPr="00CA3CBC">
              <w:rPr>
                <w:rFonts w:asciiTheme="minorHAnsi" w:hAnsiTheme="minorHAnsi" w:cstheme="minorHAnsi"/>
                <w:color w:val="000000"/>
                <w:sz w:val="18"/>
                <w:szCs w:val="16"/>
              </w:rPr>
              <w:t>TERRITORY_ID</w:t>
            </w:r>
          </w:p>
        </w:tc>
      </w:tr>
      <w:tr w:rsidR="0020387B" w:rsidRPr="00D30FA1" w14:paraId="628A41C1" w14:textId="77777777" w:rsidTr="0020387B">
        <w:tc>
          <w:tcPr>
            <w:tcW w:w="2628" w:type="dxa"/>
            <w:tcBorders>
              <w:top w:val="single" w:sz="4" w:space="0" w:color="auto"/>
              <w:left w:val="single" w:sz="4" w:space="0" w:color="auto"/>
              <w:bottom w:val="single" w:sz="4" w:space="0" w:color="auto"/>
              <w:right w:val="single" w:sz="4" w:space="0" w:color="auto"/>
            </w:tcBorders>
          </w:tcPr>
          <w:p w14:paraId="66F33B39" w14:textId="5365CDEE"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DMO_USER_HIERARCHY_</w:t>
            </w:r>
            <w:r>
              <w:rPr>
                <w:rFonts w:asciiTheme="minorHAnsi" w:hAnsiTheme="minorHAnsi" w:cstheme="minorHAnsi"/>
                <w:sz w:val="16"/>
                <w:szCs w:val="24"/>
              </w:rPr>
              <w:t>D</w:t>
            </w:r>
          </w:p>
        </w:tc>
        <w:tc>
          <w:tcPr>
            <w:tcW w:w="2829" w:type="dxa"/>
            <w:tcBorders>
              <w:top w:val="single" w:sz="4" w:space="0" w:color="auto"/>
              <w:left w:val="single" w:sz="4" w:space="0" w:color="auto"/>
              <w:bottom w:val="single" w:sz="4" w:space="0" w:color="auto"/>
              <w:right w:val="single" w:sz="4" w:space="0" w:color="auto"/>
            </w:tcBorders>
          </w:tcPr>
          <w:p w14:paraId="1C33DFE9" w14:textId="039A1103"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DMO_USER_HIERARCHY_</w:t>
            </w:r>
            <w:r w:rsidR="0053516A">
              <w:rPr>
                <w:rFonts w:asciiTheme="minorHAnsi" w:hAnsiTheme="minorHAnsi" w:cstheme="minorHAnsi"/>
                <w:sz w:val="16"/>
                <w:szCs w:val="24"/>
              </w:rPr>
              <w:t>D</w:t>
            </w:r>
            <w:r w:rsidRPr="006469F4">
              <w:rPr>
                <w:rFonts w:asciiTheme="minorHAnsi" w:hAnsiTheme="minorHAnsi" w:cstheme="minorHAnsi"/>
                <w:sz w:val="16"/>
                <w:szCs w:val="24"/>
              </w:rPr>
              <w:t>ELTA</w:t>
            </w:r>
          </w:p>
        </w:tc>
        <w:tc>
          <w:tcPr>
            <w:tcW w:w="2459" w:type="dxa"/>
            <w:tcBorders>
              <w:top w:val="single" w:sz="4" w:space="0" w:color="auto"/>
              <w:left w:val="single" w:sz="4" w:space="0" w:color="auto"/>
              <w:bottom w:val="single" w:sz="4" w:space="0" w:color="auto"/>
              <w:right w:val="single" w:sz="4" w:space="0" w:color="auto"/>
            </w:tcBorders>
          </w:tcPr>
          <w:p w14:paraId="0D21BE32" w14:textId="2D8CCC00" w:rsidR="0020387B" w:rsidRPr="00CA3CBC" w:rsidRDefault="005B39E4" w:rsidP="0020387B">
            <w:pPr>
              <w:rPr>
                <w:rFonts w:asciiTheme="minorHAnsi" w:hAnsiTheme="minorHAnsi" w:cstheme="minorHAnsi"/>
                <w:color w:val="000000"/>
                <w:sz w:val="18"/>
                <w:szCs w:val="16"/>
              </w:rPr>
            </w:pPr>
            <w:ins w:id="12088" w:author="Sowndarya S (WT01 - Manufacturing &amp; Hi Tech)" w:date="2015-03-24T11:43:00Z">
              <w:r>
                <w:rPr>
                  <w:rFonts w:asciiTheme="minorHAnsi" w:hAnsiTheme="minorHAnsi" w:cstheme="minorHAnsi"/>
                  <w:color w:val="000000"/>
                  <w:sz w:val="18"/>
                  <w:szCs w:val="16"/>
                </w:rPr>
                <w:t>This would be truncate and insert</w:t>
              </w:r>
            </w:ins>
            <w:del w:id="12089" w:author="Sowndarya S (WT01 - Manufacturing &amp; Hi Tech)" w:date="2015-03-24T11:23:00Z">
              <w:r w:rsidR="00FE3A55" w:rsidRPr="00CA3CBC" w:rsidDel="00605190">
                <w:rPr>
                  <w:rFonts w:asciiTheme="minorHAnsi" w:hAnsiTheme="minorHAnsi" w:cstheme="minorHAnsi"/>
                  <w:color w:val="000000"/>
                  <w:sz w:val="18"/>
                  <w:szCs w:val="16"/>
                </w:rPr>
                <w:delText xml:space="preserve">USER_ID </w:delText>
              </w:r>
            </w:del>
          </w:p>
        </w:tc>
      </w:tr>
      <w:tr w:rsidR="000B3595" w:rsidRPr="00D30FA1" w14:paraId="5B1221A4" w14:textId="77777777" w:rsidTr="0020387B">
        <w:trPr>
          <w:ins w:id="12090" w:author="Rakesh Singhi" w:date="2015-02-07T15:59:00Z"/>
        </w:trPr>
        <w:tc>
          <w:tcPr>
            <w:tcW w:w="2628" w:type="dxa"/>
            <w:tcBorders>
              <w:top w:val="single" w:sz="4" w:space="0" w:color="auto"/>
              <w:left w:val="single" w:sz="4" w:space="0" w:color="auto"/>
              <w:bottom w:val="single" w:sz="4" w:space="0" w:color="auto"/>
              <w:right w:val="single" w:sz="4" w:space="0" w:color="auto"/>
            </w:tcBorders>
          </w:tcPr>
          <w:p w14:paraId="68D786E7" w14:textId="0BC82B5B" w:rsidR="000B3595" w:rsidRPr="006469F4" w:rsidRDefault="000B3595" w:rsidP="0020387B">
            <w:pPr>
              <w:rPr>
                <w:ins w:id="12091" w:author="Rakesh Singhi" w:date="2015-02-07T15:59:00Z"/>
                <w:rFonts w:asciiTheme="minorHAnsi" w:hAnsiTheme="minorHAnsi" w:cstheme="minorHAnsi"/>
                <w:sz w:val="16"/>
                <w:szCs w:val="24"/>
              </w:rPr>
            </w:pPr>
            <w:ins w:id="12092" w:author="Rakesh Singhi" w:date="2015-02-07T15:59:00Z">
              <w:r>
                <w:rPr>
                  <w:rFonts w:asciiTheme="minorHAnsi" w:hAnsiTheme="minorHAnsi" w:cstheme="minorHAnsi"/>
                  <w:sz w:val="16"/>
                  <w:szCs w:val="24"/>
                </w:rPr>
                <w:t>DMO_BDE_TERRITORIES_D</w:t>
              </w:r>
            </w:ins>
          </w:p>
        </w:tc>
        <w:tc>
          <w:tcPr>
            <w:tcW w:w="2829" w:type="dxa"/>
            <w:tcBorders>
              <w:top w:val="single" w:sz="4" w:space="0" w:color="auto"/>
              <w:left w:val="single" w:sz="4" w:space="0" w:color="auto"/>
              <w:bottom w:val="single" w:sz="4" w:space="0" w:color="auto"/>
              <w:right w:val="single" w:sz="4" w:space="0" w:color="auto"/>
            </w:tcBorders>
          </w:tcPr>
          <w:p w14:paraId="2F5F3D70" w14:textId="43617AE3" w:rsidR="000B3595" w:rsidRPr="006469F4" w:rsidRDefault="00605190" w:rsidP="0020387B">
            <w:pPr>
              <w:rPr>
                <w:ins w:id="12093" w:author="Rakesh Singhi" w:date="2015-02-07T15:59:00Z"/>
                <w:rFonts w:asciiTheme="minorHAnsi" w:hAnsiTheme="minorHAnsi" w:cstheme="minorHAnsi"/>
                <w:sz w:val="16"/>
                <w:szCs w:val="24"/>
              </w:rPr>
            </w:pPr>
            <w:ins w:id="12094" w:author="Sowndarya S (WT01 - Manufacturing &amp; Hi Tech)" w:date="2015-03-24T11:22:00Z">
              <w:r w:rsidRPr="00374EF4">
                <w:rPr>
                  <w:rFonts w:asciiTheme="minorHAnsi" w:hAnsiTheme="minorHAnsi" w:cstheme="minorHAnsi"/>
                  <w:sz w:val="18"/>
                  <w:szCs w:val="18"/>
                </w:rPr>
                <w:t>DMO_BDE_TERRITOR</w:t>
              </w:r>
              <w:r>
                <w:rPr>
                  <w:rFonts w:asciiTheme="minorHAnsi" w:hAnsiTheme="minorHAnsi" w:cstheme="minorHAnsi"/>
                  <w:sz w:val="18"/>
                  <w:szCs w:val="18"/>
                </w:rPr>
                <w:t>Y</w:t>
              </w:r>
              <w:r w:rsidRPr="00374EF4">
                <w:rPr>
                  <w:rFonts w:asciiTheme="minorHAnsi" w:hAnsiTheme="minorHAnsi" w:cstheme="minorHAnsi"/>
                  <w:sz w:val="18"/>
                  <w:szCs w:val="18"/>
                </w:rPr>
                <w:t>_DELTA</w:t>
              </w:r>
            </w:ins>
            <w:ins w:id="12095" w:author="Rakesh Singhi" w:date="2015-02-07T15:59:00Z">
              <w:del w:id="12096" w:author="Sowndarya S (WT01 - Manufacturing &amp; Hi Tech)" w:date="2015-03-24T11:22:00Z">
                <w:r w:rsidR="000B3595" w:rsidDel="00605190">
                  <w:rPr>
                    <w:rFonts w:asciiTheme="minorHAnsi" w:hAnsiTheme="minorHAnsi" w:cstheme="minorHAnsi"/>
                    <w:sz w:val="16"/>
                    <w:szCs w:val="24"/>
                  </w:rPr>
                  <w:delText>DMO_BDE_TERRITORIES_DELTA</w:delText>
                </w:r>
              </w:del>
            </w:ins>
          </w:p>
        </w:tc>
        <w:tc>
          <w:tcPr>
            <w:tcW w:w="2459" w:type="dxa"/>
            <w:tcBorders>
              <w:top w:val="single" w:sz="4" w:space="0" w:color="auto"/>
              <w:left w:val="single" w:sz="4" w:space="0" w:color="auto"/>
              <w:bottom w:val="single" w:sz="4" w:space="0" w:color="auto"/>
              <w:right w:val="single" w:sz="4" w:space="0" w:color="auto"/>
            </w:tcBorders>
          </w:tcPr>
          <w:p w14:paraId="73C4AC47" w14:textId="0DB43BEC" w:rsidR="000B3595" w:rsidRPr="00CA3CBC" w:rsidRDefault="000B3595" w:rsidP="0020387B">
            <w:pPr>
              <w:rPr>
                <w:ins w:id="12097" w:author="Rakesh Singhi" w:date="2015-02-07T15:59:00Z"/>
                <w:rFonts w:asciiTheme="minorHAnsi" w:hAnsiTheme="minorHAnsi" w:cstheme="minorHAnsi"/>
                <w:color w:val="000000"/>
                <w:sz w:val="18"/>
                <w:szCs w:val="16"/>
              </w:rPr>
            </w:pPr>
            <w:ins w:id="12098" w:author="Rakesh Singhi" w:date="2015-02-07T16:01:00Z">
              <w:r w:rsidRPr="000B3595">
                <w:rPr>
                  <w:rFonts w:asciiTheme="minorHAnsi" w:hAnsiTheme="minorHAnsi" w:cstheme="minorHAnsi"/>
                  <w:color w:val="000000"/>
                  <w:sz w:val="18"/>
                  <w:szCs w:val="16"/>
                </w:rPr>
                <w:t>BDE_ID,USEROPAREAROLEID,</w:t>
              </w:r>
            </w:ins>
            <w:ins w:id="12099" w:author="Sowndarya S (WT01 - Manufacturing &amp; Hi Tech)" w:date="2015-03-24T11:23:00Z">
              <w:r w:rsidR="00605190">
                <w:rPr>
                  <w:rFonts w:asciiTheme="minorHAnsi" w:hAnsiTheme="minorHAnsi" w:cstheme="minorHAnsi"/>
                  <w:color w:val="000000"/>
                  <w:sz w:val="18"/>
                  <w:szCs w:val="16"/>
                </w:rPr>
                <w:t>SSALES</w:t>
              </w:r>
            </w:ins>
            <w:ins w:id="12100" w:author="Rakesh Singhi" w:date="2015-02-07T16:01:00Z">
              <w:del w:id="12101" w:author="Sowndarya S (WT01 - Manufacturing &amp; Hi Tech)" w:date="2015-03-24T11:23:00Z">
                <w:r w:rsidRPr="000B3595" w:rsidDel="00605190">
                  <w:rPr>
                    <w:rFonts w:asciiTheme="minorHAnsi" w:hAnsiTheme="minorHAnsi" w:cstheme="minorHAnsi"/>
                    <w:color w:val="000000"/>
                    <w:sz w:val="18"/>
                    <w:szCs w:val="16"/>
                  </w:rPr>
                  <w:delText>BDE</w:delText>
                </w:r>
              </w:del>
              <w:r w:rsidRPr="000B3595">
                <w:rPr>
                  <w:rFonts w:asciiTheme="minorHAnsi" w:hAnsiTheme="minorHAnsi" w:cstheme="minorHAnsi"/>
                  <w:color w:val="000000"/>
                  <w:sz w:val="18"/>
                  <w:szCs w:val="16"/>
                </w:rPr>
                <w:t>_TERRITORY_NAME</w:t>
              </w:r>
            </w:ins>
          </w:p>
        </w:tc>
      </w:tr>
      <w:tr w:rsidR="0020387B" w:rsidRPr="00D30FA1" w14:paraId="54E04A67" w14:textId="77777777" w:rsidTr="0020387B">
        <w:tc>
          <w:tcPr>
            <w:tcW w:w="2628" w:type="dxa"/>
            <w:tcBorders>
              <w:top w:val="single" w:sz="4" w:space="0" w:color="auto"/>
              <w:left w:val="single" w:sz="4" w:space="0" w:color="auto"/>
              <w:bottom w:val="single" w:sz="4" w:space="0" w:color="auto"/>
              <w:right w:val="single" w:sz="4" w:space="0" w:color="auto"/>
            </w:tcBorders>
          </w:tcPr>
          <w:p w14:paraId="6D096ECA" w14:textId="21881094" w:rsidR="0020387B" w:rsidRPr="00631C17" w:rsidRDefault="0020387B" w:rsidP="0020387B">
            <w:pPr>
              <w:rPr>
                <w:rFonts w:asciiTheme="minorHAnsi" w:hAnsiTheme="minorHAnsi" w:cstheme="minorHAnsi"/>
                <w:color w:val="000000"/>
                <w:sz w:val="18"/>
                <w:szCs w:val="16"/>
              </w:rPr>
            </w:pPr>
            <w:r>
              <w:rPr>
                <w:rFonts w:asciiTheme="minorHAnsi" w:hAnsiTheme="minorHAnsi" w:cstheme="minorHAnsi"/>
                <w:sz w:val="16"/>
                <w:szCs w:val="24"/>
              </w:rPr>
              <w:t>DMO_COUNTRY_D</w:t>
            </w:r>
          </w:p>
        </w:tc>
        <w:tc>
          <w:tcPr>
            <w:tcW w:w="2829" w:type="dxa"/>
            <w:tcBorders>
              <w:top w:val="single" w:sz="4" w:space="0" w:color="auto"/>
              <w:left w:val="single" w:sz="4" w:space="0" w:color="auto"/>
              <w:bottom w:val="single" w:sz="4" w:space="0" w:color="auto"/>
              <w:right w:val="single" w:sz="4" w:space="0" w:color="auto"/>
            </w:tcBorders>
          </w:tcPr>
          <w:p w14:paraId="1DEC27E2" w14:textId="7BF0BB6E"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DMO_COUNTRY_DELTA</w:t>
            </w:r>
          </w:p>
        </w:tc>
        <w:tc>
          <w:tcPr>
            <w:tcW w:w="2459" w:type="dxa"/>
            <w:tcBorders>
              <w:top w:val="single" w:sz="4" w:space="0" w:color="auto"/>
              <w:left w:val="single" w:sz="4" w:space="0" w:color="auto"/>
              <w:bottom w:val="single" w:sz="4" w:space="0" w:color="auto"/>
              <w:right w:val="single" w:sz="4" w:space="0" w:color="auto"/>
            </w:tcBorders>
          </w:tcPr>
          <w:p w14:paraId="07C2BD2E" w14:textId="5D53579B" w:rsidR="0020387B" w:rsidRPr="00CA3CBC" w:rsidRDefault="0020387B" w:rsidP="0020387B">
            <w:pPr>
              <w:rPr>
                <w:rFonts w:asciiTheme="minorHAnsi" w:hAnsiTheme="minorHAnsi" w:cstheme="minorHAnsi"/>
                <w:color w:val="000000"/>
                <w:sz w:val="18"/>
                <w:szCs w:val="16"/>
              </w:rPr>
            </w:pPr>
            <w:r w:rsidRPr="00CA3CBC">
              <w:rPr>
                <w:rFonts w:asciiTheme="minorHAnsi" w:hAnsiTheme="minorHAnsi" w:cstheme="minorHAnsi"/>
                <w:color w:val="000000"/>
                <w:sz w:val="18"/>
                <w:szCs w:val="16"/>
              </w:rPr>
              <w:t>COUNTRY_ID</w:t>
            </w:r>
          </w:p>
        </w:tc>
      </w:tr>
      <w:tr w:rsidR="0020387B" w:rsidRPr="00D30FA1" w14:paraId="12EB5146" w14:textId="77777777" w:rsidTr="0020387B">
        <w:tc>
          <w:tcPr>
            <w:tcW w:w="2628" w:type="dxa"/>
            <w:tcBorders>
              <w:top w:val="single" w:sz="4" w:space="0" w:color="auto"/>
              <w:left w:val="single" w:sz="4" w:space="0" w:color="auto"/>
              <w:bottom w:val="single" w:sz="4" w:space="0" w:color="auto"/>
              <w:right w:val="single" w:sz="4" w:space="0" w:color="auto"/>
            </w:tcBorders>
          </w:tcPr>
          <w:p w14:paraId="3B933034" w14:textId="6154BDD5"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DMO_CURRENCY_</w:t>
            </w:r>
            <w:r>
              <w:rPr>
                <w:rFonts w:asciiTheme="minorHAnsi" w:hAnsiTheme="minorHAnsi" w:cstheme="minorHAnsi"/>
                <w:sz w:val="16"/>
                <w:szCs w:val="24"/>
              </w:rPr>
              <w:t>LT</w:t>
            </w:r>
          </w:p>
        </w:tc>
        <w:tc>
          <w:tcPr>
            <w:tcW w:w="2829" w:type="dxa"/>
            <w:tcBorders>
              <w:top w:val="single" w:sz="4" w:space="0" w:color="auto"/>
              <w:left w:val="single" w:sz="4" w:space="0" w:color="auto"/>
              <w:bottom w:val="single" w:sz="4" w:space="0" w:color="auto"/>
              <w:right w:val="single" w:sz="4" w:space="0" w:color="auto"/>
            </w:tcBorders>
          </w:tcPr>
          <w:p w14:paraId="18AD0C1E" w14:textId="0B037D22"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DMO_CURRENCY_DELTA</w:t>
            </w:r>
          </w:p>
        </w:tc>
        <w:tc>
          <w:tcPr>
            <w:tcW w:w="2459" w:type="dxa"/>
            <w:tcBorders>
              <w:top w:val="single" w:sz="4" w:space="0" w:color="auto"/>
              <w:left w:val="single" w:sz="4" w:space="0" w:color="auto"/>
              <w:bottom w:val="single" w:sz="4" w:space="0" w:color="auto"/>
              <w:right w:val="single" w:sz="4" w:space="0" w:color="auto"/>
            </w:tcBorders>
          </w:tcPr>
          <w:p w14:paraId="41B68A7A" w14:textId="1FE43248" w:rsidR="0020387B" w:rsidRPr="00CA3CBC" w:rsidRDefault="0020387B" w:rsidP="0020387B">
            <w:pPr>
              <w:rPr>
                <w:rFonts w:asciiTheme="minorHAnsi" w:hAnsiTheme="minorHAnsi" w:cstheme="minorHAnsi"/>
                <w:color w:val="000000"/>
                <w:sz w:val="18"/>
                <w:szCs w:val="16"/>
              </w:rPr>
            </w:pPr>
            <w:r w:rsidRPr="00CA3CBC">
              <w:rPr>
                <w:rFonts w:asciiTheme="minorHAnsi" w:hAnsiTheme="minorHAnsi" w:cstheme="minorHAnsi"/>
                <w:color w:val="000000"/>
                <w:sz w:val="18"/>
                <w:szCs w:val="16"/>
              </w:rPr>
              <w:t>COUNTRY_CURRENCY_ID</w:t>
            </w:r>
          </w:p>
        </w:tc>
      </w:tr>
      <w:tr w:rsidR="0020387B" w:rsidRPr="00D30FA1" w14:paraId="3466ACD2" w14:textId="77777777" w:rsidTr="0020387B">
        <w:tc>
          <w:tcPr>
            <w:tcW w:w="2628" w:type="dxa"/>
            <w:tcBorders>
              <w:top w:val="single" w:sz="4" w:space="0" w:color="auto"/>
              <w:left w:val="single" w:sz="4" w:space="0" w:color="auto"/>
              <w:bottom w:val="single" w:sz="4" w:space="0" w:color="auto"/>
              <w:right w:val="single" w:sz="4" w:space="0" w:color="auto"/>
            </w:tcBorders>
          </w:tcPr>
          <w:p w14:paraId="6899B3EF" w14:textId="1069BF16"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DMO_PARTNER_MASTER_D</w:t>
            </w:r>
          </w:p>
        </w:tc>
        <w:tc>
          <w:tcPr>
            <w:tcW w:w="2829" w:type="dxa"/>
            <w:tcBorders>
              <w:top w:val="single" w:sz="4" w:space="0" w:color="auto"/>
              <w:left w:val="single" w:sz="4" w:space="0" w:color="auto"/>
              <w:bottom w:val="single" w:sz="4" w:space="0" w:color="auto"/>
              <w:right w:val="single" w:sz="4" w:space="0" w:color="auto"/>
            </w:tcBorders>
          </w:tcPr>
          <w:p w14:paraId="6B98B8EE" w14:textId="43D47B0B" w:rsidR="0020387B" w:rsidRPr="00631C17" w:rsidRDefault="0020387B" w:rsidP="0020387B">
            <w:pPr>
              <w:rPr>
                <w:rFonts w:asciiTheme="minorHAnsi" w:hAnsiTheme="minorHAnsi" w:cstheme="minorHAnsi"/>
                <w:color w:val="000000"/>
                <w:sz w:val="18"/>
                <w:szCs w:val="16"/>
              </w:rPr>
            </w:pPr>
            <w:r w:rsidRPr="006469F4">
              <w:rPr>
                <w:rFonts w:asciiTheme="minorHAnsi" w:hAnsiTheme="minorHAnsi" w:cstheme="minorHAnsi"/>
                <w:sz w:val="16"/>
                <w:szCs w:val="24"/>
              </w:rPr>
              <w:t>DMO_PARTNER_MASTER_DELTA</w:t>
            </w:r>
          </w:p>
        </w:tc>
        <w:tc>
          <w:tcPr>
            <w:tcW w:w="2459" w:type="dxa"/>
            <w:tcBorders>
              <w:top w:val="single" w:sz="4" w:space="0" w:color="auto"/>
              <w:left w:val="single" w:sz="4" w:space="0" w:color="auto"/>
              <w:bottom w:val="single" w:sz="4" w:space="0" w:color="auto"/>
              <w:right w:val="single" w:sz="4" w:space="0" w:color="auto"/>
            </w:tcBorders>
          </w:tcPr>
          <w:p w14:paraId="5CFB6BE2" w14:textId="49813CD9" w:rsidR="0020387B" w:rsidRPr="00CA3CBC" w:rsidRDefault="0020387B" w:rsidP="0020387B">
            <w:pPr>
              <w:rPr>
                <w:rFonts w:asciiTheme="minorHAnsi" w:hAnsiTheme="minorHAnsi" w:cstheme="minorHAnsi"/>
                <w:color w:val="000000"/>
                <w:sz w:val="18"/>
                <w:szCs w:val="16"/>
              </w:rPr>
            </w:pPr>
            <w:r w:rsidRPr="00CA3CBC">
              <w:rPr>
                <w:rFonts w:asciiTheme="minorHAnsi" w:hAnsiTheme="minorHAnsi" w:cstheme="minorHAnsi"/>
                <w:color w:val="000000"/>
                <w:sz w:val="18"/>
                <w:szCs w:val="16"/>
              </w:rPr>
              <w:t>PARTNER_ID</w:t>
            </w:r>
          </w:p>
        </w:tc>
      </w:tr>
      <w:tr w:rsidR="00605190" w:rsidRPr="00D30FA1" w14:paraId="2F3A1ACA" w14:textId="77777777" w:rsidTr="0020387B">
        <w:trPr>
          <w:ins w:id="12102" w:author="Rakesh Singhi" w:date="2015-02-07T15:59:00Z"/>
        </w:trPr>
        <w:tc>
          <w:tcPr>
            <w:tcW w:w="2628" w:type="dxa"/>
            <w:tcBorders>
              <w:top w:val="single" w:sz="4" w:space="0" w:color="auto"/>
              <w:left w:val="single" w:sz="4" w:space="0" w:color="auto"/>
              <w:bottom w:val="single" w:sz="4" w:space="0" w:color="auto"/>
              <w:right w:val="single" w:sz="4" w:space="0" w:color="auto"/>
            </w:tcBorders>
          </w:tcPr>
          <w:p w14:paraId="417ED934" w14:textId="5D58CE0C" w:rsidR="00605190" w:rsidRPr="006469F4" w:rsidRDefault="00605190" w:rsidP="00605190">
            <w:pPr>
              <w:rPr>
                <w:ins w:id="12103" w:author="Rakesh Singhi" w:date="2015-02-07T15:59:00Z"/>
                <w:rFonts w:asciiTheme="minorHAnsi" w:hAnsiTheme="minorHAnsi" w:cstheme="minorHAnsi"/>
                <w:sz w:val="16"/>
                <w:szCs w:val="24"/>
              </w:rPr>
            </w:pPr>
            <w:ins w:id="12104" w:author="Rakesh Singhi" w:date="2015-02-07T16:02:00Z">
              <w:r>
                <w:rPr>
                  <w:rFonts w:asciiTheme="minorHAnsi" w:hAnsiTheme="minorHAnsi" w:cstheme="minorHAnsi"/>
                  <w:sz w:val="16"/>
                  <w:szCs w:val="24"/>
                </w:rPr>
                <w:t>DMO_PARTNER_M</w:t>
              </w:r>
              <w:del w:id="12105" w:author="Sowndarya S (WT01 - Manufacturing &amp; Hi Tech)" w:date="2015-03-24T11:19:00Z">
                <w:r w:rsidDel="00605190">
                  <w:rPr>
                    <w:rFonts w:asciiTheme="minorHAnsi" w:hAnsiTheme="minorHAnsi" w:cstheme="minorHAnsi"/>
                    <w:sz w:val="16"/>
                    <w:szCs w:val="24"/>
                  </w:rPr>
                  <w:delText>AR</w:delText>
                </w:r>
              </w:del>
              <w:r>
                <w:rPr>
                  <w:rFonts w:asciiTheme="minorHAnsi" w:hAnsiTheme="minorHAnsi" w:cstheme="minorHAnsi"/>
                  <w:sz w:val="16"/>
                  <w:szCs w:val="24"/>
                </w:rPr>
                <w:t>K</w:t>
              </w:r>
              <w:del w:id="12106" w:author="Sowndarya S (WT01 - Manufacturing &amp; Hi Tech)" w:date="2015-03-24T11:18:00Z">
                <w:r w:rsidDel="00605190">
                  <w:rPr>
                    <w:rFonts w:asciiTheme="minorHAnsi" w:hAnsiTheme="minorHAnsi" w:cstheme="minorHAnsi"/>
                    <w:sz w:val="16"/>
                    <w:szCs w:val="24"/>
                  </w:rPr>
                  <w:delText>E</w:delText>
                </w:r>
              </w:del>
              <w:r>
                <w:rPr>
                  <w:rFonts w:asciiTheme="minorHAnsi" w:hAnsiTheme="minorHAnsi" w:cstheme="minorHAnsi"/>
                  <w:sz w:val="16"/>
                  <w:szCs w:val="24"/>
                </w:rPr>
                <w:t>T_SEG</w:t>
              </w:r>
              <w:del w:id="12107" w:author="Sowndarya S (WT01 - Manufacturing &amp; Hi Tech)" w:date="2015-03-24T11:19:00Z">
                <w:r w:rsidDel="00605190">
                  <w:rPr>
                    <w:rFonts w:asciiTheme="minorHAnsi" w:hAnsiTheme="minorHAnsi" w:cstheme="minorHAnsi"/>
                    <w:sz w:val="16"/>
                    <w:szCs w:val="24"/>
                  </w:rPr>
                  <w:delText>MENT</w:delText>
                </w:r>
              </w:del>
              <w:r>
                <w:rPr>
                  <w:rFonts w:asciiTheme="minorHAnsi" w:hAnsiTheme="minorHAnsi" w:cstheme="minorHAnsi"/>
                  <w:sz w:val="16"/>
                  <w:szCs w:val="24"/>
                </w:rPr>
                <w:t>_D</w:t>
              </w:r>
            </w:ins>
          </w:p>
        </w:tc>
        <w:tc>
          <w:tcPr>
            <w:tcW w:w="2829" w:type="dxa"/>
            <w:tcBorders>
              <w:top w:val="single" w:sz="4" w:space="0" w:color="auto"/>
              <w:left w:val="single" w:sz="4" w:space="0" w:color="auto"/>
              <w:bottom w:val="single" w:sz="4" w:space="0" w:color="auto"/>
              <w:right w:val="single" w:sz="4" w:space="0" w:color="auto"/>
            </w:tcBorders>
          </w:tcPr>
          <w:p w14:paraId="3A5F6F64" w14:textId="0C2EFE8E" w:rsidR="00605190" w:rsidRPr="006469F4" w:rsidRDefault="00605190" w:rsidP="00605190">
            <w:pPr>
              <w:rPr>
                <w:ins w:id="12108" w:author="Rakesh Singhi" w:date="2015-02-07T15:59:00Z"/>
                <w:rFonts w:asciiTheme="minorHAnsi" w:hAnsiTheme="minorHAnsi" w:cstheme="minorHAnsi"/>
                <w:sz w:val="16"/>
                <w:szCs w:val="24"/>
              </w:rPr>
            </w:pPr>
            <w:ins w:id="12109" w:author="Sowndarya S (WT01 - Manufacturing &amp; Hi Tech)" w:date="2015-03-24T11:21:00Z">
              <w:r>
                <w:rPr>
                  <w:rFonts w:asciiTheme="minorHAnsi" w:hAnsiTheme="minorHAnsi" w:cstheme="minorHAnsi"/>
                  <w:color w:val="000000"/>
                  <w:sz w:val="16"/>
                  <w:szCs w:val="16"/>
                </w:rPr>
                <w:t>DMO_PARTNER_MKT_SEG_DELTA</w:t>
              </w:r>
            </w:ins>
            <w:ins w:id="12110" w:author="Rakesh Singhi" w:date="2015-02-07T16:02:00Z">
              <w:del w:id="12111" w:author="Sowndarya S (WT01 - Manufacturing &amp; Hi Tech)" w:date="2015-03-24T11:21:00Z">
                <w:r w:rsidDel="00D33D47">
                  <w:rPr>
                    <w:rFonts w:asciiTheme="minorHAnsi" w:hAnsiTheme="minorHAnsi" w:cstheme="minorHAnsi"/>
                    <w:sz w:val="16"/>
                    <w:szCs w:val="24"/>
                  </w:rPr>
                  <w:delText>DMO_PARTNER_MARKET_SEGMENT_DELTA</w:delText>
                </w:r>
              </w:del>
            </w:ins>
          </w:p>
        </w:tc>
        <w:tc>
          <w:tcPr>
            <w:tcW w:w="2459" w:type="dxa"/>
            <w:tcBorders>
              <w:top w:val="single" w:sz="4" w:space="0" w:color="auto"/>
              <w:left w:val="single" w:sz="4" w:space="0" w:color="auto"/>
              <w:bottom w:val="single" w:sz="4" w:space="0" w:color="auto"/>
              <w:right w:val="single" w:sz="4" w:space="0" w:color="auto"/>
            </w:tcBorders>
          </w:tcPr>
          <w:p w14:paraId="7A411E73" w14:textId="61A103C4" w:rsidR="00605190" w:rsidRPr="00CA3CBC" w:rsidRDefault="00605190" w:rsidP="00605190">
            <w:pPr>
              <w:rPr>
                <w:ins w:id="12112" w:author="Rakesh Singhi" w:date="2015-02-07T15:59:00Z"/>
                <w:rFonts w:asciiTheme="minorHAnsi" w:hAnsiTheme="minorHAnsi" w:cstheme="minorHAnsi"/>
                <w:color w:val="000000"/>
                <w:sz w:val="18"/>
                <w:szCs w:val="16"/>
              </w:rPr>
            </w:pPr>
            <w:ins w:id="12113" w:author="Rakesh Singhi" w:date="2015-02-07T16:03:00Z">
              <w:r>
                <w:rPr>
                  <w:rFonts w:asciiTheme="minorHAnsi" w:hAnsiTheme="minorHAnsi" w:cstheme="minorHAnsi"/>
                  <w:color w:val="000000"/>
                  <w:sz w:val="18"/>
                  <w:szCs w:val="16"/>
                </w:rPr>
                <w:t>PARTNER_ID,PARTNER_MARKET_SEGMET,BUSINESS_SEGMENT</w:t>
              </w:r>
            </w:ins>
          </w:p>
        </w:tc>
      </w:tr>
      <w:tr w:rsidR="00605190" w:rsidRPr="00D30FA1" w14:paraId="2FE553AF" w14:textId="77777777" w:rsidTr="0020387B">
        <w:trPr>
          <w:ins w:id="12114" w:author="Rakesh Singhi" w:date="2015-02-07T15:59:00Z"/>
        </w:trPr>
        <w:tc>
          <w:tcPr>
            <w:tcW w:w="2628" w:type="dxa"/>
            <w:tcBorders>
              <w:top w:val="single" w:sz="4" w:space="0" w:color="auto"/>
              <w:left w:val="single" w:sz="4" w:space="0" w:color="auto"/>
              <w:bottom w:val="single" w:sz="4" w:space="0" w:color="auto"/>
              <w:right w:val="single" w:sz="4" w:space="0" w:color="auto"/>
            </w:tcBorders>
          </w:tcPr>
          <w:p w14:paraId="5E519665" w14:textId="6B592DCA" w:rsidR="00605190" w:rsidRPr="006469F4" w:rsidRDefault="00605190" w:rsidP="00605190">
            <w:pPr>
              <w:rPr>
                <w:ins w:id="12115" w:author="Rakesh Singhi" w:date="2015-02-07T15:59:00Z"/>
                <w:rFonts w:asciiTheme="minorHAnsi" w:hAnsiTheme="minorHAnsi" w:cstheme="minorHAnsi"/>
                <w:sz w:val="16"/>
                <w:szCs w:val="24"/>
              </w:rPr>
            </w:pPr>
            <w:ins w:id="12116" w:author="Rakesh Singhi" w:date="2015-02-07T16:02:00Z">
              <w:r>
                <w:rPr>
                  <w:rFonts w:asciiTheme="minorHAnsi" w:hAnsiTheme="minorHAnsi" w:cstheme="minorHAnsi"/>
                  <w:sz w:val="16"/>
                  <w:szCs w:val="24"/>
                </w:rPr>
                <w:t>DMO_PARTNER_CH</w:t>
              </w:r>
              <w:del w:id="12117" w:author="Sowndarya S (WT01 - Manufacturing &amp; Hi Tech)" w:date="2015-03-24T11:19:00Z">
                <w:r w:rsidDel="00605190">
                  <w:rPr>
                    <w:rFonts w:asciiTheme="minorHAnsi" w:hAnsiTheme="minorHAnsi" w:cstheme="minorHAnsi"/>
                    <w:sz w:val="16"/>
                    <w:szCs w:val="24"/>
                  </w:rPr>
                  <w:delText>AN</w:delText>
                </w:r>
              </w:del>
              <w:r>
                <w:rPr>
                  <w:rFonts w:asciiTheme="minorHAnsi" w:hAnsiTheme="minorHAnsi" w:cstheme="minorHAnsi"/>
                  <w:sz w:val="16"/>
                  <w:szCs w:val="24"/>
                </w:rPr>
                <w:t>N</w:t>
              </w:r>
              <w:del w:id="12118" w:author="Sowndarya S (WT01 - Manufacturing &amp; Hi Tech)" w:date="2015-03-24T11:19:00Z">
                <w:r w:rsidDel="00605190">
                  <w:rPr>
                    <w:rFonts w:asciiTheme="minorHAnsi" w:hAnsiTheme="minorHAnsi" w:cstheme="minorHAnsi"/>
                    <w:sz w:val="16"/>
                    <w:szCs w:val="24"/>
                  </w:rPr>
                  <w:delText>E</w:delText>
                </w:r>
              </w:del>
              <w:r>
                <w:rPr>
                  <w:rFonts w:asciiTheme="minorHAnsi" w:hAnsiTheme="minorHAnsi" w:cstheme="minorHAnsi"/>
                  <w:sz w:val="16"/>
                  <w:szCs w:val="24"/>
                </w:rPr>
                <w:t>L_SEG</w:t>
              </w:r>
              <w:del w:id="12119" w:author="Sowndarya S (WT01 - Manufacturing &amp; Hi Tech)" w:date="2015-03-24T11:19:00Z">
                <w:r w:rsidDel="00605190">
                  <w:rPr>
                    <w:rFonts w:asciiTheme="minorHAnsi" w:hAnsiTheme="minorHAnsi" w:cstheme="minorHAnsi"/>
                    <w:sz w:val="16"/>
                    <w:szCs w:val="24"/>
                  </w:rPr>
                  <w:delText>MENT</w:delText>
                </w:r>
              </w:del>
              <w:r>
                <w:rPr>
                  <w:rFonts w:asciiTheme="minorHAnsi" w:hAnsiTheme="minorHAnsi" w:cstheme="minorHAnsi"/>
                  <w:sz w:val="16"/>
                  <w:szCs w:val="24"/>
                </w:rPr>
                <w:t>_D</w:t>
              </w:r>
            </w:ins>
          </w:p>
        </w:tc>
        <w:tc>
          <w:tcPr>
            <w:tcW w:w="2829" w:type="dxa"/>
            <w:tcBorders>
              <w:top w:val="single" w:sz="4" w:space="0" w:color="auto"/>
              <w:left w:val="single" w:sz="4" w:space="0" w:color="auto"/>
              <w:bottom w:val="single" w:sz="4" w:space="0" w:color="auto"/>
              <w:right w:val="single" w:sz="4" w:space="0" w:color="auto"/>
            </w:tcBorders>
          </w:tcPr>
          <w:p w14:paraId="7B037EB9" w14:textId="33E09756" w:rsidR="00605190" w:rsidRPr="006469F4" w:rsidRDefault="00605190" w:rsidP="00605190">
            <w:pPr>
              <w:rPr>
                <w:ins w:id="12120" w:author="Rakesh Singhi" w:date="2015-02-07T15:59:00Z"/>
                <w:rFonts w:asciiTheme="minorHAnsi" w:hAnsiTheme="minorHAnsi" w:cstheme="minorHAnsi"/>
                <w:sz w:val="16"/>
                <w:szCs w:val="24"/>
              </w:rPr>
            </w:pPr>
            <w:ins w:id="12121" w:author="Sowndarya S (WT01 - Manufacturing &amp; Hi Tech)" w:date="2015-03-24T11:21:00Z">
              <w:r>
                <w:rPr>
                  <w:rFonts w:asciiTheme="minorHAnsi" w:hAnsiTheme="minorHAnsi" w:cstheme="minorHAnsi"/>
                  <w:color w:val="000000"/>
                  <w:sz w:val="16"/>
                  <w:szCs w:val="16"/>
                </w:rPr>
                <w:t>DMO_PARTNER_CHNL_SEG_DELTA</w:t>
              </w:r>
            </w:ins>
            <w:ins w:id="12122" w:author="Rakesh Singhi" w:date="2015-02-07T16:02:00Z">
              <w:del w:id="12123" w:author="Sowndarya S (WT01 - Manufacturing &amp; Hi Tech)" w:date="2015-03-24T11:21:00Z">
                <w:r w:rsidDel="00D33D47">
                  <w:rPr>
                    <w:rFonts w:asciiTheme="minorHAnsi" w:hAnsiTheme="minorHAnsi" w:cstheme="minorHAnsi"/>
                    <w:sz w:val="16"/>
                    <w:szCs w:val="24"/>
                  </w:rPr>
                  <w:delText>DMO_PARTNER_CHANNEL_SEGMENT_DELTA</w:delText>
                </w:r>
              </w:del>
            </w:ins>
          </w:p>
        </w:tc>
        <w:tc>
          <w:tcPr>
            <w:tcW w:w="2459" w:type="dxa"/>
            <w:tcBorders>
              <w:top w:val="single" w:sz="4" w:space="0" w:color="auto"/>
              <w:left w:val="single" w:sz="4" w:space="0" w:color="auto"/>
              <w:bottom w:val="single" w:sz="4" w:space="0" w:color="auto"/>
              <w:right w:val="single" w:sz="4" w:space="0" w:color="auto"/>
            </w:tcBorders>
          </w:tcPr>
          <w:p w14:paraId="50217DD6" w14:textId="791A5595" w:rsidR="00605190" w:rsidRPr="00CA3CBC" w:rsidRDefault="00605190" w:rsidP="00605190">
            <w:pPr>
              <w:rPr>
                <w:ins w:id="12124" w:author="Rakesh Singhi" w:date="2015-02-07T15:59:00Z"/>
                <w:rFonts w:asciiTheme="minorHAnsi" w:hAnsiTheme="minorHAnsi" w:cstheme="minorHAnsi"/>
                <w:color w:val="000000"/>
                <w:sz w:val="18"/>
                <w:szCs w:val="16"/>
              </w:rPr>
            </w:pPr>
            <w:ins w:id="12125" w:author="Rakesh Singhi" w:date="2015-02-07T16:03:00Z">
              <w:r>
                <w:rPr>
                  <w:rFonts w:asciiTheme="minorHAnsi" w:hAnsiTheme="minorHAnsi" w:cstheme="minorHAnsi"/>
                  <w:color w:val="000000"/>
                  <w:sz w:val="18"/>
                  <w:szCs w:val="16"/>
                </w:rPr>
                <w:t>PARTNER_CHANNEL_SEGMENT_ID</w:t>
              </w:r>
            </w:ins>
          </w:p>
        </w:tc>
      </w:tr>
      <w:tr w:rsidR="00605190" w:rsidRPr="00D30FA1" w14:paraId="2CE62833" w14:textId="77777777" w:rsidTr="0020387B">
        <w:tc>
          <w:tcPr>
            <w:tcW w:w="2628" w:type="dxa"/>
            <w:tcBorders>
              <w:top w:val="single" w:sz="4" w:space="0" w:color="auto"/>
              <w:left w:val="single" w:sz="4" w:space="0" w:color="auto"/>
              <w:bottom w:val="single" w:sz="4" w:space="0" w:color="auto"/>
              <w:right w:val="single" w:sz="4" w:space="0" w:color="auto"/>
            </w:tcBorders>
          </w:tcPr>
          <w:p w14:paraId="6200C775" w14:textId="3D14EAFD" w:rsidR="00605190" w:rsidRPr="00631C17" w:rsidRDefault="00605190" w:rsidP="00605190">
            <w:pPr>
              <w:rPr>
                <w:rFonts w:asciiTheme="minorHAnsi" w:hAnsiTheme="minorHAnsi" w:cstheme="minorHAnsi"/>
                <w:color w:val="000000"/>
                <w:sz w:val="18"/>
                <w:szCs w:val="16"/>
              </w:rPr>
            </w:pPr>
            <w:ins w:id="12126" w:author="Sowndarya S (WT01 - Manufacturing &amp; Hi Tech)" w:date="2015-03-24T11:20:00Z">
              <w:r w:rsidRPr="00605190">
                <w:rPr>
                  <w:rFonts w:asciiTheme="minorHAnsi" w:hAnsiTheme="minorHAnsi" w:cstheme="minorHAnsi"/>
                  <w:sz w:val="16"/>
                  <w:szCs w:val="24"/>
                </w:rPr>
                <w:t>DMO_SELL_IN_PRODUCT_PLAN_D</w:t>
              </w:r>
              <w:r w:rsidRPr="00605190" w:rsidDel="00605190">
                <w:rPr>
                  <w:rFonts w:asciiTheme="minorHAnsi" w:hAnsiTheme="minorHAnsi" w:cstheme="minorHAnsi"/>
                  <w:sz w:val="16"/>
                  <w:szCs w:val="24"/>
                </w:rPr>
                <w:t xml:space="preserve"> </w:t>
              </w:r>
            </w:ins>
            <w:del w:id="12127" w:author="Sowndarya S (WT01 - Manufacturing &amp; Hi Tech)" w:date="2015-03-24T11:19:00Z">
              <w:r w:rsidDel="00605190">
                <w:rPr>
                  <w:rFonts w:asciiTheme="minorHAnsi" w:hAnsiTheme="minorHAnsi" w:cstheme="minorHAnsi"/>
                  <w:sz w:val="16"/>
                  <w:szCs w:val="24"/>
                </w:rPr>
                <w:delText>DMO_SELL_IN_PLAN_LT</w:delText>
              </w:r>
            </w:del>
          </w:p>
        </w:tc>
        <w:tc>
          <w:tcPr>
            <w:tcW w:w="2829" w:type="dxa"/>
            <w:tcBorders>
              <w:top w:val="single" w:sz="4" w:space="0" w:color="auto"/>
              <w:left w:val="single" w:sz="4" w:space="0" w:color="auto"/>
              <w:bottom w:val="single" w:sz="4" w:space="0" w:color="auto"/>
              <w:right w:val="single" w:sz="4" w:space="0" w:color="auto"/>
            </w:tcBorders>
          </w:tcPr>
          <w:p w14:paraId="52F0C52B" w14:textId="79754A91" w:rsidR="00605190" w:rsidRPr="00631C17" w:rsidRDefault="00605190" w:rsidP="00605190">
            <w:pPr>
              <w:rPr>
                <w:rFonts w:asciiTheme="minorHAnsi" w:hAnsiTheme="minorHAnsi" w:cstheme="minorHAnsi"/>
                <w:color w:val="000000"/>
                <w:sz w:val="18"/>
                <w:szCs w:val="16"/>
              </w:rPr>
            </w:pPr>
            <w:ins w:id="12128" w:author="Sowndarya S (WT01 - Manufacturing &amp; Hi Tech)" w:date="2015-03-24T11:21:00Z">
              <w:r w:rsidRPr="006469F4">
                <w:rPr>
                  <w:rFonts w:asciiTheme="minorHAnsi" w:hAnsiTheme="minorHAnsi" w:cstheme="minorHAnsi"/>
                  <w:color w:val="000000"/>
                  <w:sz w:val="16"/>
                  <w:szCs w:val="16"/>
                </w:rPr>
                <w:t>DMO_SELL</w:t>
              </w:r>
              <w:r>
                <w:rPr>
                  <w:rFonts w:asciiTheme="minorHAnsi" w:hAnsiTheme="minorHAnsi" w:cstheme="minorHAnsi"/>
                  <w:color w:val="000000"/>
                  <w:sz w:val="16"/>
                  <w:szCs w:val="16"/>
                </w:rPr>
                <w:t>IN_PROD_</w:t>
              </w:r>
              <w:r w:rsidRPr="006469F4">
                <w:rPr>
                  <w:rFonts w:asciiTheme="minorHAnsi" w:hAnsiTheme="minorHAnsi" w:cstheme="minorHAnsi"/>
                  <w:color w:val="000000"/>
                  <w:sz w:val="16"/>
                  <w:szCs w:val="16"/>
                </w:rPr>
                <w:t>PLAN</w:t>
              </w:r>
              <w:r w:rsidRPr="00871102">
                <w:rPr>
                  <w:rFonts w:asciiTheme="minorHAnsi" w:hAnsiTheme="minorHAnsi" w:cstheme="minorHAnsi"/>
                  <w:color w:val="000000"/>
                  <w:sz w:val="16"/>
                  <w:szCs w:val="16"/>
                </w:rPr>
                <w:t>_</w:t>
              </w:r>
              <w:r>
                <w:rPr>
                  <w:rFonts w:asciiTheme="minorHAnsi" w:hAnsiTheme="minorHAnsi" w:cstheme="minorHAnsi"/>
                  <w:color w:val="000000"/>
                  <w:sz w:val="16"/>
                  <w:szCs w:val="16"/>
                </w:rPr>
                <w:t>DELTA</w:t>
              </w:r>
            </w:ins>
            <w:del w:id="12129" w:author="Sowndarya S (WT01 - Manufacturing &amp; Hi Tech)" w:date="2015-03-24T11:21:00Z">
              <w:r w:rsidDel="003C7A4A">
                <w:rPr>
                  <w:rFonts w:asciiTheme="minorHAnsi" w:hAnsiTheme="minorHAnsi" w:cstheme="minorHAnsi"/>
                  <w:sz w:val="16"/>
                  <w:szCs w:val="24"/>
                </w:rPr>
                <w:delText>DMO_SELL_IN_PLAN</w:delText>
              </w:r>
              <w:r w:rsidRPr="006469F4" w:rsidDel="003C7A4A">
                <w:rPr>
                  <w:rFonts w:asciiTheme="minorHAnsi" w:hAnsiTheme="minorHAnsi" w:cstheme="minorHAnsi"/>
                  <w:sz w:val="16"/>
                  <w:szCs w:val="24"/>
                </w:rPr>
                <w:delText>_DELTA</w:delText>
              </w:r>
            </w:del>
          </w:p>
        </w:tc>
        <w:tc>
          <w:tcPr>
            <w:tcW w:w="2459" w:type="dxa"/>
            <w:tcBorders>
              <w:top w:val="single" w:sz="4" w:space="0" w:color="auto"/>
              <w:left w:val="single" w:sz="4" w:space="0" w:color="auto"/>
              <w:bottom w:val="single" w:sz="4" w:space="0" w:color="auto"/>
              <w:right w:val="single" w:sz="4" w:space="0" w:color="auto"/>
            </w:tcBorders>
          </w:tcPr>
          <w:p w14:paraId="79C8F183" w14:textId="06AE89CE" w:rsidR="00605190" w:rsidRPr="00CA3CBC" w:rsidRDefault="00605190" w:rsidP="00605190">
            <w:pPr>
              <w:rPr>
                <w:rFonts w:asciiTheme="minorHAnsi" w:hAnsiTheme="minorHAnsi" w:cstheme="minorHAnsi"/>
                <w:color w:val="000000"/>
                <w:sz w:val="18"/>
                <w:szCs w:val="16"/>
              </w:rPr>
            </w:pPr>
            <w:r w:rsidRPr="00CA3CBC">
              <w:rPr>
                <w:rFonts w:asciiTheme="minorHAnsi" w:hAnsiTheme="minorHAnsi" w:cstheme="minorHAnsi"/>
                <w:color w:val="000000"/>
                <w:sz w:val="18"/>
                <w:szCs w:val="16"/>
              </w:rPr>
              <w:t>PLAN_ID</w:t>
            </w:r>
            <w:ins w:id="12130" w:author="Sowndarya S (WT01 - Manufacturing &amp; Hi Tech)" w:date="2015-03-24T11:25:00Z">
              <w:r w:rsidR="003136A1">
                <w:rPr>
                  <w:rFonts w:asciiTheme="minorHAnsi" w:hAnsiTheme="minorHAnsi" w:cstheme="minorHAnsi"/>
                  <w:color w:val="000000"/>
                  <w:sz w:val="18"/>
                  <w:szCs w:val="16"/>
                </w:rPr>
                <w:t>,MD_PARTNER_ID,PRODUCT_PART_ID</w:t>
              </w:r>
            </w:ins>
          </w:p>
        </w:tc>
      </w:tr>
      <w:tr w:rsidR="00605190" w:rsidRPr="00D30FA1" w14:paraId="67F6773B" w14:textId="77777777" w:rsidTr="0020387B">
        <w:tc>
          <w:tcPr>
            <w:tcW w:w="2628" w:type="dxa"/>
            <w:tcBorders>
              <w:top w:val="single" w:sz="4" w:space="0" w:color="auto"/>
              <w:left w:val="single" w:sz="4" w:space="0" w:color="auto"/>
              <w:bottom w:val="single" w:sz="4" w:space="0" w:color="auto"/>
              <w:right w:val="single" w:sz="4" w:space="0" w:color="auto"/>
            </w:tcBorders>
          </w:tcPr>
          <w:p w14:paraId="14A0FEE0" w14:textId="37F0BA71" w:rsidR="00605190" w:rsidRPr="00631C17" w:rsidRDefault="00605190" w:rsidP="00605190">
            <w:pPr>
              <w:rPr>
                <w:rFonts w:asciiTheme="minorHAnsi" w:hAnsiTheme="minorHAnsi" w:cstheme="minorHAnsi"/>
                <w:color w:val="000000"/>
                <w:sz w:val="18"/>
                <w:szCs w:val="16"/>
              </w:rPr>
            </w:pPr>
            <w:ins w:id="12131" w:author="Sowndarya S (WT01 - Manufacturing &amp; Hi Tech)" w:date="2015-03-24T11:20:00Z">
              <w:r w:rsidRPr="00605190">
                <w:rPr>
                  <w:rFonts w:asciiTheme="minorHAnsi" w:hAnsiTheme="minorHAnsi" w:cstheme="minorHAnsi"/>
                  <w:sz w:val="16"/>
                  <w:szCs w:val="24"/>
                </w:rPr>
                <w:t>DMO_SELL_OUT_PRODUCT_PLAN_D</w:t>
              </w:r>
              <w:r w:rsidRPr="00605190" w:rsidDel="00605190">
                <w:rPr>
                  <w:rFonts w:asciiTheme="minorHAnsi" w:hAnsiTheme="minorHAnsi" w:cstheme="minorHAnsi"/>
                  <w:sz w:val="16"/>
                  <w:szCs w:val="24"/>
                </w:rPr>
                <w:t xml:space="preserve"> </w:t>
              </w:r>
            </w:ins>
            <w:del w:id="12132" w:author="Sowndarya S (WT01 - Manufacturing &amp; Hi Tech)" w:date="2015-03-24T11:19:00Z">
              <w:r w:rsidDel="00605190">
                <w:rPr>
                  <w:rFonts w:asciiTheme="minorHAnsi" w:hAnsiTheme="minorHAnsi" w:cstheme="minorHAnsi"/>
                  <w:sz w:val="16"/>
                  <w:szCs w:val="24"/>
                </w:rPr>
                <w:delText>DMO_SELL_OUT_PLAN</w:delText>
              </w:r>
              <w:r w:rsidRPr="006469F4" w:rsidDel="00605190">
                <w:rPr>
                  <w:rFonts w:asciiTheme="minorHAnsi" w:hAnsiTheme="minorHAnsi" w:cstheme="minorHAnsi"/>
                  <w:sz w:val="16"/>
                  <w:szCs w:val="24"/>
                </w:rPr>
                <w:delText>_</w:delText>
              </w:r>
              <w:r w:rsidDel="00605190">
                <w:rPr>
                  <w:rFonts w:asciiTheme="minorHAnsi" w:hAnsiTheme="minorHAnsi" w:cstheme="minorHAnsi"/>
                  <w:sz w:val="16"/>
                  <w:szCs w:val="24"/>
                </w:rPr>
                <w:delText>LT</w:delText>
              </w:r>
            </w:del>
          </w:p>
        </w:tc>
        <w:tc>
          <w:tcPr>
            <w:tcW w:w="2829" w:type="dxa"/>
            <w:tcBorders>
              <w:top w:val="single" w:sz="4" w:space="0" w:color="auto"/>
              <w:left w:val="single" w:sz="4" w:space="0" w:color="auto"/>
              <w:bottom w:val="single" w:sz="4" w:space="0" w:color="auto"/>
              <w:right w:val="single" w:sz="4" w:space="0" w:color="auto"/>
            </w:tcBorders>
          </w:tcPr>
          <w:p w14:paraId="7F5EA2C0" w14:textId="1651F083" w:rsidR="00605190" w:rsidRPr="00631C17" w:rsidRDefault="00605190" w:rsidP="00605190">
            <w:pPr>
              <w:rPr>
                <w:rFonts w:asciiTheme="minorHAnsi" w:hAnsiTheme="minorHAnsi" w:cstheme="minorHAnsi"/>
                <w:color w:val="000000"/>
                <w:sz w:val="18"/>
                <w:szCs w:val="16"/>
              </w:rPr>
            </w:pPr>
            <w:ins w:id="12133" w:author="Sowndarya S (WT01 - Manufacturing &amp; Hi Tech)" w:date="2015-03-24T11:21:00Z">
              <w:r>
                <w:rPr>
                  <w:rFonts w:asciiTheme="minorHAnsi" w:hAnsiTheme="minorHAnsi" w:cstheme="minorHAnsi"/>
                  <w:color w:val="000000"/>
                  <w:sz w:val="16"/>
                  <w:szCs w:val="16"/>
                </w:rPr>
                <w:t>DMO_SELOUT_PROD_PLAN_DELTA</w:t>
              </w:r>
            </w:ins>
            <w:del w:id="12134" w:author="Sowndarya S (WT01 - Manufacturing &amp; Hi Tech)" w:date="2015-03-24T11:21:00Z">
              <w:r w:rsidDel="003C7A4A">
                <w:rPr>
                  <w:rFonts w:asciiTheme="minorHAnsi" w:hAnsiTheme="minorHAnsi" w:cstheme="minorHAnsi"/>
                  <w:sz w:val="16"/>
                  <w:szCs w:val="24"/>
                </w:rPr>
                <w:delText>DMO_SELL_OUT_PLAN</w:delText>
              </w:r>
              <w:r w:rsidRPr="006469F4" w:rsidDel="003C7A4A">
                <w:rPr>
                  <w:rFonts w:asciiTheme="minorHAnsi" w:hAnsiTheme="minorHAnsi" w:cstheme="minorHAnsi"/>
                  <w:sz w:val="16"/>
                  <w:szCs w:val="24"/>
                </w:rPr>
                <w:delText>_DELTA</w:delText>
              </w:r>
            </w:del>
          </w:p>
        </w:tc>
        <w:tc>
          <w:tcPr>
            <w:tcW w:w="2459" w:type="dxa"/>
            <w:tcBorders>
              <w:top w:val="single" w:sz="4" w:space="0" w:color="auto"/>
              <w:left w:val="single" w:sz="4" w:space="0" w:color="auto"/>
              <w:bottom w:val="single" w:sz="4" w:space="0" w:color="auto"/>
              <w:right w:val="single" w:sz="4" w:space="0" w:color="auto"/>
            </w:tcBorders>
          </w:tcPr>
          <w:p w14:paraId="6C96959C" w14:textId="07E1958F" w:rsidR="00605190" w:rsidRPr="00CA3CBC" w:rsidRDefault="00605190" w:rsidP="00605190">
            <w:pPr>
              <w:rPr>
                <w:rFonts w:asciiTheme="minorHAnsi" w:hAnsiTheme="minorHAnsi" w:cstheme="minorHAnsi"/>
                <w:color w:val="000000"/>
                <w:sz w:val="18"/>
                <w:szCs w:val="16"/>
              </w:rPr>
            </w:pPr>
            <w:r w:rsidRPr="00CA3CBC">
              <w:rPr>
                <w:rFonts w:asciiTheme="minorHAnsi" w:hAnsiTheme="minorHAnsi" w:cstheme="minorHAnsi"/>
                <w:color w:val="000000"/>
                <w:sz w:val="18"/>
                <w:szCs w:val="16"/>
              </w:rPr>
              <w:t>PLAN_ID</w:t>
            </w:r>
            <w:ins w:id="12135" w:author="Sowndarya S (WT01 - Manufacturing &amp; Hi Tech)" w:date="2015-03-24T11:27:00Z">
              <w:r w:rsidR="003136A1">
                <w:rPr>
                  <w:rFonts w:asciiTheme="minorHAnsi" w:hAnsiTheme="minorHAnsi" w:cstheme="minorHAnsi"/>
                  <w:color w:val="000000"/>
                  <w:sz w:val="18"/>
                  <w:szCs w:val="16"/>
                </w:rPr>
                <w:t>,BDE_USER_ID,RESELLER_PARTNER_ID,PRODUCT_PART_ID</w:t>
              </w:r>
            </w:ins>
          </w:p>
        </w:tc>
      </w:tr>
      <w:tr w:rsidR="00605190" w:rsidRPr="00D30FA1" w14:paraId="74A4F700" w14:textId="77777777" w:rsidTr="0020387B">
        <w:trPr>
          <w:ins w:id="12136" w:author="Sowndarya S (WT01 - Manufacturing &amp; Hi Tech)" w:date="2015-03-24T11:19:00Z"/>
        </w:trPr>
        <w:tc>
          <w:tcPr>
            <w:tcW w:w="2628" w:type="dxa"/>
            <w:tcBorders>
              <w:top w:val="single" w:sz="4" w:space="0" w:color="auto"/>
              <w:left w:val="single" w:sz="4" w:space="0" w:color="auto"/>
              <w:bottom w:val="single" w:sz="4" w:space="0" w:color="auto"/>
              <w:right w:val="single" w:sz="4" w:space="0" w:color="auto"/>
            </w:tcBorders>
          </w:tcPr>
          <w:p w14:paraId="6FD2ABD5" w14:textId="746C66F8" w:rsidR="00605190" w:rsidDel="00605190" w:rsidRDefault="00605190" w:rsidP="00605190">
            <w:pPr>
              <w:rPr>
                <w:ins w:id="12137" w:author="Sowndarya S (WT01 - Manufacturing &amp; Hi Tech)" w:date="2015-03-24T11:19:00Z"/>
                <w:rFonts w:asciiTheme="minorHAnsi" w:hAnsiTheme="minorHAnsi" w:cstheme="minorHAnsi"/>
                <w:sz w:val="16"/>
                <w:szCs w:val="24"/>
              </w:rPr>
            </w:pPr>
            <w:ins w:id="12138" w:author="Sowndarya S (WT01 - Manufacturing &amp; Hi Tech)" w:date="2015-03-24T11:20:00Z">
              <w:r w:rsidRPr="00605190">
                <w:rPr>
                  <w:rFonts w:asciiTheme="minorHAnsi" w:hAnsiTheme="minorHAnsi" w:cstheme="minorHAnsi"/>
                  <w:sz w:val="16"/>
                  <w:szCs w:val="24"/>
                </w:rPr>
                <w:t>DMO_SELL_IN_REV_PLAN_D</w:t>
              </w:r>
            </w:ins>
          </w:p>
        </w:tc>
        <w:tc>
          <w:tcPr>
            <w:tcW w:w="2829" w:type="dxa"/>
            <w:tcBorders>
              <w:top w:val="single" w:sz="4" w:space="0" w:color="auto"/>
              <w:left w:val="single" w:sz="4" w:space="0" w:color="auto"/>
              <w:bottom w:val="single" w:sz="4" w:space="0" w:color="auto"/>
              <w:right w:val="single" w:sz="4" w:space="0" w:color="auto"/>
            </w:tcBorders>
          </w:tcPr>
          <w:p w14:paraId="0016F05C" w14:textId="6084A0CA" w:rsidR="00605190" w:rsidRDefault="00605190" w:rsidP="00605190">
            <w:pPr>
              <w:rPr>
                <w:ins w:id="12139" w:author="Sowndarya S (WT01 - Manufacturing &amp; Hi Tech)" w:date="2015-03-24T11:19:00Z"/>
                <w:rFonts w:asciiTheme="minorHAnsi" w:hAnsiTheme="minorHAnsi" w:cstheme="minorHAnsi"/>
                <w:sz w:val="16"/>
                <w:szCs w:val="24"/>
              </w:rPr>
            </w:pPr>
            <w:ins w:id="12140" w:author="Sowndarya S (WT01 - Manufacturing &amp; Hi Tech)" w:date="2015-03-24T11:21:00Z">
              <w:r>
                <w:rPr>
                  <w:rFonts w:asciiTheme="minorHAnsi" w:hAnsiTheme="minorHAnsi" w:cstheme="minorHAnsi"/>
                  <w:color w:val="000000"/>
                  <w:sz w:val="16"/>
                  <w:szCs w:val="16"/>
                </w:rPr>
                <w:t>DMO_SELLIN_REV_PLAN_DELTA</w:t>
              </w:r>
            </w:ins>
          </w:p>
        </w:tc>
        <w:tc>
          <w:tcPr>
            <w:tcW w:w="2459" w:type="dxa"/>
            <w:tcBorders>
              <w:top w:val="single" w:sz="4" w:space="0" w:color="auto"/>
              <w:left w:val="single" w:sz="4" w:space="0" w:color="auto"/>
              <w:bottom w:val="single" w:sz="4" w:space="0" w:color="auto"/>
              <w:right w:val="single" w:sz="4" w:space="0" w:color="auto"/>
            </w:tcBorders>
          </w:tcPr>
          <w:p w14:paraId="0B0FB525" w14:textId="5BC760EC" w:rsidR="00605190" w:rsidRPr="00CA3CBC" w:rsidRDefault="003136A1" w:rsidP="00605190">
            <w:pPr>
              <w:rPr>
                <w:ins w:id="12141" w:author="Sowndarya S (WT01 - Manufacturing &amp; Hi Tech)" w:date="2015-03-24T11:19:00Z"/>
                <w:rFonts w:asciiTheme="minorHAnsi" w:hAnsiTheme="minorHAnsi" w:cstheme="minorHAnsi"/>
                <w:color w:val="000000"/>
                <w:sz w:val="18"/>
                <w:szCs w:val="16"/>
              </w:rPr>
            </w:pPr>
            <w:ins w:id="12142" w:author="Sowndarya S (WT01 - Manufacturing &amp; Hi Tech)" w:date="2015-03-24T11:26:00Z">
              <w:r w:rsidRPr="00CA3CBC">
                <w:rPr>
                  <w:rFonts w:asciiTheme="minorHAnsi" w:hAnsiTheme="minorHAnsi" w:cstheme="minorHAnsi"/>
                  <w:color w:val="000000"/>
                  <w:sz w:val="18"/>
                  <w:szCs w:val="16"/>
                </w:rPr>
                <w:t>PLAN_ID</w:t>
              </w:r>
              <w:r>
                <w:rPr>
                  <w:rFonts w:asciiTheme="minorHAnsi" w:hAnsiTheme="minorHAnsi" w:cstheme="minorHAnsi"/>
                  <w:color w:val="000000"/>
                  <w:sz w:val="18"/>
                  <w:szCs w:val="16"/>
                </w:rPr>
                <w:t>,BUSINESS_SEGMENT_ID,BUSINESS_GROUP_ID,BDM_USER_ID</w:t>
              </w:r>
            </w:ins>
            <w:ins w:id="12143" w:author="Sowndarya S (WT01 - Manufacturing &amp; Hi Tech)" w:date="2015-03-24T11:27:00Z">
              <w:r>
                <w:rPr>
                  <w:rFonts w:asciiTheme="minorHAnsi" w:hAnsiTheme="minorHAnsi" w:cstheme="minorHAnsi"/>
                  <w:color w:val="000000"/>
                  <w:sz w:val="18"/>
                  <w:szCs w:val="16"/>
                </w:rPr>
                <w:t>,MD_PARTNER_ID</w:t>
              </w:r>
            </w:ins>
          </w:p>
        </w:tc>
      </w:tr>
      <w:tr w:rsidR="00605190" w:rsidRPr="00D30FA1" w14:paraId="65D9C792" w14:textId="77777777" w:rsidTr="0020387B">
        <w:trPr>
          <w:ins w:id="12144" w:author="Sowndarya S (WT01 - Manufacturing &amp; Hi Tech)" w:date="2015-03-24T11:19:00Z"/>
        </w:trPr>
        <w:tc>
          <w:tcPr>
            <w:tcW w:w="2628" w:type="dxa"/>
            <w:tcBorders>
              <w:top w:val="single" w:sz="4" w:space="0" w:color="auto"/>
              <w:left w:val="single" w:sz="4" w:space="0" w:color="auto"/>
              <w:bottom w:val="single" w:sz="4" w:space="0" w:color="auto"/>
              <w:right w:val="single" w:sz="4" w:space="0" w:color="auto"/>
            </w:tcBorders>
          </w:tcPr>
          <w:p w14:paraId="39E5317A" w14:textId="0F9C57E2" w:rsidR="00605190" w:rsidDel="00605190" w:rsidRDefault="00605190" w:rsidP="00605190">
            <w:pPr>
              <w:rPr>
                <w:ins w:id="12145" w:author="Sowndarya S (WT01 - Manufacturing &amp; Hi Tech)" w:date="2015-03-24T11:19:00Z"/>
                <w:rFonts w:asciiTheme="minorHAnsi" w:hAnsiTheme="minorHAnsi" w:cstheme="minorHAnsi"/>
                <w:sz w:val="16"/>
                <w:szCs w:val="24"/>
              </w:rPr>
            </w:pPr>
            <w:ins w:id="12146" w:author="Sowndarya S (WT01 - Manufacturing &amp; Hi Tech)" w:date="2015-03-24T11:20:00Z">
              <w:r w:rsidRPr="00605190">
                <w:rPr>
                  <w:rFonts w:asciiTheme="minorHAnsi" w:hAnsiTheme="minorHAnsi" w:cstheme="minorHAnsi"/>
                  <w:sz w:val="16"/>
                  <w:szCs w:val="24"/>
                </w:rPr>
                <w:t>DMO_SELL_OUT_REV_BDE_PLAN_D</w:t>
              </w:r>
            </w:ins>
          </w:p>
        </w:tc>
        <w:tc>
          <w:tcPr>
            <w:tcW w:w="2829" w:type="dxa"/>
            <w:tcBorders>
              <w:top w:val="single" w:sz="4" w:space="0" w:color="auto"/>
              <w:left w:val="single" w:sz="4" w:space="0" w:color="auto"/>
              <w:bottom w:val="single" w:sz="4" w:space="0" w:color="auto"/>
              <w:right w:val="single" w:sz="4" w:space="0" w:color="auto"/>
            </w:tcBorders>
          </w:tcPr>
          <w:p w14:paraId="28A7FB26" w14:textId="5B193EFF" w:rsidR="00605190" w:rsidRDefault="00605190" w:rsidP="00605190">
            <w:pPr>
              <w:rPr>
                <w:ins w:id="12147" w:author="Sowndarya S (WT01 - Manufacturing &amp; Hi Tech)" w:date="2015-03-24T11:19:00Z"/>
                <w:rFonts w:asciiTheme="minorHAnsi" w:hAnsiTheme="minorHAnsi" w:cstheme="minorHAnsi"/>
                <w:sz w:val="16"/>
                <w:szCs w:val="24"/>
              </w:rPr>
            </w:pPr>
            <w:ins w:id="12148" w:author="Sowndarya S (WT01 - Manufacturing &amp; Hi Tech)" w:date="2015-03-24T11:21:00Z">
              <w:r>
                <w:rPr>
                  <w:rFonts w:asciiTheme="minorHAnsi" w:hAnsiTheme="minorHAnsi" w:cstheme="minorHAnsi"/>
                  <w:color w:val="000000"/>
                  <w:sz w:val="16"/>
                  <w:szCs w:val="16"/>
                </w:rPr>
                <w:t>DMO_SELOUT_RV_BDE_PLAN_DELTA</w:t>
              </w:r>
            </w:ins>
          </w:p>
        </w:tc>
        <w:tc>
          <w:tcPr>
            <w:tcW w:w="2459" w:type="dxa"/>
            <w:tcBorders>
              <w:top w:val="single" w:sz="4" w:space="0" w:color="auto"/>
              <w:left w:val="single" w:sz="4" w:space="0" w:color="auto"/>
              <w:bottom w:val="single" w:sz="4" w:space="0" w:color="auto"/>
              <w:right w:val="single" w:sz="4" w:space="0" w:color="auto"/>
            </w:tcBorders>
          </w:tcPr>
          <w:p w14:paraId="4F5AB4E0" w14:textId="6B717952" w:rsidR="00605190" w:rsidRPr="00CA3CBC" w:rsidRDefault="003136A1" w:rsidP="00605190">
            <w:pPr>
              <w:rPr>
                <w:ins w:id="12149" w:author="Sowndarya S (WT01 - Manufacturing &amp; Hi Tech)" w:date="2015-03-24T11:19:00Z"/>
                <w:rFonts w:asciiTheme="minorHAnsi" w:hAnsiTheme="minorHAnsi" w:cstheme="minorHAnsi"/>
                <w:color w:val="000000"/>
                <w:sz w:val="18"/>
                <w:szCs w:val="16"/>
              </w:rPr>
            </w:pPr>
            <w:ins w:id="12150" w:author="Sowndarya S (WT01 - Manufacturing &amp; Hi Tech)" w:date="2015-03-24T11:28:00Z">
              <w:r>
                <w:rPr>
                  <w:rFonts w:asciiTheme="minorHAnsi" w:hAnsiTheme="minorHAnsi" w:cstheme="minorHAnsi"/>
                  <w:color w:val="000000"/>
                  <w:sz w:val="18"/>
                  <w:szCs w:val="16"/>
                </w:rPr>
                <w:t>PLAN_ID,BDE_USER_ID,BUSINESS_SEGMENT_ID,BUSINESS_GROUP_ID</w:t>
              </w:r>
            </w:ins>
          </w:p>
        </w:tc>
      </w:tr>
      <w:tr w:rsidR="00605190" w:rsidRPr="00D30FA1" w14:paraId="65001B4C" w14:textId="77777777" w:rsidTr="0020387B">
        <w:trPr>
          <w:ins w:id="12151" w:author="Sowndarya S (WT01 - Manufacturing &amp; Hi Tech)" w:date="2015-03-24T11:19:00Z"/>
        </w:trPr>
        <w:tc>
          <w:tcPr>
            <w:tcW w:w="2628" w:type="dxa"/>
            <w:tcBorders>
              <w:top w:val="single" w:sz="4" w:space="0" w:color="auto"/>
              <w:left w:val="single" w:sz="4" w:space="0" w:color="auto"/>
              <w:bottom w:val="single" w:sz="4" w:space="0" w:color="auto"/>
              <w:right w:val="single" w:sz="4" w:space="0" w:color="auto"/>
            </w:tcBorders>
          </w:tcPr>
          <w:p w14:paraId="506178E1" w14:textId="7BB8F892" w:rsidR="00605190" w:rsidDel="00605190" w:rsidRDefault="00605190" w:rsidP="00605190">
            <w:pPr>
              <w:rPr>
                <w:ins w:id="12152" w:author="Sowndarya S (WT01 - Manufacturing &amp; Hi Tech)" w:date="2015-03-24T11:19:00Z"/>
                <w:rFonts w:asciiTheme="minorHAnsi" w:hAnsiTheme="minorHAnsi" w:cstheme="minorHAnsi"/>
                <w:sz w:val="16"/>
                <w:szCs w:val="24"/>
              </w:rPr>
            </w:pPr>
            <w:ins w:id="12153" w:author="Sowndarya S (WT01 - Manufacturing &amp; Hi Tech)" w:date="2015-03-24T11:20:00Z">
              <w:r w:rsidRPr="00605190">
                <w:rPr>
                  <w:rFonts w:asciiTheme="minorHAnsi" w:hAnsiTheme="minorHAnsi" w:cstheme="minorHAnsi"/>
                  <w:sz w:val="16"/>
                  <w:szCs w:val="24"/>
                </w:rPr>
                <w:t>DMO_SELL_OUT_REV_RES_PLAN_D</w:t>
              </w:r>
            </w:ins>
          </w:p>
        </w:tc>
        <w:tc>
          <w:tcPr>
            <w:tcW w:w="2829" w:type="dxa"/>
            <w:tcBorders>
              <w:top w:val="single" w:sz="4" w:space="0" w:color="auto"/>
              <w:left w:val="single" w:sz="4" w:space="0" w:color="auto"/>
              <w:bottom w:val="single" w:sz="4" w:space="0" w:color="auto"/>
              <w:right w:val="single" w:sz="4" w:space="0" w:color="auto"/>
            </w:tcBorders>
          </w:tcPr>
          <w:p w14:paraId="46672E39" w14:textId="72929FC4" w:rsidR="00605190" w:rsidRDefault="00605190" w:rsidP="00605190">
            <w:pPr>
              <w:rPr>
                <w:ins w:id="12154" w:author="Sowndarya S (WT01 - Manufacturing &amp; Hi Tech)" w:date="2015-03-24T11:19:00Z"/>
                <w:rFonts w:asciiTheme="minorHAnsi" w:hAnsiTheme="minorHAnsi" w:cstheme="minorHAnsi"/>
                <w:sz w:val="16"/>
                <w:szCs w:val="24"/>
              </w:rPr>
            </w:pPr>
            <w:ins w:id="12155" w:author="Sowndarya S (WT01 - Manufacturing &amp; Hi Tech)" w:date="2015-03-24T11:21:00Z">
              <w:r>
                <w:rPr>
                  <w:rFonts w:asciiTheme="minorHAnsi" w:hAnsiTheme="minorHAnsi" w:cstheme="minorHAnsi"/>
                  <w:color w:val="000000"/>
                  <w:sz w:val="16"/>
                  <w:szCs w:val="16"/>
                </w:rPr>
                <w:t>DMO_SELOUT_RV_RES_PLAN_DELTA</w:t>
              </w:r>
            </w:ins>
          </w:p>
        </w:tc>
        <w:tc>
          <w:tcPr>
            <w:tcW w:w="2459" w:type="dxa"/>
            <w:tcBorders>
              <w:top w:val="single" w:sz="4" w:space="0" w:color="auto"/>
              <w:left w:val="single" w:sz="4" w:space="0" w:color="auto"/>
              <w:bottom w:val="single" w:sz="4" w:space="0" w:color="auto"/>
              <w:right w:val="single" w:sz="4" w:space="0" w:color="auto"/>
            </w:tcBorders>
          </w:tcPr>
          <w:p w14:paraId="7F651C6A" w14:textId="0DED3242" w:rsidR="00605190" w:rsidRPr="00CA3CBC" w:rsidRDefault="003136A1" w:rsidP="00605190">
            <w:pPr>
              <w:rPr>
                <w:ins w:id="12156" w:author="Sowndarya S (WT01 - Manufacturing &amp; Hi Tech)" w:date="2015-03-24T11:19:00Z"/>
                <w:rFonts w:asciiTheme="minorHAnsi" w:hAnsiTheme="minorHAnsi" w:cstheme="minorHAnsi"/>
                <w:color w:val="000000"/>
                <w:sz w:val="18"/>
                <w:szCs w:val="16"/>
              </w:rPr>
            </w:pPr>
            <w:ins w:id="12157" w:author="Sowndarya S (WT01 - Manufacturing &amp; Hi Tech)" w:date="2015-03-24T11:29:00Z">
              <w:r>
                <w:rPr>
                  <w:rFonts w:asciiTheme="minorHAnsi" w:hAnsiTheme="minorHAnsi" w:cstheme="minorHAnsi"/>
                  <w:color w:val="000000"/>
                  <w:sz w:val="18"/>
                  <w:szCs w:val="16"/>
                </w:rPr>
                <w:t>PLAN_ID,OPERATION_AREA_ID</w:t>
              </w:r>
            </w:ins>
            <w:ins w:id="12158" w:author="Sowndarya S (WT01 - Manufacturing &amp; Hi Tech)" w:date="2015-03-24T11:30:00Z">
              <w:r>
                <w:rPr>
                  <w:rFonts w:asciiTheme="minorHAnsi" w:hAnsiTheme="minorHAnsi" w:cstheme="minorHAnsi"/>
                  <w:color w:val="000000"/>
                  <w:sz w:val="18"/>
                  <w:szCs w:val="16"/>
                </w:rPr>
                <w:t>,BUSINESS_SEGMENT_ID,BDE_USER_ID,RESELLER_PARTNER_ID</w:t>
              </w:r>
            </w:ins>
          </w:p>
        </w:tc>
      </w:tr>
      <w:tr w:rsidR="00605190" w:rsidRPr="00D30FA1" w14:paraId="30EA5061" w14:textId="77777777" w:rsidTr="0020387B">
        <w:tc>
          <w:tcPr>
            <w:tcW w:w="2628" w:type="dxa"/>
            <w:tcBorders>
              <w:top w:val="single" w:sz="4" w:space="0" w:color="auto"/>
              <w:left w:val="single" w:sz="4" w:space="0" w:color="auto"/>
              <w:bottom w:val="single" w:sz="4" w:space="0" w:color="auto"/>
              <w:right w:val="single" w:sz="4" w:space="0" w:color="auto"/>
            </w:tcBorders>
          </w:tcPr>
          <w:p w14:paraId="7549127C" w14:textId="44705F95" w:rsidR="00605190" w:rsidRPr="00631C17" w:rsidRDefault="00605190" w:rsidP="00605190">
            <w:pPr>
              <w:rPr>
                <w:rFonts w:asciiTheme="minorHAnsi" w:hAnsiTheme="minorHAnsi" w:cstheme="minorHAnsi"/>
                <w:color w:val="000000"/>
                <w:sz w:val="18"/>
                <w:szCs w:val="16"/>
              </w:rPr>
            </w:pPr>
            <w:r w:rsidRPr="006469F4">
              <w:rPr>
                <w:rFonts w:asciiTheme="minorHAnsi" w:hAnsiTheme="minorHAnsi" w:cstheme="minorHAnsi"/>
                <w:sz w:val="16"/>
                <w:szCs w:val="24"/>
              </w:rPr>
              <w:t>DMO_PARTNER_EXCEPTION_D</w:t>
            </w:r>
          </w:p>
        </w:tc>
        <w:tc>
          <w:tcPr>
            <w:tcW w:w="2829" w:type="dxa"/>
            <w:tcBorders>
              <w:top w:val="single" w:sz="4" w:space="0" w:color="auto"/>
              <w:left w:val="single" w:sz="4" w:space="0" w:color="auto"/>
              <w:bottom w:val="single" w:sz="4" w:space="0" w:color="auto"/>
              <w:right w:val="single" w:sz="4" w:space="0" w:color="auto"/>
            </w:tcBorders>
          </w:tcPr>
          <w:p w14:paraId="0F570926" w14:textId="418D0989" w:rsidR="00605190" w:rsidRPr="00631C17" w:rsidRDefault="00605190" w:rsidP="00605190">
            <w:pPr>
              <w:rPr>
                <w:rFonts w:asciiTheme="minorHAnsi" w:hAnsiTheme="minorHAnsi" w:cstheme="minorHAnsi"/>
                <w:color w:val="000000"/>
                <w:sz w:val="18"/>
                <w:szCs w:val="16"/>
              </w:rPr>
            </w:pPr>
            <w:ins w:id="12159" w:author="Sowndarya S (WT01 - Manufacturing &amp; Hi Tech)" w:date="2015-03-24T11:21:00Z">
              <w:r w:rsidRPr="006469F4">
                <w:rPr>
                  <w:rFonts w:asciiTheme="minorHAnsi" w:hAnsiTheme="minorHAnsi" w:cstheme="minorHAnsi"/>
                  <w:sz w:val="16"/>
                  <w:szCs w:val="24"/>
                </w:rPr>
                <w:t>DMO_PARTNER_EX</w:t>
              </w:r>
              <w:r>
                <w:rPr>
                  <w:rFonts w:asciiTheme="minorHAnsi" w:hAnsiTheme="minorHAnsi" w:cstheme="minorHAnsi"/>
                  <w:sz w:val="16"/>
                  <w:szCs w:val="24"/>
                </w:rPr>
                <w:t>P</w:t>
              </w:r>
              <w:r w:rsidRPr="006469F4">
                <w:rPr>
                  <w:rFonts w:asciiTheme="minorHAnsi" w:hAnsiTheme="minorHAnsi" w:cstheme="minorHAnsi"/>
                  <w:sz w:val="16"/>
                  <w:szCs w:val="24"/>
                </w:rPr>
                <w:t>_DELTA</w:t>
              </w:r>
            </w:ins>
            <w:del w:id="12160" w:author="Sowndarya S (WT01 - Manufacturing &amp; Hi Tech)" w:date="2015-03-24T11:21:00Z">
              <w:r w:rsidRPr="006469F4" w:rsidDel="00A063B1">
                <w:rPr>
                  <w:rFonts w:asciiTheme="minorHAnsi" w:hAnsiTheme="minorHAnsi" w:cstheme="minorHAnsi"/>
                  <w:sz w:val="16"/>
                  <w:szCs w:val="24"/>
                </w:rPr>
                <w:delText>DMO_PARTNER_EXCEPTION_DELTA</w:delText>
              </w:r>
            </w:del>
          </w:p>
        </w:tc>
        <w:tc>
          <w:tcPr>
            <w:tcW w:w="2459" w:type="dxa"/>
            <w:tcBorders>
              <w:top w:val="single" w:sz="4" w:space="0" w:color="auto"/>
              <w:left w:val="single" w:sz="4" w:space="0" w:color="auto"/>
              <w:bottom w:val="single" w:sz="4" w:space="0" w:color="auto"/>
              <w:right w:val="single" w:sz="4" w:space="0" w:color="auto"/>
            </w:tcBorders>
          </w:tcPr>
          <w:p w14:paraId="1906B213" w14:textId="4141A012" w:rsidR="00605190" w:rsidRPr="00CA3CBC" w:rsidRDefault="00605190" w:rsidP="00605190">
            <w:pPr>
              <w:rPr>
                <w:rFonts w:asciiTheme="minorHAnsi" w:hAnsiTheme="minorHAnsi" w:cstheme="minorHAnsi"/>
                <w:color w:val="000000"/>
                <w:sz w:val="18"/>
                <w:szCs w:val="16"/>
              </w:rPr>
            </w:pPr>
            <w:r w:rsidRPr="00CA3CBC">
              <w:rPr>
                <w:rFonts w:asciiTheme="minorHAnsi" w:hAnsiTheme="minorHAnsi" w:cstheme="minorHAnsi"/>
                <w:color w:val="000000"/>
                <w:sz w:val="18"/>
                <w:szCs w:val="16"/>
              </w:rPr>
              <w:t>PARTNER_EXCEPTION_SEQID</w:t>
            </w:r>
          </w:p>
        </w:tc>
      </w:tr>
      <w:tr w:rsidR="00605190" w:rsidRPr="00D30FA1" w14:paraId="5C0FA7EE" w14:textId="77777777" w:rsidTr="0020387B">
        <w:tc>
          <w:tcPr>
            <w:tcW w:w="2628" w:type="dxa"/>
            <w:tcBorders>
              <w:top w:val="single" w:sz="4" w:space="0" w:color="auto"/>
              <w:left w:val="single" w:sz="4" w:space="0" w:color="auto"/>
              <w:bottom w:val="single" w:sz="4" w:space="0" w:color="auto"/>
              <w:right w:val="single" w:sz="4" w:space="0" w:color="auto"/>
            </w:tcBorders>
          </w:tcPr>
          <w:p w14:paraId="281A6C09" w14:textId="0DA6A6C3" w:rsidR="00605190" w:rsidRPr="00631C17" w:rsidRDefault="00605190" w:rsidP="00605190">
            <w:pPr>
              <w:rPr>
                <w:rFonts w:asciiTheme="minorHAnsi" w:hAnsiTheme="minorHAnsi" w:cstheme="minorHAnsi"/>
                <w:color w:val="000000"/>
                <w:sz w:val="18"/>
                <w:szCs w:val="16"/>
              </w:rPr>
            </w:pPr>
            <w:r w:rsidRPr="006469F4">
              <w:rPr>
                <w:rFonts w:asciiTheme="minorHAnsi" w:hAnsiTheme="minorHAnsi" w:cstheme="minorHAnsi"/>
                <w:sz w:val="16"/>
                <w:szCs w:val="24"/>
              </w:rPr>
              <w:t>DMO_ORDER_EXCEPTION_D</w:t>
            </w:r>
          </w:p>
        </w:tc>
        <w:tc>
          <w:tcPr>
            <w:tcW w:w="2829" w:type="dxa"/>
            <w:tcBorders>
              <w:top w:val="single" w:sz="4" w:space="0" w:color="auto"/>
              <w:left w:val="single" w:sz="4" w:space="0" w:color="auto"/>
              <w:bottom w:val="single" w:sz="4" w:space="0" w:color="auto"/>
              <w:right w:val="single" w:sz="4" w:space="0" w:color="auto"/>
            </w:tcBorders>
          </w:tcPr>
          <w:p w14:paraId="18AF6419" w14:textId="37CC6EB3" w:rsidR="00605190" w:rsidRPr="00631C17" w:rsidRDefault="00605190" w:rsidP="00605190">
            <w:pPr>
              <w:rPr>
                <w:rFonts w:asciiTheme="minorHAnsi" w:hAnsiTheme="minorHAnsi" w:cstheme="minorHAnsi"/>
                <w:color w:val="000000"/>
                <w:sz w:val="18"/>
                <w:szCs w:val="16"/>
              </w:rPr>
            </w:pPr>
            <w:ins w:id="12161" w:author="Sowndarya S (WT01 - Manufacturing &amp; Hi Tech)" w:date="2015-03-24T11:21:00Z">
              <w:r w:rsidRPr="006469F4">
                <w:rPr>
                  <w:rFonts w:asciiTheme="minorHAnsi" w:hAnsiTheme="minorHAnsi" w:cstheme="minorHAnsi"/>
                  <w:sz w:val="16"/>
                  <w:szCs w:val="24"/>
                </w:rPr>
                <w:t>DMO_ORDER_EXCEPTION_DELTA</w:t>
              </w:r>
            </w:ins>
            <w:del w:id="12162" w:author="Sowndarya S (WT01 - Manufacturing &amp; Hi Tech)" w:date="2015-03-24T11:21:00Z">
              <w:r w:rsidRPr="006469F4" w:rsidDel="00A063B1">
                <w:rPr>
                  <w:rFonts w:asciiTheme="minorHAnsi" w:hAnsiTheme="minorHAnsi" w:cstheme="minorHAnsi"/>
                  <w:sz w:val="16"/>
                  <w:szCs w:val="24"/>
                </w:rPr>
                <w:delText>DMO_ORDER_EXCEPTION_DELTA</w:delText>
              </w:r>
            </w:del>
          </w:p>
        </w:tc>
        <w:tc>
          <w:tcPr>
            <w:tcW w:w="2459" w:type="dxa"/>
            <w:tcBorders>
              <w:top w:val="single" w:sz="4" w:space="0" w:color="auto"/>
              <w:left w:val="single" w:sz="4" w:space="0" w:color="auto"/>
              <w:bottom w:val="single" w:sz="4" w:space="0" w:color="auto"/>
              <w:right w:val="single" w:sz="4" w:space="0" w:color="auto"/>
            </w:tcBorders>
          </w:tcPr>
          <w:p w14:paraId="1B9FC9DB" w14:textId="540186A5" w:rsidR="00605190" w:rsidRPr="00CA3CBC" w:rsidRDefault="00605190" w:rsidP="00605190">
            <w:pPr>
              <w:rPr>
                <w:rFonts w:asciiTheme="minorHAnsi" w:hAnsiTheme="minorHAnsi" w:cstheme="minorHAnsi"/>
                <w:color w:val="000000"/>
                <w:sz w:val="18"/>
                <w:szCs w:val="16"/>
              </w:rPr>
            </w:pPr>
            <w:ins w:id="12163" w:author="Sowndarya S (WT01 - Manufacturing &amp; Hi Tech)" w:date="2015-03-24T11:24:00Z">
              <w:r>
                <w:rPr>
                  <w:rFonts w:asciiTheme="minorHAnsi" w:hAnsiTheme="minorHAnsi" w:cstheme="minorHAnsi"/>
                  <w:color w:val="000000"/>
                  <w:sz w:val="18"/>
                  <w:szCs w:val="16"/>
                </w:rPr>
                <w:t>COUNTRY_</w:t>
              </w:r>
            </w:ins>
            <w:r w:rsidRPr="00CA3CBC">
              <w:rPr>
                <w:rFonts w:asciiTheme="minorHAnsi" w:hAnsiTheme="minorHAnsi" w:cstheme="minorHAnsi"/>
                <w:color w:val="000000"/>
                <w:sz w:val="18"/>
                <w:szCs w:val="16"/>
              </w:rPr>
              <w:t>ORDER_EXCEPTION_</w:t>
            </w:r>
            <w:del w:id="12164" w:author="Sowndarya S (WT01 - Manufacturing &amp; Hi Tech)" w:date="2015-03-24T11:25:00Z">
              <w:r w:rsidRPr="00CA3CBC" w:rsidDel="00605190">
                <w:rPr>
                  <w:rFonts w:asciiTheme="minorHAnsi" w:hAnsiTheme="minorHAnsi" w:cstheme="minorHAnsi"/>
                  <w:color w:val="000000"/>
                  <w:sz w:val="18"/>
                  <w:szCs w:val="16"/>
                </w:rPr>
                <w:delText>SEQ</w:delText>
              </w:r>
            </w:del>
            <w:r w:rsidRPr="00CA3CBC">
              <w:rPr>
                <w:rFonts w:asciiTheme="minorHAnsi" w:hAnsiTheme="minorHAnsi" w:cstheme="minorHAnsi"/>
                <w:color w:val="000000"/>
                <w:sz w:val="18"/>
                <w:szCs w:val="16"/>
              </w:rPr>
              <w:t>ID</w:t>
            </w:r>
          </w:p>
        </w:tc>
      </w:tr>
      <w:tr w:rsidR="00605190" w:rsidRPr="00D30FA1" w14:paraId="7BDD4B45" w14:textId="77777777" w:rsidTr="0020387B">
        <w:tc>
          <w:tcPr>
            <w:tcW w:w="2628" w:type="dxa"/>
            <w:tcBorders>
              <w:top w:val="single" w:sz="4" w:space="0" w:color="auto"/>
              <w:left w:val="single" w:sz="4" w:space="0" w:color="auto"/>
              <w:bottom w:val="single" w:sz="4" w:space="0" w:color="auto"/>
              <w:right w:val="single" w:sz="4" w:space="0" w:color="auto"/>
            </w:tcBorders>
          </w:tcPr>
          <w:p w14:paraId="5FAA3957" w14:textId="79B1E249" w:rsidR="00605190" w:rsidRPr="00631C17" w:rsidRDefault="00605190" w:rsidP="00605190">
            <w:pPr>
              <w:rPr>
                <w:rFonts w:asciiTheme="minorHAnsi" w:hAnsiTheme="minorHAnsi" w:cstheme="minorHAnsi"/>
                <w:color w:val="000000"/>
                <w:sz w:val="18"/>
                <w:szCs w:val="16"/>
              </w:rPr>
            </w:pPr>
            <w:r w:rsidRPr="006469F4">
              <w:rPr>
                <w:rFonts w:asciiTheme="minorHAnsi" w:hAnsiTheme="minorHAnsi" w:cstheme="minorHAnsi"/>
                <w:sz w:val="16"/>
                <w:szCs w:val="24"/>
              </w:rPr>
              <w:t>DMO_PRODUCT_CATALOG_D</w:t>
            </w:r>
          </w:p>
        </w:tc>
        <w:tc>
          <w:tcPr>
            <w:tcW w:w="2829" w:type="dxa"/>
            <w:tcBorders>
              <w:top w:val="single" w:sz="4" w:space="0" w:color="auto"/>
              <w:left w:val="single" w:sz="4" w:space="0" w:color="auto"/>
              <w:bottom w:val="single" w:sz="4" w:space="0" w:color="auto"/>
              <w:right w:val="single" w:sz="4" w:space="0" w:color="auto"/>
            </w:tcBorders>
          </w:tcPr>
          <w:p w14:paraId="20669D51" w14:textId="2A569624" w:rsidR="00605190" w:rsidRPr="00631C17" w:rsidRDefault="00605190" w:rsidP="00605190">
            <w:pPr>
              <w:rPr>
                <w:rFonts w:asciiTheme="minorHAnsi" w:hAnsiTheme="minorHAnsi" w:cstheme="minorHAnsi"/>
                <w:color w:val="000000"/>
                <w:sz w:val="18"/>
                <w:szCs w:val="16"/>
              </w:rPr>
            </w:pPr>
            <w:ins w:id="12165" w:author="Sowndarya S (WT01 - Manufacturing &amp; Hi Tech)" w:date="2015-03-24T11:21:00Z">
              <w:r w:rsidRPr="006469F4">
                <w:rPr>
                  <w:rFonts w:asciiTheme="minorHAnsi" w:hAnsiTheme="minorHAnsi" w:cstheme="minorHAnsi"/>
                  <w:sz w:val="16"/>
                  <w:szCs w:val="24"/>
                </w:rPr>
                <w:t>DMO_PRODUCT_CATALOG_DELTA</w:t>
              </w:r>
            </w:ins>
            <w:del w:id="12166" w:author="Sowndarya S (WT01 - Manufacturing &amp; Hi Tech)" w:date="2015-03-24T11:21:00Z">
              <w:r w:rsidRPr="006469F4" w:rsidDel="00A063B1">
                <w:rPr>
                  <w:rFonts w:asciiTheme="minorHAnsi" w:hAnsiTheme="minorHAnsi" w:cstheme="minorHAnsi"/>
                  <w:sz w:val="16"/>
                  <w:szCs w:val="24"/>
                </w:rPr>
                <w:delText>DMO_PRODUCT_CATALOG_DELTA</w:delText>
              </w:r>
            </w:del>
          </w:p>
        </w:tc>
        <w:tc>
          <w:tcPr>
            <w:tcW w:w="2459" w:type="dxa"/>
            <w:tcBorders>
              <w:top w:val="single" w:sz="4" w:space="0" w:color="auto"/>
              <w:left w:val="single" w:sz="4" w:space="0" w:color="auto"/>
              <w:bottom w:val="single" w:sz="4" w:space="0" w:color="auto"/>
              <w:right w:val="single" w:sz="4" w:space="0" w:color="auto"/>
            </w:tcBorders>
          </w:tcPr>
          <w:p w14:paraId="1BADF6AF" w14:textId="566B7DF6" w:rsidR="00605190" w:rsidRPr="00CA3CBC" w:rsidRDefault="00605190" w:rsidP="00605190">
            <w:pPr>
              <w:rPr>
                <w:rFonts w:asciiTheme="minorHAnsi" w:hAnsiTheme="minorHAnsi" w:cstheme="minorHAnsi"/>
                <w:color w:val="000000"/>
                <w:sz w:val="18"/>
                <w:szCs w:val="16"/>
              </w:rPr>
            </w:pPr>
            <w:r w:rsidRPr="00CA3CBC">
              <w:rPr>
                <w:rFonts w:asciiTheme="minorHAnsi" w:hAnsiTheme="minorHAnsi" w:cstheme="minorHAnsi"/>
                <w:color w:val="000000"/>
                <w:sz w:val="18"/>
                <w:szCs w:val="16"/>
              </w:rPr>
              <w:t>PRODUCT_PART_</w:t>
            </w:r>
            <w:ins w:id="12167" w:author="Sowndarya S (WT01 - Manufacturing &amp; Hi Tech)" w:date="2015-03-24T11:24:00Z">
              <w:r>
                <w:rPr>
                  <w:rFonts w:asciiTheme="minorHAnsi" w:hAnsiTheme="minorHAnsi" w:cstheme="minorHAnsi"/>
                  <w:color w:val="000000"/>
                  <w:sz w:val="18"/>
                  <w:szCs w:val="16"/>
                </w:rPr>
                <w:t>SEQUENCE_</w:t>
              </w:r>
            </w:ins>
            <w:r w:rsidRPr="00CA3CBC">
              <w:rPr>
                <w:rFonts w:asciiTheme="minorHAnsi" w:hAnsiTheme="minorHAnsi" w:cstheme="minorHAnsi"/>
                <w:color w:val="000000"/>
                <w:sz w:val="18"/>
                <w:szCs w:val="16"/>
              </w:rPr>
              <w:t>ID</w:t>
            </w:r>
          </w:p>
        </w:tc>
      </w:tr>
      <w:tr w:rsidR="00605190" w:rsidRPr="00D30FA1" w14:paraId="6B7C9F2E" w14:textId="77777777" w:rsidTr="0020387B">
        <w:tc>
          <w:tcPr>
            <w:tcW w:w="2628" w:type="dxa"/>
            <w:tcBorders>
              <w:top w:val="single" w:sz="4" w:space="0" w:color="auto"/>
              <w:left w:val="single" w:sz="4" w:space="0" w:color="auto"/>
              <w:bottom w:val="single" w:sz="4" w:space="0" w:color="auto"/>
              <w:right w:val="single" w:sz="4" w:space="0" w:color="auto"/>
            </w:tcBorders>
          </w:tcPr>
          <w:p w14:paraId="739DA301" w14:textId="38796222" w:rsidR="00605190" w:rsidRPr="00631C17" w:rsidRDefault="00605190" w:rsidP="00605190">
            <w:pPr>
              <w:rPr>
                <w:rFonts w:asciiTheme="minorHAnsi" w:hAnsiTheme="minorHAnsi" w:cstheme="minorHAnsi"/>
                <w:color w:val="000000"/>
                <w:sz w:val="18"/>
                <w:szCs w:val="16"/>
              </w:rPr>
            </w:pPr>
            <w:r w:rsidRPr="006469F4">
              <w:rPr>
                <w:rFonts w:asciiTheme="minorHAnsi" w:hAnsiTheme="minorHAnsi" w:cstheme="minorHAnsi"/>
                <w:sz w:val="16"/>
                <w:szCs w:val="24"/>
              </w:rPr>
              <w:t>DMO_PRODUCT_HIERARCHY_D</w:t>
            </w:r>
          </w:p>
        </w:tc>
        <w:tc>
          <w:tcPr>
            <w:tcW w:w="2829" w:type="dxa"/>
            <w:tcBorders>
              <w:top w:val="single" w:sz="4" w:space="0" w:color="auto"/>
              <w:left w:val="single" w:sz="4" w:space="0" w:color="auto"/>
              <w:bottom w:val="single" w:sz="4" w:space="0" w:color="auto"/>
              <w:right w:val="single" w:sz="4" w:space="0" w:color="auto"/>
            </w:tcBorders>
          </w:tcPr>
          <w:p w14:paraId="018350D5" w14:textId="39B8C0D0" w:rsidR="00605190" w:rsidRPr="00631C17" w:rsidRDefault="00605190" w:rsidP="00605190">
            <w:pPr>
              <w:rPr>
                <w:rFonts w:asciiTheme="minorHAnsi" w:hAnsiTheme="minorHAnsi" w:cstheme="minorHAnsi"/>
                <w:color w:val="000000"/>
                <w:sz w:val="18"/>
                <w:szCs w:val="16"/>
              </w:rPr>
            </w:pPr>
            <w:ins w:id="12168" w:author="Sowndarya S (WT01 - Manufacturing &amp; Hi Tech)" w:date="2015-03-24T11:21:00Z">
              <w:r w:rsidRPr="006469F4">
                <w:rPr>
                  <w:rFonts w:asciiTheme="minorHAnsi" w:hAnsiTheme="minorHAnsi" w:cstheme="minorHAnsi"/>
                  <w:sz w:val="16"/>
                  <w:szCs w:val="24"/>
                </w:rPr>
                <w:t>DMO_PRODUCT_HIERARCH_DELTA</w:t>
              </w:r>
            </w:ins>
            <w:del w:id="12169" w:author="Sowndarya S (WT01 - Manufacturing &amp; Hi Tech)" w:date="2015-03-24T11:21:00Z">
              <w:r w:rsidRPr="006469F4" w:rsidDel="00A063B1">
                <w:rPr>
                  <w:rFonts w:asciiTheme="minorHAnsi" w:hAnsiTheme="minorHAnsi" w:cstheme="minorHAnsi"/>
                  <w:sz w:val="16"/>
                  <w:szCs w:val="24"/>
                </w:rPr>
                <w:delText>DMO_PRODUCT_HIERARCHY_DELTA</w:delText>
              </w:r>
            </w:del>
          </w:p>
        </w:tc>
        <w:tc>
          <w:tcPr>
            <w:tcW w:w="2459" w:type="dxa"/>
            <w:tcBorders>
              <w:top w:val="single" w:sz="4" w:space="0" w:color="auto"/>
              <w:left w:val="single" w:sz="4" w:space="0" w:color="auto"/>
              <w:bottom w:val="single" w:sz="4" w:space="0" w:color="auto"/>
              <w:right w:val="single" w:sz="4" w:space="0" w:color="auto"/>
            </w:tcBorders>
          </w:tcPr>
          <w:p w14:paraId="25C0AB69" w14:textId="57EDAC8D" w:rsidR="00605190" w:rsidRPr="00CA3CBC" w:rsidRDefault="00605190" w:rsidP="00605190">
            <w:pPr>
              <w:rPr>
                <w:rFonts w:asciiTheme="minorHAnsi" w:hAnsiTheme="minorHAnsi" w:cstheme="minorHAnsi"/>
                <w:color w:val="000000"/>
                <w:sz w:val="18"/>
                <w:szCs w:val="16"/>
              </w:rPr>
            </w:pPr>
            <w:ins w:id="12170" w:author="Sowndarya S (WT01 - Manufacturing &amp; Hi Tech)" w:date="2015-03-24T11:24:00Z">
              <w:r>
                <w:rPr>
                  <w:rFonts w:asciiTheme="minorHAnsi" w:hAnsiTheme="minorHAnsi" w:cstheme="minorHAnsi"/>
                  <w:color w:val="000000"/>
                  <w:sz w:val="18"/>
                  <w:szCs w:val="16"/>
                </w:rPr>
                <w:t>PRODUCT_PART_ID,COUNTRY_ID</w:t>
              </w:r>
            </w:ins>
            <w:del w:id="12171" w:author="Sowndarya S (WT01 - Manufacturing &amp; Hi Tech)" w:date="2015-03-24T11:24:00Z">
              <w:r w:rsidRPr="00CA3CBC" w:rsidDel="00605190">
                <w:rPr>
                  <w:rFonts w:asciiTheme="minorHAnsi" w:hAnsiTheme="minorHAnsi" w:cstheme="minorHAnsi"/>
                  <w:color w:val="000000"/>
                  <w:sz w:val="18"/>
                  <w:szCs w:val="16"/>
                </w:rPr>
                <w:delText>PCODE</w:delText>
              </w:r>
            </w:del>
          </w:p>
        </w:tc>
      </w:tr>
      <w:tr w:rsidR="00605190" w:rsidRPr="00D30FA1" w14:paraId="7F71A421" w14:textId="77777777" w:rsidTr="0020387B">
        <w:tc>
          <w:tcPr>
            <w:tcW w:w="2628" w:type="dxa"/>
            <w:tcBorders>
              <w:top w:val="single" w:sz="4" w:space="0" w:color="auto"/>
              <w:left w:val="single" w:sz="4" w:space="0" w:color="auto"/>
              <w:bottom w:val="single" w:sz="4" w:space="0" w:color="auto"/>
              <w:right w:val="single" w:sz="4" w:space="0" w:color="auto"/>
            </w:tcBorders>
          </w:tcPr>
          <w:p w14:paraId="183FAF71" w14:textId="5CF8BEB2" w:rsidR="00605190" w:rsidRPr="00631C17" w:rsidRDefault="00605190" w:rsidP="00605190">
            <w:pPr>
              <w:rPr>
                <w:rFonts w:asciiTheme="minorHAnsi" w:hAnsiTheme="minorHAnsi" w:cstheme="minorHAnsi"/>
                <w:color w:val="000000"/>
                <w:sz w:val="18"/>
                <w:szCs w:val="16"/>
              </w:rPr>
            </w:pPr>
            <w:r w:rsidRPr="006469F4">
              <w:rPr>
                <w:rFonts w:asciiTheme="minorHAnsi" w:hAnsiTheme="minorHAnsi" w:cstheme="minorHAnsi"/>
                <w:sz w:val="16"/>
                <w:szCs w:val="24"/>
              </w:rPr>
              <w:t>DMO_PRODUCT_EXCEPTION_D</w:t>
            </w:r>
          </w:p>
        </w:tc>
        <w:tc>
          <w:tcPr>
            <w:tcW w:w="2829" w:type="dxa"/>
            <w:tcBorders>
              <w:top w:val="single" w:sz="4" w:space="0" w:color="auto"/>
              <w:left w:val="single" w:sz="4" w:space="0" w:color="auto"/>
              <w:bottom w:val="single" w:sz="4" w:space="0" w:color="auto"/>
              <w:right w:val="single" w:sz="4" w:space="0" w:color="auto"/>
            </w:tcBorders>
          </w:tcPr>
          <w:p w14:paraId="5E3A2DCF" w14:textId="4D8E890D" w:rsidR="00605190" w:rsidRPr="006469F4" w:rsidRDefault="00605190" w:rsidP="00605190">
            <w:pPr>
              <w:rPr>
                <w:rFonts w:asciiTheme="minorHAnsi" w:hAnsiTheme="minorHAnsi" w:cstheme="minorHAnsi"/>
                <w:sz w:val="16"/>
                <w:szCs w:val="24"/>
              </w:rPr>
            </w:pPr>
            <w:ins w:id="12172" w:author="Sowndarya S (WT01 - Manufacturing &amp; Hi Tech)" w:date="2015-03-24T11:21:00Z">
              <w:r w:rsidRPr="006469F4">
                <w:rPr>
                  <w:rFonts w:asciiTheme="minorHAnsi" w:hAnsiTheme="minorHAnsi" w:cstheme="minorHAnsi"/>
                  <w:sz w:val="16"/>
                  <w:szCs w:val="24"/>
                </w:rPr>
                <w:t>DMO_PRODUCT_EXP_DELTA</w:t>
              </w:r>
            </w:ins>
            <w:del w:id="12173" w:author="Sowndarya S (WT01 - Manufacturing &amp; Hi Tech)" w:date="2015-03-24T11:21:00Z">
              <w:r w:rsidRPr="006469F4" w:rsidDel="00A063B1">
                <w:rPr>
                  <w:rFonts w:asciiTheme="minorHAnsi" w:hAnsiTheme="minorHAnsi" w:cstheme="minorHAnsi"/>
                  <w:sz w:val="16"/>
                  <w:szCs w:val="24"/>
                </w:rPr>
                <w:delText>DMO_PRODUCT_EXCEPTION_DELTA</w:delText>
              </w:r>
            </w:del>
          </w:p>
        </w:tc>
        <w:tc>
          <w:tcPr>
            <w:tcW w:w="2459" w:type="dxa"/>
            <w:tcBorders>
              <w:top w:val="single" w:sz="4" w:space="0" w:color="auto"/>
              <w:left w:val="single" w:sz="4" w:space="0" w:color="auto"/>
              <w:bottom w:val="single" w:sz="4" w:space="0" w:color="auto"/>
              <w:right w:val="single" w:sz="4" w:space="0" w:color="auto"/>
            </w:tcBorders>
          </w:tcPr>
          <w:p w14:paraId="78FC3B08" w14:textId="1BEECD02" w:rsidR="00605190" w:rsidRPr="00CA3CBC" w:rsidRDefault="00605190" w:rsidP="00605190">
            <w:pPr>
              <w:rPr>
                <w:rFonts w:asciiTheme="minorHAnsi" w:hAnsiTheme="minorHAnsi" w:cstheme="minorHAnsi"/>
                <w:color w:val="000000"/>
                <w:sz w:val="18"/>
                <w:szCs w:val="16"/>
              </w:rPr>
            </w:pPr>
            <w:r w:rsidRPr="00CA3CBC">
              <w:rPr>
                <w:rFonts w:asciiTheme="minorHAnsi" w:hAnsiTheme="minorHAnsi" w:cstheme="minorHAnsi"/>
                <w:color w:val="000000"/>
                <w:sz w:val="18"/>
                <w:szCs w:val="16"/>
              </w:rPr>
              <w:t>PRODUCT_EXCEPTION_SEQID</w:t>
            </w:r>
          </w:p>
        </w:tc>
      </w:tr>
    </w:tbl>
    <w:p w14:paraId="26F38A5B" w14:textId="77777777" w:rsidR="005F6349" w:rsidRPr="005F6349" w:rsidRDefault="005F6349" w:rsidP="005F6349"/>
    <w:p w14:paraId="680F90CF" w14:textId="77777777" w:rsidR="005F6349" w:rsidRPr="005F6349" w:rsidRDefault="005F6349" w:rsidP="005F6349"/>
    <w:p w14:paraId="3833478A" w14:textId="77777777" w:rsidR="00ED5047" w:rsidRPr="00ED5047" w:rsidRDefault="00B456F7" w:rsidP="00151114">
      <w:r w:rsidRPr="00ED5047">
        <w:t xml:space="preserve"> </w:t>
      </w:r>
    </w:p>
    <w:p w14:paraId="224C5A04" w14:textId="77777777" w:rsidR="00631C17" w:rsidRDefault="00631C17" w:rsidP="00631C17">
      <w:pPr>
        <w:rPr>
          <w:lang w:val="en-GB"/>
        </w:rPr>
      </w:pPr>
      <w:bookmarkStart w:id="12174" w:name="_Toc350270596"/>
      <w:r>
        <w:rPr>
          <w:lang w:val="en-GB"/>
        </w:rPr>
        <w:br w:type="page"/>
      </w:r>
    </w:p>
    <w:p w14:paraId="66261FF8" w14:textId="77777777" w:rsidR="008E5686" w:rsidRPr="009F4A59" w:rsidRDefault="008E5686" w:rsidP="009F4A59">
      <w:pPr>
        <w:keepNext/>
        <w:widowControl/>
        <w:numPr>
          <w:ilvl w:val="1"/>
          <w:numId w:val="10"/>
        </w:numPr>
        <w:spacing w:line="240" w:lineRule="auto"/>
        <w:ind w:right="21"/>
        <w:jc w:val="both"/>
        <w:outlineLvl w:val="1"/>
        <w:rPr>
          <w:rFonts w:asciiTheme="minorHAnsi" w:hAnsiTheme="minorHAnsi" w:cstheme="minorHAnsi"/>
          <w:b/>
          <w:sz w:val="28"/>
          <w:szCs w:val="24"/>
          <w:lang w:val="en-GB"/>
        </w:rPr>
      </w:pPr>
      <w:bookmarkStart w:id="12175" w:name="_Toc415065566"/>
      <w:r w:rsidRPr="009F4A59">
        <w:rPr>
          <w:rFonts w:asciiTheme="minorHAnsi" w:hAnsiTheme="minorHAnsi" w:cstheme="minorHAnsi"/>
          <w:b/>
          <w:sz w:val="28"/>
          <w:szCs w:val="24"/>
          <w:lang w:val="en-GB"/>
        </w:rPr>
        <w:lastRenderedPageBreak/>
        <w:t>Intermediate Fact</w:t>
      </w:r>
      <w:bookmarkEnd w:id="12175"/>
    </w:p>
    <w:p w14:paraId="5FA56919" w14:textId="77777777" w:rsidR="008E5686" w:rsidRPr="008E5686" w:rsidRDefault="008E5686" w:rsidP="008E5686"/>
    <w:p w14:paraId="67BDD585" w14:textId="77777777" w:rsidR="008A1C4E" w:rsidRPr="00A51E26" w:rsidRDefault="00EF7258" w:rsidP="009F4A59">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2176" w:name="_Toc415065567"/>
      <w:r w:rsidRPr="00A51E26">
        <w:rPr>
          <w:rFonts w:asciiTheme="minorHAnsi" w:hAnsiTheme="minorHAnsi" w:cstheme="minorHAnsi"/>
          <w:b/>
          <w:i/>
          <w:sz w:val="22"/>
          <w:szCs w:val="24"/>
          <w:lang w:val="en-GB"/>
        </w:rPr>
        <w:t>Order Management Exception Process</w:t>
      </w:r>
      <w:bookmarkEnd w:id="12176"/>
    </w:p>
    <w:p w14:paraId="78B54FAA" w14:textId="77777777" w:rsidR="008A1C4E" w:rsidRDefault="008A1C4E" w:rsidP="008A1C4E">
      <w:pPr>
        <w:rPr>
          <w:rFonts w:asciiTheme="minorHAnsi" w:hAnsiTheme="minorHAnsi" w:cstheme="minorHAnsi"/>
        </w:rPr>
      </w:pPr>
    </w:p>
    <w:p w14:paraId="5EBE32BA" w14:textId="3171A068" w:rsidR="008A1C4E" w:rsidRDefault="008A1C4E" w:rsidP="008A1C4E">
      <w:pPr>
        <w:rPr>
          <w:rFonts w:asciiTheme="minorHAnsi" w:hAnsiTheme="minorHAnsi" w:cstheme="minorHAnsi"/>
        </w:rPr>
      </w:pPr>
      <w:r>
        <w:rPr>
          <w:rFonts w:asciiTheme="minorHAnsi" w:hAnsiTheme="minorHAnsi" w:cstheme="minorHAnsi"/>
        </w:rPr>
        <w:t xml:space="preserve">For Sell </w:t>
      </w:r>
      <w:del w:id="12177" w:author="Rakesh Singhi" w:date="2015-02-07T16:25:00Z">
        <w:r w:rsidDel="0013705C">
          <w:rPr>
            <w:rFonts w:asciiTheme="minorHAnsi" w:hAnsiTheme="minorHAnsi" w:cstheme="minorHAnsi"/>
          </w:rPr>
          <w:delText xml:space="preserve">Out </w:delText>
        </w:r>
      </w:del>
      <w:ins w:id="12178" w:author="Rakesh Singhi" w:date="2015-02-07T16:25:00Z">
        <w:r w:rsidR="0013705C">
          <w:rPr>
            <w:rFonts w:asciiTheme="minorHAnsi" w:hAnsiTheme="minorHAnsi" w:cstheme="minorHAnsi"/>
          </w:rPr>
          <w:t xml:space="preserve">In </w:t>
        </w:r>
      </w:ins>
      <w:r>
        <w:rPr>
          <w:rFonts w:asciiTheme="minorHAnsi" w:hAnsiTheme="minorHAnsi" w:cstheme="minorHAnsi"/>
        </w:rPr>
        <w:t>records user will enter a record in PNP with the following details:</w:t>
      </w:r>
    </w:p>
    <w:p w14:paraId="41AD0115" w14:textId="77777777" w:rsidR="008A1C4E" w:rsidRDefault="008A1C4E" w:rsidP="008A1C4E">
      <w:pPr>
        <w:rPr>
          <w:rFonts w:asciiTheme="minorHAnsi" w:hAnsiTheme="minorHAnsi" w:cstheme="minorHAnsi"/>
        </w:rPr>
      </w:pPr>
    </w:p>
    <w:p w14:paraId="250F519B" w14:textId="1CDBB1B7" w:rsidR="008A1C4E" w:rsidRPr="00F37BD0" w:rsidDel="0013705C" w:rsidRDefault="008A1C4E" w:rsidP="00E256F8">
      <w:pPr>
        <w:pStyle w:val="ListParagraph"/>
        <w:numPr>
          <w:ilvl w:val="0"/>
          <w:numId w:val="13"/>
        </w:numPr>
        <w:rPr>
          <w:del w:id="12179" w:author="Rakesh Singhi" w:date="2015-02-07T16:25:00Z"/>
          <w:rFonts w:asciiTheme="minorHAnsi" w:hAnsiTheme="minorHAnsi" w:cstheme="minorHAnsi"/>
          <w:sz w:val="20"/>
        </w:rPr>
      </w:pPr>
      <w:r w:rsidRPr="00F37BD0">
        <w:rPr>
          <w:rFonts w:asciiTheme="minorHAnsi" w:hAnsiTheme="minorHAnsi" w:cstheme="minorHAnsi"/>
          <w:sz w:val="20"/>
        </w:rPr>
        <w:t>OrderNumbe</w:t>
      </w:r>
      <w:ins w:id="12180" w:author="Rakesh Singhi" w:date="2015-02-07T16:25:00Z">
        <w:r w:rsidR="0013705C">
          <w:rPr>
            <w:rFonts w:asciiTheme="minorHAnsi" w:hAnsiTheme="minorHAnsi" w:cstheme="minorHAnsi"/>
            <w:sz w:val="20"/>
          </w:rPr>
          <w:t>r</w:t>
        </w:r>
      </w:ins>
      <w:del w:id="12181" w:author="Rakesh Singhi" w:date="2015-02-07T16:25:00Z">
        <w:r w:rsidRPr="00F37BD0" w:rsidDel="0013705C">
          <w:rPr>
            <w:rFonts w:asciiTheme="minorHAnsi" w:hAnsiTheme="minorHAnsi" w:cstheme="minorHAnsi"/>
            <w:sz w:val="20"/>
          </w:rPr>
          <w:delText>r</w:delText>
        </w:r>
      </w:del>
    </w:p>
    <w:p w14:paraId="57BA6C04" w14:textId="77777777" w:rsidR="008A1C4E" w:rsidRPr="0013705C" w:rsidRDefault="008A1C4E" w:rsidP="0013705C">
      <w:pPr>
        <w:pStyle w:val="ListParagraph"/>
        <w:numPr>
          <w:ilvl w:val="0"/>
          <w:numId w:val="13"/>
        </w:numPr>
        <w:rPr>
          <w:rFonts w:asciiTheme="minorHAnsi" w:hAnsiTheme="minorHAnsi" w:cstheme="minorHAnsi"/>
          <w:sz w:val="20"/>
        </w:rPr>
      </w:pPr>
      <w:del w:id="12182" w:author="Rakesh Singhi" w:date="2015-02-07T16:25:00Z">
        <w:r w:rsidRPr="0013705C" w:rsidDel="0013705C">
          <w:rPr>
            <w:rFonts w:asciiTheme="minorHAnsi" w:hAnsiTheme="minorHAnsi" w:cstheme="minorHAnsi"/>
            <w:sz w:val="20"/>
          </w:rPr>
          <w:delText>OrderLineItem</w:delText>
        </w:r>
      </w:del>
    </w:p>
    <w:p w14:paraId="25CEC4F3" w14:textId="333D89E1" w:rsidR="008A1C4E" w:rsidRDefault="0013705C" w:rsidP="00E256F8">
      <w:pPr>
        <w:pStyle w:val="ListParagraph"/>
        <w:numPr>
          <w:ilvl w:val="0"/>
          <w:numId w:val="13"/>
        </w:numPr>
        <w:rPr>
          <w:ins w:id="12183" w:author="Rakesh Singhi" w:date="2015-02-07T16:26:00Z"/>
          <w:rFonts w:asciiTheme="minorHAnsi" w:hAnsiTheme="minorHAnsi" w:cstheme="minorHAnsi"/>
          <w:sz w:val="20"/>
        </w:rPr>
      </w:pPr>
      <w:ins w:id="12184" w:author="Rakesh Singhi" w:date="2015-02-07T16:25:00Z">
        <w:r>
          <w:rPr>
            <w:rFonts w:asciiTheme="minorHAnsi" w:hAnsiTheme="minorHAnsi" w:cstheme="minorHAnsi"/>
            <w:sz w:val="20"/>
          </w:rPr>
          <w:t xml:space="preserve">Invoice </w:t>
        </w:r>
      </w:ins>
      <w:r w:rsidR="008A1C4E" w:rsidRPr="00F37BD0">
        <w:rPr>
          <w:rFonts w:asciiTheme="minorHAnsi" w:hAnsiTheme="minorHAnsi" w:cstheme="minorHAnsi"/>
          <w:sz w:val="20"/>
        </w:rPr>
        <w:t>Date</w:t>
      </w:r>
    </w:p>
    <w:p w14:paraId="5F0E4DCF" w14:textId="38665BCA" w:rsidR="0013705C" w:rsidRPr="0013705C" w:rsidRDefault="0013705C" w:rsidP="0013705C">
      <w:pPr>
        <w:rPr>
          <w:ins w:id="12185" w:author="Rakesh Singhi" w:date="2015-02-07T16:26:00Z"/>
          <w:rFonts w:asciiTheme="minorHAnsi" w:hAnsiTheme="minorHAnsi" w:cstheme="minorHAnsi"/>
          <w:b/>
        </w:rPr>
      </w:pPr>
      <w:ins w:id="12186" w:author="Rakesh Singhi" w:date="2015-02-07T16:26:00Z">
        <w:r w:rsidRPr="0013705C">
          <w:rPr>
            <w:rFonts w:asciiTheme="minorHAnsi" w:hAnsiTheme="minorHAnsi" w:cstheme="minorHAnsi"/>
            <w:b/>
          </w:rPr>
          <w:t>When new record is entered in PNP:</w:t>
        </w:r>
      </w:ins>
    </w:p>
    <w:p w14:paraId="49DC2B13" w14:textId="7974782E" w:rsidR="0013705C" w:rsidRPr="0013705C" w:rsidDel="0013705C" w:rsidRDefault="0013705C" w:rsidP="0013705C">
      <w:pPr>
        <w:pStyle w:val="ListParagraph"/>
        <w:numPr>
          <w:ilvl w:val="0"/>
          <w:numId w:val="24"/>
        </w:numPr>
        <w:rPr>
          <w:del w:id="12187" w:author="Rakesh Singhi" w:date="2015-02-07T16:30:00Z"/>
          <w:rFonts w:asciiTheme="minorHAnsi" w:hAnsiTheme="minorHAnsi" w:cstheme="minorHAnsi"/>
        </w:rPr>
      </w:pPr>
      <w:ins w:id="12188" w:author="Rakesh Singhi" w:date="2015-02-07T16:26:00Z">
        <w:r>
          <w:rPr>
            <w:rFonts w:asciiTheme="minorHAnsi" w:hAnsiTheme="minorHAnsi" w:cstheme="minorHAnsi"/>
          </w:rPr>
          <w:t>Same record would be entered at EBIP side, DMO_ORDER_</w:t>
        </w:r>
      </w:ins>
      <w:ins w:id="12189" w:author="Rakesh Singhi" w:date="2015-02-07T16:27:00Z">
        <w:r>
          <w:rPr>
            <w:rFonts w:asciiTheme="minorHAnsi" w:hAnsiTheme="minorHAnsi" w:cstheme="minorHAnsi"/>
          </w:rPr>
          <w:t>EXCEPTION_D</w:t>
        </w:r>
      </w:ins>
      <w:ins w:id="12190" w:author="Rakesh Singhi" w:date="2015-02-07T16:28:00Z">
        <w:r>
          <w:rPr>
            <w:rFonts w:asciiTheme="minorHAnsi" w:hAnsiTheme="minorHAnsi" w:cstheme="minorHAnsi"/>
          </w:rPr>
          <w:t xml:space="preserve"> and columns ORDER_EXP_CLOSE_DATE and ORDER</w:t>
        </w:r>
      </w:ins>
      <w:ins w:id="12191" w:author="Rakesh Singhi" w:date="2015-02-07T16:29:00Z">
        <w:r>
          <w:rPr>
            <w:rFonts w:asciiTheme="minorHAnsi" w:hAnsiTheme="minorHAnsi" w:cstheme="minorHAnsi"/>
          </w:rPr>
          <w:t xml:space="preserve">_EXCEPTION_FLAG </w:t>
        </w:r>
      </w:ins>
      <w:ins w:id="12192" w:author="Rakesh Singhi" w:date="2015-02-07T16:33:00Z">
        <w:r>
          <w:rPr>
            <w:rFonts w:asciiTheme="minorHAnsi" w:hAnsiTheme="minorHAnsi" w:cstheme="minorHAnsi"/>
          </w:rPr>
          <w:t xml:space="preserve"> and ORDER_STATUS </w:t>
        </w:r>
      </w:ins>
      <w:ins w:id="12193" w:author="Rakesh Singhi" w:date="2015-02-07T16:29:00Z">
        <w:r>
          <w:rPr>
            <w:rFonts w:asciiTheme="minorHAnsi" w:hAnsiTheme="minorHAnsi" w:cstheme="minorHAnsi"/>
          </w:rPr>
          <w:t xml:space="preserve">would be updated in </w:t>
        </w:r>
      </w:ins>
      <w:ins w:id="12194" w:author="Rakesh Singhi" w:date="2015-02-07T16:28:00Z">
        <w:r>
          <w:rPr>
            <w:rFonts w:asciiTheme="minorHAnsi" w:hAnsiTheme="minorHAnsi" w:cstheme="minorHAnsi"/>
          </w:rPr>
          <w:t xml:space="preserve">DMO_SELL_IN_METRICS_BASE_F </w:t>
        </w:r>
      </w:ins>
      <w:ins w:id="12195" w:author="Rakesh Singhi" w:date="2015-02-07T16:29:00Z">
        <w:r>
          <w:rPr>
            <w:rFonts w:asciiTheme="minorHAnsi" w:hAnsiTheme="minorHAnsi" w:cstheme="minorHAnsi"/>
          </w:rPr>
          <w:t xml:space="preserve">with INVOICE_DATE </w:t>
        </w:r>
      </w:ins>
      <w:ins w:id="12196" w:author="Rakesh Singhi" w:date="2015-02-07T16:33:00Z">
        <w:r>
          <w:rPr>
            <w:rFonts w:asciiTheme="minorHAnsi" w:hAnsiTheme="minorHAnsi" w:cstheme="minorHAnsi"/>
          </w:rPr>
          <w:t>,</w:t>
        </w:r>
      </w:ins>
      <w:ins w:id="12197" w:author="Rakesh Singhi" w:date="2015-02-07T16:29:00Z">
        <w:r>
          <w:rPr>
            <w:rFonts w:asciiTheme="minorHAnsi" w:hAnsiTheme="minorHAnsi" w:cstheme="minorHAnsi"/>
          </w:rPr>
          <w:t>ACTIVE_FLAG in DMO_ORDER_EXCEPTION_D</w:t>
        </w:r>
      </w:ins>
      <w:ins w:id="12198" w:author="Rakesh Singhi" w:date="2015-02-07T16:33:00Z">
        <w:r>
          <w:rPr>
            <w:rFonts w:asciiTheme="minorHAnsi" w:hAnsiTheme="minorHAnsi" w:cstheme="minorHAnsi"/>
          </w:rPr>
          <w:t xml:space="preserve">  and ORDER_STATUS would be set to=’CLOSED’</w:t>
        </w:r>
      </w:ins>
      <w:ins w:id="12199" w:author="Rakesh Singhi" w:date="2015-02-07T16:29:00Z">
        <w:r>
          <w:rPr>
            <w:rFonts w:asciiTheme="minorHAnsi" w:hAnsiTheme="minorHAnsi" w:cstheme="minorHAnsi"/>
          </w:rPr>
          <w:t xml:space="preserve"> respectively.</w:t>
        </w:r>
      </w:ins>
    </w:p>
    <w:p w14:paraId="08665C8C" w14:textId="7E7612CC" w:rsidR="008A1C4E" w:rsidRPr="00F37BD0" w:rsidRDefault="008A1C4E" w:rsidP="0013705C">
      <w:pPr>
        <w:pStyle w:val="ListParagraph"/>
      </w:pPr>
      <w:del w:id="12200" w:author="Rakesh Singhi" w:date="2015-02-07T16:30:00Z">
        <w:r w:rsidRPr="00F37BD0" w:rsidDel="0013705C">
          <w:delText>When user will enter new data into PNP, the same data would be entered into EBIP ORDER_MNGMT_EXCEPTION table</w:delText>
        </w:r>
      </w:del>
      <w:del w:id="12201" w:author="Rakesh Singhi" w:date="2015-02-07T16:25:00Z">
        <w:r w:rsidRPr="00F37BD0" w:rsidDel="0013705C">
          <w:delText xml:space="preserve">, and the process flag would be set to ‘Y’. </w:delText>
        </w:r>
      </w:del>
      <w:del w:id="12202" w:author="Rakesh Singhi" w:date="2015-02-07T16:26:00Z">
        <w:r w:rsidRPr="00F37BD0" w:rsidDel="0013705C">
          <w:delText xml:space="preserve">At the same time the process flag in </w:delText>
        </w:r>
        <w:r w:rsidR="008B40C2" w:rsidDel="0013705C">
          <w:delText>DMO_SELL_OUT_BASE_METRICS_F</w:delText>
        </w:r>
        <w:r w:rsidRPr="00F37BD0" w:rsidDel="0013705C">
          <w:delText xml:space="preserve"> would be set to ‘N’ based on the OrderNumber and OrderLineItem.</w:delText>
        </w:r>
      </w:del>
    </w:p>
    <w:p w14:paraId="59F91829" w14:textId="77777777" w:rsidR="008A1C4E" w:rsidRPr="00F37BD0" w:rsidRDefault="008A1C4E" w:rsidP="008A1C4E">
      <w:pPr>
        <w:rPr>
          <w:rFonts w:asciiTheme="minorHAnsi" w:hAnsiTheme="minorHAnsi" w:cstheme="minorHAnsi"/>
        </w:rPr>
      </w:pPr>
    </w:p>
    <w:p w14:paraId="7ECF649D" w14:textId="4F2E7E3A" w:rsidR="0013705C" w:rsidRPr="0013705C" w:rsidRDefault="008A1C4E" w:rsidP="008A1C4E">
      <w:pPr>
        <w:rPr>
          <w:ins w:id="12203" w:author="Rakesh Singhi" w:date="2015-02-07T16:30:00Z"/>
          <w:rFonts w:asciiTheme="minorHAnsi" w:hAnsiTheme="minorHAnsi" w:cstheme="minorHAnsi"/>
          <w:b/>
        </w:rPr>
      </w:pPr>
      <w:r w:rsidRPr="0013705C">
        <w:rPr>
          <w:rFonts w:asciiTheme="minorHAnsi" w:hAnsiTheme="minorHAnsi" w:cstheme="minorHAnsi"/>
          <w:b/>
        </w:rPr>
        <w:t>When user removes the record from PNP</w:t>
      </w:r>
      <w:ins w:id="12204" w:author="Rakesh Singhi" w:date="2015-02-07T16:32:00Z">
        <w:r w:rsidR="0013705C">
          <w:rPr>
            <w:rFonts w:asciiTheme="minorHAnsi" w:hAnsiTheme="minorHAnsi" w:cstheme="minorHAnsi"/>
            <w:b/>
          </w:rPr>
          <w:t>:</w:t>
        </w:r>
      </w:ins>
    </w:p>
    <w:p w14:paraId="6E634BFB" w14:textId="034FB24D" w:rsidR="0013705C" w:rsidRPr="0013705C" w:rsidRDefault="0013705C" w:rsidP="0013705C">
      <w:pPr>
        <w:pStyle w:val="ListParagraph"/>
        <w:numPr>
          <w:ilvl w:val="0"/>
          <w:numId w:val="25"/>
        </w:numPr>
        <w:rPr>
          <w:ins w:id="12205" w:author="Rakesh Singhi" w:date="2015-02-07T16:30:00Z"/>
          <w:rFonts w:asciiTheme="minorHAnsi" w:hAnsiTheme="minorHAnsi" w:cstheme="minorHAnsi"/>
        </w:rPr>
      </w:pPr>
      <w:ins w:id="12206" w:author="Rakesh Singhi" w:date="2015-02-07T16:30:00Z">
        <w:r>
          <w:rPr>
            <w:rFonts w:asciiTheme="minorHAnsi" w:hAnsiTheme="minorHAnsi" w:cstheme="minorHAnsi"/>
          </w:rPr>
          <w:t>ACTIVE_FLAG in DMO_ORDER_EXCEPTION_D</w:t>
        </w:r>
      </w:ins>
      <w:ins w:id="12207" w:author="Rakesh Singhi" w:date="2015-02-07T16:31:00Z">
        <w:r>
          <w:rPr>
            <w:rFonts w:asciiTheme="minorHAnsi" w:hAnsiTheme="minorHAnsi" w:cstheme="minorHAnsi"/>
          </w:rPr>
          <w:t xml:space="preserve"> would be set to ‘</w:t>
        </w:r>
      </w:ins>
      <w:ins w:id="12208" w:author="Rakesh Singhi" w:date="2015-02-07T16:32:00Z">
        <w:r>
          <w:rPr>
            <w:rFonts w:asciiTheme="minorHAnsi" w:hAnsiTheme="minorHAnsi" w:cstheme="minorHAnsi"/>
          </w:rPr>
          <w:t>N</w:t>
        </w:r>
      </w:ins>
      <w:ins w:id="12209" w:author="Rakesh Singhi" w:date="2015-02-07T16:31:00Z">
        <w:r>
          <w:rPr>
            <w:rFonts w:asciiTheme="minorHAnsi" w:hAnsiTheme="minorHAnsi" w:cstheme="minorHAnsi"/>
          </w:rPr>
          <w:t>’ and column ORDER_EXCEPTION_FLAG in DMO_SELL_IN_METRICS_BASE_F would be set to ‘N’</w:t>
        </w:r>
      </w:ins>
      <w:ins w:id="12210" w:author="Rakesh Singhi" w:date="2015-02-07T16:32:00Z">
        <w:r>
          <w:rPr>
            <w:rFonts w:asciiTheme="minorHAnsi" w:hAnsiTheme="minorHAnsi" w:cstheme="minorHAnsi"/>
          </w:rPr>
          <w:t>.</w:t>
        </w:r>
      </w:ins>
      <w:del w:id="12211" w:author="Rakesh Singhi" w:date="2015-02-07T16:30:00Z">
        <w:r w:rsidR="008A1C4E" w:rsidRPr="0013705C" w:rsidDel="0013705C">
          <w:rPr>
            <w:rFonts w:asciiTheme="minorHAnsi" w:hAnsiTheme="minorHAnsi" w:cstheme="minorHAnsi"/>
          </w:rPr>
          <w:delText>,</w:delText>
        </w:r>
      </w:del>
    </w:p>
    <w:p w14:paraId="4420CAAA" w14:textId="1106A298" w:rsidR="008A1C4E" w:rsidRPr="00F37BD0" w:rsidDel="0013705C" w:rsidRDefault="008A1C4E" w:rsidP="008A1C4E">
      <w:pPr>
        <w:rPr>
          <w:del w:id="12212" w:author="Rakesh Singhi" w:date="2015-02-07T16:32:00Z"/>
          <w:rFonts w:asciiTheme="minorHAnsi" w:hAnsiTheme="minorHAnsi" w:cstheme="minorHAnsi"/>
        </w:rPr>
      </w:pPr>
      <w:del w:id="12213" w:author="Rakesh Singhi" w:date="2015-02-07T16:32:00Z">
        <w:r w:rsidRPr="00F37BD0" w:rsidDel="0013705C">
          <w:rPr>
            <w:rFonts w:asciiTheme="minorHAnsi" w:hAnsiTheme="minorHAnsi" w:cstheme="minorHAnsi"/>
          </w:rPr>
          <w:delText xml:space="preserve"> the flag at the EBIP ORDER_EXCEPTION</w:delText>
        </w:r>
        <w:r w:rsidR="008B40C2" w:rsidDel="0013705C">
          <w:rPr>
            <w:rFonts w:asciiTheme="minorHAnsi" w:hAnsiTheme="minorHAnsi" w:cstheme="minorHAnsi"/>
          </w:rPr>
          <w:delText>_D</w:delText>
        </w:r>
        <w:r w:rsidRPr="00F37BD0" w:rsidDel="0013705C">
          <w:rPr>
            <w:rFonts w:asciiTheme="minorHAnsi" w:hAnsiTheme="minorHAnsi" w:cstheme="minorHAnsi"/>
          </w:rPr>
          <w:delText xml:space="preserve"> table would be set to ‘N’ and corresponding record in the </w:delText>
        </w:r>
        <w:r w:rsidR="008B40C2" w:rsidDel="0013705C">
          <w:rPr>
            <w:rFonts w:asciiTheme="minorHAnsi" w:hAnsiTheme="minorHAnsi" w:cstheme="minorHAnsi"/>
          </w:rPr>
          <w:delText>DMO_</w:delText>
        </w:r>
        <w:r w:rsidRPr="00F37BD0" w:rsidDel="0013705C">
          <w:rPr>
            <w:rFonts w:asciiTheme="minorHAnsi" w:hAnsiTheme="minorHAnsi" w:cstheme="minorHAnsi"/>
          </w:rPr>
          <w:delText>SELL_OUT_BASE_METRICS_F would be set to ‘Y’ based on the OrderNumber and OrderLineItem.</w:delText>
        </w:r>
      </w:del>
    </w:p>
    <w:p w14:paraId="390BB992" w14:textId="77777777" w:rsidR="008A1C4E" w:rsidRPr="00F37BD0" w:rsidRDefault="008A1C4E" w:rsidP="008A1C4E">
      <w:pPr>
        <w:rPr>
          <w:rFonts w:asciiTheme="minorHAnsi" w:hAnsiTheme="minorHAnsi" w:cstheme="minorHAnsi"/>
        </w:rPr>
      </w:pPr>
    </w:p>
    <w:p w14:paraId="37D229D8" w14:textId="336EC139" w:rsidR="004B2E74" w:rsidRDefault="0013705C" w:rsidP="008A1C4E">
      <w:pPr>
        <w:rPr>
          <w:ins w:id="12214" w:author="Rakesh Singhi" w:date="2015-02-07T16:35:00Z"/>
          <w:rFonts w:asciiTheme="minorHAnsi" w:hAnsiTheme="minorHAnsi" w:cstheme="minorHAnsi"/>
        </w:rPr>
      </w:pPr>
      <w:ins w:id="12215" w:author="Rakesh Singhi" w:date="2015-02-07T16:32:00Z">
        <w:r>
          <w:rPr>
            <w:rFonts w:asciiTheme="minorHAnsi" w:hAnsiTheme="minorHAnsi" w:cstheme="minorHAnsi"/>
          </w:rPr>
          <w:t xml:space="preserve">The </w:t>
        </w:r>
      </w:ins>
      <w:ins w:id="12216" w:author="Rakesh Singhi" w:date="2015-02-07T16:34:00Z">
        <w:r w:rsidR="004B2E74">
          <w:rPr>
            <w:rFonts w:asciiTheme="minorHAnsi" w:hAnsiTheme="minorHAnsi" w:cstheme="minorHAnsi"/>
          </w:rPr>
          <w:t>ORDER_EXCEPTION</w:t>
        </w:r>
        <w:r>
          <w:rPr>
            <w:rFonts w:asciiTheme="minorHAnsi" w:hAnsiTheme="minorHAnsi" w:cstheme="minorHAnsi"/>
          </w:rPr>
          <w:t xml:space="preserve">_FLAG </w:t>
        </w:r>
      </w:ins>
      <w:ins w:id="12217" w:author="Rakesh Singhi" w:date="2015-02-07T16:32:00Z">
        <w:r>
          <w:rPr>
            <w:rFonts w:asciiTheme="minorHAnsi" w:hAnsiTheme="minorHAnsi" w:cstheme="minorHAnsi"/>
          </w:rPr>
          <w:t>value</w:t>
        </w:r>
      </w:ins>
      <w:ins w:id="12218" w:author="Rakesh Singhi" w:date="2015-02-07T16:34:00Z">
        <w:r w:rsidR="004B2E74">
          <w:rPr>
            <w:rFonts w:asciiTheme="minorHAnsi" w:hAnsiTheme="minorHAnsi" w:cstheme="minorHAnsi"/>
          </w:rPr>
          <w:t xml:space="preserve"> IN DMO_SELL_IN_METRICS_BASE_F</w:t>
        </w:r>
      </w:ins>
      <w:ins w:id="12219" w:author="Rakesh Singhi" w:date="2015-02-07T16:32:00Z">
        <w:r w:rsidR="004B2E74">
          <w:rPr>
            <w:rFonts w:asciiTheme="minorHAnsi" w:hAnsiTheme="minorHAnsi" w:cstheme="minorHAnsi"/>
          </w:rPr>
          <w:t xml:space="preserve"> </w:t>
        </w:r>
      </w:ins>
      <w:ins w:id="12220" w:author="Rakesh Singhi" w:date="2015-02-07T16:34:00Z">
        <w:r w:rsidR="004B2E74">
          <w:rPr>
            <w:rFonts w:asciiTheme="minorHAnsi" w:hAnsiTheme="minorHAnsi" w:cstheme="minorHAnsi"/>
          </w:rPr>
          <w:t xml:space="preserve">will indicate the Order Closing date </w:t>
        </w:r>
      </w:ins>
      <w:ins w:id="12221" w:author="Rakesh Singhi" w:date="2015-02-07T16:35:00Z">
        <w:r w:rsidR="004B2E74">
          <w:rPr>
            <w:rFonts w:asciiTheme="minorHAnsi" w:hAnsiTheme="minorHAnsi" w:cstheme="minorHAnsi"/>
          </w:rPr>
          <w:t>for the respective Order Number.</w:t>
        </w:r>
      </w:ins>
    </w:p>
    <w:p w14:paraId="412EF320" w14:textId="77777777" w:rsidR="004B2E74" w:rsidRDefault="004B2E74" w:rsidP="008A1C4E">
      <w:pPr>
        <w:rPr>
          <w:ins w:id="12222" w:author="Rakesh Singhi" w:date="2015-02-07T16:35:00Z"/>
          <w:rFonts w:asciiTheme="minorHAnsi" w:hAnsiTheme="minorHAnsi" w:cstheme="minorHAnsi"/>
        </w:rPr>
      </w:pPr>
    </w:p>
    <w:p w14:paraId="1A868A78" w14:textId="77777777" w:rsidR="004B2E74" w:rsidRDefault="004B2E74" w:rsidP="008A1C4E">
      <w:pPr>
        <w:rPr>
          <w:ins w:id="12223" w:author="Rakesh Singhi" w:date="2015-02-07T16:36:00Z"/>
          <w:rFonts w:asciiTheme="minorHAnsi" w:hAnsiTheme="minorHAnsi" w:cstheme="minorHAnsi"/>
        </w:rPr>
      </w:pPr>
      <w:ins w:id="12224" w:author="Rakesh Singhi" w:date="2015-02-07T16:35:00Z">
        <w:r>
          <w:rPr>
            <w:rFonts w:asciiTheme="minorHAnsi" w:hAnsiTheme="minorHAnsi" w:cstheme="minorHAnsi"/>
          </w:rPr>
          <w:t xml:space="preserve">IF ORDER_EXCEPTION_FLAG=’Y’, then Order Closing Date would be as </w:t>
        </w:r>
      </w:ins>
      <w:ins w:id="12225" w:author="Rakesh Singhi" w:date="2015-02-07T16:36:00Z">
        <w:r>
          <w:rPr>
            <w:rFonts w:asciiTheme="minorHAnsi" w:hAnsiTheme="minorHAnsi" w:cstheme="minorHAnsi"/>
          </w:rPr>
          <w:t>ORDER_EXP_CLOSE_DATE and the order would be considered for respective month’s metric calculations.</w:t>
        </w:r>
      </w:ins>
    </w:p>
    <w:p w14:paraId="67C5FE2F" w14:textId="77777777" w:rsidR="004B2E74" w:rsidRDefault="004B2E74" w:rsidP="008A1C4E">
      <w:pPr>
        <w:rPr>
          <w:ins w:id="12226" w:author="Rakesh Singhi" w:date="2015-02-07T16:37:00Z"/>
          <w:rFonts w:asciiTheme="minorHAnsi" w:hAnsiTheme="minorHAnsi" w:cstheme="minorHAnsi"/>
        </w:rPr>
      </w:pPr>
    </w:p>
    <w:p w14:paraId="7FD79A1B" w14:textId="77777777" w:rsidR="004B2E74" w:rsidRDefault="004B2E74" w:rsidP="008A1C4E">
      <w:pPr>
        <w:rPr>
          <w:ins w:id="12227" w:author="Rakesh Singhi" w:date="2015-02-07T16:38:00Z"/>
          <w:rFonts w:asciiTheme="minorHAnsi" w:hAnsiTheme="minorHAnsi" w:cstheme="minorHAnsi"/>
        </w:rPr>
      </w:pPr>
      <w:ins w:id="12228" w:author="Rakesh Singhi" w:date="2015-02-07T16:37:00Z">
        <w:r>
          <w:rPr>
            <w:rFonts w:asciiTheme="minorHAnsi" w:hAnsiTheme="minorHAnsi" w:cstheme="minorHAnsi"/>
          </w:rPr>
          <w:t>IF ORDER_EXCEPTION_FLAG=’N’, then Order Closing Date would be as received from the file and the order would be considered for respective month</w:t>
        </w:r>
      </w:ins>
      <w:ins w:id="12229" w:author="Rakesh Singhi" w:date="2015-02-07T16:38:00Z">
        <w:r>
          <w:rPr>
            <w:rFonts w:asciiTheme="minorHAnsi" w:hAnsiTheme="minorHAnsi" w:cstheme="minorHAnsi"/>
          </w:rPr>
          <w:t>’s metric calculation.</w:t>
        </w:r>
      </w:ins>
    </w:p>
    <w:p w14:paraId="6B6DC5EB" w14:textId="77777777" w:rsidR="004B2E74" w:rsidRDefault="004B2E74" w:rsidP="008A1C4E">
      <w:pPr>
        <w:rPr>
          <w:ins w:id="12230" w:author="Rakesh Singhi" w:date="2015-02-07T16:38:00Z"/>
          <w:rFonts w:asciiTheme="minorHAnsi" w:hAnsiTheme="minorHAnsi" w:cstheme="minorHAnsi"/>
        </w:rPr>
      </w:pPr>
    </w:p>
    <w:p w14:paraId="11DAD967" w14:textId="0712DA59" w:rsidR="008A1C4E" w:rsidRPr="004B2E74" w:rsidDel="0013705C" w:rsidRDefault="004B2E74" w:rsidP="008A1C4E">
      <w:pPr>
        <w:rPr>
          <w:del w:id="12231" w:author="Rakesh Singhi" w:date="2015-02-07T16:32:00Z"/>
          <w:rFonts w:asciiTheme="minorHAnsi" w:hAnsiTheme="minorHAnsi" w:cstheme="minorHAnsi"/>
          <w:b/>
        </w:rPr>
      </w:pPr>
      <w:ins w:id="12232" w:author="Rakesh Singhi" w:date="2015-02-07T16:38:00Z">
        <w:r w:rsidRPr="004B2E74">
          <w:rPr>
            <w:rFonts w:asciiTheme="minorHAnsi" w:hAnsiTheme="minorHAnsi" w:cstheme="minorHAnsi"/>
            <w:b/>
          </w:rPr>
          <w:t>NOTE</w:t>
        </w:r>
        <w:r>
          <w:rPr>
            <w:rFonts w:asciiTheme="minorHAnsi" w:hAnsiTheme="minorHAnsi" w:cstheme="minorHAnsi"/>
            <w:b/>
          </w:rPr>
          <w:t xml:space="preserve">: </w:t>
        </w:r>
        <w:r>
          <w:rPr>
            <w:rFonts w:asciiTheme="minorHAnsi" w:hAnsiTheme="minorHAnsi" w:cstheme="minorHAnsi"/>
          </w:rPr>
          <w:t>Once Order_Status is CLOSED, it would not be changed</w:t>
        </w:r>
      </w:ins>
      <w:ins w:id="12233" w:author="Rakesh Singhi" w:date="2015-02-07T16:39:00Z">
        <w:r>
          <w:rPr>
            <w:rFonts w:asciiTheme="minorHAnsi" w:hAnsiTheme="minorHAnsi" w:cstheme="minorHAnsi"/>
          </w:rPr>
          <w:t>.</w:t>
        </w:r>
      </w:ins>
      <w:del w:id="12234" w:author="Rakesh Singhi" w:date="2015-02-07T16:32:00Z">
        <w:r w:rsidR="008A1C4E" w:rsidRPr="004B2E74" w:rsidDel="0013705C">
          <w:rPr>
            <w:rFonts w:asciiTheme="minorHAnsi" w:hAnsiTheme="minorHAnsi" w:cstheme="minorHAnsi"/>
            <w:b/>
          </w:rPr>
          <w:delText xml:space="preserve">When a new record is received for the same order number , order line item from MD file , the process flag in fact is updated to ‘Y’ and to ‘N’ in </w:delText>
        </w:r>
        <w:r w:rsidR="004266D3" w:rsidRPr="004B2E74" w:rsidDel="0013705C">
          <w:rPr>
            <w:rFonts w:asciiTheme="minorHAnsi" w:hAnsiTheme="minorHAnsi" w:cstheme="minorHAnsi"/>
            <w:b/>
          </w:rPr>
          <w:delText>DMO_</w:delText>
        </w:r>
        <w:r w:rsidR="008A1C4E" w:rsidRPr="004B2E74" w:rsidDel="0013705C">
          <w:rPr>
            <w:rFonts w:asciiTheme="minorHAnsi" w:hAnsiTheme="minorHAnsi" w:cstheme="minorHAnsi"/>
            <w:b/>
          </w:rPr>
          <w:delText>ORDER_MNGMT_EXCEPTION table, even if record is present in PNP based on the DATE.</w:delText>
        </w:r>
      </w:del>
    </w:p>
    <w:p w14:paraId="13D30336" w14:textId="0C2B5C3E" w:rsidR="008A1C4E" w:rsidRPr="004B2E74" w:rsidDel="0013705C" w:rsidRDefault="008A1C4E" w:rsidP="008A1C4E">
      <w:pPr>
        <w:rPr>
          <w:del w:id="12235" w:author="Rakesh Singhi" w:date="2015-02-07T16:32:00Z"/>
          <w:rFonts w:asciiTheme="minorHAnsi" w:hAnsiTheme="minorHAnsi" w:cstheme="minorHAnsi"/>
          <w:b/>
        </w:rPr>
      </w:pPr>
    </w:p>
    <w:p w14:paraId="212EEA56" w14:textId="25014B96" w:rsidR="008A1C4E" w:rsidRPr="004B2E74" w:rsidDel="0013705C" w:rsidRDefault="008A1C4E" w:rsidP="008A1C4E">
      <w:pPr>
        <w:rPr>
          <w:del w:id="12236" w:author="Rakesh Singhi" w:date="2015-02-07T16:32:00Z"/>
          <w:rFonts w:asciiTheme="minorHAnsi" w:hAnsiTheme="minorHAnsi" w:cstheme="minorHAnsi"/>
          <w:b/>
        </w:rPr>
      </w:pPr>
      <w:del w:id="12237" w:author="Rakesh Singhi" w:date="2015-02-07T16:32:00Z">
        <w:r w:rsidRPr="004B2E74" w:rsidDel="0013705C">
          <w:rPr>
            <w:rFonts w:asciiTheme="minorHAnsi" w:hAnsiTheme="minorHAnsi" w:cstheme="minorHAnsi"/>
            <w:b/>
          </w:rPr>
          <w:delText xml:space="preserve">The flag in the fact table indicates whether the data has to be read from FACT (if flag is ‘Y’) or </w:delText>
        </w:r>
        <w:r w:rsidR="004266D3" w:rsidRPr="004B2E74" w:rsidDel="0013705C">
          <w:rPr>
            <w:rFonts w:asciiTheme="minorHAnsi" w:hAnsiTheme="minorHAnsi" w:cstheme="minorHAnsi"/>
            <w:b/>
          </w:rPr>
          <w:delText>DMO_</w:delText>
        </w:r>
        <w:r w:rsidRPr="004B2E74" w:rsidDel="0013705C">
          <w:rPr>
            <w:rFonts w:asciiTheme="minorHAnsi" w:hAnsiTheme="minorHAnsi" w:cstheme="minorHAnsi"/>
            <w:b/>
          </w:rPr>
          <w:delText>ORDER_EXCEPTION</w:delText>
        </w:r>
        <w:r w:rsidR="004266D3" w:rsidRPr="004B2E74" w:rsidDel="0013705C">
          <w:rPr>
            <w:rFonts w:asciiTheme="minorHAnsi" w:hAnsiTheme="minorHAnsi" w:cstheme="minorHAnsi"/>
            <w:b/>
          </w:rPr>
          <w:delText xml:space="preserve">_D </w:delText>
        </w:r>
        <w:r w:rsidRPr="004B2E74" w:rsidDel="0013705C">
          <w:rPr>
            <w:rFonts w:asciiTheme="minorHAnsi" w:hAnsiTheme="minorHAnsi" w:cstheme="minorHAnsi"/>
            <w:b/>
          </w:rPr>
          <w:delText>table (if flag is ’N’).</w:delText>
        </w:r>
      </w:del>
    </w:p>
    <w:p w14:paraId="1FE0B62B" w14:textId="77777777" w:rsidR="006806BD" w:rsidRPr="004B2E74" w:rsidRDefault="006806BD" w:rsidP="008A1C4E">
      <w:pPr>
        <w:rPr>
          <w:b/>
        </w:rPr>
      </w:pPr>
    </w:p>
    <w:p w14:paraId="0AB949B2" w14:textId="77777777" w:rsidR="00E2652B" w:rsidRDefault="00E2652B" w:rsidP="008A1C4E"/>
    <w:p w14:paraId="014CDC61" w14:textId="0990602C" w:rsidR="00236BF5" w:rsidRDefault="00AF546E"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2238" w:name="_Toc415065568"/>
      <w:r>
        <w:rPr>
          <w:rFonts w:asciiTheme="minorHAnsi" w:hAnsiTheme="minorHAnsi" w:cstheme="minorHAnsi"/>
          <w:b/>
          <w:i/>
          <w:sz w:val="22"/>
          <w:szCs w:val="24"/>
          <w:lang w:val="en-GB"/>
        </w:rPr>
        <w:t>DMO_</w:t>
      </w:r>
      <w:r w:rsidR="00236BF5">
        <w:rPr>
          <w:rFonts w:asciiTheme="minorHAnsi" w:hAnsiTheme="minorHAnsi" w:cstheme="minorHAnsi"/>
          <w:b/>
          <w:i/>
          <w:sz w:val="22"/>
          <w:szCs w:val="24"/>
          <w:lang w:val="en-GB"/>
        </w:rPr>
        <w:t>SELL_IN_ERP_ISC_INTRM</w:t>
      </w:r>
      <w:bookmarkEnd w:id="12238"/>
    </w:p>
    <w:p w14:paraId="7CAF16E1" w14:textId="77777777" w:rsidR="00236BF5" w:rsidRDefault="00236BF5" w:rsidP="00236BF5"/>
    <w:tbl>
      <w:tblPr>
        <w:tblW w:w="86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880"/>
        <w:gridCol w:w="3060"/>
      </w:tblGrid>
      <w:tr w:rsidR="00236BF5" w:rsidRPr="00D30FA1" w14:paraId="11507950" w14:textId="77777777" w:rsidTr="00AF546E">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640DA4EE" w14:textId="345B450F" w:rsidR="00236BF5" w:rsidRDefault="00AF546E" w:rsidP="00236BF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36BF5">
              <w:rPr>
                <w:rFonts w:asciiTheme="minorHAnsi" w:hAnsiTheme="minorHAnsi" w:cstheme="minorHAnsi"/>
                <w:color w:val="000000"/>
                <w:sz w:val="18"/>
                <w:szCs w:val="16"/>
              </w:rPr>
              <w:t>SELL_IN_ERP_ISC_INTRM</w:t>
            </w:r>
          </w:p>
          <w:p w14:paraId="7A7D391E" w14:textId="77777777" w:rsidR="00236BF5" w:rsidRPr="00B234C2" w:rsidRDefault="00236BF5" w:rsidP="00236BF5">
            <w:pPr>
              <w:rPr>
                <w:rFonts w:asciiTheme="minorHAnsi" w:hAnsiTheme="minorHAnsi" w:cstheme="minorHAnsi"/>
                <w:color w:val="000000"/>
                <w:sz w:val="18"/>
                <w:szCs w:val="16"/>
              </w:rPr>
            </w:pPr>
            <w:r>
              <w:rPr>
                <w:rFonts w:asciiTheme="minorHAnsi" w:hAnsiTheme="minorHAnsi" w:cstheme="minorHAnsi"/>
                <w:color w:val="000000"/>
                <w:sz w:val="18"/>
                <w:szCs w:val="16"/>
              </w:rPr>
              <w:t>(Target)</w:t>
            </w:r>
          </w:p>
        </w:tc>
        <w:tc>
          <w:tcPr>
            <w:tcW w:w="2880" w:type="dxa"/>
            <w:tcBorders>
              <w:top w:val="single" w:sz="4" w:space="0" w:color="auto"/>
              <w:left w:val="single" w:sz="4" w:space="0" w:color="auto"/>
              <w:bottom w:val="single" w:sz="4" w:space="0" w:color="auto"/>
              <w:right w:val="single" w:sz="4" w:space="0" w:color="auto"/>
            </w:tcBorders>
            <w:shd w:val="clear" w:color="auto" w:fill="F4B8AE"/>
            <w:hideMark/>
          </w:tcPr>
          <w:p w14:paraId="31051B00" w14:textId="1B0BEB5E" w:rsidR="009551BF" w:rsidRDefault="00AF546E" w:rsidP="00236BF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236BF5" w:rsidRPr="00236BF5">
              <w:rPr>
                <w:rFonts w:asciiTheme="minorHAnsi" w:hAnsiTheme="minorHAnsi" w:cstheme="minorHAnsi"/>
                <w:color w:val="000000"/>
                <w:sz w:val="18"/>
                <w:szCs w:val="16"/>
              </w:rPr>
              <w:t>SELL_IN_ERP_</w:t>
            </w:r>
            <w:r w:rsidR="009551BF">
              <w:rPr>
                <w:rFonts w:asciiTheme="minorHAnsi" w:hAnsiTheme="minorHAnsi" w:cstheme="minorHAnsi"/>
                <w:color w:val="000000"/>
                <w:sz w:val="18"/>
                <w:szCs w:val="16"/>
              </w:rPr>
              <w:t>STG</w:t>
            </w:r>
          </w:p>
          <w:p w14:paraId="2BE9A671" w14:textId="77777777" w:rsidR="00236BF5" w:rsidRPr="00B234C2"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 xml:space="preserve"> </w:t>
            </w:r>
            <w:r w:rsidR="00236BF5">
              <w:rPr>
                <w:rFonts w:asciiTheme="minorHAnsi" w:hAnsiTheme="minorHAnsi" w:cstheme="minorHAnsi"/>
                <w:color w:val="000000"/>
                <w:sz w:val="18"/>
                <w:szCs w:val="16"/>
              </w:rPr>
              <w:t>(Source)</w:t>
            </w:r>
          </w:p>
        </w:tc>
        <w:tc>
          <w:tcPr>
            <w:tcW w:w="3060" w:type="dxa"/>
            <w:tcBorders>
              <w:top w:val="single" w:sz="4" w:space="0" w:color="auto"/>
              <w:left w:val="single" w:sz="4" w:space="0" w:color="auto"/>
              <w:bottom w:val="single" w:sz="4" w:space="0" w:color="auto"/>
              <w:right w:val="single" w:sz="4" w:space="0" w:color="auto"/>
            </w:tcBorders>
            <w:shd w:val="clear" w:color="auto" w:fill="F4B8AE"/>
          </w:tcPr>
          <w:p w14:paraId="3DA315EB" w14:textId="33513703" w:rsidR="009551BF" w:rsidRDefault="00AF546E" w:rsidP="009551BF">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9551BF">
              <w:rPr>
                <w:rFonts w:asciiTheme="minorHAnsi" w:hAnsiTheme="minorHAnsi" w:cstheme="minorHAnsi"/>
                <w:color w:val="000000"/>
                <w:sz w:val="18"/>
                <w:szCs w:val="16"/>
              </w:rPr>
              <w:t>SELL_IN_ISC</w:t>
            </w:r>
            <w:r w:rsidR="009551BF" w:rsidRPr="00236BF5">
              <w:rPr>
                <w:rFonts w:asciiTheme="minorHAnsi" w:hAnsiTheme="minorHAnsi" w:cstheme="minorHAnsi"/>
                <w:color w:val="000000"/>
                <w:sz w:val="18"/>
                <w:szCs w:val="16"/>
              </w:rPr>
              <w:t>_</w:t>
            </w:r>
            <w:r w:rsidR="009551BF">
              <w:rPr>
                <w:rFonts w:asciiTheme="minorHAnsi" w:hAnsiTheme="minorHAnsi" w:cstheme="minorHAnsi"/>
                <w:color w:val="000000"/>
                <w:sz w:val="18"/>
                <w:szCs w:val="16"/>
              </w:rPr>
              <w:t>STG</w:t>
            </w:r>
          </w:p>
          <w:p w14:paraId="348C9C2F" w14:textId="77777777" w:rsidR="00236BF5" w:rsidRDefault="009551BF" w:rsidP="009551BF">
            <w:pPr>
              <w:rPr>
                <w:rFonts w:asciiTheme="minorHAnsi" w:hAnsiTheme="minorHAnsi" w:cstheme="minorHAnsi"/>
                <w:sz w:val="16"/>
                <w:szCs w:val="16"/>
              </w:rPr>
            </w:pPr>
            <w:r>
              <w:rPr>
                <w:rFonts w:asciiTheme="minorHAnsi" w:hAnsiTheme="minorHAnsi" w:cstheme="minorHAnsi"/>
                <w:color w:val="000000"/>
                <w:sz w:val="18"/>
                <w:szCs w:val="16"/>
              </w:rPr>
              <w:t>(Source)</w:t>
            </w:r>
          </w:p>
        </w:tc>
      </w:tr>
      <w:tr w:rsidR="009551BF" w:rsidRPr="00D30FA1" w14:paraId="07BFC282" w14:textId="77777777" w:rsidTr="00AF546E">
        <w:tc>
          <w:tcPr>
            <w:tcW w:w="2700" w:type="dxa"/>
            <w:tcBorders>
              <w:top w:val="single" w:sz="4" w:space="0" w:color="auto"/>
              <w:left w:val="single" w:sz="4" w:space="0" w:color="auto"/>
              <w:bottom w:val="single" w:sz="4" w:space="0" w:color="auto"/>
              <w:right w:val="single" w:sz="4" w:space="0" w:color="auto"/>
            </w:tcBorders>
            <w:shd w:val="clear" w:color="auto" w:fill="auto"/>
          </w:tcPr>
          <w:p w14:paraId="574ABB6B" w14:textId="00EFE9D4" w:rsidR="009551BF" w:rsidRPr="00236BF5" w:rsidRDefault="009551BF" w:rsidP="009505E1">
            <w:pPr>
              <w:rPr>
                <w:rFonts w:asciiTheme="minorHAnsi" w:hAnsiTheme="minorHAnsi" w:cstheme="minorHAnsi"/>
                <w:color w:val="000000"/>
                <w:sz w:val="18"/>
                <w:szCs w:val="16"/>
              </w:rPr>
            </w:pPr>
            <w:r w:rsidRPr="00236BF5">
              <w:rPr>
                <w:rFonts w:asciiTheme="minorHAnsi" w:hAnsiTheme="minorHAnsi" w:cstheme="minorHAnsi"/>
                <w:color w:val="000000"/>
                <w:sz w:val="18"/>
                <w:szCs w:val="16"/>
              </w:rPr>
              <w:lastRenderedPageBreak/>
              <w:t>FILE_</w:t>
            </w:r>
            <w:del w:id="12239" w:author="Rakesh Singhi" w:date="2015-02-07T16:04:00Z">
              <w:r w:rsidRPr="00236BF5" w:rsidDel="009505E1">
                <w:rPr>
                  <w:rFonts w:asciiTheme="minorHAnsi" w:hAnsiTheme="minorHAnsi" w:cstheme="minorHAnsi"/>
                  <w:color w:val="000000"/>
                  <w:sz w:val="18"/>
                  <w:szCs w:val="16"/>
                </w:rPr>
                <w:delText>NAME</w:delText>
              </w:r>
            </w:del>
            <w:ins w:id="12240" w:author="Rakesh Singhi" w:date="2015-03-25T13:33:00Z">
              <w:r w:rsidR="000148AC">
                <w:rPr>
                  <w:rFonts w:asciiTheme="minorHAnsi" w:hAnsiTheme="minorHAnsi" w:cstheme="minorHAnsi"/>
                  <w:color w:val="000000"/>
                  <w:sz w:val="18"/>
                  <w:szCs w:val="16"/>
                </w:rPr>
                <w:t>NAME</w:t>
              </w:r>
            </w:ins>
          </w:p>
        </w:tc>
        <w:tc>
          <w:tcPr>
            <w:tcW w:w="2880" w:type="dxa"/>
            <w:tcBorders>
              <w:top w:val="single" w:sz="4" w:space="0" w:color="auto"/>
              <w:left w:val="single" w:sz="4" w:space="0" w:color="auto"/>
              <w:right w:val="single" w:sz="4" w:space="0" w:color="auto"/>
            </w:tcBorders>
            <w:vAlign w:val="center"/>
          </w:tcPr>
          <w:p w14:paraId="6904CB0A" w14:textId="235A1FEA" w:rsidR="009551BF" w:rsidRPr="00D30FA1" w:rsidRDefault="009551BF" w:rsidP="00236BF5">
            <w:pPr>
              <w:rPr>
                <w:rFonts w:asciiTheme="minorHAnsi" w:hAnsiTheme="minorHAnsi" w:cstheme="minorHAnsi"/>
                <w:color w:val="000000"/>
                <w:sz w:val="18"/>
                <w:szCs w:val="16"/>
              </w:rPr>
            </w:pPr>
            <w:del w:id="12241" w:author="Rakesh Singhi" w:date="2015-02-07T16:04:00Z">
              <w:r w:rsidDel="009505E1">
                <w:rPr>
                  <w:rFonts w:asciiTheme="minorHAnsi" w:hAnsiTheme="minorHAnsi" w:cstheme="minorHAnsi"/>
                  <w:color w:val="000000"/>
                  <w:sz w:val="18"/>
                  <w:szCs w:val="16"/>
                </w:rPr>
                <w:delText>FILE_NAME</w:delText>
              </w:r>
            </w:del>
            <w:ins w:id="12242" w:author="Rakesh Singhi" w:date="2015-03-25T13:33:00Z">
              <w:r w:rsidR="000148AC">
                <w:rPr>
                  <w:rFonts w:asciiTheme="minorHAnsi" w:hAnsiTheme="minorHAnsi" w:cstheme="minorHAnsi"/>
                  <w:color w:val="000000"/>
                  <w:sz w:val="18"/>
                  <w:szCs w:val="16"/>
                </w:rPr>
                <w:t>FILE_NAME</w:t>
              </w:r>
            </w:ins>
          </w:p>
        </w:tc>
        <w:tc>
          <w:tcPr>
            <w:tcW w:w="3060" w:type="dxa"/>
            <w:tcBorders>
              <w:top w:val="single" w:sz="4" w:space="0" w:color="auto"/>
              <w:left w:val="single" w:sz="4" w:space="0" w:color="auto"/>
              <w:right w:val="single" w:sz="4" w:space="0" w:color="auto"/>
            </w:tcBorders>
            <w:vAlign w:val="center"/>
          </w:tcPr>
          <w:p w14:paraId="77EE304C" w14:textId="51560CEB" w:rsidR="009551BF" w:rsidRPr="00D30FA1" w:rsidRDefault="009551BF" w:rsidP="0029795D">
            <w:pPr>
              <w:rPr>
                <w:rFonts w:asciiTheme="minorHAnsi" w:hAnsiTheme="minorHAnsi" w:cstheme="minorHAnsi"/>
                <w:color w:val="000000"/>
                <w:sz w:val="18"/>
                <w:szCs w:val="16"/>
              </w:rPr>
            </w:pPr>
            <w:del w:id="12243" w:author="Rakesh Singhi" w:date="2015-02-07T16:04:00Z">
              <w:r w:rsidDel="009505E1">
                <w:rPr>
                  <w:rFonts w:asciiTheme="minorHAnsi" w:hAnsiTheme="minorHAnsi" w:cstheme="minorHAnsi"/>
                  <w:color w:val="000000"/>
                  <w:sz w:val="18"/>
                  <w:szCs w:val="16"/>
                </w:rPr>
                <w:delText>FILE_NAME</w:delText>
              </w:r>
            </w:del>
            <w:ins w:id="12244" w:author="Rakesh Singhi" w:date="2015-03-25T13:33:00Z">
              <w:r w:rsidR="000148AC">
                <w:rPr>
                  <w:rFonts w:asciiTheme="minorHAnsi" w:hAnsiTheme="minorHAnsi" w:cstheme="minorHAnsi"/>
                  <w:color w:val="000000"/>
                  <w:sz w:val="18"/>
                  <w:szCs w:val="16"/>
                </w:rPr>
                <w:t>FILE_NAME</w:t>
              </w:r>
            </w:ins>
          </w:p>
        </w:tc>
      </w:tr>
      <w:tr w:rsidR="000148AC" w:rsidRPr="00D30FA1" w14:paraId="60EB5263" w14:textId="77777777" w:rsidTr="00AF546E">
        <w:trPr>
          <w:ins w:id="12245" w:author="Rakesh Singhi" w:date="2015-03-25T13:33:00Z"/>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4BFC9C06" w14:textId="22736639" w:rsidR="000148AC" w:rsidRPr="00236BF5" w:rsidRDefault="000148AC" w:rsidP="009505E1">
            <w:pPr>
              <w:rPr>
                <w:ins w:id="12246" w:author="Rakesh Singhi" w:date="2015-03-25T13:33:00Z"/>
                <w:rFonts w:asciiTheme="minorHAnsi" w:hAnsiTheme="minorHAnsi" w:cstheme="minorHAnsi"/>
                <w:color w:val="000000"/>
                <w:sz w:val="18"/>
                <w:szCs w:val="16"/>
              </w:rPr>
            </w:pPr>
            <w:ins w:id="12247" w:author="Rakesh Singhi" w:date="2015-03-25T13:33:00Z">
              <w:r w:rsidRPr="00236BF5">
                <w:rPr>
                  <w:rFonts w:asciiTheme="minorHAnsi" w:hAnsiTheme="minorHAnsi" w:cstheme="minorHAnsi"/>
                  <w:color w:val="000000"/>
                  <w:sz w:val="18"/>
                  <w:szCs w:val="16"/>
                </w:rPr>
                <w:t>FILE_</w:t>
              </w:r>
              <w:r>
                <w:rPr>
                  <w:rFonts w:asciiTheme="minorHAnsi" w:hAnsiTheme="minorHAnsi" w:cstheme="minorHAnsi"/>
                  <w:color w:val="000000"/>
                  <w:sz w:val="18"/>
                  <w:szCs w:val="16"/>
                </w:rPr>
                <w:t>SEQ</w:t>
              </w:r>
            </w:ins>
          </w:p>
        </w:tc>
        <w:tc>
          <w:tcPr>
            <w:tcW w:w="2880" w:type="dxa"/>
            <w:tcBorders>
              <w:top w:val="single" w:sz="4" w:space="0" w:color="auto"/>
              <w:left w:val="single" w:sz="4" w:space="0" w:color="auto"/>
              <w:right w:val="single" w:sz="4" w:space="0" w:color="auto"/>
            </w:tcBorders>
            <w:vAlign w:val="center"/>
          </w:tcPr>
          <w:p w14:paraId="34FA802D" w14:textId="40255CAB" w:rsidR="000148AC" w:rsidDel="009505E1" w:rsidRDefault="000148AC" w:rsidP="00236BF5">
            <w:pPr>
              <w:rPr>
                <w:ins w:id="12248" w:author="Rakesh Singhi" w:date="2015-03-25T13:33:00Z"/>
                <w:rFonts w:asciiTheme="minorHAnsi" w:hAnsiTheme="minorHAnsi" w:cstheme="minorHAnsi"/>
                <w:color w:val="000000"/>
                <w:sz w:val="18"/>
                <w:szCs w:val="16"/>
              </w:rPr>
            </w:pPr>
            <w:ins w:id="12249" w:author="Rakesh Singhi" w:date="2015-03-25T13:33:00Z">
              <w:r>
                <w:rPr>
                  <w:rFonts w:asciiTheme="minorHAnsi" w:hAnsiTheme="minorHAnsi" w:cstheme="minorHAnsi"/>
                  <w:color w:val="000000"/>
                  <w:sz w:val="18"/>
                  <w:szCs w:val="16"/>
                </w:rPr>
                <w:t>FILE_SEQ</w:t>
              </w:r>
            </w:ins>
          </w:p>
        </w:tc>
        <w:tc>
          <w:tcPr>
            <w:tcW w:w="3060" w:type="dxa"/>
            <w:tcBorders>
              <w:top w:val="single" w:sz="4" w:space="0" w:color="auto"/>
              <w:left w:val="single" w:sz="4" w:space="0" w:color="auto"/>
              <w:right w:val="single" w:sz="4" w:space="0" w:color="auto"/>
            </w:tcBorders>
            <w:vAlign w:val="center"/>
          </w:tcPr>
          <w:p w14:paraId="09140AB4" w14:textId="7460DC4B" w:rsidR="000148AC" w:rsidDel="009505E1" w:rsidRDefault="000148AC" w:rsidP="0029795D">
            <w:pPr>
              <w:rPr>
                <w:ins w:id="12250" w:author="Rakesh Singhi" w:date="2015-03-25T13:33:00Z"/>
                <w:rFonts w:asciiTheme="minorHAnsi" w:hAnsiTheme="minorHAnsi" w:cstheme="minorHAnsi"/>
                <w:color w:val="000000"/>
                <w:sz w:val="18"/>
                <w:szCs w:val="16"/>
              </w:rPr>
            </w:pPr>
            <w:ins w:id="12251" w:author="Rakesh Singhi" w:date="2015-03-25T13:33:00Z">
              <w:r>
                <w:rPr>
                  <w:rFonts w:asciiTheme="minorHAnsi" w:hAnsiTheme="minorHAnsi" w:cstheme="minorHAnsi"/>
                  <w:color w:val="000000"/>
                  <w:sz w:val="18"/>
                  <w:szCs w:val="16"/>
                </w:rPr>
                <w:t>FILE_SEQ</w:t>
              </w:r>
            </w:ins>
          </w:p>
        </w:tc>
      </w:tr>
      <w:tr w:rsidR="009551BF" w:rsidRPr="00D30FA1" w14:paraId="09069547" w14:textId="77777777" w:rsidTr="00AF546E">
        <w:tc>
          <w:tcPr>
            <w:tcW w:w="2700" w:type="dxa"/>
            <w:tcBorders>
              <w:top w:val="single" w:sz="4" w:space="0" w:color="auto"/>
              <w:left w:val="single" w:sz="4" w:space="0" w:color="auto"/>
              <w:bottom w:val="single" w:sz="4" w:space="0" w:color="auto"/>
              <w:right w:val="single" w:sz="4" w:space="0" w:color="auto"/>
            </w:tcBorders>
            <w:shd w:val="clear" w:color="auto" w:fill="auto"/>
          </w:tcPr>
          <w:p w14:paraId="6295A21B"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FILE_TYPE</w:t>
            </w:r>
          </w:p>
        </w:tc>
        <w:tc>
          <w:tcPr>
            <w:tcW w:w="2880" w:type="dxa"/>
            <w:tcBorders>
              <w:left w:val="single" w:sz="4" w:space="0" w:color="auto"/>
              <w:bottom w:val="single" w:sz="4" w:space="0" w:color="auto"/>
              <w:right w:val="single" w:sz="4" w:space="0" w:color="auto"/>
            </w:tcBorders>
            <w:vAlign w:val="center"/>
          </w:tcPr>
          <w:p w14:paraId="2178DE72" w14:textId="3178E42E" w:rsidR="009551BF" w:rsidRPr="00D30FA1" w:rsidRDefault="009551BF" w:rsidP="009505E1">
            <w:pPr>
              <w:rPr>
                <w:rFonts w:asciiTheme="minorHAnsi" w:hAnsiTheme="minorHAnsi" w:cstheme="minorHAnsi"/>
                <w:color w:val="000000"/>
                <w:sz w:val="18"/>
                <w:szCs w:val="16"/>
              </w:rPr>
            </w:pPr>
            <w:r>
              <w:rPr>
                <w:rFonts w:asciiTheme="minorHAnsi" w:hAnsiTheme="minorHAnsi" w:cstheme="minorHAnsi"/>
                <w:color w:val="000000"/>
                <w:sz w:val="18"/>
                <w:szCs w:val="16"/>
              </w:rPr>
              <w:t xml:space="preserve">‘ERP’ </w:t>
            </w:r>
            <w:del w:id="12252" w:author="Rakesh Singhi" w:date="2015-02-07T16:04:00Z">
              <w:r w:rsidDel="009505E1">
                <w:rPr>
                  <w:rFonts w:asciiTheme="minorHAnsi" w:hAnsiTheme="minorHAnsi" w:cstheme="minorHAnsi"/>
                  <w:color w:val="000000"/>
                  <w:sz w:val="18"/>
                  <w:szCs w:val="16"/>
                </w:rPr>
                <w:delText>or ‘ISC’</w:delText>
              </w:r>
            </w:del>
          </w:p>
        </w:tc>
        <w:tc>
          <w:tcPr>
            <w:tcW w:w="3060" w:type="dxa"/>
            <w:tcBorders>
              <w:left w:val="single" w:sz="4" w:space="0" w:color="auto"/>
              <w:bottom w:val="single" w:sz="4" w:space="0" w:color="auto"/>
              <w:right w:val="single" w:sz="4" w:space="0" w:color="auto"/>
            </w:tcBorders>
            <w:vAlign w:val="center"/>
          </w:tcPr>
          <w:p w14:paraId="34FA7FD3" w14:textId="05FEDC72" w:rsidR="009551BF" w:rsidRPr="00D30FA1" w:rsidRDefault="009551BF" w:rsidP="009505E1">
            <w:pPr>
              <w:rPr>
                <w:rFonts w:asciiTheme="minorHAnsi" w:hAnsiTheme="minorHAnsi" w:cstheme="minorHAnsi"/>
                <w:color w:val="000000"/>
                <w:sz w:val="18"/>
                <w:szCs w:val="16"/>
              </w:rPr>
            </w:pPr>
            <w:r>
              <w:rPr>
                <w:rFonts w:asciiTheme="minorHAnsi" w:hAnsiTheme="minorHAnsi" w:cstheme="minorHAnsi"/>
                <w:color w:val="000000"/>
                <w:sz w:val="18"/>
                <w:szCs w:val="16"/>
              </w:rPr>
              <w:t>‘</w:t>
            </w:r>
            <w:del w:id="12253" w:author="Rakesh Singhi" w:date="2015-02-07T16:04:00Z">
              <w:r w:rsidDel="009505E1">
                <w:rPr>
                  <w:rFonts w:asciiTheme="minorHAnsi" w:hAnsiTheme="minorHAnsi" w:cstheme="minorHAnsi"/>
                  <w:color w:val="000000"/>
                  <w:sz w:val="18"/>
                  <w:szCs w:val="16"/>
                </w:rPr>
                <w:delText xml:space="preserve">ERP’ </w:delText>
              </w:r>
            </w:del>
            <w:ins w:id="12254" w:author="Rakesh Singhi" w:date="2015-02-07T16:04:00Z">
              <w:r w:rsidR="009505E1">
                <w:rPr>
                  <w:rFonts w:asciiTheme="minorHAnsi" w:hAnsiTheme="minorHAnsi" w:cstheme="minorHAnsi"/>
                  <w:color w:val="000000"/>
                  <w:sz w:val="18"/>
                  <w:szCs w:val="16"/>
                </w:rPr>
                <w:t xml:space="preserve">ISC_DMOW </w:t>
              </w:r>
            </w:ins>
            <w:r>
              <w:rPr>
                <w:rFonts w:asciiTheme="minorHAnsi" w:hAnsiTheme="minorHAnsi" w:cstheme="minorHAnsi"/>
                <w:color w:val="000000"/>
                <w:sz w:val="18"/>
                <w:szCs w:val="16"/>
              </w:rPr>
              <w:t>or ‘ISC</w:t>
            </w:r>
            <w:ins w:id="12255" w:author="Rakesh Singhi" w:date="2015-02-07T16:04:00Z">
              <w:r w:rsidR="009505E1">
                <w:rPr>
                  <w:rFonts w:asciiTheme="minorHAnsi" w:hAnsiTheme="minorHAnsi" w:cstheme="minorHAnsi"/>
                  <w:color w:val="000000"/>
                  <w:sz w:val="18"/>
                  <w:szCs w:val="16"/>
                </w:rPr>
                <w:t>_DMOE</w:t>
              </w:r>
            </w:ins>
            <w:r>
              <w:rPr>
                <w:rFonts w:asciiTheme="minorHAnsi" w:hAnsiTheme="minorHAnsi" w:cstheme="minorHAnsi"/>
                <w:color w:val="000000"/>
                <w:sz w:val="18"/>
                <w:szCs w:val="16"/>
              </w:rPr>
              <w:t>’</w:t>
            </w:r>
          </w:p>
        </w:tc>
      </w:tr>
      <w:tr w:rsidR="009551BF" w:rsidRPr="00D30FA1" w:rsidDel="000148AC" w14:paraId="7FE31EEF" w14:textId="4E165ACA" w:rsidTr="00AF546E">
        <w:trPr>
          <w:del w:id="12256" w:author="Rakesh Singhi" w:date="2015-03-25T13:35:00Z"/>
        </w:trPr>
        <w:tc>
          <w:tcPr>
            <w:tcW w:w="2700" w:type="dxa"/>
            <w:tcBorders>
              <w:top w:val="single" w:sz="4" w:space="0" w:color="auto"/>
              <w:left w:val="single" w:sz="4" w:space="0" w:color="auto"/>
              <w:bottom w:val="single" w:sz="4" w:space="0" w:color="auto"/>
              <w:right w:val="single" w:sz="4" w:space="0" w:color="auto"/>
            </w:tcBorders>
          </w:tcPr>
          <w:p w14:paraId="5C996D2E" w14:textId="02792D9F" w:rsidR="009551BF" w:rsidRPr="00236BF5" w:rsidDel="000148AC" w:rsidRDefault="009551BF" w:rsidP="00236BF5">
            <w:pPr>
              <w:rPr>
                <w:del w:id="12257" w:author="Rakesh Singhi" w:date="2015-03-25T13:35:00Z"/>
                <w:rFonts w:asciiTheme="minorHAnsi" w:hAnsiTheme="minorHAnsi" w:cstheme="minorHAnsi"/>
                <w:color w:val="000000"/>
                <w:sz w:val="18"/>
                <w:szCs w:val="16"/>
              </w:rPr>
            </w:pPr>
            <w:del w:id="12258" w:author="Rakesh Singhi" w:date="2015-03-25T13:35:00Z">
              <w:r w:rsidRPr="00236BF5" w:rsidDel="000148AC">
                <w:rPr>
                  <w:rFonts w:asciiTheme="minorHAnsi" w:hAnsiTheme="minorHAnsi" w:cstheme="minorHAnsi"/>
                  <w:color w:val="000000"/>
                  <w:sz w:val="18"/>
                  <w:szCs w:val="16"/>
                </w:rPr>
                <w:delText>LOAD_DATE</w:delText>
              </w:r>
            </w:del>
          </w:p>
        </w:tc>
        <w:tc>
          <w:tcPr>
            <w:tcW w:w="2880" w:type="dxa"/>
            <w:tcBorders>
              <w:top w:val="single" w:sz="4" w:space="0" w:color="auto"/>
              <w:left w:val="single" w:sz="4" w:space="0" w:color="auto"/>
              <w:bottom w:val="single" w:sz="4" w:space="0" w:color="auto"/>
              <w:right w:val="single" w:sz="4" w:space="0" w:color="auto"/>
            </w:tcBorders>
            <w:vAlign w:val="center"/>
          </w:tcPr>
          <w:p w14:paraId="04FE53E2" w14:textId="60297A28" w:rsidR="009551BF" w:rsidRPr="00D30FA1" w:rsidDel="000148AC" w:rsidRDefault="009551BF" w:rsidP="00236BF5">
            <w:pPr>
              <w:rPr>
                <w:del w:id="12259" w:author="Rakesh Singhi" w:date="2015-03-25T13:35:00Z"/>
                <w:rFonts w:asciiTheme="minorHAnsi" w:hAnsiTheme="minorHAnsi" w:cstheme="minorHAnsi"/>
                <w:color w:val="000000"/>
                <w:sz w:val="18"/>
                <w:szCs w:val="16"/>
              </w:rPr>
            </w:pPr>
            <w:del w:id="12260" w:author="Rakesh Singhi" w:date="2015-03-25T13:35:00Z">
              <w:r w:rsidRPr="00467C5F" w:rsidDel="000148AC">
                <w:rPr>
                  <w:rFonts w:asciiTheme="minorHAnsi" w:hAnsiTheme="minorHAnsi" w:cstheme="minorHAnsi"/>
                  <w:color w:val="000000"/>
                  <w:sz w:val="18"/>
                  <w:szCs w:val="16"/>
                </w:rPr>
                <w:delText>LOAD_DATE</w:delText>
              </w:r>
            </w:del>
          </w:p>
        </w:tc>
        <w:tc>
          <w:tcPr>
            <w:tcW w:w="3060" w:type="dxa"/>
            <w:tcBorders>
              <w:top w:val="single" w:sz="4" w:space="0" w:color="auto"/>
              <w:left w:val="single" w:sz="4" w:space="0" w:color="auto"/>
              <w:bottom w:val="single" w:sz="4" w:space="0" w:color="auto"/>
              <w:right w:val="single" w:sz="4" w:space="0" w:color="auto"/>
            </w:tcBorders>
            <w:vAlign w:val="center"/>
          </w:tcPr>
          <w:p w14:paraId="2BE4B43C" w14:textId="661BA859" w:rsidR="009551BF" w:rsidRPr="00D30FA1" w:rsidDel="000148AC" w:rsidRDefault="009551BF" w:rsidP="0029795D">
            <w:pPr>
              <w:rPr>
                <w:del w:id="12261" w:author="Rakesh Singhi" w:date="2015-03-25T13:35:00Z"/>
                <w:rFonts w:asciiTheme="minorHAnsi" w:hAnsiTheme="minorHAnsi" w:cstheme="minorHAnsi"/>
                <w:color w:val="000000"/>
                <w:sz w:val="18"/>
                <w:szCs w:val="16"/>
              </w:rPr>
            </w:pPr>
            <w:del w:id="12262" w:author="Rakesh Singhi" w:date="2015-03-25T13:35:00Z">
              <w:r w:rsidRPr="00467C5F" w:rsidDel="000148AC">
                <w:rPr>
                  <w:rFonts w:asciiTheme="minorHAnsi" w:hAnsiTheme="minorHAnsi" w:cstheme="minorHAnsi"/>
                  <w:color w:val="000000"/>
                  <w:sz w:val="18"/>
                  <w:szCs w:val="16"/>
                </w:rPr>
                <w:delText>LOAD_DATE</w:delText>
              </w:r>
            </w:del>
          </w:p>
        </w:tc>
      </w:tr>
      <w:tr w:rsidR="000148AC" w:rsidRPr="00D30FA1" w14:paraId="625BE9B5" w14:textId="77777777" w:rsidTr="00AF546E">
        <w:trPr>
          <w:ins w:id="12263" w:author="Rakesh Singhi" w:date="2015-03-25T13:34:00Z"/>
        </w:trPr>
        <w:tc>
          <w:tcPr>
            <w:tcW w:w="2700" w:type="dxa"/>
            <w:tcBorders>
              <w:top w:val="single" w:sz="4" w:space="0" w:color="auto"/>
              <w:left w:val="single" w:sz="4" w:space="0" w:color="auto"/>
              <w:bottom w:val="single" w:sz="4" w:space="0" w:color="auto"/>
              <w:right w:val="single" w:sz="4" w:space="0" w:color="auto"/>
            </w:tcBorders>
          </w:tcPr>
          <w:p w14:paraId="5247F63B" w14:textId="7B21B66B" w:rsidR="000148AC" w:rsidRPr="00236BF5" w:rsidRDefault="000148AC" w:rsidP="00236BF5">
            <w:pPr>
              <w:rPr>
                <w:ins w:id="12264" w:author="Rakesh Singhi" w:date="2015-03-25T13:34:00Z"/>
                <w:rFonts w:asciiTheme="minorHAnsi" w:hAnsiTheme="minorHAnsi" w:cstheme="minorHAnsi"/>
                <w:color w:val="000000"/>
                <w:sz w:val="18"/>
                <w:szCs w:val="16"/>
              </w:rPr>
            </w:pPr>
            <w:ins w:id="12265" w:author="Rakesh Singhi" w:date="2015-03-25T13:34:00Z">
              <w:r>
                <w:rPr>
                  <w:rFonts w:asciiTheme="minorHAnsi" w:hAnsiTheme="minorHAnsi" w:cstheme="minorHAnsi"/>
                  <w:color w:val="000000"/>
                  <w:sz w:val="18"/>
                  <w:szCs w:val="16"/>
                </w:rPr>
                <w:t>MD_PARTNER_ID</w:t>
              </w:r>
            </w:ins>
          </w:p>
        </w:tc>
        <w:tc>
          <w:tcPr>
            <w:tcW w:w="2880" w:type="dxa"/>
            <w:tcBorders>
              <w:top w:val="single" w:sz="4" w:space="0" w:color="auto"/>
              <w:left w:val="single" w:sz="4" w:space="0" w:color="auto"/>
              <w:bottom w:val="single" w:sz="4" w:space="0" w:color="auto"/>
              <w:right w:val="single" w:sz="4" w:space="0" w:color="auto"/>
            </w:tcBorders>
            <w:vAlign w:val="center"/>
          </w:tcPr>
          <w:p w14:paraId="2DBE0EAD" w14:textId="48617822" w:rsidR="000148AC" w:rsidRPr="00467C5F" w:rsidRDefault="000148AC" w:rsidP="00236BF5">
            <w:pPr>
              <w:rPr>
                <w:ins w:id="12266" w:author="Rakesh Singhi" w:date="2015-03-25T13:34:00Z"/>
                <w:rFonts w:asciiTheme="minorHAnsi" w:hAnsiTheme="minorHAnsi" w:cstheme="minorHAnsi"/>
                <w:color w:val="000000"/>
                <w:sz w:val="18"/>
                <w:szCs w:val="16"/>
              </w:rPr>
            </w:pPr>
            <w:ins w:id="12267" w:author="Rakesh Singhi" w:date="2015-03-25T13:34:00Z">
              <w:r>
                <w:rPr>
                  <w:rFonts w:asciiTheme="minorHAnsi" w:hAnsiTheme="minorHAnsi" w:cstheme="minorHAnsi"/>
                  <w:color w:val="000000"/>
                  <w:sz w:val="18"/>
                  <w:szCs w:val="16"/>
                </w:rPr>
                <w:t>PARTNER_ID</w:t>
              </w:r>
            </w:ins>
          </w:p>
        </w:tc>
        <w:tc>
          <w:tcPr>
            <w:tcW w:w="3060" w:type="dxa"/>
            <w:tcBorders>
              <w:top w:val="single" w:sz="4" w:space="0" w:color="auto"/>
              <w:left w:val="single" w:sz="4" w:space="0" w:color="auto"/>
              <w:bottom w:val="single" w:sz="4" w:space="0" w:color="auto"/>
              <w:right w:val="single" w:sz="4" w:space="0" w:color="auto"/>
            </w:tcBorders>
            <w:vAlign w:val="center"/>
          </w:tcPr>
          <w:p w14:paraId="6F45C322" w14:textId="71CFB50C" w:rsidR="000148AC" w:rsidRPr="00467C5F" w:rsidRDefault="000148AC" w:rsidP="0029795D">
            <w:pPr>
              <w:rPr>
                <w:ins w:id="12268" w:author="Rakesh Singhi" w:date="2015-03-25T13:34:00Z"/>
                <w:rFonts w:asciiTheme="minorHAnsi" w:hAnsiTheme="minorHAnsi" w:cstheme="minorHAnsi"/>
                <w:color w:val="000000"/>
                <w:sz w:val="18"/>
                <w:szCs w:val="16"/>
              </w:rPr>
            </w:pPr>
            <w:ins w:id="12269" w:author="Rakesh Singhi" w:date="2015-03-25T13:34:00Z">
              <w:r>
                <w:rPr>
                  <w:rFonts w:asciiTheme="minorHAnsi" w:hAnsiTheme="minorHAnsi" w:cstheme="minorHAnsi"/>
                  <w:color w:val="000000"/>
                  <w:sz w:val="18"/>
                  <w:szCs w:val="16"/>
                </w:rPr>
                <w:t>MD_PARTNER_ID</w:t>
              </w:r>
            </w:ins>
          </w:p>
        </w:tc>
      </w:tr>
      <w:tr w:rsidR="000148AC" w:rsidRPr="00D30FA1" w14:paraId="5F7E1AA4" w14:textId="77777777" w:rsidTr="00AF546E">
        <w:trPr>
          <w:ins w:id="12270" w:author="Rakesh Singhi" w:date="2015-03-25T13:34:00Z"/>
        </w:trPr>
        <w:tc>
          <w:tcPr>
            <w:tcW w:w="2700" w:type="dxa"/>
            <w:tcBorders>
              <w:top w:val="single" w:sz="4" w:space="0" w:color="auto"/>
              <w:left w:val="single" w:sz="4" w:space="0" w:color="auto"/>
              <w:bottom w:val="single" w:sz="4" w:space="0" w:color="auto"/>
              <w:right w:val="single" w:sz="4" w:space="0" w:color="auto"/>
            </w:tcBorders>
          </w:tcPr>
          <w:p w14:paraId="0D898602" w14:textId="03D0F5FA" w:rsidR="000148AC" w:rsidRDefault="000148AC" w:rsidP="00236BF5">
            <w:pPr>
              <w:rPr>
                <w:ins w:id="12271" w:author="Rakesh Singhi" w:date="2015-03-25T13:34:00Z"/>
                <w:rFonts w:asciiTheme="minorHAnsi" w:hAnsiTheme="minorHAnsi" w:cstheme="minorHAnsi"/>
                <w:color w:val="000000"/>
                <w:sz w:val="18"/>
                <w:szCs w:val="16"/>
              </w:rPr>
            </w:pPr>
            <w:ins w:id="12272" w:author="Rakesh Singhi" w:date="2015-03-25T13:34:00Z">
              <w:r>
                <w:rPr>
                  <w:rFonts w:asciiTheme="minorHAnsi" w:hAnsiTheme="minorHAnsi" w:cstheme="minorHAnsi"/>
                  <w:color w:val="000000"/>
                  <w:sz w:val="18"/>
                  <w:szCs w:val="16"/>
                </w:rPr>
                <w:t>MD_VAT_ID</w:t>
              </w:r>
            </w:ins>
          </w:p>
        </w:tc>
        <w:tc>
          <w:tcPr>
            <w:tcW w:w="2880" w:type="dxa"/>
            <w:tcBorders>
              <w:top w:val="single" w:sz="4" w:space="0" w:color="auto"/>
              <w:left w:val="single" w:sz="4" w:space="0" w:color="auto"/>
              <w:bottom w:val="single" w:sz="4" w:space="0" w:color="auto"/>
              <w:right w:val="single" w:sz="4" w:space="0" w:color="auto"/>
            </w:tcBorders>
            <w:vAlign w:val="center"/>
          </w:tcPr>
          <w:p w14:paraId="6FE6BB50" w14:textId="047A149D" w:rsidR="000148AC" w:rsidRDefault="000148AC" w:rsidP="00236BF5">
            <w:pPr>
              <w:rPr>
                <w:ins w:id="12273" w:author="Rakesh Singhi" w:date="2015-03-25T13:34:00Z"/>
                <w:rFonts w:asciiTheme="minorHAnsi" w:hAnsiTheme="minorHAnsi" w:cstheme="minorHAnsi"/>
                <w:color w:val="000000"/>
                <w:sz w:val="18"/>
                <w:szCs w:val="16"/>
              </w:rPr>
            </w:pPr>
            <w:ins w:id="12274" w:author="Rakesh Singhi" w:date="2015-03-25T13:35:00Z">
              <w:r>
                <w:rPr>
                  <w:rFonts w:asciiTheme="minorHAnsi" w:hAnsiTheme="minorHAnsi" w:cstheme="minorHAnsi"/>
                  <w:color w:val="000000"/>
                  <w:sz w:val="18"/>
                  <w:szCs w:val="16"/>
                </w:rPr>
                <w:t>VAT_ID</w:t>
              </w:r>
            </w:ins>
          </w:p>
        </w:tc>
        <w:tc>
          <w:tcPr>
            <w:tcW w:w="3060" w:type="dxa"/>
            <w:tcBorders>
              <w:top w:val="single" w:sz="4" w:space="0" w:color="auto"/>
              <w:left w:val="single" w:sz="4" w:space="0" w:color="auto"/>
              <w:bottom w:val="single" w:sz="4" w:space="0" w:color="auto"/>
              <w:right w:val="single" w:sz="4" w:space="0" w:color="auto"/>
            </w:tcBorders>
            <w:vAlign w:val="center"/>
          </w:tcPr>
          <w:p w14:paraId="01ACDBEF" w14:textId="2CAFFC92" w:rsidR="000148AC" w:rsidRDefault="000148AC" w:rsidP="0029795D">
            <w:pPr>
              <w:rPr>
                <w:ins w:id="12275" w:author="Rakesh Singhi" w:date="2015-03-25T13:34:00Z"/>
                <w:rFonts w:asciiTheme="minorHAnsi" w:hAnsiTheme="minorHAnsi" w:cstheme="minorHAnsi"/>
                <w:color w:val="000000"/>
                <w:sz w:val="18"/>
                <w:szCs w:val="16"/>
              </w:rPr>
            </w:pPr>
            <w:ins w:id="12276" w:author="Rakesh Singhi" w:date="2015-03-25T13:35:00Z">
              <w:r>
                <w:rPr>
                  <w:rFonts w:asciiTheme="minorHAnsi" w:hAnsiTheme="minorHAnsi" w:cstheme="minorHAnsi"/>
                  <w:color w:val="000000"/>
                  <w:sz w:val="18"/>
                  <w:szCs w:val="16"/>
                </w:rPr>
                <w:t>MD_VAT_ID</w:t>
              </w:r>
            </w:ins>
          </w:p>
        </w:tc>
      </w:tr>
      <w:tr w:rsidR="00E94AB3" w:rsidRPr="00D30FA1" w:rsidDel="000148AC" w14:paraId="075AC757" w14:textId="40A81C0E" w:rsidTr="00AF546E">
        <w:trPr>
          <w:del w:id="12277" w:author="Rakesh Singhi" w:date="2015-03-25T13:33:00Z"/>
        </w:trPr>
        <w:tc>
          <w:tcPr>
            <w:tcW w:w="2700" w:type="dxa"/>
            <w:tcBorders>
              <w:top w:val="single" w:sz="4" w:space="0" w:color="auto"/>
              <w:left w:val="single" w:sz="4" w:space="0" w:color="auto"/>
              <w:bottom w:val="single" w:sz="4" w:space="0" w:color="auto"/>
              <w:right w:val="single" w:sz="4" w:space="0" w:color="auto"/>
            </w:tcBorders>
          </w:tcPr>
          <w:p w14:paraId="4726BF6B" w14:textId="7839F9BC" w:rsidR="00E94AB3" w:rsidRPr="00236BF5" w:rsidDel="000148AC" w:rsidRDefault="00E94AB3" w:rsidP="00236BF5">
            <w:pPr>
              <w:rPr>
                <w:del w:id="12278" w:author="Rakesh Singhi" w:date="2015-03-25T13:33:00Z"/>
                <w:rFonts w:asciiTheme="minorHAnsi" w:hAnsiTheme="minorHAnsi" w:cstheme="minorHAnsi"/>
                <w:color w:val="000000"/>
                <w:sz w:val="18"/>
                <w:szCs w:val="16"/>
              </w:rPr>
            </w:pPr>
            <w:del w:id="12279" w:author="Rakesh Singhi" w:date="2015-03-25T13:33:00Z">
              <w:r w:rsidDel="000148AC">
                <w:rPr>
                  <w:rFonts w:asciiTheme="minorHAnsi" w:hAnsiTheme="minorHAnsi" w:cstheme="minorHAnsi"/>
                  <w:color w:val="000000"/>
                  <w:sz w:val="18"/>
                  <w:szCs w:val="16"/>
                </w:rPr>
                <w:delText>RECORD_NUMBER</w:delText>
              </w:r>
            </w:del>
          </w:p>
        </w:tc>
        <w:tc>
          <w:tcPr>
            <w:tcW w:w="2880" w:type="dxa"/>
            <w:tcBorders>
              <w:top w:val="single" w:sz="4" w:space="0" w:color="auto"/>
              <w:left w:val="single" w:sz="4" w:space="0" w:color="auto"/>
              <w:bottom w:val="single" w:sz="4" w:space="0" w:color="auto"/>
              <w:right w:val="single" w:sz="4" w:space="0" w:color="auto"/>
            </w:tcBorders>
            <w:vAlign w:val="center"/>
          </w:tcPr>
          <w:p w14:paraId="348A4ACE" w14:textId="0C55DB83" w:rsidR="00E94AB3" w:rsidRPr="00467C5F" w:rsidDel="000148AC" w:rsidRDefault="00262D6F" w:rsidP="00236BF5">
            <w:pPr>
              <w:rPr>
                <w:del w:id="12280" w:author="Rakesh Singhi" w:date="2015-03-25T13:33:00Z"/>
                <w:rFonts w:asciiTheme="minorHAnsi" w:hAnsiTheme="minorHAnsi" w:cstheme="minorHAnsi"/>
                <w:color w:val="000000"/>
                <w:sz w:val="18"/>
                <w:szCs w:val="16"/>
              </w:rPr>
            </w:pPr>
            <w:del w:id="12281" w:author="Rakesh Singhi" w:date="2015-03-25T13:33:00Z">
              <w:r w:rsidDel="000148AC">
                <w:rPr>
                  <w:rFonts w:asciiTheme="minorHAnsi" w:hAnsiTheme="minorHAnsi" w:cstheme="minorHAnsi"/>
                  <w:color w:val="000000"/>
                  <w:sz w:val="18"/>
                  <w:szCs w:val="16"/>
                </w:rPr>
                <w:delText>RECORD_NUMBER</w:delText>
              </w:r>
            </w:del>
          </w:p>
        </w:tc>
        <w:tc>
          <w:tcPr>
            <w:tcW w:w="3060" w:type="dxa"/>
            <w:tcBorders>
              <w:top w:val="single" w:sz="4" w:space="0" w:color="auto"/>
              <w:left w:val="single" w:sz="4" w:space="0" w:color="auto"/>
              <w:bottom w:val="single" w:sz="4" w:space="0" w:color="auto"/>
              <w:right w:val="single" w:sz="4" w:space="0" w:color="auto"/>
            </w:tcBorders>
            <w:vAlign w:val="center"/>
          </w:tcPr>
          <w:p w14:paraId="38649FFF" w14:textId="3B477D8B" w:rsidR="00E94AB3" w:rsidRPr="00467C5F" w:rsidDel="000148AC" w:rsidRDefault="00262D6F" w:rsidP="0029795D">
            <w:pPr>
              <w:rPr>
                <w:del w:id="12282" w:author="Rakesh Singhi" w:date="2015-03-25T13:33:00Z"/>
                <w:rFonts w:asciiTheme="minorHAnsi" w:hAnsiTheme="minorHAnsi" w:cstheme="minorHAnsi"/>
                <w:color w:val="000000"/>
                <w:sz w:val="18"/>
                <w:szCs w:val="16"/>
              </w:rPr>
            </w:pPr>
            <w:del w:id="12283" w:author="Rakesh Singhi" w:date="2015-03-25T13:33:00Z">
              <w:r w:rsidDel="000148AC">
                <w:rPr>
                  <w:rFonts w:asciiTheme="minorHAnsi" w:hAnsiTheme="minorHAnsi" w:cstheme="minorHAnsi"/>
                  <w:color w:val="000000"/>
                  <w:sz w:val="18"/>
                  <w:szCs w:val="16"/>
                </w:rPr>
                <w:delText>RECORD_NUMBER</w:delText>
              </w:r>
            </w:del>
          </w:p>
        </w:tc>
      </w:tr>
      <w:tr w:rsidR="009551BF" w:rsidRPr="00D30FA1" w:rsidDel="000148AC" w14:paraId="1708C186" w14:textId="3562867E" w:rsidTr="00AF546E">
        <w:trPr>
          <w:del w:id="12284" w:author="Rakesh Singhi" w:date="2015-03-25T13:35:00Z"/>
        </w:trPr>
        <w:tc>
          <w:tcPr>
            <w:tcW w:w="2700" w:type="dxa"/>
            <w:tcBorders>
              <w:top w:val="single" w:sz="4" w:space="0" w:color="auto"/>
              <w:left w:val="single" w:sz="4" w:space="0" w:color="auto"/>
              <w:bottom w:val="single" w:sz="4" w:space="0" w:color="auto"/>
              <w:right w:val="single" w:sz="4" w:space="0" w:color="auto"/>
            </w:tcBorders>
          </w:tcPr>
          <w:p w14:paraId="409E15F1" w14:textId="54A63CE8" w:rsidR="009551BF" w:rsidRPr="00236BF5" w:rsidDel="000148AC" w:rsidRDefault="00831B41" w:rsidP="00236BF5">
            <w:pPr>
              <w:rPr>
                <w:del w:id="12285" w:author="Rakesh Singhi" w:date="2015-03-25T13:35:00Z"/>
                <w:rFonts w:asciiTheme="minorHAnsi" w:hAnsiTheme="minorHAnsi" w:cstheme="minorHAnsi"/>
                <w:color w:val="000000"/>
                <w:sz w:val="18"/>
                <w:szCs w:val="16"/>
              </w:rPr>
            </w:pPr>
            <w:del w:id="12286" w:author="Rakesh Singhi" w:date="2015-03-25T13:35:00Z">
              <w:r w:rsidDel="000148AC">
                <w:rPr>
                  <w:rFonts w:asciiTheme="minorHAnsi" w:hAnsiTheme="minorHAnsi" w:cstheme="minorHAnsi"/>
                  <w:color w:val="000000"/>
                  <w:sz w:val="18"/>
                  <w:szCs w:val="16"/>
                </w:rPr>
                <w:delText>MD_NAME</w:delText>
              </w:r>
            </w:del>
          </w:p>
        </w:tc>
        <w:tc>
          <w:tcPr>
            <w:tcW w:w="2880" w:type="dxa"/>
            <w:tcBorders>
              <w:top w:val="single" w:sz="4" w:space="0" w:color="auto"/>
              <w:left w:val="single" w:sz="4" w:space="0" w:color="auto"/>
              <w:bottom w:val="single" w:sz="4" w:space="0" w:color="auto"/>
              <w:right w:val="single" w:sz="4" w:space="0" w:color="auto"/>
            </w:tcBorders>
            <w:vAlign w:val="center"/>
          </w:tcPr>
          <w:p w14:paraId="0BBCA761" w14:textId="02D68B1A" w:rsidR="009551BF" w:rsidRPr="00D30FA1" w:rsidDel="000148AC" w:rsidRDefault="009551BF" w:rsidP="00236BF5">
            <w:pPr>
              <w:rPr>
                <w:del w:id="12287" w:author="Rakesh Singhi" w:date="2015-03-25T13:35:00Z"/>
                <w:rFonts w:asciiTheme="minorHAnsi" w:hAnsiTheme="minorHAnsi" w:cstheme="minorHAnsi"/>
                <w:color w:val="000000"/>
                <w:sz w:val="18"/>
                <w:szCs w:val="16"/>
              </w:rPr>
            </w:pPr>
            <w:del w:id="12288" w:author="Rakesh Singhi" w:date="2015-03-25T13:35:00Z">
              <w:r w:rsidDel="000148AC">
                <w:rPr>
                  <w:rFonts w:asciiTheme="minorHAnsi" w:hAnsiTheme="minorHAnsi" w:cstheme="minorHAnsi"/>
                  <w:color w:val="000000"/>
                  <w:sz w:val="18"/>
                  <w:szCs w:val="16"/>
                </w:rPr>
                <w:delText>MD_NAME</w:delText>
              </w:r>
            </w:del>
          </w:p>
        </w:tc>
        <w:tc>
          <w:tcPr>
            <w:tcW w:w="3060" w:type="dxa"/>
            <w:tcBorders>
              <w:top w:val="single" w:sz="4" w:space="0" w:color="auto"/>
              <w:left w:val="single" w:sz="4" w:space="0" w:color="auto"/>
              <w:bottom w:val="single" w:sz="4" w:space="0" w:color="auto"/>
              <w:right w:val="single" w:sz="4" w:space="0" w:color="auto"/>
            </w:tcBorders>
            <w:vAlign w:val="center"/>
          </w:tcPr>
          <w:p w14:paraId="5F6DEC22" w14:textId="37F10BE8" w:rsidR="009551BF" w:rsidRPr="00D30FA1" w:rsidDel="000148AC" w:rsidRDefault="009551BF" w:rsidP="0029795D">
            <w:pPr>
              <w:rPr>
                <w:del w:id="12289" w:author="Rakesh Singhi" w:date="2015-03-25T13:35:00Z"/>
                <w:rFonts w:asciiTheme="minorHAnsi" w:hAnsiTheme="minorHAnsi" w:cstheme="minorHAnsi"/>
                <w:color w:val="000000"/>
                <w:sz w:val="18"/>
                <w:szCs w:val="16"/>
              </w:rPr>
            </w:pPr>
            <w:del w:id="12290" w:author="Rakesh Singhi" w:date="2015-03-25T13:35:00Z">
              <w:r w:rsidDel="000148AC">
                <w:rPr>
                  <w:rFonts w:asciiTheme="minorHAnsi" w:hAnsiTheme="minorHAnsi" w:cstheme="minorHAnsi"/>
                  <w:color w:val="000000"/>
                  <w:sz w:val="18"/>
                  <w:szCs w:val="16"/>
                </w:rPr>
                <w:delText>MD_NAME</w:delText>
              </w:r>
            </w:del>
          </w:p>
        </w:tc>
      </w:tr>
      <w:tr w:rsidR="009551BF" w:rsidRPr="00D30FA1" w14:paraId="113948E8" w14:textId="77777777" w:rsidTr="00AF546E">
        <w:tc>
          <w:tcPr>
            <w:tcW w:w="2700" w:type="dxa"/>
            <w:tcBorders>
              <w:top w:val="single" w:sz="4" w:space="0" w:color="auto"/>
              <w:left w:val="single" w:sz="4" w:space="0" w:color="auto"/>
              <w:bottom w:val="single" w:sz="4" w:space="0" w:color="auto"/>
              <w:right w:val="single" w:sz="4" w:space="0" w:color="auto"/>
            </w:tcBorders>
          </w:tcPr>
          <w:p w14:paraId="45F4FE1B"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ORDER_TYPE</w:t>
            </w:r>
          </w:p>
        </w:tc>
        <w:tc>
          <w:tcPr>
            <w:tcW w:w="2880" w:type="dxa"/>
            <w:tcBorders>
              <w:top w:val="single" w:sz="4" w:space="0" w:color="auto"/>
              <w:left w:val="single" w:sz="4" w:space="0" w:color="auto"/>
              <w:bottom w:val="single" w:sz="4" w:space="0" w:color="auto"/>
              <w:right w:val="single" w:sz="4" w:space="0" w:color="auto"/>
            </w:tcBorders>
            <w:vAlign w:val="center"/>
          </w:tcPr>
          <w:p w14:paraId="62C53623" w14:textId="77777777" w:rsidR="009551BF" w:rsidRPr="00D30FA1"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ORDER_TYPE</w:t>
            </w:r>
          </w:p>
        </w:tc>
        <w:tc>
          <w:tcPr>
            <w:tcW w:w="3060" w:type="dxa"/>
            <w:tcBorders>
              <w:top w:val="single" w:sz="4" w:space="0" w:color="auto"/>
              <w:left w:val="single" w:sz="4" w:space="0" w:color="auto"/>
              <w:bottom w:val="single" w:sz="4" w:space="0" w:color="auto"/>
              <w:right w:val="single" w:sz="4" w:space="0" w:color="auto"/>
            </w:tcBorders>
            <w:vAlign w:val="center"/>
          </w:tcPr>
          <w:p w14:paraId="42BABEDF" w14:textId="77777777" w:rsidR="009551BF" w:rsidRPr="00D30FA1"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ORDER_TYPE</w:t>
            </w:r>
          </w:p>
        </w:tc>
      </w:tr>
      <w:tr w:rsidR="009551BF" w:rsidRPr="00D30FA1" w14:paraId="49224115" w14:textId="77777777" w:rsidTr="00AF546E">
        <w:tc>
          <w:tcPr>
            <w:tcW w:w="2700" w:type="dxa"/>
            <w:tcBorders>
              <w:top w:val="single" w:sz="4" w:space="0" w:color="auto"/>
              <w:left w:val="single" w:sz="4" w:space="0" w:color="auto"/>
              <w:bottom w:val="single" w:sz="4" w:space="0" w:color="auto"/>
              <w:right w:val="single" w:sz="4" w:space="0" w:color="auto"/>
            </w:tcBorders>
          </w:tcPr>
          <w:p w14:paraId="5DAEA23A"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SALES_ORDER</w:t>
            </w:r>
          </w:p>
        </w:tc>
        <w:tc>
          <w:tcPr>
            <w:tcW w:w="2880" w:type="dxa"/>
            <w:tcBorders>
              <w:top w:val="single" w:sz="4" w:space="0" w:color="auto"/>
              <w:left w:val="single" w:sz="4" w:space="0" w:color="auto"/>
              <w:bottom w:val="single" w:sz="4" w:space="0" w:color="auto"/>
              <w:right w:val="single" w:sz="4" w:space="0" w:color="auto"/>
            </w:tcBorders>
            <w:vAlign w:val="center"/>
          </w:tcPr>
          <w:p w14:paraId="0F9282E2" w14:textId="77777777" w:rsidR="009551BF" w:rsidRPr="00D30FA1"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SALES_ORDER</w:t>
            </w:r>
          </w:p>
        </w:tc>
        <w:tc>
          <w:tcPr>
            <w:tcW w:w="3060" w:type="dxa"/>
            <w:tcBorders>
              <w:top w:val="single" w:sz="4" w:space="0" w:color="auto"/>
              <w:left w:val="single" w:sz="4" w:space="0" w:color="auto"/>
              <w:bottom w:val="single" w:sz="4" w:space="0" w:color="auto"/>
              <w:right w:val="single" w:sz="4" w:space="0" w:color="auto"/>
            </w:tcBorders>
            <w:vAlign w:val="center"/>
          </w:tcPr>
          <w:p w14:paraId="02B3DC97" w14:textId="77777777" w:rsidR="009551BF" w:rsidRPr="00D30FA1"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SALES_ORDER</w:t>
            </w:r>
          </w:p>
        </w:tc>
      </w:tr>
      <w:tr w:rsidR="009551BF" w:rsidRPr="00D30FA1" w14:paraId="4B066D38"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42278D43"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ORDER_DATE</w:t>
            </w:r>
          </w:p>
        </w:tc>
        <w:tc>
          <w:tcPr>
            <w:tcW w:w="2880" w:type="dxa"/>
            <w:tcBorders>
              <w:top w:val="single" w:sz="4" w:space="0" w:color="auto"/>
              <w:left w:val="single" w:sz="4" w:space="0" w:color="auto"/>
              <w:bottom w:val="single" w:sz="4" w:space="0" w:color="auto"/>
              <w:right w:val="single" w:sz="4" w:space="0" w:color="auto"/>
            </w:tcBorders>
            <w:vAlign w:val="center"/>
          </w:tcPr>
          <w:p w14:paraId="02630A87" w14:textId="77777777" w:rsidR="009551BF" w:rsidRPr="00D30FA1"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ORDER_CREATION_DATE</w:t>
            </w:r>
          </w:p>
        </w:tc>
        <w:tc>
          <w:tcPr>
            <w:tcW w:w="3060" w:type="dxa"/>
            <w:tcBorders>
              <w:top w:val="single" w:sz="4" w:space="0" w:color="auto"/>
              <w:left w:val="single" w:sz="4" w:space="0" w:color="auto"/>
              <w:bottom w:val="single" w:sz="4" w:space="0" w:color="auto"/>
              <w:right w:val="single" w:sz="4" w:space="0" w:color="auto"/>
            </w:tcBorders>
            <w:vAlign w:val="center"/>
          </w:tcPr>
          <w:p w14:paraId="2C977F96" w14:textId="5A756C9A" w:rsidR="009551BF" w:rsidRPr="00D30FA1"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ORDER_CREATION_DATE</w:t>
            </w:r>
          </w:p>
        </w:tc>
      </w:tr>
      <w:tr w:rsidR="009551BF" w:rsidRPr="00D30FA1" w14:paraId="7D718986"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5098D203"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ORDER_STATUS</w:t>
            </w:r>
          </w:p>
        </w:tc>
        <w:tc>
          <w:tcPr>
            <w:tcW w:w="2880" w:type="dxa"/>
            <w:tcBorders>
              <w:top w:val="single" w:sz="4" w:space="0" w:color="auto"/>
              <w:left w:val="single" w:sz="4" w:space="0" w:color="auto"/>
              <w:bottom w:val="single" w:sz="4" w:space="0" w:color="auto"/>
              <w:right w:val="single" w:sz="4" w:space="0" w:color="auto"/>
            </w:tcBorders>
            <w:vAlign w:val="center"/>
          </w:tcPr>
          <w:p w14:paraId="11BDA0AC" w14:textId="77777777" w:rsidR="009551BF" w:rsidRPr="00D30FA1"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ORDER_STATUS</w:t>
            </w:r>
          </w:p>
        </w:tc>
        <w:tc>
          <w:tcPr>
            <w:tcW w:w="3060" w:type="dxa"/>
            <w:tcBorders>
              <w:top w:val="single" w:sz="4" w:space="0" w:color="auto"/>
              <w:left w:val="single" w:sz="4" w:space="0" w:color="auto"/>
              <w:bottom w:val="single" w:sz="4" w:space="0" w:color="auto"/>
              <w:right w:val="single" w:sz="4" w:space="0" w:color="auto"/>
            </w:tcBorders>
            <w:vAlign w:val="center"/>
          </w:tcPr>
          <w:p w14:paraId="32C9A952" w14:textId="77777777" w:rsidR="009551BF" w:rsidRPr="00D30FA1"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ORDER_STATUS</w:t>
            </w:r>
          </w:p>
        </w:tc>
      </w:tr>
      <w:tr w:rsidR="009551BF" w:rsidRPr="00D30FA1" w14:paraId="60B48D59"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07B5D89D"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DMO_ISC_ORDER</w:t>
            </w:r>
          </w:p>
        </w:tc>
        <w:tc>
          <w:tcPr>
            <w:tcW w:w="2880" w:type="dxa"/>
            <w:tcBorders>
              <w:top w:val="single" w:sz="4" w:space="0" w:color="auto"/>
              <w:left w:val="single" w:sz="4" w:space="0" w:color="auto"/>
              <w:bottom w:val="single" w:sz="4" w:space="0" w:color="auto"/>
              <w:right w:val="single" w:sz="4" w:space="0" w:color="auto"/>
            </w:tcBorders>
            <w:vAlign w:val="center"/>
          </w:tcPr>
          <w:p w14:paraId="6643A71F" w14:textId="77777777" w:rsidR="009551BF" w:rsidRPr="00D30FA1"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DMO_ISC_ORDER</w:t>
            </w:r>
          </w:p>
        </w:tc>
        <w:tc>
          <w:tcPr>
            <w:tcW w:w="3060" w:type="dxa"/>
            <w:tcBorders>
              <w:top w:val="single" w:sz="4" w:space="0" w:color="auto"/>
              <w:left w:val="single" w:sz="4" w:space="0" w:color="auto"/>
              <w:bottom w:val="single" w:sz="4" w:space="0" w:color="auto"/>
              <w:right w:val="single" w:sz="4" w:space="0" w:color="auto"/>
            </w:tcBorders>
            <w:vAlign w:val="center"/>
          </w:tcPr>
          <w:p w14:paraId="4C6F30EB" w14:textId="77777777" w:rsidR="009551BF" w:rsidRPr="00D30FA1"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DMO_ISC_ORDER</w:t>
            </w:r>
          </w:p>
        </w:tc>
      </w:tr>
      <w:tr w:rsidR="009551BF" w:rsidRPr="00D30FA1" w14:paraId="3736CF90"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099F7158"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ORDER_LINE</w:t>
            </w:r>
          </w:p>
        </w:tc>
        <w:tc>
          <w:tcPr>
            <w:tcW w:w="2880" w:type="dxa"/>
            <w:tcBorders>
              <w:top w:val="single" w:sz="4" w:space="0" w:color="auto"/>
              <w:left w:val="single" w:sz="4" w:space="0" w:color="auto"/>
              <w:bottom w:val="single" w:sz="4" w:space="0" w:color="auto"/>
              <w:right w:val="single" w:sz="4" w:space="0" w:color="auto"/>
            </w:tcBorders>
            <w:vAlign w:val="center"/>
          </w:tcPr>
          <w:p w14:paraId="44CBE08F" w14:textId="77777777" w:rsidR="009551BF" w:rsidRPr="00DD1485"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SALES_ORDER_LINE</w:t>
            </w:r>
          </w:p>
        </w:tc>
        <w:tc>
          <w:tcPr>
            <w:tcW w:w="3060" w:type="dxa"/>
            <w:tcBorders>
              <w:top w:val="single" w:sz="4" w:space="0" w:color="auto"/>
              <w:left w:val="single" w:sz="4" w:space="0" w:color="auto"/>
              <w:bottom w:val="single" w:sz="4" w:space="0" w:color="auto"/>
              <w:right w:val="single" w:sz="4" w:space="0" w:color="auto"/>
            </w:tcBorders>
            <w:vAlign w:val="center"/>
          </w:tcPr>
          <w:p w14:paraId="5C72B280" w14:textId="77777777" w:rsidR="009551BF" w:rsidRPr="00DD1485"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SALES_ORDER_LINE</w:t>
            </w:r>
          </w:p>
        </w:tc>
      </w:tr>
      <w:tr w:rsidR="009551BF" w:rsidRPr="00D30FA1" w14:paraId="6D2502A2"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4CC592D7"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LINE_STATUS</w:t>
            </w:r>
          </w:p>
        </w:tc>
        <w:tc>
          <w:tcPr>
            <w:tcW w:w="2880" w:type="dxa"/>
            <w:tcBorders>
              <w:top w:val="single" w:sz="4" w:space="0" w:color="auto"/>
              <w:left w:val="single" w:sz="4" w:space="0" w:color="auto"/>
              <w:bottom w:val="single" w:sz="4" w:space="0" w:color="auto"/>
              <w:right w:val="single" w:sz="4" w:space="0" w:color="auto"/>
            </w:tcBorders>
            <w:vAlign w:val="center"/>
          </w:tcPr>
          <w:p w14:paraId="529F1F8A" w14:textId="77777777" w:rsidR="009551BF" w:rsidRPr="00DD1485"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LINE_STATUS</w:t>
            </w:r>
          </w:p>
        </w:tc>
        <w:tc>
          <w:tcPr>
            <w:tcW w:w="3060" w:type="dxa"/>
            <w:tcBorders>
              <w:top w:val="single" w:sz="4" w:space="0" w:color="auto"/>
              <w:left w:val="single" w:sz="4" w:space="0" w:color="auto"/>
              <w:bottom w:val="single" w:sz="4" w:space="0" w:color="auto"/>
              <w:right w:val="single" w:sz="4" w:space="0" w:color="auto"/>
            </w:tcBorders>
            <w:vAlign w:val="center"/>
          </w:tcPr>
          <w:p w14:paraId="3D89DE61" w14:textId="77777777" w:rsidR="009551BF" w:rsidRPr="00DD1485"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LINE_STATUS</w:t>
            </w:r>
          </w:p>
        </w:tc>
      </w:tr>
      <w:tr w:rsidR="009551BF" w:rsidRPr="00D30FA1" w14:paraId="74AF6A70"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3FE2E10F"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PART_NUMBER</w:t>
            </w:r>
          </w:p>
        </w:tc>
        <w:tc>
          <w:tcPr>
            <w:tcW w:w="2880" w:type="dxa"/>
            <w:tcBorders>
              <w:top w:val="single" w:sz="4" w:space="0" w:color="auto"/>
              <w:left w:val="single" w:sz="4" w:space="0" w:color="auto"/>
              <w:bottom w:val="single" w:sz="4" w:space="0" w:color="auto"/>
              <w:right w:val="single" w:sz="4" w:space="0" w:color="auto"/>
            </w:tcBorders>
            <w:vAlign w:val="center"/>
          </w:tcPr>
          <w:p w14:paraId="7DE0DEFA" w14:textId="77777777" w:rsidR="009551BF" w:rsidRPr="00DD1485"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PART_NUMBER</w:t>
            </w:r>
          </w:p>
        </w:tc>
        <w:tc>
          <w:tcPr>
            <w:tcW w:w="3060" w:type="dxa"/>
            <w:tcBorders>
              <w:top w:val="single" w:sz="4" w:space="0" w:color="auto"/>
              <w:left w:val="single" w:sz="4" w:space="0" w:color="auto"/>
              <w:bottom w:val="single" w:sz="4" w:space="0" w:color="auto"/>
              <w:right w:val="single" w:sz="4" w:space="0" w:color="auto"/>
            </w:tcBorders>
            <w:vAlign w:val="center"/>
          </w:tcPr>
          <w:p w14:paraId="36D7178E" w14:textId="77777777" w:rsidR="009551BF" w:rsidRPr="00DD1485"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PART_NUMBER</w:t>
            </w:r>
          </w:p>
        </w:tc>
      </w:tr>
      <w:tr w:rsidR="009551BF" w:rsidRPr="00D30FA1" w14:paraId="208BA9E9"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08935250"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QUANTITY</w:t>
            </w:r>
          </w:p>
        </w:tc>
        <w:tc>
          <w:tcPr>
            <w:tcW w:w="2880" w:type="dxa"/>
            <w:tcBorders>
              <w:top w:val="single" w:sz="4" w:space="0" w:color="auto"/>
              <w:left w:val="single" w:sz="4" w:space="0" w:color="auto"/>
              <w:bottom w:val="single" w:sz="4" w:space="0" w:color="auto"/>
              <w:right w:val="single" w:sz="4" w:space="0" w:color="auto"/>
            </w:tcBorders>
            <w:vAlign w:val="center"/>
          </w:tcPr>
          <w:p w14:paraId="16C971D9" w14:textId="77777777" w:rsidR="009551BF"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c>
          <w:tcPr>
            <w:tcW w:w="3060" w:type="dxa"/>
            <w:tcBorders>
              <w:top w:val="single" w:sz="4" w:space="0" w:color="auto"/>
              <w:left w:val="single" w:sz="4" w:space="0" w:color="auto"/>
              <w:bottom w:val="single" w:sz="4" w:space="0" w:color="auto"/>
              <w:right w:val="single" w:sz="4" w:space="0" w:color="auto"/>
            </w:tcBorders>
            <w:vAlign w:val="center"/>
          </w:tcPr>
          <w:p w14:paraId="492160CE" w14:textId="77777777" w:rsidR="009551BF"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r>
      <w:tr w:rsidR="009551BF" w:rsidRPr="00D30FA1" w14:paraId="755B0DCD"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290218C7"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SALES_PRICE</w:t>
            </w:r>
          </w:p>
        </w:tc>
        <w:tc>
          <w:tcPr>
            <w:tcW w:w="2880" w:type="dxa"/>
            <w:tcBorders>
              <w:top w:val="single" w:sz="4" w:space="0" w:color="auto"/>
              <w:left w:val="single" w:sz="4" w:space="0" w:color="auto"/>
              <w:bottom w:val="single" w:sz="4" w:space="0" w:color="auto"/>
              <w:right w:val="single" w:sz="4" w:space="0" w:color="auto"/>
            </w:tcBorders>
            <w:vAlign w:val="center"/>
          </w:tcPr>
          <w:p w14:paraId="507D488F" w14:textId="77777777" w:rsidR="009551BF"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SALES_PRICE</w:t>
            </w:r>
          </w:p>
        </w:tc>
        <w:tc>
          <w:tcPr>
            <w:tcW w:w="3060" w:type="dxa"/>
            <w:tcBorders>
              <w:top w:val="single" w:sz="4" w:space="0" w:color="auto"/>
              <w:left w:val="single" w:sz="4" w:space="0" w:color="auto"/>
              <w:bottom w:val="single" w:sz="4" w:space="0" w:color="auto"/>
              <w:right w:val="single" w:sz="4" w:space="0" w:color="auto"/>
            </w:tcBorders>
            <w:vAlign w:val="center"/>
          </w:tcPr>
          <w:p w14:paraId="71556D9D" w14:textId="77777777" w:rsidR="009551BF"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SALES_PRICE</w:t>
            </w:r>
          </w:p>
        </w:tc>
      </w:tr>
      <w:tr w:rsidR="009551BF" w:rsidRPr="00D30FA1" w14:paraId="0AD5F0D3"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412D75B9"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TRANSFER_PRICE</w:t>
            </w:r>
          </w:p>
        </w:tc>
        <w:tc>
          <w:tcPr>
            <w:tcW w:w="2880" w:type="dxa"/>
            <w:tcBorders>
              <w:top w:val="single" w:sz="4" w:space="0" w:color="auto"/>
              <w:left w:val="single" w:sz="4" w:space="0" w:color="auto"/>
              <w:bottom w:val="single" w:sz="4" w:space="0" w:color="auto"/>
              <w:right w:val="single" w:sz="4" w:space="0" w:color="auto"/>
            </w:tcBorders>
            <w:vAlign w:val="center"/>
          </w:tcPr>
          <w:p w14:paraId="080A049D" w14:textId="77777777" w:rsidR="009551BF"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TRANSFER_PRICE</w:t>
            </w:r>
          </w:p>
        </w:tc>
        <w:tc>
          <w:tcPr>
            <w:tcW w:w="3060" w:type="dxa"/>
            <w:tcBorders>
              <w:top w:val="single" w:sz="4" w:space="0" w:color="auto"/>
              <w:left w:val="single" w:sz="4" w:space="0" w:color="auto"/>
              <w:bottom w:val="single" w:sz="4" w:space="0" w:color="auto"/>
              <w:right w:val="single" w:sz="4" w:space="0" w:color="auto"/>
            </w:tcBorders>
            <w:vAlign w:val="center"/>
          </w:tcPr>
          <w:p w14:paraId="035FBCAD" w14:textId="77777777" w:rsidR="009551BF"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TRANSFER_PRICE</w:t>
            </w:r>
          </w:p>
        </w:tc>
      </w:tr>
      <w:tr w:rsidR="009551BF" w:rsidRPr="00D30FA1" w14:paraId="14A21D9A"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4C847610"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RETURN_FLAG</w:t>
            </w:r>
          </w:p>
        </w:tc>
        <w:tc>
          <w:tcPr>
            <w:tcW w:w="2880" w:type="dxa"/>
            <w:tcBorders>
              <w:top w:val="single" w:sz="4" w:space="0" w:color="auto"/>
              <w:left w:val="single" w:sz="4" w:space="0" w:color="auto"/>
              <w:bottom w:val="single" w:sz="4" w:space="0" w:color="auto"/>
              <w:right w:val="single" w:sz="4" w:space="0" w:color="auto"/>
            </w:tcBorders>
            <w:vAlign w:val="center"/>
          </w:tcPr>
          <w:p w14:paraId="10B2327C" w14:textId="77777777" w:rsidR="009551BF"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RETURN_FLAG</w:t>
            </w:r>
          </w:p>
        </w:tc>
        <w:tc>
          <w:tcPr>
            <w:tcW w:w="3060" w:type="dxa"/>
            <w:tcBorders>
              <w:top w:val="single" w:sz="4" w:space="0" w:color="auto"/>
              <w:left w:val="single" w:sz="4" w:space="0" w:color="auto"/>
              <w:bottom w:val="single" w:sz="4" w:space="0" w:color="auto"/>
              <w:right w:val="single" w:sz="4" w:space="0" w:color="auto"/>
            </w:tcBorders>
            <w:vAlign w:val="center"/>
          </w:tcPr>
          <w:p w14:paraId="1F477D64" w14:textId="77777777" w:rsidR="009551BF"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RETURN_FLAG</w:t>
            </w:r>
          </w:p>
        </w:tc>
      </w:tr>
      <w:tr w:rsidR="009551BF" w:rsidRPr="00D30FA1" w14:paraId="299B487F"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2A56603C"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CURRENCY</w:t>
            </w:r>
          </w:p>
        </w:tc>
        <w:tc>
          <w:tcPr>
            <w:tcW w:w="2880" w:type="dxa"/>
            <w:tcBorders>
              <w:top w:val="single" w:sz="4" w:space="0" w:color="auto"/>
              <w:left w:val="single" w:sz="4" w:space="0" w:color="auto"/>
              <w:bottom w:val="single" w:sz="4" w:space="0" w:color="auto"/>
              <w:right w:val="single" w:sz="4" w:space="0" w:color="auto"/>
            </w:tcBorders>
            <w:vAlign w:val="center"/>
          </w:tcPr>
          <w:p w14:paraId="4EB6959E" w14:textId="77777777" w:rsidR="009551BF"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CURRENCY</w:t>
            </w:r>
          </w:p>
        </w:tc>
        <w:tc>
          <w:tcPr>
            <w:tcW w:w="3060" w:type="dxa"/>
            <w:tcBorders>
              <w:top w:val="single" w:sz="4" w:space="0" w:color="auto"/>
              <w:left w:val="single" w:sz="4" w:space="0" w:color="auto"/>
              <w:bottom w:val="single" w:sz="4" w:space="0" w:color="auto"/>
              <w:right w:val="single" w:sz="4" w:space="0" w:color="auto"/>
            </w:tcBorders>
            <w:vAlign w:val="center"/>
          </w:tcPr>
          <w:p w14:paraId="4D96B49A" w14:textId="77777777" w:rsidR="009551BF" w:rsidRDefault="009551BF" w:rsidP="0029795D">
            <w:pPr>
              <w:rPr>
                <w:rFonts w:asciiTheme="minorHAnsi" w:hAnsiTheme="minorHAnsi" w:cstheme="minorHAnsi"/>
                <w:color w:val="000000"/>
                <w:sz w:val="18"/>
                <w:szCs w:val="16"/>
              </w:rPr>
            </w:pPr>
            <w:r w:rsidRPr="00236BF5">
              <w:rPr>
                <w:rFonts w:asciiTheme="minorHAnsi" w:hAnsiTheme="minorHAnsi" w:cstheme="minorHAnsi"/>
                <w:color w:val="000000"/>
                <w:sz w:val="18"/>
                <w:szCs w:val="16"/>
              </w:rPr>
              <w:t>CURRENCY</w:t>
            </w:r>
          </w:p>
        </w:tc>
      </w:tr>
      <w:tr w:rsidR="009551BF" w:rsidRPr="00D30FA1" w14:paraId="55C1A10A"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4538EDBA" w14:textId="77777777" w:rsidR="009551BF" w:rsidRPr="00236BF5" w:rsidRDefault="009551BF" w:rsidP="008B46FF">
            <w:pPr>
              <w:rPr>
                <w:rFonts w:asciiTheme="minorHAnsi" w:hAnsiTheme="minorHAnsi" w:cstheme="minorHAnsi"/>
                <w:color w:val="000000"/>
                <w:sz w:val="18"/>
                <w:szCs w:val="16"/>
              </w:rPr>
            </w:pPr>
            <w:r w:rsidRPr="00236BF5">
              <w:rPr>
                <w:rFonts w:asciiTheme="minorHAnsi" w:hAnsiTheme="minorHAnsi" w:cstheme="minorHAnsi"/>
                <w:color w:val="000000"/>
                <w:sz w:val="18"/>
                <w:szCs w:val="16"/>
              </w:rPr>
              <w:t>INVOICE</w:t>
            </w:r>
            <w:r w:rsidR="00566883">
              <w:rPr>
                <w:rFonts w:asciiTheme="minorHAnsi" w:hAnsiTheme="minorHAnsi" w:cstheme="minorHAnsi"/>
                <w:color w:val="000000"/>
                <w:sz w:val="18"/>
                <w:szCs w:val="16"/>
              </w:rPr>
              <w:t>_NUMBER</w:t>
            </w:r>
          </w:p>
        </w:tc>
        <w:tc>
          <w:tcPr>
            <w:tcW w:w="2880" w:type="dxa"/>
            <w:tcBorders>
              <w:top w:val="single" w:sz="4" w:space="0" w:color="auto"/>
              <w:left w:val="single" w:sz="4" w:space="0" w:color="auto"/>
              <w:bottom w:val="single" w:sz="4" w:space="0" w:color="auto"/>
              <w:right w:val="single" w:sz="4" w:space="0" w:color="auto"/>
            </w:tcBorders>
            <w:vAlign w:val="center"/>
          </w:tcPr>
          <w:p w14:paraId="3404DE40" w14:textId="77777777" w:rsidR="009551BF"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DMO_ISC_INVOICE</w:t>
            </w:r>
          </w:p>
        </w:tc>
        <w:tc>
          <w:tcPr>
            <w:tcW w:w="3060" w:type="dxa"/>
            <w:tcBorders>
              <w:top w:val="single" w:sz="4" w:space="0" w:color="auto"/>
              <w:left w:val="single" w:sz="4" w:space="0" w:color="auto"/>
              <w:bottom w:val="single" w:sz="4" w:space="0" w:color="auto"/>
              <w:right w:val="single" w:sz="4" w:space="0" w:color="auto"/>
            </w:tcBorders>
            <w:vAlign w:val="center"/>
          </w:tcPr>
          <w:p w14:paraId="39CF0362" w14:textId="77777777" w:rsidR="009551BF"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INVOICE</w:t>
            </w:r>
            <w:r w:rsidR="00566883">
              <w:rPr>
                <w:rFonts w:asciiTheme="minorHAnsi" w:hAnsiTheme="minorHAnsi" w:cstheme="minorHAnsi"/>
                <w:color w:val="000000"/>
                <w:sz w:val="18"/>
                <w:szCs w:val="16"/>
              </w:rPr>
              <w:t>_NUMBER</w:t>
            </w:r>
          </w:p>
        </w:tc>
      </w:tr>
      <w:tr w:rsidR="009551BF" w:rsidRPr="00D30FA1" w14:paraId="1E9C8B4B"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004BDFB1" w14:textId="77777777" w:rsidR="009551BF" w:rsidRPr="00236BF5" w:rsidRDefault="00566883" w:rsidP="00236BF5">
            <w:pPr>
              <w:rPr>
                <w:rFonts w:asciiTheme="minorHAnsi" w:hAnsiTheme="minorHAnsi" w:cstheme="minorHAnsi"/>
                <w:color w:val="000000"/>
                <w:sz w:val="18"/>
                <w:szCs w:val="16"/>
              </w:rPr>
            </w:pPr>
            <w:r>
              <w:rPr>
                <w:rFonts w:asciiTheme="minorHAnsi" w:hAnsiTheme="minorHAnsi" w:cstheme="minorHAnsi"/>
                <w:color w:val="000000"/>
                <w:sz w:val="18"/>
                <w:szCs w:val="16"/>
              </w:rPr>
              <w:t>I</w:t>
            </w:r>
            <w:r w:rsidR="009551BF" w:rsidRPr="00236BF5">
              <w:rPr>
                <w:rFonts w:asciiTheme="minorHAnsi" w:hAnsiTheme="minorHAnsi" w:cstheme="minorHAnsi"/>
                <w:color w:val="000000"/>
                <w:sz w:val="18"/>
                <w:szCs w:val="16"/>
              </w:rPr>
              <w:t>NVOICE_DATE</w:t>
            </w:r>
          </w:p>
        </w:tc>
        <w:tc>
          <w:tcPr>
            <w:tcW w:w="2880" w:type="dxa"/>
            <w:tcBorders>
              <w:top w:val="single" w:sz="4" w:space="0" w:color="auto"/>
              <w:left w:val="single" w:sz="4" w:space="0" w:color="auto"/>
              <w:bottom w:val="single" w:sz="4" w:space="0" w:color="auto"/>
              <w:right w:val="single" w:sz="4" w:space="0" w:color="auto"/>
            </w:tcBorders>
            <w:vAlign w:val="center"/>
          </w:tcPr>
          <w:p w14:paraId="79D141B8" w14:textId="77777777" w:rsidR="009551BF"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DMO_ISC_INVOICE_DATE</w:t>
            </w:r>
          </w:p>
        </w:tc>
        <w:tc>
          <w:tcPr>
            <w:tcW w:w="3060" w:type="dxa"/>
            <w:tcBorders>
              <w:top w:val="single" w:sz="4" w:space="0" w:color="auto"/>
              <w:left w:val="single" w:sz="4" w:space="0" w:color="auto"/>
              <w:bottom w:val="single" w:sz="4" w:space="0" w:color="auto"/>
              <w:right w:val="single" w:sz="4" w:space="0" w:color="auto"/>
            </w:tcBorders>
            <w:vAlign w:val="center"/>
          </w:tcPr>
          <w:p w14:paraId="6BD3276E" w14:textId="77777777" w:rsidR="009551BF"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INVOICE_DATE</w:t>
            </w:r>
          </w:p>
        </w:tc>
      </w:tr>
      <w:tr w:rsidR="009551BF" w:rsidRPr="00D30FA1" w14:paraId="7153C8A9"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7698781C"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CUSTOMER_INVOICE</w:t>
            </w:r>
          </w:p>
        </w:tc>
        <w:tc>
          <w:tcPr>
            <w:tcW w:w="2880" w:type="dxa"/>
            <w:tcBorders>
              <w:top w:val="single" w:sz="4" w:space="0" w:color="auto"/>
              <w:left w:val="single" w:sz="4" w:space="0" w:color="auto"/>
              <w:bottom w:val="single" w:sz="4" w:space="0" w:color="auto"/>
              <w:right w:val="single" w:sz="4" w:space="0" w:color="auto"/>
            </w:tcBorders>
            <w:vAlign w:val="center"/>
          </w:tcPr>
          <w:p w14:paraId="5244CF65" w14:textId="77777777" w:rsidR="009551BF"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CUSTOMER_INVOICE</w:t>
            </w:r>
          </w:p>
        </w:tc>
        <w:tc>
          <w:tcPr>
            <w:tcW w:w="3060" w:type="dxa"/>
            <w:tcBorders>
              <w:top w:val="single" w:sz="4" w:space="0" w:color="auto"/>
              <w:left w:val="single" w:sz="4" w:space="0" w:color="auto"/>
              <w:bottom w:val="single" w:sz="4" w:space="0" w:color="auto"/>
              <w:right w:val="single" w:sz="4" w:space="0" w:color="auto"/>
            </w:tcBorders>
            <w:vAlign w:val="center"/>
          </w:tcPr>
          <w:p w14:paraId="34D52E08" w14:textId="7FB6FE9E" w:rsidR="009551BF" w:rsidRDefault="000148AC" w:rsidP="0029795D">
            <w:pPr>
              <w:rPr>
                <w:rFonts w:asciiTheme="minorHAnsi" w:hAnsiTheme="minorHAnsi" w:cstheme="minorHAnsi"/>
                <w:color w:val="000000"/>
                <w:sz w:val="18"/>
                <w:szCs w:val="16"/>
              </w:rPr>
            </w:pPr>
            <w:ins w:id="12291" w:author="Rakesh Singhi" w:date="2015-03-25T13:39:00Z">
              <w:r>
                <w:rPr>
                  <w:rFonts w:asciiTheme="minorHAnsi" w:hAnsiTheme="minorHAnsi" w:cstheme="minorHAnsi"/>
                  <w:color w:val="000000"/>
                  <w:sz w:val="18"/>
                  <w:szCs w:val="16"/>
                </w:rPr>
                <w:t>DMO_ISC_ORDER</w:t>
              </w:r>
            </w:ins>
            <w:del w:id="12292" w:author="Rakesh Singhi" w:date="2015-03-25T13:39:00Z">
              <w:r w:rsidR="008047B3" w:rsidDel="000148AC">
                <w:rPr>
                  <w:rFonts w:asciiTheme="minorHAnsi" w:hAnsiTheme="minorHAnsi" w:cstheme="minorHAnsi"/>
                  <w:color w:val="000000"/>
                  <w:sz w:val="18"/>
                  <w:szCs w:val="16"/>
                </w:rPr>
                <w:delText>Null</w:delText>
              </w:r>
            </w:del>
          </w:p>
        </w:tc>
      </w:tr>
      <w:tr w:rsidR="009551BF" w:rsidRPr="00D30FA1" w14:paraId="725A05AC"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364600D8"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CUSTOMER_INVOICE_DATE</w:t>
            </w:r>
          </w:p>
        </w:tc>
        <w:tc>
          <w:tcPr>
            <w:tcW w:w="2880" w:type="dxa"/>
            <w:tcBorders>
              <w:top w:val="single" w:sz="4" w:space="0" w:color="auto"/>
              <w:left w:val="single" w:sz="4" w:space="0" w:color="auto"/>
              <w:bottom w:val="single" w:sz="4" w:space="0" w:color="auto"/>
              <w:right w:val="single" w:sz="4" w:space="0" w:color="auto"/>
            </w:tcBorders>
            <w:vAlign w:val="center"/>
          </w:tcPr>
          <w:p w14:paraId="369B2547" w14:textId="77777777" w:rsidR="009551BF" w:rsidRDefault="009551BF" w:rsidP="00236BF5">
            <w:pPr>
              <w:rPr>
                <w:rFonts w:asciiTheme="minorHAnsi" w:hAnsiTheme="minorHAnsi" w:cstheme="minorHAnsi"/>
                <w:color w:val="000000"/>
                <w:sz w:val="18"/>
                <w:szCs w:val="16"/>
              </w:rPr>
            </w:pPr>
            <w:r>
              <w:rPr>
                <w:rFonts w:asciiTheme="minorHAnsi" w:hAnsiTheme="minorHAnsi" w:cstheme="minorHAnsi"/>
                <w:color w:val="000000"/>
                <w:sz w:val="18"/>
                <w:szCs w:val="16"/>
              </w:rPr>
              <w:t>CUSTOMER_INVOICE_DATE</w:t>
            </w:r>
          </w:p>
        </w:tc>
        <w:tc>
          <w:tcPr>
            <w:tcW w:w="3060" w:type="dxa"/>
            <w:tcBorders>
              <w:top w:val="single" w:sz="4" w:space="0" w:color="auto"/>
              <w:left w:val="single" w:sz="4" w:space="0" w:color="auto"/>
              <w:bottom w:val="single" w:sz="4" w:space="0" w:color="auto"/>
              <w:right w:val="single" w:sz="4" w:space="0" w:color="auto"/>
            </w:tcBorders>
            <w:vAlign w:val="center"/>
          </w:tcPr>
          <w:p w14:paraId="78F1E137" w14:textId="5E7C11FF" w:rsidR="009551BF" w:rsidRDefault="000148AC" w:rsidP="0029795D">
            <w:pPr>
              <w:rPr>
                <w:rFonts w:asciiTheme="minorHAnsi" w:hAnsiTheme="minorHAnsi" w:cstheme="minorHAnsi"/>
                <w:color w:val="000000"/>
                <w:sz w:val="18"/>
                <w:szCs w:val="16"/>
              </w:rPr>
            </w:pPr>
            <w:ins w:id="12293" w:author="Rakesh Singhi" w:date="2015-03-25T13:39:00Z">
              <w:r>
                <w:rPr>
                  <w:rFonts w:asciiTheme="minorHAnsi" w:hAnsiTheme="minorHAnsi" w:cstheme="minorHAnsi"/>
                  <w:color w:val="000000"/>
                  <w:sz w:val="18"/>
                  <w:szCs w:val="16"/>
                </w:rPr>
                <w:t>ORDER_CREATION_DATE</w:t>
              </w:r>
            </w:ins>
            <w:del w:id="12294" w:author="Rakesh Singhi" w:date="2015-03-25T13:39:00Z">
              <w:r w:rsidR="008047B3" w:rsidDel="000148AC">
                <w:rPr>
                  <w:rFonts w:asciiTheme="minorHAnsi" w:hAnsiTheme="minorHAnsi" w:cstheme="minorHAnsi"/>
                  <w:color w:val="000000"/>
                  <w:sz w:val="18"/>
                  <w:szCs w:val="16"/>
                </w:rPr>
                <w:delText>Null</w:delText>
              </w:r>
            </w:del>
          </w:p>
        </w:tc>
      </w:tr>
      <w:tr w:rsidR="009551BF" w:rsidRPr="00D30FA1" w14:paraId="26C2E1D4"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029879B8"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COUNTRY</w:t>
            </w:r>
            <w:r>
              <w:rPr>
                <w:rFonts w:asciiTheme="minorHAnsi" w:hAnsiTheme="minorHAnsi" w:cstheme="minorHAnsi"/>
                <w:color w:val="000000"/>
                <w:sz w:val="18"/>
                <w:szCs w:val="16"/>
              </w:rPr>
              <w:t>_CODE</w:t>
            </w:r>
          </w:p>
        </w:tc>
        <w:tc>
          <w:tcPr>
            <w:tcW w:w="2880" w:type="dxa"/>
            <w:tcBorders>
              <w:top w:val="single" w:sz="4" w:space="0" w:color="auto"/>
              <w:left w:val="single" w:sz="4" w:space="0" w:color="auto"/>
              <w:bottom w:val="single" w:sz="4" w:space="0" w:color="auto"/>
              <w:right w:val="single" w:sz="4" w:space="0" w:color="auto"/>
            </w:tcBorders>
            <w:vAlign w:val="center"/>
          </w:tcPr>
          <w:p w14:paraId="2E82406A" w14:textId="77777777" w:rsidR="009551BF" w:rsidRPr="00D30FA1" w:rsidRDefault="008047B3" w:rsidP="00236BF5">
            <w:pPr>
              <w:rPr>
                <w:rFonts w:asciiTheme="minorHAnsi" w:hAnsiTheme="minorHAnsi" w:cstheme="minorHAnsi"/>
                <w:color w:val="000000"/>
                <w:sz w:val="18"/>
                <w:szCs w:val="16"/>
              </w:rPr>
            </w:pPr>
            <w:r>
              <w:rPr>
                <w:rFonts w:asciiTheme="minorHAnsi" w:hAnsiTheme="minorHAnsi" w:cstheme="minorHAnsi"/>
                <w:color w:val="000000"/>
                <w:sz w:val="18"/>
                <w:szCs w:val="16"/>
              </w:rPr>
              <w:t>Null</w:t>
            </w:r>
          </w:p>
        </w:tc>
        <w:tc>
          <w:tcPr>
            <w:tcW w:w="3060" w:type="dxa"/>
            <w:tcBorders>
              <w:top w:val="single" w:sz="4" w:space="0" w:color="auto"/>
              <w:left w:val="single" w:sz="4" w:space="0" w:color="auto"/>
              <w:bottom w:val="single" w:sz="4" w:space="0" w:color="auto"/>
              <w:right w:val="single" w:sz="4" w:space="0" w:color="auto"/>
            </w:tcBorders>
            <w:vAlign w:val="center"/>
          </w:tcPr>
          <w:p w14:paraId="55EE01AB" w14:textId="77777777" w:rsidR="009551BF" w:rsidRPr="00D30FA1" w:rsidRDefault="009551BF" w:rsidP="0029795D">
            <w:pPr>
              <w:rPr>
                <w:rFonts w:asciiTheme="minorHAnsi" w:hAnsiTheme="minorHAnsi" w:cstheme="minorHAnsi"/>
                <w:color w:val="000000"/>
                <w:sz w:val="18"/>
                <w:szCs w:val="16"/>
              </w:rPr>
            </w:pPr>
            <w:r>
              <w:rPr>
                <w:rFonts w:asciiTheme="minorHAnsi" w:hAnsiTheme="minorHAnsi" w:cstheme="minorHAnsi"/>
                <w:color w:val="000000"/>
                <w:sz w:val="18"/>
                <w:szCs w:val="16"/>
              </w:rPr>
              <w:t>COUNTRY_CODE</w:t>
            </w:r>
          </w:p>
        </w:tc>
      </w:tr>
      <w:tr w:rsidR="009551BF" w:rsidRPr="00D30FA1" w14:paraId="54BCC40A"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1D5E3A4A"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VAT_ID</w:t>
            </w:r>
          </w:p>
        </w:tc>
        <w:tc>
          <w:tcPr>
            <w:tcW w:w="2880" w:type="dxa"/>
            <w:tcBorders>
              <w:top w:val="single" w:sz="4" w:space="0" w:color="auto"/>
              <w:left w:val="single" w:sz="4" w:space="0" w:color="auto"/>
              <w:bottom w:val="single" w:sz="4" w:space="0" w:color="auto"/>
              <w:right w:val="single" w:sz="4" w:space="0" w:color="auto"/>
            </w:tcBorders>
            <w:vAlign w:val="center"/>
          </w:tcPr>
          <w:p w14:paraId="42EEEC2B" w14:textId="2457CFA9" w:rsidR="009551BF" w:rsidRPr="00D30FA1" w:rsidRDefault="00B257DA" w:rsidP="00236BF5">
            <w:pPr>
              <w:rPr>
                <w:rFonts w:asciiTheme="minorHAnsi" w:hAnsiTheme="minorHAnsi" w:cstheme="minorHAnsi"/>
                <w:color w:val="000000"/>
                <w:sz w:val="18"/>
                <w:szCs w:val="16"/>
              </w:rPr>
            </w:pPr>
            <w:ins w:id="12295" w:author="Rakesh Singhi" w:date="2015-03-25T13:41:00Z">
              <w:r>
                <w:rPr>
                  <w:rFonts w:ascii="Courier" w:eastAsiaTheme="minorHAnsi" w:hAnsi="Courier" w:cs="Courier"/>
                  <w:color w:val="000000"/>
                  <w:highlight w:val="white"/>
                </w:rPr>
                <w:t>MD_VAT_ID</w:t>
              </w:r>
            </w:ins>
            <w:del w:id="12296" w:author="Rakesh Singhi" w:date="2015-03-25T13:41:00Z">
              <w:r w:rsidR="009551BF" w:rsidDel="00B257DA">
                <w:rPr>
                  <w:rFonts w:asciiTheme="minorHAnsi" w:hAnsiTheme="minorHAnsi" w:cstheme="minorHAnsi"/>
                  <w:color w:val="000000"/>
                  <w:sz w:val="18"/>
                  <w:szCs w:val="16"/>
                </w:rPr>
                <w:delText>VAT_ID</w:delText>
              </w:r>
            </w:del>
          </w:p>
        </w:tc>
        <w:tc>
          <w:tcPr>
            <w:tcW w:w="3060" w:type="dxa"/>
            <w:tcBorders>
              <w:top w:val="single" w:sz="4" w:space="0" w:color="auto"/>
              <w:left w:val="single" w:sz="4" w:space="0" w:color="auto"/>
              <w:bottom w:val="single" w:sz="4" w:space="0" w:color="auto"/>
              <w:right w:val="single" w:sz="4" w:space="0" w:color="auto"/>
            </w:tcBorders>
            <w:vAlign w:val="center"/>
          </w:tcPr>
          <w:p w14:paraId="62E70BCE" w14:textId="45A95F9D" w:rsidR="009551BF" w:rsidRPr="00D30FA1" w:rsidRDefault="00B257DA" w:rsidP="0029795D">
            <w:pPr>
              <w:rPr>
                <w:rFonts w:asciiTheme="minorHAnsi" w:hAnsiTheme="minorHAnsi" w:cstheme="minorHAnsi"/>
                <w:color w:val="000000"/>
                <w:sz w:val="18"/>
                <w:szCs w:val="16"/>
              </w:rPr>
            </w:pPr>
            <w:ins w:id="12297" w:author="Rakesh Singhi" w:date="2015-03-25T13:41:00Z">
              <w:r>
                <w:rPr>
                  <w:rFonts w:ascii="Courier" w:eastAsiaTheme="minorHAnsi" w:hAnsi="Courier" w:cs="Courier"/>
                  <w:color w:val="000000"/>
                  <w:highlight w:val="white"/>
                </w:rPr>
                <w:t>MD_VAT_ID</w:t>
              </w:r>
            </w:ins>
            <w:del w:id="12298" w:author="Rakesh Singhi" w:date="2015-03-25T13:41:00Z">
              <w:r w:rsidR="008047B3" w:rsidDel="00B257DA">
                <w:rPr>
                  <w:rFonts w:asciiTheme="minorHAnsi" w:hAnsiTheme="minorHAnsi" w:cstheme="minorHAnsi"/>
                  <w:color w:val="000000"/>
                  <w:sz w:val="18"/>
                  <w:szCs w:val="16"/>
                </w:rPr>
                <w:delText>Null</w:delText>
              </w:r>
            </w:del>
          </w:p>
        </w:tc>
      </w:tr>
      <w:tr w:rsidR="009551BF" w:rsidRPr="00D30FA1" w14:paraId="0617ADD3"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68B9842E" w14:textId="77777777" w:rsidR="009551BF" w:rsidRPr="00236BF5"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TAX</w:t>
            </w:r>
          </w:p>
        </w:tc>
        <w:tc>
          <w:tcPr>
            <w:tcW w:w="2880" w:type="dxa"/>
            <w:tcBorders>
              <w:top w:val="single" w:sz="4" w:space="0" w:color="auto"/>
              <w:left w:val="single" w:sz="4" w:space="0" w:color="auto"/>
              <w:bottom w:val="single" w:sz="4" w:space="0" w:color="auto"/>
              <w:right w:val="single" w:sz="4" w:space="0" w:color="auto"/>
            </w:tcBorders>
            <w:vAlign w:val="center"/>
          </w:tcPr>
          <w:p w14:paraId="3010BCAB" w14:textId="77777777" w:rsidR="009551BF" w:rsidRPr="00D30FA1" w:rsidRDefault="009551BF" w:rsidP="00236BF5">
            <w:pPr>
              <w:rPr>
                <w:rFonts w:asciiTheme="minorHAnsi" w:hAnsiTheme="minorHAnsi" w:cstheme="minorHAnsi"/>
                <w:color w:val="000000"/>
                <w:sz w:val="18"/>
                <w:szCs w:val="16"/>
              </w:rPr>
            </w:pPr>
            <w:r w:rsidRPr="00236BF5">
              <w:rPr>
                <w:rFonts w:asciiTheme="minorHAnsi" w:hAnsiTheme="minorHAnsi" w:cstheme="minorHAnsi"/>
                <w:color w:val="000000"/>
                <w:sz w:val="18"/>
                <w:szCs w:val="16"/>
              </w:rPr>
              <w:t>TAX</w:t>
            </w:r>
          </w:p>
        </w:tc>
        <w:tc>
          <w:tcPr>
            <w:tcW w:w="3060" w:type="dxa"/>
            <w:tcBorders>
              <w:top w:val="single" w:sz="4" w:space="0" w:color="auto"/>
              <w:left w:val="single" w:sz="4" w:space="0" w:color="auto"/>
              <w:bottom w:val="single" w:sz="4" w:space="0" w:color="auto"/>
              <w:right w:val="single" w:sz="4" w:space="0" w:color="auto"/>
            </w:tcBorders>
            <w:vAlign w:val="center"/>
          </w:tcPr>
          <w:p w14:paraId="0D22AB70" w14:textId="701E236D" w:rsidR="009551BF" w:rsidRPr="00D30FA1" w:rsidRDefault="000A46AA" w:rsidP="0029795D">
            <w:pPr>
              <w:rPr>
                <w:rFonts w:asciiTheme="minorHAnsi" w:hAnsiTheme="minorHAnsi" w:cstheme="minorHAnsi"/>
                <w:color w:val="000000"/>
                <w:sz w:val="18"/>
                <w:szCs w:val="16"/>
              </w:rPr>
            </w:pPr>
            <w:ins w:id="12299" w:author="Rakesh Singhi" w:date="2015-03-25T13:42:00Z">
              <w:r>
                <w:rPr>
                  <w:rFonts w:asciiTheme="minorHAnsi" w:hAnsiTheme="minorHAnsi" w:cstheme="minorHAnsi"/>
                  <w:color w:val="000000"/>
                  <w:sz w:val="18"/>
                  <w:szCs w:val="16"/>
                </w:rPr>
                <w:t>NULL</w:t>
              </w:r>
            </w:ins>
          </w:p>
        </w:tc>
      </w:tr>
      <w:tr w:rsidR="00805EDD" w:rsidRPr="00D30FA1" w14:paraId="76B415E8"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55742BBA" w14:textId="77777777" w:rsidR="00805EDD" w:rsidRPr="00236BF5" w:rsidRDefault="00805EDD" w:rsidP="00401FDD">
            <w:pPr>
              <w:rPr>
                <w:rFonts w:asciiTheme="minorHAnsi" w:hAnsiTheme="minorHAnsi" w:cstheme="minorHAnsi"/>
                <w:color w:val="000000"/>
                <w:sz w:val="18"/>
                <w:szCs w:val="16"/>
              </w:rPr>
            </w:pPr>
            <w:r w:rsidRPr="00236BF5">
              <w:rPr>
                <w:rFonts w:asciiTheme="minorHAnsi" w:hAnsiTheme="minorHAnsi" w:cstheme="minorHAnsi"/>
                <w:color w:val="000000"/>
                <w:sz w:val="18"/>
                <w:szCs w:val="16"/>
              </w:rPr>
              <w:t>REJECT_</w:t>
            </w:r>
            <w:r>
              <w:rPr>
                <w:rFonts w:asciiTheme="minorHAnsi" w:hAnsiTheme="minorHAnsi" w:cstheme="minorHAnsi"/>
                <w:color w:val="000000"/>
                <w:sz w:val="18"/>
                <w:szCs w:val="16"/>
              </w:rPr>
              <w:t>FLAG</w:t>
            </w:r>
          </w:p>
        </w:tc>
        <w:tc>
          <w:tcPr>
            <w:tcW w:w="5940" w:type="dxa"/>
            <w:gridSpan w:val="2"/>
            <w:tcBorders>
              <w:top w:val="single" w:sz="4" w:space="0" w:color="auto"/>
              <w:left w:val="single" w:sz="4" w:space="0" w:color="auto"/>
              <w:bottom w:val="single" w:sz="4" w:space="0" w:color="auto"/>
              <w:right w:val="single" w:sz="4" w:space="0" w:color="auto"/>
            </w:tcBorders>
            <w:vAlign w:val="center"/>
          </w:tcPr>
          <w:p w14:paraId="64BE61A0" w14:textId="77777777" w:rsidR="00805EDD" w:rsidRPr="00D30FA1" w:rsidRDefault="00805EDD" w:rsidP="00805EDD">
            <w:pPr>
              <w:jc w:val="center"/>
              <w:rPr>
                <w:rFonts w:asciiTheme="minorHAnsi" w:hAnsiTheme="minorHAnsi" w:cstheme="minorHAnsi"/>
                <w:color w:val="000000"/>
                <w:sz w:val="18"/>
                <w:szCs w:val="16"/>
              </w:rPr>
            </w:pPr>
            <w:r>
              <w:rPr>
                <w:rFonts w:asciiTheme="minorHAnsi" w:hAnsiTheme="minorHAnsi" w:cstheme="minorHAnsi"/>
                <w:color w:val="000000"/>
                <w:sz w:val="18"/>
                <w:szCs w:val="16"/>
              </w:rPr>
              <w:t>‘Y’ or ‘N’</w:t>
            </w:r>
          </w:p>
        </w:tc>
      </w:tr>
      <w:tr w:rsidR="00805EDD" w:rsidRPr="00D30FA1" w14:paraId="3E3435E2" w14:textId="77777777" w:rsidTr="00AF546E">
        <w:trPr>
          <w:trHeight w:val="70"/>
        </w:trPr>
        <w:tc>
          <w:tcPr>
            <w:tcW w:w="2700" w:type="dxa"/>
            <w:tcBorders>
              <w:top w:val="single" w:sz="4" w:space="0" w:color="auto"/>
              <w:left w:val="single" w:sz="4" w:space="0" w:color="auto"/>
              <w:bottom w:val="single" w:sz="4" w:space="0" w:color="auto"/>
              <w:right w:val="single" w:sz="4" w:space="0" w:color="auto"/>
            </w:tcBorders>
          </w:tcPr>
          <w:p w14:paraId="75B95CDD" w14:textId="77777777" w:rsidR="00805EDD" w:rsidRPr="00236BF5" w:rsidRDefault="00805EDD" w:rsidP="0029795D">
            <w:pPr>
              <w:rPr>
                <w:rFonts w:asciiTheme="minorHAnsi" w:hAnsiTheme="minorHAnsi" w:cstheme="minorHAnsi"/>
                <w:color w:val="000000"/>
                <w:sz w:val="18"/>
                <w:szCs w:val="16"/>
              </w:rPr>
            </w:pPr>
            <w:r w:rsidRPr="00236BF5">
              <w:rPr>
                <w:rFonts w:asciiTheme="minorHAnsi" w:hAnsiTheme="minorHAnsi" w:cstheme="minorHAnsi"/>
                <w:color w:val="000000"/>
                <w:sz w:val="18"/>
                <w:szCs w:val="16"/>
              </w:rPr>
              <w:t>REJECT_REASON</w:t>
            </w:r>
          </w:p>
        </w:tc>
        <w:tc>
          <w:tcPr>
            <w:tcW w:w="5940" w:type="dxa"/>
            <w:gridSpan w:val="2"/>
            <w:tcBorders>
              <w:top w:val="single" w:sz="4" w:space="0" w:color="auto"/>
              <w:left w:val="single" w:sz="4" w:space="0" w:color="auto"/>
              <w:bottom w:val="single" w:sz="4" w:space="0" w:color="auto"/>
              <w:right w:val="single" w:sz="4" w:space="0" w:color="auto"/>
            </w:tcBorders>
            <w:vAlign w:val="center"/>
          </w:tcPr>
          <w:p w14:paraId="632C8697" w14:textId="77777777" w:rsidR="00805EDD" w:rsidRPr="00D30FA1" w:rsidRDefault="00D323AE" w:rsidP="00805EDD">
            <w:pPr>
              <w:jc w:val="center"/>
              <w:rPr>
                <w:rFonts w:asciiTheme="minorHAnsi" w:hAnsiTheme="minorHAnsi" w:cstheme="minorHAnsi"/>
                <w:color w:val="000000"/>
                <w:sz w:val="18"/>
                <w:szCs w:val="16"/>
              </w:rPr>
            </w:pPr>
            <w:r>
              <w:rPr>
                <w:rFonts w:asciiTheme="minorHAnsi" w:hAnsiTheme="minorHAnsi" w:cstheme="minorHAnsi"/>
                <w:color w:val="000000"/>
                <w:sz w:val="18"/>
                <w:szCs w:val="16"/>
              </w:rPr>
              <w:t>List of fields subjected to record level validations are provided below</w:t>
            </w:r>
          </w:p>
        </w:tc>
      </w:tr>
    </w:tbl>
    <w:p w14:paraId="7403EF92" w14:textId="77777777" w:rsidR="00236BF5" w:rsidRDefault="00236BF5" w:rsidP="00236BF5"/>
    <w:p w14:paraId="560AB763" w14:textId="77777777" w:rsidR="003A3ABC" w:rsidRPr="00317CDC" w:rsidRDefault="003A3ABC" w:rsidP="00317CDC"/>
    <w:p w14:paraId="742A3AD6" w14:textId="7F438C41" w:rsidR="003A3ABC" w:rsidDel="000A46AA" w:rsidRDefault="00AF546E" w:rsidP="00317CDC">
      <w:pPr>
        <w:keepNext/>
        <w:widowControl/>
        <w:numPr>
          <w:ilvl w:val="2"/>
          <w:numId w:val="10"/>
        </w:numPr>
        <w:spacing w:line="240" w:lineRule="auto"/>
        <w:ind w:right="21"/>
        <w:jc w:val="both"/>
        <w:outlineLvl w:val="1"/>
        <w:rPr>
          <w:del w:id="12300" w:author="Rakesh Singhi" w:date="2015-03-25T13:43:00Z"/>
          <w:rFonts w:asciiTheme="minorHAnsi" w:hAnsiTheme="minorHAnsi" w:cstheme="minorHAnsi"/>
          <w:b/>
          <w:i/>
          <w:sz w:val="22"/>
          <w:szCs w:val="24"/>
          <w:lang w:val="en-GB"/>
        </w:rPr>
      </w:pPr>
      <w:del w:id="12301" w:author="Rakesh Singhi" w:date="2015-03-25T13:43:00Z">
        <w:r w:rsidDel="000A46AA">
          <w:rPr>
            <w:rFonts w:asciiTheme="minorHAnsi" w:hAnsiTheme="minorHAnsi" w:cstheme="minorHAnsi"/>
            <w:b/>
            <w:i/>
            <w:sz w:val="22"/>
            <w:szCs w:val="24"/>
            <w:lang w:val="en-GB"/>
          </w:rPr>
          <w:delText>DMO_</w:delText>
        </w:r>
        <w:r w:rsidR="00856EEB" w:rsidDel="000A46AA">
          <w:rPr>
            <w:rFonts w:asciiTheme="minorHAnsi" w:hAnsiTheme="minorHAnsi" w:cstheme="minorHAnsi"/>
            <w:b/>
            <w:i/>
            <w:sz w:val="22"/>
            <w:szCs w:val="24"/>
            <w:lang w:val="en-GB"/>
          </w:rPr>
          <w:delText>SELL_OUT</w:delText>
        </w:r>
        <w:r w:rsidR="003A3ABC" w:rsidDel="000A46AA">
          <w:rPr>
            <w:rFonts w:asciiTheme="minorHAnsi" w:hAnsiTheme="minorHAnsi" w:cstheme="minorHAnsi"/>
            <w:b/>
            <w:i/>
            <w:sz w:val="22"/>
            <w:szCs w:val="24"/>
            <w:lang w:val="en-GB"/>
          </w:rPr>
          <w:delText>_INTRM</w:delText>
        </w:r>
        <w:bookmarkStart w:id="12302" w:name="_Toc415063042"/>
        <w:bookmarkStart w:id="12303" w:name="_Toc415063264"/>
        <w:bookmarkStart w:id="12304" w:name="_Toc415063483"/>
        <w:bookmarkStart w:id="12305" w:name="_Toc415063700"/>
        <w:bookmarkStart w:id="12306" w:name="_Toc415063913"/>
        <w:bookmarkStart w:id="12307" w:name="_Toc415064124"/>
        <w:bookmarkStart w:id="12308" w:name="_Toc415064333"/>
        <w:bookmarkStart w:id="12309" w:name="_Toc415064539"/>
        <w:bookmarkStart w:id="12310" w:name="_Toc415064744"/>
        <w:bookmarkStart w:id="12311" w:name="_Toc415064949"/>
        <w:bookmarkStart w:id="12312" w:name="_Toc415065155"/>
        <w:bookmarkStart w:id="12313" w:name="_Toc415065360"/>
        <w:bookmarkStart w:id="12314" w:name="_Toc415065569"/>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del>
    </w:p>
    <w:p w14:paraId="132016D6" w14:textId="4659A6B0" w:rsidR="003A3ABC" w:rsidRPr="00236BF5" w:rsidDel="000A46AA" w:rsidRDefault="003A3ABC" w:rsidP="00236BF5">
      <w:pPr>
        <w:rPr>
          <w:del w:id="12315" w:author="Rakesh Singhi" w:date="2015-03-25T13:43:00Z"/>
        </w:rPr>
      </w:pPr>
      <w:bookmarkStart w:id="12316" w:name="_Toc415063043"/>
      <w:bookmarkStart w:id="12317" w:name="_Toc415063265"/>
      <w:bookmarkStart w:id="12318" w:name="_Toc415063484"/>
      <w:bookmarkStart w:id="12319" w:name="_Toc415063701"/>
      <w:bookmarkStart w:id="12320" w:name="_Toc415063914"/>
      <w:bookmarkStart w:id="12321" w:name="_Toc415064125"/>
      <w:bookmarkStart w:id="12322" w:name="_Toc415064334"/>
      <w:bookmarkStart w:id="12323" w:name="_Toc415064540"/>
      <w:bookmarkStart w:id="12324" w:name="_Toc415064745"/>
      <w:bookmarkStart w:id="12325" w:name="_Toc415064950"/>
      <w:bookmarkStart w:id="12326" w:name="_Toc415065156"/>
      <w:bookmarkStart w:id="12327" w:name="_Toc415065361"/>
      <w:bookmarkStart w:id="12328" w:name="_Toc415065570"/>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p>
    <w:tbl>
      <w:tblPr>
        <w:tblW w:w="62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150"/>
      </w:tblGrid>
      <w:tr w:rsidR="00C55EA2" w:rsidRPr="00D30FA1" w:rsidDel="000A46AA" w14:paraId="0F17376B" w14:textId="12789B2C" w:rsidTr="00183847">
        <w:trPr>
          <w:del w:id="12329" w:author="Rakesh Singhi" w:date="2015-03-25T13:43:00Z"/>
        </w:trPr>
        <w:tc>
          <w:tcPr>
            <w:tcW w:w="3060" w:type="dxa"/>
            <w:tcBorders>
              <w:top w:val="single" w:sz="4" w:space="0" w:color="auto"/>
              <w:left w:val="single" w:sz="4" w:space="0" w:color="auto"/>
              <w:bottom w:val="single" w:sz="4" w:space="0" w:color="auto"/>
              <w:right w:val="single" w:sz="4" w:space="0" w:color="auto"/>
            </w:tcBorders>
            <w:shd w:val="clear" w:color="auto" w:fill="F4B8AE"/>
          </w:tcPr>
          <w:p w14:paraId="5118C338" w14:textId="5C2CFD07" w:rsidR="00C55EA2" w:rsidDel="000A46AA" w:rsidRDefault="00AF546E" w:rsidP="00236BF5">
            <w:pPr>
              <w:rPr>
                <w:del w:id="12330" w:author="Rakesh Singhi" w:date="2015-03-25T13:43:00Z"/>
                <w:rFonts w:asciiTheme="minorHAnsi" w:hAnsiTheme="minorHAnsi" w:cstheme="minorHAnsi"/>
                <w:color w:val="000000"/>
                <w:sz w:val="18"/>
                <w:szCs w:val="16"/>
              </w:rPr>
            </w:pPr>
            <w:del w:id="12331" w:author="Rakesh Singhi" w:date="2015-03-25T13:43:00Z">
              <w:r w:rsidDel="000A46AA">
                <w:rPr>
                  <w:rFonts w:asciiTheme="minorHAnsi" w:hAnsiTheme="minorHAnsi" w:cstheme="minorHAnsi"/>
                  <w:color w:val="000000"/>
                  <w:sz w:val="18"/>
                  <w:szCs w:val="16"/>
                </w:rPr>
                <w:delText>DMO_</w:delText>
              </w:r>
              <w:r w:rsidR="00C55EA2" w:rsidRPr="00856EEB" w:rsidDel="000A46AA">
                <w:rPr>
                  <w:rFonts w:asciiTheme="minorHAnsi" w:hAnsiTheme="minorHAnsi" w:cstheme="minorHAnsi"/>
                  <w:color w:val="000000"/>
                  <w:sz w:val="18"/>
                  <w:szCs w:val="16"/>
                </w:rPr>
                <w:delText xml:space="preserve">SELL_OUT_INTRM </w:delText>
              </w:r>
              <w:bookmarkStart w:id="12332" w:name="_Toc415063044"/>
              <w:bookmarkStart w:id="12333" w:name="_Toc415063266"/>
              <w:bookmarkStart w:id="12334" w:name="_Toc415063485"/>
              <w:bookmarkStart w:id="12335" w:name="_Toc415063702"/>
              <w:bookmarkStart w:id="12336" w:name="_Toc415063915"/>
              <w:bookmarkStart w:id="12337" w:name="_Toc415064126"/>
              <w:bookmarkStart w:id="12338" w:name="_Toc415064335"/>
              <w:bookmarkStart w:id="12339" w:name="_Toc415064541"/>
              <w:bookmarkStart w:id="12340" w:name="_Toc415064746"/>
              <w:bookmarkStart w:id="12341" w:name="_Toc415064951"/>
              <w:bookmarkStart w:id="12342" w:name="_Toc415065157"/>
              <w:bookmarkStart w:id="12343" w:name="_Toc415065362"/>
              <w:bookmarkStart w:id="12344" w:name="_Toc41506557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del>
          </w:p>
          <w:p w14:paraId="3E060D04" w14:textId="5C10CA1D" w:rsidR="00C55EA2" w:rsidRPr="00B234C2" w:rsidDel="000A46AA" w:rsidRDefault="00C55EA2" w:rsidP="00236BF5">
            <w:pPr>
              <w:rPr>
                <w:del w:id="12345" w:author="Rakesh Singhi" w:date="2015-03-25T13:43:00Z"/>
                <w:rFonts w:asciiTheme="minorHAnsi" w:hAnsiTheme="minorHAnsi" w:cstheme="minorHAnsi"/>
                <w:color w:val="000000"/>
                <w:sz w:val="18"/>
                <w:szCs w:val="16"/>
              </w:rPr>
            </w:pPr>
            <w:del w:id="12346" w:author="Rakesh Singhi" w:date="2015-03-25T13:43:00Z">
              <w:r w:rsidDel="000A46AA">
                <w:rPr>
                  <w:rFonts w:asciiTheme="minorHAnsi" w:hAnsiTheme="minorHAnsi" w:cstheme="minorHAnsi"/>
                  <w:color w:val="000000"/>
                  <w:sz w:val="18"/>
                  <w:szCs w:val="16"/>
                </w:rPr>
                <w:delText>(Target)</w:delText>
              </w:r>
              <w:bookmarkStart w:id="12347" w:name="_Toc415063045"/>
              <w:bookmarkStart w:id="12348" w:name="_Toc415063267"/>
              <w:bookmarkStart w:id="12349" w:name="_Toc415063486"/>
              <w:bookmarkStart w:id="12350" w:name="_Toc415063703"/>
              <w:bookmarkStart w:id="12351" w:name="_Toc415063916"/>
              <w:bookmarkStart w:id="12352" w:name="_Toc415064127"/>
              <w:bookmarkStart w:id="12353" w:name="_Toc415064336"/>
              <w:bookmarkStart w:id="12354" w:name="_Toc415064542"/>
              <w:bookmarkStart w:id="12355" w:name="_Toc415064747"/>
              <w:bookmarkStart w:id="12356" w:name="_Toc415064952"/>
              <w:bookmarkStart w:id="12357" w:name="_Toc415065158"/>
              <w:bookmarkStart w:id="12358" w:name="_Toc415065363"/>
              <w:bookmarkStart w:id="12359" w:name="_Toc415065572"/>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del>
          </w:p>
        </w:tc>
        <w:tc>
          <w:tcPr>
            <w:tcW w:w="3150" w:type="dxa"/>
            <w:tcBorders>
              <w:top w:val="single" w:sz="4" w:space="0" w:color="auto"/>
              <w:left w:val="single" w:sz="4" w:space="0" w:color="auto"/>
              <w:bottom w:val="single" w:sz="4" w:space="0" w:color="auto"/>
              <w:right w:val="single" w:sz="4" w:space="0" w:color="auto"/>
            </w:tcBorders>
            <w:shd w:val="clear" w:color="auto" w:fill="F4B8AE"/>
          </w:tcPr>
          <w:p w14:paraId="092E2BD9" w14:textId="61E8FA9D" w:rsidR="00C55EA2" w:rsidDel="000A46AA" w:rsidRDefault="00AF546E" w:rsidP="00236BF5">
            <w:pPr>
              <w:rPr>
                <w:del w:id="12360" w:author="Rakesh Singhi" w:date="2015-03-25T13:43:00Z"/>
                <w:rFonts w:asciiTheme="minorHAnsi" w:hAnsiTheme="minorHAnsi" w:cstheme="minorHAnsi"/>
                <w:color w:val="000000"/>
                <w:sz w:val="18"/>
                <w:szCs w:val="16"/>
              </w:rPr>
            </w:pPr>
            <w:del w:id="12361" w:author="Rakesh Singhi" w:date="2015-03-25T13:43:00Z">
              <w:r w:rsidDel="000A46AA">
                <w:rPr>
                  <w:rFonts w:asciiTheme="minorHAnsi" w:hAnsiTheme="minorHAnsi" w:cstheme="minorHAnsi"/>
                  <w:color w:val="000000"/>
                  <w:sz w:val="18"/>
                  <w:szCs w:val="16"/>
                </w:rPr>
                <w:delText>DMO_</w:delText>
              </w:r>
              <w:r w:rsidR="00C55EA2" w:rsidDel="000A46AA">
                <w:rPr>
                  <w:rFonts w:asciiTheme="minorHAnsi" w:hAnsiTheme="minorHAnsi" w:cstheme="minorHAnsi"/>
                  <w:color w:val="000000"/>
                  <w:sz w:val="18"/>
                  <w:szCs w:val="16"/>
                </w:rPr>
                <w:delText>SELL_OUT_STG</w:delText>
              </w:r>
              <w:bookmarkStart w:id="12362" w:name="_Toc415063046"/>
              <w:bookmarkStart w:id="12363" w:name="_Toc415063268"/>
              <w:bookmarkStart w:id="12364" w:name="_Toc415063487"/>
              <w:bookmarkStart w:id="12365" w:name="_Toc415063704"/>
              <w:bookmarkStart w:id="12366" w:name="_Toc415063917"/>
              <w:bookmarkStart w:id="12367" w:name="_Toc415064128"/>
              <w:bookmarkStart w:id="12368" w:name="_Toc415064337"/>
              <w:bookmarkStart w:id="12369" w:name="_Toc415064543"/>
              <w:bookmarkStart w:id="12370" w:name="_Toc415064748"/>
              <w:bookmarkStart w:id="12371" w:name="_Toc415064953"/>
              <w:bookmarkStart w:id="12372" w:name="_Toc415065159"/>
              <w:bookmarkStart w:id="12373" w:name="_Toc415065364"/>
              <w:bookmarkStart w:id="12374" w:name="_Toc415065573"/>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del>
          </w:p>
          <w:p w14:paraId="4B54CBB2" w14:textId="48341E3B" w:rsidR="00C55EA2" w:rsidRPr="00B234C2" w:rsidDel="000A46AA" w:rsidRDefault="00C55EA2" w:rsidP="00236BF5">
            <w:pPr>
              <w:rPr>
                <w:del w:id="12375" w:author="Rakesh Singhi" w:date="2015-03-25T13:43:00Z"/>
                <w:rFonts w:asciiTheme="minorHAnsi" w:hAnsiTheme="minorHAnsi" w:cstheme="minorHAnsi"/>
                <w:color w:val="000000"/>
                <w:sz w:val="18"/>
                <w:szCs w:val="16"/>
              </w:rPr>
            </w:pPr>
            <w:del w:id="12376" w:author="Rakesh Singhi" w:date="2015-03-25T13:43:00Z">
              <w:r w:rsidDel="000A46AA">
                <w:rPr>
                  <w:rFonts w:asciiTheme="minorHAnsi" w:hAnsiTheme="minorHAnsi" w:cstheme="minorHAnsi"/>
                  <w:color w:val="000000"/>
                  <w:sz w:val="18"/>
                  <w:szCs w:val="16"/>
                </w:rPr>
                <w:delText>(Source)</w:delText>
              </w:r>
              <w:bookmarkStart w:id="12377" w:name="_Toc415063047"/>
              <w:bookmarkStart w:id="12378" w:name="_Toc415063269"/>
              <w:bookmarkStart w:id="12379" w:name="_Toc415063488"/>
              <w:bookmarkStart w:id="12380" w:name="_Toc415063705"/>
              <w:bookmarkStart w:id="12381" w:name="_Toc415063918"/>
              <w:bookmarkStart w:id="12382" w:name="_Toc415064129"/>
              <w:bookmarkStart w:id="12383" w:name="_Toc415064338"/>
              <w:bookmarkStart w:id="12384" w:name="_Toc415064544"/>
              <w:bookmarkStart w:id="12385" w:name="_Toc415064749"/>
              <w:bookmarkStart w:id="12386" w:name="_Toc415064954"/>
              <w:bookmarkStart w:id="12387" w:name="_Toc415065160"/>
              <w:bookmarkStart w:id="12388" w:name="_Toc415065365"/>
              <w:bookmarkStart w:id="12389" w:name="_Toc415065574"/>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del>
          </w:p>
        </w:tc>
        <w:bookmarkStart w:id="12390" w:name="_Toc415063048"/>
        <w:bookmarkStart w:id="12391" w:name="_Toc415063270"/>
        <w:bookmarkStart w:id="12392" w:name="_Toc415063489"/>
        <w:bookmarkStart w:id="12393" w:name="_Toc415063706"/>
        <w:bookmarkStart w:id="12394" w:name="_Toc415063919"/>
        <w:bookmarkStart w:id="12395" w:name="_Toc415064130"/>
        <w:bookmarkStart w:id="12396" w:name="_Toc415064339"/>
        <w:bookmarkStart w:id="12397" w:name="_Toc415064545"/>
        <w:bookmarkStart w:id="12398" w:name="_Toc415064750"/>
        <w:bookmarkStart w:id="12399" w:name="_Toc415064955"/>
        <w:bookmarkStart w:id="12400" w:name="_Toc415065161"/>
        <w:bookmarkStart w:id="12401" w:name="_Toc415065366"/>
        <w:bookmarkStart w:id="12402" w:name="_Toc415065575"/>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tr>
      <w:tr w:rsidR="00AC08CD" w:rsidRPr="00D30FA1" w:rsidDel="000A46AA" w14:paraId="39367900" w14:textId="5417B61D" w:rsidTr="00183847">
        <w:trPr>
          <w:del w:id="12403" w:author="Rakesh Singhi" w:date="2015-03-25T13:43:00Z"/>
        </w:trPr>
        <w:tc>
          <w:tcPr>
            <w:tcW w:w="3060" w:type="dxa"/>
            <w:tcBorders>
              <w:top w:val="single" w:sz="4" w:space="0" w:color="auto"/>
              <w:left w:val="single" w:sz="4" w:space="0" w:color="auto"/>
              <w:bottom w:val="single" w:sz="4" w:space="0" w:color="auto"/>
              <w:right w:val="single" w:sz="4" w:space="0" w:color="auto"/>
            </w:tcBorders>
          </w:tcPr>
          <w:p w14:paraId="08B5CFDA" w14:textId="0AE92A84" w:rsidR="00AC08CD" w:rsidRPr="00467C5F" w:rsidDel="000A46AA" w:rsidRDefault="00AC08CD" w:rsidP="009505E1">
            <w:pPr>
              <w:rPr>
                <w:del w:id="12404" w:author="Rakesh Singhi" w:date="2015-03-25T13:43:00Z"/>
                <w:rFonts w:asciiTheme="minorHAnsi" w:hAnsiTheme="minorHAnsi" w:cstheme="minorHAnsi"/>
                <w:color w:val="000000"/>
                <w:sz w:val="18"/>
                <w:szCs w:val="16"/>
              </w:rPr>
            </w:pPr>
            <w:del w:id="12405" w:author="Rakesh Singhi" w:date="2015-03-25T13:43:00Z">
              <w:r w:rsidDel="000A46AA">
                <w:rPr>
                  <w:rFonts w:asciiTheme="minorHAnsi" w:hAnsiTheme="minorHAnsi" w:cstheme="minorHAnsi"/>
                  <w:color w:val="000000"/>
                  <w:sz w:val="18"/>
                  <w:szCs w:val="16"/>
                </w:rPr>
                <w:delText>FILE_</w:delText>
              </w:r>
            </w:del>
            <w:del w:id="12406" w:author="Rakesh Singhi" w:date="2015-02-07T16:05:00Z">
              <w:r w:rsidDel="009505E1">
                <w:rPr>
                  <w:rFonts w:asciiTheme="minorHAnsi" w:hAnsiTheme="minorHAnsi" w:cstheme="minorHAnsi"/>
                  <w:color w:val="000000"/>
                  <w:sz w:val="18"/>
                  <w:szCs w:val="16"/>
                </w:rPr>
                <w:delText>NAME</w:delText>
              </w:r>
            </w:del>
            <w:bookmarkStart w:id="12407" w:name="_Toc415063049"/>
            <w:bookmarkStart w:id="12408" w:name="_Toc415063271"/>
            <w:bookmarkStart w:id="12409" w:name="_Toc415063490"/>
            <w:bookmarkStart w:id="12410" w:name="_Toc415063707"/>
            <w:bookmarkStart w:id="12411" w:name="_Toc415063920"/>
            <w:bookmarkStart w:id="12412" w:name="_Toc415064131"/>
            <w:bookmarkStart w:id="12413" w:name="_Toc415064340"/>
            <w:bookmarkStart w:id="12414" w:name="_Toc415064546"/>
            <w:bookmarkStart w:id="12415" w:name="_Toc415064751"/>
            <w:bookmarkStart w:id="12416" w:name="_Toc415064956"/>
            <w:bookmarkStart w:id="12417" w:name="_Toc415065162"/>
            <w:bookmarkStart w:id="12418" w:name="_Toc415065367"/>
            <w:bookmarkStart w:id="12419" w:name="_Toc41506557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41F398B7" w14:textId="5270FFF2" w:rsidR="00AC08CD" w:rsidRPr="00467C5F" w:rsidDel="000A46AA" w:rsidRDefault="00AC08CD" w:rsidP="0029795D">
            <w:pPr>
              <w:rPr>
                <w:del w:id="12420" w:author="Rakesh Singhi" w:date="2015-03-25T13:43:00Z"/>
                <w:rFonts w:asciiTheme="minorHAnsi" w:hAnsiTheme="minorHAnsi" w:cstheme="minorHAnsi"/>
                <w:color w:val="000000"/>
                <w:sz w:val="18"/>
                <w:szCs w:val="16"/>
              </w:rPr>
            </w:pPr>
            <w:del w:id="12421" w:author="Rakesh Singhi" w:date="2015-02-07T16:05:00Z">
              <w:r w:rsidDel="009505E1">
                <w:rPr>
                  <w:rFonts w:asciiTheme="minorHAnsi" w:hAnsiTheme="minorHAnsi" w:cstheme="minorHAnsi"/>
                  <w:color w:val="000000"/>
                  <w:sz w:val="18"/>
                  <w:szCs w:val="16"/>
                </w:rPr>
                <w:delText>FILE_NAME</w:delText>
              </w:r>
            </w:del>
            <w:bookmarkStart w:id="12422" w:name="_Toc415063050"/>
            <w:bookmarkStart w:id="12423" w:name="_Toc415063272"/>
            <w:bookmarkStart w:id="12424" w:name="_Toc415063491"/>
            <w:bookmarkStart w:id="12425" w:name="_Toc415063708"/>
            <w:bookmarkStart w:id="12426" w:name="_Toc415063921"/>
            <w:bookmarkStart w:id="12427" w:name="_Toc415064132"/>
            <w:bookmarkStart w:id="12428" w:name="_Toc415064341"/>
            <w:bookmarkStart w:id="12429" w:name="_Toc415064547"/>
            <w:bookmarkStart w:id="12430" w:name="_Toc415064752"/>
            <w:bookmarkStart w:id="12431" w:name="_Toc415064957"/>
            <w:bookmarkStart w:id="12432" w:name="_Toc415065163"/>
            <w:bookmarkStart w:id="12433" w:name="_Toc415065368"/>
            <w:bookmarkStart w:id="12434" w:name="_Toc415065577"/>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p>
        </w:tc>
        <w:bookmarkStart w:id="12435" w:name="_Toc415063051"/>
        <w:bookmarkStart w:id="12436" w:name="_Toc415063273"/>
        <w:bookmarkStart w:id="12437" w:name="_Toc415063492"/>
        <w:bookmarkStart w:id="12438" w:name="_Toc415063709"/>
        <w:bookmarkStart w:id="12439" w:name="_Toc415063922"/>
        <w:bookmarkStart w:id="12440" w:name="_Toc415064133"/>
        <w:bookmarkStart w:id="12441" w:name="_Toc415064342"/>
        <w:bookmarkStart w:id="12442" w:name="_Toc415064548"/>
        <w:bookmarkStart w:id="12443" w:name="_Toc415064753"/>
        <w:bookmarkStart w:id="12444" w:name="_Toc415064958"/>
        <w:bookmarkStart w:id="12445" w:name="_Toc415065164"/>
        <w:bookmarkStart w:id="12446" w:name="_Toc415065369"/>
        <w:bookmarkStart w:id="12447" w:name="_Toc415065578"/>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tr>
      <w:tr w:rsidR="00E94AB3" w:rsidRPr="00D30FA1" w:rsidDel="000A46AA" w14:paraId="125984F5" w14:textId="39AEDCDE" w:rsidTr="00183847">
        <w:trPr>
          <w:del w:id="12448"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79CCCAA4" w14:textId="4FB9A4EF" w:rsidR="00E94AB3" w:rsidDel="000A46AA" w:rsidRDefault="00E94AB3" w:rsidP="0029795D">
            <w:pPr>
              <w:rPr>
                <w:del w:id="12449" w:author="Rakesh Singhi" w:date="2015-03-25T13:43:00Z"/>
                <w:rFonts w:asciiTheme="minorHAnsi" w:hAnsiTheme="minorHAnsi" w:cstheme="minorHAnsi"/>
                <w:color w:val="000000"/>
                <w:sz w:val="18"/>
                <w:szCs w:val="16"/>
              </w:rPr>
            </w:pPr>
            <w:del w:id="12450" w:author="Rakesh Singhi" w:date="2015-03-25T13:43:00Z">
              <w:r w:rsidDel="000A46AA">
                <w:rPr>
                  <w:rFonts w:asciiTheme="minorHAnsi" w:hAnsiTheme="minorHAnsi" w:cstheme="minorHAnsi"/>
                  <w:color w:val="000000"/>
                  <w:sz w:val="18"/>
                  <w:szCs w:val="16"/>
                </w:rPr>
                <w:delText>RECORD_NUMBER</w:delText>
              </w:r>
              <w:bookmarkStart w:id="12451" w:name="_Toc415063052"/>
              <w:bookmarkStart w:id="12452" w:name="_Toc415063274"/>
              <w:bookmarkStart w:id="12453" w:name="_Toc415063493"/>
              <w:bookmarkStart w:id="12454" w:name="_Toc415063710"/>
              <w:bookmarkStart w:id="12455" w:name="_Toc415063923"/>
              <w:bookmarkStart w:id="12456" w:name="_Toc415064134"/>
              <w:bookmarkStart w:id="12457" w:name="_Toc415064343"/>
              <w:bookmarkStart w:id="12458" w:name="_Toc415064549"/>
              <w:bookmarkStart w:id="12459" w:name="_Toc415064754"/>
              <w:bookmarkStart w:id="12460" w:name="_Toc415064959"/>
              <w:bookmarkStart w:id="12461" w:name="_Toc415065165"/>
              <w:bookmarkStart w:id="12462" w:name="_Toc415065370"/>
              <w:bookmarkStart w:id="12463" w:name="_Toc415065579"/>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del>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4086E705" w14:textId="1FF94A94" w:rsidR="00E94AB3" w:rsidDel="000A46AA" w:rsidRDefault="00E94AB3" w:rsidP="0029795D">
            <w:pPr>
              <w:rPr>
                <w:del w:id="12464" w:author="Rakesh Singhi" w:date="2015-03-25T13:43:00Z"/>
                <w:rFonts w:asciiTheme="minorHAnsi" w:hAnsiTheme="minorHAnsi" w:cstheme="minorHAnsi"/>
                <w:color w:val="000000"/>
                <w:sz w:val="18"/>
                <w:szCs w:val="16"/>
              </w:rPr>
            </w:pPr>
            <w:del w:id="12465" w:author="Rakesh Singhi" w:date="2015-03-25T13:43:00Z">
              <w:r w:rsidDel="000A46AA">
                <w:rPr>
                  <w:rFonts w:asciiTheme="minorHAnsi" w:hAnsiTheme="minorHAnsi" w:cstheme="minorHAnsi"/>
                  <w:color w:val="000000"/>
                  <w:sz w:val="18"/>
                  <w:szCs w:val="16"/>
                </w:rPr>
                <w:delText>RECORD_NUMBER</w:delText>
              </w:r>
              <w:bookmarkStart w:id="12466" w:name="_Toc415063053"/>
              <w:bookmarkStart w:id="12467" w:name="_Toc415063275"/>
              <w:bookmarkStart w:id="12468" w:name="_Toc415063494"/>
              <w:bookmarkStart w:id="12469" w:name="_Toc415063711"/>
              <w:bookmarkStart w:id="12470" w:name="_Toc415063924"/>
              <w:bookmarkStart w:id="12471" w:name="_Toc415064135"/>
              <w:bookmarkStart w:id="12472" w:name="_Toc415064344"/>
              <w:bookmarkStart w:id="12473" w:name="_Toc415064550"/>
              <w:bookmarkStart w:id="12474" w:name="_Toc415064755"/>
              <w:bookmarkStart w:id="12475" w:name="_Toc415064960"/>
              <w:bookmarkStart w:id="12476" w:name="_Toc415065166"/>
              <w:bookmarkStart w:id="12477" w:name="_Toc415065371"/>
              <w:bookmarkStart w:id="12478" w:name="_Toc415065580"/>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del>
          </w:p>
        </w:tc>
        <w:bookmarkStart w:id="12479" w:name="_Toc415063054"/>
        <w:bookmarkStart w:id="12480" w:name="_Toc415063276"/>
        <w:bookmarkStart w:id="12481" w:name="_Toc415063495"/>
        <w:bookmarkStart w:id="12482" w:name="_Toc415063712"/>
        <w:bookmarkStart w:id="12483" w:name="_Toc415063925"/>
        <w:bookmarkStart w:id="12484" w:name="_Toc415064136"/>
        <w:bookmarkStart w:id="12485" w:name="_Toc415064345"/>
        <w:bookmarkStart w:id="12486" w:name="_Toc415064551"/>
        <w:bookmarkStart w:id="12487" w:name="_Toc415064756"/>
        <w:bookmarkStart w:id="12488" w:name="_Toc415064961"/>
        <w:bookmarkStart w:id="12489" w:name="_Toc415065167"/>
        <w:bookmarkStart w:id="12490" w:name="_Toc415065372"/>
        <w:bookmarkStart w:id="12491" w:name="_Toc415065581"/>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tr>
      <w:tr w:rsidR="00AC08CD" w:rsidRPr="00D30FA1" w:rsidDel="000A46AA" w14:paraId="653953B1" w14:textId="46499F68" w:rsidTr="00183847">
        <w:trPr>
          <w:del w:id="12492"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0F4E7230" w14:textId="59841529" w:rsidR="00AC08CD" w:rsidRPr="00DD1485" w:rsidDel="000A46AA" w:rsidRDefault="00AC08CD" w:rsidP="0029795D">
            <w:pPr>
              <w:rPr>
                <w:del w:id="12493" w:author="Rakesh Singhi" w:date="2015-03-25T13:43:00Z"/>
                <w:rFonts w:asciiTheme="minorHAnsi" w:hAnsiTheme="minorHAnsi" w:cstheme="minorHAnsi"/>
                <w:color w:val="000000"/>
                <w:sz w:val="18"/>
                <w:szCs w:val="16"/>
              </w:rPr>
            </w:pPr>
            <w:del w:id="12494" w:author="Rakesh Singhi" w:date="2015-03-25T13:43:00Z">
              <w:r w:rsidDel="000A46AA">
                <w:rPr>
                  <w:rFonts w:asciiTheme="minorHAnsi" w:hAnsiTheme="minorHAnsi" w:cstheme="minorHAnsi"/>
                  <w:color w:val="000000"/>
                  <w:sz w:val="18"/>
                  <w:szCs w:val="16"/>
                </w:rPr>
                <w:delText>INVOICE_NUMBER</w:delText>
              </w:r>
              <w:bookmarkStart w:id="12495" w:name="_Toc415063055"/>
              <w:bookmarkStart w:id="12496" w:name="_Toc415063277"/>
              <w:bookmarkStart w:id="12497" w:name="_Toc415063496"/>
              <w:bookmarkStart w:id="12498" w:name="_Toc415063713"/>
              <w:bookmarkStart w:id="12499" w:name="_Toc415063926"/>
              <w:bookmarkStart w:id="12500" w:name="_Toc415064137"/>
              <w:bookmarkStart w:id="12501" w:name="_Toc415064346"/>
              <w:bookmarkStart w:id="12502" w:name="_Toc415064552"/>
              <w:bookmarkStart w:id="12503" w:name="_Toc415064757"/>
              <w:bookmarkStart w:id="12504" w:name="_Toc415064962"/>
              <w:bookmarkStart w:id="12505" w:name="_Toc415065168"/>
              <w:bookmarkStart w:id="12506" w:name="_Toc415065373"/>
              <w:bookmarkStart w:id="12507" w:name="_Toc415065582"/>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del>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4F7F6458" w14:textId="3A2F5E83" w:rsidR="00AC08CD" w:rsidRPr="00DD1485" w:rsidDel="000A46AA" w:rsidRDefault="00AC08CD" w:rsidP="0029795D">
            <w:pPr>
              <w:rPr>
                <w:del w:id="12508" w:author="Rakesh Singhi" w:date="2015-03-25T13:43:00Z"/>
                <w:rFonts w:asciiTheme="minorHAnsi" w:hAnsiTheme="minorHAnsi" w:cstheme="minorHAnsi"/>
                <w:color w:val="000000"/>
                <w:sz w:val="18"/>
                <w:szCs w:val="16"/>
              </w:rPr>
            </w:pPr>
            <w:del w:id="12509" w:author="Rakesh Singhi" w:date="2015-03-25T13:43:00Z">
              <w:r w:rsidDel="000A46AA">
                <w:rPr>
                  <w:rFonts w:asciiTheme="minorHAnsi" w:hAnsiTheme="minorHAnsi" w:cstheme="minorHAnsi"/>
                  <w:color w:val="000000"/>
                  <w:sz w:val="18"/>
                  <w:szCs w:val="16"/>
                </w:rPr>
                <w:delText>INVOICE_NUMBER</w:delText>
              </w:r>
              <w:bookmarkStart w:id="12510" w:name="_Toc415063056"/>
              <w:bookmarkStart w:id="12511" w:name="_Toc415063278"/>
              <w:bookmarkStart w:id="12512" w:name="_Toc415063497"/>
              <w:bookmarkStart w:id="12513" w:name="_Toc415063714"/>
              <w:bookmarkStart w:id="12514" w:name="_Toc415063927"/>
              <w:bookmarkStart w:id="12515" w:name="_Toc415064138"/>
              <w:bookmarkStart w:id="12516" w:name="_Toc415064347"/>
              <w:bookmarkStart w:id="12517" w:name="_Toc415064553"/>
              <w:bookmarkStart w:id="12518" w:name="_Toc415064758"/>
              <w:bookmarkStart w:id="12519" w:name="_Toc415064963"/>
              <w:bookmarkStart w:id="12520" w:name="_Toc415065169"/>
              <w:bookmarkStart w:id="12521" w:name="_Toc415065374"/>
              <w:bookmarkStart w:id="12522" w:name="_Toc415065583"/>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del>
          </w:p>
        </w:tc>
        <w:bookmarkStart w:id="12523" w:name="_Toc415063057"/>
        <w:bookmarkStart w:id="12524" w:name="_Toc415063279"/>
        <w:bookmarkStart w:id="12525" w:name="_Toc415063498"/>
        <w:bookmarkStart w:id="12526" w:name="_Toc415063715"/>
        <w:bookmarkStart w:id="12527" w:name="_Toc415063928"/>
        <w:bookmarkStart w:id="12528" w:name="_Toc415064139"/>
        <w:bookmarkStart w:id="12529" w:name="_Toc415064348"/>
        <w:bookmarkStart w:id="12530" w:name="_Toc415064554"/>
        <w:bookmarkStart w:id="12531" w:name="_Toc415064759"/>
        <w:bookmarkStart w:id="12532" w:name="_Toc415064964"/>
        <w:bookmarkStart w:id="12533" w:name="_Toc415065170"/>
        <w:bookmarkStart w:id="12534" w:name="_Toc415065375"/>
        <w:bookmarkStart w:id="12535" w:name="_Toc415065584"/>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tr>
      <w:tr w:rsidR="00AC08CD" w:rsidRPr="00D30FA1" w:rsidDel="000A46AA" w14:paraId="69F47D44" w14:textId="1858DD47" w:rsidTr="00183847">
        <w:trPr>
          <w:del w:id="12536"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634C9154" w14:textId="11752E21" w:rsidR="00AC08CD" w:rsidDel="000A46AA" w:rsidRDefault="00AC08CD" w:rsidP="0029795D">
            <w:pPr>
              <w:rPr>
                <w:del w:id="12537" w:author="Rakesh Singhi" w:date="2015-03-25T13:43:00Z"/>
                <w:rFonts w:asciiTheme="minorHAnsi" w:hAnsiTheme="minorHAnsi" w:cstheme="minorHAnsi"/>
                <w:color w:val="000000"/>
                <w:sz w:val="18"/>
                <w:szCs w:val="16"/>
              </w:rPr>
            </w:pPr>
            <w:del w:id="12538" w:author="Rakesh Singhi" w:date="2015-03-25T13:43:00Z">
              <w:r w:rsidDel="000A46AA">
                <w:rPr>
                  <w:rFonts w:asciiTheme="minorHAnsi" w:hAnsiTheme="minorHAnsi" w:cstheme="minorHAnsi"/>
                  <w:color w:val="000000"/>
                  <w:sz w:val="18"/>
                  <w:szCs w:val="16"/>
                </w:rPr>
                <w:delText>INVOICE_DATE</w:delText>
              </w:r>
              <w:bookmarkStart w:id="12539" w:name="_Toc415063058"/>
              <w:bookmarkStart w:id="12540" w:name="_Toc415063280"/>
              <w:bookmarkStart w:id="12541" w:name="_Toc415063499"/>
              <w:bookmarkStart w:id="12542" w:name="_Toc415063716"/>
              <w:bookmarkStart w:id="12543" w:name="_Toc415063929"/>
              <w:bookmarkStart w:id="12544" w:name="_Toc415064140"/>
              <w:bookmarkStart w:id="12545" w:name="_Toc415064349"/>
              <w:bookmarkStart w:id="12546" w:name="_Toc415064555"/>
              <w:bookmarkStart w:id="12547" w:name="_Toc415064760"/>
              <w:bookmarkStart w:id="12548" w:name="_Toc415064965"/>
              <w:bookmarkStart w:id="12549" w:name="_Toc415065171"/>
              <w:bookmarkStart w:id="12550" w:name="_Toc415065376"/>
              <w:bookmarkStart w:id="12551" w:name="_Toc415065585"/>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del>
          </w:p>
        </w:tc>
        <w:tc>
          <w:tcPr>
            <w:tcW w:w="3150" w:type="dxa"/>
            <w:tcBorders>
              <w:top w:val="single" w:sz="4" w:space="0" w:color="auto"/>
              <w:left w:val="single" w:sz="4" w:space="0" w:color="auto"/>
              <w:bottom w:val="single" w:sz="4" w:space="0" w:color="auto"/>
              <w:right w:val="single" w:sz="4" w:space="0" w:color="auto"/>
            </w:tcBorders>
            <w:vAlign w:val="center"/>
          </w:tcPr>
          <w:p w14:paraId="0B70302A" w14:textId="57775731" w:rsidR="00AC08CD" w:rsidDel="000A46AA" w:rsidRDefault="00AC08CD" w:rsidP="0029795D">
            <w:pPr>
              <w:rPr>
                <w:del w:id="12552" w:author="Rakesh Singhi" w:date="2015-03-25T13:43:00Z"/>
                <w:rFonts w:asciiTheme="minorHAnsi" w:hAnsiTheme="minorHAnsi" w:cstheme="minorHAnsi"/>
                <w:color w:val="000000"/>
                <w:sz w:val="18"/>
                <w:szCs w:val="16"/>
              </w:rPr>
            </w:pPr>
            <w:del w:id="12553" w:author="Rakesh Singhi" w:date="2015-03-25T13:43:00Z">
              <w:r w:rsidDel="000A46AA">
                <w:rPr>
                  <w:rFonts w:asciiTheme="minorHAnsi" w:hAnsiTheme="minorHAnsi" w:cstheme="minorHAnsi"/>
                  <w:color w:val="000000"/>
                  <w:sz w:val="18"/>
                  <w:szCs w:val="16"/>
                </w:rPr>
                <w:delText>INVOICE_DATE</w:delText>
              </w:r>
              <w:bookmarkStart w:id="12554" w:name="_Toc415063059"/>
              <w:bookmarkStart w:id="12555" w:name="_Toc415063281"/>
              <w:bookmarkStart w:id="12556" w:name="_Toc415063500"/>
              <w:bookmarkStart w:id="12557" w:name="_Toc415063717"/>
              <w:bookmarkStart w:id="12558" w:name="_Toc415063930"/>
              <w:bookmarkStart w:id="12559" w:name="_Toc415064141"/>
              <w:bookmarkStart w:id="12560" w:name="_Toc415064350"/>
              <w:bookmarkStart w:id="12561" w:name="_Toc415064556"/>
              <w:bookmarkStart w:id="12562" w:name="_Toc415064761"/>
              <w:bookmarkStart w:id="12563" w:name="_Toc415064966"/>
              <w:bookmarkStart w:id="12564" w:name="_Toc415065172"/>
              <w:bookmarkStart w:id="12565" w:name="_Toc415065377"/>
              <w:bookmarkStart w:id="12566" w:name="_Toc415065586"/>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del>
          </w:p>
        </w:tc>
        <w:bookmarkStart w:id="12567" w:name="_Toc415063060"/>
        <w:bookmarkStart w:id="12568" w:name="_Toc415063282"/>
        <w:bookmarkStart w:id="12569" w:name="_Toc415063501"/>
        <w:bookmarkStart w:id="12570" w:name="_Toc415063718"/>
        <w:bookmarkStart w:id="12571" w:name="_Toc415063931"/>
        <w:bookmarkStart w:id="12572" w:name="_Toc415064142"/>
        <w:bookmarkStart w:id="12573" w:name="_Toc415064351"/>
        <w:bookmarkStart w:id="12574" w:name="_Toc415064557"/>
        <w:bookmarkStart w:id="12575" w:name="_Toc415064762"/>
        <w:bookmarkStart w:id="12576" w:name="_Toc415064967"/>
        <w:bookmarkStart w:id="12577" w:name="_Toc415065173"/>
        <w:bookmarkStart w:id="12578" w:name="_Toc415065378"/>
        <w:bookmarkStart w:id="12579" w:name="_Toc415065587"/>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tr>
      <w:tr w:rsidR="00AC08CD" w:rsidRPr="00D30FA1" w:rsidDel="000A46AA" w14:paraId="733F0C9B" w14:textId="21FFDE11" w:rsidTr="00183847">
        <w:trPr>
          <w:del w:id="12580"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63769AE1" w14:textId="060E215F" w:rsidR="00AC08CD" w:rsidRPr="00D30FA1" w:rsidDel="000A46AA" w:rsidRDefault="00AC08CD" w:rsidP="0029795D">
            <w:pPr>
              <w:rPr>
                <w:del w:id="12581" w:author="Rakesh Singhi" w:date="2015-03-25T13:43:00Z"/>
                <w:rFonts w:asciiTheme="minorHAnsi" w:hAnsiTheme="minorHAnsi" w:cstheme="minorHAnsi"/>
                <w:color w:val="000000"/>
                <w:sz w:val="18"/>
                <w:szCs w:val="16"/>
              </w:rPr>
            </w:pPr>
            <w:del w:id="12582" w:author="Rakesh Singhi" w:date="2015-03-25T13:43:00Z">
              <w:r w:rsidDel="000A46AA">
                <w:rPr>
                  <w:rFonts w:asciiTheme="minorHAnsi" w:hAnsiTheme="minorHAnsi" w:cstheme="minorHAnsi"/>
                  <w:color w:val="000000"/>
                  <w:sz w:val="18"/>
                  <w:szCs w:val="16"/>
                </w:rPr>
                <w:delText>VAT_ID</w:delText>
              </w:r>
              <w:bookmarkStart w:id="12583" w:name="_Toc415063061"/>
              <w:bookmarkStart w:id="12584" w:name="_Toc415063283"/>
              <w:bookmarkStart w:id="12585" w:name="_Toc415063502"/>
              <w:bookmarkStart w:id="12586" w:name="_Toc415063719"/>
              <w:bookmarkStart w:id="12587" w:name="_Toc415063932"/>
              <w:bookmarkStart w:id="12588" w:name="_Toc415064143"/>
              <w:bookmarkStart w:id="12589" w:name="_Toc415064352"/>
              <w:bookmarkStart w:id="12590" w:name="_Toc415064558"/>
              <w:bookmarkStart w:id="12591" w:name="_Toc415064763"/>
              <w:bookmarkStart w:id="12592" w:name="_Toc415064968"/>
              <w:bookmarkStart w:id="12593" w:name="_Toc415065174"/>
              <w:bookmarkStart w:id="12594" w:name="_Toc415065379"/>
              <w:bookmarkStart w:id="12595" w:name="_Toc415065588"/>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del>
          </w:p>
        </w:tc>
        <w:tc>
          <w:tcPr>
            <w:tcW w:w="3150" w:type="dxa"/>
            <w:tcBorders>
              <w:top w:val="single" w:sz="4" w:space="0" w:color="auto"/>
              <w:left w:val="single" w:sz="4" w:space="0" w:color="auto"/>
              <w:bottom w:val="single" w:sz="4" w:space="0" w:color="auto"/>
              <w:right w:val="single" w:sz="4" w:space="0" w:color="auto"/>
            </w:tcBorders>
            <w:vAlign w:val="center"/>
          </w:tcPr>
          <w:p w14:paraId="58208945" w14:textId="41242081" w:rsidR="00AC08CD" w:rsidRPr="00D30FA1" w:rsidDel="000A46AA" w:rsidRDefault="00AC08CD" w:rsidP="0029795D">
            <w:pPr>
              <w:rPr>
                <w:del w:id="12596" w:author="Rakesh Singhi" w:date="2015-03-25T13:43:00Z"/>
                <w:rFonts w:asciiTheme="minorHAnsi" w:hAnsiTheme="minorHAnsi" w:cstheme="minorHAnsi"/>
                <w:color w:val="000000"/>
                <w:sz w:val="18"/>
                <w:szCs w:val="16"/>
              </w:rPr>
            </w:pPr>
            <w:del w:id="12597" w:author="Rakesh Singhi" w:date="2015-03-25T13:43:00Z">
              <w:r w:rsidDel="000A46AA">
                <w:rPr>
                  <w:rFonts w:asciiTheme="minorHAnsi" w:hAnsiTheme="minorHAnsi" w:cstheme="minorHAnsi"/>
                  <w:color w:val="000000"/>
                  <w:sz w:val="18"/>
                  <w:szCs w:val="16"/>
                </w:rPr>
                <w:delText>VAT_ID</w:delText>
              </w:r>
              <w:bookmarkStart w:id="12598" w:name="_Toc415063062"/>
              <w:bookmarkStart w:id="12599" w:name="_Toc415063284"/>
              <w:bookmarkStart w:id="12600" w:name="_Toc415063503"/>
              <w:bookmarkStart w:id="12601" w:name="_Toc415063720"/>
              <w:bookmarkStart w:id="12602" w:name="_Toc415063933"/>
              <w:bookmarkStart w:id="12603" w:name="_Toc415064144"/>
              <w:bookmarkStart w:id="12604" w:name="_Toc415064353"/>
              <w:bookmarkStart w:id="12605" w:name="_Toc415064559"/>
              <w:bookmarkStart w:id="12606" w:name="_Toc415064764"/>
              <w:bookmarkStart w:id="12607" w:name="_Toc415064969"/>
              <w:bookmarkStart w:id="12608" w:name="_Toc415065175"/>
              <w:bookmarkStart w:id="12609" w:name="_Toc415065380"/>
              <w:bookmarkStart w:id="12610" w:name="_Toc415065589"/>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del>
          </w:p>
        </w:tc>
        <w:bookmarkStart w:id="12611" w:name="_Toc415063063"/>
        <w:bookmarkStart w:id="12612" w:name="_Toc415063285"/>
        <w:bookmarkStart w:id="12613" w:name="_Toc415063504"/>
        <w:bookmarkStart w:id="12614" w:name="_Toc415063721"/>
        <w:bookmarkStart w:id="12615" w:name="_Toc415063934"/>
        <w:bookmarkStart w:id="12616" w:name="_Toc415064145"/>
        <w:bookmarkStart w:id="12617" w:name="_Toc415064354"/>
        <w:bookmarkStart w:id="12618" w:name="_Toc415064560"/>
        <w:bookmarkStart w:id="12619" w:name="_Toc415064765"/>
        <w:bookmarkStart w:id="12620" w:name="_Toc415064970"/>
        <w:bookmarkStart w:id="12621" w:name="_Toc415065176"/>
        <w:bookmarkStart w:id="12622" w:name="_Toc415065381"/>
        <w:bookmarkStart w:id="12623" w:name="_Toc41506559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tr>
      <w:tr w:rsidR="00AC08CD" w:rsidRPr="00D30FA1" w:rsidDel="000A46AA" w14:paraId="3C131671" w14:textId="3BC5C91E" w:rsidTr="00183847">
        <w:trPr>
          <w:del w:id="12624"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54D38FC4" w14:textId="6DF787C9" w:rsidR="00AC08CD" w:rsidRPr="00D30FA1" w:rsidDel="000A46AA" w:rsidRDefault="00AC08CD" w:rsidP="0029795D">
            <w:pPr>
              <w:rPr>
                <w:del w:id="12625" w:author="Rakesh Singhi" w:date="2015-03-25T13:43:00Z"/>
                <w:rFonts w:asciiTheme="minorHAnsi" w:hAnsiTheme="minorHAnsi" w:cstheme="minorHAnsi"/>
                <w:color w:val="000000"/>
                <w:sz w:val="18"/>
                <w:szCs w:val="16"/>
              </w:rPr>
            </w:pPr>
            <w:del w:id="12626" w:author="Rakesh Singhi" w:date="2015-03-25T13:43:00Z">
              <w:r w:rsidDel="000A46AA">
                <w:rPr>
                  <w:rFonts w:asciiTheme="minorHAnsi" w:hAnsiTheme="minorHAnsi" w:cstheme="minorHAnsi"/>
                  <w:color w:val="000000"/>
                  <w:sz w:val="18"/>
                  <w:szCs w:val="16"/>
                </w:rPr>
                <w:delText>ADDRESS</w:delText>
              </w:r>
              <w:bookmarkStart w:id="12627" w:name="_Toc415063064"/>
              <w:bookmarkStart w:id="12628" w:name="_Toc415063286"/>
              <w:bookmarkStart w:id="12629" w:name="_Toc415063505"/>
              <w:bookmarkStart w:id="12630" w:name="_Toc415063722"/>
              <w:bookmarkStart w:id="12631" w:name="_Toc415063935"/>
              <w:bookmarkStart w:id="12632" w:name="_Toc415064146"/>
              <w:bookmarkStart w:id="12633" w:name="_Toc415064355"/>
              <w:bookmarkStart w:id="12634" w:name="_Toc415064561"/>
              <w:bookmarkStart w:id="12635" w:name="_Toc415064766"/>
              <w:bookmarkStart w:id="12636" w:name="_Toc415064971"/>
              <w:bookmarkStart w:id="12637" w:name="_Toc415065177"/>
              <w:bookmarkStart w:id="12638" w:name="_Toc415065382"/>
              <w:bookmarkStart w:id="12639" w:name="_Toc415065591"/>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del>
          </w:p>
        </w:tc>
        <w:tc>
          <w:tcPr>
            <w:tcW w:w="3150" w:type="dxa"/>
            <w:tcBorders>
              <w:top w:val="single" w:sz="4" w:space="0" w:color="auto"/>
              <w:left w:val="single" w:sz="4" w:space="0" w:color="auto"/>
              <w:bottom w:val="single" w:sz="4" w:space="0" w:color="auto"/>
              <w:right w:val="single" w:sz="4" w:space="0" w:color="auto"/>
            </w:tcBorders>
            <w:vAlign w:val="center"/>
          </w:tcPr>
          <w:p w14:paraId="533F3CFA" w14:textId="2DA8B21D" w:rsidR="00AC08CD" w:rsidRPr="00D30FA1" w:rsidDel="000A46AA" w:rsidRDefault="00AC08CD" w:rsidP="0029795D">
            <w:pPr>
              <w:rPr>
                <w:del w:id="12640" w:author="Rakesh Singhi" w:date="2015-03-25T13:43:00Z"/>
                <w:rFonts w:asciiTheme="minorHAnsi" w:hAnsiTheme="minorHAnsi" w:cstheme="minorHAnsi"/>
                <w:color w:val="000000"/>
                <w:sz w:val="18"/>
                <w:szCs w:val="16"/>
              </w:rPr>
            </w:pPr>
            <w:del w:id="12641" w:author="Rakesh Singhi" w:date="2015-03-25T13:43:00Z">
              <w:r w:rsidDel="000A46AA">
                <w:rPr>
                  <w:rFonts w:asciiTheme="minorHAnsi" w:hAnsiTheme="minorHAnsi" w:cstheme="minorHAnsi"/>
                  <w:color w:val="000000"/>
                  <w:sz w:val="18"/>
                  <w:szCs w:val="16"/>
                </w:rPr>
                <w:delText>ADDRESS</w:delText>
              </w:r>
              <w:bookmarkStart w:id="12642" w:name="_Toc415063065"/>
              <w:bookmarkStart w:id="12643" w:name="_Toc415063287"/>
              <w:bookmarkStart w:id="12644" w:name="_Toc415063506"/>
              <w:bookmarkStart w:id="12645" w:name="_Toc415063723"/>
              <w:bookmarkStart w:id="12646" w:name="_Toc415063936"/>
              <w:bookmarkStart w:id="12647" w:name="_Toc415064147"/>
              <w:bookmarkStart w:id="12648" w:name="_Toc415064356"/>
              <w:bookmarkStart w:id="12649" w:name="_Toc415064562"/>
              <w:bookmarkStart w:id="12650" w:name="_Toc415064767"/>
              <w:bookmarkStart w:id="12651" w:name="_Toc415064972"/>
              <w:bookmarkStart w:id="12652" w:name="_Toc415065178"/>
              <w:bookmarkStart w:id="12653" w:name="_Toc415065383"/>
              <w:bookmarkStart w:id="12654" w:name="_Toc415065592"/>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del>
          </w:p>
        </w:tc>
        <w:bookmarkStart w:id="12655" w:name="_Toc415063066"/>
        <w:bookmarkStart w:id="12656" w:name="_Toc415063288"/>
        <w:bookmarkStart w:id="12657" w:name="_Toc415063507"/>
        <w:bookmarkStart w:id="12658" w:name="_Toc415063724"/>
        <w:bookmarkStart w:id="12659" w:name="_Toc415063937"/>
        <w:bookmarkStart w:id="12660" w:name="_Toc415064148"/>
        <w:bookmarkStart w:id="12661" w:name="_Toc415064357"/>
        <w:bookmarkStart w:id="12662" w:name="_Toc415064563"/>
        <w:bookmarkStart w:id="12663" w:name="_Toc415064768"/>
        <w:bookmarkStart w:id="12664" w:name="_Toc415064973"/>
        <w:bookmarkStart w:id="12665" w:name="_Toc415065179"/>
        <w:bookmarkStart w:id="12666" w:name="_Toc415065384"/>
        <w:bookmarkStart w:id="12667" w:name="_Toc415065593"/>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tr>
      <w:tr w:rsidR="00AC08CD" w:rsidRPr="00D30FA1" w:rsidDel="000A46AA" w14:paraId="6A7DD212" w14:textId="7BF92ECB" w:rsidTr="00183847">
        <w:trPr>
          <w:del w:id="12668"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4350BBCD" w14:textId="6ED12659" w:rsidR="00AC08CD" w:rsidRPr="00D30FA1" w:rsidDel="000A46AA" w:rsidRDefault="00AC08CD" w:rsidP="0029795D">
            <w:pPr>
              <w:rPr>
                <w:del w:id="12669" w:author="Rakesh Singhi" w:date="2015-03-25T13:43:00Z"/>
                <w:rFonts w:asciiTheme="minorHAnsi" w:hAnsiTheme="minorHAnsi" w:cstheme="minorHAnsi"/>
                <w:color w:val="000000"/>
                <w:sz w:val="18"/>
                <w:szCs w:val="16"/>
              </w:rPr>
            </w:pPr>
            <w:del w:id="12670" w:author="Rakesh Singhi" w:date="2015-03-25T13:43:00Z">
              <w:r w:rsidDel="000A46AA">
                <w:rPr>
                  <w:rFonts w:asciiTheme="minorHAnsi" w:hAnsiTheme="minorHAnsi" w:cstheme="minorHAnsi"/>
                  <w:color w:val="000000"/>
                  <w:sz w:val="18"/>
                  <w:szCs w:val="16"/>
                </w:rPr>
                <w:delText>COUNTRY_CODE</w:delText>
              </w:r>
              <w:bookmarkStart w:id="12671" w:name="_Toc415063067"/>
              <w:bookmarkStart w:id="12672" w:name="_Toc415063289"/>
              <w:bookmarkStart w:id="12673" w:name="_Toc415063508"/>
              <w:bookmarkStart w:id="12674" w:name="_Toc415063725"/>
              <w:bookmarkStart w:id="12675" w:name="_Toc415063938"/>
              <w:bookmarkStart w:id="12676" w:name="_Toc415064149"/>
              <w:bookmarkStart w:id="12677" w:name="_Toc415064358"/>
              <w:bookmarkStart w:id="12678" w:name="_Toc415064564"/>
              <w:bookmarkStart w:id="12679" w:name="_Toc415064769"/>
              <w:bookmarkStart w:id="12680" w:name="_Toc415064974"/>
              <w:bookmarkStart w:id="12681" w:name="_Toc415065180"/>
              <w:bookmarkStart w:id="12682" w:name="_Toc415065385"/>
              <w:bookmarkStart w:id="12683" w:name="_Toc415065594"/>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del>
          </w:p>
        </w:tc>
        <w:tc>
          <w:tcPr>
            <w:tcW w:w="3150" w:type="dxa"/>
            <w:tcBorders>
              <w:top w:val="single" w:sz="4" w:space="0" w:color="auto"/>
              <w:left w:val="single" w:sz="4" w:space="0" w:color="auto"/>
              <w:bottom w:val="single" w:sz="4" w:space="0" w:color="auto"/>
              <w:right w:val="single" w:sz="4" w:space="0" w:color="auto"/>
            </w:tcBorders>
            <w:vAlign w:val="center"/>
          </w:tcPr>
          <w:p w14:paraId="0B417DA5" w14:textId="1D0FA351" w:rsidR="00AC08CD" w:rsidRPr="00D30FA1" w:rsidDel="000A46AA" w:rsidRDefault="00AC08CD" w:rsidP="0029795D">
            <w:pPr>
              <w:rPr>
                <w:del w:id="12684" w:author="Rakesh Singhi" w:date="2015-03-25T13:43:00Z"/>
                <w:rFonts w:asciiTheme="minorHAnsi" w:hAnsiTheme="minorHAnsi" w:cstheme="minorHAnsi"/>
                <w:color w:val="000000"/>
                <w:sz w:val="18"/>
                <w:szCs w:val="16"/>
              </w:rPr>
            </w:pPr>
            <w:del w:id="12685" w:author="Rakesh Singhi" w:date="2015-03-25T13:43:00Z">
              <w:r w:rsidDel="000A46AA">
                <w:rPr>
                  <w:rFonts w:asciiTheme="minorHAnsi" w:hAnsiTheme="minorHAnsi" w:cstheme="minorHAnsi"/>
                  <w:color w:val="000000"/>
                  <w:sz w:val="18"/>
                  <w:szCs w:val="16"/>
                </w:rPr>
                <w:delText>COUNTRY_CODE</w:delText>
              </w:r>
              <w:bookmarkStart w:id="12686" w:name="_Toc415063068"/>
              <w:bookmarkStart w:id="12687" w:name="_Toc415063290"/>
              <w:bookmarkStart w:id="12688" w:name="_Toc415063509"/>
              <w:bookmarkStart w:id="12689" w:name="_Toc415063726"/>
              <w:bookmarkStart w:id="12690" w:name="_Toc415063939"/>
              <w:bookmarkStart w:id="12691" w:name="_Toc415064150"/>
              <w:bookmarkStart w:id="12692" w:name="_Toc415064359"/>
              <w:bookmarkStart w:id="12693" w:name="_Toc415064565"/>
              <w:bookmarkStart w:id="12694" w:name="_Toc415064770"/>
              <w:bookmarkStart w:id="12695" w:name="_Toc415064975"/>
              <w:bookmarkStart w:id="12696" w:name="_Toc415065181"/>
              <w:bookmarkStart w:id="12697" w:name="_Toc415065386"/>
              <w:bookmarkStart w:id="12698" w:name="_Toc41506559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del>
          </w:p>
        </w:tc>
        <w:bookmarkStart w:id="12699" w:name="_Toc415063069"/>
        <w:bookmarkStart w:id="12700" w:name="_Toc415063291"/>
        <w:bookmarkStart w:id="12701" w:name="_Toc415063510"/>
        <w:bookmarkStart w:id="12702" w:name="_Toc415063727"/>
        <w:bookmarkStart w:id="12703" w:name="_Toc415063940"/>
        <w:bookmarkStart w:id="12704" w:name="_Toc415064151"/>
        <w:bookmarkStart w:id="12705" w:name="_Toc415064360"/>
        <w:bookmarkStart w:id="12706" w:name="_Toc415064566"/>
        <w:bookmarkStart w:id="12707" w:name="_Toc415064771"/>
        <w:bookmarkStart w:id="12708" w:name="_Toc415064976"/>
        <w:bookmarkStart w:id="12709" w:name="_Toc415065182"/>
        <w:bookmarkStart w:id="12710" w:name="_Toc415065387"/>
        <w:bookmarkStart w:id="12711" w:name="_Toc415065596"/>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tr>
      <w:tr w:rsidR="00AC08CD" w:rsidRPr="00D30FA1" w:rsidDel="000A46AA" w14:paraId="390CD801" w14:textId="4DCE83FD" w:rsidTr="00183847">
        <w:trPr>
          <w:del w:id="12712"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77F0E00A" w14:textId="08BC9853" w:rsidR="00AC08CD" w:rsidRPr="00DD1485" w:rsidDel="000A46AA" w:rsidRDefault="00AC08CD" w:rsidP="0029795D">
            <w:pPr>
              <w:rPr>
                <w:del w:id="12713" w:author="Rakesh Singhi" w:date="2015-03-25T13:43:00Z"/>
                <w:rFonts w:asciiTheme="minorHAnsi" w:hAnsiTheme="minorHAnsi" w:cstheme="minorHAnsi"/>
                <w:color w:val="000000"/>
                <w:sz w:val="18"/>
                <w:szCs w:val="16"/>
              </w:rPr>
            </w:pPr>
            <w:del w:id="12714" w:author="Rakesh Singhi" w:date="2015-03-25T13:43:00Z">
              <w:r w:rsidDel="000A46AA">
                <w:rPr>
                  <w:rFonts w:asciiTheme="minorHAnsi" w:hAnsiTheme="minorHAnsi" w:cstheme="minorHAnsi"/>
                  <w:color w:val="000000"/>
                  <w:sz w:val="18"/>
                  <w:szCs w:val="16"/>
                </w:rPr>
                <w:delText>CITY</w:delText>
              </w:r>
              <w:bookmarkStart w:id="12715" w:name="_Toc415063070"/>
              <w:bookmarkStart w:id="12716" w:name="_Toc415063292"/>
              <w:bookmarkStart w:id="12717" w:name="_Toc415063511"/>
              <w:bookmarkStart w:id="12718" w:name="_Toc415063728"/>
              <w:bookmarkStart w:id="12719" w:name="_Toc415063941"/>
              <w:bookmarkStart w:id="12720" w:name="_Toc415064152"/>
              <w:bookmarkStart w:id="12721" w:name="_Toc415064361"/>
              <w:bookmarkStart w:id="12722" w:name="_Toc415064567"/>
              <w:bookmarkStart w:id="12723" w:name="_Toc415064772"/>
              <w:bookmarkStart w:id="12724" w:name="_Toc415064977"/>
              <w:bookmarkStart w:id="12725" w:name="_Toc415065183"/>
              <w:bookmarkStart w:id="12726" w:name="_Toc415065388"/>
              <w:bookmarkStart w:id="12727" w:name="_Toc415065597"/>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del>
          </w:p>
        </w:tc>
        <w:tc>
          <w:tcPr>
            <w:tcW w:w="3150" w:type="dxa"/>
            <w:tcBorders>
              <w:top w:val="single" w:sz="4" w:space="0" w:color="auto"/>
              <w:left w:val="single" w:sz="4" w:space="0" w:color="auto"/>
              <w:bottom w:val="single" w:sz="4" w:space="0" w:color="auto"/>
              <w:right w:val="single" w:sz="4" w:space="0" w:color="auto"/>
            </w:tcBorders>
            <w:vAlign w:val="center"/>
          </w:tcPr>
          <w:p w14:paraId="6ECFE839" w14:textId="2FB8562B" w:rsidR="00AC08CD" w:rsidRPr="00DD1485" w:rsidDel="000A46AA" w:rsidRDefault="00AC08CD" w:rsidP="0029795D">
            <w:pPr>
              <w:rPr>
                <w:del w:id="12728" w:author="Rakesh Singhi" w:date="2015-03-25T13:43:00Z"/>
                <w:rFonts w:asciiTheme="minorHAnsi" w:hAnsiTheme="minorHAnsi" w:cstheme="minorHAnsi"/>
                <w:color w:val="000000"/>
                <w:sz w:val="18"/>
                <w:szCs w:val="16"/>
              </w:rPr>
            </w:pPr>
            <w:del w:id="12729" w:author="Rakesh Singhi" w:date="2015-03-25T13:43:00Z">
              <w:r w:rsidDel="000A46AA">
                <w:rPr>
                  <w:rFonts w:asciiTheme="minorHAnsi" w:hAnsiTheme="minorHAnsi" w:cstheme="minorHAnsi"/>
                  <w:color w:val="000000"/>
                  <w:sz w:val="18"/>
                  <w:szCs w:val="16"/>
                </w:rPr>
                <w:delText>CITY</w:delText>
              </w:r>
              <w:bookmarkStart w:id="12730" w:name="_Toc415063071"/>
              <w:bookmarkStart w:id="12731" w:name="_Toc415063293"/>
              <w:bookmarkStart w:id="12732" w:name="_Toc415063512"/>
              <w:bookmarkStart w:id="12733" w:name="_Toc415063729"/>
              <w:bookmarkStart w:id="12734" w:name="_Toc415063942"/>
              <w:bookmarkStart w:id="12735" w:name="_Toc415064153"/>
              <w:bookmarkStart w:id="12736" w:name="_Toc415064362"/>
              <w:bookmarkStart w:id="12737" w:name="_Toc415064568"/>
              <w:bookmarkStart w:id="12738" w:name="_Toc415064773"/>
              <w:bookmarkStart w:id="12739" w:name="_Toc415064978"/>
              <w:bookmarkStart w:id="12740" w:name="_Toc415065184"/>
              <w:bookmarkStart w:id="12741" w:name="_Toc415065389"/>
              <w:bookmarkStart w:id="12742" w:name="_Toc415065598"/>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del>
          </w:p>
        </w:tc>
        <w:bookmarkStart w:id="12743" w:name="_Toc415063072"/>
        <w:bookmarkStart w:id="12744" w:name="_Toc415063294"/>
        <w:bookmarkStart w:id="12745" w:name="_Toc415063513"/>
        <w:bookmarkStart w:id="12746" w:name="_Toc415063730"/>
        <w:bookmarkStart w:id="12747" w:name="_Toc415063943"/>
        <w:bookmarkStart w:id="12748" w:name="_Toc415064154"/>
        <w:bookmarkStart w:id="12749" w:name="_Toc415064363"/>
        <w:bookmarkStart w:id="12750" w:name="_Toc415064569"/>
        <w:bookmarkStart w:id="12751" w:name="_Toc415064774"/>
        <w:bookmarkStart w:id="12752" w:name="_Toc415064979"/>
        <w:bookmarkStart w:id="12753" w:name="_Toc415065185"/>
        <w:bookmarkStart w:id="12754" w:name="_Toc415065390"/>
        <w:bookmarkStart w:id="12755" w:name="_Toc415065599"/>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tr>
      <w:tr w:rsidR="00AC08CD" w:rsidRPr="00D30FA1" w:rsidDel="000A46AA" w14:paraId="08CA19D5" w14:textId="6E11897E" w:rsidTr="00183847">
        <w:trPr>
          <w:del w:id="12756"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3CC77D99" w14:textId="53706681" w:rsidR="00AC08CD" w:rsidRPr="00DD1485" w:rsidDel="000A46AA" w:rsidRDefault="00AC08CD" w:rsidP="0029795D">
            <w:pPr>
              <w:rPr>
                <w:del w:id="12757" w:author="Rakesh Singhi" w:date="2015-03-25T13:43:00Z"/>
                <w:rFonts w:asciiTheme="minorHAnsi" w:hAnsiTheme="minorHAnsi" w:cstheme="minorHAnsi"/>
                <w:color w:val="000000"/>
                <w:sz w:val="18"/>
                <w:szCs w:val="16"/>
              </w:rPr>
            </w:pPr>
            <w:del w:id="12758" w:author="Rakesh Singhi" w:date="2015-03-25T13:43:00Z">
              <w:r w:rsidDel="000A46AA">
                <w:rPr>
                  <w:rFonts w:asciiTheme="minorHAnsi" w:hAnsiTheme="minorHAnsi" w:cstheme="minorHAnsi"/>
                  <w:color w:val="000000"/>
                  <w:sz w:val="18"/>
                  <w:szCs w:val="16"/>
                </w:rPr>
                <w:delText>STATE</w:delText>
              </w:r>
              <w:bookmarkStart w:id="12759" w:name="_Toc415063073"/>
              <w:bookmarkStart w:id="12760" w:name="_Toc415063295"/>
              <w:bookmarkStart w:id="12761" w:name="_Toc415063514"/>
              <w:bookmarkStart w:id="12762" w:name="_Toc415063731"/>
              <w:bookmarkStart w:id="12763" w:name="_Toc415063944"/>
              <w:bookmarkStart w:id="12764" w:name="_Toc415064155"/>
              <w:bookmarkStart w:id="12765" w:name="_Toc415064364"/>
              <w:bookmarkStart w:id="12766" w:name="_Toc415064570"/>
              <w:bookmarkStart w:id="12767" w:name="_Toc415064775"/>
              <w:bookmarkStart w:id="12768" w:name="_Toc415064980"/>
              <w:bookmarkStart w:id="12769" w:name="_Toc415065186"/>
              <w:bookmarkStart w:id="12770" w:name="_Toc415065391"/>
              <w:bookmarkStart w:id="12771" w:name="_Toc415065600"/>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del>
          </w:p>
        </w:tc>
        <w:tc>
          <w:tcPr>
            <w:tcW w:w="3150" w:type="dxa"/>
            <w:tcBorders>
              <w:top w:val="single" w:sz="4" w:space="0" w:color="auto"/>
              <w:left w:val="single" w:sz="4" w:space="0" w:color="auto"/>
              <w:bottom w:val="single" w:sz="4" w:space="0" w:color="auto"/>
              <w:right w:val="single" w:sz="4" w:space="0" w:color="auto"/>
            </w:tcBorders>
            <w:vAlign w:val="center"/>
          </w:tcPr>
          <w:p w14:paraId="4C2A2B40" w14:textId="518ECB13" w:rsidR="00AC08CD" w:rsidRPr="00DD1485" w:rsidDel="000A46AA" w:rsidRDefault="00AC08CD" w:rsidP="0029795D">
            <w:pPr>
              <w:rPr>
                <w:del w:id="12772" w:author="Rakesh Singhi" w:date="2015-03-25T13:43:00Z"/>
                <w:rFonts w:asciiTheme="minorHAnsi" w:hAnsiTheme="minorHAnsi" w:cstheme="minorHAnsi"/>
                <w:color w:val="000000"/>
                <w:sz w:val="18"/>
                <w:szCs w:val="16"/>
              </w:rPr>
            </w:pPr>
            <w:del w:id="12773" w:author="Rakesh Singhi" w:date="2015-03-25T13:43:00Z">
              <w:r w:rsidDel="000A46AA">
                <w:rPr>
                  <w:rFonts w:asciiTheme="minorHAnsi" w:hAnsiTheme="minorHAnsi" w:cstheme="minorHAnsi"/>
                  <w:color w:val="000000"/>
                  <w:sz w:val="18"/>
                  <w:szCs w:val="16"/>
                </w:rPr>
                <w:delText>STATE</w:delText>
              </w:r>
              <w:bookmarkStart w:id="12774" w:name="_Toc415063074"/>
              <w:bookmarkStart w:id="12775" w:name="_Toc415063296"/>
              <w:bookmarkStart w:id="12776" w:name="_Toc415063515"/>
              <w:bookmarkStart w:id="12777" w:name="_Toc415063732"/>
              <w:bookmarkStart w:id="12778" w:name="_Toc415063945"/>
              <w:bookmarkStart w:id="12779" w:name="_Toc415064156"/>
              <w:bookmarkStart w:id="12780" w:name="_Toc415064365"/>
              <w:bookmarkStart w:id="12781" w:name="_Toc415064571"/>
              <w:bookmarkStart w:id="12782" w:name="_Toc415064776"/>
              <w:bookmarkStart w:id="12783" w:name="_Toc415064981"/>
              <w:bookmarkStart w:id="12784" w:name="_Toc415065187"/>
              <w:bookmarkStart w:id="12785" w:name="_Toc415065392"/>
              <w:bookmarkStart w:id="12786" w:name="_Toc415065601"/>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del>
          </w:p>
        </w:tc>
        <w:bookmarkStart w:id="12787" w:name="_Toc415063075"/>
        <w:bookmarkStart w:id="12788" w:name="_Toc415063297"/>
        <w:bookmarkStart w:id="12789" w:name="_Toc415063516"/>
        <w:bookmarkStart w:id="12790" w:name="_Toc415063733"/>
        <w:bookmarkStart w:id="12791" w:name="_Toc415063946"/>
        <w:bookmarkStart w:id="12792" w:name="_Toc415064157"/>
        <w:bookmarkStart w:id="12793" w:name="_Toc415064366"/>
        <w:bookmarkStart w:id="12794" w:name="_Toc415064572"/>
        <w:bookmarkStart w:id="12795" w:name="_Toc415064777"/>
        <w:bookmarkStart w:id="12796" w:name="_Toc415064982"/>
        <w:bookmarkStart w:id="12797" w:name="_Toc415065188"/>
        <w:bookmarkStart w:id="12798" w:name="_Toc415065393"/>
        <w:bookmarkStart w:id="12799" w:name="_Toc415065602"/>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tr>
      <w:tr w:rsidR="00AC08CD" w:rsidRPr="00D30FA1" w:rsidDel="000A46AA" w14:paraId="62673E68" w14:textId="4A1AF372" w:rsidTr="00183847">
        <w:trPr>
          <w:del w:id="12800"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4C4DC337" w14:textId="42734078" w:rsidR="00AC08CD" w:rsidRPr="00D30FA1" w:rsidDel="000A46AA" w:rsidRDefault="00AC08CD" w:rsidP="0029795D">
            <w:pPr>
              <w:rPr>
                <w:del w:id="12801" w:author="Rakesh Singhi" w:date="2015-03-25T13:43:00Z"/>
                <w:rFonts w:asciiTheme="minorHAnsi" w:hAnsiTheme="minorHAnsi" w:cstheme="minorHAnsi"/>
                <w:color w:val="000000"/>
                <w:sz w:val="18"/>
                <w:szCs w:val="16"/>
              </w:rPr>
            </w:pPr>
            <w:del w:id="12802" w:author="Rakesh Singhi" w:date="2015-03-25T13:43:00Z">
              <w:r w:rsidDel="000A46AA">
                <w:rPr>
                  <w:rFonts w:asciiTheme="minorHAnsi" w:hAnsiTheme="minorHAnsi" w:cstheme="minorHAnsi"/>
                  <w:color w:val="000000"/>
                  <w:sz w:val="18"/>
                  <w:szCs w:val="16"/>
                </w:rPr>
                <w:delText>ZIPCODE</w:delText>
              </w:r>
              <w:bookmarkStart w:id="12803" w:name="_Toc415063076"/>
              <w:bookmarkStart w:id="12804" w:name="_Toc415063298"/>
              <w:bookmarkStart w:id="12805" w:name="_Toc415063517"/>
              <w:bookmarkStart w:id="12806" w:name="_Toc415063734"/>
              <w:bookmarkStart w:id="12807" w:name="_Toc415063947"/>
              <w:bookmarkStart w:id="12808" w:name="_Toc415064158"/>
              <w:bookmarkStart w:id="12809" w:name="_Toc415064367"/>
              <w:bookmarkStart w:id="12810" w:name="_Toc415064573"/>
              <w:bookmarkStart w:id="12811" w:name="_Toc415064778"/>
              <w:bookmarkStart w:id="12812" w:name="_Toc415064983"/>
              <w:bookmarkStart w:id="12813" w:name="_Toc415065189"/>
              <w:bookmarkStart w:id="12814" w:name="_Toc415065394"/>
              <w:bookmarkStart w:id="12815" w:name="_Toc415065603"/>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del>
          </w:p>
        </w:tc>
        <w:tc>
          <w:tcPr>
            <w:tcW w:w="3150" w:type="dxa"/>
            <w:tcBorders>
              <w:top w:val="single" w:sz="4" w:space="0" w:color="auto"/>
              <w:left w:val="single" w:sz="4" w:space="0" w:color="auto"/>
              <w:bottom w:val="single" w:sz="4" w:space="0" w:color="auto"/>
              <w:right w:val="single" w:sz="4" w:space="0" w:color="auto"/>
            </w:tcBorders>
            <w:vAlign w:val="center"/>
          </w:tcPr>
          <w:p w14:paraId="5E46EFB8" w14:textId="0B86B6AE" w:rsidR="00AC08CD" w:rsidRPr="00D30FA1" w:rsidDel="000A46AA" w:rsidRDefault="00AC08CD" w:rsidP="0029795D">
            <w:pPr>
              <w:rPr>
                <w:del w:id="12816" w:author="Rakesh Singhi" w:date="2015-03-25T13:43:00Z"/>
                <w:rFonts w:asciiTheme="minorHAnsi" w:hAnsiTheme="minorHAnsi" w:cstheme="minorHAnsi"/>
                <w:color w:val="000000"/>
                <w:sz w:val="18"/>
                <w:szCs w:val="16"/>
              </w:rPr>
            </w:pPr>
            <w:del w:id="12817" w:author="Rakesh Singhi" w:date="2015-03-25T13:43:00Z">
              <w:r w:rsidDel="000A46AA">
                <w:rPr>
                  <w:rFonts w:asciiTheme="minorHAnsi" w:hAnsiTheme="minorHAnsi" w:cstheme="minorHAnsi"/>
                  <w:color w:val="000000"/>
                  <w:sz w:val="18"/>
                  <w:szCs w:val="16"/>
                </w:rPr>
                <w:delText>ZIPCODE</w:delText>
              </w:r>
              <w:bookmarkStart w:id="12818" w:name="_Toc415063077"/>
              <w:bookmarkStart w:id="12819" w:name="_Toc415063299"/>
              <w:bookmarkStart w:id="12820" w:name="_Toc415063518"/>
              <w:bookmarkStart w:id="12821" w:name="_Toc415063735"/>
              <w:bookmarkStart w:id="12822" w:name="_Toc415063948"/>
              <w:bookmarkStart w:id="12823" w:name="_Toc415064159"/>
              <w:bookmarkStart w:id="12824" w:name="_Toc415064368"/>
              <w:bookmarkStart w:id="12825" w:name="_Toc415064574"/>
              <w:bookmarkStart w:id="12826" w:name="_Toc415064779"/>
              <w:bookmarkStart w:id="12827" w:name="_Toc415064984"/>
              <w:bookmarkStart w:id="12828" w:name="_Toc415065190"/>
              <w:bookmarkStart w:id="12829" w:name="_Toc415065395"/>
              <w:bookmarkStart w:id="12830" w:name="_Toc415065604"/>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del>
          </w:p>
        </w:tc>
        <w:bookmarkStart w:id="12831" w:name="_Toc415063078"/>
        <w:bookmarkStart w:id="12832" w:name="_Toc415063300"/>
        <w:bookmarkStart w:id="12833" w:name="_Toc415063519"/>
        <w:bookmarkStart w:id="12834" w:name="_Toc415063736"/>
        <w:bookmarkStart w:id="12835" w:name="_Toc415063949"/>
        <w:bookmarkStart w:id="12836" w:name="_Toc415064160"/>
        <w:bookmarkStart w:id="12837" w:name="_Toc415064369"/>
        <w:bookmarkStart w:id="12838" w:name="_Toc415064575"/>
        <w:bookmarkStart w:id="12839" w:name="_Toc415064780"/>
        <w:bookmarkStart w:id="12840" w:name="_Toc415064985"/>
        <w:bookmarkStart w:id="12841" w:name="_Toc415065191"/>
        <w:bookmarkStart w:id="12842" w:name="_Toc415065396"/>
        <w:bookmarkStart w:id="12843" w:name="_Toc415065605"/>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tr>
      <w:tr w:rsidR="00AC08CD" w:rsidRPr="00D30FA1" w:rsidDel="000A46AA" w14:paraId="651DDE92" w14:textId="0E846884" w:rsidTr="00183847">
        <w:trPr>
          <w:del w:id="12844"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2DD21072" w14:textId="4B478786" w:rsidR="00AC08CD" w:rsidRPr="00D30FA1" w:rsidDel="000A46AA" w:rsidRDefault="00AC08CD" w:rsidP="0029795D">
            <w:pPr>
              <w:rPr>
                <w:del w:id="12845" w:author="Rakesh Singhi" w:date="2015-03-25T13:43:00Z"/>
                <w:rFonts w:asciiTheme="minorHAnsi" w:hAnsiTheme="minorHAnsi" w:cstheme="minorHAnsi"/>
                <w:color w:val="000000"/>
                <w:sz w:val="18"/>
                <w:szCs w:val="16"/>
              </w:rPr>
            </w:pPr>
            <w:del w:id="12846" w:author="Rakesh Singhi" w:date="2015-03-25T13:43:00Z">
              <w:r w:rsidDel="000A46AA">
                <w:rPr>
                  <w:rFonts w:asciiTheme="minorHAnsi" w:hAnsiTheme="minorHAnsi" w:cstheme="minorHAnsi"/>
                  <w:color w:val="000000"/>
                  <w:sz w:val="18"/>
                  <w:szCs w:val="16"/>
                </w:rPr>
                <w:delText>CUSTOMER_NAME</w:delText>
              </w:r>
              <w:bookmarkStart w:id="12847" w:name="_Toc415063079"/>
              <w:bookmarkStart w:id="12848" w:name="_Toc415063301"/>
              <w:bookmarkStart w:id="12849" w:name="_Toc415063520"/>
              <w:bookmarkStart w:id="12850" w:name="_Toc415063737"/>
              <w:bookmarkStart w:id="12851" w:name="_Toc415063950"/>
              <w:bookmarkStart w:id="12852" w:name="_Toc415064161"/>
              <w:bookmarkStart w:id="12853" w:name="_Toc415064370"/>
              <w:bookmarkStart w:id="12854" w:name="_Toc415064576"/>
              <w:bookmarkStart w:id="12855" w:name="_Toc415064781"/>
              <w:bookmarkStart w:id="12856" w:name="_Toc415064986"/>
              <w:bookmarkStart w:id="12857" w:name="_Toc415065192"/>
              <w:bookmarkStart w:id="12858" w:name="_Toc415065397"/>
              <w:bookmarkStart w:id="12859" w:name="_Toc41506560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del>
          </w:p>
        </w:tc>
        <w:tc>
          <w:tcPr>
            <w:tcW w:w="3150" w:type="dxa"/>
            <w:tcBorders>
              <w:top w:val="single" w:sz="4" w:space="0" w:color="auto"/>
              <w:left w:val="single" w:sz="4" w:space="0" w:color="auto"/>
              <w:bottom w:val="single" w:sz="4" w:space="0" w:color="auto"/>
              <w:right w:val="single" w:sz="4" w:space="0" w:color="auto"/>
            </w:tcBorders>
            <w:vAlign w:val="center"/>
          </w:tcPr>
          <w:p w14:paraId="6ECDB822" w14:textId="7A118E13" w:rsidR="00AC08CD" w:rsidRPr="00D30FA1" w:rsidDel="000A46AA" w:rsidRDefault="00AC08CD" w:rsidP="0029795D">
            <w:pPr>
              <w:rPr>
                <w:del w:id="12860" w:author="Rakesh Singhi" w:date="2015-03-25T13:43:00Z"/>
                <w:rFonts w:asciiTheme="minorHAnsi" w:hAnsiTheme="minorHAnsi" w:cstheme="minorHAnsi"/>
                <w:color w:val="000000"/>
                <w:sz w:val="18"/>
                <w:szCs w:val="16"/>
              </w:rPr>
            </w:pPr>
            <w:del w:id="12861" w:author="Rakesh Singhi" w:date="2015-03-25T13:43:00Z">
              <w:r w:rsidDel="000A46AA">
                <w:rPr>
                  <w:rFonts w:asciiTheme="minorHAnsi" w:hAnsiTheme="minorHAnsi" w:cstheme="minorHAnsi"/>
                  <w:color w:val="000000"/>
                  <w:sz w:val="18"/>
                  <w:szCs w:val="16"/>
                </w:rPr>
                <w:delText>CUSTOMER_NAME</w:delText>
              </w:r>
              <w:bookmarkStart w:id="12862" w:name="_Toc415063080"/>
              <w:bookmarkStart w:id="12863" w:name="_Toc415063302"/>
              <w:bookmarkStart w:id="12864" w:name="_Toc415063521"/>
              <w:bookmarkStart w:id="12865" w:name="_Toc415063738"/>
              <w:bookmarkStart w:id="12866" w:name="_Toc415063951"/>
              <w:bookmarkStart w:id="12867" w:name="_Toc415064162"/>
              <w:bookmarkStart w:id="12868" w:name="_Toc415064371"/>
              <w:bookmarkStart w:id="12869" w:name="_Toc415064577"/>
              <w:bookmarkStart w:id="12870" w:name="_Toc415064782"/>
              <w:bookmarkStart w:id="12871" w:name="_Toc415064987"/>
              <w:bookmarkStart w:id="12872" w:name="_Toc415065193"/>
              <w:bookmarkStart w:id="12873" w:name="_Toc415065398"/>
              <w:bookmarkStart w:id="12874" w:name="_Toc415065607"/>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del>
          </w:p>
        </w:tc>
        <w:bookmarkStart w:id="12875" w:name="_Toc415063081"/>
        <w:bookmarkStart w:id="12876" w:name="_Toc415063303"/>
        <w:bookmarkStart w:id="12877" w:name="_Toc415063522"/>
        <w:bookmarkStart w:id="12878" w:name="_Toc415063739"/>
        <w:bookmarkStart w:id="12879" w:name="_Toc415063952"/>
        <w:bookmarkStart w:id="12880" w:name="_Toc415064163"/>
        <w:bookmarkStart w:id="12881" w:name="_Toc415064372"/>
        <w:bookmarkStart w:id="12882" w:name="_Toc415064578"/>
        <w:bookmarkStart w:id="12883" w:name="_Toc415064783"/>
        <w:bookmarkStart w:id="12884" w:name="_Toc415064988"/>
        <w:bookmarkStart w:id="12885" w:name="_Toc415065194"/>
        <w:bookmarkStart w:id="12886" w:name="_Toc415065399"/>
        <w:bookmarkStart w:id="12887" w:name="_Toc415065608"/>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tr>
      <w:tr w:rsidR="00AC08CD" w:rsidRPr="00D30FA1" w:rsidDel="000A46AA" w14:paraId="77771799" w14:textId="38DC572D" w:rsidTr="00183847">
        <w:trPr>
          <w:del w:id="12888"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45F0685F" w14:textId="08AA3BF1" w:rsidR="00AC08CD" w:rsidDel="000A46AA" w:rsidRDefault="00AC08CD" w:rsidP="0029795D">
            <w:pPr>
              <w:rPr>
                <w:del w:id="12889" w:author="Rakesh Singhi" w:date="2015-03-25T13:43:00Z"/>
                <w:rFonts w:asciiTheme="minorHAnsi" w:hAnsiTheme="minorHAnsi" w:cstheme="minorHAnsi"/>
                <w:color w:val="000000"/>
                <w:sz w:val="18"/>
                <w:szCs w:val="16"/>
              </w:rPr>
            </w:pPr>
            <w:del w:id="12890" w:author="Rakesh Singhi" w:date="2015-03-25T13:43:00Z">
              <w:r w:rsidDel="000A46AA">
                <w:rPr>
                  <w:rFonts w:asciiTheme="minorHAnsi" w:hAnsiTheme="minorHAnsi" w:cstheme="minorHAnsi"/>
                  <w:color w:val="000000"/>
                  <w:sz w:val="18"/>
                  <w:szCs w:val="16"/>
                </w:rPr>
                <w:delText>TELEPHONE_NUMBER</w:delText>
              </w:r>
              <w:bookmarkStart w:id="12891" w:name="_Toc415063082"/>
              <w:bookmarkStart w:id="12892" w:name="_Toc415063304"/>
              <w:bookmarkStart w:id="12893" w:name="_Toc415063523"/>
              <w:bookmarkStart w:id="12894" w:name="_Toc415063740"/>
              <w:bookmarkStart w:id="12895" w:name="_Toc415063953"/>
              <w:bookmarkStart w:id="12896" w:name="_Toc415064164"/>
              <w:bookmarkStart w:id="12897" w:name="_Toc415064373"/>
              <w:bookmarkStart w:id="12898" w:name="_Toc415064579"/>
              <w:bookmarkStart w:id="12899" w:name="_Toc415064784"/>
              <w:bookmarkStart w:id="12900" w:name="_Toc415064989"/>
              <w:bookmarkStart w:id="12901" w:name="_Toc415065195"/>
              <w:bookmarkStart w:id="12902" w:name="_Toc415065400"/>
              <w:bookmarkStart w:id="12903" w:name="_Toc415065609"/>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del>
          </w:p>
        </w:tc>
        <w:tc>
          <w:tcPr>
            <w:tcW w:w="3150" w:type="dxa"/>
            <w:tcBorders>
              <w:top w:val="single" w:sz="4" w:space="0" w:color="auto"/>
              <w:left w:val="single" w:sz="4" w:space="0" w:color="auto"/>
              <w:bottom w:val="single" w:sz="4" w:space="0" w:color="auto"/>
              <w:right w:val="single" w:sz="4" w:space="0" w:color="auto"/>
            </w:tcBorders>
            <w:vAlign w:val="center"/>
          </w:tcPr>
          <w:p w14:paraId="32E0DC7B" w14:textId="05CA3192" w:rsidR="00AC08CD" w:rsidDel="000A46AA" w:rsidRDefault="00AC08CD" w:rsidP="0029795D">
            <w:pPr>
              <w:rPr>
                <w:del w:id="12904" w:author="Rakesh Singhi" w:date="2015-03-25T13:43:00Z"/>
                <w:rFonts w:asciiTheme="minorHAnsi" w:hAnsiTheme="minorHAnsi" w:cstheme="minorHAnsi"/>
                <w:color w:val="000000"/>
                <w:sz w:val="18"/>
                <w:szCs w:val="16"/>
              </w:rPr>
            </w:pPr>
            <w:del w:id="12905" w:author="Rakesh Singhi" w:date="2015-03-25T13:43:00Z">
              <w:r w:rsidDel="000A46AA">
                <w:rPr>
                  <w:rFonts w:asciiTheme="minorHAnsi" w:hAnsiTheme="minorHAnsi" w:cstheme="minorHAnsi"/>
                  <w:color w:val="000000"/>
                  <w:sz w:val="18"/>
                  <w:szCs w:val="16"/>
                </w:rPr>
                <w:delText>TELEPHONE_NUMBER</w:delText>
              </w:r>
              <w:bookmarkStart w:id="12906" w:name="_Toc415063083"/>
              <w:bookmarkStart w:id="12907" w:name="_Toc415063305"/>
              <w:bookmarkStart w:id="12908" w:name="_Toc415063524"/>
              <w:bookmarkStart w:id="12909" w:name="_Toc415063741"/>
              <w:bookmarkStart w:id="12910" w:name="_Toc415063954"/>
              <w:bookmarkStart w:id="12911" w:name="_Toc415064165"/>
              <w:bookmarkStart w:id="12912" w:name="_Toc415064374"/>
              <w:bookmarkStart w:id="12913" w:name="_Toc415064580"/>
              <w:bookmarkStart w:id="12914" w:name="_Toc415064785"/>
              <w:bookmarkStart w:id="12915" w:name="_Toc415064990"/>
              <w:bookmarkStart w:id="12916" w:name="_Toc415065196"/>
              <w:bookmarkStart w:id="12917" w:name="_Toc415065401"/>
              <w:bookmarkStart w:id="12918" w:name="_Toc415065610"/>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del>
          </w:p>
        </w:tc>
        <w:bookmarkStart w:id="12919" w:name="_Toc415063084"/>
        <w:bookmarkStart w:id="12920" w:name="_Toc415063306"/>
        <w:bookmarkStart w:id="12921" w:name="_Toc415063525"/>
        <w:bookmarkStart w:id="12922" w:name="_Toc415063742"/>
        <w:bookmarkStart w:id="12923" w:name="_Toc415063955"/>
        <w:bookmarkStart w:id="12924" w:name="_Toc415064166"/>
        <w:bookmarkStart w:id="12925" w:name="_Toc415064375"/>
        <w:bookmarkStart w:id="12926" w:name="_Toc415064581"/>
        <w:bookmarkStart w:id="12927" w:name="_Toc415064786"/>
        <w:bookmarkStart w:id="12928" w:name="_Toc415064991"/>
        <w:bookmarkStart w:id="12929" w:name="_Toc415065197"/>
        <w:bookmarkStart w:id="12930" w:name="_Toc415065402"/>
        <w:bookmarkStart w:id="12931" w:name="_Toc415065611"/>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tr>
      <w:tr w:rsidR="00AC08CD" w:rsidRPr="00D30FA1" w:rsidDel="000A46AA" w14:paraId="65EB03F3" w14:textId="0BDD8503" w:rsidTr="00183847">
        <w:trPr>
          <w:del w:id="12932"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2ED13C46" w14:textId="12627C9B" w:rsidR="00AC08CD" w:rsidRPr="00DD1485" w:rsidDel="000A46AA" w:rsidRDefault="00AC08CD" w:rsidP="0029795D">
            <w:pPr>
              <w:rPr>
                <w:del w:id="12933" w:author="Rakesh Singhi" w:date="2015-03-25T13:43:00Z"/>
                <w:rFonts w:asciiTheme="minorHAnsi" w:hAnsiTheme="minorHAnsi" w:cstheme="minorHAnsi"/>
                <w:color w:val="000000"/>
                <w:sz w:val="18"/>
                <w:szCs w:val="16"/>
              </w:rPr>
            </w:pPr>
            <w:del w:id="12934" w:author="Rakesh Singhi" w:date="2015-03-25T13:43:00Z">
              <w:r w:rsidDel="000A46AA">
                <w:rPr>
                  <w:rFonts w:asciiTheme="minorHAnsi" w:hAnsiTheme="minorHAnsi" w:cstheme="minorHAnsi"/>
                  <w:color w:val="000000"/>
                  <w:sz w:val="18"/>
                  <w:szCs w:val="16"/>
                </w:rPr>
                <w:delText>PRODUCTPART_NUMBER</w:delText>
              </w:r>
              <w:bookmarkStart w:id="12935" w:name="_Toc415063085"/>
              <w:bookmarkStart w:id="12936" w:name="_Toc415063307"/>
              <w:bookmarkStart w:id="12937" w:name="_Toc415063526"/>
              <w:bookmarkStart w:id="12938" w:name="_Toc415063743"/>
              <w:bookmarkStart w:id="12939" w:name="_Toc415063956"/>
              <w:bookmarkStart w:id="12940" w:name="_Toc415064167"/>
              <w:bookmarkStart w:id="12941" w:name="_Toc415064376"/>
              <w:bookmarkStart w:id="12942" w:name="_Toc415064582"/>
              <w:bookmarkStart w:id="12943" w:name="_Toc415064787"/>
              <w:bookmarkStart w:id="12944" w:name="_Toc415064992"/>
              <w:bookmarkStart w:id="12945" w:name="_Toc415065198"/>
              <w:bookmarkStart w:id="12946" w:name="_Toc415065403"/>
              <w:bookmarkStart w:id="12947" w:name="_Toc415065612"/>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del>
          </w:p>
        </w:tc>
        <w:tc>
          <w:tcPr>
            <w:tcW w:w="3150" w:type="dxa"/>
            <w:tcBorders>
              <w:top w:val="single" w:sz="4" w:space="0" w:color="auto"/>
              <w:left w:val="single" w:sz="4" w:space="0" w:color="auto"/>
              <w:bottom w:val="single" w:sz="4" w:space="0" w:color="auto"/>
              <w:right w:val="single" w:sz="4" w:space="0" w:color="auto"/>
            </w:tcBorders>
            <w:vAlign w:val="center"/>
          </w:tcPr>
          <w:p w14:paraId="2C020E4A" w14:textId="774ACE69" w:rsidR="00AC08CD" w:rsidRPr="00DD1485" w:rsidDel="000A46AA" w:rsidRDefault="00AC08CD" w:rsidP="0029795D">
            <w:pPr>
              <w:rPr>
                <w:del w:id="12948" w:author="Rakesh Singhi" w:date="2015-03-25T13:43:00Z"/>
                <w:rFonts w:asciiTheme="minorHAnsi" w:hAnsiTheme="minorHAnsi" w:cstheme="minorHAnsi"/>
                <w:color w:val="000000"/>
                <w:sz w:val="18"/>
                <w:szCs w:val="16"/>
              </w:rPr>
            </w:pPr>
            <w:del w:id="12949" w:author="Rakesh Singhi" w:date="2015-03-25T13:43:00Z">
              <w:r w:rsidDel="000A46AA">
                <w:rPr>
                  <w:rFonts w:asciiTheme="minorHAnsi" w:hAnsiTheme="minorHAnsi" w:cstheme="minorHAnsi"/>
                  <w:color w:val="000000"/>
                  <w:sz w:val="18"/>
                  <w:szCs w:val="16"/>
                </w:rPr>
                <w:delText>PRODUCTPART_NUMBER</w:delText>
              </w:r>
              <w:bookmarkStart w:id="12950" w:name="_Toc415063086"/>
              <w:bookmarkStart w:id="12951" w:name="_Toc415063308"/>
              <w:bookmarkStart w:id="12952" w:name="_Toc415063527"/>
              <w:bookmarkStart w:id="12953" w:name="_Toc415063744"/>
              <w:bookmarkStart w:id="12954" w:name="_Toc415063957"/>
              <w:bookmarkStart w:id="12955" w:name="_Toc415064168"/>
              <w:bookmarkStart w:id="12956" w:name="_Toc415064377"/>
              <w:bookmarkStart w:id="12957" w:name="_Toc415064583"/>
              <w:bookmarkStart w:id="12958" w:name="_Toc415064788"/>
              <w:bookmarkStart w:id="12959" w:name="_Toc415064993"/>
              <w:bookmarkStart w:id="12960" w:name="_Toc415065199"/>
              <w:bookmarkStart w:id="12961" w:name="_Toc415065404"/>
              <w:bookmarkStart w:id="12962" w:name="_Toc415065613"/>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del>
          </w:p>
        </w:tc>
        <w:bookmarkStart w:id="12963" w:name="_Toc415063087"/>
        <w:bookmarkStart w:id="12964" w:name="_Toc415063309"/>
        <w:bookmarkStart w:id="12965" w:name="_Toc415063528"/>
        <w:bookmarkStart w:id="12966" w:name="_Toc415063745"/>
        <w:bookmarkStart w:id="12967" w:name="_Toc415063958"/>
        <w:bookmarkStart w:id="12968" w:name="_Toc415064169"/>
        <w:bookmarkStart w:id="12969" w:name="_Toc415064378"/>
        <w:bookmarkStart w:id="12970" w:name="_Toc415064584"/>
        <w:bookmarkStart w:id="12971" w:name="_Toc415064789"/>
        <w:bookmarkStart w:id="12972" w:name="_Toc415064994"/>
        <w:bookmarkStart w:id="12973" w:name="_Toc415065200"/>
        <w:bookmarkStart w:id="12974" w:name="_Toc415065405"/>
        <w:bookmarkStart w:id="12975" w:name="_Toc415065614"/>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tr>
      <w:tr w:rsidR="00AC08CD" w:rsidRPr="00D30FA1" w:rsidDel="000A46AA" w14:paraId="2D784DB6" w14:textId="1A684524" w:rsidTr="00183847">
        <w:trPr>
          <w:del w:id="12976"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04035DAB" w14:textId="4C448919" w:rsidR="00AC08CD" w:rsidDel="000A46AA" w:rsidRDefault="00AC08CD" w:rsidP="0029795D">
            <w:pPr>
              <w:rPr>
                <w:del w:id="12977" w:author="Rakesh Singhi" w:date="2015-03-25T13:43:00Z"/>
                <w:rFonts w:asciiTheme="minorHAnsi" w:hAnsiTheme="minorHAnsi" w:cstheme="minorHAnsi"/>
                <w:color w:val="000000"/>
                <w:sz w:val="18"/>
                <w:szCs w:val="16"/>
              </w:rPr>
            </w:pPr>
            <w:del w:id="12978" w:author="Rakesh Singhi" w:date="2015-03-25T13:43:00Z">
              <w:r w:rsidDel="000A46AA">
                <w:rPr>
                  <w:rFonts w:asciiTheme="minorHAnsi" w:hAnsiTheme="minorHAnsi" w:cstheme="minorHAnsi"/>
                  <w:color w:val="000000"/>
                  <w:sz w:val="18"/>
                  <w:szCs w:val="16"/>
                </w:rPr>
                <w:delText>PRODUCTPART_DESCRIPTION</w:delText>
              </w:r>
              <w:bookmarkStart w:id="12979" w:name="_Toc415063088"/>
              <w:bookmarkStart w:id="12980" w:name="_Toc415063310"/>
              <w:bookmarkStart w:id="12981" w:name="_Toc415063529"/>
              <w:bookmarkStart w:id="12982" w:name="_Toc415063746"/>
              <w:bookmarkStart w:id="12983" w:name="_Toc415063959"/>
              <w:bookmarkStart w:id="12984" w:name="_Toc415064170"/>
              <w:bookmarkStart w:id="12985" w:name="_Toc415064379"/>
              <w:bookmarkStart w:id="12986" w:name="_Toc415064585"/>
              <w:bookmarkStart w:id="12987" w:name="_Toc415064790"/>
              <w:bookmarkStart w:id="12988" w:name="_Toc415064995"/>
              <w:bookmarkStart w:id="12989" w:name="_Toc415065201"/>
              <w:bookmarkStart w:id="12990" w:name="_Toc415065406"/>
              <w:bookmarkStart w:id="12991" w:name="_Toc415065615"/>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del>
          </w:p>
        </w:tc>
        <w:tc>
          <w:tcPr>
            <w:tcW w:w="3150" w:type="dxa"/>
            <w:tcBorders>
              <w:top w:val="single" w:sz="4" w:space="0" w:color="auto"/>
              <w:left w:val="single" w:sz="4" w:space="0" w:color="auto"/>
              <w:bottom w:val="single" w:sz="4" w:space="0" w:color="auto"/>
              <w:right w:val="single" w:sz="4" w:space="0" w:color="auto"/>
            </w:tcBorders>
            <w:vAlign w:val="center"/>
          </w:tcPr>
          <w:p w14:paraId="102D1B2D" w14:textId="7C4C6915" w:rsidR="00AC08CD" w:rsidDel="000A46AA" w:rsidRDefault="00AC08CD" w:rsidP="0029795D">
            <w:pPr>
              <w:rPr>
                <w:del w:id="12992" w:author="Rakesh Singhi" w:date="2015-03-25T13:43:00Z"/>
                <w:rFonts w:asciiTheme="minorHAnsi" w:hAnsiTheme="minorHAnsi" w:cstheme="minorHAnsi"/>
                <w:color w:val="000000"/>
                <w:sz w:val="18"/>
                <w:szCs w:val="16"/>
              </w:rPr>
            </w:pPr>
            <w:del w:id="12993" w:author="Rakesh Singhi" w:date="2015-03-25T13:43:00Z">
              <w:r w:rsidDel="000A46AA">
                <w:rPr>
                  <w:rFonts w:asciiTheme="minorHAnsi" w:hAnsiTheme="minorHAnsi" w:cstheme="minorHAnsi"/>
                  <w:color w:val="000000"/>
                  <w:sz w:val="18"/>
                  <w:szCs w:val="16"/>
                </w:rPr>
                <w:delText>PRODUCTPART_DESCRIPTION</w:delText>
              </w:r>
              <w:bookmarkStart w:id="12994" w:name="_Toc415063089"/>
              <w:bookmarkStart w:id="12995" w:name="_Toc415063311"/>
              <w:bookmarkStart w:id="12996" w:name="_Toc415063530"/>
              <w:bookmarkStart w:id="12997" w:name="_Toc415063747"/>
              <w:bookmarkStart w:id="12998" w:name="_Toc415063960"/>
              <w:bookmarkStart w:id="12999" w:name="_Toc415064171"/>
              <w:bookmarkStart w:id="13000" w:name="_Toc415064380"/>
              <w:bookmarkStart w:id="13001" w:name="_Toc415064586"/>
              <w:bookmarkStart w:id="13002" w:name="_Toc415064791"/>
              <w:bookmarkStart w:id="13003" w:name="_Toc415064996"/>
              <w:bookmarkStart w:id="13004" w:name="_Toc415065202"/>
              <w:bookmarkStart w:id="13005" w:name="_Toc415065407"/>
              <w:bookmarkStart w:id="13006" w:name="_Toc415065616"/>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del>
          </w:p>
        </w:tc>
        <w:bookmarkStart w:id="13007" w:name="_Toc415063090"/>
        <w:bookmarkStart w:id="13008" w:name="_Toc415063312"/>
        <w:bookmarkStart w:id="13009" w:name="_Toc415063531"/>
        <w:bookmarkStart w:id="13010" w:name="_Toc415063748"/>
        <w:bookmarkStart w:id="13011" w:name="_Toc415063961"/>
        <w:bookmarkStart w:id="13012" w:name="_Toc415064172"/>
        <w:bookmarkStart w:id="13013" w:name="_Toc415064381"/>
        <w:bookmarkStart w:id="13014" w:name="_Toc415064587"/>
        <w:bookmarkStart w:id="13015" w:name="_Toc415064792"/>
        <w:bookmarkStart w:id="13016" w:name="_Toc415064997"/>
        <w:bookmarkStart w:id="13017" w:name="_Toc415065203"/>
        <w:bookmarkStart w:id="13018" w:name="_Toc415065408"/>
        <w:bookmarkStart w:id="13019" w:name="_Toc415065617"/>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tr>
      <w:tr w:rsidR="00AC08CD" w:rsidRPr="00D30FA1" w:rsidDel="000A46AA" w14:paraId="355A3AAC" w14:textId="71DAB43D" w:rsidTr="00183847">
        <w:trPr>
          <w:del w:id="13020"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7B4A1A14" w14:textId="2D3128F5" w:rsidR="00AC08CD" w:rsidDel="000A46AA" w:rsidRDefault="00AC08CD" w:rsidP="0029795D">
            <w:pPr>
              <w:rPr>
                <w:del w:id="13021" w:author="Rakesh Singhi" w:date="2015-03-25T13:43:00Z"/>
                <w:rFonts w:asciiTheme="minorHAnsi" w:hAnsiTheme="minorHAnsi" w:cstheme="minorHAnsi"/>
                <w:color w:val="000000"/>
                <w:sz w:val="18"/>
                <w:szCs w:val="16"/>
              </w:rPr>
            </w:pPr>
            <w:del w:id="13022" w:author="Rakesh Singhi" w:date="2015-03-25T13:43:00Z">
              <w:r w:rsidDel="000A46AA">
                <w:rPr>
                  <w:rFonts w:asciiTheme="minorHAnsi" w:hAnsiTheme="minorHAnsi" w:cstheme="minorHAnsi"/>
                  <w:color w:val="000000"/>
                  <w:sz w:val="18"/>
                  <w:szCs w:val="16"/>
                </w:rPr>
                <w:delText>QUANTITY_SHIPPED</w:delText>
              </w:r>
              <w:bookmarkStart w:id="13023" w:name="_Toc415063091"/>
              <w:bookmarkStart w:id="13024" w:name="_Toc415063313"/>
              <w:bookmarkStart w:id="13025" w:name="_Toc415063532"/>
              <w:bookmarkStart w:id="13026" w:name="_Toc415063749"/>
              <w:bookmarkStart w:id="13027" w:name="_Toc415063962"/>
              <w:bookmarkStart w:id="13028" w:name="_Toc415064173"/>
              <w:bookmarkStart w:id="13029" w:name="_Toc415064382"/>
              <w:bookmarkStart w:id="13030" w:name="_Toc415064588"/>
              <w:bookmarkStart w:id="13031" w:name="_Toc415064793"/>
              <w:bookmarkStart w:id="13032" w:name="_Toc415064998"/>
              <w:bookmarkStart w:id="13033" w:name="_Toc415065204"/>
              <w:bookmarkStart w:id="13034" w:name="_Toc415065409"/>
              <w:bookmarkStart w:id="13035" w:name="_Toc415065618"/>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del>
          </w:p>
        </w:tc>
        <w:tc>
          <w:tcPr>
            <w:tcW w:w="3150" w:type="dxa"/>
            <w:tcBorders>
              <w:top w:val="single" w:sz="4" w:space="0" w:color="auto"/>
              <w:left w:val="single" w:sz="4" w:space="0" w:color="auto"/>
              <w:bottom w:val="single" w:sz="4" w:space="0" w:color="auto"/>
              <w:right w:val="single" w:sz="4" w:space="0" w:color="auto"/>
            </w:tcBorders>
            <w:vAlign w:val="center"/>
          </w:tcPr>
          <w:p w14:paraId="64D75EBC" w14:textId="51FCFF4B" w:rsidR="00AC08CD" w:rsidDel="000A46AA" w:rsidRDefault="00AC08CD" w:rsidP="0029795D">
            <w:pPr>
              <w:rPr>
                <w:del w:id="13036" w:author="Rakesh Singhi" w:date="2015-03-25T13:43:00Z"/>
                <w:rFonts w:asciiTheme="minorHAnsi" w:hAnsiTheme="minorHAnsi" w:cstheme="minorHAnsi"/>
                <w:color w:val="000000"/>
                <w:sz w:val="18"/>
                <w:szCs w:val="16"/>
              </w:rPr>
            </w:pPr>
            <w:del w:id="13037" w:author="Rakesh Singhi" w:date="2015-03-25T13:43:00Z">
              <w:r w:rsidDel="000A46AA">
                <w:rPr>
                  <w:rFonts w:asciiTheme="minorHAnsi" w:hAnsiTheme="minorHAnsi" w:cstheme="minorHAnsi"/>
                  <w:color w:val="000000"/>
                  <w:sz w:val="18"/>
                  <w:szCs w:val="16"/>
                </w:rPr>
                <w:delText>QUANTITY_SHIPPED</w:delText>
              </w:r>
              <w:bookmarkStart w:id="13038" w:name="_Toc415063092"/>
              <w:bookmarkStart w:id="13039" w:name="_Toc415063314"/>
              <w:bookmarkStart w:id="13040" w:name="_Toc415063533"/>
              <w:bookmarkStart w:id="13041" w:name="_Toc415063750"/>
              <w:bookmarkStart w:id="13042" w:name="_Toc415063963"/>
              <w:bookmarkStart w:id="13043" w:name="_Toc415064174"/>
              <w:bookmarkStart w:id="13044" w:name="_Toc415064383"/>
              <w:bookmarkStart w:id="13045" w:name="_Toc415064589"/>
              <w:bookmarkStart w:id="13046" w:name="_Toc415064794"/>
              <w:bookmarkStart w:id="13047" w:name="_Toc415064999"/>
              <w:bookmarkStart w:id="13048" w:name="_Toc415065205"/>
              <w:bookmarkStart w:id="13049" w:name="_Toc415065410"/>
              <w:bookmarkStart w:id="13050" w:name="_Toc415065619"/>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del>
          </w:p>
        </w:tc>
        <w:bookmarkStart w:id="13051" w:name="_Toc415063093"/>
        <w:bookmarkStart w:id="13052" w:name="_Toc415063315"/>
        <w:bookmarkStart w:id="13053" w:name="_Toc415063534"/>
        <w:bookmarkStart w:id="13054" w:name="_Toc415063751"/>
        <w:bookmarkStart w:id="13055" w:name="_Toc415063964"/>
        <w:bookmarkStart w:id="13056" w:name="_Toc415064175"/>
        <w:bookmarkStart w:id="13057" w:name="_Toc415064384"/>
        <w:bookmarkStart w:id="13058" w:name="_Toc415064590"/>
        <w:bookmarkStart w:id="13059" w:name="_Toc415064795"/>
        <w:bookmarkStart w:id="13060" w:name="_Toc415065000"/>
        <w:bookmarkStart w:id="13061" w:name="_Toc415065206"/>
        <w:bookmarkStart w:id="13062" w:name="_Toc415065411"/>
        <w:bookmarkStart w:id="13063" w:name="_Toc41506562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tr>
      <w:tr w:rsidR="00AC08CD" w:rsidRPr="00D30FA1" w:rsidDel="000A46AA" w14:paraId="5819379F" w14:textId="57B59E4A" w:rsidTr="00183847">
        <w:trPr>
          <w:del w:id="13064"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6189B34C" w14:textId="6E4179C0" w:rsidR="00AC08CD" w:rsidDel="000A46AA" w:rsidRDefault="00AC08CD" w:rsidP="0029795D">
            <w:pPr>
              <w:rPr>
                <w:del w:id="13065" w:author="Rakesh Singhi" w:date="2015-03-25T13:43:00Z"/>
                <w:rFonts w:asciiTheme="minorHAnsi" w:hAnsiTheme="minorHAnsi" w:cstheme="minorHAnsi"/>
                <w:color w:val="000000"/>
                <w:sz w:val="18"/>
                <w:szCs w:val="16"/>
              </w:rPr>
            </w:pPr>
            <w:del w:id="13066" w:author="Rakesh Singhi" w:date="2015-03-25T13:43:00Z">
              <w:r w:rsidDel="000A46AA">
                <w:rPr>
                  <w:rFonts w:asciiTheme="minorHAnsi" w:hAnsiTheme="minorHAnsi" w:cstheme="minorHAnsi"/>
                  <w:color w:val="000000"/>
                  <w:sz w:val="18"/>
                  <w:szCs w:val="16"/>
                </w:rPr>
                <w:lastRenderedPageBreak/>
                <w:delText>UNIT_PRICE</w:delText>
              </w:r>
              <w:bookmarkStart w:id="13067" w:name="_Toc415063094"/>
              <w:bookmarkStart w:id="13068" w:name="_Toc415063316"/>
              <w:bookmarkStart w:id="13069" w:name="_Toc415063535"/>
              <w:bookmarkStart w:id="13070" w:name="_Toc415063752"/>
              <w:bookmarkStart w:id="13071" w:name="_Toc415063965"/>
              <w:bookmarkStart w:id="13072" w:name="_Toc415064176"/>
              <w:bookmarkStart w:id="13073" w:name="_Toc415064385"/>
              <w:bookmarkStart w:id="13074" w:name="_Toc415064591"/>
              <w:bookmarkStart w:id="13075" w:name="_Toc415064796"/>
              <w:bookmarkStart w:id="13076" w:name="_Toc415065001"/>
              <w:bookmarkStart w:id="13077" w:name="_Toc415065207"/>
              <w:bookmarkStart w:id="13078" w:name="_Toc415065412"/>
              <w:bookmarkStart w:id="13079" w:name="_Toc415065621"/>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del>
          </w:p>
        </w:tc>
        <w:tc>
          <w:tcPr>
            <w:tcW w:w="3150" w:type="dxa"/>
            <w:tcBorders>
              <w:top w:val="single" w:sz="4" w:space="0" w:color="auto"/>
              <w:left w:val="single" w:sz="4" w:space="0" w:color="auto"/>
              <w:bottom w:val="single" w:sz="4" w:space="0" w:color="auto"/>
              <w:right w:val="single" w:sz="4" w:space="0" w:color="auto"/>
            </w:tcBorders>
            <w:vAlign w:val="center"/>
          </w:tcPr>
          <w:p w14:paraId="7AB04A24" w14:textId="60E8A2AD" w:rsidR="00AC08CD" w:rsidDel="000A46AA" w:rsidRDefault="00AC08CD" w:rsidP="0029795D">
            <w:pPr>
              <w:rPr>
                <w:del w:id="13080" w:author="Rakesh Singhi" w:date="2015-03-25T13:43:00Z"/>
                <w:rFonts w:asciiTheme="minorHAnsi" w:hAnsiTheme="minorHAnsi" w:cstheme="minorHAnsi"/>
                <w:color w:val="000000"/>
                <w:sz w:val="18"/>
                <w:szCs w:val="16"/>
              </w:rPr>
            </w:pPr>
            <w:del w:id="13081" w:author="Rakesh Singhi" w:date="2015-03-25T13:43:00Z">
              <w:r w:rsidDel="000A46AA">
                <w:rPr>
                  <w:rFonts w:asciiTheme="minorHAnsi" w:hAnsiTheme="minorHAnsi" w:cstheme="minorHAnsi"/>
                  <w:color w:val="000000"/>
                  <w:sz w:val="18"/>
                  <w:szCs w:val="16"/>
                </w:rPr>
                <w:delText>UNIT_PRICE</w:delText>
              </w:r>
              <w:bookmarkStart w:id="13082" w:name="_Toc415063095"/>
              <w:bookmarkStart w:id="13083" w:name="_Toc415063317"/>
              <w:bookmarkStart w:id="13084" w:name="_Toc415063536"/>
              <w:bookmarkStart w:id="13085" w:name="_Toc415063753"/>
              <w:bookmarkStart w:id="13086" w:name="_Toc415063966"/>
              <w:bookmarkStart w:id="13087" w:name="_Toc415064177"/>
              <w:bookmarkStart w:id="13088" w:name="_Toc415064386"/>
              <w:bookmarkStart w:id="13089" w:name="_Toc415064592"/>
              <w:bookmarkStart w:id="13090" w:name="_Toc415064797"/>
              <w:bookmarkStart w:id="13091" w:name="_Toc415065002"/>
              <w:bookmarkStart w:id="13092" w:name="_Toc415065208"/>
              <w:bookmarkStart w:id="13093" w:name="_Toc415065413"/>
              <w:bookmarkStart w:id="13094" w:name="_Toc415065622"/>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del>
          </w:p>
        </w:tc>
        <w:bookmarkStart w:id="13095" w:name="_Toc415063096"/>
        <w:bookmarkStart w:id="13096" w:name="_Toc415063318"/>
        <w:bookmarkStart w:id="13097" w:name="_Toc415063537"/>
        <w:bookmarkStart w:id="13098" w:name="_Toc415063754"/>
        <w:bookmarkStart w:id="13099" w:name="_Toc415063967"/>
        <w:bookmarkStart w:id="13100" w:name="_Toc415064178"/>
        <w:bookmarkStart w:id="13101" w:name="_Toc415064387"/>
        <w:bookmarkStart w:id="13102" w:name="_Toc415064593"/>
        <w:bookmarkStart w:id="13103" w:name="_Toc415064798"/>
        <w:bookmarkStart w:id="13104" w:name="_Toc415065003"/>
        <w:bookmarkStart w:id="13105" w:name="_Toc415065209"/>
        <w:bookmarkStart w:id="13106" w:name="_Toc415065414"/>
        <w:bookmarkStart w:id="13107" w:name="_Toc415065623"/>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tr>
      <w:tr w:rsidR="00AC08CD" w:rsidRPr="00D30FA1" w:rsidDel="000A46AA" w14:paraId="19F3396A" w14:textId="692B4272" w:rsidTr="00183847">
        <w:trPr>
          <w:del w:id="13108"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5A77A201" w14:textId="6D8655BF" w:rsidR="00AC08CD" w:rsidDel="000A46AA" w:rsidRDefault="00AC08CD" w:rsidP="0029795D">
            <w:pPr>
              <w:rPr>
                <w:del w:id="13109" w:author="Rakesh Singhi" w:date="2015-03-25T13:43:00Z"/>
                <w:rFonts w:asciiTheme="minorHAnsi" w:hAnsiTheme="minorHAnsi" w:cstheme="minorHAnsi"/>
                <w:color w:val="000000"/>
                <w:sz w:val="18"/>
                <w:szCs w:val="16"/>
              </w:rPr>
            </w:pPr>
            <w:del w:id="13110" w:author="Rakesh Singhi" w:date="2015-03-25T13:43:00Z">
              <w:r w:rsidDel="000A46AA">
                <w:rPr>
                  <w:rFonts w:asciiTheme="minorHAnsi" w:hAnsiTheme="minorHAnsi" w:cstheme="minorHAnsi"/>
                  <w:color w:val="000000"/>
                  <w:sz w:val="18"/>
                  <w:szCs w:val="16"/>
                </w:rPr>
                <w:delText>CURRENCY_CODE</w:delText>
              </w:r>
              <w:bookmarkStart w:id="13111" w:name="_Toc415063097"/>
              <w:bookmarkStart w:id="13112" w:name="_Toc415063319"/>
              <w:bookmarkStart w:id="13113" w:name="_Toc415063538"/>
              <w:bookmarkStart w:id="13114" w:name="_Toc415063755"/>
              <w:bookmarkStart w:id="13115" w:name="_Toc415063968"/>
              <w:bookmarkStart w:id="13116" w:name="_Toc415064179"/>
              <w:bookmarkStart w:id="13117" w:name="_Toc415064388"/>
              <w:bookmarkStart w:id="13118" w:name="_Toc415064594"/>
              <w:bookmarkStart w:id="13119" w:name="_Toc415064799"/>
              <w:bookmarkStart w:id="13120" w:name="_Toc415065004"/>
              <w:bookmarkStart w:id="13121" w:name="_Toc415065210"/>
              <w:bookmarkStart w:id="13122" w:name="_Toc415065415"/>
              <w:bookmarkStart w:id="13123" w:name="_Toc415065624"/>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del>
          </w:p>
        </w:tc>
        <w:tc>
          <w:tcPr>
            <w:tcW w:w="3150" w:type="dxa"/>
            <w:tcBorders>
              <w:top w:val="single" w:sz="4" w:space="0" w:color="auto"/>
              <w:left w:val="single" w:sz="4" w:space="0" w:color="auto"/>
              <w:bottom w:val="single" w:sz="4" w:space="0" w:color="auto"/>
              <w:right w:val="single" w:sz="4" w:space="0" w:color="auto"/>
            </w:tcBorders>
            <w:vAlign w:val="center"/>
          </w:tcPr>
          <w:p w14:paraId="3A8EF900" w14:textId="39C8D8A0" w:rsidR="00AC08CD" w:rsidDel="000A46AA" w:rsidRDefault="00AC08CD" w:rsidP="0029795D">
            <w:pPr>
              <w:rPr>
                <w:del w:id="13124" w:author="Rakesh Singhi" w:date="2015-03-25T13:43:00Z"/>
                <w:rFonts w:asciiTheme="minorHAnsi" w:hAnsiTheme="minorHAnsi" w:cstheme="minorHAnsi"/>
                <w:color w:val="000000"/>
                <w:sz w:val="18"/>
                <w:szCs w:val="16"/>
              </w:rPr>
            </w:pPr>
            <w:del w:id="13125" w:author="Rakesh Singhi" w:date="2015-03-25T13:43:00Z">
              <w:r w:rsidDel="000A46AA">
                <w:rPr>
                  <w:rFonts w:asciiTheme="minorHAnsi" w:hAnsiTheme="minorHAnsi" w:cstheme="minorHAnsi"/>
                  <w:color w:val="000000"/>
                  <w:sz w:val="18"/>
                  <w:szCs w:val="16"/>
                </w:rPr>
                <w:delText>CURRENCY_CODE</w:delText>
              </w:r>
              <w:bookmarkStart w:id="13126" w:name="_Toc415063098"/>
              <w:bookmarkStart w:id="13127" w:name="_Toc415063320"/>
              <w:bookmarkStart w:id="13128" w:name="_Toc415063539"/>
              <w:bookmarkStart w:id="13129" w:name="_Toc415063756"/>
              <w:bookmarkStart w:id="13130" w:name="_Toc415063969"/>
              <w:bookmarkStart w:id="13131" w:name="_Toc415064180"/>
              <w:bookmarkStart w:id="13132" w:name="_Toc415064389"/>
              <w:bookmarkStart w:id="13133" w:name="_Toc415064595"/>
              <w:bookmarkStart w:id="13134" w:name="_Toc415064800"/>
              <w:bookmarkStart w:id="13135" w:name="_Toc415065005"/>
              <w:bookmarkStart w:id="13136" w:name="_Toc415065211"/>
              <w:bookmarkStart w:id="13137" w:name="_Toc415065416"/>
              <w:bookmarkStart w:id="13138" w:name="_Toc4150656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del>
          </w:p>
        </w:tc>
        <w:bookmarkStart w:id="13139" w:name="_Toc415063099"/>
        <w:bookmarkStart w:id="13140" w:name="_Toc415063321"/>
        <w:bookmarkStart w:id="13141" w:name="_Toc415063540"/>
        <w:bookmarkStart w:id="13142" w:name="_Toc415063757"/>
        <w:bookmarkStart w:id="13143" w:name="_Toc415063970"/>
        <w:bookmarkStart w:id="13144" w:name="_Toc415064181"/>
        <w:bookmarkStart w:id="13145" w:name="_Toc415064390"/>
        <w:bookmarkStart w:id="13146" w:name="_Toc415064596"/>
        <w:bookmarkStart w:id="13147" w:name="_Toc415064801"/>
        <w:bookmarkStart w:id="13148" w:name="_Toc415065006"/>
        <w:bookmarkStart w:id="13149" w:name="_Toc415065212"/>
        <w:bookmarkStart w:id="13150" w:name="_Toc415065417"/>
        <w:bookmarkStart w:id="13151" w:name="_Toc415065626"/>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tr>
      <w:tr w:rsidR="00AC08CD" w:rsidRPr="00D30FA1" w:rsidDel="000A46AA" w14:paraId="4D7923CF" w14:textId="4517E5AC" w:rsidTr="00183847">
        <w:trPr>
          <w:del w:id="13152"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22EE44C4" w14:textId="3BA104D4" w:rsidR="00AC08CD" w:rsidDel="000A46AA" w:rsidRDefault="00AC08CD" w:rsidP="0029795D">
            <w:pPr>
              <w:rPr>
                <w:del w:id="13153" w:author="Rakesh Singhi" w:date="2015-03-25T13:43:00Z"/>
                <w:rFonts w:asciiTheme="minorHAnsi" w:hAnsiTheme="minorHAnsi" w:cstheme="minorHAnsi"/>
                <w:color w:val="000000"/>
                <w:sz w:val="18"/>
                <w:szCs w:val="16"/>
              </w:rPr>
            </w:pPr>
            <w:del w:id="13154" w:author="Rakesh Singhi" w:date="2015-03-25T13:43:00Z">
              <w:r w:rsidDel="000A46AA">
                <w:rPr>
                  <w:rFonts w:asciiTheme="minorHAnsi" w:hAnsiTheme="minorHAnsi" w:cstheme="minorHAnsi"/>
                  <w:color w:val="000000"/>
                  <w:sz w:val="18"/>
                  <w:szCs w:val="16"/>
                </w:rPr>
                <w:delText>MARKETTING_CONFIGURATION</w:delText>
              </w:r>
              <w:bookmarkStart w:id="13155" w:name="_Toc415063100"/>
              <w:bookmarkStart w:id="13156" w:name="_Toc415063322"/>
              <w:bookmarkStart w:id="13157" w:name="_Toc415063541"/>
              <w:bookmarkStart w:id="13158" w:name="_Toc415063758"/>
              <w:bookmarkStart w:id="13159" w:name="_Toc415063971"/>
              <w:bookmarkStart w:id="13160" w:name="_Toc415064182"/>
              <w:bookmarkStart w:id="13161" w:name="_Toc415064391"/>
              <w:bookmarkStart w:id="13162" w:name="_Toc415064597"/>
              <w:bookmarkStart w:id="13163" w:name="_Toc415064802"/>
              <w:bookmarkStart w:id="13164" w:name="_Toc415065007"/>
              <w:bookmarkStart w:id="13165" w:name="_Toc415065213"/>
              <w:bookmarkStart w:id="13166" w:name="_Toc415065418"/>
              <w:bookmarkStart w:id="13167" w:name="_Toc415065627"/>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del>
          </w:p>
        </w:tc>
        <w:tc>
          <w:tcPr>
            <w:tcW w:w="3150" w:type="dxa"/>
            <w:tcBorders>
              <w:top w:val="single" w:sz="4" w:space="0" w:color="auto"/>
              <w:left w:val="single" w:sz="4" w:space="0" w:color="auto"/>
              <w:bottom w:val="single" w:sz="4" w:space="0" w:color="auto"/>
              <w:right w:val="single" w:sz="4" w:space="0" w:color="auto"/>
            </w:tcBorders>
            <w:vAlign w:val="center"/>
          </w:tcPr>
          <w:p w14:paraId="29D0E1F4" w14:textId="2B4304B2" w:rsidR="00AC08CD" w:rsidDel="000A46AA" w:rsidRDefault="00AC08CD" w:rsidP="0029795D">
            <w:pPr>
              <w:rPr>
                <w:del w:id="13168" w:author="Rakesh Singhi" w:date="2015-03-25T13:43:00Z"/>
                <w:rFonts w:asciiTheme="minorHAnsi" w:hAnsiTheme="minorHAnsi" w:cstheme="minorHAnsi"/>
                <w:color w:val="000000"/>
                <w:sz w:val="18"/>
                <w:szCs w:val="16"/>
              </w:rPr>
            </w:pPr>
            <w:del w:id="13169" w:author="Rakesh Singhi" w:date="2015-03-25T13:43:00Z">
              <w:r w:rsidDel="000A46AA">
                <w:rPr>
                  <w:rFonts w:asciiTheme="minorHAnsi" w:hAnsiTheme="minorHAnsi" w:cstheme="minorHAnsi"/>
                  <w:color w:val="000000"/>
                  <w:sz w:val="18"/>
                  <w:szCs w:val="16"/>
                </w:rPr>
                <w:delText>MARKETTING_CONFIGURATION</w:delText>
              </w:r>
              <w:bookmarkStart w:id="13170" w:name="_Toc415063101"/>
              <w:bookmarkStart w:id="13171" w:name="_Toc415063323"/>
              <w:bookmarkStart w:id="13172" w:name="_Toc415063542"/>
              <w:bookmarkStart w:id="13173" w:name="_Toc415063759"/>
              <w:bookmarkStart w:id="13174" w:name="_Toc415063972"/>
              <w:bookmarkStart w:id="13175" w:name="_Toc415064183"/>
              <w:bookmarkStart w:id="13176" w:name="_Toc415064392"/>
              <w:bookmarkStart w:id="13177" w:name="_Toc415064598"/>
              <w:bookmarkStart w:id="13178" w:name="_Toc415064803"/>
              <w:bookmarkStart w:id="13179" w:name="_Toc415065008"/>
              <w:bookmarkStart w:id="13180" w:name="_Toc415065214"/>
              <w:bookmarkStart w:id="13181" w:name="_Toc415065419"/>
              <w:bookmarkStart w:id="13182" w:name="_Toc415065628"/>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del>
          </w:p>
        </w:tc>
        <w:bookmarkStart w:id="13183" w:name="_Toc415063102"/>
        <w:bookmarkStart w:id="13184" w:name="_Toc415063324"/>
        <w:bookmarkStart w:id="13185" w:name="_Toc415063543"/>
        <w:bookmarkStart w:id="13186" w:name="_Toc415063760"/>
        <w:bookmarkStart w:id="13187" w:name="_Toc415063973"/>
        <w:bookmarkStart w:id="13188" w:name="_Toc415064184"/>
        <w:bookmarkStart w:id="13189" w:name="_Toc415064393"/>
        <w:bookmarkStart w:id="13190" w:name="_Toc415064599"/>
        <w:bookmarkStart w:id="13191" w:name="_Toc415064804"/>
        <w:bookmarkStart w:id="13192" w:name="_Toc415065009"/>
        <w:bookmarkStart w:id="13193" w:name="_Toc415065215"/>
        <w:bookmarkStart w:id="13194" w:name="_Toc415065420"/>
        <w:bookmarkStart w:id="13195" w:name="_Toc415065629"/>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tr>
      <w:tr w:rsidR="00AC08CD" w:rsidRPr="00D30FA1" w:rsidDel="000A46AA" w14:paraId="2D28BF12" w14:textId="5ACDCFC0" w:rsidTr="00183847">
        <w:trPr>
          <w:del w:id="13196"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3B5F91B1" w14:textId="40D2DC7D" w:rsidR="00AC08CD" w:rsidDel="000A46AA" w:rsidRDefault="00AC08CD" w:rsidP="0029795D">
            <w:pPr>
              <w:rPr>
                <w:del w:id="13197" w:author="Rakesh Singhi" w:date="2015-03-25T13:43:00Z"/>
                <w:rFonts w:asciiTheme="minorHAnsi" w:hAnsiTheme="minorHAnsi" w:cstheme="minorHAnsi"/>
                <w:color w:val="000000"/>
                <w:sz w:val="18"/>
                <w:szCs w:val="16"/>
              </w:rPr>
            </w:pPr>
            <w:del w:id="13198" w:author="Rakesh Singhi" w:date="2015-03-25T13:43:00Z">
              <w:r w:rsidDel="000A46AA">
                <w:rPr>
                  <w:rFonts w:asciiTheme="minorHAnsi" w:hAnsiTheme="minorHAnsi" w:cstheme="minorHAnsi"/>
                  <w:color w:val="000000"/>
                  <w:sz w:val="18"/>
                  <w:szCs w:val="16"/>
                </w:rPr>
                <w:delText>SERIAL_NUMBER</w:delText>
              </w:r>
              <w:bookmarkStart w:id="13199" w:name="_Toc415063103"/>
              <w:bookmarkStart w:id="13200" w:name="_Toc415063325"/>
              <w:bookmarkStart w:id="13201" w:name="_Toc415063544"/>
              <w:bookmarkStart w:id="13202" w:name="_Toc415063761"/>
              <w:bookmarkStart w:id="13203" w:name="_Toc415063974"/>
              <w:bookmarkStart w:id="13204" w:name="_Toc415064185"/>
              <w:bookmarkStart w:id="13205" w:name="_Toc415064394"/>
              <w:bookmarkStart w:id="13206" w:name="_Toc415064600"/>
              <w:bookmarkStart w:id="13207" w:name="_Toc415064805"/>
              <w:bookmarkStart w:id="13208" w:name="_Toc415065010"/>
              <w:bookmarkStart w:id="13209" w:name="_Toc415065216"/>
              <w:bookmarkStart w:id="13210" w:name="_Toc415065421"/>
              <w:bookmarkStart w:id="13211" w:name="_Toc415065630"/>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del>
          </w:p>
        </w:tc>
        <w:tc>
          <w:tcPr>
            <w:tcW w:w="3150" w:type="dxa"/>
            <w:tcBorders>
              <w:top w:val="single" w:sz="4" w:space="0" w:color="auto"/>
              <w:left w:val="single" w:sz="4" w:space="0" w:color="auto"/>
              <w:bottom w:val="single" w:sz="4" w:space="0" w:color="auto"/>
              <w:right w:val="single" w:sz="4" w:space="0" w:color="auto"/>
            </w:tcBorders>
            <w:vAlign w:val="center"/>
          </w:tcPr>
          <w:p w14:paraId="5C6516CE" w14:textId="74617B8D" w:rsidR="00AC08CD" w:rsidDel="000A46AA" w:rsidRDefault="00AC08CD" w:rsidP="0029795D">
            <w:pPr>
              <w:rPr>
                <w:del w:id="13212" w:author="Rakesh Singhi" w:date="2015-03-25T13:43:00Z"/>
                <w:rFonts w:asciiTheme="minorHAnsi" w:hAnsiTheme="minorHAnsi" w:cstheme="minorHAnsi"/>
                <w:color w:val="000000"/>
                <w:sz w:val="18"/>
                <w:szCs w:val="16"/>
              </w:rPr>
            </w:pPr>
            <w:del w:id="13213" w:author="Rakesh Singhi" w:date="2015-03-25T13:43:00Z">
              <w:r w:rsidDel="000A46AA">
                <w:rPr>
                  <w:rFonts w:asciiTheme="minorHAnsi" w:hAnsiTheme="minorHAnsi" w:cstheme="minorHAnsi"/>
                  <w:color w:val="000000"/>
                  <w:sz w:val="18"/>
                  <w:szCs w:val="16"/>
                </w:rPr>
                <w:delText>SERIAL_NUMBER</w:delText>
              </w:r>
              <w:bookmarkStart w:id="13214" w:name="_Toc415063104"/>
              <w:bookmarkStart w:id="13215" w:name="_Toc415063326"/>
              <w:bookmarkStart w:id="13216" w:name="_Toc415063545"/>
              <w:bookmarkStart w:id="13217" w:name="_Toc415063762"/>
              <w:bookmarkStart w:id="13218" w:name="_Toc415063975"/>
              <w:bookmarkStart w:id="13219" w:name="_Toc415064186"/>
              <w:bookmarkStart w:id="13220" w:name="_Toc415064395"/>
              <w:bookmarkStart w:id="13221" w:name="_Toc415064601"/>
              <w:bookmarkStart w:id="13222" w:name="_Toc415064806"/>
              <w:bookmarkStart w:id="13223" w:name="_Toc415065011"/>
              <w:bookmarkStart w:id="13224" w:name="_Toc415065217"/>
              <w:bookmarkStart w:id="13225" w:name="_Toc415065422"/>
              <w:bookmarkStart w:id="13226" w:name="_Toc415065631"/>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del>
          </w:p>
        </w:tc>
        <w:bookmarkStart w:id="13227" w:name="_Toc415063105"/>
        <w:bookmarkStart w:id="13228" w:name="_Toc415063327"/>
        <w:bookmarkStart w:id="13229" w:name="_Toc415063546"/>
        <w:bookmarkStart w:id="13230" w:name="_Toc415063763"/>
        <w:bookmarkStart w:id="13231" w:name="_Toc415063976"/>
        <w:bookmarkStart w:id="13232" w:name="_Toc415064187"/>
        <w:bookmarkStart w:id="13233" w:name="_Toc415064396"/>
        <w:bookmarkStart w:id="13234" w:name="_Toc415064602"/>
        <w:bookmarkStart w:id="13235" w:name="_Toc415064807"/>
        <w:bookmarkStart w:id="13236" w:name="_Toc415065012"/>
        <w:bookmarkStart w:id="13237" w:name="_Toc415065218"/>
        <w:bookmarkStart w:id="13238" w:name="_Toc415065423"/>
        <w:bookmarkStart w:id="13239" w:name="_Toc415065632"/>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tr>
      <w:tr w:rsidR="00AC08CD" w:rsidRPr="00D30FA1" w:rsidDel="000A46AA" w14:paraId="24AA0BB1" w14:textId="0BBC77B0" w:rsidTr="00183847">
        <w:trPr>
          <w:del w:id="13240"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0F36CE0A" w14:textId="24A7D896" w:rsidR="00AC08CD" w:rsidDel="000A46AA" w:rsidRDefault="00AC08CD" w:rsidP="0029795D">
            <w:pPr>
              <w:rPr>
                <w:del w:id="13241" w:author="Rakesh Singhi" w:date="2015-03-25T13:43:00Z"/>
                <w:rFonts w:asciiTheme="minorHAnsi" w:hAnsiTheme="minorHAnsi" w:cstheme="minorHAnsi"/>
                <w:color w:val="000000"/>
                <w:sz w:val="18"/>
                <w:szCs w:val="16"/>
              </w:rPr>
            </w:pPr>
            <w:del w:id="13242" w:author="Rakesh Singhi" w:date="2015-03-25T13:43:00Z">
              <w:r w:rsidDel="000A46AA">
                <w:rPr>
                  <w:rFonts w:asciiTheme="minorHAnsi" w:hAnsiTheme="minorHAnsi" w:cstheme="minorHAnsi"/>
                  <w:color w:val="000000"/>
                  <w:sz w:val="18"/>
                  <w:szCs w:val="16"/>
                </w:rPr>
                <w:delText>TRANSACTION_TYPE</w:delText>
              </w:r>
              <w:bookmarkStart w:id="13243" w:name="_Toc415063106"/>
              <w:bookmarkStart w:id="13244" w:name="_Toc415063328"/>
              <w:bookmarkStart w:id="13245" w:name="_Toc415063547"/>
              <w:bookmarkStart w:id="13246" w:name="_Toc415063764"/>
              <w:bookmarkStart w:id="13247" w:name="_Toc415063977"/>
              <w:bookmarkStart w:id="13248" w:name="_Toc415064188"/>
              <w:bookmarkStart w:id="13249" w:name="_Toc415064397"/>
              <w:bookmarkStart w:id="13250" w:name="_Toc415064603"/>
              <w:bookmarkStart w:id="13251" w:name="_Toc415064808"/>
              <w:bookmarkStart w:id="13252" w:name="_Toc415065013"/>
              <w:bookmarkStart w:id="13253" w:name="_Toc415065219"/>
              <w:bookmarkStart w:id="13254" w:name="_Toc415065424"/>
              <w:bookmarkStart w:id="13255" w:name="_Toc415065633"/>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del>
          </w:p>
        </w:tc>
        <w:tc>
          <w:tcPr>
            <w:tcW w:w="3150" w:type="dxa"/>
            <w:tcBorders>
              <w:top w:val="single" w:sz="4" w:space="0" w:color="auto"/>
              <w:left w:val="single" w:sz="4" w:space="0" w:color="auto"/>
              <w:bottom w:val="single" w:sz="4" w:space="0" w:color="auto"/>
              <w:right w:val="single" w:sz="4" w:space="0" w:color="auto"/>
            </w:tcBorders>
            <w:vAlign w:val="center"/>
          </w:tcPr>
          <w:p w14:paraId="448B0776" w14:textId="562CB22E" w:rsidR="00AC08CD" w:rsidDel="000A46AA" w:rsidRDefault="00AC08CD" w:rsidP="0029795D">
            <w:pPr>
              <w:rPr>
                <w:del w:id="13256" w:author="Rakesh Singhi" w:date="2015-03-25T13:43:00Z"/>
                <w:rFonts w:asciiTheme="minorHAnsi" w:hAnsiTheme="minorHAnsi" w:cstheme="minorHAnsi"/>
                <w:color w:val="000000"/>
                <w:sz w:val="18"/>
                <w:szCs w:val="16"/>
              </w:rPr>
            </w:pPr>
            <w:del w:id="13257" w:author="Rakesh Singhi" w:date="2015-03-25T13:43:00Z">
              <w:r w:rsidDel="000A46AA">
                <w:rPr>
                  <w:rFonts w:asciiTheme="minorHAnsi" w:hAnsiTheme="minorHAnsi" w:cstheme="minorHAnsi"/>
                  <w:color w:val="000000"/>
                  <w:sz w:val="18"/>
                  <w:szCs w:val="16"/>
                </w:rPr>
                <w:delText>TRANSACTION_TYPE</w:delText>
              </w:r>
              <w:bookmarkStart w:id="13258" w:name="_Toc415063107"/>
              <w:bookmarkStart w:id="13259" w:name="_Toc415063329"/>
              <w:bookmarkStart w:id="13260" w:name="_Toc415063548"/>
              <w:bookmarkStart w:id="13261" w:name="_Toc415063765"/>
              <w:bookmarkStart w:id="13262" w:name="_Toc415063978"/>
              <w:bookmarkStart w:id="13263" w:name="_Toc415064189"/>
              <w:bookmarkStart w:id="13264" w:name="_Toc415064398"/>
              <w:bookmarkStart w:id="13265" w:name="_Toc415064604"/>
              <w:bookmarkStart w:id="13266" w:name="_Toc415064809"/>
              <w:bookmarkStart w:id="13267" w:name="_Toc415065014"/>
              <w:bookmarkStart w:id="13268" w:name="_Toc415065220"/>
              <w:bookmarkStart w:id="13269" w:name="_Toc415065425"/>
              <w:bookmarkStart w:id="13270" w:name="_Toc415065634"/>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del>
          </w:p>
        </w:tc>
        <w:bookmarkStart w:id="13271" w:name="_Toc415063108"/>
        <w:bookmarkStart w:id="13272" w:name="_Toc415063330"/>
        <w:bookmarkStart w:id="13273" w:name="_Toc415063549"/>
        <w:bookmarkStart w:id="13274" w:name="_Toc415063766"/>
        <w:bookmarkStart w:id="13275" w:name="_Toc415063979"/>
        <w:bookmarkStart w:id="13276" w:name="_Toc415064190"/>
        <w:bookmarkStart w:id="13277" w:name="_Toc415064399"/>
        <w:bookmarkStart w:id="13278" w:name="_Toc415064605"/>
        <w:bookmarkStart w:id="13279" w:name="_Toc415064810"/>
        <w:bookmarkStart w:id="13280" w:name="_Toc415065015"/>
        <w:bookmarkStart w:id="13281" w:name="_Toc415065221"/>
        <w:bookmarkStart w:id="13282" w:name="_Toc415065426"/>
        <w:bookmarkStart w:id="13283" w:name="_Toc415065635"/>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tr>
      <w:tr w:rsidR="00AC08CD" w:rsidRPr="00D30FA1" w:rsidDel="000A46AA" w14:paraId="462E8070" w14:textId="24F7B751" w:rsidTr="00183847">
        <w:trPr>
          <w:del w:id="13284"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2A8F4644" w14:textId="584860C5" w:rsidR="00AC08CD" w:rsidDel="000A46AA" w:rsidRDefault="00AC08CD" w:rsidP="0029795D">
            <w:pPr>
              <w:rPr>
                <w:del w:id="13285" w:author="Rakesh Singhi" w:date="2015-03-25T13:43:00Z"/>
                <w:rFonts w:asciiTheme="minorHAnsi" w:hAnsiTheme="minorHAnsi" w:cstheme="minorHAnsi"/>
                <w:color w:val="000000"/>
                <w:sz w:val="18"/>
                <w:szCs w:val="16"/>
              </w:rPr>
            </w:pPr>
            <w:del w:id="13286" w:author="Rakesh Singhi" w:date="2015-03-25T13:43:00Z">
              <w:r w:rsidDel="000A46AA">
                <w:rPr>
                  <w:rFonts w:asciiTheme="minorHAnsi" w:hAnsiTheme="minorHAnsi" w:cstheme="minorHAnsi"/>
                  <w:color w:val="000000"/>
                  <w:sz w:val="18"/>
                  <w:szCs w:val="16"/>
                </w:rPr>
                <w:delText>ORIGINAL_TRANSACTION_ID</w:delText>
              </w:r>
              <w:bookmarkStart w:id="13287" w:name="_Toc415063109"/>
              <w:bookmarkStart w:id="13288" w:name="_Toc415063331"/>
              <w:bookmarkStart w:id="13289" w:name="_Toc415063550"/>
              <w:bookmarkStart w:id="13290" w:name="_Toc415063767"/>
              <w:bookmarkStart w:id="13291" w:name="_Toc415063980"/>
              <w:bookmarkStart w:id="13292" w:name="_Toc415064191"/>
              <w:bookmarkStart w:id="13293" w:name="_Toc415064400"/>
              <w:bookmarkStart w:id="13294" w:name="_Toc415064606"/>
              <w:bookmarkStart w:id="13295" w:name="_Toc415064811"/>
              <w:bookmarkStart w:id="13296" w:name="_Toc415065016"/>
              <w:bookmarkStart w:id="13297" w:name="_Toc415065222"/>
              <w:bookmarkStart w:id="13298" w:name="_Toc415065427"/>
              <w:bookmarkStart w:id="13299" w:name="_Toc41506563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del>
          </w:p>
        </w:tc>
        <w:tc>
          <w:tcPr>
            <w:tcW w:w="3150" w:type="dxa"/>
            <w:tcBorders>
              <w:top w:val="single" w:sz="4" w:space="0" w:color="auto"/>
              <w:left w:val="single" w:sz="4" w:space="0" w:color="auto"/>
              <w:bottom w:val="single" w:sz="4" w:space="0" w:color="auto"/>
              <w:right w:val="single" w:sz="4" w:space="0" w:color="auto"/>
            </w:tcBorders>
            <w:vAlign w:val="center"/>
          </w:tcPr>
          <w:p w14:paraId="558764AF" w14:textId="6BB54A7E" w:rsidR="00AC08CD" w:rsidDel="000A46AA" w:rsidRDefault="00AC08CD" w:rsidP="0029795D">
            <w:pPr>
              <w:rPr>
                <w:del w:id="13300" w:author="Rakesh Singhi" w:date="2015-03-25T13:43:00Z"/>
                <w:rFonts w:asciiTheme="minorHAnsi" w:hAnsiTheme="minorHAnsi" w:cstheme="minorHAnsi"/>
                <w:color w:val="000000"/>
                <w:sz w:val="18"/>
                <w:szCs w:val="16"/>
              </w:rPr>
            </w:pPr>
            <w:del w:id="13301" w:author="Rakesh Singhi" w:date="2015-03-25T13:43:00Z">
              <w:r w:rsidDel="000A46AA">
                <w:rPr>
                  <w:rFonts w:asciiTheme="minorHAnsi" w:hAnsiTheme="minorHAnsi" w:cstheme="minorHAnsi"/>
                  <w:color w:val="000000"/>
                  <w:sz w:val="18"/>
                  <w:szCs w:val="16"/>
                </w:rPr>
                <w:delText>ORIGINAL_TRANSACTION_ID</w:delText>
              </w:r>
              <w:bookmarkStart w:id="13302" w:name="_Toc415063110"/>
              <w:bookmarkStart w:id="13303" w:name="_Toc415063332"/>
              <w:bookmarkStart w:id="13304" w:name="_Toc415063551"/>
              <w:bookmarkStart w:id="13305" w:name="_Toc415063768"/>
              <w:bookmarkStart w:id="13306" w:name="_Toc415063981"/>
              <w:bookmarkStart w:id="13307" w:name="_Toc415064192"/>
              <w:bookmarkStart w:id="13308" w:name="_Toc415064401"/>
              <w:bookmarkStart w:id="13309" w:name="_Toc415064607"/>
              <w:bookmarkStart w:id="13310" w:name="_Toc415064812"/>
              <w:bookmarkStart w:id="13311" w:name="_Toc415065017"/>
              <w:bookmarkStart w:id="13312" w:name="_Toc415065223"/>
              <w:bookmarkStart w:id="13313" w:name="_Toc415065428"/>
              <w:bookmarkStart w:id="13314" w:name="_Toc415065637"/>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del>
          </w:p>
        </w:tc>
        <w:bookmarkStart w:id="13315" w:name="_Toc415063111"/>
        <w:bookmarkStart w:id="13316" w:name="_Toc415063333"/>
        <w:bookmarkStart w:id="13317" w:name="_Toc415063552"/>
        <w:bookmarkStart w:id="13318" w:name="_Toc415063769"/>
        <w:bookmarkStart w:id="13319" w:name="_Toc415063982"/>
        <w:bookmarkStart w:id="13320" w:name="_Toc415064193"/>
        <w:bookmarkStart w:id="13321" w:name="_Toc415064402"/>
        <w:bookmarkStart w:id="13322" w:name="_Toc415064608"/>
        <w:bookmarkStart w:id="13323" w:name="_Toc415064813"/>
        <w:bookmarkStart w:id="13324" w:name="_Toc415065018"/>
        <w:bookmarkStart w:id="13325" w:name="_Toc415065224"/>
        <w:bookmarkStart w:id="13326" w:name="_Toc415065429"/>
        <w:bookmarkStart w:id="13327" w:name="_Toc415065638"/>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tr>
      <w:tr w:rsidR="00AC08CD" w:rsidRPr="00D30FA1" w:rsidDel="000A46AA" w14:paraId="77CEB464" w14:textId="0E594100" w:rsidTr="00183847">
        <w:trPr>
          <w:del w:id="13328"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010233FD" w14:textId="4E40557F" w:rsidR="00AC08CD" w:rsidDel="000A46AA" w:rsidRDefault="00AC08CD" w:rsidP="0029795D">
            <w:pPr>
              <w:rPr>
                <w:del w:id="13329" w:author="Rakesh Singhi" w:date="2015-03-25T13:43:00Z"/>
                <w:rFonts w:asciiTheme="minorHAnsi" w:hAnsiTheme="minorHAnsi" w:cstheme="minorHAnsi"/>
                <w:color w:val="000000"/>
                <w:sz w:val="18"/>
                <w:szCs w:val="16"/>
              </w:rPr>
            </w:pPr>
            <w:del w:id="13330" w:author="Rakesh Singhi" w:date="2015-03-25T13:43:00Z">
              <w:r w:rsidDel="000A46AA">
                <w:rPr>
                  <w:rFonts w:asciiTheme="minorHAnsi" w:hAnsiTheme="minorHAnsi" w:cstheme="minorHAnsi"/>
                  <w:color w:val="000000"/>
                  <w:sz w:val="18"/>
                  <w:szCs w:val="16"/>
                </w:rPr>
                <w:delText>ORIGINAL_TRANSACTION_DATE</w:delText>
              </w:r>
              <w:bookmarkStart w:id="13331" w:name="_Toc415063112"/>
              <w:bookmarkStart w:id="13332" w:name="_Toc415063334"/>
              <w:bookmarkStart w:id="13333" w:name="_Toc415063553"/>
              <w:bookmarkStart w:id="13334" w:name="_Toc415063770"/>
              <w:bookmarkStart w:id="13335" w:name="_Toc415063983"/>
              <w:bookmarkStart w:id="13336" w:name="_Toc415064194"/>
              <w:bookmarkStart w:id="13337" w:name="_Toc415064403"/>
              <w:bookmarkStart w:id="13338" w:name="_Toc415064609"/>
              <w:bookmarkStart w:id="13339" w:name="_Toc415064814"/>
              <w:bookmarkStart w:id="13340" w:name="_Toc415065019"/>
              <w:bookmarkStart w:id="13341" w:name="_Toc415065225"/>
              <w:bookmarkStart w:id="13342" w:name="_Toc415065430"/>
              <w:bookmarkStart w:id="13343" w:name="_Toc415065639"/>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del>
          </w:p>
        </w:tc>
        <w:tc>
          <w:tcPr>
            <w:tcW w:w="3150" w:type="dxa"/>
            <w:tcBorders>
              <w:top w:val="single" w:sz="4" w:space="0" w:color="auto"/>
              <w:left w:val="single" w:sz="4" w:space="0" w:color="auto"/>
              <w:bottom w:val="single" w:sz="4" w:space="0" w:color="auto"/>
              <w:right w:val="single" w:sz="4" w:space="0" w:color="auto"/>
            </w:tcBorders>
            <w:vAlign w:val="center"/>
          </w:tcPr>
          <w:p w14:paraId="4C912895" w14:textId="151CD663" w:rsidR="00AC08CD" w:rsidDel="000A46AA" w:rsidRDefault="00AC08CD" w:rsidP="0029795D">
            <w:pPr>
              <w:rPr>
                <w:del w:id="13344" w:author="Rakesh Singhi" w:date="2015-03-25T13:43:00Z"/>
                <w:rFonts w:asciiTheme="minorHAnsi" w:hAnsiTheme="minorHAnsi" w:cstheme="minorHAnsi"/>
                <w:color w:val="000000"/>
                <w:sz w:val="18"/>
                <w:szCs w:val="16"/>
              </w:rPr>
            </w:pPr>
            <w:del w:id="13345" w:author="Rakesh Singhi" w:date="2015-03-25T13:43:00Z">
              <w:r w:rsidDel="000A46AA">
                <w:rPr>
                  <w:rFonts w:asciiTheme="minorHAnsi" w:hAnsiTheme="minorHAnsi" w:cstheme="minorHAnsi"/>
                  <w:color w:val="000000"/>
                  <w:sz w:val="18"/>
                  <w:szCs w:val="16"/>
                </w:rPr>
                <w:delText>ORIGINAL_TRANSACTION_DATE</w:delText>
              </w:r>
              <w:bookmarkStart w:id="13346" w:name="_Toc415063113"/>
              <w:bookmarkStart w:id="13347" w:name="_Toc415063335"/>
              <w:bookmarkStart w:id="13348" w:name="_Toc415063554"/>
              <w:bookmarkStart w:id="13349" w:name="_Toc415063771"/>
              <w:bookmarkStart w:id="13350" w:name="_Toc415063984"/>
              <w:bookmarkStart w:id="13351" w:name="_Toc415064195"/>
              <w:bookmarkStart w:id="13352" w:name="_Toc415064404"/>
              <w:bookmarkStart w:id="13353" w:name="_Toc415064610"/>
              <w:bookmarkStart w:id="13354" w:name="_Toc415064815"/>
              <w:bookmarkStart w:id="13355" w:name="_Toc415065020"/>
              <w:bookmarkStart w:id="13356" w:name="_Toc415065226"/>
              <w:bookmarkStart w:id="13357" w:name="_Toc415065431"/>
              <w:bookmarkStart w:id="13358" w:name="_Toc415065640"/>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del>
          </w:p>
        </w:tc>
        <w:bookmarkStart w:id="13359" w:name="_Toc415063114"/>
        <w:bookmarkStart w:id="13360" w:name="_Toc415063336"/>
        <w:bookmarkStart w:id="13361" w:name="_Toc415063555"/>
        <w:bookmarkStart w:id="13362" w:name="_Toc415063772"/>
        <w:bookmarkStart w:id="13363" w:name="_Toc415063985"/>
        <w:bookmarkStart w:id="13364" w:name="_Toc415064196"/>
        <w:bookmarkStart w:id="13365" w:name="_Toc415064405"/>
        <w:bookmarkStart w:id="13366" w:name="_Toc415064611"/>
        <w:bookmarkStart w:id="13367" w:name="_Toc415064816"/>
        <w:bookmarkStart w:id="13368" w:name="_Toc415065021"/>
        <w:bookmarkStart w:id="13369" w:name="_Toc415065227"/>
        <w:bookmarkStart w:id="13370" w:name="_Toc415065432"/>
        <w:bookmarkStart w:id="13371" w:name="_Toc415065641"/>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tr>
      <w:tr w:rsidR="00AC08CD" w:rsidRPr="00D30FA1" w:rsidDel="000A46AA" w14:paraId="69A0FE32" w14:textId="478DBF5E" w:rsidTr="00183847">
        <w:trPr>
          <w:del w:id="13372"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4FEB6AF2" w14:textId="111F56D9" w:rsidR="00AC08CD" w:rsidDel="000A46AA" w:rsidRDefault="00AC08CD" w:rsidP="0029795D">
            <w:pPr>
              <w:rPr>
                <w:del w:id="13373" w:author="Rakesh Singhi" w:date="2015-03-25T13:43:00Z"/>
                <w:rFonts w:asciiTheme="minorHAnsi" w:hAnsiTheme="minorHAnsi" w:cstheme="minorHAnsi"/>
                <w:color w:val="000000"/>
                <w:sz w:val="18"/>
                <w:szCs w:val="16"/>
              </w:rPr>
            </w:pPr>
            <w:del w:id="13374" w:author="Rakesh Singhi" w:date="2015-03-25T13:43:00Z">
              <w:r w:rsidDel="000A46AA">
                <w:rPr>
                  <w:rFonts w:asciiTheme="minorHAnsi" w:hAnsiTheme="minorHAnsi" w:cstheme="minorHAnsi"/>
                  <w:color w:val="000000"/>
                  <w:sz w:val="18"/>
                  <w:szCs w:val="16"/>
                </w:rPr>
                <w:delText>LOAD_DATE</w:delText>
              </w:r>
              <w:bookmarkStart w:id="13375" w:name="_Toc415063115"/>
              <w:bookmarkStart w:id="13376" w:name="_Toc415063337"/>
              <w:bookmarkStart w:id="13377" w:name="_Toc415063556"/>
              <w:bookmarkStart w:id="13378" w:name="_Toc415063773"/>
              <w:bookmarkStart w:id="13379" w:name="_Toc415063986"/>
              <w:bookmarkStart w:id="13380" w:name="_Toc415064197"/>
              <w:bookmarkStart w:id="13381" w:name="_Toc415064406"/>
              <w:bookmarkStart w:id="13382" w:name="_Toc415064612"/>
              <w:bookmarkStart w:id="13383" w:name="_Toc415064817"/>
              <w:bookmarkStart w:id="13384" w:name="_Toc415065022"/>
              <w:bookmarkStart w:id="13385" w:name="_Toc415065228"/>
              <w:bookmarkStart w:id="13386" w:name="_Toc415065433"/>
              <w:bookmarkStart w:id="13387" w:name="_Toc415065642"/>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del>
          </w:p>
        </w:tc>
        <w:tc>
          <w:tcPr>
            <w:tcW w:w="3150" w:type="dxa"/>
            <w:tcBorders>
              <w:top w:val="single" w:sz="4" w:space="0" w:color="auto"/>
              <w:left w:val="single" w:sz="4" w:space="0" w:color="auto"/>
              <w:bottom w:val="single" w:sz="4" w:space="0" w:color="auto"/>
              <w:right w:val="single" w:sz="4" w:space="0" w:color="auto"/>
            </w:tcBorders>
          </w:tcPr>
          <w:p w14:paraId="1572A141" w14:textId="703BF75E" w:rsidR="00AC08CD" w:rsidRPr="00467C5F" w:rsidDel="000A46AA" w:rsidRDefault="00AC08CD" w:rsidP="00236BF5">
            <w:pPr>
              <w:rPr>
                <w:del w:id="13388" w:author="Rakesh Singhi" w:date="2015-03-25T13:43:00Z"/>
                <w:rFonts w:asciiTheme="minorHAnsi" w:hAnsiTheme="minorHAnsi" w:cstheme="minorHAnsi"/>
                <w:color w:val="000000"/>
                <w:sz w:val="18"/>
                <w:szCs w:val="16"/>
              </w:rPr>
            </w:pPr>
            <w:del w:id="13389" w:author="Rakesh Singhi" w:date="2015-03-25T13:43:00Z">
              <w:r w:rsidDel="000A46AA">
                <w:rPr>
                  <w:rFonts w:asciiTheme="minorHAnsi" w:hAnsiTheme="minorHAnsi" w:cstheme="minorHAnsi"/>
                  <w:color w:val="000000"/>
                  <w:sz w:val="18"/>
                  <w:szCs w:val="16"/>
                </w:rPr>
                <w:delText>LOAD_DATE</w:delText>
              </w:r>
              <w:bookmarkStart w:id="13390" w:name="_Toc415063116"/>
              <w:bookmarkStart w:id="13391" w:name="_Toc415063338"/>
              <w:bookmarkStart w:id="13392" w:name="_Toc415063557"/>
              <w:bookmarkStart w:id="13393" w:name="_Toc415063774"/>
              <w:bookmarkStart w:id="13394" w:name="_Toc415063987"/>
              <w:bookmarkStart w:id="13395" w:name="_Toc415064198"/>
              <w:bookmarkStart w:id="13396" w:name="_Toc415064407"/>
              <w:bookmarkStart w:id="13397" w:name="_Toc415064613"/>
              <w:bookmarkStart w:id="13398" w:name="_Toc415064818"/>
              <w:bookmarkStart w:id="13399" w:name="_Toc415065023"/>
              <w:bookmarkStart w:id="13400" w:name="_Toc415065229"/>
              <w:bookmarkStart w:id="13401" w:name="_Toc415065434"/>
              <w:bookmarkStart w:id="13402" w:name="_Toc415065643"/>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del>
          </w:p>
        </w:tc>
        <w:bookmarkStart w:id="13403" w:name="_Toc415063117"/>
        <w:bookmarkStart w:id="13404" w:name="_Toc415063339"/>
        <w:bookmarkStart w:id="13405" w:name="_Toc415063558"/>
        <w:bookmarkStart w:id="13406" w:name="_Toc415063775"/>
        <w:bookmarkStart w:id="13407" w:name="_Toc415063988"/>
        <w:bookmarkStart w:id="13408" w:name="_Toc415064199"/>
        <w:bookmarkStart w:id="13409" w:name="_Toc415064408"/>
        <w:bookmarkStart w:id="13410" w:name="_Toc415064614"/>
        <w:bookmarkStart w:id="13411" w:name="_Toc415064819"/>
        <w:bookmarkStart w:id="13412" w:name="_Toc415065024"/>
        <w:bookmarkStart w:id="13413" w:name="_Toc415065230"/>
        <w:bookmarkStart w:id="13414" w:name="_Toc415065435"/>
        <w:bookmarkStart w:id="13415" w:name="_Toc415065644"/>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tr>
      <w:tr w:rsidR="00AC08CD" w:rsidRPr="00D30FA1" w:rsidDel="000A46AA" w14:paraId="366035A5" w14:textId="4379B7DF" w:rsidTr="00183847">
        <w:trPr>
          <w:del w:id="13416" w:author="Rakesh Singhi" w:date="2015-03-25T13:43:00Z"/>
        </w:trPr>
        <w:tc>
          <w:tcPr>
            <w:tcW w:w="3060" w:type="dxa"/>
            <w:tcBorders>
              <w:top w:val="single" w:sz="4" w:space="0" w:color="auto"/>
              <w:left w:val="single" w:sz="4" w:space="0" w:color="auto"/>
              <w:bottom w:val="single" w:sz="4" w:space="0" w:color="auto"/>
              <w:right w:val="single" w:sz="4" w:space="0" w:color="auto"/>
            </w:tcBorders>
            <w:vAlign w:val="center"/>
          </w:tcPr>
          <w:p w14:paraId="6044BE38" w14:textId="49E2F8A6" w:rsidR="00AC08CD" w:rsidDel="000A46AA" w:rsidRDefault="00AC08CD" w:rsidP="0029795D">
            <w:pPr>
              <w:rPr>
                <w:del w:id="13417" w:author="Rakesh Singhi" w:date="2015-03-25T13:43:00Z"/>
                <w:rFonts w:asciiTheme="minorHAnsi" w:hAnsiTheme="minorHAnsi" w:cstheme="minorHAnsi"/>
                <w:color w:val="000000"/>
                <w:sz w:val="18"/>
                <w:szCs w:val="16"/>
              </w:rPr>
            </w:pPr>
            <w:del w:id="13418" w:author="Rakesh Singhi" w:date="2015-03-25T13:43:00Z">
              <w:r w:rsidRPr="00236BF5" w:rsidDel="000A46AA">
                <w:rPr>
                  <w:rFonts w:asciiTheme="minorHAnsi" w:hAnsiTheme="minorHAnsi" w:cstheme="minorHAnsi"/>
                  <w:color w:val="000000"/>
                  <w:sz w:val="18"/>
                  <w:szCs w:val="16"/>
                </w:rPr>
                <w:delText>REJECT_</w:delText>
              </w:r>
              <w:r w:rsidDel="000A46AA">
                <w:rPr>
                  <w:rFonts w:asciiTheme="minorHAnsi" w:hAnsiTheme="minorHAnsi" w:cstheme="minorHAnsi"/>
                  <w:color w:val="000000"/>
                  <w:sz w:val="18"/>
                  <w:szCs w:val="16"/>
                </w:rPr>
                <w:delText>FLAG</w:delText>
              </w:r>
              <w:bookmarkStart w:id="13419" w:name="_Toc415063118"/>
              <w:bookmarkStart w:id="13420" w:name="_Toc415063340"/>
              <w:bookmarkStart w:id="13421" w:name="_Toc415063559"/>
              <w:bookmarkStart w:id="13422" w:name="_Toc415063776"/>
              <w:bookmarkStart w:id="13423" w:name="_Toc415063989"/>
              <w:bookmarkStart w:id="13424" w:name="_Toc415064200"/>
              <w:bookmarkStart w:id="13425" w:name="_Toc415064409"/>
              <w:bookmarkStart w:id="13426" w:name="_Toc415064615"/>
              <w:bookmarkStart w:id="13427" w:name="_Toc415064820"/>
              <w:bookmarkStart w:id="13428" w:name="_Toc415065025"/>
              <w:bookmarkStart w:id="13429" w:name="_Toc415065231"/>
              <w:bookmarkStart w:id="13430" w:name="_Toc415065436"/>
              <w:bookmarkStart w:id="13431" w:name="_Toc415065645"/>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del>
          </w:p>
        </w:tc>
        <w:tc>
          <w:tcPr>
            <w:tcW w:w="3150" w:type="dxa"/>
            <w:tcBorders>
              <w:top w:val="single" w:sz="4" w:space="0" w:color="auto"/>
              <w:left w:val="single" w:sz="4" w:space="0" w:color="auto"/>
              <w:bottom w:val="single" w:sz="4" w:space="0" w:color="auto"/>
              <w:right w:val="single" w:sz="4" w:space="0" w:color="auto"/>
            </w:tcBorders>
          </w:tcPr>
          <w:p w14:paraId="4842666D" w14:textId="0D52FB27" w:rsidR="00AC08CD" w:rsidRPr="00467C5F" w:rsidDel="000A46AA" w:rsidRDefault="00AC08CD" w:rsidP="0029795D">
            <w:pPr>
              <w:rPr>
                <w:del w:id="13432" w:author="Rakesh Singhi" w:date="2015-03-25T13:43:00Z"/>
                <w:rFonts w:asciiTheme="minorHAnsi" w:hAnsiTheme="minorHAnsi" w:cstheme="minorHAnsi"/>
                <w:color w:val="000000"/>
                <w:sz w:val="18"/>
                <w:szCs w:val="16"/>
              </w:rPr>
            </w:pPr>
            <w:del w:id="13433" w:author="Rakesh Singhi" w:date="2015-03-25T13:43:00Z">
              <w:r w:rsidDel="000A46AA">
                <w:rPr>
                  <w:rFonts w:asciiTheme="minorHAnsi" w:hAnsiTheme="minorHAnsi" w:cstheme="minorHAnsi"/>
                  <w:color w:val="000000"/>
                  <w:sz w:val="18"/>
                  <w:szCs w:val="16"/>
                </w:rPr>
                <w:delText>‘Y’ or ‘N’</w:delText>
              </w:r>
              <w:bookmarkStart w:id="13434" w:name="_Toc415063119"/>
              <w:bookmarkStart w:id="13435" w:name="_Toc415063341"/>
              <w:bookmarkStart w:id="13436" w:name="_Toc415063560"/>
              <w:bookmarkStart w:id="13437" w:name="_Toc415063777"/>
              <w:bookmarkStart w:id="13438" w:name="_Toc415063990"/>
              <w:bookmarkStart w:id="13439" w:name="_Toc415064201"/>
              <w:bookmarkStart w:id="13440" w:name="_Toc415064410"/>
              <w:bookmarkStart w:id="13441" w:name="_Toc415064616"/>
              <w:bookmarkStart w:id="13442" w:name="_Toc415064821"/>
              <w:bookmarkStart w:id="13443" w:name="_Toc415065026"/>
              <w:bookmarkStart w:id="13444" w:name="_Toc415065232"/>
              <w:bookmarkStart w:id="13445" w:name="_Toc415065437"/>
              <w:bookmarkStart w:id="13446" w:name="_Toc415065646"/>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del>
          </w:p>
        </w:tc>
        <w:bookmarkStart w:id="13447" w:name="_Toc415063120"/>
        <w:bookmarkStart w:id="13448" w:name="_Toc415063342"/>
        <w:bookmarkStart w:id="13449" w:name="_Toc415063561"/>
        <w:bookmarkStart w:id="13450" w:name="_Toc415063778"/>
        <w:bookmarkStart w:id="13451" w:name="_Toc415063991"/>
        <w:bookmarkStart w:id="13452" w:name="_Toc415064202"/>
        <w:bookmarkStart w:id="13453" w:name="_Toc415064411"/>
        <w:bookmarkStart w:id="13454" w:name="_Toc415064617"/>
        <w:bookmarkStart w:id="13455" w:name="_Toc415064822"/>
        <w:bookmarkStart w:id="13456" w:name="_Toc415065027"/>
        <w:bookmarkStart w:id="13457" w:name="_Toc415065233"/>
        <w:bookmarkStart w:id="13458" w:name="_Toc415065438"/>
        <w:bookmarkStart w:id="13459" w:name="_Toc415065647"/>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tr>
      <w:tr w:rsidR="00AC08CD" w:rsidRPr="00D30FA1" w:rsidDel="000A46AA" w14:paraId="225D59B4" w14:textId="047D4039" w:rsidTr="00183847">
        <w:trPr>
          <w:del w:id="13460" w:author="Rakesh Singhi" w:date="2015-03-25T13:43:00Z"/>
        </w:trPr>
        <w:tc>
          <w:tcPr>
            <w:tcW w:w="3060" w:type="dxa"/>
            <w:tcBorders>
              <w:top w:val="single" w:sz="4" w:space="0" w:color="auto"/>
              <w:left w:val="single" w:sz="4" w:space="0" w:color="auto"/>
              <w:bottom w:val="single" w:sz="4" w:space="0" w:color="auto"/>
              <w:right w:val="single" w:sz="4" w:space="0" w:color="auto"/>
            </w:tcBorders>
          </w:tcPr>
          <w:p w14:paraId="23F6D0D0" w14:textId="2F8FC266" w:rsidR="00AC08CD" w:rsidRPr="00236BF5" w:rsidDel="000A46AA" w:rsidRDefault="00AC08CD" w:rsidP="0029795D">
            <w:pPr>
              <w:rPr>
                <w:del w:id="13461" w:author="Rakesh Singhi" w:date="2015-03-25T13:43:00Z"/>
                <w:rFonts w:asciiTheme="minorHAnsi" w:hAnsiTheme="minorHAnsi" w:cstheme="minorHAnsi"/>
                <w:color w:val="000000"/>
                <w:sz w:val="18"/>
                <w:szCs w:val="16"/>
              </w:rPr>
            </w:pPr>
            <w:del w:id="13462" w:author="Rakesh Singhi" w:date="2015-03-25T13:43:00Z">
              <w:r w:rsidRPr="00236BF5" w:rsidDel="000A46AA">
                <w:rPr>
                  <w:rFonts w:asciiTheme="minorHAnsi" w:hAnsiTheme="minorHAnsi" w:cstheme="minorHAnsi"/>
                  <w:color w:val="000000"/>
                  <w:sz w:val="18"/>
                  <w:szCs w:val="16"/>
                </w:rPr>
                <w:delText>REJECT_REASON</w:delText>
              </w:r>
              <w:bookmarkStart w:id="13463" w:name="_Toc415063121"/>
              <w:bookmarkStart w:id="13464" w:name="_Toc415063343"/>
              <w:bookmarkStart w:id="13465" w:name="_Toc415063562"/>
              <w:bookmarkStart w:id="13466" w:name="_Toc415063779"/>
              <w:bookmarkStart w:id="13467" w:name="_Toc415063992"/>
              <w:bookmarkStart w:id="13468" w:name="_Toc415064203"/>
              <w:bookmarkStart w:id="13469" w:name="_Toc415064412"/>
              <w:bookmarkStart w:id="13470" w:name="_Toc415064618"/>
              <w:bookmarkStart w:id="13471" w:name="_Toc415064823"/>
              <w:bookmarkStart w:id="13472" w:name="_Toc415065028"/>
              <w:bookmarkStart w:id="13473" w:name="_Toc415065234"/>
              <w:bookmarkStart w:id="13474" w:name="_Toc415065439"/>
              <w:bookmarkStart w:id="13475" w:name="_Toc415065648"/>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del>
          </w:p>
        </w:tc>
        <w:tc>
          <w:tcPr>
            <w:tcW w:w="3150" w:type="dxa"/>
            <w:tcBorders>
              <w:top w:val="single" w:sz="4" w:space="0" w:color="auto"/>
              <w:left w:val="single" w:sz="4" w:space="0" w:color="auto"/>
              <w:bottom w:val="single" w:sz="4" w:space="0" w:color="auto"/>
              <w:right w:val="single" w:sz="4" w:space="0" w:color="auto"/>
            </w:tcBorders>
          </w:tcPr>
          <w:p w14:paraId="4EB5752F" w14:textId="5AAEF1C0" w:rsidR="00AC08CD" w:rsidRPr="00467C5F" w:rsidDel="000A46AA" w:rsidRDefault="00D323AE" w:rsidP="00D323AE">
            <w:pPr>
              <w:rPr>
                <w:del w:id="13476" w:author="Rakesh Singhi" w:date="2015-03-25T13:43:00Z"/>
                <w:rFonts w:asciiTheme="minorHAnsi" w:hAnsiTheme="minorHAnsi" w:cstheme="minorHAnsi"/>
                <w:color w:val="000000"/>
                <w:sz w:val="18"/>
                <w:szCs w:val="16"/>
              </w:rPr>
            </w:pPr>
            <w:del w:id="13477" w:author="Rakesh Singhi" w:date="2015-03-25T13:43:00Z">
              <w:r w:rsidDel="000A46AA">
                <w:rPr>
                  <w:rFonts w:asciiTheme="minorHAnsi" w:hAnsiTheme="minorHAnsi" w:cstheme="minorHAnsi"/>
                  <w:color w:val="000000"/>
                  <w:sz w:val="18"/>
                  <w:szCs w:val="16"/>
                </w:rPr>
                <w:delText>List of f</w:delText>
              </w:r>
              <w:r w:rsidR="00AC08CD" w:rsidDel="000A46AA">
                <w:rPr>
                  <w:rFonts w:asciiTheme="minorHAnsi" w:hAnsiTheme="minorHAnsi" w:cstheme="minorHAnsi"/>
                  <w:color w:val="000000"/>
                  <w:sz w:val="18"/>
                  <w:szCs w:val="16"/>
                </w:rPr>
                <w:delText>ields subjected to record level validations are provided below</w:delText>
              </w:r>
              <w:bookmarkStart w:id="13478" w:name="_Toc415063122"/>
              <w:bookmarkStart w:id="13479" w:name="_Toc415063344"/>
              <w:bookmarkStart w:id="13480" w:name="_Toc415063563"/>
              <w:bookmarkStart w:id="13481" w:name="_Toc415063780"/>
              <w:bookmarkStart w:id="13482" w:name="_Toc415063993"/>
              <w:bookmarkStart w:id="13483" w:name="_Toc415064204"/>
              <w:bookmarkStart w:id="13484" w:name="_Toc415064413"/>
              <w:bookmarkStart w:id="13485" w:name="_Toc415064619"/>
              <w:bookmarkStart w:id="13486" w:name="_Toc415064824"/>
              <w:bookmarkStart w:id="13487" w:name="_Toc415065029"/>
              <w:bookmarkStart w:id="13488" w:name="_Toc415065235"/>
              <w:bookmarkStart w:id="13489" w:name="_Toc415065440"/>
              <w:bookmarkStart w:id="13490" w:name="_Toc415065649"/>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del>
          </w:p>
        </w:tc>
        <w:bookmarkStart w:id="13491" w:name="_Toc415063123"/>
        <w:bookmarkStart w:id="13492" w:name="_Toc415063345"/>
        <w:bookmarkStart w:id="13493" w:name="_Toc415063564"/>
        <w:bookmarkStart w:id="13494" w:name="_Toc415063781"/>
        <w:bookmarkStart w:id="13495" w:name="_Toc415063994"/>
        <w:bookmarkStart w:id="13496" w:name="_Toc415064205"/>
        <w:bookmarkStart w:id="13497" w:name="_Toc415064414"/>
        <w:bookmarkStart w:id="13498" w:name="_Toc415064620"/>
        <w:bookmarkStart w:id="13499" w:name="_Toc415064825"/>
        <w:bookmarkStart w:id="13500" w:name="_Toc415065030"/>
        <w:bookmarkStart w:id="13501" w:name="_Toc415065236"/>
        <w:bookmarkStart w:id="13502" w:name="_Toc415065441"/>
        <w:bookmarkStart w:id="13503" w:name="_Toc41506565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tr>
    </w:tbl>
    <w:p w14:paraId="724708C2" w14:textId="54158CA5" w:rsidR="00236BF5" w:rsidRPr="00236BF5" w:rsidDel="000A46AA" w:rsidRDefault="00236BF5" w:rsidP="00236BF5">
      <w:pPr>
        <w:rPr>
          <w:del w:id="13504" w:author="Rakesh Singhi" w:date="2015-03-25T13:43:00Z"/>
        </w:rPr>
      </w:pPr>
      <w:bookmarkStart w:id="13505" w:name="_Toc415063124"/>
      <w:bookmarkStart w:id="13506" w:name="_Toc415063346"/>
      <w:bookmarkStart w:id="13507" w:name="_Toc415063565"/>
      <w:bookmarkStart w:id="13508" w:name="_Toc415063782"/>
      <w:bookmarkStart w:id="13509" w:name="_Toc415063995"/>
      <w:bookmarkStart w:id="13510" w:name="_Toc415064206"/>
      <w:bookmarkStart w:id="13511" w:name="_Toc415064415"/>
      <w:bookmarkStart w:id="13512" w:name="_Toc415064621"/>
      <w:bookmarkStart w:id="13513" w:name="_Toc415064826"/>
      <w:bookmarkStart w:id="13514" w:name="_Toc415065031"/>
      <w:bookmarkStart w:id="13515" w:name="_Toc415065237"/>
      <w:bookmarkStart w:id="13516" w:name="_Toc415065442"/>
      <w:bookmarkStart w:id="13517" w:name="_Toc415065651"/>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p>
    <w:p w14:paraId="2A27E76D" w14:textId="59C169C9" w:rsidR="007570EF" w:rsidRPr="007570EF" w:rsidDel="000A46AA" w:rsidRDefault="007570EF" w:rsidP="007570EF">
      <w:pPr>
        <w:rPr>
          <w:del w:id="13518" w:author="Rakesh Singhi" w:date="2015-03-25T13:43:00Z"/>
        </w:rPr>
      </w:pPr>
      <w:bookmarkStart w:id="13519" w:name="_Toc415063125"/>
      <w:bookmarkStart w:id="13520" w:name="_Toc415063347"/>
      <w:bookmarkStart w:id="13521" w:name="_Toc415063566"/>
      <w:bookmarkStart w:id="13522" w:name="_Toc415063783"/>
      <w:bookmarkStart w:id="13523" w:name="_Toc415063996"/>
      <w:bookmarkStart w:id="13524" w:name="_Toc415064207"/>
      <w:bookmarkStart w:id="13525" w:name="_Toc415064416"/>
      <w:bookmarkStart w:id="13526" w:name="_Toc415064622"/>
      <w:bookmarkStart w:id="13527" w:name="_Toc415064827"/>
      <w:bookmarkStart w:id="13528" w:name="_Toc415065032"/>
      <w:bookmarkStart w:id="13529" w:name="_Toc415065238"/>
      <w:bookmarkStart w:id="13530" w:name="_Toc415065443"/>
      <w:bookmarkStart w:id="13531" w:name="_Toc415065652"/>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p>
    <w:p w14:paraId="57E5F845" w14:textId="02C63F2C" w:rsidR="00986BA8" w:rsidRDefault="00AF546E"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532" w:name="_Toc415065653"/>
      <w:r>
        <w:rPr>
          <w:rFonts w:asciiTheme="minorHAnsi" w:hAnsiTheme="minorHAnsi" w:cstheme="minorHAnsi"/>
          <w:b/>
          <w:i/>
          <w:sz w:val="22"/>
          <w:szCs w:val="24"/>
          <w:lang w:val="en-GB"/>
        </w:rPr>
        <w:t>DMO_</w:t>
      </w:r>
      <w:r w:rsidR="00CE38E0" w:rsidRPr="007B220B">
        <w:rPr>
          <w:rFonts w:asciiTheme="minorHAnsi" w:hAnsiTheme="minorHAnsi" w:cstheme="minorHAnsi"/>
          <w:b/>
          <w:i/>
          <w:sz w:val="22"/>
          <w:szCs w:val="24"/>
          <w:lang w:val="en-GB"/>
        </w:rPr>
        <w:t>SELL_IN_METRICS_BASE_</w:t>
      </w:r>
      <w:r w:rsidR="00CE38E0">
        <w:rPr>
          <w:rFonts w:asciiTheme="minorHAnsi" w:hAnsiTheme="minorHAnsi" w:cstheme="minorHAnsi"/>
          <w:b/>
          <w:i/>
          <w:sz w:val="22"/>
          <w:szCs w:val="24"/>
          <w:lang w:val="en-GB"/>
        </w:rPr>
        <w:t>INTRM</w:t>
      </w:r>
      <w:bookmarkEnd w:id="13532"/>
    </w:p>
    <w:p w14:paraId="2C724755" w14:textId="77777777" w:rsidR="00236BF5" w:rsidRPr="008A441F" w:rsidRDefault="00236BF5" w:rsidP="008A441F"/>
    <w:tbl>
      <w:tblPr>
        <w:tblW w:w="90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700"/>
        <w:gridCol w:w="3510"/>
      </w:tblGrid>
      <w:tr w:rsidR="00781E25" w:rsidRPr="00D30FA1" w14:paraId="7603369E" w14:textId="77777777" w:rsidTr="00AF546E">
        <w:tc>
          <w:tcPr>
            <w:tcW w:w="2790" w:type="dxa"/>
            <w:tcBorders>
              <w:top w:val="single" w:sz="4" w:space="0" w:color="auto"/>
              <w:left w:val="single" w:sz="4" w:space="0" w:color="auto"/>
              <w:bottom w:val="single" w:sz="4" w:space="0" w:color="auto"/>
              <w:right w:val="single" w:sz="4" w:space="0" w:color="auto"/>
            </w:tcBorders>
            <w:shd w:val="clear" w:color="auto" w:fill="F4B8AE"/>
          </w:tcPr>
          <w:p w14:paraId="372760AB" w14:textId="0A721D88" w:rsidR="00781E25" w:rsidRPr="00D30FA1" w:rsidRDefault="00AF546E" w:rsidP="00236BF5">
            <w:pPr>
              <w:rPr>
                <w:rFonts w:asciiTheme="minorHAnsi" w:hAnsiTheme="minorHAnsi" w:cstheme="minorHAnsi"/>
                <w:sz w:val="16"/>
                <w:szCs w:val="16"/>
              </w:rPr>
            </w:pPr>
            <w:r>
              <w:rPr>
                <w:rFonts w:asciiTheme="minorHAnsi" w:hAnsiTheme="minorHAnsi" w:cstheme="minorHAnsi"/>
                <w:color w:val="000000"/>
                <w:sz w:val="16"/>
              </w:rPr>
              <w:t>DMO_</w:t>
            </w:r>
            <w:r w:rsidR="003B7ABB">
              <w:rPr>
                <w:rFonts w:asciiTheme="minorHAnsi" w:hAnsiTheme="minorHAnsi" w:cstheme="minorHAnsi"/>
                <w:color w:val="000000"/>
                <w:sz w:val="16"/>
              </w:rPr>
              <w:t>SELL_IN_METRICS_BASE_INTRM</w:t>
            </w:r>
            <w:r w:rsidR="003B7ABB">
              <w:rPr>
                <w:rFonts w:asciiTheme="minorHAnsi" w:hAnsiTheme="minorHAnsi" w:cstheme="minorHAnsi"/>
                <w:sz w:val="16"/>
                <w:szCs w:val="16"/>
              </w:rPr>
              <w:t xml:space="preserve"> </w:t>
            </w:r>
            <w:r w:rsidR="00781E25">
              <w:rPr>
                <w:rFonts w:asciiTheme="minorHAnsi" w:hAnsiTheme="minorHAnsi" w:cstheme="minorHAnsi"/>
                <w:sz w:val="16"/>
                <w:szCs w:val="16"/>
              </w:rPr>
              <w:t>(Target)</w:t>
            </w:r>
          </w:p>
        </w:tc>
        <w:tc>
          <w:tcPr>
            <w:tcW w:w="2700" w:type="dxa"/>
            <w:tcBorders>
              <w:top w:val="single" w:sz="4" w:space="0" w:color="auto"/>
              <w:left w:val="single" w:sz="4" w:space="0" w:color="auto"/>
              <w:bottom w:val="single" w:sz="4" w:space="0" w:color="auto"/>
              <w:right w:val="single" w:sz="4" w:space="0" w:color="auto"/>
            </w:tcBorders>
            <w:shd w:val="clear" w:color="auto" w:fill="F4B8AE"/>
          </w:tcPr>
          <w:p w14:paraId="7CB46353" w14:textId="56E393C5" w:rsidR="00EE296D" w:rsidRDefault="00AF546E" w:rsidP="00236BF5">
            <w:pPr>
              <w:rPr>
                <w:rFonts w:asciiTheme="minorHAnsi" w:hAnsiTheme="minorHAnsi" w:cstheme="minorHAnsi"/>
                <w:sz w:val="16"/>
                <w:szCs w:val="16"/>
              </w:rPr>
            </w:pPr>
            <w:r>
              <w:rPr>
                <w:rFonts w:asciiTheme="minorHAnsi" w:hAnsiTheme="minorHAnsi" w:cstheme="minorHAnsi"/>
                <w:color w:val="000000"/>
                <w:sz w:val="18"/>
                <w:szCs w:val="16"/>
              </w:rPr>
              <w:t>DMO_</w:t>
            </w:r>
            <w:r w:rsidR="00EE296D">
              <w:rPr>
                <w:rFonts w:asciiTheme="minorHAnsi" w:hAnsiTheme="minorHAnsi" w:cstheme="minorHAnsi"/>
                <w:color w:val="000000"/>
                <w:sz w:val="18"/>
                <w:szCs w:val="16"/>
              </w:rPr>
              <w:t>SELL_IN_ERP_ISC_INTRM</w:t>
            </w:r>
          </w:p>
          <w:p w14:paraId="2F5353E0" w14:textId="77777777" w:rsidR="00781E25" w:rsidRPr="00D30FA1" w:rsidRDefault="00781E25" w:rsidP="00236BF5">
            <w:pPr>
              <w:rPr>
                <w:rFonts w:asciiTheme="minorHAnsi" w:hAnsiTheme="minorHAnsi" w:cstheme="minorHAnsi"/>
                <w:sz w:val="16"/>
                <w:szCs w:val="16"/>
              </w:rPr>
            </w:pPr>
            <w:r>
              <w:rPr>
                <w:rFonts w:asciiTheme="minorHAnsi" w:hAnsiTheme="minorHAnsi" w:cstheme="minorHAnsi"/>
                <w:sz w:val="16"/>
                <w:szCs w:val="16"/>
              </w:rPr>
              <w:t>(Source)</w:t>
            </w:r>
          </w:p>
        </w:tc>
        <w:tc>
          <w:tcPr>
            <w:tcW w:w="3510" w:type="dxa"/>
            <w:tcBorders>
              <w:top w:val="single" w:sz="4" w:space="0" w:color="auto"/>
              <w:left w:val="single" w:sz="4" w:space="0" w:color="auto"/>
              <w:bottom w:val="single" w:sz="4" w:space="0" w:color="auto"/>
              <w:right w:val="single" w:sz="4" w:space="0" w:color="auto"/>
            </w:tcBorders>
            <w:shd w:val="clear" w:color="auto" w:fill="F4B8AE"/>
          </w:tcPr>
          <w:p w14:paraId="2AC5816F" w14:textId="77777777" w:rsidR="00781E25" w:rsidRPr="00D30FA1" w:rsidRDefault="00781E25" w:rsidP="00236BF5">
            <w:pPr>
              <w:rPr>
                <w:rFonts w:asciiTheme="minorHAnsi" w:hAnsiTheme="minorHAnsi" w:cstheme="minorHAnsi"/>
                <w:sz w:val="16"/>
                <w:szCs w:val="16"/>
              </w:rPr>
            </w:pPr>
            <w:r w:rsidRPr="00D30FA1">
              <w:rPr>
                <w:rFonts w:asciiTheme="minorHAnsi" w:hAnsiTheme="minorHAnsi" w:cstheme="minorHAnsi"/>
                <w:sz w:val="16"/>
                <w:szCs w:val="16"/>
              </w:rPr>
              <w:t>Aggregate/Expression</w:t>
            </w:r>
          </w:p>
        </w:tc>
      </w:tr>
      <w:tr w:rsidR="00C37466" w14:paraId="7AD574A3" w14:textId="77777777" w:rsidTr="00AF546E">
        <w:tc>
          <w:tcPr>
            <w:tcW w:w="2790" w:type="dxa"/>
            <w:tcBorders>
              <w:top w:val="single" w:sz="4" w:space="0" w:color="auto"/>
              <w:left w:val="single" w:sz="4" w:space="0" w:color="auto"/>
              <w:bottom w:val="single" w:sz="4" w:space="0" w:color="auto"/>
              <w:right w:val="single" w:sz="4" w:space="0" w:color="auto"/>
            </w:tcBorders>
            <w:shd w:val="clear" w:color="auto" w:fill="auto"/>
          </w:tcPr>
          <w:p w14:paraId="74534D8C" w14:textId="7B2EB7BF" w:rsidR="00C37466" w:rsidRPr="00467C5F" w:rsidRDefault="00C37466" w:rsidP="009505E1">
            <w:pPr>
              <w:rPr>
                <w:rFonts w:asciiTheme="minorHAnsi" w:hAnsiTheme="minorHAnsi" w:cstheme="minorHAnsi"/>
                <w:color w:val="000000"/>
                <w:sz w:val="18"/>
                <w:szCs w:val="16"/>
              </w:rPr>
            </w:pPr>
            <w:r>
              <w:rPr>
                <w:rFonts w:asciiTheme="minorHAnsi" w:hAnsiTheme="minorHAnsi" w:cstheme="minorHAnsi"/>
                <w:color w:val="000000"/>
                <w:sz w:val="18"/>
                <w:szCs w:val="16"/>
              </w:rPr>
              <w:t>FILE_</w:t>
            </w:r>
            <w:del w:id="13533" w:author="Rakesh Singhi" w:date="2015-02-07T16:06:00Z">
              <w:r w:rsidDel="009505E1">
                <w:rPr>
                  <w:rFonts w:asciiTheme="minorHAnsi" w:hAnsiTheme="minorHAnsi" w:cstheme="minorHAnsi"/>
                  <w:color w:val="000000"/>
                  <w:sz w:val="18"/>
                  <w:szCs w:val="16"/>
                </w:rPr>
                <w:delText>NAME</w:delText>
              </w:r>
            </w:del>
            <w:ins w:id="13534" w:author="Rakesh Singhi" w:date="2015-02-07T16:06:00Z">
              <w:r w:rsidR="009505E1">
                <w:rPr>
                  <w:rFonts w:asciiTheme="minorHAnsi" w:hAnsiTheme="minorHAnsi" w:cstheme="minorHAnsi"/>
                  <w:color w:val="000000"/>
                  <w:sz w:val="18"/>
                  <w:szCs w:val="16"/>
                </w:rPr>
                <w:t>SEQ</w:t>
              </w:r>
            </w:ins>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3AD2E155" w14:textId="6637527F" w:rsidR="00C37466" w:rsidRPr="00467C5F" w:rsidRDefault="00C37466" w:rsidP="0029795D">
            <w:pPr>
              <w:rPr>
                <w:rFonts w:asciiTheme="minorHAnsi" w:hAnsiTheme="minorHAnsi" w:cstheme="minorHAnsi"/>
                <w:color w:val="000000"/>
                <w:sz w:val="18"/>
                <w:szCs w:val="16"/>
              </w:rPr>
            </w:pPr>
            <w:del w:id="13535" w:author="Rakesh Singhi" w:date="2015-02-07T16:06:00Z">
              <w:r w:rsidDel="009505E1">
                <w:rPr>
                  <w:rFonts w:asciiTheme="minorHAnsi" w:hAnsiTheme="minorHAnsi" w:cstheme="minorHAnsi"/>
                  <w:color w:val="000000"/>
                  <w:sz w:val="18"/>
                  <w:szCs w:val="16"/>
                </w:rPr>
                <w:delText>FILE_NAME</w:delText>
              </w:r>
            </w:del>
            <w:ins w:id="13536" w:author="Rakesh Singhi" w:date="2015-02-07T16:06:00Z">
              <w:r w:rsidR="009505E1">
                <w:rPr>
                  <w:rFonts w:asciiTheme="minorHAnsi" w:hAnsiTheme="minorHAnsi" w:cstheme="minorHAnsi"/>
                  <w:color w:val="000000"/>
                  <w:sz w:val="18"/>
                  <w:szCs w:val="16"/>
                </w:rPr>
                <w:t>FILE_SEQ</w:t>
              </w:r>
            </w:ins>
          </w:p>
        </w:tc>
        <w:tc>
          <w:tcPr>
            <w:tcW w:w="3510" w:type="dxa"/>
            <w:tcBorders>
              <w:top w:val="single" w:sz="4" w:space="0" w:color="auto"/>
              <w:left w:val="single" w:sz="4" w:space="0" w:color="auto"/>
              <w:bottom w:val="single" w:sz="4" w:space="0" w:color="auto"/>
              <w:right w:val="single" w:sz="4" w:space="0" w:color="auto"/>
            </w:tcBorders>
            <w:shd w:val="clear" w:color="auto" w:fill="auto"/>
          </w:tcPr>
          <w:p w14:paraId="471B3BE4" w14:textId="77777777" w:rsidR="00C37466" w:rsidRDefault="00C37466" w:rsidP="00236BF5"/>
        </w:tc>
      </w:tr>
      <w:tr w:rsidR="000A46AA" w14:paraId="69542E89" w14:textId="77777777" w:rsidTr="00AF546E">
        <w:trPr>
          <w:ins w:id="13537" w:author="Rakesh Singhi" w:date="2015-03-25T13:43: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5F99B68" w14:textId="5D8A1BA7" w:rsidR="000A46AA" w:rsidRDefault="000A46AA" w:rsidP="009505E1">
            <w:pPr>
              <w:rPr>
                <w:ins w:id="13538" w:author="Rakesh Singhi" w:date="2015-03-25T13:43:00Z"/>
                <w:rFonts w:asciiTheme="minorHAnsi" w:hAnsiTheme="minorHAnsi" w:cstheme="minorHAnsi"/>
                <w:color w:val="000000"/>
                <w:sz w:val="18"/>
                <w:szCs w:val="16"/>
              </w:rPr>
            </w:pPr>
            <w:ins w:id="13539" w:author="Rakesh Singhi" w:date="2015-03-25T13:43:00Z">
              <w:r>
                <w:rPr>
                  <w:rFonts w:asciiTheme="minorHAnsi" w:hAnsiTheme="minorHAnsi" w:cstheme="minorHAnsi"/>
                  <w:color w:val="000000"/>
                  <w:sz w:val="18"/>
                  <w:szCs w:val="16"/>
                </w:rPr>
                <w:t>FILE_NAME</w:t>
              </w:r>
            </w:ins>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13CBB269" w14:textId="1653C65D" w:rsidR="000A46AA" w:rsidDel="009505E1" w:rsidRDefault="000A46AA" w:rsidP="0029795D">
            <w:pPr>
              <w:rPr>
                <w:ins w:id="13540" w:author="Rakesh Singhi" w:date="2015-03-25T13:43:00Z"/>
                <w:rFonts w:asciiTheme="minorHAnsi" w:hAnsiTheme="minorHAnsi" w:cstheme="minorHAnsi"/>
                <w:color w:val="000000"/>
                <w:sz w:val="18"/>
                <w:szCs w:val="16"/>
              </w:rPr>
            </w:pPr>
            <w:ins w:id="13541" w:author="Rakesh Singhi" w:date="2015-03-25T13:43:00Z">
              <w:r>
                <w:rPr>
                  <w:rFonts w:asciiTheme="minorHAnsi" w:hAnsiTheme="minorHAnsi" w:cstheme="minorHAnsi"/>
                  <w:color w:val="000000"/>
                  <w:sz w:val="18"/>
                  <w:szCs w:val="16"/>
                </w:rPr>
                <w:t>FILE_NAME</w:t>
              </w:r>
            </w:ins>
          </w:p>
        </w:tc>
        <w:tc>
          <w:tcPr>
            <w:tcW w:w="3510" w:type="dxa"/>
            <w:tcBorders>
              <w:top w:val="single" w:sz="4" w:space="0" w:color="auto"/>
              <w:left w:val="single" w:sz="4" w:space="0" w:color="auto"/>
              <w:bottom w:val="single" w:sz="4" w:space="0" w:color="auto"/>
              <w:right w:val="single" w:sz="4" w:space="0" w:color="auto"/>
            </w:tcBorders>
            <w:shd w:val="clear" w:color="auto" w:fill="auto"/>
          </w:tcPr>
          <w:p w14:paraId="08882084" w14:textId="77777777" w:rsidR="000A46AA" w:rsidRDefault="000A46AA" w:rsidP="00236BF5">
            <w:pPr>
              <w:rPr>
                <w:ins w:id="13542" w:author="Rakesh Singhi" w:date="2015-03-25T13:43:00Z"/>
              </w:rPr>
            </w:pPr>
          </w:p>
        </w:tc>
      </w:tr>
      <w:tr w:rsidR="00C37466" w:rsidDel="000A46AA" w14:paraId="6172E3FD" w14:textId="2CA215ED" w:rsidTr="00AF546E">
        <w:trPr>
          <w:del w:id="13543" w:author="Rakesh Singhi" w:date="2015-03-25T13:43:00Z"/>
        </w:trPr>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69E8971C" w14:textId="5DA19D85" w:rsidR="00C37466" w:rsidDel="000A46AA" w:rsidRDefault="00C37466" w:rsidP="0029795D">
            <w:pPr>
              <w:rPr>
                <w:del w:id="13544" w:author="Rakesh Singhi" w:date="2015-03-25T13:43:00Z"/>
                <w:rFonts w:asciiTheme="minorHAnsi" w:hAnsiTheme="minorHAnsi" w:cstheme="minorHAnsi"/>
                <w:color w:val="000000"/>
                <w:sz w:val="18"/>
                <w:szCs w:val="16"/>
              </w:rPr>
            </w:pPr>
            <w:del w:id="13545" w:author="Rakesh Singhi" w:date="2015-03-25T13:43:00Z">
              <w:r w:rsidDel="000A46AA">
                <w:rPr>
                  <w:rFonts w:asciiTheme="minorHAnsi" w:hAnsiTheme="minorHAnsi" w:cstheme="minorHAnsi"/>
                  <w:color w:val="000000"/>
                  <w:sz w:val="18"/>
                  <w:szCs w:val="16"/>
                </w:rPr>
                <w:delText>RECORD_NUMBER</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1AF9FDCB" w14:textId="4BEBCF08" w:rsidR="00C37466" w:rsidDel="000A46AA" w:rsidRDefault="00C37466" w:rsidP="0029795D">
            <w:pPr>
              <w:rPr>
                <w:del w:id="13546" w:author="Rakesh Singhi" w:date="2015-03-25T13:43:00Z"/>
                <w:rFonts w:asciiTheme="minorHAnsi" w:hAnsiTheme="minorHAnsi" w:cstheme="minorHAnsi"/>
                <w:color w:val="000000"/>
                <w:sz w:val="18"/>
                <w:szCs w:val="16"/>
              </w:rPr>
            </w:pPr>
            <w:del w:id="13547" w:author="Rakesh Singhi" w:date="2015-03-25T13:43:00Z">
              <w:r w:rsidDel="000A46AA">
                <w:rPr>
                  <w:rFonts w:asciiTheme="minorHAnsi" w:hAnsiTheme="minorHAnsi" w:cstheme="minorHAnsi"/>
                  <w:color w:val="000000"/>
                  <w:sz w:val="18"/>
                  <w:szCs w:val="16"/>
                </w:rPr>
                <w:delText>RECORD_NUMBER</w:delText>
              </w:r>
            </w:del>
          </w:p>
        </w:tc>
        <w:tc>
          <w:tcPr>
            <w:tcW w:w="3510" w:type="dxa"/>
            <w:tcBorders>
              <w:top w:val="single" w:sz="4" w:space="0" w:color="auto"/>
              <w:left w:val="single" w:sz="4" w:space="0" w:color="auto"/>
              <w:bottom w:val="single" w:sz="4" w:space="0" w:color="auto"/>
              <w:right w:val="single" w:sz="4" w:space="0" w:color="auto"/>
            </w:tcBorders>
            <w:shd w:val="clear" w:color="auto" w:fill="auto"/>
          </w:tcPr>
          <w:p w14:paraId="038A0873" w14:textId="30725134" w:rsidR="00C37466" w:rsidDel="000A46AA" w:rsidRDefault="00C37466" w:rsidP="00236BF5">
            <w:pPr>
              <w:rPr>
                <w:del w:id="13548" w:author="Rakesh Singhi" w:date="2015-03-25T13:43:00Z"/>
              </w:rPr>
            </w:pPr>
          </w:p>
        </w:tc>
      </w:tr>
      <w:tr w:rsidR="00C37466" w14:paraId="6B20367E" w14:textId="77777777" w:rsidTr="00AF546E">
        <w:tc>
          <w:tcPr>
            <w:tcW w:w="2790" w:type="dxa"/>
            <w:tcBorders>
              <w:top w:val="single" w:sz="4" w:space="0" w:color="auto"/>
              <w:left w:val="single" w:sz="4" w:space="0" w:color="auto"/>
              <w:bottom w:val="single" w:sz="4" w:space="0" w:color="auto"/>
              <w:right w:val="single" w:sz="4" w:space="0" w:color="auto"/>
            </w:tcBorders>
            <w:shd w:val="clear" w:color="auto" w:fill="auto"/>
          </w:tcPr>
          <w:p w14:paraId="0FA1544E"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ORDER_NUMBER</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3B2BDD53" w14:textId="77777777" w:rsidR="00C37466" w:rsidRPr="00FD07EC" w:rsidRDefault="00C37466" w:rsidP="0029795D">
            <w:pPr>
              <w:rPr>
                <w:rFonts w:asciiTheme="minorHAnsi" w:hAnsiTheme="minorHAnsi" w:cstheme="minorHAnsi"/>
                <w:color w:val="000000"/>
                <w:sz w:val="18"/>
                <w:szCs w:val="16"/>
              </w:rPr>
            </w:pPr>
            <w:r>
              <w:rPr>
                <w:rFonts w:asciiTheme="minorHAnsi" w:hAnsiTheme="minorHAnsi" w:cstheme="minorHAnsi"/>
                <w:color w:val="000000"/>
                <w:sz w:val="18"/>
                <w:szCs w:val="16"/>
              </w:rPr>
              <w:t>DMO_ISC_ORDER</w:t>
            </w:r>
          </w:p>
        </w:tc>
        <w:tc>
          <w:tcPr>
            <w:tcW w:w="3510" w:type="dxa"/>
            <w:tcBorders>
              <w:top w:val="single" w:sz="4" w:space="0" w:color="auto"/>
              <w:left w:val="single" w:sz="4" w:space="0" w:color="auto"/>
              <w:bottom w:val="single" w:sz="4" w:space="0" w:color="auto"/>
              <w:right w:val="single" w:sz="4" w:space="0" w:color="auto"/>
            </w:tcBorders>
            <w:shd w:val="clear" w:color="auto" w:fill="auto"/>
          </w:tcPr>
          <w:p w14:paraId="1CD67A58" w14:textId="77777777" w:rsidR="00C37466" w:rsidRDefault="00C37466" w:rsidP="00236BF5"/>
        </w:tc>
      </w:tr>
      <w:tr w:rsidR="00C37466" w14:paraId="7F2C95EE" w14:textId="77777777" w:rsidTr="00AF546E">
        <w:tc>
          <w:tcPr>
            <w:tcW w:w="2790" w:type="dxa"/>
            <w:tcBorders>
              <w:top w:val="single" w:sz="4" w:space="0" w:color="auto"/>
              <w:left w:val="single" w:sz="4" w:space="0" w:color="auto"/>
              <w:bottom w:val="single" w:sz="4" w:space="0" w:color="auto"/>
              <w:right w:val="single" w:sz="4" w:space="0" w:color="auto"/>
            </w:tcBorders>
            <w:shd w:val="clear" w:color="auto" w:fill="auto"/>
          </w:tcPr>
          <w:p w14:paraId="4DD76646"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INVOICE_NUMBER</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5B7B77D9"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INVOICE_NUMBER</w:t>
            </w:r>
          </w:p>
        </w:tc>
        <w:tc>
          <w:tcPr>
            <w:tcW w:w="3510" w:type="dxa"/>
            <w:tcBorders>
              <w:top w:val="single" w:sz="4" w:space="0" w:color="auto"/>
              <w:left w:val="single" w:sz="4" w:space="0" w:color="auto"/>
              <w:bottom w:val="single" w:sz="4" w:space="0" w:color="auto"/>
              <w:right w:val="single" w:sz="4" w:space="0" w:color="auto"/>
            </w:tcBorders>
          </w:tcPr>
          <w:p w14:paraId="2AB1B9AB" w14:textId="77777777" w:rsidR="00C37466" w:rsidRDefault="00C37466" w:rsidP="00236BF5"/>
        </w:tc>
      </w:tr>
      <w:tr w:rsidR="00C37466" w14:paraId="321E0229" w14:textId="77777777" w:rsidTr="00AF546E">
        <w:tc>
          <w:tcPr>
            <w:tcW w:w="2790" w:type="dxa"/>
            <w:tcBorders>
              <w:top w:val="single" w:sz="4" w:space="0" w:color="auto"/>
              <w:left w:val="single" w:sz="4" w:space="0" w:color="auto"/>
              <w:bottom w:val="single" w:sz="4" w:space="0" w:color="auto"/>
              <w:right w:val="single" w:sz="4" w:space="0" w:color="auto"/>
            </w:tcBorders>
            <w:shd w:val="clear" w:color="auto" w:fill="auto"/>
          </w:tcPr>
          <w:p w14:paraId="6C80D03B"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SALES_ORDER</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24C1628B"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SALES_ORDER</w:t>
            </w:r>
          </w:p>
        </w:tc>
        <w:tc>
          <w:tcPr>
            <w:tcW w:w="3510" w:type="dxa"/>
            <w:tcBorders>
              <w:top w:val="single" w:sz="4" w:space="0" w:color="auto"/>
              <w:left w:val="single" w:sz="4" w:space="0" w:color="auto"/>
              <w:bottom w:val="single" w:sz="4" w:space="0" w:color="auto"/>
              <w:right w:val="single" w:sz="4" w:space="0" w:color="auto"/>
            </w:tcBorders>
          </w:tcPr>
          <w:p w14:paraId="29EE32C2" w14:textId="77777777" w:rsidR="00C37466" w:rsidRDefault="00C37466" w:rsidP="00236BF5"/>
        </w:tc>
      </w:tr>
      <w:tr w:rsidR="00C37466" w14:paraId="397CCF91" w14:textId="77777777" w:rsidTr="00AF546E">
        <w:tc>
          <w:tcPr>
            <w:tcW w:w="2790" w:type="dxa"/>
            <w:tcBorders>
              <w:top w:val="single" w:sz="4" w:space="0" w:color="auto"/>
              <w:left w:val="single" w:sz="4" w:space="0" w:color="auto"/>
              <w:bottom w:val="single" w:sz="4" w:space="0" w:color="auto"/>
              <w:right w:val="single" w:sz="4" w:space="0" w:color="auto"/>
            </w:tcBorders>
            <w:shd w:val="clear" w:color="auto" w:fill="auto"/>
          </w:tcPr>
          <w:p w14:paraId="4445B5E3"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ORDER_LINE</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415F9AE2"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ORDER_LINE</w:t>
            </w:r>
          </w:p>
        </w:tc>
        <w:tc>
          <w:tcPr>
            <w:tcW w:w="3510" w:type="dxa"/>
            <w:tcBorders>
              <w:top w:val="single" w:sz="4" w:space="0" w:color="auto"/>
              <w:left w:val="single" w:sz="4" w:space="0" w:color="auto"/>
              <w:bottom w:val="single" w:sz="4" w:space="0" w:color="auto"/>
              <w:right w:val="single" w:sz="4" w:space="0" w:color="auto"/>
            </w:tcBorders>
          </w:tcPr>
          <w:p w14:paraId="0BC5ACA4" w14:textId="77777777" w:rsidR="00C37466" w:rsidRDefault="00C37466" w:rsidP="00236BF5"/>
        </w:tc>
      </w:tr>
      <w:tr w:rsidR="00C37466" w14:paraId="4D56ADC0"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433CC2A"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PRODUCT_PART_ID</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522C1C9B" w14:textId="77777777" w:rsidR="00C37466" w:rsidRPr="00FD07EC" w:rsidRDefault="00C37466" w:rsidP="0029795D">
            <w:pPr>
              <w:rPr>
                <w:rFonts w:asciiTheme="minorHAnsi" w:hAnsiTheme="minorHAnsi" w:cstheme="minorHAnsi"/>
                <w:color w:val="000000"/>
                <w:sz w:val="18"/>
                <w:szCs w:val="16"/>
              </w:rPr>
            </w:pPr>
            <w:r>
              <w:rPr>
                <w:rFonts w:asciiTheme="minorHAnsi" w:hAnsiTheme="minorHAnsi" w:cstheme="minorHAnsi"/>
                <w:color w:val="000000"/>
                <w:sz w:val="18"/>
                <w:szCs w:val="16"/>
              </w:rPr>
              <w:t>PART_NUMBER</w:t>
            </w:r>
          </w:p>
        </w:tc>
        <w:tc>
          <w:tcPr>
            <w:tcW w:w="3510" w:type="dxa"/>
            <w:tcBorders>
              <w:top w:val="single" w:sz="4" w:space="0" w:color="auto"/>
              <w:left w:val="single" w:sz="4" w:space="0" w:color="auto"/>
              <w:bottom w:val="single" w:sz="4" w:space="0" w:color="auto"/>
              <w:right w:val="single" w:sz="4" w:space="0" w:color="auto"/>
            </w:tcBorders>
          </w:tcPr>
          <w:p w14:paraId="01524CBD" w14:textId="77777777" w:rsidR="00C37466" w:rsidRDefault="00C37466" w:rsidP="00236BF5"/>
        </w:tc>
      </w:tr>
      <w:tr w:rsidR="00C37466" w:rsidRPr="004939B5" w14:paraId="28A271BD"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1547658"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VAT_ID</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704CD9DE" w14:textId="55D62207" w:rsidR="00C37466" w:rsidRPr="00FD07EC" w:rsidRDefault="000A46AA" w:rsidP="0029795D">
            <w:pPr>
              <w:rPr>
                <w:rFonts w:asciiTheme="minorHAnsi" w:hAnsiTheme="minorHAnsi" w:cstheme="minorHAnsi"/>
                <w:color w:val="000000"/>
                <w:sz w:val="18"/>
                <w:szCs w:val="16"/>
              </w:rPr>
            </w:pPr>
            <w:ins w:id="13549" w:author="Rakesh Singhi" w:date="2015-03-25T13:44:00Z">
              <w:r>
                <w:rPr>
                  <w:rFonts w:asciiTheme="minorHAnsi" w:hAnsiTheme="minorHAnsi" w:cstheme="minorHAnsi"/>
                  <w:color w:val="000000"/>
                  <w:sz w:val="18"/>
                  <w:szCs w:val="16"/>
                </w:rPr>
                <w:t>MD_</w:t>
              </w:r>
            </w:ins>
            <w:r w:rsidR="00C37466" w:rsidRPr="00FD07EC">
              <w:rPr>
                <w:rFonts w:asciiTheme="minorHAnsi" w:hAnsiTheme="minorHAnsi" w:cstheme="minorHAnsi"/>
                <w:color w:val="000000"/>
                <w:sz w:val="18"/>
                <w:szCs w:val="16"/>
              </w:rPr>
              <w:t>VAT_ID</w:t>
            </w:r>
          </w:p>
        </w:tc>
        <w:tc>
          <w:tcPr>
            <w:tcW w:w="3510" w:type="dxa"/>
            <w:tcBorders>
              <w:top w:val="single" w:sz="4" w:space="0" w:color="auto"/>
              <w:left w:val="single" w:sz="4" w:space="0" w:color="auto"/>
              <w:bottom w:val="single" w:sz="4" w:space="0" w:color="auto"/>
              <w:right w:val="single" w:sz="4" w:space="0" w:color="auto"/>
            </w:tcBorders>
          </w:tcPr>
          <w:p w14:paraId="4F4F19ED" w14:textId="77777777" w:rsidR="00C37466" w:rsidRPr="004939B5" w:rsidRDefault="00C37466" w:rsidP="00236BF5">
            <w:pPr>
              <w:rPr>
                <w:rFonts w:asciiTheme="minorHAnsi" w:hAnsiTheme="minorHAnsi" w:cstheme="minorHAnsi"/>
                <w:color w:val="000000"/>
                <w:sz w:val="18"/>
                <w:szCs w:val="16"/>
              </w:rPr>
            </w:pPr>
          </w:p>
        </w:tc>
      </w:tr>
      <w:tr w:rsidR="00C37466" w:rsidRPr="004939B5" w14:paraId="15281E9B"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AF234ED"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PARTNER_ID</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38E55D10" w14:textId="6D04379B" w:rsidR="00C37466" w:rsidRPr="00FD07EC" w:rsidRDefault="00C37466" w:rsidP="0029795D">
            <w:pPr>
              <w:rPr>
                <w:rFonts w:asciiTheme="minorHAnsi" w:hAnsiTheme="minorHAnsi" w:cstheme="minorHAnsi"/>
                <w:color w:val="000000"/>
                <w:sz w:val="18"/>
                <w:szCs w:val="16"/>
              </w:rPr>
            </w:pPr>
            <w:del w:id="13550" w:author="Rakesh Singhi" w:date="2015-03-25T13:44:00Z">
              <w:r w:rsidDel="000A46AA">
                <w:rPr>
                  <w:rFonts w:asciiTheme="minorHAnsi" w:hAnsiTheme="minorHAnsi" w:cstheme="minorHAnsi"/>
                  <w:color w:val="000000"/>
                  <w:sz w:val="18"/>
                  <w:szCs w:val="16"/>
                </w:rPr>
                <w:delText>MD_NAME</w:delText>
              </w:r>
            </w:del>
            <w:ins w:id="13551" w:author="Rakesh Singhi" w:date="2015-03-25T13:44:00Z">
              <w:r w:rsidR="000A46AA">
                <w:rPr>
                  <w:rFonts w:asciiTheme="minorHAnsi" w:hAnsiTheme="minorHAnsi" w:cstheme="minorHAnsi"/>
                  <w:color w:val="000000"/>
                  <w:sz w:val="18"/>
                  <w:szCs w:val="16"/>
                </w:rPr>
                <w:t>MD_PARTNER_ID</w:t>
              </w:r>
            </w:ins>
          </w:p>
        </w:tc>
        <w:tc>
          <w:tcPr>
            <w:tcW w:w="3510" w:type="dxa"/>
            <w:tcBorders>
              <w:top w:val="single" w:sz="4" w:space="0" w:color="auto"/>
              <w:left w:val="single" w:sz="4" w:space="0" w:color="auto"/>
              <w:bottom w:val="single" w:sz="4" w:space="0" w:color="auto"/>
              <w:right w:val="single" w:sz="4" w:space="0" w:color="auto"/>
            </w:tcBorders>
          </w:tcPr>
          <w:p w14:paraId="522FF71E" w14:textId="12E455F7" w:rsidR="00C37466" w:rsidRPr="004939B5" w:rsidRDefault="00C37466" w:rsidP="00C65E25">
            <w:pPr>
              <w:rPr>
                <w:rFonts w:asciiTheme="minorHAnsi" w:hAnsiTheme="minorHAnsi" w:cstheme="minorHAnsi"/>
                <w:color w:val="000000"/>
                <w:sz w:val="18"/>
                <w:szCs w:val="16"/>
              </w:rPr>
            </w:pPr>
            <w:del w:id="13552" w:author="Rakesh Singhi" w:date="2015-03-25T13:44:00Z">
              <w:r w:rsidDel="000A46AA">
                <w:rPr>
                  <w:rFonts w:asciiTheme="minorHAnsi" w:hAnsiTheme="minorHAnsi" w:cstheme="minorHAnsi"/>
                  <w:color w:val="000000"/>
                  <w:sz w:val="18"/>
                  <w:szCs w:val="16"/>
                </w:rPr>
                <w:delText xml:space="preserve">MD_NAME = (NAME from PARTNER_MASTER table); </w:delText>
              </w:r>
            </w:del>
          </w:p>
        </w:tc>
      </w:tr>
      <w:tr w:rsidR="00C37466" w:rsidRPr="004939B5" w14:paraId="55377381"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F2AD895"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ORDER_TYPE</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69C38F6A"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ORDER_TYPE</w:t>
            </w:r>
          </w:p>
        </w:tc>
        <w:tc>
          <w:tcPr>
            <w:tcW w:w="3510" w:type="dxa"/>
            <w:tcBorders>
              <w:top w:val="single" w:sz="4" w:space="0" w:color="auto"/>
              <w:left w:val="single" w:sz="4" w:space="0" w:color="auto"/>
              <w:bottom w:val="single" w:sz="4" w:space="0" w:color="auto"/>
              <w:right w:val="single" w:sz="4" w:space="0" w:color="auto"/>
            </w:tcBorders>
          </w:tcPr>
          <w:p w14:paraId="0E61B3B2" w14:textId="77777777" w:rsidR="00C37466" w:rsidRPr="004939B5" w:rsidRDefault="00C37466" w:rsidP="00236BF5">
            <w:pPr>
              <w:rPr>
                <w:rFonts w:asciiTheme="minorHAnsi" w:hAnsiTheme="minorHAnsi" w:cstheme="minorHAnsi"/>
                <w:color w:val="000000"/>
                <w:sz w:val="18"/>
                <w:szCs w:val="16"/>
              </w:rPr>
            </w:pPr>
          </w:p>
        </w:tc>
      </w:tr>
      <w:tr w:rsidR="00C37466" w:rsidRPr="004939B5" w14:paraId="1939CEFA"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B56EC69"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ORDER_DATE</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60B85C19"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ORDER_DATE</w:t>
            </w:r>
          </w:p>
        </w:tc>
        <w:tc>
          <w:tcPr>
            <w:tcW w:w="3510" w:type="dxa"/>
            <w:tcBorders>
              <w:top w:val="single" w:sz="4" w:space="0" w:color="auto"/>
              <w:left w:val="single" w:sz="4" w:space="0" w:color="auto"/>
              <w:bottom w:val="single" w:sz="4" w:space="0" w:color="auto"/>
              <w:right w:val="single" w:sz="4" w:space="0" w:color="auto"/>
            </w:tcBorders>
          </w:tcPr>
          <w:p w14:paraId="1BB210C3" w14:textId="77777777" w:rsidR="00C37466" w:rsidRPr="004939B5" w:rsidRDefault="00C37466" w:rsidP="00236BF5">
            <w:pPr>
              <w:rPr>
                <w:rFonts w:asciiTheme="minorHAnsi" w:hAnsiTheme="minorHAnsi" w:cstheme="minorHAnsi"/>
                <w:color w:val="000000"/>
                <w:sz w:val="18"/>
                <w:szCs w:val="16"/>
              </w:rPr>
            </w:pPr>
          </w:p>
        </w:tc>
      </w:tr>
      <w:tr w:rsidR="00C37466" w:rsidRPr="004939B5" w14:paraId="304D1EB5"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9C600E5"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ORDER_STATUS</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1C1D3440"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ORDER_STATUS</w:t>
            </w:r>
          </w:p>
        </w:tc>
        <w:tc>
          <w:tcPr>
            <w:tcW w:w="3510" w:type="dxa"/>
            <w:tcBorders>
              <w:top w:val="single" w:sz="4" w:space="0" w:color="auto"/>
              <w:left w:val="single" w:sz="4" w:space="0" w:color="auto"/>
              <w:bottom w:val="single" w:sz="4" w:space="0" w:color="auto"/>
              <w:right w:val="single" w:sz="4" w:space="0" w:color="auto"/>
            </w:tcBorders>
          </w:tcPr>
          <w:p w14:paraId="276A33AC" w14:textId="77777777" w:rsidR="00C37466" w:rsidRPr="004939B5" w:rsidRDefault="00C37466" w:rsidP="00236BF5">
            <w:pPr>
              <w:rPr>
                <w:rFonts w:asciiTheme="minorHAnsi" w:hAnsiTheme="minorHAnsi" w:cstheme="minorHAnsi"/>
                <w:color w:val="000000"/>
                <w:sz w:val="18"/>
                <w:szCs w:val="16"/>
              </w:rPr>
            </w:pPr>
          </w:p>
        </w:tc>
      </w:tr>
      <w:tr w:rsidR="00C37466" w:rsidRPr="004939B5" w14:paraId="7BC30F06"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99FDBB3"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ORDER_LINE_STATUS</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24BC229E" w14:textId="77777777" w:rsidR="00C37466" w:rsidRPr="00FD07EC" w:rsidRDefault="00C37466" w:rsidP="0029795D">
            <w:pPr>
              <w:rPr>
                <w:rFonts w:asciiTheme="minorHAnsi" w:hAnsiTheme="minorHAnsi" w:cstheme="minorHAnsi"/>
                <w:color w:val="000000"/>
                <w:sz w:val="18"/>
                <w:szCs w:val="16"/>
              </w:rPr>
            </w:pPr>
            <w:r w:rsidRPr="00236BF5">
              <w:rPr>
                <w:rFonts w:asciiTheme="minorHAnsi" w:hAnsiTheme="minorHAnsi" w:cstheme="minorHAnsi"/>
                <w:color w:val="000000"/>
                <w:sz w:val="18"/>
                <w:szCs w:val="16"/>
              </w:rPr>
              <w:t>LINE_STATUS</w:t>
            </w:r>
          </w:p>
        </w:tc>
        <w:tc>
          <w:tcPr>
            <w:tcW w:w="3510" w:type="dxa"/>
            <w:tcBorders>
              <w:top w:val="single" w:sz="4" w:space="0" w:color="auto"/>
              <w:left w:val="single" w:sz="4" w:space="0" w:color="auto"/>
              <w:bottom w:val="single" w:sz="4" w:space="0" w:color="auto"/>
              <w:right w:val="single" w:sz="4" w:space="0" w:color="auto"/>
            </w:tcBorders>
          </w:tcPr>
          <w:p w14:paraId="6088D0E7" w14:textId="77777777" w:rsidR="00C37466" w:rsidRPr="004939B5" w:rsidRDefault="00C37466" w:rsidP="00236BF5">
            <w:pPr>
              <w:rPr>
                <w:rFonts w:asciiTheme="minorHAnsi" w:hAnsiTheme="minorHAnsi" w:cstheme="minorHAnsi"/>
                <w:color w:val="000000"/>
                <w:sz w:val="18"/>
                <w:szCs w:val="16"/>
              </w:rPr>
            </w:pPr>
          </w:p>
        </w:tc>
      </w:tr>
      <w:tr w:rsidR="00C37466" w:rsidRPr="004939B5" w14:paraId="1D24B6C4"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524429C"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INVOICE_DATE</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5B1BFDA9"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INVOICE_DATE</w:t>
            </w:r>
          </w:p>
        </w:tc>
        <w:tc>
          <w:tcPr>
            <w:tcW w:w="3510" w:type="dxa"/>
            <w:tcBorders>
              <w:top w:val="single" w:sz="4" w:space="0" w:color="auto"/>
              <w:left w:val="single" w:sz="4" w:space="0" w:color="auto"/>
              <w:bottom w:val="single" w:sz="4" w:space="0" w:color="auto"/>
              <w:right w:val="single" w:sz="4" w:space="0" w:color="auto"/>
            </w:tcBorders>
          </w:tcPr>
          <w:p w14:paraId="5BDF35ED" w14:textId="77777777" w:rsidR="00C37466" w:rsidRPr="004939B5" w:rsidRDefault="00C37466" w:rsidP="00236BF5">
            <w:pPr>
              <w:rPr>
                <w:rFonts w:asciiTheme="minorHAnsi" w:hAnsiTheme="minorHAnsi" w:cstheme="minorHAnsi"/>
                <w:color w:val="000000"/>
                <w:sz w:val="18"/>
                <w:szCs w:val="16"/>
              </w:rPr>
            </w:pPr>
          </w:p>
        </w:tc>
      </w:tr>
      <w:tr w:rsidR="00C37466" w:rsidRPr="004939B5" w14:paraId="38F827FA"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48445BC"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CURRENCY_CODE</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0174108C" w14:textId="77777777" w:rsidR="00C37466" w:rsidRPr="00FD07EC" w:rsidRDefault="00C37466" w:rsidP="0029795D">
            <w:pPr>
              <w:rPr>
                <w:rFonts w:asciiTheme="minorHAnsi" w:hAnsiTheme="minorHAnsi" w:cstheme="minorHAnsi"/>
                <w:color w:val="000000"/>
                <w:sz w:val="18"/>
                <w:szCs w:val="16"/>
              </w:rPr>
            </w:pPr>
            <w:r w:rsidRPr="00236BF5">
              <w:rPr>
                <w:rFonts w:asciiTheme="minorHAnsi" w:hAnsiTheme="minorHAnsi" w:cstheme="minorHAnsi"/>
                <w:color w:val="000000"/>
                <w:sz w:val="18"/>
                <w:szCs w:val="16"/>
              </w:rPr>
              <w:t>CURRENCY</w:t>
            </w:r>
          </w:p>
        </w:tc>
        <w:tc>
          <w:tcPr>
            <w:tcW w:w="3510" w:type="dxa"/>
            <w:tcBorders>
              <w:top w:val="single" w:sz="4" w:space="0" w:color="auto"/>
              <w:left w:val="single" w:sz="4" w:space="0" w:color="auto"/>
              <w:bottom w:val="single" w:sz="4" w:space="0" w:color="auto"/>
              <w:right w:val="single" w:sz="4" w:space="0" w:color="auto"/>
            </w:tcBorders>
          </w:tcPr>
          <w:p w14:paraId="5CAB76C4" w14:textId="77777777" w:rsidR="00C37466" w:rsidRPr="004939B5" w:rsidRDefault="00C37466" w:rsidP="00236BF5">
            <w:pPr>
              <w:rPr>
                <w:rFonts w:asciiTheme="minorHAnsi" w:hAnsiTheme="minorHAnsi" w:cstheme="minorHAnsi"/>
                <w:color w:val="000000"/>
                <w:sz w:val="18"/>
                <w:szCs w:val="16"/>
              </w:rPr>
            </w:pPr>
          </w:p>
        </w:tc>
      </w:tr>
      <w:tr w:rsidR="00C37466" w:rsidRPr="004939B5" w14:paraId="359E9C2C"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32280E8"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QUANTITY</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7DB80B03"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QUANTITY</w:t>
            </w:r>
          </w:p>
        </w:tc>
        <w:tc>
          <w:tcPr>
            <w:tcW w:w="3510" w:type="dxa"/>
            <w:tcBorders>
              <w:top w:val="single" w:sz="4" w:space="0" w:color="auto"/>
              <w:left w:val="single" w:sz="4" w:space="0" w:color="auto"/>
              <w:bottom w:val="single" w:sz="4" w:space="0" w:color="auto"/>
              <w:right w:val="single" w:sz="4" w:space="0" w:color="auto"/>
            </w:tcBorders>
          </w:tcPr>
          <w:p w14:paraId="188B5DEA" w14:textId="77777777" w:rsidR="00C37466" w:rsidRPr="004939B5" w:rsidRDefault="00C37466" w:rsidP="00236BF5">
            <w:pPr>
              <w:rPr>
                <w:rFonts w:asciiTheme="minorHAnsi" w:hAnsiTheme="minorHAnsi" w:cstheme="minorHAnsi"/>
                <w:color w:val="000000"/>
                <w:sz w:val="18"/>
                <w:szCs w:val="16"/>
              </w:rPr>
            </w:pPr>
          </w:p>
        </w:tc>
      </w:tr>
      <w:tr w:rsidR="00C37466" w:rsidRPr="004939B5" w14:paraId="52579941"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0DA0660"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SALE_PRICE</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673341CD"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SALE_PRICE</w:t>
            </w:r>
          </w:p>
        </w:tc>
        <w:tc>
          <w:tcPr>
            <w:tcW w:w="3510" w:type="dxa"/>
            <w:tcBorders>
              <w:top w:val="single" w:sz="4" w:space="0" w:color="auto"/>
              <w:left w:val="single" w:sz="4" w:space="0" w:color="auto"/>
              <w:bottom w:val="single" w:sz="4" w:space="0" w:color="auto"/>
              <w:right w:val="single" w:sz="4" w:space="0" w:color="auto"/>
            </w:tcBorders>
          </w:tcPr>
          <w:p w14:paraId="347046C4" w14:textId="77777777" w:rsidR="00C37466" w:rsidRPr="004939B5" w:rsidRDefault="00C37466" w:rsidP="00236BF5">
            <w:pPr>
              <w:rPr>
                <w:rFonts w:asciiTheme="minorHAnsi" w:hAnsiTheme="minorHAnsi" w:cstheme="minorHAnsi"/>
                <w:color w:val="000000"/>
                <w:sz w:val="18"/>
                <w:szCs w:val="16"/>
              </w:rPr>
            </w:pPr>
          </w:p>
        </w:tc>
      </w:tr>
      <w:tr w:rsidR="00C37466" w:rsidRPr="004939B5" w14:paraId="03E82BE7"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59F3A78" w14:textId="77777777" w:rsidR="00C37466" w:rsidRPr="00FD07EC" w:rsidRDefault="00C37466" w:rsidP="0029795D">
            <w:pPr>
              <w:rPr>
                <w:rFonts w:asciiTheme="minorHAnsi" w:hAnsiTheme="minorHAnsi" w:cstheme="minorHAnsi"/>
                <w:color w:val="000000"/>
                <w:sz w:val="18"/>
                <w:szCs w:val="16"/>
              </w:rPr>
            </w:pPr>
            <w:r w:rsidRPr="00BF204C">
              <w:rPr>
                <w:rFonts w:asciiTheme="minorHAnsi" w:hAnsiTheme="minorHAnsi" w:cstheme="minorHAnsi"/>
                <w:color w:val="000000"/>
                <w:sz w:val="16"/>
              </w:rPr>
              <w:t>OPEN ORDER COUNT</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4892B7A1" w14:textId="77777777" w:rsidR="00C37466" w:rsidRPr="00BF204C" w:rsidRDefault="00C37466" w:rsidP="009307C7">
            <w:pPr>
              <w:rPr>
                <w:rFonts w:asciiTheme="minorHAnsi" w:hAnsiTheme="minorHAnsi" w:cstheme="minorHAnsi"/>
                <w:color w:val="000000"/>
                <w:sz w:val="16"/>
              </w:rPr>
            </w:pPr>
            <w:r w:rsidRPr="00BF204C">
              <w:rPr>
                <w:rFonts w:asciiTheme="minorHAnsi" w:hAnsiTheme="minorHAnsi" w:cstheme="minorHAnsi"/>
                <w:color w:val="000000"/>
                <w:sz w:val="16"/>
              </w:rPr>
              <w:t>ORDER_NUMBER,</w:t>
            </w:r>
          </w:p>
          <w:p w14:paraId="3F9B7182" w14:textId="77777777" w:rsidR="00C37466" w:rsidRPr="00BF204C" w:rsidRDefault="00C37466" w:rsidP="009307C7">
            <w:pPr>
              <w:rPr>
                <w:rFonts w:asciiTheme="minorHAnsi" w:hAnsiTheme="minorHAnsi" w:cstheme="minorHAnsi"/>
                <w:color w:val="000000"/>
                <w:sz w:val="16"/>
              </w:rPr>
            </w:pPr>
            <w:r w:rsidRPr="00BF204C">
              <w:rPr>
                <w:rFonts w:asciiTheme="minorHAnsi" w:hAnsiTheme="minorHAnsi" w:cstheme="minorHAnsi"/>
                <w:color w:val="000000"/>
                <w:sz w:val="16"/>
              </w:rPr>
              <w:t>ORDER_LINE,</w:t>
            </w:r>
          </w:p>
          <w:p w14:paraId="495E4FC8" w14:textId="77777777" w:rsidR="00C37466" w:rsidRPr="00FD07EC" w:rsidRDefault="00C37466" w:rsidP="009307C7">
            <w:pPr>
              <w:rPr>
                <w:rFonts w:asciiTheme="minorHAnsi" w:hAnsiTheme="minorHAnsi" w:cstheme="minorHAnsi"/>
                <w:color w:val="000000"/>
                <w:sz w:val="18"/>
                <w:szCs w:val="16"/>
              </w:rPr>
            </w:pPr>
            <w:r w:rsidRPr="00BF204C">
              <w:rPr>
                <w:rFonts w:asciiTheme="minorHAnsi" w:hAnsiTheme="minorHAnsi" w:cstheme="minorHAnsi"/>
                <w:color w:val="000000"/>
                <w:sz w:val="16"/>
              </w:rPr>
              <w:t>ORDER_LINE_STATUS</w:t>
            </w:r>
          </w:p>
        </w:tc>
        <w:tc>
          <w:tcPr>
            <w:tcW w:w="3510" w:type="dxa"/>
            <w:tcBorders>
              <w:top w:val="single" w:sz="4" w:space="0" w:color="auto"/>
              <w:left w:val="single" w:sz="4" w:space="0" w:color="auto"/>
              <w:bottom w:val="single" w:sz="4" w:space="0" w:color="auto"/>
              <w:right w:val="single" w:sz="4" w:space="0" w:color="auto"/>
            </w:tcBorders>
          </w:tcPr>
          <w:p w14:paraId="42279767" w14:textId="77777777" w:rsidR="00C37466" w:rsidRPr="004939B5" w:rsidRDefault="00C37466" w:rsidP="00236BF5">
            <w:pPr>
              <w:rPr>
                <w:rFonts w:asciiTheme="minorHAnsi" w:hAnsiTheme="minorHAnsi" w:cstheme="minorHAnsi"/>
                <w:color w:val="000000"/>
                <w:sz w:val="18"/>
                <w:szCs w:val="16"/>
              </w:rPr>
            </w:pPr>
          </w:p>
        </w:tc>
      </w:tr>
      <w:tr w:rsidR="00C37466" w:rsidRPr="004939B5" w14:paraId="34C92617"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CE8FC74"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TRANSFER_PRICE</w:t>
            </w:r>
            <w:r>
              <w:rPr>
                <w:rFonts w:asciiTheme="minorHAnsi" w:hAnsiTheme="minorHAnsi" w:cstheme="minorHAnsi"/>
                <w:color w:val="000000"/>
                <w:sz w:val="18"/>
                <w:szCs w:val="16"/>
              </w:rPr>
              <w:t>_LOCAL</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1129EF8C"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TRANSFER_PRICE</w:t>
            </w:r>
          </w:p>
        </w:tc>
        <w:tc>
          <w:tcPr>
            <w:tcW w:w="3510" w:type="dxa"/>
            <w:tcBorders>
              <w:top w:val="single" w:sz="4" w:space="0" w:color="auto"/>
              <w:left w:val="single" w:sz="4" w:space="0" w:color="auto"/>
              <w:bottom w:val="single" w:sz="4" w:space="0" w:color="auto"/>
              <w:right w:val="single" w:sz="4" w:space="0" w:color="auto"/>
            </w:tcBorders>
          </w:tcPr>
          <w:p w14:paraId="10D775A6" w14:textId="658F47E9" w:rsidR="00C37466" w:rsidRPr="004939B5" w:rsidRDefault="000A46AA" w:rsidP="00236BF5">
            <w:pPr>
              <w:rPr>
                <w:rFonts w:asciiTheme="minorHAnsi" w:hAnsiTheme="minorHAnsi" w:cstheme="minorHAnsi"/>
                <w:color w:val="000000"/>
                <w:sz w:val="18"/>
                <w:szCs w:val="16"/>
              </w:rPr>
            </w:pPr>
            <w:ins w:id="13553" w:author="Rakesh Singhi" w:date="2015-03-25T13:45:00Z">
              <w:r>
                <w:rPr>
                  <w:rFonts w:asciiTheme="minorHAnsi" w:hAnsiTheme="minorHAnsi" w:cstheme="minorHAnsi"/>
                  <w:color w:val="000000"/>
                  <w:sz w:val="18"/>
                  <w:szCs w:val="16"/>
                </w:rPr>
                <w:t>Conversion algorithm(</w:t>
              </w:r>
              <w:r w:rsidRPr="00FD07EC">
                <w:rPr>
                  <w:rFonts w:asciiTheme="minorHAnsi" w:hAnsiTheme="minorHAnsi" w:cstheme="minorHAnsi"/>
                  <w:color w:val="000000"/>
                  <w:sz w:val="18"/>
                  <w:szCs w:val="16"/>
                </w:rPr>
                <w:t>TRANSFER_PRICE</w:t>
              </w:r>
              <w:r>
                <w:rPr>
                  <w:rFonts w:asciiTheme="minorHAnsi" w:hAnsiTheme="minorHAnsi" w:cstheme="minorHAnsi"/>
                  <w:color w:val="000000"/>
                  <w:sz w:val="18"/>
                  <w:szCs w:val="16"/>
                </w:rPr>
                <w:t>)</w:t>
              </w:r>
            </w:ins>
          </w:p>
        </w:tc>
      </w:tr>
      <w:tr w:rsidR="00C37466" w:rsidRPr="004939B5" w14:paraId="57FD1437"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3C71075"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TRANSFER_PRICE</w:t>
            </w:r>
            <w:r>
              <w:rPr>
                <w:rFonts w:asciiTheme="minorHAnsi" w:hAnsiTheme="minorHAnsi" w:cstheme="minorHAnsi"/>
                <w:color w:val="000000"/>
                <w:sz w:val="18"/>
                <w:szCs w:val="16"/>
              </w:rPr>
              <w:t>_USD</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26CF12A6" w14:textId="7AAF1E4C" w:rsidR="00C37466" w:rsidRPr="00FD07EC" w:rsidRDefault="000A46AA" w:rsidP="0029795D">
            <w:pPr>
              <w:rPr>
                <w:rFonts w:asciiTheme="minorHAnsi" w:hAnsiTheme="minorHAnsi" w:cstheme="minorHAnsi"/>
                <w:color w:val="000000"/>
                <w:sz w:val="18"/>
                <w:szCs w:val="16"/>
              </w:rPr>
            </w:pPr>
            <w:ins w:id="13554" w:author="Rakesh Singhi" w:date="2015-03-25T13:45:00Z">
              <w:r w:rsidRPr="00FD07EC">
                <w:rPr>
                  <w:rFonts w:asciiTheme="minorHAnsi" w:hAnsiTheme="minorHAnsi" w:cstheme="minorHAnsi"/>
                  <w:color w:val="000000"/>
                  <w:sz w:val="18"/>
                  <w:szCs w:val="16"/>
                </w:rPr>
                <w:t>TRANSFER_PRICE</w:t>
              </w:r>
            </w:ins>
          </w:p>
        </w:tc>
        <w:tc>
          <w:tcPr>
            <w:tcW w:w="3510" w:type="dxa"/>
            <w:tcBorders>
              <w:top w:val="single" w:sz="4" w:space="0" w:color="auto"/>
              <w:left w:val="single" w:sz="4" w:space="0" w:color="auto"/>
              <w:bottom w:val="single" w:sz="4" w:space="0" w:color="auto"/>
              <w:right w:val="single" w:sz="4" w:space="0" w:color="auto"/>
            </w:tcBorders>
          </w:tcPr>
          <w:p w14:paraId="710B4258" w14:textId="77777777" w:rsidR="00C37466" w:rsidRPr="004939B5" w:rsidRDefault="00C37466" w:rsidP="0011142A">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w:t>
            </w:r>
            <w:r w:rsidRPr="00FD07EC">
              <w:rPr>
                <w:rFonts w:asciiTheme="minorHAnsi" w:hAnsiTheme="minorHAnsi" w:cstheme="minorHAnsi"/>
                <w:color w:val="000000"/>
                <w:sz w:val="18"/>
                <w:szCs w:val="16"/>
              </w:rPr>
              <w:t>TRANSFER_PRICE</w:t>
            </w:r>
            <w:r>
              <w:rPr>
                <w:rFonts w:asciiTheme="minorHAnsi" w:hAnsiTheme="minorHAnsi" w:cstheme="minorHAnsi"/>
                <w:color w:val="000000"/>
                <w:sz w:val="18"/>
                <w:szCs w:val="16"/>
              </w:rPr>
              <w:t>)</w:t>
            </w:r>
          </w:p>
        </w:tc>
      </w:tr>
      <w:tr w:rsidR="00C37466" w:rsidRPr="004939B5" w14:paraId="0EFEE8FE"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2FD71B3"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REVENUE_LOCAL</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6FFFB332" w14:textId="77777777" w:rsidR="00C37466" w:rsidRPr="00BF204C" w:rsidRDefault="00C37466" w:rsidP="009307C7">
            <w:pPr>
              <w:rPr>
                <w:rFonts w:asciiTheme="minorHAnsi" w:hAnsiTheme="minorHAnsi" w:cstheme="minorHAnsi"/>
                <w:color w:val="000000"/>
                <w:sz w:val="16"/>
              </w:rPr>
            </w:pPr>
            <w:r w:rsidRPr="00BF204C">
              <w:rPr>
                <w:rFonts w:asciiTheme="minorHAnsi" w:hAnsiTheme="minorHAnsi" w:cstheme="minorHAnsi"/>
                <w:color w:val="000000"/>
                <w:sz w:val="16"/>
              </w:rPr>
              <w:t>ORDER_STATUS,</w:t>
            </w:r>
          </w:p>
          <w:p w14:paraId="3F8A76D5" w14:textId="77777777" w:rsidR="00C37466" w:rsidRPr="00BF204C" w:rsidRDefault="00C37466" w:rsidP="009307C7">
            <w:pPr>
              <w:rPr>
                <w:rFonts w:asciiTheme="minorHAnsi" w:hAnsiTheme="minorHAnsi" w:cstheme="minorHAnsi"/>
                <w:color w:val="000000"/>
                <w:sz w:val="16"/>
              </w:rPr>
            </w:pPr>
            <w:r w:rsidRPr="00BF204C">
              <w:rPr>
                <w:rFonts w:asciiTheme="minorHAnsi" w:hAnsiTheme="minorHAnsi" w:cstheme="minorHAnsi"/>
                <w:color w:val="000000"/>
                <w:sz w:val="16"/>
              </w:rPr>
              <w:t>QUANTITY,</w:t>
            </w:r>
          </w:p>
          <w:p w14:paraId="3DFD91FC" w14:textId="77777777" w:rsidR="00C37466" w:rsidRPr="00FD07EC" w:rsidRDefault="00C37466" w:rsidP="009307C7">
            <w:pPr>
              <w:rPr>
                <w:rFonts w:asciiTheme="minorHAnsi" w:hAnsiTheme="minorHAnsi" w:cstheme="minorHAnsi"/>
                <w:color w:val="000000"/>
                <w:sz w:val="18"/>
                <w:szCs w:val="16"/>
              </w:rPr>
            </w:pPr>
            <w:r w:rsidRPr="00BF204C">
              <w:rPr>
                <w:rFonts w:asciiTheme="minorHAnsi" w:hAnsiTheme="minorHAnsi" w:cstheme="minorHAnsi"/>
                <w:color w:val="000000"/>
                <w:sz w:val="16"/>
              </w:rPr>
              <w:t>SALE_PRICE</w:t>
            </w:r>
          </w:p>
        </w:tc>
        <w:tc>
          <w:tcPr>
            <w:tcW w:w="3510" w:type="dxa"/>
            <w:tcBorders>
              <w:top w:val="single" w:sz="4" w:space="0" w:color="auto"/>
              <w:left w:val="single" w:sz="4" w:space="0" w:color="auto"/>
              <w:bottom w:val="single" w:sz="4" w:space="0" w:color="auto"/>
              <w:right w:val="single" w:sz="4" w:space="0" w:color="auto"/>
            </w:tcBorders>
          </w:tcPr>
          <w:p w14:paraId="43D64AC3" w14:textId="7857E105" w:rsidR="00C37466" w:rsidRPr="004939B5" w:rsidRDefault="000A46AA" w:rsidP="000A46AA">
            <w:pPr>
              <w:rPr>
                <w:rFonts w:asciiTheme="minorHAnsi" w:hAnsiTheme="minorHAnsi" w:cstheme="minorHAnsi"/>
                <w:color w:val="000000"/>
                <w:sz w:val="18"/>
                <w:szCs w:val="16"/>
              </w:rPr>
            </w:pPr>
            <w:ins w:id="13555" w:author="Rakesh Singhi" w:date="2015-03-25T13:45:00Z">
              <w:r>
                <w:rPr>
                  <w:rFonts w:asciiTheme="minorHAnsi" w:hAnsiTheme="minorHAnsi" w:cstheme="minorHAnsi"/>
                  <w:color w:val="000000"/>
                  <w:sz w:val="18"/>
                  <w:szCs w:val="16"/>
                </w:rPr>
                <w:t>Conversion algorithm (</w:t>
              </w:r>
              <w:r w:rsidRPr="00FD07EC">
                <w:rPr>
                  <w:rFonts w:asciiTheme="minorHAnsi" w:hAnsiTheme="minorHAnsi" w:cstheme="minorHAnsi"/>
                  <w:color w:val="000000"/>
                  <w:sz w:val="18"/>
                  <w:szCs w:val="16"/>
                </w:rPr>
                <w:t>REVENUE_</w:t>
              </w:r>
            </w:ins>
            <w:ins w:id="13556" w:author="Rakesh Singhi" w:date="2015-03-25T13:46:00Z">
              <w:r>
                <w:rPr>
                  <w:rFonts w:asciiTheme="minorHAnsi" w:hAnsiTheme="minorHAnsi" w:cstheme="minorHAnsi"/>
                  <w:color w:val="000000"/>
                  <w:sz w:val="18"/>
                  <w:szCs w:val="16"/>
                </w:rPr>
                <w:t>USD</w:t>
              </w:r>
            </w:ins>
            <w:ins w:id="13557" w:author="Rakesh Singhi" w:date="2015-03-25T13:45:00Z">
              <w:r>
                <w:rPr>
                  <w:rFonts w:asciiTheme="minorHAnsi" w:hAnsiTheme="minorHAnsi" w:cstheme="minorHAnsi"/>
                  <w:color w:val="000000"/>
                  <w:sz w:val="18"/>
                  <w:szCs w:val="16"/>
                </w:rPr>
                <w:t>)</w:t>
              </w:r>
            </w:ins>
          </w:p>
        </w:tc>
      </w:tr>
      <w:tr w:rsidR="00C37466" w:rsidRPr="004939B5" w14:paraId="25A8D531"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43D1D0E"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REVENUE_USD</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31F59D50" w14:textId="77777777" w:rsidR="000A46AA" w:rsidRPr="00BF204C" w:rsidRDefault="000A46AA" w:rsidP="000A46AA">
            <w:pPr>
              <w:rPr>
                <w:ins w:id="13558" w:author="Rakesh Singhi" w:date="2015-03-25T13:45:00Z"/>
                <w:rFonts w:asciiTheme="minorHAnsi" w:hAnsiTheme="minorHAnsi" w:cstheme="minorHAnsi"/>
                <w:color w:val="000000"/>
                <w:sz w:val="16"/>
              </w:rPr>
            </w:pPr>
            <w:ins w:id="13559" w:author="Rakesh Singhi" w:date="2015-03-25T13:45:00Z">
              <w:r w:rsidRPr="00BF204C">
                <w:rPr>
                  <w:rFonts w:asciiTheme="minorHAnsi" w:hAnsiTheme="minorHAnsi" w:cstheme="minorHAnsi"/>
                  <w:color w:val="000000"/>
                  <w:sz w:val="16"/>
                </w:rPr>
                <w:t>ORDER_STATUS,</w:t>
              </w:r>
            </w:ins>
          </w:p>
          <w:p w14:paraId="36A0C800" w14:textId="77777777" w:rsidR="000A46AA" w:rsidRPr="00BF204C" w:rsidRDefault="000A46AA" w:rsidP="000A46AA">
            <w:pPr>
              <w:rPr>
                <w:ins w:id="13560" w:author="Rakesh Singhi" w:date="2015-03-25T13:45:00Z"/>
                <w:rFonts w:asciiTheme="minorHAnsi" w:hAnsiTheme="minorHAnsi" w:cstheme="minorHAnsi"/>
                <w:color w:val="000000"/>
                <w:sz w:val="16"/>
              </w:rPr>
            </w:pPr>
            <w:ins w:id="13561" w:author="Rakesh Singhi" w:date="2015-03-25T13:45:00Z">
              <w:r w:rsidRPr="00BF204C">
                <w:rPr>
                  <w:rFonts w:asciiTheme="minorHAnsi" w:hAnsiTheme="minorHAnsi" w:cstheme="minorHAnsi"/>
                  <w:color w:val="000000"/>
                  <w:sz w:val="16"/>
                </w:rPr>
                <w:t>QUANTITY,</w:t>
              </w:r>
            </w:ins>
          </w:p>
          <w:p w14:paraId="1790988D" w14:textId="51257BD8" w:rsidR="00C37466" w:rsidRPr="00FD07EC" w:rsidRDefault="000A46AA" w:rsidP="000A46AA">
            <w:pPr>
              <w:rPr>
                <w:rFonts w:asciiTheme="minorHAnsi" w:hAnsiTheme="minorHAnsi" w:cstheme="minorHAnsi"/>
                <w:color w:val="000000"/>
                <w:sz w:val="18"/>
                <w:szCs w:val="16"/>
              </w:rPr>
            </w:pPr>
            <w:ins w:id="13562" w:author="Rakesh Singhi" w:date="2015-03-25T13:45:00Z">
              <w:r w:rsidRPr="00BF204C">
                <w:rPr>
                  <w:rFonts w:asciiTheme="minorHAnsi" w:hAnsiTheme="minorHAnsi" w:cstheme="minorHAnsi"/>
                  <w:color w:val="000000"/>
                  <w:sz w:val="16"/>
                </w:rPr>
                <w:t>SALE_PRICE</w:t>
              </w:r>
            </w:ins>
          </w:p>
        </w:tc>
        <w:tc>
          <w:tcPr>
            <w:tcW w:w="3510" w:type="dxa"/>
            <w:tcBorders>
              <w:top w:val="single" w:sz="4" w:space="0" w:color="auto"/>
              <w:left w:val="single" w:sz="4" w:space="0" w:color="auto"/>
              <w:bottom w:val="single" w:sz="4" w:space="0" w:color="auto"/>
              <w:right w:val="single" w:sz="4" w:space="0" w:color="auto"/>
            </w:tcBorders>
          </w:tcPr>
          <w:p w14:paraId="2139135F" w14:textId="77777777" w:rsidR="00C37466" w:rsidRPr="004939B5" w:rsidRDefault="00C37466" w:rsidP="0011142A">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w:t>
            </w:r>
            <w:r w:rsidRPr="00FD07EC">
              <w:rPr>
                <w:rFonts w:asciiTheme="minorHAnsi" w:hAnsiTheme="minorHAnsi" w:cstheme="minorHAnsi"/>
                <w:color w:val="000000"/>
                <w:sz w:val="18"/>
                <w:szCs w:val="16"/>
              </w:rPr>
              <w:t>REVENUE_LOCAL</w:t>
            </w:r>
            <w:r>
              <w:rPr>
                <w:rFonts w:asciiTheme="minorHAnsi" w:hAnsiTheme="minorHAnsi" w:cstheme="minorHAnsi"/>
                <w:color w:val="000000"/>
                <w:sz w:val="18"/>
                <w:szCs w:val="16"/>
              </w:rPr>
              <w:t>)</w:t>
            </w:r>
          </w:p>
        </w:tc>
      </w:tr>
      <w:tr w:rsidR="00C37466" w:rsidRPr="004939B5" w14:paraId="44B76D65"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9077CAF"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TAX</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0F473525"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TAX</w:t>
            </w:r>
          </w:p>
        </w:tc>
        <w:tc>
          <w:tcPr>
            <w:tcW w:w="3510" w:type="dxa"/>
            <w:tcBorders>
              <w:top w:val="single" w:sz="4" w:space="0" w:color="auto"/>
              <w:left w:val="single" w:sz="4" w:space="0" w:color="auto"/>
              <w:bottom w:val="single" w:sz="4" w:space="0" w:color="auto"/>
              <w:right w:val="single" w:sz="4" w:space="0" w:color="auto"/>
            </w:tcBorders>
          </w:tcPr>
          <w:p w14:paraId="39CE91AD" w14:textId="77777777" w:rsidR="00C37466" w:rsidRPr="004939B5" w:rsidRDefault="00C37466" w:rsidP="00236BF5">
            <w:pPr>
              <w:rPr>
                <w:rFonts w:asciiTheme="minorHAnsi" w:hAnsiTheme="minorHAnsi" w:cstheme="minorHAnsi"/>
                <w:color w:val="000000"/>
                <w:sz w:val="18"/>
                <w:szCs w:val="16"/>
              </w:rPr>
            </w:pPr>
          </w:p>
        </w:tc>
      </w:tr>
      <w:tr w:rsidR="00C37466" w:rsidRPr="004939B5" w:rsidDel="000A46AA" w14:paraId="2ADEE664" w14:textId="334D82B5" w:rsidTr="00AF546E">
        <w:trPr>
          <w:trHeight w:val="70"/>
          <w:del w:id="13563" w:author="Rakesh Singhi" w:date="2015-03-25T13:46:00Z"/>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BEC8379" w14:textId="260CF120" w:rsidR="00C37466" w:rsidRPr="00FD07EC" w:rsidDel="000A46AA" w:rsidRDefault="00C37466" w:rsidP="0029795D">
            <w:pPr>
              <w:rPr>
                <w:del w:id="13564" w:author="Rakesh Singhi" w:date="2015-03-25T13:46:00Z"/>
                <w:rFonts w:asciiTheme="minorHAnsi" w:hAnsiTheme="minorHAnsi" w:cstheme="minorHAnsi"/>
                <w:color w:val="000000"/>
                <w:sz w:val="18"/>
                <w:szCs w:val="16"/>
              </w:rPr>
            </w:pPr>
            <w:del w:id="13565" w:author="Rakesh Singhi" w:date="2015-03-25T13:46:00Z">
              <w:r w:rsidRPr="00FD07EC" w:rsidDel="000A46AA">
                <w:rPr>
                  <w:rFonts w:asciiTheme="minorHAnsi" w:hAnsiTheme="minorHAnsi" w:cstheme="minorHAnsi"/>
                  <w:color w:val="000000"/>
                  <w:sz w:val="18"/>
                  <w:szCs w:val="16"/>
                </w:rPr>
                <w:delText>ACTIVE_FLAG</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4B7C933F" w14:textId="598B226E" w:rsidR="00C37466" w:rsidRPr="00FD07EC" w:rsidDel="000A46AA" w:rsidRDefault="00C37466" w:rsidP="0029795D">
            <w:pPr>
              <w:rPr>
                <w:del w:id="13566" w:author="Rakesh Singhi" w:date="2015-03-25T13:46:00Z"/>
                <w:rFonts w:asciiTheme="minorHAnsi" w:hAnsiTheme="minorHAnsi" w:cstheme="minorHAnsi"/>
                <w:color w:val="000000"/>
                <w:sz w:val="18"/>
                <w:szCs w:val="16"/>
              </w:rPr>
            </w:pPr>
            <w:del w:id="13567" w:author="Rakesh Singhi" w:date="2015-03-25T13:46:00Z">
              <w:r w:rsidRPr="00FD07EC" w:rsidDel="000A46AA">
                <w:rPr>
                  <w:rFonts w:asciiTheme="minorHAnsi" w:hAnsiTheme="minorHAnsi" w:cstheme="minorHAnsi"/>
                  <w:color w:val="000000"/>
                  <w:sz w:val="18"/>
                  <w:szCs w:val="16"/>
                </w:rPr>
                <w:delText>ACTIVE_FLAG</w:delText>
              </w:r>
            </w:del>
          </w:p>
        </w:tc>
        <w:tc>
          <w:tcPr>
            <w:tcW w:w="3510" w:type="dxa"/>
            <w:tcBorders>
              <w:top w:val="single" w:sz="4" w:space="0" w:color="auto"/>
              <w:left w:val="single" w:sz="4" w:space="0" w:color="auto"/>
              <w:bottom w:val="single" w:sz="4" w:space="0" w:color="auto"/>
              <w:right w:val="single" w:sz="4" w:space="0" w:color="auto"/>
            </w:tcBorders>
          </w:tcPr>
          <w:p w14:paraId="0529AD02" w14:textId="49B4AC94" w:rsidR="00C37466" w:rsidRPr="004939B5" w:rsidDel="000A46AA" w:rsidRDefault="00C37466" w:rsidP="00236BF5">
            <w:pPr>
              <w:rPr>
                <w:del w:id="13568" w:author="Rakesh Singhi" w:date="2015-03-25T13:46:00Z"/>
                <w:rFonts w:asciiTheme="minorHAnsi" w:hAnsiTheme="minorHAnsi" w:cstheme="minorHAnsi"/>
                <w:color w:val="000000"/>
                <w:sz w:val="18"/>
                <w:szCs w:val="16"/>
              </w:rPr>
            </w:pPr>
          </w:p>
        </w:tc>
      </w:tr>
      <w:tr w:rsidR="00C37466" w:rsidRPr="004939B5" w14:paraId="50D339AE"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4395ACD" w14:textId="77777777"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RMA_LOCAL</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675D4775" w14:textId="77777777" w:rsidR="00C37466" w:rsidRPr="00BF204C" w:rsidRDefault="00C37466" w:rsidP="00A65E98">
            <w:pPr>
              <w:rPr>
                <w:rFonts w:asciiTheme="minorHAnsi" w:hAnsiTheme="minorHAnsi" w:cstheme="minorHAnsi"/>
                <w:color w:val="000000"/>
                <w:sz w:val="16"/>
              </w:rPr>
            </w:pPr>
            <w:r w:rsidRPr="00BF204C">
              <w:rPr>
                <w:rFonts w:asciiTheme="minorHAnsi" w:hAnsiTheme="minorHAnsi" w:cstheme="minorHAnsi"/>
                <w:color w:val="000000"/>
                <w:sz w:val="16"/>
              </w:rPr>
              <w:t>QUANTITY,</w:t>
            </w:r>
          </w:p>
          <w:p w14:paraId="707BA07F" w14:textId="77777777" w:rsidR="00C37466" w:rsidRDefault="00C37466" w:rsidP="00A65E98">
            <w:pPr>
              <w:rPr>
                <w:ins w:id="13569" w:author="Rakesh Singhi" w:date="2015-03-25T13:47:00Z"/>
                <w:rFonts w:asciiTheme="minorHAnsi" w:hAnsiTheme="minorHAnsi" w:cstheme="minorHAnsi"/>
                <w:color w:val="000000"/>
                <w:sz w:val="16"/>
              </w:rPr>
            </w:pPr>
            <w:r w:rsidRPr="00BF204C">
              <w:rPr>
                <w:rFonts w:asciiTheme="minorHAnsi" w:hAnsiTheme="minorHAnsi" w:cstheme="minorHAnsi"/>
                <w:color w:val="000000"/>
                <w:sz w:val="16"/>
              </w:rPr>
              <w:t>SALE_PRICE</w:t>
            </w:r>
            <w:ins w:id="13570" w:author="Rakesh Singhi" w:date="2015-03-25T13:47:00Z">
              <w:r w:rsidR="000A46AA">
                <w:rPr>
                  <w:rFonts w:asciiTheme="minorHAnsi" w:hAnsiTheme="minorHAnsi" w:cstheme="minorHAnsi"/>
                  <w:color w:val="000000"/>
                  <w:sz w:val="16"/>
                </w:rPr>
                <w:t>,</w:t>
              </w:r>
            </w:ins>
          </w:p>
          <w:p w14:paraId="008B3D4F" w14:textId="2C628BD6" w:rsidR="000A46AA" w:rsidRPr="00FD07EC" w:rsidRDefault="000A46AA" w:rsidP="00A65E98">
            <w:pPr>
              <w:rPr>
                <w:rFonts w:asciiTheme="minorHAnsi" w:hAnsiTheme="minorHAnsi" w:cstheme="minorHAnsi"/>
                <w:color w:val="000000"/>
                <w:sz w:val="18"/>
                <w:szCs w:val="16"/>
              </w:rPr>
            </w:pPr>
            <w:ins w:id="13571" w:author="Rakesh Singhi" w:date="2015-03-25T13:47:00Z">
              <w:r>
                <w:rPr>
                  <w:rFonts w:asciiTheme="minorHAnsi" w:hAnsiTheme="minorHAnsi" w:cstheme="minorHAnsi"/>
                  <w:color w:val="000000"/>
                  <w:sz w:val="16"/>
                </w:rPr>
                <w:t>Return_Flag</w:t>
              </w:r>
            </w:ins>
          </w:p>
        </w:tc>
        <w:tc>
          <w:tcPr>
            <w:tcW w:w="3510" w:type="dxa"/>
            <w:tcBorders>
              <w:top w:val="single" w:sz="4" w:space="0" w:color="auto"/>
              <w:left w:val="single" w:sz="4" w:space="0" w:color="auto"/>
              <w:bottom w:val="single" w:sz="4" w:space="0" w:color="auto"/>
              <w:right w:val="single" w:sz="4" w:space="0" w:color="auto"/>
            </w:tcBorders>
          </w:tcPr>
          <w:p w14:paraId="78BB9F17" w14:textId="527807E1" w:rsidR="00C37466" w:rsidRPr="004939B5" w:rsidRDefault="000A46AA" w:rsidP="000A46AA">
            <w:pPr>
              <w:rPr>
                <w:rFonts w:asciiTheme="minorHAnsi" w:hAnsiTheme="minorHAnsi" w:cstheme="minorHAnsi"/>
                <w:color w:val="000000"/>
                <w:sz w:val="18"/>
                <w:szCs w:val="16"/>
              </w:rPr>
            </w:pPr>
            <w:ins w:id="13572" w:author="Rakesh Singhi" w:date="2015-03-25T13:46:00Z">
              <w:r>
                <w:rPr>
                  <w:rFonts w:asciiTheme="minorHAnsi" w:hAnsiTheme="minorHAnsi" w:cstheme="minorHAnsi"/>
                  <w:color w:val="000000"/>
                  <w:sz w:val="18"/>
                  <w:szCs w:val="16"/>
                </w:rPr>
                <w:t>Conversion algorithm (</w:t>
              </w:r>
              <w:r w:rsidRPr="00FD07EC">
                <w:rPr>
                  <w:rFonts w:asciiTheme="minorHAnsi" w:hAnsiTheme="minorHAnsi" w:cstheme="minorHAnsi"/>
                  <w:color w:val="000000"/>
                  <w:sz w:val="18"/>
                  <w:szCs w:val="16"/>
                </w:rPr>
                <w:t>RMA_</w:t>
              </w:r>
              <w:r>
                <w:rPr>
                  <w:rFonts w:asciiTheme="minorHAnsi" w:hAnsiTheme="minorHAnsi" w:cstheme="minorHAnsi"/>
                  <w:color w:val="000000"/>
                  <w:sz w:val="18"/>
                  <w:szCs w:val="16"/>
                </w:rPr>
                <w:t>USD)</w:t>
              </w:r>
            </w:ins>
          </w:p>
        </w:tc>
      </w:tr>
      <w:tr w:rsidR="00C37466" w:rsidRPr="004939B5" w14:paraId="612615F7" w14:textId="77777777" w:rsidTr="00AF546E">
        <w:trPr>
          <w:trHeight w:val="70"/>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258A50C" w14:textId="51C92378" w:rsidR="00C37466" w:rsidRPr="00FD07EC" w:rsidRDefault="00C37466"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lastRenderedPageBreak/>
              <w:t>RMA_USD</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52523F66" w14:textId="77777777" w:rsidR="000A46AA" w:rsidRPr="00BF204C" w:rsidRDefault="000A46AA" w:rsidP="000A46AA">
            <w:pPr>
              <w:rPr>
                <w:ins w:id="13573" w:author="Rakesh Singhi" w:date="2015-03-25T13:46:00Z"/>
                <w:rFonts w:asciiTheme="minorHAnsi" w:hAnsiTheme="minorHAnsi" w:cstheme="minorHAnsi"/>
                <w:color w:val="000000"/>
                <w:sz w:val="16"/>
              </w:rPr>
            </w:pPr>
            <w:ins w:id="13574" w:author="Rakesh Singhi" w:date="2015-03-25T13:46:00Z">
              <w:r w:rsidRPr="00BF204C">
                <w:rPr>
                  <w:rFonts w:asciiTheme="minorHAnsi" w:hAnsiTheme="minorHAnsi" w:cstheme="minorHAnsi"/>
                  <w:color w:val="000000"/>
                  <w:sz w:val="16"/>
                </w:rPr>
                <w:t>QUANTITY,</w:t>
              </w:r>
            </w:ins>
          </w:p>
          <w:p w14:paraId="7F1F41A0" w14:textId="77777777" w:rsidR="00C37466" w:rsidRDefault="000A46AA" w:rsidP="000A46AA">
            <w:pPr>
              <w:rPr>
                <w:ins w:id="13575" w:author="Rakesh Singhi" w:date="2015-03-25T13:46:00Z"/>
                <w:rFonts w:asciiTheme="minorHAnsi" w:hAnsiTheme="minorHAnsi" w:cstheme="minorHAnsi"/>
                <w:color w:val="000000"/>
                <w:sz w:val="16"/>
              </w:rPr>
            </w:pPr>
            <w:ins w:id="13576" w:author="Rakesh Singhi" w:date="2015-03-25T13:46:00Z">
              <w:r w:rsidRPr="00BF204C">
                <w:rPr>
                  <w:rFonts w:asciiTheme="minorHAnsi" w:hAnsiTheme="minorHAnsi" w:cstheme="minorHAnsi"/>
                  <w:color w:val="000000"/>
                  <w:sz w:val="16"/>
                </w:rPr>
                <w:t>SALE_PRICE</w:t>
              </w:r>
              <w:r>
                <w:rPr>
                  <w:rFonts w:asciiTheme="minorHAnsi" w:hAnsiTheme="minorHAnsi" w:cstheme="minorHAnsi"/>
                  <w:color w:val="000000"/>
                  <w:sz w:val="16"/>
                </w:rPr>
                <w:t xml:space="preserve"> ,</w:t>
              </w:r>
            </w:ins>
          </w:p>
          <w:p w14:paraId="2DC09939" w14:textId="55426DD0" w:rsidR="000A46AA" w:rsidRPr="00FD07EC" w:rsidRDefault="000A46AA" w:rsidP="000A46AA">
            <w:pPr>
              <w:rPr>
                <w:rFonts w:asciiTheme="minorHAnsi" w:hAnsiTheme="minorHAnsi" w:cstheme="minorHAnsi"/>
                <w:color w:val="000000"/>
                <w:sz w:val="18"/>
                <w:szCs w:val="16"/>
              </w:rPr>
            </w:pPr>
            <w:ins w:id="13577" w:author="Rakesh Singhi" w:date="2015-03-25T13:46:00Z">
              <w:r>
                <w:rPr>
                  <w:rFonts w:asciiTheme="minorHAnsi" w:hAnsiTheme="minorHAnsi" w:cstheme="minorHAnsi"/>
                  <w:color w:val="000000"/>
                  <w:sz w:val="16"/>
                </w:rPr>
                <w:t>Return_Flag</w:t>
              </w:r>
            </w:ins>
          </w:p>
        </w:tc>
        <w:tc>
          <w:tcPr>
            <w:tcW w:w="3510" w:type="dxa"/>
            <w:tcBorders>
              <w:top w:val="single" w:sz="4" w:space="0" w:color="auto"/>
              <w:left w:val="single" w:sz="4" w:space="0" w:color="auto"/>
              <w:bottom w:val="single" w:sz="4" w:space="0" w:color="auto"/>
              <w:right w:val="single" w:sz="4" w:space="0" w:color="auto"/>
            </w:tcBorders>
          </w:tcPr>
          <w:p w14:paraId="50C2EDB5" w14:textId="77777777" w:rsidR="00C37466" w:rsidRPr="004939B5" w:rsidRDefault="00C37466" w:rsidP="0011142A">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w:t>
            </w:r>
            <w:r w:rsidRPr="00FD07EC">
              <w:rPr>
                <w:rFonts w:asciiTheme="minorHAnsi" w:hAnsiTheme="minorHAnsi" w:cstheme="minorHAnsi"/>
                <w:color w:val="000000"/>
                <w:sz w:val="18"/>
                <w:szCs w:val="16"/>
              </w:rPr>
              <w:t>RMA_LOCAL</w:t>
            </w:r>
            <w:r>
              <w:rPr>
                <w:rFonts w:asciiTheme="minorHAnsi" w:hAnsiTheme="minorHAnsi" w:cstheme="minorHAnsi"/>
                <w:color w:val="000000"/>
                <w:sz w:val="18"/>
                <w:szCs w:val="16"/>
              </w:rPr>
              <w:t>)</w:t>
            </w:r>
          </w:p>
        </w:tc>
      </w:tr>
    </w:tbl>
    <w:p w14:paraId="0D257D13" w14:textId="6D259141" w:rsidR="00781E25" w:rsidRDefault="00781E25" w:rsidP="007F2BAD"/>
    <w:p w14:paraId="723BFB4B" w14:textId="77777777" w:rsidR="004E5956" w:rsidRPr="007F2BAD" w:rsidRDefault="004E5956" w:rsidP="007F2BAD"/>
    <w:p w14:paraId="022471B3" w14:textId="04029FE5" w:rsidR="00986BA8" w:rsidRDefault="00AF546E"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578" w:name="_Toc415065654"/>
      <w:r>
        <w:rPr>
          <w:rFonts w:asciiTheme="minorHAnsi" w:hAnsiTheme="minorHAnsi" w:cstheme="minorHAnsi"/>
          <w:b/>
          <w:i/>
          <w:sz w:val="22"/>
          <w:szCs w:val="24"/>
          <w:lang w:val="en-GB"/>
        </w:rPr>
        <w:t>DMO_</w:t>
      </w:r>
      <w:r w:rsidR="00220244">
        <w:rPr>
          <w:rFonts w:asciiTheme="minorHAnsi" w:hAnsiTheme="minorHAnsi" w:cstheme="minorHAnsi"/>
          <w:b/>
          <w:i/>
          <w:sz w:val="22"/>
          <w:szCs w:val="24"/>
          <w:lang w:val="en-GB"/>
        </w:rPr>
        <w:t>SELLOUT_METRICS_BASE_INTRM</w:t>
      </w:r>
      <w:bookmarkEnd w:id="13578"/>
      <w:r w:rsidR="00220244">
        <w:rPr>
          <w:rFonts w:asciiTheme="minorHAnsi" w:hAnsiTheme="minorHAnsi" w:cstheme="minorHAnsi"/>
          <w:b/>
          <w:i/>
          <w:sz w:val="22"/>
          <w:szCs w:val="24"/>
          <w:lang w:val="en-GB"/>
        </w:rPr>
        <w:t xml:space="preserve"> </w:t>
      </w:r>
    </w:p>
    <w:p w14:paraId="4B2A8079" w14:textId="77777777" w:rsidR="00986BA8" w:rsidRDefault="00986BA8" w:rsidP="007F2BAD"/>
    <w:p w14:paraId="388F6E63" w14:textId="77777777" w:rsidR="004E5956" w:rsidRPr="008A441F" w:rsidRDefault="004E5956" w:rsidP="004E5956"/>
    <w:tbl>
      <w:tblPr>
        <w:tblW w:w="84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610"/>
        <w:gridCol w:w="3150"/>
      </w:tblGrid>
      <w:tr w:rsidR="004E5956" w:rsidRPr="00D30FA1" w14:paraId="4B6E28A7" w14:textId="77777777" w:rsidTr="001975D0">
        <w:tc>
          <w:tcPr>
            <w:tcW w:w="2700" w:type="dxa"/>
            <w:tcBorders>
              <w:top w:val="single" w:sz="4" w:space="0" w:color="auto"/>
              <w:left w:val="single" w:sz="4" w:space="0" w:color="auto"/>
              <w:bottom w:val="single" w:sz="4" w:space="0" w:color="auto"/>
              <w:right w:val="single" w:sz="4" w:space="0" w:color="auto"/>
            </w:tcBorders>
            <w:shd w:val="clear" w:color="auto" w:fill="F4B8AE"/>
          </w:tcPr>
          <w:p w14:paraId="718AA0EE" w14:textId="73BCC50B" w:rsidR="004E5956" w:rsidRPr="00D30FA1" w:rsidRDefault="00A07483" w:rsidP="0029795D">
            <w:pPr>
              <w:rPr>
                <w:rFonts w:asciiTheme="minorHAnsi" w:hAnsiTheme="minorHAnsi" w:cstheme="minorHAnsi"/>
                <w:sz w:val="16"/>
                <w:szCs w:val="16"/>
              </w:rPr>
            </w:pPr>
            <w:r>
              <w:rPr>
                <w:rFonts w:asciiTheme="minorHAnsi" w:hAnsiTheme="minorHAnsi" w:cstheme="minorHAnsi"/>
                <w:color w:val="000000"/>
                <w:sz w:val="16"/>
              </w:rPr>
              <w:t>DMO_</w:t>
            </w:r>
            <w:r w:rsidR="004E5956">
              <w:rPr>
                <w:rFonts w:asciiTheme="minorHAnsi" w:hAnsiTheme="minorHAnsi" w:cstheme="minorHAnsi"/>
                <w:color w:val="000000"/>
                <w:sz w:val="16"/>
              </w:rPr>
              <w:t>SELLOUT_METRICS_BASE_INTRM</w:t>
            </w:r>
            <w:r w:rsidR="004E5956">
              <w:rPr>
                <w:rFonts w:asciiTheme="minorHAnsi" w:hAnsiTheme="minorHAnsi" w:cstheme="minorHAnsi"/>
                <w:sz w:val="16"/>
                <w:szCs w:val="16"/>
              </w:rPr>
              <w:t xml:space="preserve"> (Target)</w:t>
            </w:r>
          </w:p>
        </w:tc>
        <w:tc>
          <w:tcPr>
            <w:tcW w:w="2610" w:type="dxa"/>
            <w:tcBorders>
              <w:top w:val="single" w:sz="4" w:space="0" w:color="auto"/>
              <w:left w:val="single" w:sz="4" w:space="0" w:color="auto"/>
              <w:bottom w:val="single" w:sz="4" w:space="0" w:color="auto"/>
              <w:right w:val="single" w:sz="4" w:space="0" w:color="auto"/>
            </w:tcBorders>
            <w:shd w:val="clear" w:color="auto" w:fill="F4B8AE"/>
          </w:tcPr>
          <w:p w14:paraId="6E4CC9E9" w14:textId="428DD156" w:rsidR="004E5956" w:rsidRDefault="00A07483" w:rsidP="0029795D">
            <w:pPr>
              <w:rPr>
                <w:rFonts w:asciiTheme="minorHAnsi" w:hAnsiTheme="minorHAnsi" w:cstheme="minorHAnsi"/>
                <w:sz w:val="16"/>
                <w:szCs w:val="16"/>
              </w:rPr>
            </w:pPr>
            <w:r>
              <w:rPr>
                <w:rFonts w:asciiTheme="minorHAnsi" w:hAnsiTheme="minorHAnsi" w:cstheme="minorHAnsi"/>
                <w:color w:val="000000"/>
                <w:sz w:val="18"/>
                <w:szCs w:val="16"/>
              </w:rPr>
              <w:t>DMO_</w:t>
            </w:r>
            <w:r w:rsidR="004E5956">
              <w:rPr>
                <w:rFonts w:asciiTheme="minorHAnsi" w:hAnsiTheme="minorHAnsi" w:cstheme="minorHAnsi"/>
                <w:color w:val="000000"/>
                <w:sz w:val="18"/>
                <w:szCs w:val="16"/>
              </w:rPr>
              <w:t>SELL_OUT_</w:t>
            </w:r>
            <w:del w:id="13579" w:author="Rakesh Singhi" w:date="2015-03-25T13:48:00Z">
              <w:r w:rsidR="004E5956" w:rsidDel="00FB42F3">
                <w:rPr>
                  <w:rFonts w:asciiTheme="minorHAnsi" w:hAnsiTheme="minorHAnsi" w:cstheme="minorHAnsi"/>
                  <w:color w:val="000000"/>
                  <w:sz w:val="18"/>
                  <w:szCs w:val="16"/>
                </w:rPr>
                <w:delText>INTRM</w:delText>
              </w:r>
            </w:del>
            <w:ins w:id="13580" w:author="Rakesh Singhi" w:date="2015-03-25T13:48:00Z">
              <w:r w:rsidR="00FB42F3">
                <w:rPr>
                  <w:rFonts w:asciiTheme="minorHAnsi" w:hAnsiTheme="minorHAnsi" w:cstheme="minorHAnsi"/>
                  <w:color w:val="000000"/>
                  <w:sz w:val="18"/>
                  <w:szCs w:val="16"/>
                </w:rPr>
                <w:t>STG</w:t>
              </w:r>
            </w:ins>
          </w:p>
          <w:p w14:paraId="12EAEECD" w14:textId="77777777" w:rsidR="004E5956" w:rsidRPr="00D30FA1" w:rsidRDefault="004E5956" w:rsidP="0029795D">
            <w:pPr>
              <w:rPr>
                <w:rFonts w:asciiTheme="minorHAnsi" w:hAnsiTheme="minorHAnsi" w:cstheme="minorHAnsi"/>
                <w:sz w:val="16"/>
                <w:szCs w:val="16"/>
              </w:rPr>
            </w:pPr>
            <w:r>
              <w:rPr>
                <w:rFonts w:asciiTheme="minorHAnsi" w:hAnsiTheme="minorHAnsi" w:cstheme="minorHAnsi"/>
                <w:sz w:val="16"/>
                <w:szCs w:val="16"/>
              </w:rPr>
              <w:t>(Source)</w:t>
            </w:r>
          </w:p>
        </w:tc>
        <w:tc>
          <w:tcPr>
            <w:tcW w:w="3150" w:type="dxa"/>
            <w:tcBorders>
              <w:top w:val="single" w:sz="4" w:space="0" w:color="auto"/>
              <w:left w:val="single" w:sz="4" w:space="0" w:color="auto"/>
              <w:bottom w:val="single" w:sz="4" w:space="0" w:color="auto"/>
              <w:right w:val="single" w:sz="4" w:space="0" w:color="auto"/>
            </w:tcBorders>
            <w:shd w:val="clear" w:color="auto" w:fill="F4B8AE"/>
          </w:tcPr>
          <w:p w14:paraId="59D7EB63" w14:textId="77777777" w:rsidR="004E5956" w:rsidRPr="00D30FA1" w:rsidRDefault="004E5956" w:rsidP="0029795D">
            <w:pPr>
              <w:rPr>
                <w:rFonts w:asciiTheme="minorHAnsi" w:hAnsiTheme="minorHAnsi" w:cstheme="minorHAnsi"/>
                <w:sz w:val="16"/>
                <w:szCs w:val="16"/>
              </w:rPr>
            </w:pPr>
            <w:r w:rsidRPr="00D30FA1">
              <w:rPr>
                <w:rFonts w:asciiTheme="minorHAnsi" w:hAnsiTheme="minorHAnsi" w:cstheme="minorHAnsi"/>
                <w:sz w:val="16"/>
                <w:szCs w:val="16"/>
              </w:rPr>
              <w:t>Aggregate/Expression</w:t>
            </w:r>
          </w:p>
        </w:tc>
      </w:tr>
      <w:tr w:rsidR="00C875CE" w14:paraId="7CA58541" w14:textId="77777777" w:rsidTr="001975D0">
        <w:tc>
          <w:tcPr>
            <w:tcW w:w="2700" w:type="dxa"/>
            <w:tcBorders>
              <w:top w:val="single" w:sz="4" w:space="0" w:color="auto"/>
              <w:left w:val="single" w:sz="4" w:space="0" w:color="auto"/>
              <w:bottom w:val="single" w:sz="4" w:space="0" w:color="auto"/>
              <w:right w:val="single" w:sz="4" w:space="0" w:color="auto"/>
            </w:tcBorders>
            <w:shd w:val="clear" w:color="auto" w:fill="auto"/>
          </w:tcPr>
          <w:p w14:paraId="5C1A79E4" w14:textId="77777777" w:rsidR="00C875CE" w:rsidRPr="00C875CE" w:rsidRDefault="00C875CE"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PRODUCT_PART_ID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7EC2F6E4" w14:textId="28BBFDB3" w:rsidR="00C875CE" w:rsidRPr="00FD07EC" w:rsidRDefault="009C4F90" w:rsidP="0029795D">
            <w:pPr>
              <w:rPr>
                <w:rFonts w:asciiTheme="minorHAnsi" w:hAnsiTheme="minorHAnsi" w:cstheme="minorHAnsi"/>
                <w:color w:val="000000"/>
                <w:sz w:val="18"/>
                <w:szCs w:val="16"/>
              </w:rPr>
            </w:pPr>
            <w:r>
              <w:rPr>
                <w:rFonts w:asciiTheme="minorHAnsi" w:hAnsiTheme="minorHAnsi" w:cstheme="minorHAnsi"/>
                <w:color w:val="000000"/>
                <w:sz w:val="18"/>
                <w:szCs w:val="16"/>
              </w:rPr>
              <w:t>PRODUCT</w:t>
            </w:r>
            <w:ins w:id="13581" w:author="Rakesh Singhi" w:date="2015-03-25T13:49:00Z">
              <w:r w:rsidR="00FB42F3">
                <w:rPr>
                  <w:rFonts w:asciiTheme="minorHAnsi" w:hAnsiTheme="minorHAnsi" w:cstheme="minorHAnsi"/>
                  <w:color w:val="000000"/>
                  <w:sz w:val="18"/>
                  <w:szCs w:val="16"/>
                </w:rPr>
                <w:t>_</w:t>
              </w:r>
            </w:ins>
            <w:r>
              <w:rPr>
                <w:rFonts w:asciiTheme="minorHAnsi" w:hAnsiTheme="minorHAnsi" w:cstheme="minorHAnsi"/>
                <w:color w:val="000000"/>
                <w:sz w:val="18"/>
                <w:szCs w:val="16"/>
              </w:rPr>
              <w:t>PART_</w:t>
            </w:r>
            <w:ins w:id="13582" w:author="Rakesh Singhi" w:date="2015-03-25T13:49:00Z">
              <w:r w:rsidR="00FB42F3">
                <w:rPr>
                  <w:rFonts w:asciiTheme="minorHAnsi" w:hAnsiTheme="minorHAnsi" w:cstheme="minorHAnsi"/>
                  <w:color w:val="000000"/>
                  <w:sz w:val="18"/>
                  <w:szCs w:val="16"/>
                </w:rPr>
                <w:t>ID</w:t>
              </w:r>
            </w:ins>
            <w:del w:id="13583" w:author="Rakesh Singhi" w:date="2015-03-25T13:49:00Z">
              <w:r w:rsidDel="00FB42F3">
                <w:rPr>
                  <w:rFonts w:asciiTheme="minorHAnsi" w:hAnsiTheme="minorHAnsi" w:cstheme="minorHAnsi"/>
                  <w:color w:val="000000"/>
                  <w:sz w:val="18"/>
                  <w:szCs w:val="16"/>
                </w:rPr>
                <w:delText>NUMBER</w:delText>
              </w:r>
            </w:del>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18868B95" w14:textId="77777777" w:rsidR="00C875CE" w:rsidRDefault="00C875CE" w:rsidP="0029795D"/>
        </w:tc>
      </w:tr>
      <w:tr w:rsidR="00C875CE" w14:paraId="2E334B79" w14:textId="77777777" w:rsidTr="001975D0">
        <w:tc>
          <w:tcPr>
            <w:tcW w:w="2700" w:type="dxa"/>
            <w:tcBorders>
              <w:top w:val="single" w:sz="4" w:space="0" w:color="auto"/>
              <w:left w:val="single" w:sz="4" w:space="0" w:color="auto"/>
              <w:bottom w:val="single" w:sz="4" w:space="0" w:color="auto"/>
              <w:right w:val="single" w:sz="4" w:space="0" w:color="auto"/>
            </w:tcBorders>
            <w:shd w:val="clear" w:color="auto" w:fill="auto"/>
          </w:tcPr>
          <w:p w14:paraId="74F5FC4E" w14:textId="77777777" w:rsidR="00C875CE" w:rsidRPr="00C875CE" w:rsidRDefault="00C875CE"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MD_INVOICE_NUMBER</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1BDD398B" w14:textId="77777777" w:rsidR="00C875CE" w:rsidRPr="00FD07EC" w:rsidRDefault="009C4F90" w:rsidP="0029795D">
            <w:pPr>
              <w:rPr>
                <w:rFonts w:asciiTheme="minorHAnsi" w:hAnsiTheme="minorHAnsi" w:cstheme="minorHAnsi"/>
                <w:color w:val="000000"/>
                <w:sz w:val="18"/>
                <w:szCs w:val="16"/>
              </w:rPr>
            </w:pPr>
            <w:r>
              <w:rPr>
                <w:rFonts w:asciiTheme="minorHAnsi" w:hAnsiTheme="minorHAnsi" w:cstheme="minorHAnsi"/>
                <w:color w:val="000000"/>
                <w:sz w:val="18"/>
                <w:szCs w:val="16"/>
              </w:rPr>
              <w:t>INVOICE_NUMBER</w:t>
            </w:r>
          </w:p>
        </w:tc>
        <w:tc>
          <w:tcPr>
            <w:tcW w:w="3150" w:type="dxa"/>
            <w:tcBorders>
              <w:top w:val="single" w:sz="4" w:space="0" w:color="auto"/>
              <w:left w:val="single" w:sz="4" w:space="0" w:color="auto"/>
              <w:bottom w:val="single" w:sz="4" w:space="0" w:color="auto"/>
              <w:right w:val="single" w:sz="4" w:space="0" w:color="auto"/>
            </w:tcBorders>
          </w:tcPr>
          <w:p w14:paraId="10F5510E" w14:textId="77777777" w:rsidR="00C875CE" w:rsidRDefault="00C875CE" w:rsidP="0029795D"/>
        </w:tc>
      </w:tr>
      <w:tr w:rsidR="00C875CE" w14:paraId="0A1FB21C" w14:textId="77777777" w:rsidTr="001975D0">
        <w:tc>
          <w:tcPr>
            <w:tcW w:w="2700" w:type="dxa"/>
            <w:tcBorders>
              <w:top w:val="single" w:sz="4" w:space="0" w:color="auto"/>
              <w:left w:val="single" w:sz="4" w:space="0" w:color="auto"/>
              <w:bottom w:val="single" w:sz="4" w:space="0" w:color="auto"/>
              <w:right w:val="single" w:sz="4" w:space="0" w:color="auto"/>
            </w:tcBorders>
            <w:shd w:val="clear" w:color="auto" w:fill="auto"/>
          </w:tcPr>
          <w:p w14:paraId="00E31C14" w14:textId="77777777" w:rsidR="00C875CE" w:rsidRPr="00C875CE" w:rsidRDefault="00C875CE"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RESELLER_VAT_ID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3B8EACF" w14:textId="2F191E4C" w:rsidR="00C875CE" w:rsidRPr="00FD07EC" w:rsidRDefault="009C4F90" w:rsidP="0029795D">
            <w:pPr>
              <w:rPr>
                <w:rFonts w:asciiTheme="minorHAnsi" w:hAnsiTheme="minorHAnsi" w:cstheme="minorHAnsi"/>
                <w:color w:val="000000"/>
                <w:sz w:val="18"/>
                <w:szCs w:val="16"/>
              </w:rPr>
            </w:pPr>
            <w:del w:id="13584" w:author="Rakesh Singhi" w:date="2015-03-25T15:27:00Z">
              <w:r w:rsidDel="001C2D93">
                <w:rPr>
                  <w:rFonts w:asciiTheme="minorHAnsi" w:hAnsiTheme="minorHAnsi" w:cstheme="minorHAnsi"/>
                  <w:color w:val="000000"/>
                  <w:sz w:val="18"/>
                  <w:szCs w:val="16"/>
                </w:rPr>
                <w:delText>VAT_ID</w:delText>
              </w:r>
            </w:del>
            <w:ins w:id="13585" w:author="Rakesh Singhi" w:date="2015-03-25T15:27:00Z">
              <w:r w:rsidR="001C2D93">
                <w:rPr>
                  <w:rFonts w:asciiTheme="minorHAnsi" w:hAnsiTheme="minorHAnsi" w:cstheme="minorHAnsi"/>
                  <w:color w:val="000000"/>
                  <w:sz w:val="18"/>
                  <w:szCs w:val="16"/>
                </w:rPr>
                <w:t>RESELLER_VAT_ID</w:t>
              </w:r>
            </w:ins>
          </w:p>
        </w:tc>
        <w:tc>
          <w:tcPr>
            <w:tcW w:w="3150" w:type="dxa"/>
            <w:tcBorders>
              <w:top w:val="single" w:sz="4" w:space="0" w:color="auto"/>
              <w:left w:val="single" w:sz="4" w:space="0" w:color="auto"/>
              <w:bottom w:val="single" w:sz="4" w:space="0" w:color="auto"/>
              <w:right w:val="single" w:sz="4" w:space="0" w:color="auto"/>
            </w:tcBorders>
          </w:tcPr>
          <w:p w14:paraId="0814BBE1" w14:textId="77777777" w:rsidR="00945A33" w:rsidRDefault="00945A33" w:rsidP="00945A33">
            <w:pPr>
              <w:rPr>
                <w:rFonts w:asciiTheme="minorHAnsi" w:hAnsiTheme="minorHAnsi" w:cstheme="minorHAnsi"/>
                <w:color w:val="000000"/>
                <w:sz w:val="18"/>
                <w:szCs w:val="16"/>
              </w:rPr>
            </w:pPr>
            <w:r w:rsidRPr="00FD07EC">
              <w:rPr>
                <w:rFonts w:asciiTheme="minorHAnsi" w:hAnsiTheme="minorHAnsi" w:cstheme="minorHAnsi"/>
                <w:color w:val="000000"/>
                <w:sz w:val="18"/>
                <w:szCs w:val="16"/>
              </w:rPr>
              <w:t>PARTNER_EXCEPTION_FLAG</w:t>
            </w:r>
            <w:r>
              <w:rPr>
                <w:rFonts w:asciiTheme="minorHAnsi" w:hAnsiTheme="minorHAnsi" w:cstheme="minorHAnsi"/>
                <w:color w:val="000000"/>
                <w:sz w:val="18"/>
                <w:szCs w:val="16"/>
              </w:rPr>
              <w:t xml:space="preserve"> is set to ‘Y</w:t>
            </w:r>
          </w:p>
          <w:p w14:paraId="1E7859F4" w14:textId="77777777" w:rsidR="00C875CE" w:rsidRDefault="00945A33" w:rsidP="00945A33">
            <w:r>
              <w:rPr>
                <w:rFonts w:asciiTheme="minorHAnsi" w:hAnsiTheme="minorHAnsi" w:cstheme="minorHAnsi"/>
                <w:color w:val="000000"/>
                <w:sz w:val="18"/>
                <w:szCs w:val="16"/>
              </w:rPr>
              <w:t>refer section3.4.7.6’</w:t>
            </w:r>
            <w:r w:rsidR="00E94AB3">
              <w:rPr>
                <w:rFonts w:asciiTheme="minorHAnsi" w:hAnsiTheme="minorHAnsi" w:cstheme="minorHAnsi"/>
                <w:color w:val="000000"/>
                <w:sz w:val="18"/>
                <w:szCs w:val="16"/>
              </w:rPr>
              <w:t xml:space="preserve"> when not matched with PARTNER_MASTER TABLE</w:t>
            </w:r>
          </w:p>
        </w:tc>
      </w:tr>
      <w:tr w:rsidR="00E94AB3" w:rsidDel="001C2D93" w14:paraId="181485EA" w14:textId="1FEBEE8B" w:rsidTr="0029795D">
        <w:trPr>
          <w:del w:id="13586" w:author="Rakesh Singhi" w:date="2015-03-25T15:28: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D008A70" w14:textId="7431E070" w:rsidR="00E94AB3" w:rsidRPr="00D30FA1" w:rsidDel="001C2D93" w:rsidRDefault="00E94AB3" w:rsidP="0029795D">
            <w:pPr>
              <w:rPr>
                <w:del w:id="13587" w:author="Rakesh Singhi" w:date="2015-03-25T15:28:00Z"/>
                <w:rFonts w:asciiTheme="minorHAnsi" w:hAnsiTheme="minorHAnsi" w:cstheme="minorHAnsi"/>
                <w:color w:val="000000"/>
                <w:sz w:val="18"/>
                <w:szCs w:val="16"/>
              </w:rPr>
            </w:pPr>
            <w:del w:id="13588" w:author="Rakesh Singhi" w:date="2015-03-25T15:28:00Z">
              <w:r w:rsidDel="001C2D93">
                <w:rPr>
                  <w:rFonts w:asciiTheme="minorHAnsi" w:hAnsiTheme="minorHAnsi" w:cstheme="minorHAnsi"/>
                  <w:color w:val="000000"/>
                  <w:sz w:val="18"/>
                  <w:szCs w:val="16"/>
                </w:rPr>
                <w:delText>CUSTOMER_NAME</w:delText>
              </w:r>
            </w:del>
          </w:p>
        </w:tc>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18CBDDF8" w14:textId="0C455B15" w:rsidR="00E94AB3" w:rsidRPr="00D30FA1" w:rsidDel="001C2D93" w:rsidRDefault="00E94AB3" w:rsidP="0029795D">
            <w:pPr>
              <w:rPr>
                <w:del w:id="13589" w:author="Rakesh Singhi" w:date="2015-03-25T15:28:00Z"/>
                <w:rFonts w:asciiTheme="minorHAnsi" w:hAnsiTheme="minorHAnsi" w:cstheme="minorHAnsi"/>
                <w:color w:val="000000"/>
                <w:sz w:val="18"/>
                <w:szCs w:val="16"/>
              </w:rPr>
            </w:pPr>
            <w:del w:id="13590" w:author="Rakesh Singhi" w:date="2015-03-25T15:28:00Z">
              <w:r w:rsidDel="001C2D93">
                <w:rPr>
                  <w:rFonts w:asciiTheme="minorHAnsi" w:hAnsiTheme="minorHAnsi" w:cstheme="minorHAnsi"/>
                  <w:color w:val="000000"/>
                  <w:sz w:val="18"/>
                  <w:szCs w:val="16"/>
                </w:rPr>
                <w:delText>CUSTOMER_NAME</w:delText>
              </w:r>
            </w:del>
          </w:p>
        </w:tc>
        <w:tc>
          <w:tcPr>
            <w:tcW w:w="3150" w:type="dxa"/>
            <w:tcBorders>
              <w:top w:val="single" w:sz="4" w:space="0" w:color="auto"/>
              <w:left w:val="single" w:sz="4" w:space="0" w:color="auto"/>
              <w:bottom w:val="single" w:sz="4" w:space="0" w:color="auto"/>
              <w:right w:val="single" w:sz="4" w:space="0" w:color="auto"/>
            </w:tcBorders>
          </w:tcPr>
          <w:p w14:paraId="600F24EB" w14:textId="04E00EAB" w:rsidR="00E94AB3" w:rsidDel="001C2D93" w:rsidRDefault="00E94AB3" w:rsidP="00E94AB3">
            <w:pPr>
              <w:rPr>
                <w:del w:id="13591" w:author="Rakesh Singhi" w:date="2015-03-25T15:28:00Z"/>
                <w:rFonts w:asciiTheme="minorHAnsi" w:hAnsiTheme="minorHAnsi" w:cstheme="minorHAnsi"/>
                <w:color w:val="000000"/>
                <w:sz w:val="18"/>
                <w:szCs w:val="16"/>
              </w:rPr>
            </w:pPr>
            <w:del w:id="13592" w:author="Rakesh Singhi" w:date="2015-03-25T15:28:00Z">
              <w:r w:rsidRPr="00FD07EC" w:rsidDel="001C2D93">
                <w:rPr>
                  <w:rFonts w:asciiTheme="minorHAnsi" w:hAnsiTheme="minorHAnsi" w:cstheme="minorHAnsi"/>
                  <w:color w:val="000000"/>
                  <w:sz w:val="18"/>
                  <w:szCs w:val="16"/>
                </w:rPr>
                <w:delText>PARTNER_EXCEPTION_FLAG</w:delText>
              </w:r>
              <w:r w:rsidDel="001C2D93">
                <w:rPr>
                  <w:rFonts w:asciiTheme="minorHAnsi" w:hAnsiTheme="minorHAnsi" w:cstheme="minorHAnsi"/>
                  <w:color w:val="000000"/>
                  <w:sz w:val="18"/>
                  <w:szCs w:val="16"/>
                </w:rPr>
                <w:delText xml:space="preserve"> is set to ‘Y</w:delText>
              </w:r>
            </w:del>
          </w:p>
          <w:p w14:paraId="4008438E" w14:textId="566C9DBB" w:rsidR="00E94AB3" w:rsidDel="001C2D93" w:rsidRDefault="00E94AB3" w:rsidP="00E94AB3">
            <w:pPr>
              <w:rPr>
                <w:del w:id="13593" w:author="Rakesh Singhi" w:date="2015-03-25T15:28:00Z"/>
              </w:rPr>
            </w:pPr>
            <w:del w:id="13594" w:author="Rakesh Singhi" w:date="2015-03-25T15:28:00Z">
              <w:r w:rsidDel="001C2D93">
                <w:rPr>
                  <w:rFonts w:asciiTheme="minorHAnsi" w:hAnsiTheme="minorHAnsi" w:cstheme="minorHAnsi"/>
                  <w:color w:val="000000"/>
                  <w:sz w:val="18"/>
                  <w:szCs w:val="16"/>
                </w:rPr>
                <w:delText>refer section3.4.7.6’ when not matched with PARTNER_MASTER TABLE</w:delText>
              </w:r>
            </w:del>
          </w:p>
        </w:tc>
      </w:tr>
      <w:tr w:rsidR="00E94AB3" w:rsidDel="001C2D93" w14:paraId="1FBC8927" w14:textId="33196F7A" w:rsidTr="0029795D">
        <w:trPr>
          <w:trHeight w:val="70"/>
          <w:del w:id="13595" w:author="Rakesh Singhi" w:date="2015-03-25T15:29: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66227FD" w14:textId="64C99714" w:rsidR="00E94AB3" w:rsidRPr="00D30FA1" w:rsidDel="001C2D93" w:rsidRDefault="00E94AB3" w:rsidP="0029795D">
            <w:pPr>
              <w:rPr>
                <w:del w:id="13596" w:author="Rakesh Singhi" w:date="2015-03-25T15:29:00Z"/>
                <w:rFonts w:asciiTheme="minorHAnsi" w:hAnsiTheme="minorHAnsi" w:cstheme="minorHAnsi"/>
                <w:color w:val="000000"/>
                <w:sz w:val="18"/>
                <w:szCs w:val="16"/>
              </w:rPr>
            </w:pPr>
            <w:del w:id="13597" w:author="Rakesh Singhi" w:date="2015-03-25T15:29:00Z">
              <w:r w:rsidDel="001C2D93">
                <w:rPr>
                  <w:rFonts w:asciiTheme="minorHAnsi" w:hAnsiTheme="minorHAnsi" w:cstheme="minorHAnsi"/>
                  <w:color w:val="000000"/>
                  <w:sz w:val="18"/>
                  <w:szCs w:val="16"/>
                </w:rPr>
                <w:delText>ADDRESS</w:delText>
              </w:r>
            </w:del>
          </w:p>
        </w:tc>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5EA507C6" w14:textId="24B5C9C3" w:rsidR="00E94AB3" w:rsidRPr="00D30FA1" w:rsidDel="001C2D93" w:rsidRDefault="00E94AB3" w:rsidP="0029795D">
            <w:pPr>
              <w:rPr>
                <w:del w:id="13598" w:author="Rakesh Singhi" w:date="2015-03-25T15:29:00Z"/>
                <w:rFonts w:asciiTheme="minorHAnsi" w:hAnsiTheme="minorHAnsi" w:cstheme="minorHAnsi"/>
                <w:color w:val="000000"/>
                <w:sz w:val="18"/>
                <w:szCs w:val="16"/>
              </w:rPr>
            </w:pPr>
            <w:del w:id="13599" w:author="Rakesh Singhi" w:date="2015-03-25T15:29:00Z">
              <w:r w:rsidDel="001C2D93">
                <w:rPr>
                  <w:rFonts w:asciiTheme="minorHAnsi" w:hAnsiTheme="minorHAnsi" w:cstheme="minorHAnsi"/>
                  <w:color w:val="000000"/>
                  <w:sz w:val="18"/>
                  <w:szCs w:val="16"/>
                </w:rPr>
                <w:delText>ADDRESS</w:delText>
              </w:r>
            </w:del>
          </w:p>
        </w:tc>
        <w:tc>
          <w:tcPr>
            <w:tcW w:w="3150" w:type="dxa"/>
            <w:tcBorders>
              <w:top w:val="single" w:sz="4" w:space="0" w:color="auto"/>
              <w:left w:val="single" w:sz="4" w:space="0" w:color="auto"/>
              <w:bottom w:val="single" w:sz="4" w:space="0" w:color="auto"/>
              <w:right w:val="single" w:sz="4" w:space="0" w:color="auto"/>
            </w:tcBorders>
          </w:tcPr>
          <w:p w14:paraId="7C282239" w14:textId="2372741E" w:rsidR="00E10C21" w:rsidDel="00CB5DB6" w:rsidRDefault="00E10C21" w:rsidP="00E10C21">
            <w:pPr>
              <w:rPr>
                <w:del w:id="13600" w:author="Rakesh Singhi" w:date="2015-03-25T13:51:00Z"/>
                <w:rFonts w:asciiTheme="minorHAnsi" w:hAnsiTheme="minorHAnsi" w:cstheme="minorHAnsi"/>
                <w:color w:val="000000"/>
                <w:sz w:val="18"/>
                <w:szCs w:val="16"/>
              </w:rPr>
            </w:pPr>
            <w:del w:id="13601" w:author="Rakesh Singhi" w:date="2015-03-25T13:51:00Z">
              <w:r w:rsidRPr="00FD07EC" w:rsidDel="00CB5DB6">
                <w:rPr>
                  <w:rFonts w:asciiTheme="minorHAnsi" w:hAnsiTheme="minorHAnsi" w:cstheme="minorHAnsi"/>
                  <w:color w:val="000000"/>
                  <w:sz w:val="18"/>
                  <w:szCs w:val="16"/>
                </w:rPr>
                <w:delText>PARTNER_EXCEPTION_FLAG</w:delText>
              </w:r>
              <w:r w:rsidDel="00CB5DB6">
                <w:rPr>
                  <w:rFonts w:asciiTheme="minorHAnsi" w:hAnsiTheme="minorHAnsi" w:cstheme="minorHAnsi"/>
                  <w:color w:val="000000"/>
                  <w:sz w:val="18"/>
                  <w:szCs w:val="16"/>
                </w:rPr>
                <w:delText xml:space="preserve"> is set to ‘Y</w:delText>
              </w:r>
            </w:del>
          </w:p>
          <w:p w14:paraId="2AB5E91B" w14:textId="6D09FC1A" w:rsidR="00E94AB3" w:rsidDel="001C2D93" w:rsidRDefault="00E10C21" w:rsidP="00E10C21">
            <w:pPr>
              <w:rPr>
                <w:del w:id="13602" w:author="Rakesh Singhi" w:date="2015-03-25T15:29:00Z"/>
              </w:rPr>
            </w:pPr>
            <w:del w:id="13603" w:author="Rakesh Singhi" w:date="2015-03-25T13:51:00Z">
              <w:r w:rsidDel="00CB5DB6">
                <w:rPr>
                  <w:rFonts w:asciiTheme="minorHAnsi" w:hAnsiTheme="minorHAnsi" w:cstheme="minorHAnsi"/>
                  <w:color w:val="000000"/>
                  <w:sz w:val="18"/>
                  <w:szCs w:val="16"/>
                </w:rPr>
                <w:delText>refer section3.4.7.6’ when not matched with PARTNER_MASTER TABLE</w:delText>
              </w:r>
            </w:del>
          </w:p>
        </w:tc>
      </w:tr>
      <w:tr w:rsidR="00E94AB3" w:rsidRPr="004939B5" w14:paraId="183976D8"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1EE65691"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PRODUCT_DESCRIPTION</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0593B167" w14:textId="6565F3A0" w:rsidR="00E94AB3" w:rsidRPr="00FD07EC"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PRODUCT</w:t>
            </w:r>
            <w:ins w:id="13604" w:author="Rakesh Singhi" w:date="2015-03-25T13:50:00Z">
              <w:r w:rsidR="00FB42F3">
                <w:rPr>
                  <w:rFonts w:asciiTheme="minorHAnsi" w:hAnsiTheme="minorHAnsi" w:cstheme="minorHAnsi"/>
                  <w:color w:val="000000"/>
                  <w:sz w:val="18"/>
                  <w:szCs w:val="16"/>
                </w:rPr>
                <w:t>_</w:t>
              </w:r>
            </w:ins>
            <w:r>
              <w:rPr>
                <w:rFonts w:asciiTheme="minorHAnsi" w:hAnsiTheme="minorHAnsi" w:cstheme="minorHAnsi"/>
                <w:color w:val="000000"/>
                <w:sz w:val="18"/>
                <w:szCs w:val="16"/>
              </w:rPr>
              <w:t>PART_DESCRIPTION</w:t>
            </w:r>
          </w:p>
        </w:tc>
        <w:tc>
          <w:tcPr>
            <w:tcW w:w="3150" w:type="dxa"/>
            <w:tcBorders>
              <w:top w:val="single" w:sz="4" w:space="0" w:color="auto"/>
              <w:left w:val="single" w:sz="4" w:space="0" w:color="auto"/>
              <w:bottom w:val="single" w:sz="4" w:space="0" w:color="auto"/>
              <w:right w:val="single" w:sz="4" w:space="0" w:color="auto"/>
            </w:tcBorders>
          </w:tcPr>
          <w:p w14:paraId="0E095CCA" w14:textId="77777777" w:rsidR="00E94AB3" w:rsidRDefault="00E94AB3" w:rsidP="0029795D">
            <w:r w:rsidRPr="00945A33">
              <w:rPr>
                <w:rFonts w:asciiTheme="minorHAnsi" w:hAnsiTheme="minorHAnsi" w:cstheme="minorHAnsi"/>
                <w:color w:val="000000"/>
                <w:sz w:val="18"/>
                <w:szCs w:val="16"/>
              </w:rPr>
              <w:t xml:space="preserve">Exception </w:t>
            </w:r>
            <w:r>
              <w:rPr>
                <w:rFonts w:asciiTheme="minorHAnsi" w:hAnsiTheme="minorHAnsi" w:cstheme="minorHAnsi"/>
                <w:color w:val="000000"/>
                <w:sz w:val="18"/>
                <w:szCs w:val="16"/>
              </w:rPr>
              <w:t>flag is set refer section3.4.7.7</w:t>
            </w:r>
          </w:p>
        </w:tc>
      </w:tr>
      <w:tr w:rsidR="00E94AB3" w:rsidRPr="004939B5" w14:paraId="5F10F2BC"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6F90FE8E"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MD_INVOICE_DATE</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8826F5E" w14:textId="77777777" w:rsidR="00E94AB3" w:rsidRPr="00FD07EC"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INVOICE_DATE</w:t>
            </w:r>
          </w:p>
        </w:tc>
        <w:tc>
          <w:tcPr>
            <w:tcW w:w="3150" w:type="dxa"/>
            <w:tcBorders>
              <w:top w:val="single" w:sz="4" w:space="0" w:color="auto"/>
              <w:left w:val="single" w:sz="4" w:space="0" w:color="auto"/>
              <w:bottom w:val="single" w:sz="4" w:space="0" w:color="auto"/>
              <w:right w:val="single" w:sz="4" w:space="0" w:color="auto"/>
            </w:tcBorders>
          </w:tcPr>
          <w:p w14:paraId="2EF744A3" w14:textId="77777777" w:rsidR="00E94AB3" w:rsidRDefault="00E94AB3" w:rsidP="0029795D"/>
        </w:tc>
      </w:tr>
      <w:tr w:rsidR="00E94AB3" w:rsidRPr="004939B5" w14:paraId="6B36852B"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283D081D"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MD_PARTNER_ID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486D1701" w14:textId="727A8A88" w:rsidR="00E94AB3" w:rsidRPr="00FD07EC" w:rsidRDefault="00E94AB3" w:rsidP="00CB5DB6">
            <w:pPr>
              <w:rPr>
                <w:rFonts w:asciiTheme="minorHAnsi" w:hAnsiTheme="minorHAnsi" w:cstheme="minorHAnsi"/>
                <w:color w:val="000000"/>
                <w:sz w:val="18"/>
                <w:szCs w:val="16"/>
              </w:rPr>
            </w:pPr>
            <w:del w:id="13605" w:author="Rakesh Singhi" w:date="2015-03-25T13:50:00Z">
              <w:r w:rsidDel="00CB5DB6">
                <w:rPr>
                  <w:rFonts w:asciiTheme="minorHAnsi" w:hAnsiTheme="minorHAnsi" w:cstheme="minorHAnsi"/>
                  <w:color w:val="000000"/>
                  <w:sz w:val="18"/>
                  <w:szCs w:val="16"/>
                </w:rPr>
                <w:delText>FILE_NAME</w:delText>
              </w:r>
            </w:del>
            <w:ins w:id="13606" w:author="Rakesh Singhi" w:date="2015-03-25T13:50:00Z">
              <w:r w:rsidR="00CB5DB6">
                <w:rPr>
                  <w:rFonts w:asciiTheme="minorHAnsi" w:hAnsiTheme="minorHAnsi" w:cstheme="minorHAnsi"/>
                  <w:color w:val="000000"/>
                  <w:sz w:val="18"/>
                  <w:szCs w:val="16"/>
                </w:rPr>
                <w:t>PARTNER_ID</w:t>
              </w:r>
            </w:ins>
          </w:p>
        </w:tc>
        <w:tc>
          <w:tcPr>
            <w:tcW w:w="3150" w:type="dxa"/>
            <w:tcBorders>
              <w:top w:val="single" w:sz="4" w:space="0" w:color="auto"/>
              <w:left w:val="single" w:sz="4" w:space="0" w:color="auto"/>
              <w:bottom w:val="single" w:sz="4" w:space="0" w:color="auto"/>
              <w:right w:val="single" w:sz="4" w:space="0" w:color="auto"/>
            </w:tcBorders>
          </w:tcPr>
          <w:p w14:paraId="1C184C5E" w14:textId="3BA2FF55" w:rsidR="00E94AB3" w:rsidRPr="004939B5" w:rsidRDefault="00E94AB3" w:rsidP="0029795D">
            <w:pPr>
              <w:rPr>
                <w:rFonts w:asciiTheme="minorHAnsi" w:hAnsiTheme="minorHAnsi" w:cstheme="minorHAnsi"/>
                <w:color w:val="000000"/>
                <w:sz w:val="18"/>
                <w:szCs w:val="16"/>
              </w:rPr>
            </w:pPr>
            <w:del w:id="13607" w:author="Rakesh Singhi" w:date="2015-03-25T13:51:00Z">
              <w:r w:rsidDel="00CB5DB6">
                <w:rPr>
                  <w:rFonts w:asciiTheme="minorHAnsi" w:hAnsiTheme="minorHAnsi" w:cstheme="minorHAnsi"/>
                  <w:color w:val="000000"/>
                  <w:sz w:val="18"/>
                  <w:szCs w:val="16"/>
                </w:rPr>
                <w:delText xml:space="preserve">Extract MD NAME and equate to (NAME from PARTNER_MASTER table); </w:delText>
              </w:r>
            </w:del>
          </w:p>
        </w:tc>
      </w:tr>
      <w:tr w:rsidR="00E94AB3" w:rsidRPr="004939B5" w14:paraId="6F22A10B"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259FA65A"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RESELLER_PARTNER_ID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78BD9B8A" w14:textId="4F6791ED" w:rsidR="00E94AB3" w:rsidRPr="00FD07EC" w:rsidRDefault="00E94AB3" w:rsidP="0029795D">
            <w:pPr>
              <w:rPr>
                <w:rFonts w:asciiTheme="minorHAnsi" w:hAnsiTheme="minorHAnsi" w:cstheme="minorHAnsi"/>
                <w:color w:val="000000"/>
                <w:sz w:val="18"/>
                <w:szCs w:val="16"/>
              </w:rPr>
            </w:pPr>
            <w:del w:id="13608" w:author="Rakesh Singhi" w:date="2015-03-25T13:51:00Z">
              <w:r w:rsidDel="00CB5DB6">
                <w:rPr>
                  <w:rFonts w:asciiTheme="minorHAnsi" w:hAnsiTheme="minorHAnsi" w:cstheme="minorHAnsi"/>
                  <w:color w:val="000000"/>
                  <w:sz w:val="18"/>
                  <w:szCs w:val="16"/>
                </w:rPr>
                <w:delText>VAT_ID</w:delText>
              </w:r>
            </w:del>
            <w:ins w:id="13609" w:author="Rakesh Singhi" w:date="2015-03-25T13:51:00Z">
              <w:r w:rsidR="00CB5DB6">
                <w:rPr>
                  <w:rFonts w:asciiTheme="minorHAnsi" w:hAnsiTheme="minorHAnsi" w:cstheme="minorHAnsi"/>
                  <w:color w:val="000000"/>
                  <w:sz w:val="18"/>
                  <w:szCs w:val="16"/>
                </w:rPr>
                <w:t>PARTNER_ID</w:t>
              </w:r>
            </w:ins>
          </w:p>
        </w:tc>
        <w:tc>
          <w:tcPr>
            <w:tcW w:w="3150" w:type="dxa"/>
            <w:tcBorders>
              <w:top w:val="single" w:sz="4" w:space="0" w:color="auto"/>
              <w:left w:val="single" w:sz="4" w:space="0" w:color="auto"/>
              <w:bottom w:val="single" w:sz="4" w:space="0" w:color="auto"/>
              <w:right w:val="single" w:sz="4" w:space="0" w:color="auto"/>
            </w:tcBorders>
          </w:tcPr>
          <w:p w14:paraId="1D04FCF7" w14:textId="77777777" w:rsidR="00E94AB3"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 xml:space="preserve">Using VAT_ID look up PARTNER_MASTER table); </w:t>
            </w:r>
          </w:p>
          <w:p w14:paraId="63693EB5" w14:textId="77777777" w:rsidR="00E94AB3"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 xml:space="preserve">when not matched </w:t>
            </w:r>
            <w:r w:rsidRPr="00FD07EC">
              <w:rPr>
                <w:rFonts w:asciiTheme="minorHAnsi" w:hAnsiTheme="minorHAnsi" w:cstheme="minorHAnsi"/>
                <w:color w:val="000000"/>
                <w:sz w:val="18"/>
                <w:szCs w:val="16"/>
              </w:rPr>
              <w:t>PARTNER_EXCEPTION_FLAG</w:t>
            </w:r>
            <w:r>
              <w:rPr>
                <w:rFonts w:asciiTheme="minorHAnsi" w:hAnsiTheme="minorHAnsi" w:cstheme="minorHAnsi"/>
                <w:color w:val="000000"/>
                <w:sz w:val="18"/>
                <w:szCs w:val="16"/>
              </w:rPr>
              <w:t xml:space="preserve"> is set to ‘Y</w:t>
            </w:r>
          </w:p>
          <w:p w14:paraId="5797A1AF" w14:textId="77777777" w:rsidR="00E94AB3" w:rsidRPr="004939B5"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refer section3.4.7.6’</w:t>
            </w:r>
          </w:p>
        </w:tc>
      </w:tr>
      <w:tr w:rsidR="00E94AB3" w:rsidRPr="004939B5" w14:paraId="35619F28"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1E892779"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CURRENCY_CODE</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0EBC05D5" w14:textId="77777777" w:rsidR="00E94AB3" w:rsidRPr="00FD07EC"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CURRENCY_CODE</w:t>
            </w:r>
          </w:p>
        </w:tc>
        <w:tc>
          <w:tcPr>
            <w:tcW w:w="3150" w:type="dxa"/>
            <w:tcBorders>
              <w:top w:val="single" w:sz="4" w:space="0" w:color="auto"/>
              <w:left w:val="single" w:sz="4" w:space="0" w:color="auto"/>
              <w:bottom w:val="single" w:sz="4" w:space="0" w:color="auto"/>
              <w:right w:val="single" w:sz="4" w:space="0" w:color="auto"/>
            </w:tcBorders>
          </w:tcPr>
          <w:p w14:paraId="5E386AAF" w14:textId="77777777" w:rsidR="00E94AB3" w:rsidRPr="004939B5" w:rsidRDefault="00E94AB3" w:rsidP="0029795D">
            <w:pPr>
              <w:rPr>
                <w:rFonts w:asciiTheme="minorHAnsi" w:hAnsiTheme="minorHAnsi" w:cstheme="minorHAnsi"/>
                <w:color w:val="000000"/>
                <w:sz w:val="18"/>
                <w:szCs w:val="16"/>
              </w:rPr>
            </w:pPr>
          </w:p>
        </w:tc>
      </w:tr>
      <w:tr w:rsidR="00E94AB3" w:rsidRPr="004939B5" w14:paraId="280D2E14"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7D23845D"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ORIGINAL_TRANSACTION_ID</w:t>
            </w:r>
          </w:p>
        </w:tc>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5699E4E3" w14:textId="77777777" w:rsidR="00E94AB3"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ORIGINAL_TRANSACTION_ID</w:t>
            </w:r>
          </w:p>
        </w:tc>
        <w:tc>
          <w:tcPr>
            <w:tcW w:w="3150" w:type="dxa"/>
            <w:tcBorders>
              <w:top w:val="single" w:sz="4" w:space="0" w:color="auto"/>
              <w:left w:val="single" w:sz="4" w:space="0" w:color="auto"/>
              <w:bottom w:val="single" w:sz="4" w:space="0" w:color="auto"/>
              <w:right w:val="single" w:sz="4" w:space="0" w:color="auto"/>
            </w:tcBorders>
          </w:tcPr>
          <w:p w14:paraId="68EEB11A" w14:textId="77777777" w:rsidR="00E94AB3" w:rsidRPr="004939B5" w:rsidRDefault="00E94AB3" w:rsidP="0029795D">
            <w:pPr>
              <w:rPr>
                <w:rFonts w:asciiTheme="minorHAnsi" w:hAnsiTheme="minorHAnsi" w:cstheme="minorHAnsi"/>
                <w:color w:val="000000"/>
                <w:sz w:val="18"/>
                <w:szCs w:val="16"/>
              </w:rPr>
            </w:pPr>
          </w:p>
        </w:tc>
      </w:tr>
      <w:tr w:rsidR="00E94AB3" w:rsidRPr="004939B5" w14:paraId="45E820B6"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1CAD83DE"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ORIGINAL_TRANSACTION_DATE</w:t>
            </w:r>
          </w:p>
        </w:tc>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47A8A3E1" w14:textId="77777777" w:rsidR="00E94AB3"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ORIGINAL_TRANSACTION_DATE</w:t>
            </w:r>
          </w:p>
        </w:tc>
        <w:tc>
          <w:tcPr>
            <w:tcW w:w="3150" w:type="dxa"/>
            <w:tcBorders>
              <w:top w:val="single" w:sz="4" w:space="0" w:color="auto"/>
              <w:left w:val="single" w:sz="4" w:space="0" w:color="auto"/>
              <w:bottom w:val="single" w:sz="4" w:space="0" w:color="auto"/>
              <w:right w:val="single" w:sz="4" w:space="0" w:color="auto"/>
            </w:tcBorders>
          </w:tcPr>
          <w:p w14:paraId="2BA3CC7A" w14:textId="77777777" w:rsidR="00E94AB3" w:rsidRPr="004939B5" w:rsidRDefault="00E94AB3" w:rsidP="0029795D">
            <w:pPr>
              <w:rPr>
                <w:rFonts w:asciiTheme="minorHAnsi" w:hAnsiTheme="minorHAnsi" w:cstheme="minorHAnsi"/>
                <w:color w:val="000000"/>
                <w:sz w:val="18"/>
                <w:szCs w:val="16"/>
              </w:rPr>
            </w:pPr>
          </w:p>
        </w:tc>
      </w:tr>
      <w:tr w:rsidR="00E94AB3" w:rsidRPr="004939B5" w14:paraId="28A6ED28"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753BCF63"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MARKETING_CONFIGURATION</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1290110A" w14:textId="77777777" w:rsidR="00E94AB3" w:rsidRPr="00FD07EC"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MARKETTING_CONFIGURATION</w:t>
            </w:r>
          </w:p>
        </w:tc>
        <w:tc>
          <w:tcPr>
            <w:tcW w:w="3150" w:type="dxa"/>
            <w:tcBorders>
              <w:top w:val="single" w:sz="4" w:space="0" w:color="auto"/>
              <w:left w:val="single" w:sz="4" w:space="0" w:color="auto"/>
              <w:bottom w:val="single" w:sz="4" w:space="0" w:color="auto"/>
              <w:right w:val="single" w:sz="4" w:space="0" w:color="auto"/>
            </w:tcBorders>
          </w:tcPr>
          <w:p w14:paraId="3BEA5AB7" w14:textId="77777777" w:rsidR="00E94AB3" w:rsidRPr="004939B5" w:rsidRDefault="00E94AB3" w:rsidP="0029795D">
            <w:pPr>
              <w:rPr>
                <w:rFonts w:asciiTheme="minorHAnsi" w:hAnsiTheme="minorHAnsi" w:cstheme="minorHAnsi"/>
                <w:color w:val="000000"/>
                <w:sz w:val="18"/>
                <w:szCs w:val="16"/>
              </w:rPr>
            </w:pPr>
          </w:p>
        </w:tc>
      </w:tr>
      <w:tr w:rsidR="00E94AB3" w:rsidRPr="004939B5" w14:paraId="0630ADAB"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26E4E6BB"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SERIAL_NUMBER</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6746D8C" w14:textId="77777777" w:rsidR="00E94AB3" w:rsidRPr="00FD07EC"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SERIAL_NUMBER</w:t>
            </w:r>
          </w:p>
        </w:tc>
        <w:tc>
          <w:tcPr>
            <w:tcW w:w="3150" w:type="dxa"/>
            <w:tcBorders>
              <w:top w:val="single" w:sz="4" w:space="0" w:color="auto"/>
              <w:left w:val="single" w:sz="4" w:space="0" w:color="auto"/>
              <w:bottom w:val="single" w:sz="4" w:space="0" w:color="auto"/>
              <w:right w:val="single" w:sz="4" w:space="0" w:color="auto"/>
            </w:tcBorders>
          </w:tcPr>
          <w:p w14:paraId="2B9B76FE" w14:textId="77777777" w:rsidR="00E94AB3" w:rsidRPr="004939B5" w:rsidRDefault="00E94AB3" w:rsidP="0029795D">
            <w:pPr>
              <w:rPr>
                <w:rFonts w:asciiTheme="minorHAnsi" w:hAnsiTheme="minorHAnsi" w:cstheme="minorHAnsi"/>
                <w:color w:val="000000"/>
                <w:sz w:val="18"/>
                <w:szCs w:val="16"/>
              </w:rPr>
            </w:pPr>
          </w:p>
        </w:tc>
      </w:tr>
      <w:tr w:rsidR="00E94AB3" w:rsidRPr="004939B5" w14:paraId="7502601D"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14831FDD"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QUANTITY</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056A113E" w14:textId="53561786" w:rsidR="00E94AB3" w:rsidRPr="00FD07EC"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QUANTITY</w:t>
            </w:r>
            <w:ins w:id="13610" w:author="Rakesh Singhi" w:date="2015-03-25T13:52:00Z">
              <w:r w:rsidR="00CB5DB6">
                <w:rPr>
                  <w:rFonts w:asciiTheme="minorHAnsi" w:hAnsiTheme="minorHAnsi" w:cstheme="minorHAnsi"/>
                  <w:color w:val="000000"/>
                  <w:sz w:val="18"/>
                  <w:szCs w:val="16"/>
                </w:rPr>
                <w:t>_SHIPPED</w:t>
              </w:r>
            </w:ins>
          </w:p>
        </w:tc>
        <w:tc>
          <w:tcPr>
            <w:tcW w:w="3150" w:type="dxa"/>
            <w:tcBorders>
              <w:top w:val="single" w:sz="4" w:space="0" w:color="auto"/>
              <w:left w:val="single" w:sz="4" w:space="0" w:color="auto"/>
              <w:bottom w:val="single" w:sz="4" w:space="0" w:color="auto"/>
              <w:right w:val="single" w:sz="4" w:space="0" w:color="auto"/>
            </w:tcBorders>
          </w:tcPr>
          <w:p w14:paraId="51243497" w14:textId="77777777" w:rsidR="00E94AB3" w:rsidRPr="004939B5" w:rsidRDefault="00E94AB3" w:rsidP="0029795D">
            <w:pPr>
              <w:rPr>
                <w:rFonts w:asciiTheme="minorHAnsi" w:hAnsiTheme="minorHAnsi" w:cstheme="minorHAnsi"/>
                <w:color w:val="000000"/>
                <w:sz w:val="18"/>
                <w:szCs w:val="16"/>
              </w:rPr>
            </w:pPr>
          </w:p>
        </w:tc>
      </w:tr>
      <w:tr w:rsidR="00E94AB3" w:rsidRPr="004939B5" w14:paraId="66D681CA"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772E41E0"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SALE_PRICE</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44A22CA1" w14:textId="4EEF6345" w:rsidR="00E94AB3" w:rsidRPr="00FD07EC" w:rsidRDefault="00E94AB3" w:rsidP="0029795D">
            <w:pPr>
              <w:rPr>
                <w:rFonts w:asciiTheme="minorHAnsi" w:hAnsiTheme="minorHAnsi" w:cstheme="minorHAnsi"/>
                <w:color w:val="000000"/>
                <w:sz w:val="18"/>
                <w:szCs w:val="16"/>
              </w:rPr>
            </w:pPr>
            <w:del w:id="13611" w:author="Rakesh Singhi" w:date="2015-03-25T15:30:00Z">
              <w:r w:rsidRPr="00BF204C" w:rsidDel="001C2D93">
                <w:rPr>
                  <w:rFonts w:asciiTheme="minorHAnsi" w:hAnsiTheme="minorHAnsi" w:cstheme="minorHAnsi"/>
                  <w:color w:val="000000"/>
                  <w:sz w:val="16"/>
                </w:rPr>
                <w:delText>SALE_PRICE</w:delText>
              </w:r>
            </w:del>
            <w:ins w:id="13612" w:author="Rakesh Singhi" w:date="2015-03-25T15:30:00Z">
              <w:r w:rsidR="001C2D93">
                <w:rPr>
                  <w:rFonts w:asciiTheme="minorHAnsi" w:hAnsiTheme="minorHAnsi" w:cstheme="minorHAnsi"/>
                  <w:color w:val="000000"/>
                  <w:sz w:val="16"/>
                </w:rPr>
                <w:t>UNIT_PRICE</w:t>
              </w:r>
            </w:ins>
          </w:p>
        </w:tc>
        <w:tc>
          <w:tcPr>
            <w:tcW w:w="3150" w:type="dxa"/>
            <w:tcBorders>
              <w:top w:val="single" w:sz="4" w:space="0" w:color="auto"/>
              <w:left w:val="single" w:sz="4" w:space="0" w:color="auto"/>
              <w:bottom w:val="single" w:sz="4" w:space="0" w:color="auto"/>
              <w:right w:val="single" w:sz="4" w:space="0" w:color="auto"/>
            </w:tcBorders>
          </w:tcPr>
          <w:p w14:paraId="1C96F8E1" w14:textId="77777777" w:rsidR="00E94AB3" w:rsidRPr="004939B5" w:rsidRDefault="00E94AB3" w:rsidP="0029795D">
            <w:pPr>
              <w:rPr>
                <w:rFonts w:asciiTheme="minorHAnsi" w:hAnsiTheme="minorHAnsi" w:cstheme="minorHAnsi"/>
                <w:color w:val="000000"/>
                <w:sz w:val="18"/>
                <w:szCs w:val="16"/>
              </w:rPr>
            </w:pPr>
          </w:p>
        </w:tc>
      </w:tr>
      <w:tr w:rsidR="00E94AB3" w:rsidRPr="004939B5" w14:paraId="611ADBB3"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4E3E091C"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REVENUE_LOCAL</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CF05223" w14:textId="1D4B945B" w:rsidR="00E94AB3" w:rsidRPr="00BF204C" w:rsidRDefault="00E94AB3" w:rsidP="0029795D">
            <w:pPr>
              <w:rPr>
                <w:rFonts w:asciiTheme="minorHAnsi" w:hAnsiTheme="minorHAnsi" w:cstheme="minorHAnsi"/>
                <w:color w:val="000000"/>
                <w:sz w:val="16"/>
              </w:rPr>
            </w:pPr>
            <w:r w:rsidRPr="00BF204C">
              <w:rPr>
                <w:rFonts w:asciiTheme="minorHAnsi" w:hAnsiTheme="minorHAnsi" w:cstheme="minorHAnsi"/>
                <w:color w:val="000000"/>
                <w:sz w:val="16"/>
              </w:rPr>
              <w:t>QUANTITY</w:t>
            </w:r>
            <w:ins w:id="13613" w:author="Rakesh Singhi" w:date="2015-03-25T13:52:00Z">
              <w:r w:rsidR="00CB5DB6">
                <w:rPr>
                  <w:rFonts w:asciiTheme="minorHAnsi" w:hAnsiTheme="minorHAnsi" w:cstheme="minorHAnsi"/>
                  <w:color w:val="000000"/>
                  <w:sz w:val="18"/>
                  <w:szCs w:val="16"/>
                </w:rPr>
                <w:t>_SHIPPED</w:t>
              </w:r>
            </w:ins>
            <w:r w:rsidRPr="00BF204C">
              <w:rPr>
                <w:rFonts w:asciiTheme="minorHAnsi" w:hAnsiTheme="minorHAnsi" w:cstheme="minorHAnsi"/>
                <w:color w:val="000000"/>
                <w:sz w:val="16"/>
              </w:rPr>
              <w:t>,</w:t>
            </w:r>
          </w:p>
          <w:p w14:paraId="6A8BCFD2" w14:textId="77777777" w:rsidR="00E94AB3" w:rsidRPr="00FD07EC" w:rsidRDefault="00E94AB3" w:rsidP="0029795D">
            <w:pPr>
              <w:rPr>
                <w:rFonts w:asciiTheme="minorHAnsi" w:hAnsiTheme="minorHAnsi" w:cstheme="minorHAnsi"/>
                <w:color w:val="000000"/>
                <w:sz w:val="18"/>
                <w:szCs w:val="16"/>
              </w:rPr>
            </w:pPr>
            <w:r w:rsidRPr="00BF204C">
              <w:rPr>
                <w:rFonts w:asciiTheme="minorHAnsi" w:hAnsiTheme="minorHAnsi" w:cstheme="minorHAnsi"/>
                <w:color w:val="000000"/>
                <w:sz w:val="16"/>
              </w:rPr>
              <w:t>SALE_PRICE</w:t>
            </w:r>
          </w:p>
        </w:tc>
        <w:tc>
          <w:tcPr>
            <w:tcW w:w="3150" w:type="dxa"/>
            <w:tcBorders>
              <w:top w:val="single" w:sz="4" w:space="0" w:color="auto"/>
              <w:left w:val="single" w:sz="4" w:space="0" w:color="auto"/>
              <w:bottom w:val="single" w:sz="4" w:space="0" w:color="auto"/>
              <w:right w:val="single" w:sz="4" w:space="0" w:color="auto"/>
            </w:tcBorders>
          </w:tcPr>
          <w:p w14:paraId="10B09398" w14:textId="5F181A31" w:rsidR="00E94AB3" w:rsidRPr="004939B5" w:rsidRDefault="001C2D93" w:rsidP="001C2D93">
            <w:pPr>
              <w:rPr>
                <w:rFonts w:asciiTheme="minorHAnsi" w:hAnsiTheme="minorHAnsi" w:cstheme="minorHAnsi"/>
                <w:color w:val="000000"/>
                <w:sz w:val="18"/>
                <w:szCs w:val="16"/>
              </w:rPr>
            </w:pPr>
            <w:ins w:id="13614" w:author="Rakesh Singhi" w:date="2015-03-25T15:31:00Z">
              <w:r>
                <w:rPr>
                  <w:rFonts w:asciiTheme="minorHAnsi" w:hAnsiTheme="minorHAnsi" w:cstheme="minorHAnsi"/>
                  <w:color w:val="000000"/>
                  <w:sz w:val="18"/>
                  <w:szCs w:val="16"/>
                </w:rPr>
                <w:t>Conversion algorithm (</w:t>
              </w:r>
              <w:r w:rsidRPr="00FD07EC">
                <w:rPr>
                  <w:rFonts w:asciiTheme="minorHAnsi" w:hAnsiTheme="minorHAnsi" w:cstheme="minorHAnsi"/>
                  <w:color w:val="000000"/>
                  <w:sz w:val="18"/>
                  <w:szCs w:val="16"/>
                </w:rPr>
                <w:t>REVENUE_</w:t>
              </w:r>
              <w:r>
                <w:rPr>
                  <w:rFonts w:asciiTheme="minorHAnsi" w:hAnsiTheme="minorHAnsi" w:cstheme="minorHAnsi"/>
                  <w:color w:val="000000"/>
                  <w:sz w:val="18"/>
                  <w:szCs w:val="16"/>
                </w:rPr>
                <w:t>USD)</w:t>
              </w:r>
            </w:ins>
            <w:del w:id="13615" w:author="Rakesh Singhi" w:date="2015-03-25T15:31:00Z">
              <w:r w:rsidR="00E94AB3" w:rsidRPr="00BF204C" w:rsidDel="001C2D93">
                <w:rPr>
                  <w:rFonts w:asciiTheme="minorHAnsi" w:hAnsiTheme="minorHAnsi" w:cstheme="minorHAnsi"/>
                  <w:color w:val="000000"/>
                  <w:sz w:val="16"/>
                </w:rPr>
                <w:delText>QUANTITY * SALE_PRICE</w:delText>
              </w:r>
            </w:del>
          </w:p>
        </w:tc>
      </w:tr>
      <w:tr w:rsidR="00E94AB3" w:rsidRPr="004939B5" w14:paraId="6511E17F"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5E6B45AE"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REVENUE_USD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45D1461" w14:textId="77777777" w:rsidR="00E94AB3" w:rsidRPr="00FD07EC" w:rsidRDefault="00E94AB3" w:rsidP="0029795D">
            <w:pPr>
              <w:rPr>
                <w:rFonts w:asciiTheme="minorHAnsi" w:hAnsiTheme="minorHAnsi" w:cstheme="minorHAnsi"/>
                <w:color w:val="000000"/>
                <w:sz w:val="18"/>
                <w:szCs w:val="16"/>
              </w:rPr>
            </w:pPr>
          </w:p>
        </w:tc>
        <w:tc>
          <w:tcPr>
            <w:tcW w:w="3150" w:type="dxa"/>
            <w:tcBorders>
              <w:top w:val="single" w:sz="4" w:space="0" w:color="auto"/>
              <w:left w:val="single" w:sz="4" w:space="0" w:color="auto"/>
              <w:bottom w:val="single" w:sz="4" w:space="0" w:color="auto"/>
              <w:right w:val="single" w:sz="4" w:space="0" w:color="auto"/>
            </w:tcBorders>
          </w:tcPr>
          <w:p w14:paraId="11E3A3DC" w14:textId="77777777" w:rsidR="00E94AB3" w:rsidRPr="004939B5"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w:t>
            </w:r>
            <w:r w:rsidRPr="00FD07EC">
              <w:rPr>
                <w:rFonts w:asciiTheme="minorHAnsi" w:hAnsiTheme="minorHAnsi" w:cstheme="minorHAnsi"/>
                <w:color w:val="000000"/>
                <w:sz w:val="18"/>
                <w:szCs w:val="16"/>
              </w:rPr>
              <w:t>REVENUE_LOCAL</w:t>
            </w:r>
            <w:r>
              <w:rPr>
                <w:rFonts w:asciiTheme="minorHAnsi" w:hAnsiTheme="minorHAnsi" w:cstheme="minorHAnsi"/>
                <w:color w:val="000000"/>
                <w:sz w:val="18"/>
                <w:szCs w:val="16"/>
              </w:rPr>
              <w:t>)</w:t>
            </w:r>
          </w:p>
        </w:tc>
      </w:tr>
      <w:tr w:rsidR="00E94AB3" w:rsidRPr="004939B5" w14:paraId="37D6698F"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7A04B646"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RMA_LOCAL</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1D1A646" w14:textId="778722A0" w:rsidR="00E94AB3" w:rsidRPr="00BF204C" w:rsidRDefault="00E94AB3" w:rsidP="0029795D">
            <w:pPr>
              <w:rPr>
                <w:rFonts w:asciiTheme="minorHAnsi" w:hAnsiTheme="minorHAnsi" w:cstheme="minorHAnsi"/>
                <w:color w:val="000000"/>
                <w:sz w:val="16"/>
              </w:rPr>
            </w:pPr>
            <w:r w:rsidRPr="00BF204C">
              <w:rPr>
                <w:rFonts w:asciiTheme="minorHAnsi" w:hAnsiTheme="minorHAnsi" w:cstheme="minorHAnsi"/>
                <w:color w:val="000000"/>
                <w:sz w:val="16"/>
              </w:rPr>
              <w:t>QUANTITY</w:t>
            </w:r>
            <w:ins w:id="13616" w:author="Rakesh Singhi" w:date="2015-03-25T13:52:00Z">
              <w:r w:rsidR="00CB5DB6">
                <w:rPr>
                  <w:rFonts w:asciiTheme="minorHAnsi" w:hAnsiTheme="minorHAnsi" w:cstheme="minorHAnsi"/>
                  <w:color w:val="000000"/>
                  <w:sz w:val="18"/>
                  <w:szCs w:val="16"/>
                </w:rPr>
                <w:t>_SHIPPED</w:t>
              </w:r>
            </w:ins>
            <w:r w:rsidRPr="00BF204C">
              <w:rPr>
                <w:rFonts w:asciiTheme="minorHAnsi" w:hAnsiTheme="minorHAnsi" w:cstheme="minorHAnsi"/>
                <w:color w:val="000000"/>
                <w:sz w:val="16"/>
              </w:rPr>
              <w:t>,</w:t>
            </w:r>
          </w:p>
          <w:p w14:paraId="02E4953D" w14:textId="77777777" w:rsidR="00E94AB3" w:rsidRPr="00FD07EC" w:rsidRDefault="00E94AB3" w:rsidP="0029795D">
            <w:pPr>
              <w:rPr>
                <w:rFonts w:asciiTheme="minorHAnsi" w:hAnsiTheme="minorHAnsi" w:cstheme="minorHAnsi"/>
                <w:color w:val="000000"/>
                <w:sz w:val="18"/>
                <w:szCs w:val="16"/>
              </w:rPr>
            </w:pPr>
            <w:r w:rsidRPr="00BF204C">
              <w:rPr>
                <w:rFonts w:asciiTheme="minorHAnsi" w:hAnsiTheme="minorHAnsi" w:cstheme="minorHAnsi"/>
                <w:color w:val="000000"/>
                <w:sz w:val="16"/>
              </w:rPr>
              <w:t>SALE_PRICE</w:t>
            </w:r>
          </w:p>
        </w:tc>
        <w:tc>
          <w:tcPr>
            <w:tcW w:w="3150" w:type="dxa"/>
            <w:tcBorders>
              <w:top w:val="single" w:sz="4" w:space="0" w:color="auto"/>
              <w:left w:val="single" w:sz="4" w:space="0" w:color="auto"/>
              <w:bottom w:val="single" w:sz="4" w:space="0" w:color="auto"/>
              <w:right w:val="single" w:sz="4" w:space="0" w:color="auto"/>
            </w:tcBorders>
          </w:tcPr>
          <w:p w14:paraId="163DF56B" w14:textId="77777777" w:rsidR="00E94AB3" w:rsidRPr="00BF204C" w:rsidRDefault="00E94AB3" w:rsidP="0029795D">
            <w:pPr>
              <w:rPr>
                <w:rFonts w:asciiTheme="minorHAnsi" w:hAnsiTheme="minorHAnsi" w:cstheme="minorHAnsi"/>
                <w:color w:val="000000"/>
                <w:sz w:val="16"/>
              </w:rPr>
            </w:pPr>
            <w:r w:rsidRPr="00BF204C">
              <w:rPr>
                <w:rFonts w:asciiTheme="minorHAnsi" w:hAnsiTheme="minorHAnsi" w:cstheme="minorHAnsi"/>
                <w:color w:val="000000"/>
                <w:sz w:val="16"/>
              </w:rPr>
              <w:t xml:space="preserve">It is negative revenue at line item level, Where Transaction_Type=81 </w:t>
            </w:r>
          </w:p>
          <w:p w14:paraId="61FCBC73" w14:textId="77777777" w:rsidR="00E94AB3" w:rsidRPr="004939B5" w:rsidRDefault="00E94AB3" w:rsidP="0029795D">
            <w:pPr>
              <w:rPr>
                <w:rFonts w:asciiTheme="minorHAnsi" w:hAnsiTheme="minorHAnsi" w:cstheme="minorHAnsi"/>
                <w:color w:val="000000"/>
                <w:sz w:val="18"/>
                <w:szCs w:val="16"/>
              </w:rPr>
            </w:pPr>
            <w:r w:rsidRPr="00BF204C">
              <w:rPr>
                <w:rFonts w:asciiTheme="minorHAnsi" w:hAnsiTheme="minorHAnsi" w:cstheme="minorHAnsi"/>
                <w:color w:val="000000"/>
                <w:sz w:val="16"/>
              </w:rPr>
              <w:t>QUANTITY* SALE_PRICE</w:t>
            </w:r>
          </w:p>
        </w:tc>
      </w:tr>
      <w:tr w:rsidR="00E94AB3" w:rsidRPr="004939B5" w14:paraId="08F9BFCF"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379C6E5D" w14:textId="77777777" w:rsidR="00E94AB3" w:rsidRPr="00C875CE" w:rsidRDefault="00E94AB3"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RMA_USD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0742B058" w14:textId="77777777" w:rsidR="00E94AB3" w:rsidRPr="00FD07EC" w:rsidRDefault="00E94AB3" w:rsidP="0029795D">
            <w:pPr>
              <w:rPr>
                <w:rFonts w:asciiTheme="minorHAnsi" w:hAnsiTheme="minorHAnsi" w:cstheme="minorHAnsi"/>
                <w:color w:val="000000"/>
                <w:sz w:val="18"/>
                <w:szCs w:val="16"/>
              </w:rPr>
            </w:pPr>
          </w:p>
        </w:tc>
        <w:tc>
          <w:tcPr>
            <w:tcW w:w="3150" w:type="dxa"/>
            <w:tcBorders>
              <w:top w:val="single" w:sz="4" w:space="0" w:color="auto"/>
              <w:left w:val="single" w:sz="4" w:space="0" w:color="auto"/>
              <w:bottom w:val="single" w:sz="4" w:space="0" w:color="auto"/>
              <w:right w:val="single" w:sz="4" w:space="0" w:color="auto"/>
            </w:tcBorders>
          </w:tcPr>
          <w:p w14:paraId="2473C92E" w14:textId="77777777" w:rsidR="00E94AB3" w:rsidRPr="004939B5"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(RMA</w:t>
            </w:r>
            <w:r w:rsidRPr="00FD07EC">
              <w:rPr>
                <w:rFonts w:asciiTheme="minorHAnsi" w:hAnsiTheme="minorHAnsi" w:cstheme="minorHAnsi"/>
                <w:color w:val="000000"/>
                <w:sz w:val="18"/>
                <w:szCs w:val="16"/>
              </w:rPr>
              <w:t>_LOCAL</w:t>
            </w:r>
            <w:r>
              <w:rPr>
                <w:rFonts w:asciiTheme="minorHAnsi" w:hAnsiTheme="minorHAnsi" w:cstheme="minorHAnsi"/>
                <w:color w:val="000000"/>
                <w:sz w:val="18"/>
                <w:szCs w:val="16"/>
              </w:rPr>
              <w:t>)</w:t>
            </w:r>
          </w:p>
        </w:tc>
      </w:tr>
      <w:tr w:rsidR="00E94AB3" w:rsidRPr="004939B5" w14:paraId="16A37F3C"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7040105C" w14:textId="77777777" w:rsidR="00E94AB3" w:rsidRPr="00FD07EC" w:rsidRDefault="00E94AB3"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PARTNER_EXCEPTION_FLAG</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64C0810C" w14:textId="77777777" w:rsidR="00E94AB3" w:rsidRPr="00FD07EC" w:rsidRDefault="00E94AB3"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PARTNER_EXCEPTION_FLAG</w:t>
            </w:r>
          </w:p>
        </w:tc>
        <w:tc>
          <w:tcPr>
            <w:tcW w:w="3150" w:type="dxa"/>
            <w:tcBorders>
              <w:top w:val="single" w:sz="4" w:space="0" w:color="auto"/>
              <w:left w:val="single" w:sz="4" w:space="0" w:color="auto"/>
              <w:bottom w:val="single" w:sz="4" w:space="0" w:color="auto"/>
              <w:right w:val="single" w:sz="4" w:space="0" w:color="auto"/>
            </w:tcBorders>
          </w:tcPr>
          <w:p w14:paraId="48238B4A" w14:textId="77777777" w:rsidR="00E94AB3" w:rsidRPr="004939B5"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Exception Logic populates the flag</w:t>
            </w:r>
          </w:p>
        </w:tc>
      </w:tr>
      <w:tr w:rsidR="00E94AB3" w:rsidRPr="004939B5" w14:paraId="6564191D"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1954E31C" w14:textId="77777777" w:rsidR="00E94AB3" w:rsidRPr="00FD07EC" w:rsidRDefault="00F160AB" w:rsidP="0029795D">
            <w:pPr>
              <w:rPr>
                <w:rFonts w:asciiTheme="minorHAnsi" w:hAnsiTheme="minorHAnsi" w:cstheme="minorHAnsi"/>
                <w:color w:val="000000"/>
                <w:sz w:val="18"/>
                <w:szCs w:val="16"/>
              </w:rPr>
            </w:pPr>
            <w:r>
              <w:rPr>
                <w:rFonts w:asciiTheme="minorHAnsi" w:hAnsiTheme="minorHAnsi" w:cstheme="minorHAnsi"/>
                <w:color w:val="000000"/>
                <w:sz w:val="18"/>
                <w:szCs w:val="16"/>
              </w:rPr>
              <w:t>PARTNER_EXCEPTION_SEQID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6899797E" w14:textId="77777777" w:rsidR="00E94AB3" w:rsidRPr="00FD07EC" w:rsidRDefault="005C15D0" w:rsidP="00F31149">
            <w:pPr>
              <w:rPr>
                <w:rFonts w:asciiTheme="minorHAnsi" w:hAnsiTheme="minorHAnsi" w:cstheme="minorHAnsi"/>
                <w:color w:val="000000"/>
                <w:sz w:val="18"/>
                <w:szCs w:val="16"/>
              </w:rPr>
            </w:pPr>
            <w:r>
              <w:rPr>
                <w:rFonts w:asciiTheme="minorHAnsi" w:hAnsiTheme="minorHAnsi" w:cstheme="minorHAnsi"/>
                <w:color w:val="000000"/>
                <w:sz w:val="18"/>
                <w:szCs w:val="16"/>
              </w:rPr>
              <w:t xml:space="preserve">Sequence Number </w:t>
            </w:r>
            <w:r w:rsidR="00F31149">
              <w:rPr>
                <w:rFonts w:asciiTheme="minorHAnsi" w:hAnsiTheme="minorHAnsi" w:cstheme="minorHAnsi"/>
                <w:color w:val="000000"/>
                <w:sz w:val="18"/>
                <w:szCs w:val="16"/>
              </w:rPr>
              <w:t xml:space="preserve">used for </w:t>
            </w:r>
            <w:r>
              <w:rPr>
                <w:rFonts w:asciiTheme="minorHAnsi" w:hAnsiTheme="minorHAnsi" w:cstheme="minorHAnsi"/>
                <w:color w:val="000000"/>
                <w:sz w:val="18"/>
                <w:szCs w:val="16"/>
              </w:rPr>
              <w:t>new entry into PARTNER_EXCEPTION table</w:t>
            </w:r>
          </w:p>
        </w:tc>
        <w:tc>
          <w:tcPr>
            <w:tcW w:w="3150" w:type="dxa"/>
            <w:tcBorders>
              <w:top w:val="single" w:sz="4" w:space="0" w:color="auto"/>
              <w:left w:val="single" w:sz="4" w:space="0" w:color="auto"/>
              <w:bottom w:val="single" w:sz="4" w:space="0" w:color="auto"/>
              <w:right w:val="single" w:sz="4" w:space="0" w:color="auto"/>
            </w:tcBorders>
          </w:tcPr>
          <w:p w14:paraId="62D6CC2F" w14:textId="77777777" w:rsidR="00E94AB3" w:rsidRPr="004939B5" w:rsidRDefault="00E94AB3" w:rsidP="0029795D">
            <w:pPr>
              <w:rPr>
                <w:rFonts w:asciiTheme="minorHAnsi" w:hAnsiTheme="minorHAnsi" w:cstheme="minorHAnsi"/>
                <w:color w:val="000000"/>
                <w:sz w:val="18"/>
                <w:szCs w:val="16"/>
              </w:rPr>
            </w:pPr>
            <w:r>
              <w:rPr>
                <w:rFonts w:asciiTheme="minorHAnsi" w:hAnsiTheme="minorHAnsi" w:cstheme="minorHAnsi"/>
                <w:color w:val="000000"/>
                <w:sz w:val="18"/>
                <w:szCs w:val="16"/>
              </w:rPr>
              <w:t>Exception Logic populates the flag</w:t>
            </w:r>
          </w:p>
        </w:tc>
      </w:tr>
      <w:tr w:rsidR="009505E1" w:rsidRPr="004939B5" w14:paraId="0286EFED"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4C2458E8" w14:textId="3856AE5E" w:rsidR="009505E1" w:rsidRPr="00FD07EC" w:rsidRDefault="009505E1" w:rsidP="0029795D">
            <w:pPr>
              <w:rPr>
                <w:rFonts w:asciiTheme="minorHAnsi" w:hAnsiTheme="minorHAnsi" w:cstheme="minorHAnsi"/>
                <w:color w:val="000000"/>
                <w:sz w:val="18"/>
                <w:szCs w:val="16"/>
              </w:rPr>
            </w:pPr>
            <w:ins w:id="13617" w:author="Rakesh Singhi" w:date="2015-02-07T16:07:00Z">
              <w:r>
                <w:rPr>
                  <w:rFonts w:asciiTheme="minorHAnsi" w:hAnsiTheme="minorHAnsi" w:cstheme="minorHAnsi"/>
                  <w:color w:val="000000"/>
                  <w:sz w:val="18"/>
                  <w:szCs w:val="16"/>
                </w:rPr>
                <w:t>PRODUCT</w:t>
              </w:r>
              <w:r w:rsidRPr="00FD07EC">
                <w:rPr>
                  <w:rFonts w:asciiTheme="minorHAnsi" w:hAnsiTheme="minorHAnsi" w:cstheme="minorHAnsi"/>
                  <w:color w:val="000000"/>
                  <w:sz w:val="18"/>
                  <w:szCs w:val="16"/>
                </w:rPr>
                <w:t>_EXCEPTION_FLAG</w:t>
              </w:r>
            </w:ins>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973A149" w14:textId="785AF6E2" w:rsidR="009505E1" w:rsidRPr="00FD07EC" w:rsidRDefault="009505E1" w:rsidP="0029795D">
            <w:pPr>
              <w:rPr>
                <w:rFonts w:asciiTheme="minorHAnsi" w:hAnsiTheme="minorHAnsi" w:cstheme="minorHAnsi"/>
                <w:color w:val="000000"/>
                <w:sz w:val="18"/>
                <w:szCs w:val="16"/>
              </w:rPr>
            </w:pPr>
            <w:ins w:id="13618" w:author="Rakesh Singhi" w:date="2015-02-07T16:07:00Z">
              <w:r>
                <w:rPr>
                  <w:rFonts w:asciiTheme="minorHAnsi" w:hAnsiTheme="minorHAnsi" w:cstheme="minorHAnsi"/>
                  <w:color w:val="000000"/>
                  <w:sz w:val="18"/>
                  <w:szCs w:val="16"/>
                </w:rPr>
                <w:t>PRODUCT</w:t>
              </w:r>
              <w:r w:rsidRPr="00FD07EC">
                <w:rPr>
                  <w:rFonts w:asciiTheme="minorHAnsi" w:hAnsiTheme="minorHAnsi" w:cstheme="minorHAnsi"/>
                  <w:color w:val="000000"/>
                  <w:sz w:val="18"/>
                  <w:szCs w:val="16"/>
                </w:rPr>
                <w:t>_EXCEPTION_FLAG</w:t>
              </w:r>
            </w:ins>
          </w:p>
        </w:tc>
        <w:tc>
          <w:tcPr>
            <w:tcW w:w="3150" w:type="dxa"/>
            <w:tcBorders>
              <w:top w:val="single" w:sz="4" w:space="0" w:color="auto"/>
              <w:left w:val="single" w:sz="4" w:space="0" w:color="auto"/>
              <w:bottom w:val="single" w:sz="4" w:space="0" w:color="auto"/>
              <w:right w:val="single" w:sz="4" w:space="0" w:color="auto"/>
            </w:tcBorders>
          </w:tcPr>
          <w:p w14:paraId="53FF41AA" w14:textId="630FAC8F" w:rsidR="009505E1" w:rsidRDefault="009505E1" w:rsidP="0029795D">
            <w:pPr>
              <w:rPr>
                <w:rFonts w:asciiTheme="minorHAnsi" w:hAnsiTheme="minorHAnsi" w:cstheme="minorHAnsi"/>
                <w:color w:val="000000"/>
                <w:sz w:val="18"/>
                <w:szCs w:val="16"/>
              </w:rPr>
            </w:pPr>
            <w:ins w:id="13619" w:author="Rakesh Singhi" w:date="2015-02-07T16:07:00Z">
              <w:r>
                <w:rPr>
                  <w:rFonts w:asciiTheme="minorHAnsi" w:hAnsiTheme="minorHAnsi" w:cstheme="minorHAnsi"/>
                  <w:color w:val="000000"/>
                  <w:sz w:val="18"/>
                  <w:szCs w:val="16"/>
                </w:rPr>
                <w:t>Exception Logic populates the flag</w:t>
              </w:r>
            </w:ins>
          </w:p>
        </w:tc>
      </w:tr>
      <w:tr w:rsidR="009505E1" w:rsidRPr="004939B5" w14:paraId="7AB73095" w14:textId="77777777" w:rsidTr="001975D0">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0DAF106C" w14:textId="7CBB71F4" w:rsidR="009505E1" w:rsidRPr="00FD07EC" w:rsidRDefault="009505E1" w:rsidP="0029795D">
            <w:pPr>
              <w:rPr>
                <w:rFonts w:asciiTheme="minorHAnsi" w:hAnsiTheme="minorHAnsi" w:cstheme="minorHAnsi"/>
                <w:color w:val="000000"/>
                <w:sz w:val="18"/>
                <w:szCs w:val="16"/>
              </w:rPr>
            </w:pPr>
            <w:ins w:id="13620" w:author="Rakesh Singhi" w:date="2015-02-07T16:07:00Z">
              <w:r>
                <w:rPr>
                  <w:rFonts w:asciiTheme="minorHAnsi" w:hAnsiTheme="minorHAnsi" w:cstheme="minorHAnsi"/>
                  <w:color w:val="000000"/>
                  <w:sz w:val="18"/>
                  <w:szCs w:val="16"/>
                </w:rPr>
                <w:t>PRODUCT_EXCEPTION_SEQID</w:t>
              </w:r>
            </w:ins>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1015B0FE" w14:textId="22781E5D" w:rsidR="009505E1" w:rsidRPr="00FD07EC" w:rsidRDefault="009505E1" w:rsidP="009505E1">
            <w:pPr>
              <w:rPr>
                <w:rFonts w:asciiTheme="minorHAnsi" w:hAnsiTheme="minorHAnsi" w:cstheme="minorHAnsi"/>
                <w:color w:val="000000"/>
                <w:sz w:val="18"/>
                <w:szCs w:val="16"/>
              </w:rPr>
            </w:pPr>
            <w:ins w:id="13621" w:author="Rakesh Singhi" w:date="2015-02-07T16:07:00Z">
              <w:r>
                <w:rPr>
                  <w:rFonts w:asciiTheme="minorHAnsi" w:hAnsiTheme="minorHAnsi" w:cstheme="minorHAnsi"/>
                  <w:color w:val="000000"/>
                  <w:sz w:val="18"/>
                  <w:szCs w:val="16"/>
                </w:rPr>
                <w:t xml:space="preserve">Sequence Number used for new entry into </w:t>
              </w:r>
              <w:r>
                <w:rPr>
                  <w:rFonts w:asciiTheme="minorHAnsi" w:hAnsiTheme="minorHAnsi" w:cstheme="minorHAnsi"/>
                  <w:color w:val="000000"/>
                  <w:sz w:val="18"/>
                  <w:szCs w:val="16"/>
                </w:rPr>
                <w:lastRenderedPageBreak/>
                <w:t>PRODUCT_EXCEPTION table</w:t>
              </w:r>
            </w:ins>
          </w:p>
        </w:tc>
        <w:tc>
          <w:tcPr>
            <w:tcW w:w="3150" w:type="dxa"/>
            <w:tcBorders>
              <w:top w:val="single" w:sz="4" w:space="0" w:color="auto"/>
              <w:left w:val="single" w:sz="4" w:space="0" w:color="auto"/>
              <w:bottom w:val="single" w:sz="4" w:space="0" w:color="auto"/>
              <w:right w:val="single" w:sz="4" w:space="0" w:color="auto"/>
            </w:tcBorders>
          </w:tcPr>
          <w:p w14:paraId="2B33BBC5" w14:textId="1B11F0AB" w:rsidR="009505E1" w:rsidRDefault="009505E1" w:rsidP="0029795D">
            <w:pPr>
              <w:rPr>
                <w:rFonts w:asciiTheme="minorHAnsi" w:hAnsiTheme="minorHAnsi" w:cstheme="minorHAnsi"/>
                <w:color w:val="000000"/>
                <w:sz w:val="18"/>
                <w:szCs w:val="16"/>
              </w:rPr>
            </w:pPr>
            <w:ins w:id="13622" w:author="Rakesh Singhi" w:date="2015-02-07T16:07:00Z">
              <w:r>
                <w:rPr>
                  <w:rFonts w:asciiTheme="minorHAnsi" w:hAnsiTheme="minorHAnsi" w:cstheme="minorHAnsi"/>
                  <w:color w:val="000000"/>
                  <w:sz w:val="18"/>
                  <w:szCs w:val="16"/>
                </w:rPr>
                <w:lastRenderedPageBreak/>
                <w:t>Exception Logic populates the flag</w:t>
              </w:r>
            </w:ins>
          </w:p>
        </w:tc>
      </w:tr>
    </w:tbl>
    <w:p w14:paraId="60CFB0EC" w14:textId="77777777" w:rsidR="004E5956" w:rsidRDefault="004E5956" w:rsidP="007F2BAD"/>
    <w:p w14:paraId="1AC3440C" w14:textId="77777777" w:rsidR="004E5956" w:rsidRDefault="004E5956" w:rsidP="007F2BAD"/>
    <w:p w14:paraId="501652EE" w14:textId="77777777" w:rsidR="00D80412" w:rsidRDefault="00D80412" w:rsidP="007F2BAD"/>
    <w:p w14:paraId="037854BF" w14:textId="77777777" w:rsidR="00D80412" w:rsidRPr="007F2BAD" w:rsidRDefault="00D80412" w:rsidP="007F2BAD"/>
    <w:p w14:paraId="112932A5" w14:textId="39B23830" w:rsidR="00472C02" w:rsidRDefault="00472C02"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623" w:name="_Toc415065655"/>
      <w:r>
        <w:rPr>
          <w:rFonts w:asciiTheme="minorHAnsi" w:hAnsiTheme="minorHAnsi" w:cstheme="minorHAnsi"/>
          <w:b/>
          <w:i/>
          <w:sz w:val="22"/>
          <w:szCs w:val="24"/>
          <w:lang w:val="en-GB"/>
        </w:rPr>
        <w:t>Product Exception</w:t>
      </w:r>
      <w:bookmarkEnd w:id="13623"/>
    </w:p>
    <w:p w14:paraId="5CFDC39B" w14:textId="77777777" w:rsidR="00DD52BD" w:rsidRDefault="00DD52BD" w:rsidP="00DD52BD"/>
    <w:p w14:paraId="0E45FEEF" w14:textId="2A678539" w:rsidR="00DD52BD" w:rsidRPr="00DD52BD" w:rsidRDefault="00DD52BD" w:rsidP="00DD52BD">
      <w:pPr>
        <w:rPr>
          <w:rFonts w:asciiTheme="minorHAnsi" w:hAnsiTheme="minorHAnsi" w:cstheme="minorHAnsi"/>
          <w:color w:val="000000"/>
          <w:sz w:val="18"/>
          <w:szCs w:val="16"/>
        </w:rPr>
      </w:pPr>
      <w:r w:rsidRPr="00DD52BD">
        <w:rPr>
          <w:rFonts w:asciiTheme="minorHAnsi" w:hAnsiTheme="minorHAnsi" w:cstheme="minorHAnsi"/>
          <w:color w:val="000000"/>
          <w:sz w:val="18"/>
          <w:szCs w:val="16"/>
        </w:rPr>
        <w:t xml:space="preserve">Use Case Scenarios are explained in the document attached </w:t>
      </w:r>
    </w:p>
    <w:p w14:paraId="606EB1F3" w14:textId="77777777" w:rsidR="00DD52BD" w:rsidRPr="00DD52BD" w:rsidRDefault="00DD52BD" w:rsidP="00DD52BD"/>
    <w:bookmarkStart w:id="13624" w:name="_MON_1482602813"/>
    <w:bookmarkEnd w:id="13624"/>
    <w:p w14:paraId="7488A86C" w14:textId="77777777" w:rsidR="00472C02" w:rsidRDefault="00CE3FAA" w:rsidP="00472C02">
      <w:r>
        <w:object w:dxaOrig="1551" w:dyaOrig="1004" w14:anchorId="11A8A97E">
          <v:shape id="_x0000_i1037" type="#_x0000_t75" style="width:77.25pt;height:50.25pt" o:ole="">
            <v:imagedata r:id="rId35" o:title=""/>
          </v:shape>
          <o:OLEObject Type="Embed" ProgID="Word.Document.12" ShapeID="_x0000_i1037" DrawAspect="Icon" ObjectID="_1551012690" r:id="rId36">
            <o:FieldCodes>\s</o:FieldCodes>
          </o:OLEObject>
        </w:object>
      </w:r>
    </w:p>
    <w:p w14:paraId="78D6CD2C" w14:textId="77777777" w:rsidR="00060CA4" w:rsidRDefault="00060CA4" w:rsidP="00472C02"/>
    <w:p w14:paraId="14953E7E" w14:textId="22FEF77A" w:rsidR="00060CA4" w:rsidRPr="00060CA4" w:rsidRDefault="00060CA4" w:rsidP="00472C02">
      <w:pPr>
        <w:rPr>
          <w:rFonts w:asciiTheme="minorHAnsi" w:hAnsiTheme="minorHAnsi" w:cstheme="minorHAnsi"/>
          <w:color w:val="000000"/>
          <w:sz w:val="18"/>
          <w:szCs w:val="16"/>
        </w:rPr>
      </w:pPr>
      <w:r w:rsidRPr="00060CA4">
        <w:rPr>
          <w:rFonts w:asciiTheme="minorHAnsi" w:hAnsiTheme="minorHAnsi" w:cstheme="minorHAnsi"/>
          <w:color w:val="000000"/>
          <w:sz w:val="18"/>
          <w:szCs w:val="16"/>
        </w:rPr>
        <w:t xml:space="preserve">Steps to update the respective </w:t>
      </w:r>
      <w:r w:rsidR="00015E2B">
        <w:rPr>
          <w:rFonts w:asciiTheme="minorHAnsi" w:hAnsiTheme="minorHAnsi" w:cstheme="minorHAnsi"/>
          <w:color w:val="000000"/>
          <w:sz w:val="18"/>
          <w:szCs w:val="16"/>
        </w:rPr>
        <w:t xml:space="preserve">records of </w:t>
      </w:r>
      <w:r w:rsidRPr="00060CA4">
        <w:rPr>
          <w:rFonts w:asciiTheme="minorHAnsi" w:hAnsiTheme="minorHAnsi" w:cstheme="minorHAnsi"/>
          <w:color w:val="000000"/>
          <w:sz w:val="18"/>
          <w:szCs w:val="16"/>
        </w:rPr>
        <w:t xml:space="preserve">fact table with </w:t>
      </w:r>
      <w:r w:rsidR="008F7366">
        <w:rPr>
          <w:rFonts w:asciiTheme="minorHAnsi" w:hAnsiTheme="minorHAnsi" w:cstheme="minorHAnsi"/>
          <w:color w:val="000000"/>
          <w:sz w:val="18"/>
          <w:szCs w:val="16"/>
        </w:rPr>
        <w:t xml:space="preserve">exception corrected </w:t>
      </w:r>
      <w:r w:rsidRPr="00060CA4">
        <w:rPr>
          <w:rFonts w:asciiTheme="minorHAnsi" w:hAnsiTheme="minorHAnsi" w:cstheme="minorHAnsi"/>
          <w:color w:val="000000"/>
          <w:sz w:val="18"/>
          <w:szCs w:val="16"/>
        </w:rPr>
        <w:t xml:space="preserve">values and flag from </w:t>
      </w:r>
      <w:r w:rsidR="008F7366" w:rsidRPr="00060CA4">
        <w:rPr>
          <w:rFonts w:asciiTheme="minorHAnsi" w:hAnsiTheme="minorHAnsi" w:cstheme="minorHAnsi"/>
          <w:color w:val="000000"/>
          <w:sz w:val="18"/>
          <w:szCs w:val="16"/>
        </w:rPr>
        <w:t>PRODUCT_EXCEPTION_D</w:t>
      </w:r>
      <w:r w:rsidR="008F7366">
        <w:rPr>
          <w:rFonts w:asciiTheme="minorHAnsi" w:hAnsiTheme="minorHAnsi" w:cstheme="minorHAnsi"/>
          <w:color w:val="000000"/>
          <w:sz w:val="18"/>
          <w:szCs w:val="16"/>
        </w:rPr>
        <w:t xml:space="preserve"> </w:t>
      </w:r>
      <w:r w:rsidRPr="00060CA4">
        <w:rPr>
          <w:rFonts w:asciiTheme="minorHAnsi" w:hAnsiTheme="minorHAnsi" w:cstheme="minorHAnsi"/>
          <w:color w:val="000000"/>
          <w:sz w:val="18"/>
          <w:szCs w:val="16"/>
        </w:rPr>
        <w:t xml:space="preserve">table </w:t>
      </w:r>
    </w:p>
    <w:p w14:paraId="20216848" w14:textId="2A68C170" w:rsidR="00060CA4" w:rsidRDefault="00060CA4" w:rsidP="00060CA4">
      <w:pPr>
        <w:pStyle w:val="ListParagraph"/>
        <w:numPr>
          <w:ilvl w:val="0"/>
          <w:numId w:val="21"/>
        </w:numPr>
        <w:rPr>
          <w:rFonts w:asciiTheme="minorHAnsi" w:hAnsiTheme="minorHAnsi" w:cstheme="minorHAnsi"/>
          <w:color w:val="000000"/>
          <w:sz w:val="18"/>
          <w:szCs w:val="16"/>
        </w:rPr>
      </w:pPr>
      <w:r>
        <w:rPr>
          <w:rFonts w:asciiTheme="minorHAnsi" w:hAnsiTheme="minorHAnsi" w:cstheme="minorHAnsi"/>
          <w:color w:val="000000"/>
          <w:sz w:val="18"/>
          <w:szCs w:val="16"/>
        </w:rPr>
        <w:t xml:space="preserve">The corrected product details from </w:t>
      </w:r>
      <w:r w:rsidRPr="00060CA4">
        <w:rPr>
          <w:rFonts w:asciiTheme="minorHAnsi" w:hAnsiTheme="minorHAnsi" w:cstheme="minorHAnsi"/>
          <w:color w:val="000000"/>
          <w:sz w:val="18"/>
          <w:szCs w:val="16"/>
        </w:rPr>
        <w:t>DMO_PRODUCT_EXCEPTION_DELTA</w:t>
      </w:r>
      <w:r>
        <w:rPr>
          <w:rFonts w:asciiTheme="minorHAnsi" w:hAnsiTheme="minorHAnsi" w:cstheme="minorHAnsi"/>
          <w:color w:val="000000"/>
          <w:sz w:val="18"/>
          <w:szCs w:val="16"/>
        </w:rPr>
        <w:t xml:space="preserve"> tables is </w:t>
      </w:r>
      <w:r w:rsidR="008F7366">
        <w:rPr>
          <w:rFonts w:asciiTheme="minorHAnsi" w:hAnsiTheme="minorHAnsi" w:cstheme="minorHAnsi"/>
          <w:color w:val="000000"/>
          <w:sz w:val="18"/>
          <w:szCs w:val="16"/>
        </w:rPr>
        <w:t xml:space="preserve">identified for records with CLOSED status and the respective values are </w:t>
      </w:r>
      <w:r>
        <w:rPr>
          <w:rFonts w:asciiTheme="minorHAnsi" w:hAnsiTheme="minorHAnsi" w:cstheme="minorHAnsi"/>
          <w:color w:val="000000"/>
          <w:sz w:val="18"/>
          <w:szCs w:val="16"/>
        </w:rPr>
        <w:t xml:space="preserve">updated  to </w:t>
      </w:r>
      <w:r w:rsidRPr="00060CA4">
        <w:rPr>
          <w:rFonts w:asciiTheme="minorHAnsi" w:hAnsiTheme="minorHAnsi" w:cstheme="minorHAnsi"/>
          <w:color w:val="000000"/>
          <w:sz w:val="18"/>
          <w:szCs w:val="16"/>
        </w:rPr>
        <w:t>DMO_SELL_OUT_METRICS_BASE_F</w:t>
      </w:r>
      <w:r>
        <w:rPr>
          <w:rFonts w:asciiTheme="minorHAnsi" w:hAnsiTheme="minorHAnsi" w:cstheme="minorHAnsi"/>
          <w:color w:val="000000"/>
          <w:sz w:val="18"/>
          <w:szCs w:val="16"/>
        </w:rPr>
        <w:t xml:space="preserve"> </w:t>
      </w:r>
    </w:p>
    <w:p w14:paraId="682E7A5D" w14:textId="7A436B84" w:rsidR="00060CA4" w:rsidRDefault="00060CA4" w:rsidP="00060CA4">
      <w:pPr>
        <w:pStyle w:val="ListParagraph"/>
        <w:numPr>
          <w:ilvl w:val="0"/>
          <w:numId w:val="21"/>
        </w:numPr>
        <w:rPr>
          <w:rFonts w:asciiTheme="minorHAnsi" w:hAnsiTheme="minorHAnsi" w:cstheme="minorHAnsi"/>
          <w:color w:val="000000"/>
          <w:sz w:val="18"/>
          <w:szCs w:val="16"/>
        </w:rPr>
      </w:pPr>
      <w:r w:rsidRPr="00060CA4">
        <w:rPr>
          <w:rFonts w:asciiTheme="minorHAnsi" w:hAnsiTheme="minorHAnsi" w:cstheme="minorHAnsi"/>
          <w:color w:val="000000"/>
          <w:sz w:val="18"/>
          <w:szCs w:val="16"/>
        </w:rPr>
        <w:t>For a given Product_Exception_SeqId</w:t>
      </w:r>
      <w:r>
        <w:rPr>
          <w:rFonts w:asciiTheme="minorHAnsi" w:hAnsiTheme="minorHAnsi" w:cstheme="minorHAnsi"/>
          <w:color w:val="000000"/>
          <w:sz w:val="18"/>
          <w:szCs w:val="16"/>
        </w:rPr>
        <w:t xml:space="preserve"> record with </w:t>
      </w:r>
      <w:r w:rsidR="008F7366">
        <w:rPr>
          <w:rFonts w:asciiTheme="minorHAnsi" w:hAnsiTheme="minorHAnsi" w:cstheme="minorHAnsi"/>
          <w:color w:val="000000"/>
          <w:sz w:val="18"/>
          <w:szCs w:val="16"/>
        </w:rPr>
        <w:t>CLOSED</w:t>
      </w:r>
      <w:r>
        <w:rPr>
          <w:rFonts w:asciiTheme="minorHAnsi" w:hAnsiTheme="minorHAnsi" w:cstheme="minorHAnsi"/>
          <w:color w:val="000000"/>
          <w:sz w:val="18"/>
          <w:szCs w:val="16"/>
        </w:rPr>
        <w:t xml:space="preserve"> status </w:t>
      </w:r>
      <w:r w:rsidRPr="00060CA4">
        <w:rPr>
          <w:rFonts w:asciiTheme="minorHAnsi" w:hAnsiTheme="minorHAnsi" w:cstheme="minorHAnsi"/>
          <w:color w:val="000000"/>
          <w:sz w:val="18"/>
          <w:szCs w:val="16"/>
        </w:rPr>
        <w:t xml:space="preserve">in DMO_PRODUCT_EXCEPTION_DELTA </w:t>
      </w:r>
      <w:r>
        <w:rPr>
          <w:rFonts w:asciiTheme="minorHAnsi" w:hAnsiTheme="minorHAnsi" w:cstheme="minorHAnsi"/>
          <w:color w:val="000000"/>
          <w:sz w:val="18"/>
          <w:szCs w:val="16"/>
        </w:rPr>
        <w:t xml:space="preserve">the respective </w:t>
      </w:r>
      <w:r w:rsidRPr="00060CA4">
        <w:rPr>
          <w:rFonts w:asciiTheme="minorHAnsi" w:hAnsiTheme="minorHAnsi" w:cstheme="minorHAnsi"/>
          <w:color w:val="000000"/>
          <w:sz w:val="18"/>
          <w:szCs w:val="16"/>
        </w:rPr>
        <w:t xml:space="preserve">ProductPart_Id </w:t>
      </w:r>
      <w:r>
        <w:rPr>
          <w:rFonts w:asciiTheme="minorHAnsi" w:hAnsiTheme="minorHAnsi" w:cstheme="minorHAnsi"/>
          <w:color w:val="000000"/>
          <w:sz w:val="18"/>
          <w:szCs w:val="16"/>
        </w:rPr>
        <w:t xml:space="preserve">value gets updated to the </w:t>
      </w:r>
      <w:r w:rsidRPr="00060CA4">
        <w:rPr>
          <w:rFonts w:asciiTheme="minorHAnsi" w:hAnsiTheme="minorHAnsi" w:cstheme="minorHAnsi"/>
          <w:color w:val="000000"/>
          <w:sz w:val="18"/>
          <w:szCs w:val="16"/>
        </w:rPr>
        <w:t>DMO_SELL_OUT_METRICS_BASE_F</w:t>
      </w:r>
      <w:r>
        <w:rPr>
          <w:rFonts w:asciiTheme="minorHAnsi" w:hAnsiTheme="minorHAnsi" w:cstheme="minorHAnsi"/>
          <w:color w:val="000000"/>
          <w:sz w:val="18"/>
          <w:szCs w:val="16"/>
        </w:rPr>
        <w:t xml:space="preserve"> against the field </w:t>
      </w:r>
      <w:r w:rsidRPr="00060CA4">
        <w:rPr>
          <w:rFonts w:asciiTheme="minorHAnsi" w:hAnsiTheme="minorHAnsi" w:cstheme="minorHAnsi"/>
          <w:color w:val="000000"/>
          <w:sz w:val="18"/>
          <w:szCs w:val="16"/>
        </w:rPr>
        <w:t>Product_Part_Id</w:t>
      </w:r>
      <w:r>
        <w:rPr>
          <w:rFonts w:asciiTheme="minorHAnsi" w:hAnsiTheme="minorHAnsi" w:cstheme="minorHAnsi"/>
          <w:color w:val="000000"/>
          <w:sz w:val="18"/>
          <w:szCs w:val="16"/>
        </w:rPr>
        <w:t xml:space="preserve"> f</w:t>
      </w:r>
      <w:r w:rsidRPr="00060CA4">
        <w:rPr>
          <w:rFonts w:asciiTheme="minorHAnsi" w:hAnsiTheme="minorHAnsi" w:cstheme="minorHAnsi"/>
          <w:color w:val="000000"/>
          <w:sz w:val="18"/>
          <w:szCs w:val="16"/>
        </w:rPr>
        <w:t>or the matching Product_Exception_SeqId in fact table.</w:t>
      </w:r>
    </w:p>
    <w:p w14:paraId="309AAA98" w14:textId="571FC509" w:rsidR="00060CA4" w:rsidRPr="00060CA4" w:rsidRDefault="00060CA4" w:rsidP="00060CA4">
      <w:pPr>
        <w:pStyle w:val="ListParagraph"/>
        <w:numPr>
          <w:ilvl w:val="0"/>
          <w:numId w:val="21"/>
        </w:numPr>
        <w:rPr>
          <w:rFonts w:asciiTheme="minorHAnsi" w:hAnsiTheme="minorHAnsi" w:cstheme="minorHAnsi"/>
          <w:color w:val="000000"/>
          <w:sz w:val="18"/>
          <w:szCs w:val="16"/>
        </w:rPr>
      </w:pPr>
      <w:r>
        <w:rPr>
          <w:rFonts w:asciiTheme="minorHAnsi" w:hAnsiTheme="minorHAnsi" w:cstheme="minorHAnsi"/>
          <w:color w:val="000000"/>
          <w:sz w:val="18"/>
          <w:szCs w:val="16"/>
        </w:rPr>
        <w:t>Also post the update into Fact P</w:t>
      </w:r>
      <w:r w:rsidRPr="00060CA4">
        <w:rPr>
          <w:rFonts w:asciiTheme="minorHAnsi" w:hAnsiTheme="minorHAnsi" w:cstheme="minorHAnsi"/>
          <w:color w:val="000000"/>
          <w:sz w:val="18"/>
          <w:szCs w:val="16"/>
        </w:rPr>
        <w:t>roduct_Exp_Correction_Fla</w:t>
      </w:r>
      <w:r>
        <w:rPr>
          <w:rFonts w:asciiTheme="minorHAnsi" w:hAnsiTheme="minorHAnsi" w:cstheme="minorHAnsi"/>
          <w:color w:val="000000"/>
          <w:sz w:val="18"/>
          <w:szCs w:val="16"/>
        </w:rPr>
        <w:t>g is set to “Y”</w:t>
      </w:r>
    </w:p>
    <w:p w14:paraId="68AF3362" w14:textId="77777777" w:rsidR="00060CA4" w:rsidRPr="00060CA4" w:rsidRDefault="00060CA4" w:rsidP="00060CA4">
      <w:pPr>
        <w:pStyle w:val="ListParagraph"/>
        <w:rPr>
          <w:rFonts w:asciiTheme="minorHAnsi" w:hAnsiTheme="minorHAnsi" w:cstheme="minorHAnsi"/>
          <w:color w:val="000000"/>
          <w:sz w:val="18"/>
          <w:szCs w:val="16"/>
        </w:rPr>
      </w:pPr>
    </w:p>
    <w:p w14:paraId="3A57E686" w14:textId="77777777" w:rsidR="000F3D75" w:rsidRDefault="000F3D75"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625" w:name="_Toc415065656"/>
      <w:r>
        <w:rPr>
          <w:rFonts w:asciiTheme="minorHAnsi" w:hAnsiTheme="minorHAnsi" w:cstheme="minorHAnsi"/>
          <w:b/>
          <w:i/>
          <w:sz w:val="22"/>
          <w:szCs w:val="24"/>
          <w:lang w:val="en-GB"/>
        </w:rPr>
        <w:t>Partner Exception</w:t>
      </w:r>
      <w:bookmarkEnd w:id="13625"/>
    </w:p>
    <w:p w14:paraId="593372ED" w14:textId="77777777" w:rsidR="000F3D75" w:rsidRDefault="000F3D75" w:rsidP="000F3D75"/>
    <w:p w14:paraId="0C1AD996" w14:textId="77777777" w:rsidR="00DD52BD" w:rsidRPr="00DD52BD" w:rsidRDefault="00DD52BD" w:rsidP="00DD52BD">
      <w:pPr>
        <w:rPr>
          <w:rFonts w:asciiTheme="minorHAnsi" w:hAnsiTheme="minorHAnsi" w:cstheme="minorHAnsi"/>
          <w:color w:val="000000"/>
          <w:sz w:val="18"/>
          <w:szCs w:val="16"/>
        </w:rPr>
      </w:pPr>
      <w:r w:rsidRPr="00DD52BD">
        <w:rPr>
          <w:rFonts w:asciiTheme="minorHAnsi" w:hAnsiTheme="minorHAnsi" w:cstheme="minorHAnsi"/>
          <w:color w:val="000000"/>
          <w:sz w:val="18"/>
          <w:szCs w:val="16"/>
        </w:rPr>
        <w:t xml:space="preserve">Use Case Scenarios are explained in the document attached </w:t>
      </w:r>
    </w:p>
    <w:p w14:paraId="57FC7B81" w14:textId="77777777" w:rsidR="00DD52BD" w:rsidRDefault="00DD52BD" w:rsidP="000F3D75"/>
    <w:bookmarkStart w:id="13626" w:name="_MON_1482602832"/>
    <w:bookmarkEnd w:id="13626"/>
    <w:p w14:paraId="25CCDC8B" w14:textId="2BE02152" w:rsidR="008A1C4E" w:rsidRPr="006806BD" w:rsidRDefault="00CE3FAA" w:rsidP="006806BD">
      <w:r>
        <w:object w:dxaOrig="1551" w:dyaOrig="1004" w14:anchorId="7F4D94E0">
          <v:shape id="_x0000_i1038" type="#_x0000_t75" style="width:77.25pt;height:50.25pt" o:ole="">
            <v:imagedata r:id="rId37" o:title=""/>
          </v:shape>
          <o:OLEObject Type="Embed" ProgID="Word.Document.12" ShapeID="_x0000_i1038" DrawAspect="Icon" ObjectID="_1551012691" r:id="rId38">
            <o:FieldCodes>\s</o:FieldCodes>
          </o:OLEObject>
        </w:object>
      </w:r>
    </w:p>
    <w:p w14:paraId="79EECE66" w14:textId="20A810DD" w:rsidR="003F2263" w:rsidRPr="00060CA4" w:rsidRDefault="003F2263" w:rsidP="003F2263">
      <w:pPr>
        <w:rPr>
          <w:rFonts w:asciiTheme="minorHAnsi" w:hAnsiTheme="minorHAnsi" w:cstheme="minorHAnsi"/>
          <w:color w:val="000000"/>
          <w:sz w:val="18"/>
          <w:szCs w:val="16"/>
        </w:rPr>
      </w:pPr>
      <w:r w:rsidRPr="00060CA4">
        <w:rPr>
          <w:rFonts w:asciiTheme="minorHAnsi" w:hAnsiTheme="minorHAnsi" w:cstheme="minorHAnsi"/>
          <w:color w:val="000000"/>
          <w:sz w:val="18"/>
          <w:szCs w:val="16"/>
        </w:rPr>
        <w:t xml:space="preserve">Steps to update the respective </w:t>
      </w:r>
      <w:r>
        <w:rPr>
          <w:rFonts w:asciiTheme="minorHAnsi" w:hAnsiTheme="minorHAnsi" w:cstheme="minorHAnsi"/>
          <w:color w:val="000000"/>
          <w:sz w:val="18"/>
          <w:szCs w:val="16"/>
        </w:rPr>
        <w:t xml:space="preserve">records of </w:t>
      </w:r>
      <w:r w:rsidRPr="00060CA4">
        <w:rPr>
          <w:rFonts w:asciiTheme="minorHAnsi" w:hAnsiTheme="minorHAnsi" w:cstheme="minorHAnsi"/>
          <w:color w:val="000000"/>
          <w:sz w:val="18"/>
          <w:szCs w:val="16"/>
        </w:rPr>
        <w:t xml:space="preserve">fact table with </w:t>
      </w:r>
      <w:r>
        <w:rPr>
          <w:rFonts w:asciiTheme="minorHAnsi" w:hAnsiTheme="minorHAnsi" w:cstheme="minorHAnsi"/>
          <w:color w:val="000000"/>
          <w:sz w:val="18"/>
          <w:szCs w:val="16"/>
        </w:rPr>
        <w:t xml:space="preserve">exception corrected </w:t>
      </w:r>
      <w:r w:rsidRPr="00060CA4">
        <w:rPr>
          <w:rFonts w:asciiTheme="minorHAnsi" w:hAnsiTheme="minorHAnsi" w:cstheme="minorHAnsi"/>
          <w:color w:val="000000"/>
          <w:sz w:val="18"/>
          <w:szCs w:val="16"/>
        </w:rPr>
        <w:t>values and flag from P</w:t>
      </w:r>
      <w:r w:rsidR="008361DC">
        <w:rPr>
          <w:rFonts w:asciiTheme="minorHAnsi" w:hAnsiTheme="minorHAnsi" w:cstheme="minorHAnsi"/>
          <w:color w:val="000000"/>
          <w:sz w:val="18"/>
          <w:szCs w:val="16"/>
        </w:rPr>
        <w:t>ARTNER</w:t>
      </w:r>
      <w:r w:rsidRPr="00060CA4">
        <w:rPr>
          <w:rFonts w:asciiTheme="minorHAnsi" w:hAnsiTheme="minorHAnsi" w:cstheme="minorHAnsi"/>
          <w:color w:val="000000"/>
          <w:sz w:val="18"/>
          <w:szCs w:val="16"/>
        </w:rPr>
        <w:t>_EXCEPTION_D</w:t>
      </w:r>
      <w:r>
        <w:rPr>
          <w:rFonts w:asciiTheme="minorHAnsi" w:hAnsiTheme="minorHAnsi" w:cstheme="minorHAnsi"/>
          <w:color w:val="000000"/>
          <w:sz w:val="18"/>
          <w:szCs w:val="16"/>
        </w:rPr>
        <w:t xml:space="preserve"> </w:t>
      </w:r>
      <w:r w:rsidRPr="00060CA4">
        <w:rPr>
          <w:rFonts w:asciiTheme="minorHAnsi" w:hAnsiTheme="minorHAnsi" w:cstheme="minorHAnsi"/>
          <w:color w:val="000000"/>
          <w:sz w:val="18"/>
          <w:szCs w:val="16"/>
        </w:rPr>
        <w:t xml:space="preserve">table </w:t>
      </w:r>
    </w:p>
    <w:p w14:paraId="5971289F" w14:textId="2783A140" w:rsidR="003F2263" w:rsidRDefault="003F2263" w:rsidP="003F2263">
      <w:pPr>
        <w:pStyle w:val="ListParagraph"/>
        <w:numPr>
          <w:ilvl w:val="0"/>
          <w:numId w:val="23"/>
        </w:numPr>
        <w:rPr>
          <w:rFonts w:asciiTheme="minorHAnsi" w:hAnsiTheme="minorHAnsi" w:cstheme="minorHAnsi"/>
          <w:color w:val="000000"/>
          <w:sz w:val="18"/>
          <w:szCs w:val="16"/>
        </w:rPr>
      </w:pPr>
      <w:r>
        <w:rPr>
          <w:rFonts w:asciiTheme="minorHAnsi" w:hAnsiTheme="minorHAnsi" w:cstheme="minorHAnsi"/>
          <w:color w:val="000000"/>
          <w:sz w:val="18"/>
          <w:szCs w:val="16"/>
        </w:rPr>
        <w:t xml:space="preserve">The corrected product details from </w:t>
      </w:r>
      <w:r w:rsidR="008361DC">
        <w:rPr>
          <w:rFonts w:asciiTheme="minorHAnsi" w:hAnsiTheme="minorHAnsi" w:cstheme="minorHAnsi"/>
          <w:color w:val="000000"/>
          <w:sz w:val="18"/>
          <w:szCs w:val="16"/>
        </w:rPr>
        <w:t>DMO_PARTNER</w:t>
      </w:r>
      <w:r w:rsidRPr="00060CA4">
        <w:rPr>
          <w:rFonts w:asciiTheme="minorHAnsi" w:hAnsiTheme="minorHAnsi" w:cstheme="minorHAnsi"/>
          <w:color w:val="000000"/>
          <w:sz w:val="18"/>
          <w:szCs w:val="16"/>
        </w:rPr>
        <w:t>_EXCEPTION_DELTA</w:t>
      </w:r>
      <w:r>
        <w:rPr>
          <w:rFonts w:asciiTheme="minorHAnsi" w:hAnsiTheme="minorHAnsi" w:cstheme="minorHAnsi"/>
          <w:color w:val="000000"/>
          <w:sz w:val="18"/>
          <w:szCs w:val="16"/>
        </w:rPr>
        <w:t xml:space="preserve"> tables is identified for records with CLOSED status and the respective values are updated  to </w:t>
      </w:r>
      <w:r w:rsidRPr="00060CA4">
        <w:rPr>
          <w:rFonts w:asciiTheme="minorHAnsi" w:hAnsiTheme="minorHAnsi" w:cstheme="minorHAnsi"/>
          <w:color w:val="000000"/>
          <w:sz w:val="18"/>
          <w:szCs w:val="16"/>
        </w:rPr>
        <w:t>DMO_SELL_OUT_METRICS_BASE_F</w:t>
      </w:r>
      <w:r>
        <w:rPr>
          <w:rFonts w:asciiTheme="minorHAnsi" w:hAnsiTheme="minorHAnsi" w:cstheme="minorHAnsi"/>
          <w:color w:val="000000"/>
          <w:sz w:val="18"/>
          <w:szCs w:val="16"/>
        </w:rPr>
        <w:t xml:space="preserve"> </w:t>
      </w:r>
    </w:p>
    <w:p w14:paraId="6530487B" w14:textId="3B4F49A4" w:rsidR="003F2263" w:rsidRDefault="003F2263" w:rsidP="0016639C">
      <w:pPr>
        <w:pStyle w:val="ListParagraph"/>
        <w:numPr>
          <w:ilvl w:val="0"/>
          <w:numId w:val="23"/>
        </w:numPr>
        <w:rPr>
          <w:rFonts w:asciiTheme="minorHAnsi" w:hAnsiTheme="minorHAnsi" w:cstheme="minorHAnsi"/>
          <w:color w:val="000000"/>
          <w:sz w:val="18"/>
          <w:szCs w:val="16"/>
        </w:rPr>
      </w:pPr>
      <w:r w:rsidRPr="00060CA4">
        <w:rPr>
          <w:rFonts w:asciiTheme="minorHAnsi" w:hAnsiTheme="minorHAnsi" w:cstheme="minorHAnsi"/>
          <w:color w:val="000000"/>
          <w:sz w:val="18"/>
          <w:szCs w:val="16"/>
        </w:rPr>
        <w:t>For a given P</w:t>
      </w:r>
      <w:r w:rsidR="008361DC">
        <w:rPr>
          <w:rFonts w:asciiTheme="minorHAnsi" w:hAnsiTheme="minorHAnsi" w:cstheme="minorHAnsi"/>
          <w:color w:val="000000"/>
          <w:sz w:val="18"/>
          <w:szCs w:val="16"/>
        </w:rPr>
        <w:t>artnert</w:t>
      </w:r>
      <w:r w:rsidRPr="00060CA4">
        <w:rPr>
          <w:rFonts w:asciiTheme="minorHAnsi" w:hAnsiTheme="minorHAnsi" w:cstheme="minorHAnsi"/>
          <w:color w:val="000000"/>
          <w:sz w:val="18"/>
          <w:szCs w:val="16"/>
        </w:rPr>
        <w:t>_Exception_SeqId</w:t>
      </w:r>
      <w:r>
        <w:rPr>
          <w:rFonts w:asciiTheme="minorHAnsi" w:hAnsiTheme="minorHAnsi" w:cstheme="minorHAnsi"/>
          <w:color w:val="000000"/>
          <w:sz w:val="18"/>
          <w:szCs w:val="16"/>
        </w:rPr>
        <w:t xml:space="preserve"> record with CLOSED status </w:t>
      </w:r>
      <w:r w:rsidRPr="00060CA4">
        <w:rPr>
          <w:rFonts w:asciiTheme="minorHAnsi" w:hAnsiTheme="minorHAnsi" w:cstheme="minorHAnsi"/>
          <w:color w:val="000000"/>
          <w:sz w:val="18"/>
          <w:szCs w:val="16"/>
        </w:rPr>
        <w:t xml:space="preserve">in </w:t>
      </w:r>
      <w:r w:rsidR="00EC0149">
        <w:rPr>
          <w:rFonts w:asciiTheme="minorHAnsi" w:hAnsiTheme="minorHAnsi" w:cstheme="minorHAnsi"/>
          <w:color w:val="000000"/>
          <w:sz w:val="18"/>
          <w:szCs w:val="16"/>
        </w:rPr>
        <w:t>DMO_PARTNER</w:t>
      </w:r>
      <w:r w:rsidRPr="00060CA4">
        <w:rPr>
          <w:rFonts w:asciiTheme="minorHAnsi" w:hAnsiTheme="minorHAnsi" w:cstheme="minorHAnsi"/>
          <w:color w:val="000000"/>
          <w:sz w:val="18"/>
          <w:szCs w:val="16"/>
        </w:rPr>
        <w:t xml:space="preserve">_EXCEPTION_DELTA </w:t>
      </w:r>
      <w:r>
        <w:rPr>
          <w:rFonts w:asciiTheme="minorHAnsi" w:hAnsiTheme="minorHAnsi" w:cstheme="minorHAnsi"/>
          <w:color w:val="000000"/>
          <w:sz w:val="18"/>
          <w:szCs w:val="16"/>
        </w:rPr>
        <w:t xml:space="preserve">the respective </w:t>
      </w:r>
      <w:r w:rsidR="0016639C" w:rsidRPr="0016639C">
        <w:rPr>
          <w:rFonts w:asciiTheme="minorHAnsi" w:hAnsiTheme="minorHAnsi" w:cstheme="minorHAnsi"/>
          <w:color w:val="000000"/>
          <w:sz w:val="18"/>
          <w:szCs w:val="16"/>
        </w:rPr>
        <w:t>Reseller_VAT_Id</w:t>
      </w:r>
      <w:r w:rsidR="00E24B34">
        <w:rPr>
          <w:rFonts w:asciiTheme="minorHAnsi" w:hAnsiTheme="minorHAnsi" w:cstheme="minorHAnsi"/>
          <w:color w:val="000000"/>
          <w:sz w:val="18"/>
          <w:szCs w:val="16"/>
        </w:rPr>
        <w:t xml:space="preserve"> </w:t>
      </w:r>
      <w:r w:rsidR="0016639C">
        <w:rPr>
          <w:rFonts w:asciiTheme="minorHAnsi" w:hAnsiTheme="minorHAnsi" w:cstheme="minorHAnsi"/>
          <w:color w:val="000000"/>
          <w:sz w:val="18"/>
          <w:szCs w:val="16"/>
        </w:rPr>
        <w:t xml:space="preserve"> </w:t>
      </w:r>
      <w:r>
        <w:rPr>
          <w:rFonts w:asciiTheme="minorHAnsi" w:hAnsiTheme="minorHAnsi" w:cstheme="minorHAnsi"/>
          <w:color w:val="000000"/>
          <w:sz w:val="18"/>
          <w:szCs w:val="16"/>
        </w:rPr>
        <w:t xml:space="preserve">value gets updated to the </w:t>
      </w:r>
      <w:r w:rsidRPr="00060CA4">
        <w:rPr>
          <w:rFonts w:asciiTheme="minorHAnsi" w:hAnsiTheme="minorHAnsi" w:cstheme="minorHAnsi"/>
          <w:color w:val="000000"/>
          <w:sz w:val="18"/>
          <w:szCs w:val="16"/>
        </w:rPr>
        <w:t>DMO_SELL_OUT_METRICS_BASE_F</w:t>
      </w:r>
      <w:r>
        <w:rPr>
          <w:rFonts w:asciiTheme="minorHAnsi" w:hAnsiTheme="minorHAnsi" w:cstheme="minorHAnsi"/>
          <w:color w:val="000000"/>
          <w:sz w:val="18"/>
          <w:szCs w:val="16"/>
        </w:rPr>
        <w:t xml:space="preserve"> against the </w:t>
      </w:r>
      <w:r w:rsidR="0016639C">
        <w:rPr>
          <w:rFonts w:asciiTheme="minorHAnsi" w:hAnsiTheme="minorHAnsi" w:cstheme="minorHAnsi"/>
          <w:color w:val="000000"/>
          <w:sz w:val="18"/>
          <w:szCs w:val="16"/>
        </w:rPr>
        <w:t xml:space="preserve">respective VAT </w:t>
      </w:r>
      <w:r w:rsidR="00DA0BDA">
        <w:rPr>
          <w:rFonts w:asciiTheme="minorHAnsi" w:hAnsiTheme="minorHAnsi" w:cstheme="minorHAnsi"/>
          <w:color w:val="000000"/>
          <w:sz w:val="18"/>
          <w:szCs w:val="16"/>
        </w:rPr>
        <w:t xml:space="preserve">ID </w:t>
      </w:r>
      <w:r>
        <w:rPr>
          <w:rFonts w:asciiTheme="minorHAnsi" w:hAnsiTheme="minorHAnsi" w:cstheme="minorHAnsi"/>
          <w:color w:val="000000"/>
          <w:sz w:val="18"/>
          <w:szCs w:val="16"/>
        </w:rPr>
        <w:t>field f</w:t>
      </w:r>
      <w:r w:rsidRPr="00060CA4">
        <w:rPr>
          <w:rFonts w:asciiTheme="minorHAnsi" w:hAnsiTheme="minorHAnsi" w:cstheme="minorHAnsi"/>
          <w:color w:val="000000"/>
          <w:sz w:val="18"/>
          <w:szCs w:val="16"/>
        </w:rPr>
        <w:t xml:space="preserve">or the matching </w:t>
      </w:r>
      <w:r w:rsidR="006C6D83">
        <w:rPr>
          <w:rFonts w:asciiTheme="minorHAnsi" w:hAnsiTheme="minorHAnsi" w:cstheme="minorHAnsi"/>
          <w:color w:val="000000"/>
          <w:sz w:val="18"/>
          <w:szCs w:val="16"/>
        </w:rPr>
        <w:t>Partner</w:t>
      </w:r>
      <w:r w:rsidRPr="00060CA4">
        <w:rPr>
          <w:rFonts w:asciiTheme="minorHAnsi" w:hAnsiTheme="minorHAnsi" w:cstheme="minorHAnsi"/>
          <w:color w:val="000000"/>
          <w:sz w:val="18"/>
          <w:szCs w:val="16"/>
        </w:rPr>
        <w:t>_Exception_SeqId in fact table.</w:t>
      </w:r>
    </w:p>
    <w:p w14:paraId="08598608" w14:textId="379517C4" w:rsidR="003F2263" w:rsidRPr="00060CA4" w:rsidRDefault="003F2263" w:rsidP="003F2263">
      <w:pPr>
        <w:pStyle w:val="ListParagraph"/>
        <w:numPr>
          <w:ilvl w:val="0"/>
          <w:numId w:val="23"/>
        </w:numPr>
        <w:rPr>
          <w:rFonts w:asciiTheme="minorHAnsi" w:hAnsiTheme="minorHAnsi" w:cstheme="minorHAnsi"/>
          <w:color w:val="000000"/>
          <w:sz w:val="18"/>
          <w:szCs w:val="16"/>
        </w:rPr>
      </w:pPr>
      <w:r>
        <w:rPr>
          <w:rFonts w:asciiTheme="minorHAnsi" w:hAnsiTheme="minorHAnsi" w:cstheme="minorHAnsi"/>
          <w:color w:val="000000"/>
          <w:sz w:val="18"/>
          <w:szCs w:val="16"/>
        </w:rPr>
        <w:t>Also post the update into Fact P</w:t>
      </w:r>
      <w:r w:rsidR="006C6D83">
        <w:rPr>
          <w:rFonts w:asciiTheme="minorHAnsi" w:hAnsiTheme="minorHAnsi" w:cstheme="minorHAnsi"/>
          <w:color w:val="000000"/>
          <w:sz w:val="18"/>
          <w:szCs w:val="16"/>
        </w:rPr>
        <w:t>artner</w:t>
      </w:r>
      <w:r w:rsidRPr="00060CA4">
        <w:rPr>
          <w:rFonts w:asciiTheme="minorHAnsi" w:hAnsiTheme="minorHAnsi" w:cstheme="minorHAnsi"/>
          <w:color w:val="000000"/>
          <w:sz w:val="18"/>
          <w:szCs w:val="16"/>
        </w:rPr>
        <w:t>_Exp_Correction_Fla</w:t>
      </w:r>
      <w:r>
        <w:rPr>
          <w:rFonts w:asciiTheme="minorHAnsi" w:hAnsiTheme="minorHAnsi" w:cstheme="minorHAnsi"/>
          <w:color w:val="000000"/>
          <w:sz w:val="18"/>
          <w:szCs w:val="16"/>
        </w:rPr>
        <w:t>g is set to “Y”</w:t>
      </w:r>
    </w:p>
    <w:p w14:paraId="5E2178FB" w14:textId="77777777" w:rsidR="00060CA4" w:rsidRPr="00E83F56" w:rsidRDefault="00060CA4" w:rsidP="00E83F56"/>
    <w:p w14:paraId="04ED783F" w14:textId="77777777" w:rsidR="002A5C1E" w:rsidRPr="00F17798" w:rsidRDefault="002A5C1E" w:rsidP="00317CDC">
      <w:pPr>
        <w:keepNext/>
        <w:widowControl/>
        <w:numPr>
          <w:ilvl w:val="1"/>
          <w:numId w:val="10"/>
        </w:numPr>
        <w:spacing w:line="240" w:lineRule="auto"/>
        <w:ind w:right="21"/>
        <w:jc w:val="both"/>
        <w:outlineLvl w:val="1"/>
        <w:rPr>
          <w:rFonts w:asciiTheme="minorHAnsi" w:hAnsiTheme="minorHAnsi" w:cstheme="minorHAnsi"/>
        </w:rPr>
      </w:pPr>
      <w:bookmarkStart w:id="13627" w:name="_Toc415065657"/>
      <w:r w:rsidRPr="00317CDC">
        <w:rPr>
          <w:rFonts w:asciiTheme="minorHAnsi" w:hAnsiTheme="minorHAnsi" w:cstheme="minorHAnsi"/>
          <w:b/>
          <w:sz w:val="28"/>
          <w:szCs w:val="24"/>
          <w:lang w:val="en-GB"/>
        </w:rPr>
        <w:t>Final Fact Tables</w:t>
      </w:r>
      <w:bookmarkEnd w:id="13627"/>
    </w:p>
    <w:p w14:paraId="252ACB0D" w14:textId="77777777" w:rsidR="00504E38" w:rsidRDefault="00504E38" w:rsidP="002A5C1E">
      <w:pPr>
        <w:rPr>
          <w:rFonts w:asciiTheme="minorHAnsi" w:hAnsiTheme="minorHAnsi" w:cstheme="minorHAnsi"/>
        </w:rPr>
      </w:pPr>
    </w:p>
    <w:p w14:paraId="75BC741B" w14:textId="62088194" w:rsidR="000D03BD" w:rsidRPr="00317CDC" w:rsidRDefault="00783F3A"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628" w:name="_Toc415065658"/>
      <w:r w:rsidRPr="00317CDC">
        <w:rPr>
          <w:rFonts w:asciiTheme="minorHAnsi" w:hAnsiTheme="minorHAnsi" w:cstheme="minorHAnsi"/>
          <w:b/>
          <w:i/>
          <w:sz w:val="22"/>
          <w:szCs w:val="24"/>
          <w:lang w:val="en-GB"/>
        </w:rPr>
        <w:t>DMO_</w:t>
      </w:r>
      <w:r w:rsidR="000D03BD" w:rsidRPr="00317CDC">
        <w:rPr>
          <w:rFonts w:asciiTheme="minorHAnsi" w:hAnsiTheme="minorHAnsi" w:cstheme="minorHAnsi"/>
          <w:b/>
          <w:i/>
          <w:sz w:val="22"/>
          <w:szCs w:val="24"/>
          <w:lang w:val="en-GB"/>
        </w:rPr>
        <w:t>SELL_IN_METRICS_BASE_F</w:t>
      </w:r>
      <w:bookmarkEnd w:id="13628"/>
    </w:p>
    <w:p w14:paraId="59BF2D76" w14:textId="77777777" w:rsidR="00C92B80" w:rsidRDefault="00C92B80" w:rsidP="00C92B80">
      <w:pPr>
        <w:rPr>
          <w:sz w:val="18"/>
        </w:rPr>
      </w:pPr>
    </w:p>
    <w:tbl>
      <w:tblPr>
        <w:tblW w:w="80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0"/>
        <w:gridCol w:w="2520"/>
        <w:gridCol w:w="3060"/>
      </w:tblGrid>
      <w:tr w:rsidR="00CE38E0" w:rsidRPr="00D30FA1" w14:paraId="28B39055" w14:textId="77777777" w:rsidTr="0039048F">
        <w:tc>
          <w:tcPr>
            <w:tcW w:w="2430" w:type="dxa"/>
            <w:tcBorders>
              <w:top w:val="single" w:sz="4" w:space="0" w:color="auto"/>
              <w:left w:val="single" w:sz="4" w:space="0" w:color="auto"/>
              <w:bottom w:val="single" w:sz="4" w:space="0" w:color="auto"/>
              <w:right w:val="single" w:sz="4" w:space="0" w:color="auto"/>
            </w:tcBorders>
            <w:shd w:val="clear" w:color="auto" w:fill="F4B8AE"/>
          </w:tcPr>
          <w:p w14:paraId="163FF93D" w14:textId="7B5FF7A2" w:rsidR="00CE38E0" w:rsidRPr="00D30FA1" w:rsidRDefault="00783F3A" w:rsidP="00CE38E0">
            <w:pPr>
              <w:rPr>
                <w:rFonts w:asciiTheme="minorHAnsi" w:hAnsiTheme="minorHAnsi" w:cstheme="minorHAnsi"/>
                <w:sz w:val="16"/>
                <w:szCs w:val="16"/>
              </w:rPr>
            </w:pPr>
            <w:r>
              <w:rPr>
                <w:rFonts w:asciiTheme="minorHAnsi" w:hAnsiTheme="minorHAnsi" w:cstheme="minorHAnsi"/>
                <w:color w:val="000000"/>
                <w:sz w:val="16"/>
              </w:rPr>
              <w:t>DMO_</w:t>
            </w:r>
            <w:r w:rsidR="00CE38E0">
              <w:rPr>
                <w:rFonts w:asciiTheme="minorHAnsi" w:hAnsiTheme="minorHAnsi" w:cstheme="minorHAnsi"/>
                <w:color w:val="000000"/>
                <w:sz w:val="16"/>
              </w:rPr>
              <w:t>SELL_IN_METRICS_BASE_F</w:t>
            </w:r>
            <w:r w:rsidR="00CE38E0">
              <w:rPr>
                <w:rFonts w:asciiTheme="minorHAnsi" w:hAnsiTheme="minorHAnsi" w:cstheme="minorHAnsi"/>
                <w:sz w:val="16"/>
                <w:szCs w:val="16"/>
              </w:rPr>
              <w:t xml:space="preserve"> (Target)</w:t>
            </w:r>
          </w:p>
        </w:tc>
        <w:tc>
          <w:tcPr>
            <w:tcW w:w="2520" w:type="dxa"/>
            <w:tcBorders>
              <w:top w:val="single" w:sz="4" w:space="0" w:color="auto"/>
              <w:left w:val="single" w:sz="4" w:space="0" w:color="auto"/>
              <w:bottom w:val="single" w:sz="4" w:space="0" w:color="auto"/>
              <w:right w:val="single" w:sz="4" w:space="0" w:color="auto"/>
            </w:tcBorders>
            <w:shd w:val="clear" w:color="auto" w:fill="F4B8AE"/>
          </w:tcPr>
          <w:p w14:paraId="2F4945D2" w14:textId="2BABFF22" w:rsidR="00CE38E0" w:rsidRDefault="00783F3A" w:rsidP="0029795D">
            <w:pPr>
              <w:rPr>
                <w:rFonts w:asciiTheme="minorHAnsi" w:hAnsiTheme="minorHAnsi" w:cstheme="minorHAnsi"/>
                <w:sz w:val="16"/>
                <w:szCs w:val="16"/>
              </w:rPr>
            </w:pPr>
            <w:r>
              <w:rPr>
                <w:rFonts w:asciiTheme="minorHAnsi" w:hAnsiTheme="minorHAnsi" w:cstheme="minorHAnsi"/>
                <w:color w:val="000000"/>
                <w:sz w:val="16"/>
              </w:rPr>
              <w:t>DMO_</w:t>
            </w:r>
            <w:r w:rsidR="00CE38E0">
              <w:rPr>
                <w:rFonts w:asciiTheme="minorHAnsi" w:hAnsiTheme="minorHAnsi" w:cstheme="minorHAnsi"/>
                <w:color w:val="000000"/>
                <w:sz w:val="16"/>
              </w:rPr>
              <w:t>SELL_IN_METRICS_BASE_INTRM</w:t>
            </w:r>
          </w:p>
          <w:p w14:paraId="290846A8" w14:textId="77777777" w:rsidR="00CE38E0" w:rsidRPr="00D30FA1" w:rsidRDefault="00CE38E0" w:rsidP="0029795D">
            <w:pPr>
              <w:rPr>
                <w:rFonts w:asciiTheme="minorHAnsi" w:hAnsiTheme="minorHAnsi" w:cstheme="minorHAnsi"/>
                <w:sz w:val="16"/>
                <w:szCs w:val="16"/>
              </w:rPr>
            </w:pPr>
            <w:r>
              <w:rPr>
                <w:rFonts w:asciiTheme="minorHAnsi" w:hAnsiTheme="minorHAnsi" w:cstheme="minorHAnsi"/>
                <w:sz w:val="16"/>
                <w:szCs w:val="16"/>
              </w:rPr>
              <w:t>(Source)</w:t>
            </w:r>
          </w:p>
        </w:tc>
        <w:tc>
          <w:tcPr>
            <w:tcW w:w="3060" w:type="dxa"/>
            <w:tcBorders>
              <w:top w:val="single" w:sz="4" w:space="0" w:color="auto"/>
              <w:left w:val="single" w:sz="4" w:space="0" w:color="auto"/>
              <w:bottom w:val="single" w:sz="4" w:space="0" w:color="auto"/>
              <w:right w:val="single" w:sz="4" w:space="0" w:color="auto"/>
            </w:tcBorders>
            <w:shd w:val="clear" w:color="auto" w:fill="F4B8AE"/>
          </w:tcPr>
          <w:p w14:paraId="3D8B6BCE" w14:textId="77777777" w:rsidR="00CE38E0" w:rsidRPr="00D30FA1" w:rsidRDefault="00CE38E0" w:rsidP="0029795D">
            <w:pPr>
              <w:rPr>
                <w:rFonts w:asciiTheme="minorHAnsi" w:hAnsiTheme="minorHAnsi" w:cstheme="minorHAnsi"/>
                <w:sz w:val="16"/>
                <w:szCs w:val="16"/>
              </w:rPr>
            </w:pPr>
            <w:r w:rsidRPr="00D30FA1">
              <w:rPr>
                <w:rFonts w:asciiTheme="minorHAnsi" w:hAnsiTheme="minorHAnsi" w:cstheme="minorHAnsi"/>
                <w:sz w:val="16"/>
                <w:szCs w:val="16"/>
              </w:rPr>
              <w:t>Aggregate/Expression</w:t>
            </w:r>
          </w:p>
        </w:tc>
      </w:tr>
      <w:tr w:rsidR="00CE38E0" w14:paraId="17874BC7" w14:textId="77777777" w:rsidTr="0039048F">
        <w:tc>
          <w:tcPr>
            <w:tcW w:w="2430" w:type="dxa"/>
            <w:tcBorders>
              <w:top w:val="single" w:sz="4" w:space="0" w:color="auto"/>
              <w:left w:val="single" w:sz="4" w:space="0" w:color="auto"/>
              <w:bottom w:val="single" w:sz="4" w:space="0" w:color="auto"/>
              <w:right w:val="single" w:sz="4" w:space="0" w:color="auto"/>
            </w:tcBorders>
            <w:shd w:val="clear" w:color="auto" w:fill="auto"/>
          </w:tcPr>
          <w:p w14:paraId="0BB4E632"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ORDER_NUMBER</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5EFD36C" w14:textId="5672FD00" w:rsidR="00CE38E0" w:rsidRPr="00FD07EC" w:rsidRDefault="00CE38E0" w:rsidP="0029795D">
            <w:pPr>
              <w:rPr>
                <w:rFonts w:asciiTheme="minorHAnsi" w:hAnsiTheme="minorHAnsi" w:cstheme="minorHAnsi"/>
                <w:color w:val="000000"/>
                <w:sz w:val="18"/>
                <w:szCs w:val="16"/>
              </w:rPr>
            </w:pPr>
            <w:del w:id="13629" w:author="Rakesh Singhi" w:date="2015-03-25T15:39:00Z">
              <w:r w:rsidDel="00D142D5">
                <w:rPr>
                  <w:rFonts w:asciiTheme="minorHAnsi" w:hAnsiTheme="minorHAnsi" w:cstheme="minorHAnsi"/>
                  <w:color w:val="000000"/>
                  <w:sz w:val="18"/>
                  <w:szCs w:val="16"/>
                </w:rPr>
                <w:delText>DMO_ISC_</w:delText>
              </w:r>
            </w:del>
            <w:r>
              <w:rPr>
                <w:rFonts w:asciiTheme="minorHAnsi" w:hAnsiTheme="minorHAnsi" w:cstheme="minorHAnsi"/>
                <w:color w:val="000000"/>
                <w:sz w:val="18"/>
                <w:szCs w:val="16"/>
              </w:rPr>
              <w:t>ORDER</w:t>
            </w:r>
            <w:ins w:id="13630" w:author="Rakesh Singhi" w:date="2015-03-25T15:39:00Z">
              <w:r w:rsidR="00D142D5">
                <w:rPr>
                  <w:rFonts w:asciiTheme="minorHAnsi" w:hAnsiTheme="minorHAnsi" w:cstheme="minorHAnsi"/>
                  <w:color w:val="000000"/>
                  <w:sz w:val="18"/>
                  <w:szCs w:val="16"/>
                </w:rPr>
                <w:t>_NUMBER</w:t>
              </w:r>
            </w:ins>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4C8EA61C" w14:textId="77777777" w:rsidR="00CE38E0" w:rsidRDefault="00CE38E0" w:rsidP="0029795D"/>
        </w:tc>
      </w:tr>
      <w:tr w:rsidR="00CE38E0" w14:paraId="698C2809" w14:textId="77777777" w:rsidTr="0039048F">
        <w:tc>
          <w:tcPr>
            <w:tcW w:w="2430" w:type="dxa"/>
            <w:tcBorders>
              <w:top w:val="single" w:sz="4" w:space="0" w:color="auto"/>
              <w:left w:val="single" w:sz="4" w:space="0" w:color="auto"/>
              <w:bottom w:val="single" w:sz="4" w:space="0" w:color="auto"/>
              <w:right w:val="single" w:sz="4" w:space="0" w:color="auto"/>
            </w:tcBorders>
            <w:shd w:val="clear" w:color="auto" w:fill="auto"/>
          </w:tcPr>
          <w:p w14:paraId="3C72CF56"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INVOICE_NUMBER</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B88D901"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INVOICE_NUMBER</w:t>
            </w:r>
          </w:p>
        </w:tc>
        <w:tc>
          <w:tcPr>
            <w:tcW w:w="3060" w:type="dxa"/>
            <w:tcBorders>
              <w:top w:val="single" w:sz="4" w:space="0" w:color="auto"/>
              <w:left w:val="single" w:sz="4" w:space="0" w:color="auto"/>
              <w:bottom w:val="single" w:sz="4" w:space="0" w:color="auto"/>
              <w:right w:val="single" w:sz="4" w:space="0" w:color="auto"/>
            </w:tcBorders>
          </w:tcPr>
          <w:p w14:paraId="6BF9CF21" w14:textId="77777777" w:rsidR="00CE38E0" w:rsidRDefault="00CE38E0" w:rsidP="0029795D"/>
        </w:tc>
      </w:tr>
      <w:tr w:rsidR="00CE38E0" w14:paraId="0481AAEE" w14:textId="77777777" w:rsidTr="0039048F">
        <w:tc>
          <w:tcPr>
            <w:tcW w:w="2430" w:type="dxa"/>
            <w:tcBorders>
              <w:top w:val="single" w:sz="4" w:space="0" w:color="auto"/>
              <w:left w:val="single" w:sz="4" w:space="0" w:color="auto"/>
              <w:bottom w:val="single" w:sz="4" w:space="0" w:color="auto"/>
              <w:right w:val="single" w:sz="4" w:space="0" w:color="auto"/>
            </w:tcBorders>
            <w:shd w:val="clear" w:color="auto" w:fill="auto"/>
          </w:tcPr>
          <w:p w14:paraId="40E8D5A2"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lastRenderedPageBreak/>
              <w:t>SALES_ORDER</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F588510"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SALES_ORDER</w:t>
            </w:r>
          </w:p>
        </w:tc>
        <w:tc>
          <w:tcPr>
            <w:tcW w:w="3060" w:type="dxa"/>
            <w:tcBorders>
              <w:top w:val="single" w:sz="4" w:space="0" w:color="auto"/>
              <w:left w:val="single" w:sz="4" w:space="0" w:color="auto"/>
              <w:bottom w:val="single" w:sz="4" w:space="0" w:color="auto"/>
              <w:right w:val="single" w:sz="4" w:space="0" w:color="auto"/>
            </w:tcBorders>
          </w:tcPr>
          <w:p w14:paraId="41F58F27" w14:textId="77777777" w:rsidR="00CE38E0" w:rsidRDefault="00CE38E0" w:rsidP="0029795D"/>
        </w:tc>
      </w:tr>
      <w:tr w:rsidR="00CE38E0" w14:paraId="5472497B" w14:textId="77777777" w:rsidTr="0039048F">
        <w:tc>
          <w:tcPr>
            <w:tcW w:w="2430" w:type="dxa"/>
            <w:tcBorders>
              <w:top w:val="single" w:sz="4" w:space="0" w:color="auto"/>
              <w:left w:val="single" w:sz="4" w:space="0" w:color="auto"/>
              <w:bottom w:val="single" w:sz="4" w:space="0" w:color="auto"/>
              <w:right w:val="single" w:sz="4" w:space="0" w:color="auto"/>
            </w:tcBorders>
            <w:shd w:val="clear" w:color="auto" w:fill="auto"/>
          </w:tcPr>
          <w:p w14:paraId="7D87252E"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ORDER_LINE</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4AA42CE"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ORDER_LINE</w:t>
            </w:r>
          </w:p>
        </w:tc>
        <w:tc>
          <w:tcPr>
            <w:tcW w:w="3060" w:type="dxa"/>
            <w:tcBorders>
              <w:top w:val="single" w:sz="4" w:space="0" w:color="auto"/>
              <w:left w:val="single" w:sz="4" w:space="0" w:color="auto"/>
              <w:bottom w:val="single" w:sz="4" w:space="0" w:color="auto"/>
              <w:right w:val="single" w:sz="4" w:space="0" w:color="auto"/>
            </w:tcBorders>
          </w:tcPr>
          <w:p w14:paraId="52D1C4A8" w14:textId="77777777" w:rsidR="00CE38E0" w:rsidRDefault="00CE38E0" w:rsidP="0029795D"/>
        </w:tc>
      </w:tr>
      <w:tr w:rsidR="00CE38E0" w14:paraId="472A24B6"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3F79D577"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PRODUCT_PART_ID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FFF11A5" w14:textId="3CE785D6" w:rsidR="00CE38E0" w:rsidRPr="00FD07EC" w:rsidRDefault="00D142D5" w:rsidP="0029795D">
            <w:pPr>
              <w:rPr>
                <w:rFonts w:asciiTheme="minorHAnsi" w:hAnsiTheme="minorHAnsi" w:cstheme="minorHAnsi"/>
                <w:color w:val="000000"/>
                <w:sz w:val="18"/>
                <w:szCs w:val="16"/>
              </w:rPr>
            </w:pPr>
            <w:ins w:id="13631" w:author="Rakesh Singhi" w:date="2015-03-25T15:40:00Z">
              <w:r w:rsidRPr="00FD07EC">
                <w:rPr>
                  <w:rFonts w:asciiTheme="minorHAnsi" w:hAnsiTheme="minorHAnsi" w:cstheme="minorHAnsi"/>
                  <w:color w:val="000000"/>
                  <w:sz w:val="18"/>
                  <w:szCs w:val="16"/>
                </w:rPr>
                <w:t>PRODUCT_PART_ID</w:t>
              </w:r>
            </w:ins>
            <w:del w:id="13632" w:author="Rakesh Singhi" w:date="2015-03-25T15:40:00Z">
              <w:r w:rsidR="00CE38E0" w:rsidDel="00D142D5">
                <w:rPr>
                  <w:rFonts w:asciiTheme="minorHAnsi" w:hAnsiTheme="minorHAnsi" w:cstheme="minorHAnsi"/>
                  <w:color w:val="000000"/>
                  <w:sz w:val="18"/>
                  <w:szCs w:val="16"/>
                </w:rPr>
                <w:delText>PART_NUMBER</w:delText>
              </w:r>
            </w:del>
          </w:p>
        </w:tc>
        <w:tc>
          <w:tcPr>
            <w:tcW w:w="3060" w:type="dxa"/>
            <w:tcBorders>
              <w:top w:val="single" w:sz="4" w:space="0" w:color="auto"/>
              <w:left w:val="single" w:sz="4" w:space="0" w:color="auto"/>
              <w:bottom w:val="single" w:sz="4" w:space="0" w:color="auto"/>
              <w:right w:val="single" w:sz="4" w:space="0" w:color="auto"/>
            </w:tcBorders>
          </w:tcPr>
          <w:p w14:paraId="3754B17F" w14:textId="77777777" w:rsidR="00CE38E0" w:rsidRDefault="00CE38E0" w:rsidP="0029795D"/>
        </w:tc>
      </w:tr>
      <w:tr w:rsidR="00CE38E0" w:rsidRPr="004939B5" w14:paraId="72D7FD3F"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36CF3036"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VAT_ID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5795624"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VAT_ID</w:t>
            </w:r>
          </w:p>
        </w:tc>
        <w:tc>
          <w:tcPr>
            <w:tcW w:w="3060" w:type="dxa"/>
            <w:tcBorders>
              <w:top w:val="single" w:sz="4" w:space="0" w:color="auto"/>
              <w:left w:val="single" w:sz="4" w:space="0" w:color="auto"/>
              <w:bottom w:val="single" w:sz="4" w:space="0" w:color="auto"/>
              <w:right w:val="single" w:sz="4" w:space="0" w:color="auto"/>
            </w:tcBorders>
          </w:tcPr>
          <w:p w14:paraId="5AEA8AB4" w14:textId="77777777" w:rsidR="00CE38E0" w:rsidRPr="004939B5" w:rsidRDefault="00CE38E0" w:rsidP="0029795D">
            <w:pPr>
              <w:rPr>
                <w:rFonts w:asciiTheme="minorHAnsi" w:hAnsiTheme="minorHAnsi" w:cstheme="minorHAnsi"/>
                <w:color w:val="000000"/>
                <w:sz w:val="18"/>
                <w:szCs w:val="16"/>
              </w:rPr>
            </w:pPr>
          </w:p>
        </w:tc>
      </w:tr>
      <w:tr w:rsidR="00CE38E0" w:rsidRPr="004939B5" w14:paraId="46AEAF3D"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631B3C44"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PARTNER_ID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6E3E993" w14:textId="77777777" w:rsidR="00CE38E0" w:rsidRPr="00FD07EC" w:rsidRDefault="002A659A"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PARTNER_ID</w:t>
            </w:r>
          </w:p>
        </w:tc>
        <w:tc>
          <w:tcPr>
            <w:tcW w:w="3060" w:type="dxa"/>
            <w:tcBorders>
              <w:top w:val="single" w:sz="4" w:space="0" w:color="auto"/>
              <w:left w:val="single" w:sz="4" w:space="0" w:color="auto"/>
              <w:bottom w:val="single" w:sz="4" w:space="0" w:color="auto"/>
              <w:right w:val="single" w:sz="4" w:space="0" w:color="auto"/>
            </w:tcBorders>
          </w:tcPr>
          <w:p w14:paraId="10848353" w14:textId="77777777" w:rsidR="00CE38E0" w:rsidRPr="004939B5" w:rsidRDefault="00CE38E0" w:rsidP="0029795D">
            <w:pPr>
              <w:rPr>
                <w:rFonts w:asciiTheme="minorHAnsi" w:hAnsiTheme="minorHAnsi" w:cstheme="minorHAnsi"/>
                <w:color w:val="000000"/>
                <w:sz w:val="18"/>
                <w:szCs w:val="16"/>
              </w:rPr>
            </w:pPr>
          </w:p>
        </w:tc>
      </w:tr>
      <w:tr w:rsidR="00CE38E0" w:rsidRPr="004939B5" w14:paraId="6F31930D"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368597D2"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ORDER_TYPE</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E1E12E7"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ORDER_TYPE</w:t>
            </w:r>
          </w:p>
        </w:tc>
        <w:tc>
          <w:tcPr>
            <w:tcW w:w="3060" w:type="dxa"/>
            <w:tcBorders>
              <w:top w:val="single" w:sz="4" w:space="0" w:color="auto"/>
              <w:left w:val="single" w:sz="4" w:space="0" w:color="auto"/>
              <w:bottom w:val="single" w:sz="4" w:space="0" w:color="auto"/>
              <w:right w:val="single" w:sz="4" w:space="0" w:color="auto"/>
            </w:tcBorders>
          </w:tcPr>
          <w:p w14:paraId="22C809ED" w14:textId="77777777" w:rsidR="00CE38E0" w:rsidRPr="004939B5" w:rsidRDefault="00CE38E0" w:rsidP="0029795D">
            <w:pPr>
              <w:rPr>
                <w:rFonts w:asciiTheme="minorHAnsi" w:hAnsiTheme="minorHAnsi" w:cstheme="minorHAnsi"/>
                <w:color w:val="000000"/>
                <w:sz w:val="18"/>
                <w:szCs w:val="16"/>
              </w:rPr>
            </w:pPr>
          </w:p>
        </w:tc>
      </w:tr>
      <w:tr w:rsidR="00CE38E0" w:rsidRPr="004939B5" w14:paraId="15C35E31"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5BE33E46"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ORDER_DATE</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7D8FAA4"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ORDER_DATE</w:t>
            </w:r>
          </w:p>
        </w:tc>
        <w:tc>
          <w:tcPr>
            <w:tcW w:w="3060" w:type="dxa"/>
            <w:tcBorders>
              <w:top w:val="single" w:sz="4" w:space="0" w:color="auto"/>
              <w:left w:val="single" w:sz="4" w:space="0" w:color="auto"/>
              <w:bottom w:val="single" w:sz="4" w:space="0" w:color="auto"/>
              <w:right w:val="single" w:sz="4" w:space="0" w:color="auto"/>
            </w:tcBorders>
          </w:tcPr>
          <w:p w14:paraId="1A143F0C" w14:textId="77777777" w:rsidR="00CE38E0" w:rsidRPr="004939B5" w:rsidRDefault="00CE38E0" w:rsidP="0029795D">
            <w:pPr>
              <w:rPr>
                <w:rFonts w:asciiTheme="minorHAnsi" w:hAnsiTheme="minorHAnsi" w:cstheme="minorHAnsi"/>
                <w:color w:val="000000"/>
                <w:sz w:val="18"/>
                <w:szCs w:val="16"/>
              </w:rPr>
            </w:pPr>
          </w:p>
        </w:tc>
      </w:tr>
      <w:tr w:rsidR="00CE38E0" w:rsidRPr="004939B5" w14:paraId="3C680789"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03014570"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ORDER_STATUS</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2D17FAD"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ORDER_STATUS</w:t>
            </w:r>
          </w:p>
        </w:tc>
        <w:tc>
          <w:tcPr>
            <w:tcW w:w="3060" w:type="dxa"/>
            <w:tcBorders>
              <w:top w:val="single" w:sz="4" w:space="0" w:color="auto"/>
              <w:left w:val="single" w:sz="4" w:space="0" w:color="auto"/>
              <w:bottom w:val="single" w:sz="4" w:space="0" w:color="auto"/>
              <w:right w:val="single" w:sz="4" w:space="0" w:color="auto"/>
            </w:tcBorders>
          </w:tcPr>
          <w:p w14:paraId="1A1BED37" w14:textId="77777777" w:rsidR="00CE38E0" w:rsidRPr="004939B5" w:rsidRDefault="00CE38E0" w:rsidP="0029795D">
            <w:pPr>
              <w:rPr>
                <w:rFonts w:asciiTheme="minorHAnsi" w:hAnsiTheme="minorHAnsi" w:cstheme="minorHAnsi"/>
                <w:color w:val="000000"/>
                <w:sz w:val="18"/>
                <w:szCs w:val="16"/>
              </w:rPr>
            </w:pPr>
          </w:p>
        </w:tc>
      </w:tr>
      <w:tr w:rsidR="00CE38E0" w:rsidRPr="004939B5" w14:paraId="4C1EDB91"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7DF5E137"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ORDER_LINE_STATUS</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5CCE0200" w14:textId="77777777" w:rsidR="00CE38E0" w:rsidRPr="00FD07EC" w:rsidRDefault="00CE38E0" w:rsidP="0029795D">
            <w:pPr>
              <w:rPr>
                <w:rFonts w:asciiTheme="minorHAnsi" w:hAnsiTheme="minorHAnsi" w:cstheme="minorHAnsi"/>
                <w:color w:val="000000"/>
                <w:sz w:val="18"/>
                <w:szCs w:val="16"/>
              </w:rPr>
            </w:pPr>
            <w:r w:rsidRPr="00236BF5">
              <w:rPr>
                <w:rFonts w:asciiTheme="minorHAnsi" w:hAnsiTheme="minorHAnsi" w:cstheme="minorHAnsi"/>
                <w:color w:val="000000"/>
                <w:sz w:val="18"/>
                <w:szCs w:val="16"/>
              </w:rPr>
              <w:t>LINE_STATUS</w:t>
            </w:r>
          </w:p>
        </w:tc>
        <w:tc>
          <w:tcPr>
            <w:tcW w:w="3060" w:type="dxa"/>
            <w:tcBorders>
              <w:top w:val="single" w:sz="4" w:space="0" w:color="auto"/>
              <w:left w:val="single" w:sz="4" w:space="0" w:color="auto"/>
              <w:bottom w:val="single" w:sz="4" w:space="0" w:color="auto"/>
              <w:right w:val="single" w:sz="4" w:space="0" w:color="auto"/>
            </w:tcBorders>
          </w:tcPr>
          <w:p w14:paraId="662FA020" w14:textId="77777777" w:rsidR="00CE38E0" w:rsidRPr="004939B5" w:rsidRDefault="00CE38E0" w:rsidP="0029795D">
            <w:pPr>
              <w:rPr>
                <w:rFonts w:asciiTheme="minorHAnsi" w:hAnsiTheme="minorHAnsi" w:cstheme="minorHAnsi"/>
                <w:color w:val="000000"/>
                <w:sz w:val="18"/>
                <w:szCs w:val="16"/>
              </w:rPr>
            </w:pPr>
          </w:p>
        </w:tc>
      </w:tr>
      <w:tr w:rsidR="00CE38E0" w:rsidRPr="004939B5" w14:paraId="5C9E93B4"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56DA31C0"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INVOICE_DATE</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0BB3780E"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INVOICE_DATE</w:t>
            </w:r>
          </w:p>
        </w:tc>
        <w:tc>
          <w:tcPr>
            <w:tcW w:w="3060" w:type="dxa"/>
            <w:tcBorders>
              <w:top w:val="single" w:sz="4" w:space="0" w:color="auto"/>
              <w:left w:val="single" w:sz="4" w:space="0" w:color="auto"/>
              <w:bottom w:val="single" w:sz="4" w:space="0" w:color="auto"/>
              <w:right w:val="single" w:sz="4" w:space="0" w:color="auto"/>
            </w:tcBorders>
          </w:tcPr>
          <w:p w14:paraId="7F117ABD" w14:textId="77777777" w:rsidR="00CE38E0" w:rsidRPr="004939B5" w:rsidRDefault="00CE38E0" w:rsidP="0029795D">
            <w:pPr>
              <w:rPr>
                <w:rFonts w:asciiTheme="minorHAnsi" w:hAnsiTheme="minorHAnsi" w:cstheme="minorHAnsi"/>
                <w:color w:val="000000"/>
                <w:sz w:val="18"/>
                <w:szCs w:val="16"/>
              </w:rPr>
            </w:pPr>
          </w:p>
        </w:tc>
      </w:tr>
      <w:tr w:rsidR="00CE38E0" w:rsidRPr="004939B5" w14:paraId="6D05CB07"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4A9541B9"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CURRENCY_CODE</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5B072E2C" w14:textId="77777777" w:rsidR="00CE38E0" w:rsidRPr="00FD07EC" w:rsidRDefault="00CE38E0" w:rsidP="0029795D">
            <w:pPr>
              <w:rPr>
                <w:rFonts w:asciiTheme="minorHAnsi" w:hAnsiTheme="minorHAnsi" w:cstheme="minorHAnsi"/>
                <w:color w:val="000000"/>
                <w:sz w:val="18"/>
                <w:szCs w:val="16"/>
              </w:rPr>
            </w:pPr>
            <w:r w:rsidRPr="00236BF5">
              <w:rPr>
                <w:rFonts w:asciiTheme="minorHAnsi" w:hAnsiTheme="minorHAnsi" w:cstheme="minorHAnsi"/>
                <w:color w:val="000000"/>
                <w:sz w:val="18"/>
                <w:szCs w:val="16"/>
              </w:rPr>
              <w:t>CURRENCY</w:t>
            </w:r>
          </w:p>
        </w:tc>
        <w:tc>
          <w:tcPr>
            <w:tcW w:w="3060" w:type="dxa"/>
            <w:tcBorders>
              <w:top w:val="single" w:sz="4" w:space="0" w:color="auto"/>
              <w:left w:val="single" w:sz="4" w:space="0" w:color="auto"/>
              <w:bottom w:val="single" w:sz="4" w:space="0" w:color="auto"/>
              <w:right w:val="single" w:sz="4" w:space="0" w:color="auto"/>
            </w:tcBorders>
          </w:tcPr>
          <w:p w14:paraId="3D833144" w14:textId="77777777" w:rsidR="00CE38E0" w:rsidRPr="004939B5" w:rsidRDefault="00CE38E0" w:rsidP="0029795D">
            <w:pPr>
              <w:rPr>
                <w:rFonts w:asciiTheme="minorHAnsi" w:hAnsiTheme="minorHAnsi" w:cstheme="minorHAnsi"/>
                <w:color w:val="000000"/>
                <w:sz w:val="18"/>
                <w:szCs w:val="16"/>
              </w:rPr>
            </w:pPr>
          </w:p>
        </w:tc>
      </w:tr>
      <w:tr w:rsidR="00CE38E0" w:rsidRPr="004939B5" w14:paraId="560C1F72"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124AB6C5"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QUANTITY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57525458"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QUANTITY</w:t>
            </w:r>
          </w:p>
        </w:tc>
        <w:tc>
          <w:tcPr>
            <w:tcW w:w="3060" w:type="dxa"/>
            <w:tcBorders>
              <w:top w:val="single" w:sz="4" w:space="0" w:color="auto"/>
              <w:left w:val="single" w:sz="4" w:space="0" w:color="auto"/>
              <w:bottom w:val="single" w:sz="4" w:space="0" w:color="auto"/>
              <w:right w:val="single" w:sz="4" w:space="0" w:color="auto"/>
            </w:tcBorders>
          </w:tcPr>
          <w:p w14:paraId="0C7A9754" w14:textId="77777777" w:rsidR="00CE38E0" w:rsidRPr="004939B5" w:rsidRDefault="00CE38E0" w:rsidP="0029795D">
            <w:pPr>
              <w:rPr>
                <w:rFonts w:asciiTheme="minorHAnsi" w:hAnsiTheme="minorHAnsi" w:cstheme="minorHAnsi"/>
                <w:color w:val="000000"/>
                <w:sz w:val="18"/>
                <w:szCs w:val="16"/>
              </w:rPr>
            </w:pPr>
          </w:p>
        </w:tc>
      </w:tr>
      <w:tr w:rsidR="00CE38E0" w:rsidRPr="004939B5" w14:paraId="476272C2"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2A1F3F84"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SALE_PRICE</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0BD48266"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SALE_PRICE</w:t>
            </w:r>
          </w:p>
        </w:tc>
        <w:tc>
          <w:tcPr>
            <w:tcW w:w="3060" w:type="dxa"/>
            <w:tcBorders>
              <w:top w:val="single" w:sz="4" w:space="0" w:color="auto"/>
              <w:left w:val="single" w:sz="4" w:space="0" w:color="auto"/>
              <w:bottom w:val="single" w:sz="4" w:space="0" w:color="auto"/>
              <w:right w:val="single" w:sz="4" w:space="0" w:color="auto"/>
            </w:tcBorders>
          </w:tcPr>
          <w:p w14:paraId="729B358E" w14:textId="77777777" w:rsidR="00CE38E0" w:rsidRPr="004939B5" w:rsidRDefault="00CE38E0" w:rsidP="0029795D">
            <w:pPr>
              <w:rPr>
                <w:rFonts w:asciiTheme="minorHAnsi" w:hAnsiTheme="minorHAnsi" w:cstheme="minorHAnsi"/>
                <w:color w:val="000000"/>
                <w:sz w:val="18"/>
                <w:szCs w:val="16"/>
              </w:rPr>
            </w:pPr>
          </w:p>
        </w:tc>
      </w:tr>
      <w:tr w:rsidR="00CE38E0" w:rsidRPr="004939B5" w14:paraId="61A43B67"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26D96527" w14:textId="77777777" w:rsidR="00CE38E0" w:rsidRPr="00FD07EC" w:rsidRDefault="00CE38E0" w:rsidP="0029795D">
            <w:pPr>
              <w:rPr>
                <w:rFonts w:asciiTheme="minorHAnsi" w:hAnsiTheme="minorHAnsi" w:cstheme="minorHAnsi"/>
                <w:color w:val="000000"/>
                <w:sz w:val="18"/>
                <w:szCs w:val="16"/>
              </w:rPr>
            </w:pPr>
            <w:r w:rsidRPr="00BF204C">
              <w:rPr>
                <w:rFonts w:asciiTheme="minorHAnsi" w:hAnsiTheme="minorHAnsi" w:cstheme="minorHAnsi"/>
                <w:color w:val="000000"/>
                <w:sz w:val="16"/>
              </w:rPr>
              <w:t>OPEN ORDER COUNT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7D0A597D" w14:textId="77777777" w:rsidR="00CE38E0" w:rsidRPr="00FD07EC" w:rsidRDefault="002A659A" w:rsidP="0029795D">
            <w:pPr>
              <w:rPr>
                <w:rFonts w:asciiTheme="minorHAnsi" w:hAnsiTheme="minorHAnsi" w:cstheme="minorHAnsi"/>
                <w:color w:val="000000"/>
                <w:sz w:val="18"/>
                <w:szCs w:val="16"/>
              </w:rPr>
            </w:pPr>
            <w:r w:rsidRPr="00BF204C">
              <w:rPr>
                <w:rFonts w:asciiTheme="minorHAnsi" w:hAnsiTheme="minorHAnsi" w:cstheme="minorHAnsi"/>
                <w:color w:val="000000"/>
                <w:sz w:val="16"/>
              </w:rPr>
              <w:t>OPEN ORDER COUNT</w:t>
            </w:r>
          </w:p>
        </w:tc>
        <w:tc>
          <w:tcPr>
            <w:tcW w:w="3060" w:type="dxa"/>
            <w:tcBorders>
              <w:top w:val="single" w:sz="4" w:space="0" w:color="auto"/>
              <w:left w:val="single" w:sz="4" w:space="0" w:color="auto"/>
              <w:bottom w:val="single" w:sz="4" w:space="0" w:color="auto"/>
              <w:right w:val="single" w:sz="4" w:space="0" w:color="auto"/>
            </w:tcBorders>
          </w:tcPr>
          <w:p w14:paraId="111805D3" w14:textId="77777777" w:rsidR="00CE38E0" w:rsidRPr="004939B5" w:rsidRDefault="00CE38E0" w:rsidP="0029795D">
            <w:pPr>
              <w:rPr>
                <w:rFonts w:asciiTheme="minorHAnsi" w:hAnsiTheme="minorHAnsi" w:cstheme="minorHAnsi"/>
                <w:color w:val="000000"/>
                <w:sz w:val="18"/>
                <w:szCs w:val="16"/>
              </w:rPr>
            </w:pPr>
          </w:p>
        </w:tc>
      </w:tr>
      <w:tr w:rsidR="00CE38E0" w:rsidRPr="004939B5" w14:paraId="51AAB710"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7487D0C1" w14:textId="642F66AE" w:rsidR="00CE38E0" w:rsidRPr="00FD07EC" w:rsidRDefault="00CE38E0" w:rsidP="0029795D">
            <w:pPr>
              <w:rPr>
                <w:rFonts w:asciiTheme="minorHAnsi" w:hAnsiTheme="minorHAnsi" w:cstheme="minorHAnsi"/>
                <w:color w:val="000000"/>
                <w:sz w:val="18"/>
                <w:szCs w:val="16"/>
              </w:rPr>
            </w:pPr>
            <w:del w:id="13633" w:author="Rakesh Singhi" w:date="2015-03-25T15:42:00Z">
              <w:r w:rsidRPr="00FD07EC" w:rsidDel="00D142D5">
                <w:rPr>
                  <w:rFonts w:asciiTheme="minorHAnsi" w:hAnsiTheme="minorHAnsi" w:cstheme="minorHAnsi"/>
                  <w:color w:val="000000"/>
                  <w:sz w:val="18"/>
                  <w:szCs w:val="16"/>
                </w:rPr>
                <w:delText>TRANSFER_PRICE</w:delText>
              </w:r>
            </w:del>
            <w:ins w:id="13634" w:author="Rakesh Singhi" w:date="2015-03-25T15:42:00Z">
              <w:r w:rsidR="00D142D5">
                <w:rPr>
                  <w:rFonts w:asciiTheme="minorHAnsi" w:hAnsiTheme="minorHAnsi" w:cstheme="minorHAnsi"/>
                  <w:color w:val="000000"/>
                  <w:sz w:val="18"/>
                  <w:szCs w:val="16"/>
                </w:rPr>
                <w:t>COST</w:t>
              </w:r>
            </w:ins>
            <w:r>
              <w:rPr>
                <w:rFonts w:asciiTheme="minorHAnsi" w:hAnsiTheme="minorHAnsi" w:cstheme="minorHAnsi"/>
                <w:color w:val="000000"/>
                <w:sz w:val="18"/>
                <w:szCs w:val="16"/>
              </w:rPr>
              <w:t>_LOCAL</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960835D" w14:textId="77777777" w:rsidR="00CE38E0" w:rsidRPr="00FD07EC" w:rsidRDefault="002A659A"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TRANSFER_PRICE</w:t>
            </w:r>
            <w:r>
              <w:rPr>
                <w:rFonts w:asciiTheme="minorHAnsi" w:hAnsiTheme="minorHAnsi" w:cstheme="minorHAnsi"/>
                <w:color w:val="000000"/>
                <w:sz w:val="18"/>
                <w:szCs w:val="16"/>
              </w:rPr>
              <w:t>_LOCAL</w:t>
            </w:r>
          </w:p>
        </w:tc>
        <w:tc>
          <w:tcPr>
            <w:tcW w:w="3060" w:type="dxa"/>
            <w:tcBorders>
              <w:top w:val="single" w:sz="4" w:space="0" w:color="auto"/>
              <w:left w:val="single" w:sz="4" w:space="0" w:color="auto"/>
              <w:bottom w:val="single" w:sz="4" w:space="0" w:color="auto"/>
              <w:right w:val="single" w:sz="4" w:space="0" w:color="auto"/>
            </w:tcBorders>
          </w:tcPr>
          <w:p w14:paraId="269C3505" w14:textId="77777777" w:rsidR="00CE38E0" w:rsidRPr="004939B5" w:rsidRDefault="00CE38E0" w:rsidP="0029795D">
            <w:pPr>
              <w:rPr>
                <w:rFonts w:asciiTheme="minorHAnsi" w:hAnsiTheme="minorHAnsi" w:cstheme="minorHAnsi"/>
                <w:color w:val="000000"/>
                <w:sz w:val="18"/>
                <w:szCs w:val="16"/>
              </w:rPr>
            </w:pPr>
          </w:p>
        </w:tc>
      </w:tr>
      <w:tr w:rsidR="00CE38E0" w:rsidRPr="004939B5" w14:paraId="275ACD95"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1D3DCE23" w14:textId="7C3CFD28" w:rsidR="00CE38E0" w:rsidRPr="00FD07EC" w:rsidRDefault="00CE38E0" w:rsidP="0029795D">
            <w:pPr>
              <w:rPr>
                <w:rFonts w:asciiTheme="minorHAnsi" w:hAnsiTheme="minorHAnsi" w:cstheme="minorHAnsi"/>
                <w:color w:val="000000"/>
                <w:sz w:val="18"/>
                <w:szCs w:val="16"/>
              </w:rPr>
            </w:pPr>
            <w:del w:id="13635" w:author="Rakesh Singhi" w:date="2015-03-25T15:42:00Z">
              <w:r w:rsidRPr="00FD07EC" w:rsidDel="00D142D5">
                <w:rPr>
                  <w:rFonts w:asciiTheme="minorHAnsi" w:hAnsiTheme="minorHAnsi" w:cstheme="minorHAnsi"/>
                  <w:color w:val="000000"/>
                  <w:sz w:val="18"/>
                  <w:szCs w:val="16"/>
                </w:rPr>
                <w:delText>TRANSFER_PRICE</w:delText>
              </w:r>
            </w:del>
            <w:ins w:id="13636" w:author="Rakesh Singhi" w:date="2015-03-25T15:42:00Z">
              <w:r w:rsidR="00D142D5">
                <w:rPr>
                  <w:rFonts w:asciiTheme="minorHAnsi" w:hAnsiTheme="minorHAnsi" w:cstheme="minorHAnsi"/>
                  <w:color w:val="000000"/>
                  <w:sz w:val="18"/>
                  <w:szCs w:val="16"/>
                </w:rPr>
                <w:t>COST</w:t>
              </w:r>
            </w:ins>
            <w:r>
              <w:rPr>
                <w:rFonts w:asciiTheme="minorHAnsi" w:hAnsiTheme="minorHAnsi" w:cstheme="minorHAnsi"/>
                <w:color w:val="000000"/>
                <w:sz w:val="18"/>
                <w:szCs w:val="16"/>
              </w:rPr>
              <w:t>_USD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719C8B7" w14:textId="77777777" w:rsidR="00CE38E0" w:rsidRPr="00FD07EC" w:rsidRDefault="002A659A"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TRANSFER_PRICE</w:t>
            </w:r>
            <w:r>
              <w:rPr>
                <w:rFonts w:asciiTheme="minorHAnsi" w:hAnsiTheme="minorHAnsi" w:cstheme="minorHAnsi"/>
                <w:color w:val="000000"/>
                <w:sz w:val="18"/>
                <w:szCs w:val="16"/>
              </w:rPr>
              <w:t>_USD</w:t>
            </w:r>
          </w:p>
        </w:tc>
        <w:tc>
          <w:tcPr>
            <w:tcW w:w="3060" w:type="dxa"/>
            <w:tcBorders>
              <w:top w:val="single" w:sz="4" w:space="0" w:color="auto"/>
              <w:left w:val="single" w:sz="4" w:space="0" w:color="auto"/>
              <w:bottom w:val="single" w:sz="4" w:space="0" w:color="auto"/>
              <w:right w:val="single" w:sz="4" w:space="0" w:color="auto"/>
            </w:tcBorders>
          </w:tcPr>
          <w:p w14:paraId="6335F091" w14:textId="77777777" w:rsidR="00CE38E0" w:rsidRPr="004939B5" w:rsidRDefault="00CE38E0" w:rsidP="0029795D">
            <w:pPr>
              <w:rPr>
                <w:rFonts w:asciiTheme="minorHAnsi" w:hAnsiTheme="minorHAnsi" w:cstheme="minorHAnsi"/>
                <w:color w:val="000000"/>
                <w:sz w:val="18"/>
                <w:szCs w:val="16"/>
              </w:rPr>
            </w:pPr>
          </w:p>
        </w:tc>
      </w:tr>
      <w:tr w:rsidR="00CE38E0" w:rsidRPr="004939B5" w14:paraId="1B05A61D"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618D9DFA"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REVENUE_LOCAL</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0F2594A" w14:textId="77777777" w:rsidR="00CE38E0" w:rsidRPr="00FD07EC" w:rsidRDefault="002A659A"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REVENUE_LOCAL</w:t>
            </w:r>
          </w:p>
        </w:tc>
        <w:tc>
          <w:tcPr>
            <w:tcW w:w="3060" w:type="dxa"/>
            <w:tcBorders>
              <w:top w:val="single" w:sz="4" w:space="0" w:color="auto"/>
              <w:left w:val="single" w:sz="4" w:space="0" w:color="auto"/>
              <w:bottom w:val="single" w:sz="4" w:space="0" w:color="auto"/>
              <w:right w:val="single" w:sz="4" w:space="0" w:color="auto"/>
            </w:tcBorders>
          </w:tcPr>
          <w:p w14:paraId="3C581AB7" w14:textId="77777777" w:rsidR="00CE38E0" w:rsidRPr="004939B5" w:rsidRDefault="00CE38E0" w:rsidP="0029795D">
            <w:pPr>
              <w:rPr>
                <w:rFonts w:asciiTheme="minorHAnsi" w:hAnsiTheme="minorHAnsi" w:cstheme="minorHAnsi"/>
                <w:color w:val="000000"/>
                <w:sz w:val="18"/>
                <w:szCs w:val="16"/>
              </w:rPr>
            </w:pPr>
          </w:p>
        </w:tc>
      </w:tr>
      <w:tr w:rsidR="00CE38E0" w:rsidRPr="004939B5" w14:paraId="15BC58FB"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42C272E3"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REVENUE_USD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8BE4BD4" w14:textId="77777777" w:rsidR="00CE38E0" w:rsidRPr="00FD07EC" w:rsidRDefault="002A659A"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REVENUE_USD</w:t>
            </w:r>
          </w:p>
        </w:tc>
        <w:tc>
          <w:tcPr>
            <w:tcW w:w="3060" w:type="dxa"/>
            <w:tcBorders>
              <w:top w:val="single" w:sz="4" w:space="0" w:color="auto"/>
              <w:left w:val="single" w:sz="4" w:space="0" w:color="auto"/>
              <w:bottom w:val="single" w:sz="4" w:space="0" w:color="auto"/>
              <w:right w:val="single" w:sz="4" w:space="0" w:color="auto"/>
            </w:tcBorders>
          </w:tcPr>
          <w:p w14:paraId="776FC3ED" w14:textId="77777777" w:rsidR="00CE38E0" w:rsidRPr="004939B5" w:rsidRDefault="00CE38E0" w:rsidP="0029795D">
            <w:pPr>
              <w:rPr>
                <w:rFonts w:asciiTheme="minorHAnsi" w:hAnsiTheme="minorHAnsi" w:cstheme="minorHAnsi"/>
                <w:color w:val="000000"/>
                <w:sz w:val="18"/>
                <w:szCs w:val="16"/>
              </w:rPr>
            </w:pPr>
          </w:p>
        </w:tc>
      </w:tr>
      <w:tr w:rsidR="00CE38E0" w:rsidRPr="004939B5" w14:paraId="22827EDE"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75AE4EA7"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TAX</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B0C42B9"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TAX</w:t>
            </w:r>
          </w:p>
        </w:tc>
        <w:tc>
          <w:tcPr>
            <w:tcW w:w="3060" w:type="dxa"/>
            <w:tcBorders>
              <w:top w:val="single" w:sz="4" w:space="0" w:color="auto"/>
              <w:left w:val="single" w:sz="4" w:space="0" w:color="auto"/>
              <w:bottom w:val="single" w:sz="4" w:space="0" w:color="auto"/>
              <w:right w:val="single" w:sz="4" w:space="0" w:color="auto"/>
            </w:tcBorders>
          </w:tcPr>
          <w:p w14:paraId="606875F7" w14:textId="77777777" w:rsidR="00CE38E0" w:rsidRPr="004939B5" w:rsidRDefault="00CE38E0" w:rsidP="0029795D">
            <w:pPr>
              <w:rPr>
                <w:rFonts w:asciiTheme="minorHAnsi" w:hAnsiTheme="minorHAnsi" w:cstheme="minorHAnsi"/>
                <w:color w:val="000000"/>
                <w:sz w:val="18"/>
                <w:szCs w:val="16"/>
              </w:rPr>
            </w:pPr>
          </w:p>
        </w:tc>
      </w:tr>
      <w:tr w:rsidR="00CE38E0" w:rsidRPr="004939B5" w:rsidDel="00D142D5" w14:paraId="34DAF0EF" w14:textId="732FF7C8" w:rsidTr="0039048F">
        <w:trPr>
          <w:trHeight w:val="70"/>
          <w:del w:id="13637" w:author="Rakesh Singhi" w:date="2015-03-25T15:40:00Z"/>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0349C0FA" w14:textId="19063E88" w:rsidR="00CE38E0" w:rsidRPr="00FD07EC" w:rsidDel="00D142D5" w:rsidRDefault="00CE38E0" w:rsidP="0029795D">
            <w:pPr>
              <w:rPr>
                <w:del w:id="13638" w:author="Rakesh Singhi" w:date="2015-03-25T15:40:00Z"/>
                <w:rFonts w:asciiTheme="minorHAnsi" w:hAnsiTheme="minorHAnsi" w:cstheme="minorHAnsi"/>
                <w:color w:val="000000"/>
                <w:sz w:val="18"/>
                <w:szCs w:val="16"/>
              </w:rPr>
            </w:pPr>
            <w:del w:id="13639" w:author="Rakesh Singhi" w:date="2015-03-25T15:40:00Z">
              <w:r w:rsidRPr="00FD07EC" w:rsidDel="00D142D5">
                <w:rPr>
                  <w:rFonts w:asciiTheme="minorHAnsi" w:hAnsiTheme="minorHAnsi" w:cstheme="minorHAnsi"/>
                  <w:color w:val="000000"/>
                  <w:sz w:val="18"/>
                  <w:szCs w:val="16"/>
                </w:rPr>
                <w:delText>ACTIVE_FLAG</w:delText>
              </w:r>
            </w:del>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F7CDE62" w14:textId="1F99AE71" w:rsidR="00CE38E0" w:rsidRPr="00FD07EC" w:rsidDel="00D142D5" w:rsidRDefault="00CE38E0" w:rsidP="0029795D">
            <w:pPr>
              <w:rPr>
                <w:del w:id="13640" w:author="Rakesh Singhi" w:date="2015-03-25T15:40:00Z"/>
                <w:rFonts w:asciiTheme="minorHAnsi" w:hAnsiTheme="minorHAnsi" w:cstheme="minorHAnsi"/>
                <w:color w:val="000000"/>
                <w:sz w:val="18"/>
                <w:szCs w:val="16"/>
              </w:rPr>
            </w:pPr>
            <w:del w:id="13641" w:author="Rakesh Singhi" w:date="2015-03-25T15:40:00Z">
              <w:r w:rsidRPr="00FD07EC" w:rsidDel="00D142D5">
                <w:rPr>
                  <w:rFonts w:asciiTheme="minorHAnsi" w:hAnsiTheme="minorHAnsi" w:cstheme="minorHAnsi"/>
                  <w:color w:val="000000"/>
                  <w:sz w:val="18"/>
                  <w:szCs w:val="16"/>
                </w:rPr>
                <w:delText>ACTIVE_FLAG</w:delText>
              </w:r>
            </w:del>
          </w:p>
        </w:tc>
        <w:tc>
          <w:tcPr>
            <w:tcW w:w="3060" w:type="dxa"/>
            <w:tcBorders>
              <w:top w:val="single" w:sz="4" w:space="0" w:color="auto"/>
              <w:left w:val="single" w:sz="4" w:space="0" w:color="auto"/>
              <w:bottom w:val="single" w:sz="4" w:space="0" w:color="auto"/>
              <w:right w:val="single" w:sz="4" w:space="0" w:color="auto"/>
            </w:tcBorders>
          </w:tcPr>
          <w:p w14:paraId="346C2BD9" w14:textId="65C5E004" w:rsidR="00CE38E0" w:rsidRPr="004939B5" w:rsidDel="00D142D5" w:rsidRDefault="00CE38E0" w:rsidP="0029795D">
            <w:pPr>
              <w:rPr>
                <w:del w:id="13642" w:author="Rakesh Singhi" w:date="2015-03-25T15:40:00Z"/>
                <w:rFonts w:asciiTheme="minorHAnsi" w:hAnsiTheme="minorHAnsi" w:cstheme="minorHAnsi"/>
                <w:color w:val="000000"/>
                <w:sz w:val="18"/>
                <w:szCs w:val="16"/>
              </w:rPr>
            </w:pPr>
          </w:p>
        </w:tc>
      </w:tr>
      <w:tr w:rsidR="00CE38E0" w:rsidRPr="004939B5" w14:paraId="27DE9764"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4E59D724"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RMA_LOCAL</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79F6382" w14:textId="77777777" w:rsidR="00CE38E0" w:rsidRPr="00FD07EC" w:rsidRDefault="002A659A"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RMA_LOCAL</w:t>
            </w:r>
          </w:p>
        </w:tc>
        <w:tc>
          <w:tcPr>
            <w:tcW w:w="3060" w:type="dxa"/>
            <w:tcBorders>
              <w:top w:val="single" w:sz="4" w:space="0" w:color="auto"/>
              <w:left w:val="single" w:sz="4" w:space="0" w:color="auto"/>
              <w:bottom w:val="single" w:sz="4" w:space="0" w:color="auto"/>
              <w:right w:val="single" w:sz="4" w:space="0" w:color="auto"/>
            </w:tcBorders>
          </w:tcPr>
          <w:p w14:paraId="68B94D7D" w14:textId="77777777" w:rsidR="00CE38E0" w:rsidRPr="004939B5" w:rsidRDefault="00CE38E0" w:rsidP="0029795D">
            <w:pPr>
              <w:rPr>
                <w:rFonts w:asciiTheme="minorHAnsi" w:hAnsiTheme="minorHAnsi" w:cstheme="minorHAnsi"/>
                <w:color w:val="000000"/>
                <w:sz w:val="18"/>
                <w:szCs w:val="16"/>
              </w:rPr>
            </w:pPr>
          </w:p>
        </w:tc>
      </w:tr>
      <w:tr w:rsidR="00CE38E0" w:rsidRPr="004939B5" w14:paraId="48E8D3F7" w14:textId="77777777" w:rsidTr="0039048F">
        <w:trPr>
          <w:trHeight w:val="70"/>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2162AF25" w14:textId="77777777" w:rsidR="00CE38E0" w:rsidRPr="00FD07EC" w:rsidRDefault="00CE38E0"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RMA_USD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1E5F3C8" w14:textId="77777777" w:rsidR="00CE38E0" w:rsidRPr="00FD07EC" w:rsidRDefault="002A659A"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RMA_USD</w:t>
            </w:r>
          </w:p>
        </w:tc>
        <w:tc>
          <w:tcPr>
            <w:tcW w:w="3060" w:type="dxa"/>
            <w:tcBorders>
              <w:top w:val="single" w:sz="4" w:space="0" w:color="auto"/>
              <w:left w:val="single" w:sz="4" w:space="0" w:color="auto"/>
              <w:bottom w:val="single" w:sz="4" w:space="0" w:color="auto"/>
              <w:right w:val="single" w:sz="4" w:space="0" w:color="auto"/>
            </w:tcBorders>
          </w:tcPr>
          <w:p w14:paraId="4DC63B96" w14:textId="77777777" w:rsidR="00CE38E0" w:rsidRPr="004939B5" w:rsidRDefault="00CE38E0" w:rsidP="0029795D">
            <w:pPr>
              <w:rPr>
                <w:rFonts w:asciiTheme="minorHAnsi" w:hAnsiTheme="minorHAnsi" w:cstheme="minorHAnsi"/>
                <w:color w:val="000000"/>
                <w:sz w:val="18"/>
                <w:szCs w:val="16"/>
              </w:rPr>
            </w:pPr>
          </w:p>
        </w:tc>
      </w:tr>
      <w:tr w:rsidR="009505E1" w:rsidRPr="004939B5" w14:paraId="270D6DBA" w14:textId="77777777" w:rsidTr="0039048F">
        <w:trPr>
          <w:trHeight w:val="70"/>
          <w:ins w:id="13643" w:author="Rakesh Singhi" w:date="2015-02-07T16:11:00Z"/>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604CA77D" w14:textId="1397B0BF" w:rsidR="009505E1" w:rsidRPr="00FD07EC" w:rsidRDefault="009505E1" w:rsidP="00D142D5">
            <w:pPr>
              <w:rPr>
                <w:ins w:id="13644" w:author="Rakesh Singhi" w:date="2015-02-07T16:11:00Z"/>
                <w:rFonts w:asciiTheme="minorHAnsi" w:hAnsiTheme="minorHAnsi" w:cstheme="minorHAnsi"/>
                <w:color w:val="000000"/>
                <w:sz w:val="18"/>
                <w:szCs w:val="16"/>
              </w:rPr>
            </w:pPr>
            <w:ins w:id="13645" w:author="Rakesh Singhi" w:date="2015-02-07T16:11:00Z">
              <w:r>
                <w:rPr>
                  <w:rFonts w:asciiTheme="minorHAnsi" w:hAnsiTheme="minorHAnsi" w:cstheme="minorHAnsi"/>
                  <w:color w:val="000000"/>
                  <w:sz w:val="18"/>
                  <w:szCs w:val="16"/>
                </w:rPr>
                <w:t>ORDER_EXP_</w:t>
              </w:r>
            </w:ins>
            <w:ins w:id="13646" w:author="Rakesh Singhi" w:date="2015-03-25T15:43:00Z">
              <w:r w:rsidR="00D142D5">
                <w:rPr>
                  <w:rFonts w:asciiTheme="minorHAnsi" w:hAnsiTheme="minorHAnsi" w:cstheme="minorHAnsi"/>
                  <w:color w:val="000000"/>
                  <w:sz w:val="18"/>
                  <w:szCs w:val="16"/>
                </w:rPr>
                <w:t>INVOICE_DATE</w:t>
              </w:r>
            </w:ins>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77C25CB8" w14:textId="6E9AE4C3" w:rsidR="009505E1" w:rsidRPr="00FD07EC" w:rsidRDefault="009505E1" w:rsidP="0029795D">
            <w:pPr>
              <w:rPr>
                <w:ins w:id="13647" w:author="Rakesh Singhi" w:date="2015-02-07T16:11:00Z"/>
                <w:rFonts w:asciiTheme="minorHAnsi" w:hAnsiTheme="minorHAnsi" w:cstheme="minorHAnsi"/>
                <w:color w:val="000000"/>
                <w:sz w:val="18"/>
                <w:szCs w:val="16"/>
              </w:rPr>
            </w:pPr>
            <w:ins w:id="13648" w:author="Rakesh Singhi" w:date="2015-02-07T16:11:00Z">
              <w:r>
                <w:rPr>
                  <w:rFonts w:asciiTheme="minorHAnsi" w:hAnsiTheme="minorHAnsi" w:cstheme="minorHAnsi"/>
                  <w:color w:val="000000"/>
                  <w:sz w:val="18"/>
                  <w:szCs w:val="16"/>
                </w:rPr>
                <w:t>INVOICE_DATE(DMO_ORDER_EXCEPTION_D)</w:t>
              </w:r>
            </w:ins>
          </w:p>
        </w:tc>
        <w:tc>
          <w:tcPr>
            <w:tcW w:w="3060" w:type="dxa"/>
            <w:tcBorders>
              <w:top w:val="single" w:sz="4" w:space="0" w:color="auto"/>
              <w:left w:val="single" w:sz="4" w:space="0" w:color="auto"/>
              <w:bottom w:val="single" w:sz="4" w:space="0" w:color="auto"/>
              <w:right w:val="single" w:sz="4" w:space="0" w:color="auto"/>
            </w:tcBorders>
          </w:tcPr>
          <w:p w14:paraId="766BF7C6" w14:textId="47470AA5" w:rsidR="009505E1" w:rsidRPr="004939B5" w:rsidRDefault="009505E1" w:rsidP="0029795D">
            <w:pPr>
              <w:rPr>
                <w:ins w:id="13649" w:author="Rakesh Singhi" w:date="2015-02-07T16:11:00Z"/>
                <w:rFonts w:asciiTheme="minorHAnsi" w:hAnsiTheme="minorHAnsi" w:cstheme="minorHAnsi"/>
                <w:color w:val="000000"/>
                <w:sz w:val="18"/>
                <w:szCs w:val="16"/>
              </w:rPr>
            </w:pPr>
            <w:ins w:id="13650" w:author="Rakesh Singhi" w:date="2015-02-07T16:11:00Z">
              <w:r>
                <w:rPr>
                  <w:rFonts w:asciiTheme="minorHAnsi" w:hAnsiTheme="minorHAnsi" w:cstheme="minorHAnsi"/>
                  <w:color w:val="000000"/>
                  <w:sz w:val="18"/>
                  <w:szCs w:val="16"/>
                </w:rPr>
                <w:t>Invoice date as mentioned in DMO_ORDER_EXCEPTION_D table.</w:t>
              </w:r>
            </w:ins>
          </w:p>
        </w:tc>
      </w:tr>
      <w:tr w:rsidR="009505E1" w:rsidRPr="004939B5" w14:paraId="0137E8EF" w14:textId="77777777" w:rsidTr="0039048F">
        <w:trPr>
          <w:trHeight w:val="70"/>
          <w:ins w:id="13651" w:author="Rakesh Singhi" w:date="2015-02-07T16:11:00Z"/>
        </w:trPr>
        <w:tc>
          <w:tcPr>
            <w:tcW w:w="2430" w:type="dxa"/>
            <w:tcBorders>
              <w:top w:val="single" w:sz="4" w:space="0" w:color="auto"/>
              <w:left w:val="single" w:sz="4" w:space="0" w:color="auto"/>
              <w:bottom w:val="single" w:sz="4" w:space="0" w:color="auto"/>
              <w:right w:val="single" w:sz="4" w:space="0" w:color="auto"/>
            </w:tcBorders>
            <w:shd w:val="clear" w:color="auto" w:fill="auto"/>
          </w:tcPr>
          <w:p w14:paraId="7C4A5DA6" w14:textId="402BA2B0" w:rsidR="009505E1" w:rsidRPr="00FD07EC" w:rsidRDefault="009505E1" w:rsidP="00D142D5">
            <w:pPr>
              <w:rPr>
                <w:ins w:id="13652" w:author="Rakesh Singhi" w:date="2015-02-07T16:11:00Z"/>
                <w:rFonts w:asciiTheme="minorHAnsi" w:hAnsiTheme="minorHAnsi" w:cstheme="minorHAnsi"/>
                <w:color w:val="000000"/>
                <w:sz w:val="18"/>
                <w:szCs w:val="16"/>
              </w:rPr>
            </w:pPr>
            <w:ins w:id="13653" w:author="Rakesh Singhi" w:date="2015-02-07T16:11:00Z">
              <w:r>
                <w:rPr>
                  <w:rFonts w:asciiTheme="minorHAnsi" w:hAnsiTheme="minorHAnsi" w:cstheme="minorHAnsi"/>
                  <w:color w:val="000000"/>
                  <w:sz w:val="18"/>
                  <w:szCs w:val="16"/>
                </w:rPr>
                <w:t>ORDER_</w:t>
              </w:r>
            </w:ins>
            <w:ins w:id="13654" w:author="Rakesh Singhi" w:date="2015-03-25T15:43:00Z">
              <w:r w:rsidR="00D142D5">
                <w:rPr>
                  <w:rFonts w:asciiTheme="minorHAnsi" w:hAnsiTheme="minorHAnsi" w:cstheme="minorHAnsi"/>
                  <w:color w:val="000000"/>
                  <w:sz w:val="18"/>
                  <w:szCs w:val="16"/>
                </w:rPr>
                <w:t>EXP_FLAG</w:t>
              </w:r>
            </w:ins>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BF796ED" w14:textId="6AA98CE1" w:rsidR="009505E1" w:rsidRPr="00FD07EC" w:rsidRDefault="009505E1" w:rsidP="0029795D">
            <w:pPr>
              <w:rPr>
                <w:ins w:id="13655" w:author="Rakesh Singhi" w:date="2015-02-07T16:11:00Z"/>
                <w:rFonts w:asciiTheme="minorHAnsi" w:hAnsiTheme="minorHAnsi" w:cstheme="minorHAnsi"/>
                <w:color w:val="000000"/>
                <w:sz w:val="18"/>
                <w:szCs w:val="16"/>
              </w:rPr>
            </w:pPr>
            <w:ins w:id="13656" w:author="Rakesh Singhi" w:date="2015-02-07T16:11:00Z">
              <w:r>
                <w:rPr>
                  <w:rFonts w:asciiTheme="minorHAnsi" w:hAnsiTheme="minorHAnsi" w:cstheme="minorHAnsi"/>
                  <w:color w:val="000000"/>
                  <w:sz w:val="18"/>
                  <w:szCs w:val="16"/>
                </w:rPr>
                <w:t>ACTIVE(DMO_ORDER_EXCEPTION_D)</w:t>
              </w:r>
            </w:ins>
          </w:p>
        </w:tc>
        <w:tc>
          <w:tcPr>
            <w:tcW w:w="3060" w:type="dxa"/>
            <w:tcBorders>
              <w:top w:val="single" w:sz="4" w:space="0" w:color="auto"/>
              <w:left w:val="single" w:sz="4" w:space="0" w:color="auto"/>
              <w:bottom w:val="single" w:sz="4" w:space="0" w:color="auto"/>
              <w:right w:val="single" w:sz="4" w:space="0" w:color="auto"/>
            </w:tcBorders>
          </w:tcPr>
          <w:p w14:paraId="7465D20B" w14:textId="058E7839" w:rsidR="009505E1" w:rsidRPr="004939B5" w:rsidRDefault="009505E1" w:rsidP="0029795D">
            <w:pPr>
              <w:rPr>
                <w:ins w:id="13657" w:author="Rakesh Singhi" w:date="2015-02-07T16:11:00Z"/>
                <w:rFonts w:asciiTheme="minorHAnsi" w:hAnsiTheme="minorHAnsi" w:cstheme="minorHAnsi"/>
                <w:color w:val="000000"/>
                <w:sz w:val="18"/>
                <w:szCs w:val="16"/>
              </w:rPr>
            </w:pPr>
            <w:ins w:id="13658" w:author="Rakesh Singhi" w:date="2015-02-07T16:11:00Z">
              <w:r>
                <w:rPr>
                  <w:rFonts w:asciiTheme="minorHAnsi" w:hAnsiTheme="minorHAnsi" w:cstheme="minorHAnsi"/>
                  <w:color w:val="000000"/>
                  <w:sz w:val="18"/>
                  <w:szCs w:val="16"/>
                </w:rPr>
                <w:t>ACTIVE FLAG as mentioned in DMO_ORDER_EXCEPTION_D</w:t>
              </w:r>
            </w:ins>
          </w:p>
        </w:tc>
      </w:tr>
      <w:tr w:rsidR="00432645" w:rsidRPr="004939B5" w14:paraId="6062431D" w14:textId="77777777" w:rsidTr="0029795D">
        <w:trPr>
          <w:trHeight w:val="70"/>
        </w:trPr>
        <w:tc>
          <w:tcPr>
            <w:tcW w:w="8010" w:type="dxa"/>
            <w:gridSpan w:val="3"/>
            <w:tcBorders>
              <w:top w:val="single" w:sz="4" w:space="0" w:color="auto"/>
              <w:left w:val="single" w:sz="4" w:space="0" w:color="auto"/>
              <w:bottom w:val="single" w:sz="4" w:space="0" w:color="auto"/>
              <w:right w:val="single" w:sz="4" w:space="0" w:color="auto"/>
            </w:tcBorders>
            <w:shd w:val="clear" w:color="auto" w:fill="auto"/>
          </w:tcPr>
          <w:p w14:paraId="271888D8" w14:textId="77777777" w:rsidR="00432645" w:rsidRDefault="00432645" w:rsidP="0029795D">
            <w:pPr>
              <w:rPr>
                <w:rFonts w:asciiTheme="minorHAnsi" w:hAnsiTheme="minorHAnsi" w:cstheme="minorHAnsi"/>
                <w:color w:val="000000"/>
                <w:sz w:val="18"/>
                <w:szCs w:val="16"/>
              </w:rPr>
            </w:pPr>
          </w:p>
          <w:p w14:paraId="73467F56" w14:textId="77777777" w:rsidR="00432645" w:rsidRPr="005B7187" w:rsidRDefault="005B7187" w:rsidP="0029795D">
            <w:pPr>
              <w:rPr>
                <w:rFonts w:asciiTheme="minorHAnsi" w:hAnsiTheme="minorHAnsi" w:cstheme="minorHAnsi"/>
                <w:b/>
                <w:color w:val="000000"/>
                <w:sz w:val="18"/>
                <w:szCs w:val="16"/>
                <w:u w:val="single"/>
              </w:rPr>
            </w:pPr>
            <w:r w:rsidRPr="005B7187">
              <w:rPr>
                <w:rFonts w:asciiTheme="minorHAnsi" w:hAnsiTheme="minorHAnsi" w:cstheme="minorHAnsi"/>
                <w:b/>
                <w:color w:val="000000"/>
                <w:sz w:val="18"/>
                <w:szCs w:val="16"/>
                <w:u w:val="single"/>
              </w:rPr>
              <w:t>Join Condition</w:t>
            </w:r>
          </w:p>
          <w:p w14:paraId="72900146" w14:textId="77777777" w:rsidR="00432645" w:rsidRDefault="00432645" w:rsidP="0029795D">
            <w:pPr>
              <w:rPr>
                <w:rFonts w:asciiTheme="minorHAnsi" w:hAnsiTheme="minorHAnsi" w:cstheme="minorHAnsi"/>
                <w:color w:val="000000"/>
                <w:sz w:val="18"/>
                <w:szCs w:val="16"/>
              </w:rPr>
            </w:pPr>
          </w:p>
          <w:tbl>
            <w:tblPr>
              <w:tblW w:w="2209"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9"/>
            </w:tblGrid>
            <w:tr w:rsidR="005B7187" w:rsidRPr="00FD07EC" w14:paraId="6DC4FBBD" w14:textId="77777777" w:rsidTr="005B7187">
              <w:tc>
                <w:tcPr>
                  <w:tcW w:w="2209" w:type="dxa"/>
                  <w:tcBorders>
                    <w:top w:val="single" w:sz="4" w:space="0" w:color="auto"/>
                    <w:left w:val="single" w:sz="4" w:space="0" w:color="auto"/>
                    <w:bottom w:val="single" w:sz="4" w:space="0" w:color="auto"/>
                    <w:right w:val="single" w:sz="4" w:space="0" w:color="auto"/>
                  </w:tcBorders>
                  <w:shd w:val="clear" w:color="auto" w:fill="auto"/>
                </w:tcPr>
                <w:p w14:paraId="198DBE29" w14:textId="77777777" w:rsidR="005B7187" w:rsidRPr="00FD07EC" w:rsidRDefault="005B7187"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ORDER_NUMBER</w:t>
                  </w:r>
                </w:p>
              </w:tc>
            </w:tr>
            <w:tr w:rsidR="005B7187" w:rsidRPr="00FD07EC" w14:paraId="7D466DC0" w14:textId="77777777" w:rsidTr="005B7187">
              <w:tc>
                <w:tcPr>
                  <w:tcW w:w="2209" w:type="dxa"/>
                  <w:tcBorders>
                    <w:top w:val="single" w:sz="4" w:space="0" w:color="auto"/>
                    <w:left w:val="single" w:sz="4" w:space="0" w:color="auto"/>
                    <w:bottom w:val="single" w:sz="4" w:space="0" w:color="auto"/>
                    <w:right w:val="single" w:sz="4" w:space="0" w:color="auto"/>
                  </w:tcBorders>
                  <w:shd w:val="clear" w:color="auto" w:fill="auto"/>
                </w:tcPr>
                <w:p w14:paraId="38FA817D" w14:textId="77777777" w:rsidR="005B7187" w:rsidRPr="00FD07EC" w:rsidRDefault="005B7187"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INVOICE_NUMBER</w:t>
                  </w:r>
                </w:p>
              </w:tc>
            </w:tr>
            <w:tr w:rsidR="005B7187" w:rsidRPr="00FD07EC" w14:paraId="59BCAFD5" w14:textId="77777777" w:rsidTr="005B7187">
              <w:tc>
                <w:tcPr>
                  <w:tcW w:w="2209" w:type="dxa"/>
                  <w:tcBorders>
                    <w:top w:val="single" w:sz="4" w:space="0" w:color="auto"/>
                    <w:left w:val="single" w:sz="4" w:space="0" w:color="auto"/>
                    <w:bottom w:val="single" w:sz="4" w:space="0" w:color="auto"/>
                    <w:right w:val="single" w:sz="4" w:space="0" w:color="auto"/>
                  </w:tcBorders>
                  <w:shd w:val="clear" w:color="auto" w:fill="auto"/>
                </w:tcPr>
                <w:p w14:paraId="11ED5AAF" w14:textId="77777777" w:rsidR="005B7187" w:rsidRPr="00FD07EC" w:rsidRDefault="005B7187"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SALES_ORDER</w:t>
                  </w:r>
                </w:p>
              </w:tc>
            </w:tr>
            <w:tr w:rsidR="005B7187" w:rsidRPr="00FD07EC" w14:paraId="75A9AE96" w14:textId="77777777" w:rsidTr="005B7187">
              <w:tc>
                <w:tcPr>
                  <w:tcW w:w="2209" w:type="dxa"/>
                  <w:tcBorders>
                    <w:top w:val="single" w:sz="4" w:space="0" w:color="auto"/>
                    <w:left w:val="single" w:sz="4" w:space="0" w:color="auto"/>
                    <w:bottom w:val="single" w:sz="4" w:space="0" w:color="auto"/>
                    <w:right w:val="single" w:sz="4" w:space="0" w:color="auto"/>
                  </w:tcBorders>
                  <w:shd w:val="clear" w:color="auto" w:fill="auto"/>
                </w:tcPr>
                <w:p w14:paraId="36B26A6D" w14:textId="77777777" w:rsidR="005B7187" w:rsidRPr="00FD07EC" w:rsidRDefault="005B7187" w:rsidP="0029795D">
                  <w:pPr>
                    <w:rPr>
                      <w:rFonts w:asciiTheme="minorHAnsi" w:hAnsiTheme="minorHAnsi" w:cstheme="minorHAnsi"/>
                      <w:color w:val="000000"/>
                      <w:sz w:val="18"/>
                      <w:szCs w:val="16"/>
                    </w:rPr>
                  </w:pPr>
                  <w:r w:rsidRPr="00FD07EC">
                    <w:rPr>
                      <w:rFonts w:asciiTheme="minorHAnsi" w:hAnsiTheme="minorHAnsi" w:cstheme="minorHAnsi"/>
                      <w:color w:val="000000"/>
                      <w:sz w:val="18"/>
                      <w:szCs w:val="16"/>
                    </w:rPr>
                    <w:t>ORDER_LINE</w:t>
                  </w:r>
                </w:p>
              </w:tc>
            </w:tr>
          </w:tbl>
          <w:p w14:paraId="099BAC47" w14:textId="77777777" w:rsidR="005B7187" w:rsidRDefault="005B7187" w:rsidP="0029795D">
            <w:pPr>
              <w:rPr>
                <w:rFonts w:asciiTheme="minorHAnsi" w:hAnsiTheme="minorHAnsi" w:cstheme="minorHAnsi"/>
                <w:color w:val="000000"/>
                <w:sz w:val="18"/>
                <w:szCs w:val="16"/>
              </w:rPr>
            </w:pPr>
          </w:p>
          <w:p w14:paraId="342CD5F8" w14:textId="77777777" w:rsidR="005B7187" w:rsidRDefault="00EB029D" w:rsidP="0029795D">
            <w:pPr>
              <w:rPr>
                <w:rFonts w:asciiTheme="minorHAnsi" w:hAnsiTheme="minorHAnsi" w:cstheme="minorHAnsi"/>
                <w:color w:val="000000"/>
                <w:sz w:val="18"/>
                <w:szCs w:val="16"/>
              </w:rPr>
            </w:pPr>
            <w:r>
              <w:rPr>
                <w:rFonts w:asciiTheme="minorHAnsi" w:hAnsiTheme="minorHAnsi" w:cstheme="minorHAnsi"/>
                <w:color w:val="000000"/>
                <w:sz w:val="18"/>
                <w:szCs w:val="16"/>
              </w:rPr>
              <w:t>Apply Merge</w:t>
            </w:r>
            <w:r w:rsidR="00E66A87">
              <w:rPr>
                <w:rFonts w:asciiTheme="minorHAnsi" w:hAnsiTheme="minorHAnsi" w:cstheme="minorHAnsi"/>
                <w:color w:val="000000"/>
                <w:sz w:val="18"/>
                <w:szCs w:val="16"/>
              </w:rPr>
              <w:t xml:space="preserve"> statement</w:t>
            </w:r>
          </w:p>
          <w:p w14:paraId="37194B15" w14:textId="77777777" w:rsidR="00EB029D" w:rsidRPr="004939B5" w:rsidRDefault="00EB029D" w:rsidP="0029795D">
            <w:pPr>
              <w:rPr>
                <w:rFonts w:asciiTheme="minorHAnsi" w:hAnsiTheme="minorHAnsi" w:cstheme="minorHAnsi"/>
                <w:color w:val="000000"/>
                <w:sz w:val="18"/>
                <w:szCs w:val="16"/>
              </w:rPr>
            </w:pPr>
          </w:p>
        </w:tc>
      </w:tr>
    </w:tbl>
    <w:p w14:paraId="34B58B40" w14:textId="77777777" w:rsidR="00CE38E0" w:rsidRDefault="00CE38E0" w:rsidP="00C92B80">
      <w:pPr>
        <w:rPr>
          <w:sz w:val="18"/>
        </w:rPr>
      </w:pPr>
    </w:p>
    <w:p w14:paraId="33ABD651" w14:textId="77777777" w:rsidR="007A2E50" w:rsidRPr="007B220B" w:rsidRDefault="007A2E50" w:rsidP="00C92B80">
      <w:pPr>
        <w:rPr>
          <w:sz w:val="18"/>
        </w:rPr>
      </w:pPr>
    </w:p>
    <w:p w14:paraId="6249A083" w14:textId="497F378A" w:rsidR="000D03BD" w:rsidRPr="007B220B" w:rsidRDefault="00337F20"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659" w:name="_Toc415065659"/>
      <w:r>
        <w:rPr>
          <w:rFonts w:asciiTheme="minorHAnsi" w:hAnsiTheme="minorHAnsi" w:cstheme="minorHAnsi"/>
          <w:b/>
          <w:i/>
          <w:sz w:val="22"/>
          <w:szCs w:val="24"/>
          <w:lang w:val="en-GB"/>
        </w:rPr>
        <w:t>DMO_</w:t>
      </w:r>
      <w:r w:rsidR="000D03BD" w:rsidRPr="007B220B">
        <w:rPr>
          <w:rFonts w:asciiTheme="minorHAnsi" w:hAnsiTheme="minorHAnsi" w:cstheme="minorHAnsi"/>
          <w:b/>
          <w:i/>
          <w:sz w:val="22"/>
          <w:szCs w:val="24"/>
          <w:lang w:val="en-GB"/>
        </w:rPr>
        <w:t>SELL_OUT_METRICS_BASE_F</w:t>
      </w:r>
      <w:bookmarkEnd w:id="13659"/>
    </w:p>
    <w:p w14:paraId="3D9FBF8B" w14:textId="77777777" w:rsidR="00C92B80" w:rsidRDefault="00C92B80" w:rsidP="00C92B80">
      <w:pPr>
        <w:rPr>
          <w:sz w:val="18"/>
        </w:rPr>
      </w:pPr>
    </w:p>
    <w:tbl>
      <w:tblPr>
        <w:tblW w:w="84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610"/>
        <w:gridCol w:w="3150"/>
      </w:tblGrid>
      <w:tr w:rsidR="007A2E50" w:rsidRPr="00D30FA1" w14:paraId="03EA6071" w14:textId="77777777" w:rsidTr="0029795D">
        <w:tc>
          <w:tcPr>
            <w:tcW w:w="2700" w:type="dxa"/>
            <w:tcBorders>
              <w:top w:val="single" w:sz="4" w:space="0" w:color="auto"/>
              <w:left w:val="single" w:sz="4" w:space="0" w:color="auto"/>
              <w:bottom w:val="single" w:sz="4" w:space="0" w:color="auto"/>
              <w:right w:val="single" w:sz="4" w:space="0" w:color="auto"/>
            </w:tcBorders>
            <w:shd w:val="clear" w:color="auto" w:fill="F4B8AE"/>
          </w:tcPr>
          <w:p w14:paraId="34841E4C" w14:textId="006789CE" w:rsidR="007A2E50" w:rsidRDefault="00783F3A" w:rsidP="0029795D">
            <w:pPr>
              <w:rPr>
                <w:rFonts w:asciiTheme="minorHAnsi" w:hAnsiTheme="minorHAnsi" w:cstheme="minorHAnsi"/>
                <w:color w:val="000000"/>
                <w:sz w:val="16"/>
              </w:rPr>
            </w:pPr>
            <w:r>
              <w:rPr>
                <w:rFonts w:asciiTheme="minorHAnsi" w:hAnsiTheme="minorHAnsi" w:cstheme="minorHAnsi"/>
                <w:color w:val="000000"/>
                <w:sz w:val="16"/>
              </w:rPr>
              <w:t>DMO_</w:t>
            </w:r>
            <w:r w:rsidR="007A2E50">
              <w:rPr>
                <w:rFonts w:asciiTheme="minorHAnsi" w:hAnsiTheme="minorHAnsi" w:cstheme="minorHAnsi"/>
                <w:color w:val="000000"/>
                <w:sz w:val="16"/>
              </w:rPr>
              <w:t>SELL_OUT_METRICS_BASE_F</w:t>
            </w:r>
          </w:p>
          <w:p w14:paraId="4B8B2B8A" w14:textId="77777777" w:rsidR="007A2E50" w:rsidRPr="00D30FA1" w:rsidRDefault="007A2E50" w:rsidP="0029795D">
            <w:pPr>
              <w:rPr>
                <w:rFonts w:asciiTheme="minorHAnsi" w:hAnsiTheme="minorHAnsi" w:cstheme="minorHAnsi"/>
                <w:sz w:val="16"/>
                <w:szCs w:val="16"/>
              </w:rPr>
            </w:pPr>
            <w:r>
              <w:rPr>
                <w:rFonts w:asciiTheme="minorHAnsi" w:hAnsiTheme="minorHAnsi" w:cstheme="minorHAnsi"/>
                <w:sz w:val="16"/>
                <w:szCs w:val="16"/>
              </w:rPr>
              <w:t>(Target)</w:t>
            </w:r>
          </w:p>
        </w:tc>
        <w:tc>
          <w:tcPr>
            <w:tcW w:w="2610" w:type="dxa"/>
            <w:tcBorders>
              <w:top w:val="single" w:sz="4" w:space="0" w:color="auto"/>
              <w:left w:val="single" w:sz="4" w:space="0" w:color="auto"/>
              <w:bottom w:val="single" w:sz="4" w:space="0" w:color="auto"/>
              <w:right w:val="single" w:sz="4" w:space="0" w:color="auto"/>
            </w:tcBorders>
            <w:shd w:val="clear" w:color="auto" w:fill="F4B8AE"/>
          </w:tcPr>
          <w:p w14:paraId="16C0F55C" w14:textId="375FA2B7" w:rsidR="007A2E50" w:rsidRPr="00D30FA1" w:rsidRDefault="00783F3A" w:rsidP="00783F3A">
            <w:pPr>
              <w:rPr>
                <w:rFonts w:asciiTheme="minorHAnsi" w:hAnsiTheme="minorHAnsi" w:cstheme="minorHAnsi"/>
                <w:sz w:val="16"/>
                <w:szCs w:val="16"/>
              </w:rPr>
            </w:pPr>
            <w:r>
              <w:rPr>
                <w:rFonts w:asciiTheme="minorHAnsi" w:hAnsiTheme="minorHAnsi" w:cstheme="minorHAnsi"/>
                <w:color w:val="000000"/>
                <w:sz w:val="16"/>
              </w:rPr>
              <w:t>DMO_</w:t>
            </w:r>
            <w:r w:rsidR="007A2E50">
              <w:rPr>
                <w:rFonts w:asciiTheme="minorHAnsi" w:hAnsiTheme="minorHAnsi" w:cstheme="minorHAnsi"/>
                <w:color w:val="000000"/>
                <w:sz w:val="16"/>
              </w:rPr>
              <w:t>SELLOUT_METRICS_BASE_INTRM</w:t>
            </w:r>
            <w:r>
              <w:rPr>
                <w:rFonts w:asciiTheme="minorHAnsi" w:hAnsiTheme="minorHAnsi" w:cstheme="minorHAnsi"/>
                <w:color w:val="000000"/>
                <w:sz w:val="16"/>
              </w:rPr>
              <w:t xml:space="preserve"> </w:t>
            </w:r>
            <w:r w:rsidR="007A2E50">
              <w:rPr>
                <w:rFonts w:asciiTheme="minorHAnsi" w:hAnsiTheme="minorHAnsi" w:cstheme="minorHAnsi"/>
                <w:sz w:val="16"/>
                <w:szCs w:val="16"/>
              </w:rPr>
              <w:t>(Source)</w:t>
            </w:r>
          </w:p>
        </w:tc>
        <w:tc>
          <w:tcPr>
            <w:tcW w:w="3150" w:type="dxa"/>
            <w:tcBorders>
              <w:top w:val="single" w:sz="4" w:space="0" w:color="auto"/>
              <w:left w:val="single" w:sz="4" w:space="0" w:color="auto"/>
              <w:bottom w:val="single" w:sz="4" w:space="0" w:color="auto"/>
              <w:right w:val="single" w:sz="4" w:space="0" w:color="auto"/>
            </w:tcBorders>
            <w:shd w:val="clear" w:color="auto" w:fill="F4B8AE"/>
          </w:tcPr>
          <w:p w14:paraId="03919AC0" w14:textId="77777777" w:rsidR="007A2E50" w:rsidRPr="00D30FA1" w:rsidRDefault="007A2E50" w:rsidP="0029795D">
            <w:pPr>
              <w:rPr>
                <w:rFonts w:asciiTheme="minorHAnsi" w:hAnsiTheme="minorHAnsi" w:cstheme="minorHAnsi"/>
                <w:sz w:val="16"/>
                <w:szCs w:val="16"/>
              </w:rPr>
            </w:pPr>
            <w:r w:rsidRPr="00D30FA1">
              <w:rPr>
                <w:rFonts w:asciiTheme="minorHAnsi" w:hAnsiTheme="minorHAnsi" w:cstheme="minorHAnsi"/>
                <w:sz w:val="16"/>
                <w:szCs w:val="16"/>
              </w:rPr>
              <w:t>Aggregate/Expression</w:t>
            </w:r>
          </w:p>
        </w:tc>
      </w:tr>
      <w:tr w:rsidR="00EC0924" w14:paraId="5DA109EA" w14:textId="77777777" w:rsidTr="0029795D">
        <w:tc>
          <w:tcPr>
            <w:tcW w:w="2700" w:type="dxa"/>
            <w:tcBorders>
              <w:top w:val="single" w:sz="4" w:space="0" w:color="auto"/>
              <w:left w:val="single" w:sz="4" w:space="0" w:color="auto"/>
              <w:bottom w:val="single" w:sz="4" w:space="0" w:color="auto"/>
              <w:right w:val="single" w:sz="4" w:space="0" w:color="auto"/>
            </w:tcBorders>
            <w:shd w:val="clear" w:color="auto" w:fill="auto"/>
          </w:tcPr>
          <w:p w14:paraId="5182745D"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PRODUCT_PART_ID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14B6FF29"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PRODUCT_PART_ID</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4B678689" w14:textId="77777777" w:rsidR="00EC0924" w:rsidRDefault="00EC0924" w:rsidP="0029795D"/>
        </w:tc>
      </w:tr>
      <w:tr w:rsidR="00EC0924" w14:paraId="47D9E103" w14:textId="77777777" w:rsidTr="0029795D">
        <w:tc>
          <w:tcPr>
            <w:tcW w:w="2700" w:type="dxa"/>
            <w:tcBorders>
              <w:top w:val="single" w:sz="4" w:space="0" w:color="auto"/>
              <w:left w:val="single" w:sz="4" w:space="0" w:color="auto"/>
              <w:bottom w:val="single" w:sz="4" w:space="0" w:color="auto"/>
              <w:right w:val="single" w:sz="4" w:space="0" w:color="auto"/>
            </w:tcBorders>
            <w:shd w:val="clear" w:color="auto" w:fill="auto"/>
          </w:tcPr>
          <w:p w14:paraId="06062F2D"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MD_INVOICE_NUMBER</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64C8AAB"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MD_INVOICE_NUMBER</w:t>
            </w:r>
          </w:p>
        </w:tc>
        <w:tc>
          <w:tcPr>
            <w:tcW w:w="3150" w:type="dxa"/>
            <w:tcBorders>
              <w:top w:val="single" w:sz="4" w:space="0" w:color="auto"/>
              <w:left w:val="single" w:sz="4" w:space="0" w:color="auto"/>
              <w:bottom w:val="single" w:sz="4" w:space="0" w:color="auto"/>
              <w:right w:val="single" w:sz="4" w:space="0" w:color="auto"/>
            </w:tcBorders>
          </w:tcPr>
          <w:p w14:paraId="31709A3D" w14:textId="77777777" w:rsidR="00EC0924" w:rsidRDefault="00EC0924" w:rsidP="0029795D"/>
        </w:tc>
      </w:tr>
      <w:tr w:rsidR="00EC0924" w14:paraId="4B28FCE6" w14:textId="77777777" w:rsidTr="0029795D">
        <w:tc>
          <w:tcPr>
            <w:tcW w:w="2700" w:type="dxa"/>
            <w:tcBorders>
              <w:top w:val="single" w:sz="4" w:space="0" w:color="auto"/>
              <w:left w:val="single" w:sz="4" w:space="0" w:color="auto"/>
              <w:bottom w:val="single" w:sz="4" w:space="0" w:color="auto"/>
              <w:right w:val="single" w:sz="4" w:space="0" w:color="auto"/>
            </w:tcBorders>
            <w:shd w:val="clear" w:color="auto" w:fill="auto"/>
          </w:tcPr>
          <w:p w14:paraId="0C9A1B8A"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RESELLER_VAT_ID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0F1F42BF"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RESELLER_VAT_ID</w:t>
            </w:r>
          </w:p>
        </w:tc>
        <w:tc>
          <w:tcPr>
            <w:tcW w:w="3150" w:type="dxa"/>
            <w:tcBorders>
              <w:top w:val="single" w:sz="4" w:space="0" w:color="auto"/>
              <w:left w:val="single" w:sz="4" w:space="0" w:color="auto"/>
              <w:bottom w:val="single" w:sz="4" w:space="0" w:color="auto"/>
              <w:right w:val="single" w:sz="4" w:space="0" w:color="auto"/>
            </w:tcBorders>
          </w:tcPr>
          <w:p w14:paraId="3D50430C" w14:textId="77777777" w:rsidR="00EC0924" w:rsidRDefault="00EC0924" w:rsidP="0029795D"/>
        </w:tc>
      </w:tr>
      <w:tr w:rsidR="00EC0924" w:rsidRPr="004939B5" w14:paraId="680A0CBA"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7E7ADFB7"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PRODUCT_DESCRIPTION</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4AE5595B"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PRODUCT_DESCRIPTION</w:t>
            </w:r>
          </w:p>
        </w:tc>
        <w:tc>
          <w:tcPr>
            <w:tcW w:w="3150" w:type="dxa"/>
            <w:tcBorders>
              <w:top w:val="single" w:sz="4" w:space="0" w:color="auto"/>
              <w:left w:val="single" w:sz="4" w:space="0" w:color="auto"/>
              <w:bottom w:val="single" w:sz="4" w:space="0" w:color="auto"/>
              <w:right w:val="single" w:sz="4" w:space="0" w:color="auto"/>
            </w:tcBorders>
          </w:tcPr>
          <w:p w14:paraId="5BA1C4DC" w14:textId="77777777" w:rsidR="00EC0924" w:rsidRDefault="00EC0924" w:rsidP="0029795D"/>
        </w:tc>
      </w:tr>
      <w:tr w:rsidR="00EC0924" w:rsidRPr="004939B5" w14:paraId="6322B536"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64972F7C"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MD_INVOICE_DATE</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170581D0"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MD_INVOICE_DATE</w:t>
            </w:r>
          </w:p>
        </w:tc>
        <w:tc>
          <w:tcPr>
            <w:tcW w:w="3150" w:type="dxa"/>
            <w:tcBorders>
              <w:top w:val="single" w:sz="4" w:space="0" w:color="auto"/>
              <w:left w:val="single" w:sz="4" w:space="0" w:color="auto"/>
              <w:bottom w:val="single" w:sz="4" w:space="0" w:color="auto"/>
              <w:right w:val="single" w:sz="4" w:space="0" w:color="auto"/>
            </w:tcBorders>
          </w:tcPr>
          <w:p w14:paraId="4951D344" w14:textId="77777777" w:rsidR="00EC0924" w:rsidRDefault="00EC0924" w:rsidP="0029795D"/>
        </w:tc>
      </w:tr>
      <w:tr w:rsidR="00EC0924" w:rsidRPr="004939B5" w14:paraId="48BF6742"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458ECCD5"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MD_PARTNER_ID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1254D6A8"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MD_PARTNER_ID</w:t>
            </w:r>
          </w:p>
        </w:tc>
        <w:tc>
          <w:tcPr>
            <w:tcW w:w="3150" w:type="dxa"/>
            <w:tcBorders>
              <w:top w:val="single" w:sz="4" w:space="0" w:color="auto"/>
              <w:left w:val="single" w:sz="4" w:space="0" w:color="auto"/>
              <w:bottom w:val="single" w:sz="4" w:space="0" w:color="auto"/>
              <w:right w:val="single" w:sz="4" w:space="0" w:color="auto"/>
            </w:tcBorders>
          </w:tcPr>
          <w:p w14:paraId="5BBBA540" w14:textId="77777777" w:rsidR="00EC0924" w:rsidRPr="004939B5" w:rsidRDefault="00EC0924" w:rsidP="0029795D">
            <w:pPr>
              <w:rPr>
                <w:rFonts w:asciiTheme="minorHAnsi" w:hAnsiTheme="minorHAnsi" w:cstheme="minorHAnsi"/>
                <w:color w:val="000000"/>
                <w:sz w:val="18"/>
                <w:szCs w:val="16"/>
              </w:rPr>
            </w:pPr>
          </w:p>
        </w:tc>
      </w:tr>
      <w:tr w:rsidR="00EC0924" w:rsidRPr="004939B5" w14:paraId="44CA70AD"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71E9351A"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RESELLER_PARTNER_ID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1AA71664"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RESELLER_PARTNER_ID</w:t>
            </w:r>
          </w:p>
        </w:tc>
        <w:tc>
          <w:tcPr>
            <w:tcW w:w="3150" w:type="dxa"/>
            <w:tcBorders>
              <w:top w:val="single" w:sz="4" w:space="0" w:color="auto"/>
              <w:left w:val="single" w:sz="4" w:space="0" w:color="auto"/>
              <w:bottom w:val="single" w:sz="4" w:space="0" w:color="auto"/>
              <w:right w:val="single" w:sz="4" w:space="0" w:color="auto"/>
            </w:tcBorders>
          </w:tcPr>
          <w:p w14:paraId="1712BC31" w14:textId="77777777" w:rsidR="00EC0924" w:rsidRPr="004939B5" w:rsidRDefault="00EC0924" w:rsidP="0029795D">
            <w:pPr>
              <w:rPr>
                <w:rFonts w:asciiTheme="minorHAnsi" w:hAnsiTheme="minorHAnsi" w:cstheme="minorHAnsi"/>
                <w:color w:val="000000"/>
                <w:sz w:val="18"/>
                <w:szCs w:val="16"/>
              </w:rPr>
            </w:pPr>
          </w:p>
        </w:tc>
      </w:tr>
      <w:tr w:rsidR="00EC0924" w:rsidRPr="004939B5" w14:paraId="2E0052C1"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255184A0"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CURRENCY_CODE</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4359B78E"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CURRENCY_CODE</w:t>
            </w:r>
          </w:p>
        </w:tc>
        <w:tc>
          <w:tcPr>
            <w:tcW w:w="3150" w:type="dxa"/>
            <w:tcBorders>
              <w:top w:val="single" w:sz="4" w:space="0" w:color="auto"/>
              <w:left w:val="single" w:sz="4" w:space="0" w:color="auto"/>
              <w:bottom w:val="single" w:sz="4" w:space="0" w:color="auto"/>
              <w:right w:val="single" w:sz="4" w:space="0" w:color="auto"/>
            </w:tcBorders>
          </w:tcPr>
          <w:p w14:paraId="63E39CB9" w14:textId="77777777" w:rsidR="00EC0924" w:rsidRPr="004939B5" w:rsidRDefault="00EC0924" w:rsidP="0029795D">
            <w:pPr>
              <w:rPr>
                <w:rFonts w:asciiTheme="minorHAnsi" w:hAnsiTheme="minorHAnsi" w:cstheme="minorHAnsi"/>
                <w:color w:val="000000"/>
                <w:sz w:val="18"/>
                <w:szCs w:val="16"/>
              </w:rPr>
            </w:pPr>
          </w:p>
        </w:tc>
      </w:tr>
      <w:tr w:rsidR="00EC0924" w:rsidRPr="004939B5" w14:paraId="1EA2DD8B"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5D737F04"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ORIGINAL_TRANSACTION_ID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2DCB28B"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ORIGINAL_TRANSACTION_ID</w:t>
            </w:r>
          </w:p>
        </w:tc>
        <w:tc>
          <w:tcPr>
            <w:tcW w:w="3150" w:type="dxa"/>
            <w:tcBorders>
              <w:top w:val="single" w:sz="4" w:space="0" w:color="auto"/>
              <w:left w:val="single" w:sz="4" w:space="0" w:color="auto"/>
              <w:bottom w:val="single" w:sz="4" w:space="0" w:color="auto"/>
              <w:right w:val="single" w:sz="4" w:space="0" w:color="auto"/>
            </w:tcBorders>
          </w:tcPr>
          <w:p w14:paraId="57BA3C29" w14:textId="77777777" w:rsidR="00EC0924" w:rsidRPr="004939B5" w:rsidRDefault="00EC0924" w:rsidP="0029795D">
            <w:pPr>
              <w:rPr>
                <w:rFonts w:asciiTheme="minorHAnsi" w:hAnsiTheme="minorHAnsi" w:cstheme="minorHAnsi"/>
                <w:color w:val="000000"/>
                <w:sz w:val="18"/>
                <w:szCs w:val="16"/>
              </w:rPr>
            </w:pPr>
          </w:p>
        </w:tc>
      </w:tr>
      <w:tr w:rsidR="00EC0924" w:rsidRPr="004939B5" w14:paraId="78009FCC"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6919DF81"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lastRenderedPageBreak/>
              <w:t>ORIGINAL_TRANSACTION_DATE</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0A0590B"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ORIGINAL_TRANSACTION_DATE</w:t>
            </w:r>
          </w:p>
        </w:tc>
        <w:tc>
          <w:tcPr>
            <w:tcW w:w="3150" w:type="dxa"/>
            <w:tcBorders>
              <w:top w:val="single" w:sz="4" w:space="0" w:color="auto"/>
              <w:left w:val="single" w:sz="4" w:space="0" w:color="auto"/>
              <w:bottom w:val="single" w:sz="4" w:space="0" w:color="auto"/>
              <w:right w:val="single" w:sz="4" w:space="0" w:color="auto"/>
            </w:tcBorders>
          </w:tcPr>
          <w:p w14:paraId="4284B42B" w14:textId="77777777" w:rsidR="00EC0924" w:rsidRPr="004939B5" w:rsidRDefault="00EC0924" w:rsidP="0029795D">
            <w:pPr>
              <w:rPr>
                <w:rFonts w:asciiTheme="minorHAnsi" w:hAnsiTheme="minorHAnsi" w:cstheme="minorHAnsi"/>
                <w:color w:val="000000"/>
                <w:sz w:val="18"/>
                <w:szCs w:val="16"/>
              </w:rPr>
            </w:pPr>
          </w:p>
        </w:tc>
      </w:tr>
      <w:tr w:rsidR="00EC0924" w:rsidRPr="004939B5" w14:paraId="1E329DCF"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4AFF4E91"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MARKETING_CONFIGURATION</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F75FB73"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MARKETING_CONFIGURATION</w:t>
            </w:r>
          </w:p>
        </w:tc>
        <w:tc>
          <w:tcPr>
            <w:tcW w:w="3150" w:type="dxa"/>
            <w:tcBorders>
              <w:top w:val="single" w:sz="4" w:space="0" w:color="auto"/>
              <w:left w:val="single" w:sz="4" w:space="0" w:color="auto"/>
              <w:bottom w:val="single" w:sz="4" w:space="0" w:color="auto"/>
              <w:right w:val="single" w:sz="4" w:space="0" w:color="auto"/>
            </w:tcBorders>
          </w:tcPr>
          <w:p w14:paraId="2C3C3E66" w14:textId="77777777" w:rsidR="00EC0924" w:rsidRPr="004939B5" w:rsidRDefault="00EC0924" w:rsidP="0029795D">
            <w:pPr>
              <w:rPr>
                <w:rFonts w:asciiTheme="minorHAnsi" w:hAnsiTheme="minorHAnsi" w:cstheme="minorHAnsi"/>
                <w:color w:val="000000"/>
                <w:sz w:val="18"/>
                <w:szCs w:val="16"/>
              </w:rPr>
            </w:pPr>
          </w:p>
        </w:tc>
      </w:tr>
      <w:tr w:rsidR="00EC0924" w:rsidRPr="004939B5" w14:paraId="5BC7D20B"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16DCBE02"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SERIAL_NUMBER</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D7201DC"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SERIAL_NUMBER</w:t>
            </w:r>
          </w:p>
        </w:tc>
        <w:tc>
          <w:tcPr>
            <w:tcW w:w="3150" w:type="dxa"/>
            <w:tcBorders>
              <w:top w:val="single" w:sz="4" w:space="0" w:color="auto"/>
              <w:left w:val="single" w:sz="4" w:space="0" w:color="auto"/>
              <w:bottom w:val="single" w:sz="4" w:space="0" w:color="auto"/>
              <w:right w:val="single" w:sz="4" w:space="0" w:color="auto"/>
            </w:tcBorders>
          </w:tcPr>
          <w:p w14:paraId="09BE1211" w14:textId="77777777" w:rsidR="00EC0924" w:rsidRPr="004939B5" w:rsidRDefault="00EC0924" w:rsidP="0029795D">
            <w:pPr>
              <w:rPr>
                <w:rFonts w:asciiTheme="minorHAnsi" w:hAnsiTheme="minorHAnsi" w:cstheme="minorHAnsi"/>
                <w:color w:val="000000"/>
                <w:sz w:val="18"/>
                <w:szCs w:val="16"/>
              </w:rPr>
            </w:pPr>
          </w:p>
        </w:tc>
      </w:tr>
      <w:tr w:rsidR="00EC0924" w:rsidRPr="004939B5" w14:paraId="07505A5E"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1BD1CEDC"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QUANTITY</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AF97FBF"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QUANTITY</w:t>
            </w:r>
          </w:p>
        </w:tc>
        <w:tc>
          <w:tcPr>
            <w:tcW w:w="3150" w:type="dxa"/>
            <w:tcBorders>
              <w:top w:val="single" w:sz="4" w:space="0" w:color="auto"/>
              <w:left w:val="single" w:sz="4" w:space="0" w:color="auto"/>
              <w:bottom w:val="single" w:sz="4" w:space="0" w:color="auto"/>
              <w:right w:val="single" w:sz="4" w:space="0" w:color="auto"/>
            </w:tcBorders>
          </w:tcPr>
          <w:p w14:paraId="30A6BA93" w14:textId="77777777" w:rsidR="00EC0924" w:rsidRPr="004939B5" w:rsidRDefault="00EC0924" w:rsidP="0029795D">
            <w:pPr>
              <w:rPr>
                <w:rFonts w:asciiTheme="minorHAnsi" w:hAnsiTheme="minorHAnsi" w:cstheme="minorHAnsi"/>
                <w:color w:val="000000"/>
                <w:sz w:val="18"/>
                <w:szCs w:val="16"/>
              </w:rPr>
            </w:pPr>
          </w:p>
        </w:tc>
      </w:tr>
      <w:tr w:rsidR="00EC0924" w:rsidRPr="004939B5" w14:paraId="358907CF"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30A78E22"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SALE_PRICE</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7047ADB"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SALE_PRICE</w:t>
            </w:r>
          </w:p>
        </w:tc>
        <w:tc>
          <w:tcPr>
            <w:tcW w:w="3150" w:type="dxa"/>
            <w:tcBorders>
              <w:top w:val="single" w:sz="4" w:space="0" w:color="auto"/>
              <w:left w:val="single" w:sz="4" w:space="0" w:color="auto"/>
              <w:bottom w:val="single" w:sz="4" w:space="0" w:color="auto"/>
              <w:right w:val="single" w:sz="4" w:space="0" w:color="auto"/>
            </w:tcBorders>
          </w:tcPr>
          <w:p w14:paraId="71E9E87D" w14:textId="77777777" w:rsidR="00EC0924" w:rsidRPr="004939B5" w:rsidRDefault="00EC0924" w:rsidP="0029795D">
            <w:pPr>
              <w:rPr>
                <w:rFonts w:asciiTheme="minorHAnsi" w:hAnsiTheme="minorHAnsi" w:cstheme="minorHAnsi"/>
                <w:color w:val="000000"/>
                <w:sz w:val="18"/>
                <w:szCs w:val="16"/>
              </w:rPr>
            </w:pPr>
          </w:p>
        </w:tc>
      </w:tr>
      <w:tr w:rsidR="00EC0924" w:rsidRPr="004939B5" w14:paraId="663FD9BD"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64FD688A"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REVENUE_LOCAL</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68A055E4"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REVENUE_LOCAL</w:t>
            </w:r>
          </w:p>
        </w:tc>
        <w:tc>
          <w:tcPr>
            <w:tcW w:w="3150" w:type="dxa"/>
            <w:tcBorders>
              <w:top w:val="single" w:sz="4" w:space="0" w:color="auto"/>
              <w:left w:val="single" w:sz="4" w:space="0" w:color="auto"/>
              <w:bottom w:val="single" w:sz="4" w:space="0" w:color="auto"/>
              <w:right w:val="single" w:sz="4" w:space="0" w:color="auto"/>
            </w:tcBorders>
          </w:tcPr>
          <w:p w14:paraId="6A0BEAE9" w14:textId="77777777" w:rsidR="00EC0924" w:rsidRPr="004939B5" w:rsidRDefault="00EC0924" w:rsidP="0029795D">
            <w:pPr>
              <w:rPr>
                <w:rFonts w:asciiTheme="minorHAnsi" w:hAnsiTheme="minorHAnsi" w:cstheme="minorHAnsi"/>
                <w:color w:val="000000"/>
                <w:sz w:val="18"/>
                <w:szCs w:val="16"/>
              </w:rPr>
            </w:pPr>
          </w:p>
        </w:tc>
      </w:tr>
      <w:tr w:rsidR="00EC0924" w:rsidRPr="004939B5" w14:paraId="183973C4"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3A91137C"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REVENUE_USD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6AA53E22"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REVENUE_USD</w:t>
            </w:r>
          </w:p>
        </w:tc>
        <w:tc>
          <w:tcPr>
            <w:tcW w:w="3150" w:type="dxa"/>
            <w:tcBorders>
              <w:top w:val="single" w:sz="4" w:space="0" w:color="auto"/>
              <w:left w:val="single" w:sz="4" w:space="0" w:color="auto"/>
              <w:bottom w:val="single" w:sz="4" w:space="0" w:color="auto"/>
              <w:right w:val="single" w:sz="4" w:space="0" w:color="auto"/>
            </w:tcBorders>
          </w:tcPr>
          <w:p w14:paraId="604D8022" w14:textId="77777777" w:rsidR="00EC0924" w:rsidRPr="004939B5" w:rsidRDefault="00EC0924" w:rsidP="0029795D">
            <w:pPr>
              <w:rPr>
                <w:rFonts w:asciiTheme="minorHAnsi" w:hAnsiTheme="minorHAnsi" w:cstheme="minorHAnsi"/>
                <w:color w:val="000000"/>
                <w:sz w:val="18"/>
                <w:szCs w:val="16"/>
              </w:rPr>
            </w:pPr>
          </w:p>
        </w:tc>
      </w:tr>
      <w:tr w:rsidR="00EC0924" w:rsidRPr="004939B5" w14:paraId="0603AA45"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6F1AF0C1"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RMA_LOCAL</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7793120C"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RMA_LOCAL</w:t>
            </w:r>
          </w:p>
        </w:tc>
        <w:tc>
          <w:tcPr>
            <w:tcW w:w="3150" w:type="dxa"/>
            <w:tcBorders>
              <w:top w:val="single" w:sz="4" w:space="0" w:color="auto"/>
              <w:left w:val="single" w:sz="4" w:space="0" w:color="auto"/>
              <w:bottom w:val="single" w:sz="4" w:space="0" w:color="auto"/>
              <w:right w:val="single" w:sz="4" w:space="0" w:color="auto"/>
            </w:tcBorders>
          </w:tcPr>
          <w:p w14:paraId="602852F7" w14:textId="77777777" w:rsidR="00EC0924" w:rsidRPr="004939B5" w:rsidRDefault="00EC0924" w:rsidP="0029795D">
            <w:pPr>
              <w:rPr>
                <w:rFonts w:asciiTheme="minorHAnsi" w:hAnsiTheme="minorHAnsi" w:cstheme="minorHAnsi"/>
                <w:color w:val="000000"/>
                <w:sz w:val="18"/>
                <w:szCs w:val="16"/>
              </w:rPr>
            </w:pPr>
          </w:p>
        </w:tc>
      </w:tr>
      <w:tr w:rsidR="00EC0924" w:rsidRPr="004939B5" w14:paraId="5B9A242D"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55A7D90E"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RMA_USD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33ECC93" w14:textId="77777777" w:rsidR="00EC0924" w:rsidRPr="00C875CE" w:rsidRDefault="00EC0924" w:rsidP="0029795D">
            <w:pPr>
              <w:rPr>
                <w:rFonts w:asciiTheme="minorHAnsi" w:hAnsiTheme="minorHAnsi" w:cstheme="minorHAnsi"/>
                <w:color w:val="000000"/>
                <w:sz w:val="18"/>
                <w:szCs w:val="16"/>
              </w:rPr>
            </w:pPr>
            <w:r w:rsidRPr="00C875CE">
              <w:rPr>
                <w:rFonts w:asciiTheme="minorHAnsi" w:hAnsiTheme="minorHAnsi" w:cstheme="minorHAnsi"/>
                <w:color w:val="000000"/>
                <w:sz w:val="18"/>
                <w:szCs w:val="16"/>
              </w:rPr>
              <w:t>RMA_USD</w:t>
            </w:r>
          </w:p>
        </w:tc>
        <w:tc>
          <w:tcPr>
            <w:tcW w:w="3150" w:type="dxa"/>
            <w:tcBorders>
              <w:top w:val="single" w:sz="4" w:space="0" w:color="auto"/>
              <w:left w:val="single" w:sz="4" w:space="0" w:color="auto"/>
              <w:bottom w:val="single" w:sz="4" w:space="0" w:color="auto"/>
              <w:right w:val="single" w:sz="4" w:space="0" w:color="auto"/>
            </w:tcBorders>
          </w:tcPr>
          <w:p w14:paraId="3B3AD8C0" w14:textId="77777777" w:rsidR="00EC0924" w:rsidRPr="004939B5" w:rsidRDefault="00EC0924" w:rsidP="0029795D">
            <w:pPr>
              <w:rPr>
                <w:rFonts w:asciiTheme="minorHAnsi" w:hAnsiTheme="minorHAnsi" w:cstheme="minorHAnsi"/>
                <w:color w:val="000000"/>
                <w:sz w:val="18"/>
                <w:szCs w:val="16"/>
              </w:rPr>
            </w:pPr>
          </w:p>
        </w:tc>
      </w:tr>
      <w:tr w:rsidR="007A2E50" w:rsidRPr="004939B5" w14:paraId="288CA7F8"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436AB7CD" w14:textId="77777777" w:rsidR="007A2E50" w:rsidRPr="00FD07EC" w:rsidRDefault="00F75ECC" w:rsidP="0029795D">
            <w:pPr>
              <w:rPr>
                <w:rFonts w:asciiTheme="minorHAnsi" w:hAnsiTheme="minorHAnsi" w:cstheme="minorHAnsi"/>
                <w:color w:val="000000"/>
                <w:sz w:val="18"/>
                <w:szCs w:val="16"/>
              </w:rPr>
            </w:pPr>
            <w:r>
              <w:rPr>
                <w:rFonts w:asciiTheme="minorHAnsi" w:hAnsiTheme="minorHAnsi" w:cstheme="minorHAnsi"/>
                <w:color w:val="000000"/>
                <w:sz w:val="18"/>
                <w:szCs w:val="16"/>
              </w:rPr>
              <w:t>PARTNER_EXCEPTION_SEQID</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701A0B10" w14:textId="77777777" w:rsidR="007A2E50" w:rsidRPr="00FD07EC" w:rsidRDefault="00F75ECC" w:rsidP="0029795D">
            <w:pPr>
              <w:rPr>
                <w:rFonts w:asciiTheme="minorHAnsi" w:hAnsiTheme="minorHAnsi" w:cstheme="minorHAnsi"/>
                <w:color w:val="000000"/>
                <w:sz w:val="18"/>
                <w:szCs w:val="16"/>
              </w:rPr>
            </w:pPr>
            <w:r>
              <w:rPr>
                <w:rFonts w:asciiTheme="minorHAnsi" w:hAnsiTheme="minorHAnsi" w:cstheme="minorHAnsi"/>
                <w:color w:val="000000"/>
                <w:sz w:val="18"/>
                <w:szCs w:val="16"/>
              </w:rPr>
              <w:t>PARTNER_EXCEPTION_SEQID</w:t>
            </w:r>
          </w:p>
        </w:tc>
        <w:tc>
          <w:tcPr>
            <w:tcW w:w="3150" w:type="dxa"/>
            <w:tcBorders>
              <w:top w:val="single" w:sz="4" w:space="0" w:color="auto"/>
              <w:left w:val="single" w:sz="4" w:space="0" w:color="auto"/>
              <w:bottom w:val="single" w:sz="4" w:space="0" w:color="auto"/>
              <w:right w:val="single" w:sz="4" w:space="0" w:color="auto"/>
            </w:tcBorders>
          </w:tcPr>
          <w:p w14:paraId="32274B9E" w14:textId="77777777" w:rsidR="007A2E50" w:rsidRPr="004939B5" w:rsidRDefault="007A2E50" w:rsidP="0029795D">
            <w:pPr>
              <w:rPr>
                <w:rFonts w:asciiTheme="minorHAnsi" w:hAnsiTheme="minorHAnsi" w:cstheme="minorHAnsi"/>
                <w:color w:val="000000"/>
                <w:sz w:val="18"/>
                <w:szCs w:val="16"/>
              </w:rPr>
            </w:pPr>
          </w:p>
        </w:tc>
      </w:tr>
      <w:tr w:rsidR="007A2E50" w:rsidRPr="004939B5" w14:paraId="0D6C5E7B" w14:textId="77777777" w:rsidTr="0029795D">
        <w:trPr>
          <w:trHeight w:val="70"/>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37149815" w14:textId="72F8FB50" w:rsidR="007A2E50" w:rsidRPr="00FD07EC" w:rsidRDefault="009505E1" w:rsidP="0029795D">
            <w:pPr>
              <w:rPr>
                <w:rFonts w:asciiTheme="minorHAnsi" w:hAnsiTheme="minorHAnsi" w:cstheme="minorHAnsi"/>
                <w:color w:val="000000"/>
                <w:sz w:val="18"/>
                <w:szCs w:val="16"/>
              </w:rPr>
            </w:pPr>
            <w:ins w:id="13660" w:author="Rakesh Singhi" w:date="2015-02-07T16:12:00Z">
              <w:r>
                <w:rPr>
                  <w:rFonts w:asciiTheme="minorHAnsi" w:hAnsiTheme="minorHAnsi" w:cstheme="minorHAnsi"/>
                  <w:color w:val="000000"/>
                  <w:sz w:val="18"/>
                  <w:szCs w:val="16"/>
                </w:rPr>
                <w:t>PARTNER_</w:t>
              </w:r>
            </w:ins>
            <w:ins w:id="13661" w:author="Rakesh Singhi" w:date="2015-03-25T15:47:00Z">
              <w:r w:rsidR="00E62C73">
                <w:rPr>
                  <w:rFonts w:asciiTheme="minorHAnsi" w:hAnsiTheme="minorHAnsi" w:cstheme="minorHAnsi"/>
                  <w:color w:val="000000"/>
                  <w:sz w:val="18"/>
                  <w:szCs w:val="16"/>
                </w:rPr>
                <w:t>EXP_</w:t>
              </w:r>
            </w:ins>
            <w:r w:rsidR="00F870A7">
              <w:rPr>
                <w:rFonts w:asciiTheme="minorHAnsi" w:hAnsiTheme="minorHAnsi" w:cstheme="minorHAnsi"/>
                <w:color w:val="000000"/>
                <w:sz w:val="18"/>
                <w:szCs w:val="16"/>
              </w:rPr>
              <w:t>CORRECTION_FLAG</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C1B1FF1" w14:textId="77777777" w:rsidR="007A2E50" w:rsidRPr="00FD07EC" w:rsidRDefault="008E2397" w:rsidP="0029795D">
            <w:pPr>
              <w:rPr>
                <w:rFonts w:asciiTheme="minorHAnsi" w:hAnsiTheme="minorHAnsi" w:cstheme="minorHAnsi"/>
                <w:color w:val="000000"/>
                <w:sz w:val="18"/>
                <w:szCs w:val="16"/>
              </w:rPr>
            </w:pPr>
            <w:r>
              <w:rPr>
                <w:rFonts w:asciiTheme="minorHAnsi" w:hAnsiTheme="minorHAnsi" w:cstheme="minorHAnsi"/>
                <w:color w:val="000000"/>
                <w:sz w:val="18"/>
                <w:szCs w:val="16"/>
              </w:rPr>
              <w:t>Y or N or Null</w:t>
            </w:r>
          </w:p>
        </w:tc>
        <w:tc>
          <w:tcPr>
            <w:tcW w:w="3150" w:type="dxa"/>
            <w:tcBorders>
              <w:top w:val="single" w:sz="4" w:space="0" w:color="auto"/>
              <w:left w:val="single" w:sz="4" w:space="0" w:color="auto"/>
              <w:bottom w:val="single" w:sz="4" w:space="0" w:color="auto"/>
              <w:right w:val="single" w:sz="4" w:space="0" w:color="auto"/>
            </w:tcBorders>
          </w:tcPr>
          <w:p w14:paraId="27A530E0" w14:textId="6E9D318F" w:rsidR="00026FD2" w:rsidRDefault="00026FD2" w:rsidP="002F1D27">
            <w:pPr>
              <w:rPr>
                <w:ins w:id="13662" w:author="Rakesh Singhi" w:date="2015-02-07T16:12:00Z"/>
                <w:rFonts w:asciiTheme="minorHAnsi" w:hAnsiTheme="minorHAnsi" w:cstheme="minorHAnsi"/>
                <w:color w:val="000000"/>
                <w:sz w:val="18"/>
                <w:szCs w:val="16"/>
              </w:rPr>
            </w:pPr>
            <w:r>
              <w:rPr>
                <w:rFonts w:asciiTheme="minorHAnsi" w:hAnsiTheme="minorHAnsi" w:cstheme="minorHAnsi"/>
                <w:color w:val="000000"/>
                <w:sz w:val="18"/>
                <w:szCs w:val="16"/>
              </w:rPr>
              <w:t xml:space="preserve">Set to </w:t>
            </w:r>
            <w:r w:rsidR="00BD5666">
              <w:rPr>
                <w:rFonts w:asciiTheme="minorHAnsi" w:hAnsiTheme="minorHAnsi" w:cstheme="minorHAnsi"/>
                <w:color w:val="000000"/>
                <w:sz w:val="18"/>
                <w:szCs w:val="16"/>
              </w:rPr>
              <w:t>N</w:t>
            </w:r>
            <w:r>
              <w:rPr>
                <w:rFonts w:asciiTheme="minorHAnsi" w:hAnsiTheme="minorHAnsi" w:cstheme="minorHAnsi"/>
                <w:color w:val="000000"/>
                <w:sz w:val="18"/>
                <w:szCs w:val="16"/>
              </w:rPr>
              <w:t xml:space="preserve"> when</w:t>
            </w:r>
            <w:r w:rsidR="00BD5666">
              <w:rPr>
                <w:rFonts w:asciiTheme="minorHAnsi" w:hAnsiTheme="minorHAnsi" w:cstheme="minorHAnsi"/>
                <w:color w:val="000000"/>
                <w:sz w:val="18"/>
                <w:szCs w:val="16"/>
              </w:rPr>
              <w:t xml:space="preserve"> </w:t>
            </w:r>
            <w:del w:id="13663" w:author="Rakesh Singhi" w:date="2015-02-07T16:12:00Z">
              <w:r w:rsidR="00BD5666" w:rsidRPr="00FD07EC" w:rsidDel="009505E1">
                <w:rPr>
                  <w:rFonts w:asciiTheme="minorHAnsi" w:hAnsiTheme="minorHAnsi" w:cstheme="minorHAnsi"/>
                  <w:color w:val="000000"/>
                  <w:sz w:val="18"/>
                  <w:szCs w:val="16"/>
                </w:rPr>
                <w:delText>PARTNER_EXCEPTION_FLAG</w:delText>
              </w:r>
              <w:r w:rsidR="00BD5666" w:rsidDel="009505E1">
                <w:rPr>
                  <w:rFonts w:asciiTheme="minorHAnsi" w:hAnsiTheme="minorHAnsi" w:cstheme="minorHAnsi"/>
                  <w:color w:val="000000"/>
                  <w:sz w:val="18"/>
                  <w:szCs w:val="16"/>
                </w:rPr>
                <w:delText xml:space="preserve"> = Y</w:delText>
              </w:r>
            </w:del>
            <w:ins w:id="13664" w:author="Rakesh Singhi" w:date="2015-02-07T16:12:00Z">
              <w:r w:rsidR="009505E1">
                <w:rPr>
                  <w:rFonts w:asciiTheme="minorHAnsi" w:hAnsiTheme="minorHAnsi" w:cstheme="minorHAnsi"/>
                  <w:color w:val="000000"/>
                  <w:sz w:val="18"/>
                  <w:szCs w:val="16"/>
                </w:rPr>
                <w:t xml:space="preserve">STATUS = OPEN </w:t>
              </w:r>
            </w:ins>
          </w:p>
          <w:p w14:paraId="1F83323D" w14:textId="78512CAC" w:rsidR="009505E1" w:rsidRDefault="009505E1" w:rsidP="002F1D27">
            <w:pPr>
              <w:rPr>
                <w:rFonts w:asciiTheme="minorHAnsi" w:hAnsiTheme="minorHAnsi" w:cstheme="minorHAnsi"/>
                <w:color w:val="000000"/>
                <w:sz w:val="18"/>
                <w:szCs w:val="16"/>
              </w:rPr>
            </w:pPr>
            <w:ins w:id="13665" w:author="Rakesh Singhi" w:date="2015-02-07T16:13:00Z">
              <w:r>
                <w:rPr>
                  <w:rFonts w:asciiTheme="minorHAnsi" w:hAnsiTheme="minorHAnsi" w:cstheme="minorHAnsi"/>
                  <w:color w:val="000000"/>
                  <w:sz w:val="18"/>
                  <w:szCs w:val="16"/>
                </w:rPr>
                <w:t>In DMO_PARTNER_EXCEPTION_D table</w:t>
              </w:r>
            </w:ins>
          </w:p>
          <w:p w14:paraId="0750D06E" w14:textId="4DE4E4BE" w:rsidR="00BD5666" w:rsidRDefault="009505E1" w:rsidP="002F1D27">
            <w:pPr>
              <w:rPr>
                <w:rFonts w:asciiTheme="minorHAnsi" w:hAnsiTheme="minorHAnsi" w:cstheme="minorHAnsi"/>
                <w:color w:val="000000"/>
                <w:sz w:val="18"/>
                <w:szCs w:val="16"/>
              </w:rPr>
            </w:pPr>
            <w:ins w:id="13666" w:author="Rakesh Singhi" w:date="2015-02-07T16:13:00Z">
              <w:r>
                <w:rPr>
                  <w:rFonts w:asciiTheme="minorHAnsi" w:hAnsiTheme="minorHAnsi" w:cstheme="minorHAnsi"/>
                  <w:color w:val="000000"/>
                  <w:sz w:val="18"/>
                  <w:szCs w:val="16"/>
                </w:rPr>
                <w:t xml:space="preserve"> </w:t>
              </w:r>
            </w:ins>
            <w:ins w:id="13667" w:author="Rakesh Singhi" w:date="2015-02-07T16:14:00Z">
              <w:r w:rsidR="00DD42B2">
                <w:rPr>
                  <w:rFonts w:asciiTheme="minorHAnsi" w:hAnsiTheme="minorHAnsi" w:cstheme="minorHAnsi"/>
                  <w:color w:val="000000"/>
                  <w:sz w:val="18"/>
                  <w:szCs w:val="16"/>
                </w:rPr>
                <w:t>for PARTNER_EXCEPTION_SEQID</w:t>
              </w:r>
            </w:ins>
          </w:p>
          <w:p w14:paraId="7993E2AC" w14:textId="77777777" w:rsidR="00DD42B2" w:rsidRDefault="00DD42B2" w:rsidP="009505E1">
            <w:pPr>
              <w:rPr>
                <w:ins w:id="13668" w:author="Rakesh Singhi" w:date="2015-02-07T16:14:00Z"/>
                <w:rFonts w:asciiTheme="minorHAnsi" w:hAnsiTheme="minorHAnsi" w:cstheme="minorHAnsi"/>
                <w:color w:val="000000"/>
                <w:sz w:val="18"/>
                <w:szCs w:val="16"/>
              </w:rPr>
            </w:pPr>
          </w:p>
          <w:p w14:paraId="396BDCF1" w14:textId="77777777" w:rsidR="00DD42B2" w:rsidRDefault="00DD42B2" w:rsidP="009505E1">
            <w:pPr>
              <w:rPr>
                <w:ins w:id="13669" w:author="Rakesh Singhi" w:date="2015-02-07T16:14:00Z"/>
                <w:rFonts w:asciiTheme="minorHAnsi" w:hAnsiTheme="minorHAnsi" w:cstheme="minorHAnsi"/>
                <w:color w:val="000000"/>
                <w:sz w:val="18"/>
                <w:szCs w:val="16"/>
              </w:rPr>
            </w:pPr>
          </w:p>
          <w:p w14:paraId="2F16024B" w14:textId="5A1D110F" w:rsidR="009505E1" w:rsidRDefault="009505E1" w:rsidP="009505E1">
            <w:pPr>
              <w:rPr>
                <w:ins w:id="13670" w:author="Rakesh Singhi" w:date="2015-02-07T16:13:00Z"/>
                <w:rFonts w:asciiTheme="minorHAnsi" w:hAnsiTheme="minorHAnsi" w:cstheme="minorHAnsi"/>
                <w:color w:val="000000"/>
                <w:sz w:val="18"/>
                <w:szCs w:val="16"/>
              </w:rPr>
            </w:pPr>
            <w:ins w:id="13671" w:author="Rakesh Singhi" w:date="2015-02-07T16:13:00Z">
              <w:r>
                <w:rPr>
                  <w:rFonts w:asciiTheme="minorHAnsi" w:hAnsiTheme="minorHAnsi" w:cstheme="minorHAnsi"/>
                  <w:color w:val="000000"/>
                  <w:sz w:val="18"/>
                  <w:szCs w:val="16"/>
                </w:rPr>
                <w:t xml:space="preserve">Set to </w:t>
              </w:r>
            </w:ins>
            <w:ins w:id="13672" w:author="Rakesh Singhi" w:date="2015-02-07T16:15:00Z">
              <w:r w:rsidR="00DD42B2">
                <w:rPr>
                  <w:rFonts w:asciiTheme="minorHAnsi" w:hAnsiTheme="minorHAnsi" w:cstheme="minorHAnsi"/>
                  <w:color w:val="000000"/>
                  <w:sz w:val="18"/>
                  <w:szCs w:val="16"/>
                </w:rPr>
                <w:t>Y</w:t>
              </w:r>
            </w:ins>
            <w:ins w:id="13673" w:author="Rakesh Singhi" w:date="2015-02-07T16:13:00Z">
              <w:r>
                <w:rPr>
                  <w:rFonts w:asciiTheme="minorHAnsi" w:hAnsiTheme="minorHAnsi" w:cstheme="minorHAnsi"/>
                  <w:color w:val="000000"/>
                  <w:sz w:val="18"/>
                  <w:szCs w:val="16"/>
                </w:rPr>
                <w:t xml:space="preserve"> when </w:t>
              </w:r>
              <w:r w:rsidR="00DD42B2">
                <w:rPr>
                  <w:rFonts w:asciiTheme="minorHAnsi" w:hAnsiTheme="minorHAnsi" w:cstheme="minorHAnsi"/>
                  <w:color w:val="000000"/>
                  <w:sz w:val="18"/>
                  <w:szCs w:val="16"/>
                </w:rPr>
                <w:t xml:space="preserve">STATUS = </w:t>
              </w:r>
            </w:ins>
            <w:ins w:id="13674" w:author="Rakesh Singhi" w:date="2015-02-07T16:15:00Z">
              <w:r w:rsidR="00DD42B2">
                <w:rPr>
                  <w:rFonts w:asciiTheme="minorHAnsi" w:hAnsiTheme="minorHAnsi" w:cstheme="minorHAnsi"/>
                  <w:color w:val="000000"/>
                  <w:sz w:val="18"/>
                  <w:szCs w:val="16"/>
                </w:rPr>
                <w:t>CLOSED</w:t>
              </w:r>
            </w:ins>
          </w:p>
          <w:p w14:paraId="7A62B848" w14:textId="77777777" w:rsidR="009505E1" w:rsidRDefault="009505E1" w:rsidP="009505E1">
            <w:pPr>
              <w:rPr>
                <w:ins w:id="13675" w:author="Rakesh Singhi" w:date="2015-02-07T16:13:00Z"/>
                <w:rFonts w:asciiTheme="minorHAnsi" w:hAnsiTheme="minorHAnsi" w:cstheme="minorHAnsi"/>
                <w:color w:val="000000"/>
                <w:sz w:val="18"/>
                <w:szCs w:val="16"/>
              </w:rPr>
            </w:pPr>
            <w:ins w:id="13676" w:author="Rakesh Singhi" w:date="2015-02-07T16:13:00Z">
              <w:r>
                <w:rPr>
                  <w:rFonts w:asciiTheme="minorHAnsi" w:hAnsiTheme="minorHAnsi" w:cstheme="minorHAnsi"/>
                  <w:color w:val="000000"/>
                  <w:sz w:val="18"/>
                  <w:szCs w:val="16"/>
                </w:rPr>
                <w:t>In DMO_PARTNER_EXCEPTION_D table</w:t>
              </w:r>
            </w:ins>
          </w:p>
          <w:p w14:paraId="612827C3" w14:textId="5C8A3C67" w:rsidR="00DD42B2" w:rsidRDefault="00DD42B2" w:rsidP="00837F64">
            <w:pPr>
              <w:rPr>
                <w:ins w:id="13677" w:author="Rakesh Singhi" w:date="2015-02-07T16:14:00Z"/>
                <w:rFonts w:asciiTheme="minorHAnsi" w:hAnsiTheme="minorHAnsi" w:cstheme="minorHAnsi"/>
                <w:color w:val="000000"/>
                <w:sz w:val="18"/>
                <w:szCs w:val="16"/>
              </w:rPr>
            </w:pPr>
            <w:ins w:id="13678" w:author="Rakesh Singhi" w:date="2015-02-07T16:14:00Z">
              <w:r>
                <w:rPr>
                  <w:rFonts w:asciiTheme="minorHAnsi" w:hAnsiTheme="minorHAnsi" w:cstheme="minorHAnsi"/>
                  <w:color w:val="000000"/>
                  <w:sz w:val="18"/>
                  <w:szCs w:val="16"/>
                </w:rPr>
                <w:t>PARTNER_EXCEPTION_SEQID</w:t>
              </w:r>
            </w:ins>
          </w:p>
          <w:p w14:paraId="4258B147" w14:textId="6E6485F0" w:rsidR="007A2E50" w:rsidDel="009505E1" w:rsidRDefault="008E2397" w:rsidP="002F1D27">
            <w:pPr>
              <w:rPr>
                <w:del w:id="13679" w:author="Rakesh Singhi" w:date="2015-02-07T16:13:00Z"/>
                <w:rFonts w:asciiTheme="minorHAnsi" w:hAnsiTheme="minorHAnsi" w:cstheme="minorHAnsi"/>
                <w:color w:val="000000"/>
                <w:sz w:val="18"/>
                <w:szCs w:val="16"/>
              </w:rPr>
            </w:pPr>
            <w:del w:id="13680" w:author="Rakesh Singhi" w:date="2015-02-07T16:13:00Z">
              <w:r w:rsidDel="009505E1">
                <w:rPr>
                  <w:rFonts w:asciiTheme="minorHAnsi" w:hAnsiTheme="minorHAnsi" w:cstheme="minorHAnsi"/>
                  <w:color w:val="000000"/>
                  <w:sz w:val="18"/>
                  <w:szCs w:val="16"/>
                </w:rPr>
                <w:delText xml:space="preserve">Set to </w:delText>
              </w:r>
              <w:r w:rsidR="00026FD2" w:rsidDel="009505E1">
                <w:rPr>
                  <w:rFonts w:asciiTheme="minorHAnsi" w:hAnsiTheme="minorHAnsi" w:cstheme="minorHAnsi"/>
                  <w:color w:val="000000"/>
                  <w:sz w:val="18"/>
                  <w:szCs w:val="16"/>
                </w:rPr>
                <w:delText>Y</w:delText>
              </w:r>
              <w:r w:rsidDel="009505E1">
                <w:rPr>
                  <w:rFonts w:asciiTheme="minorHAnsi" w:hAnsiTheme="minorHAnsi" w:cstheme="minorHAnsi"/>
                  <w:color w:val="000000"/>
                  <w:sz w:val="18"/>
                  <w:szCs w:val="16"/>
                </w:rPr>
                <w:delText xml:space="preserve"> when </w:delText>
              </w:r>
              <w:r w:rsidRPr="00FD07EC" w:rsidDel="009505E1">
                <w:rPr>
                  <w:rFonts w:asciiTheme="minorHAnsi" w:hAnsiTheme="minorHAnsi" w:cstheme="minorHAnsi"/>
                  <w:color w:val="000000"/>
                  <w:sz w:val="18"/>
                  <w:szCs w:val="16"/>
                </w:rPr>
                <w:delText>PARTNER_EXCEPTION_</w:delText>
              </w:r>
              <w:r w:rsidR="002F1D27" w:rsidDel="009505E1">
                <w:rPr>
                  <w:rFonts w:asciiTheme="minorHAnsi" w:hAnsiTheme="minorHAnsi" w:cstheme="minorHAnsi"/>
                  <w:color w:val="000000"/>
                  <w:sz w:val="18"/>
                  <w:szCs w:val="16"/>
                </w:rPr>
                <w:delText>DELTA has correction scenario</w:delText>
              </w:r>
            </w:del>
          </w:p>
          <w:p w14:paraId="38449579" w14:textId="77777777" w:rsidR="00BD5666" w:rsidRDefault="00BD5666" w:rsidP="00837F64">
            <w:pPr>
              <w:rPr>
                <w:ins w:id="13681" w:author="Rakesh Singhi" w:date="2015-02-07T16:13:00Z"/>
                <w:rFonts w:asciiTheme="minorHAnsi" w:hAnsiTheme="minorHAnsi" w:cstheme="minorHAnsi"/>
                <w:color w:val="000000"/>
                <w:sz w:val="18"/>
                <w:szCs w:val="16"/>
              </w:rPr>
            </w:pPr>
            <w:del w:id="13682" w:author="Rakesh Singhi" w:date="2015-02-07T16:13:00Z">
              <w:r w:rsidDel="009505E1">
                <w:rPr>
                  <w:rFonts w:asciiTheme="minorHAnsi" w:hAnsiTheme="minorHAnsi" w:cstheme="minorHAnsi"/>
                  <w:color w:val="000000"/>
                  <w:sz w:val="18"/>
                  <w:szCs w:val="16"/>
                </w:rPr>
                <w:delText>Else</w:delText>
              </w:r>
              <w:r w:rsidR="00A25225" w:rsidDel="009505E1">
                <w:rPr>
                  <w:rFonts w:asciiTheme="minorHAnsi" w:hAnsiTheme="minorHAnsi" w:cstheme="minorHAnsi"/>
                  <w:color w:val="000000"/>
                  <w:sz w:val="18"/>
                  <w:szCs w:val="16"/>
                </w:rPr>
                <w:delText xml:space="preserve"> </w:delText>
              </w:r>
              <w:r w:rsidDel="009505E1">
                <w:rPr>
                  <w:rFonts w:asciiTheme="minorHAnsi" w:hAnsiTheme="minorHAnsi" w:cstheme="minorHAnsi"/>
                  <w:color w:val="000000"/>
                  <w:sz w:val="18"/>
                  <w:szCs w:val="16"/>
                </w:rPr>
                <w:delText>Null</w:delText>
              </w:r>
            </w:del>
            <w:ins w:id="13683" w:author="Rakesh Singhi" w:date="2015-02-07T16:13:00Z">
              <w:r w:rsidR="009505E1">
                <w:rPr>
                  <w:rFonts w:asciiTheme="minorHAnsi" w:hAnsiTheme="minorHAnsi" w:cstheme="minorHAnsi"/>
                  <w:color w:val="000000"/>
                  <w:sz w:val="18"/>
                  <w:szCs w:val="16"/>
                </w:rPr>
                <w:t xml:space="preserve">else </w:t>
              </w:r>
            </w:ins>
          </w:p>
          <w:p w14:paraId="5F95B5CD" w14:textId="06EDADCA" w:rsidR="009505E1" w:rsidRDefault="009505E1" w:rsidP="00837F64">
            <w:pPr>
              <w:rPr>
                <w:rFonts w:asciiTheme="minorHAnsi" w:hAnsiTheme="minorHAnsi" w:cstheme="minorHAnsi"/>
                <w:color w:val="000000"/>
                <w:sz w:val="18"/>
                <w:szCs w:val="16"/>
              </w:rPr>
            </w:pPr>
            <w:ins w:id="13684" w:author="Rakesh Singhi" w:date="2015-02-07T16:13:00Z">
              <w:r>
                <w:rPr>
                  <w:rFonts w:asciiTheme="minorHAnsi" w:hAnsiTheme="minorHAnsi" w:cstheme="minorHAnsi"/>
                  <w:color w:val="000000"/>
                  <w:sz w:val="18"/>
                  <w:szCs w:val="16"/>
                </w:rPr>
                <w:t>Null</w:t>
              </w:r>
            </w:ins>
          </w:p>
        </w:tc>
      </w:tr>
      <w:tr w:rsidR="009505E1" w:rsidRPr="004939B5" w14:paraId="3401FECF" w14:textId="77777777" w:rsidTr="0029795D">
        <w:trPr>
          <w:trHeight w:val="70"/>
          <w:ins w:id="13685" w:author="Rakesh Singhi" w:date="2015-02-07T16:11:00Z"/>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0D8933AB" w14:textId="3A270B6A" w:rsidR="009505E1" w:rsidRDefault="009505E1" w:rsidP="0029795D">
            <w:pPr>
              <w:rPr>
                <w:ins w:id="13686" w:author="Rakesh Singhi" w:date="2015-02-07T16:11:00Z"/>
                <w:rFonts w:asciiTheme="minorHAnsi" w:hAnsiTheme="minorHAnsi" w:cstheme="minorHAnsi"/>
                <w:color w:val="000000"/>
                <w:sz w:val="18"/>
                <w:szCs w:val="16"/>
              </w:rPr>
            </w:pPr>
            <w:ins w:id="13687" w:author="Rakesh Singhi" w:date="2015-02-07T16:11:00Z">
              <w:r>
                <w:rPr>
                  <w:rFonts w:asciiTheme="minorHAnsi" w:hAnsiTheme="minorHAnsi" w:cstheme="minorHAnsi"/>
                  <w:color w:val="000000"/>
                  <w:sz w:val="18"/>
                  <w:szCs w:val="16"/>
                </w:rPr>
                <w:t>PRODUCT_EXCEPTION_SEQID</w:t>
              </w:r>
            </w:ins>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638FCDB5" w14:textId="7A84F60F" w:rsidR="009505E1" w:rsidRDefault="009505E1" w:rsidP="0029795D">
            <w:pPr>
              <w:rPr>
                <w:ins w:id="13688" w:author="Rakesh Singhi" w:date="2015-02-07T16:11:00Z"/>
                <w:rFonts w:asciiTheme="minorHAnsi" w:hAnsiTheme="minorHAnsi" w:cstheme="minorHAnsi"/>
                <w:color w:val="000000"/>
                <w:sz w:val="18"/>
                <w:szCs w:val="16"/>
              </w:rPr>
            </w:pPr>
            <w:ins w:id="13689" w:author="Rakesh Singhi" w:date="2015-02-07T16:12:00Z">
              <w:r>
                <w:rPr>
                  <w:rFonts w:asciiTheme="minorHAnsi" w:hAnsiTheme="minorHAnsi" w:cstheme="minorHAnsi"/>
                  <w:color w:val="000000"/>
                  <w:sz w:val="18"/>
                  <w:szCs w:val="16"/>
                </w:rPr>
                <w:t>PRODUCT</w:t>
              </w:r>
            </w:ins>
            <w:ins w:id="13690" w:author="Rakesh Singhi" w:date="2015-02-07T16:11:00Z">
              <w:r>
                <w:rPr>
                  <w:rFonts w:asciiTheme="minorHAnsi" w:hAnsiTheme="minorHAnsi" w:cstheme="minorHAnsi"/>
                  <w:color w:val="000000"/>
                  <w:sz w:val="18"/>
                  <w:szCs w:val="16"/>
                </w:rPr>
                <w:t>_EXCEPTION_SEQID</w:t>
              </w:r>
            </w:ins>
          </w:p>
        </w:tc>
        <w:tc>
          <w:tcPr>
            <w:tcW w:w="3150" w:type="dxa"/>
            <w:tcBorders>
              <w:top w:val="single" w:sz="4" w:space="0" w:color="auto"/>
              <w:left w:val="single" w:sz="4" w:space="0" w:color="auto"/>
              <w:bottom w:val="single" w:sz="4" w:space="0" w:color="auto"/>
              <w:right w:val="single" w:sz="4" w:space="0" w:color="auto"/>
            </w:tcBorders>
          </w:tcPr>
          <w:p w14:paraId="1ED38780" w14:textId="77777777" w:rsidR="009505E1" w:rsidRDefault="009505E1" w:rsidP="002F1D27">
            <w:pPr>
              <w:rPr>
                <w:ins w:id="13691" w:author="Rakesh Singhi" w:date="2015-02-07T16:11:00Z"/>
                <w:rFonts w:asciiTheme="minorHAnsi" w:hAnsiTheme="minorHAnsi" w:cstheme="minorHAnsi"/>
                <w:color w:val="000000"/>
                <w:sz w:val="18"/>
                <w:szCs w:val="16"/>
              </w:rPr>
            </w:pPr>
          </w:p>
        </w:tc>
      </w:tr>
      <w:tr w:rsidR="009505E1" w:rsidRPr="004939B5" w14:paraId="7412F180" w14:textId="77777777" w:rsidTr="0029795D">
        <w:trPr>
          <w:trHeight w:val="70"/>
          <w:ins w:id="13692" w:author="Rakesh Singhi" w:date="2015-02-07T16:11:00Z"/>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120796A0" w14:textId="54CE1958" w:rsidR="009505E1" w:rsidRDefault="009505E1" w:rsidP="0029795D">
            <w:pPr>
              <w:rPr>
                <w:ins w:id="13693" w:author="Rakesh Singhi" w:date="2015-02-07T16:11:00Z"/>
                <w:rFonts w:asciiTheme="minorHAnsi" w:hAnsiTheme="minorHAnsi" w:cstheme="minorHAnsi"/>
                <w:color w:val="000000"/>
                <w:sz w:val="18"/>
                <w:szCs w:val="16"/>
              </w:rPr>
            </w:pPr>
            <w:ins w:id="13694" w:author="Rakesh Singhi" w:date="2015-02-07T16:12:00Z">
              <w:r>
                <w:rPr>
                  <w:rFonts w:asciiTheme="minorHAnsi" w:hAnsiTheme="minorHAnsi" w:cstheme="minorHAnsi"/>
                  <w:color w:val="000000"/>
                  <w:sz w:val="18"/>
                  <w:szCs w:val="16"/>
                </w:rPr>
                <w:t>PRODUCT_</w:t>
              </w:r>
            </w:ins>
            <w:ins w:id="13695" w:author="Rakesh Singhi" w:date="2015-03-25T15:47:00Z">
              <w:r w:rsidR="00E62C73">
                <w:rPr>
                  <w:rFonts w:asciiTheme="minorHAnsi" w:hAnsiTheme="minorHAnsi" w:cstheme="minorHAnsi"/>
                  <w:color w:val="000000"/>
                  <w:sz w:val="18"/>
                  <w:szCs w:val="16"/>
                </w:rPr>
                <w:t>EXP_</w:t>
              </w:r>
            </w:ins>
            <w:ins w:id="13696" w:author="Rakesh Singhi" w:date="2015-02-07T16:11:00Z">
              <w:r>
                <w:rPr>
                  <w:rFonts w:asciiTheme="minorHAnsi" w:hAnsiTheme="minorHAnsi" w:cstheme="minorHAnsi"/>
                  <w:color w:val="000000"/>
                  <w:sz w:val="18"/>
                  <w:szCs w:val="16"/>
                </w:rPr>
                <w:t>CORRECTION_FLAG</w:t>
              </w:r>
            </w:ins>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482A2442" w14:textId="6B43C8DB" w:rsidR="009505E1" w:rsidRDefault="009505E1" w:rsidP="0029795D">
            <w:pPr>
              <w:rPr>
                <w:ins w:id="13697" w:author="Rakesh Singhi" w:date="2015-02-07T16:11:00Z"/>
                <w:rFonts w:asciiTheme="minorHAnsi" w:hAnsiTheme="minorHAnsi" w:cstheme="minorHAnsi"/>
                <w:color w:val="000000"/>
                <w:sz w:val="18"/>
                <w:szCs w:val="16"/>
              </w:rPr>
            </w:pPr>
            <w:ins w:id="13698" w:author="Rakesh Singhi" w:date="2015-02-07T16:11:00Z">
              <w:r>
                <w:rPr>
                  <w:rFonts w:asciiTheme="minorHAnsi" w:hAnsiTheme="minorHAnsi" w:cstheme="minorHAnsi"/>
                  <w:color w:val="000000"/>
                  <w:sz w:val="18"/>
                  <w:szCs w:val="16"/>
                </w:rPr>
                <w:t>Y or N or Null</w:t>
              </w:r>
            </w:ins>
          </w:p>
        </w:tc>
        <w:tc>
          <w:tcPr>
            <w:tcW w:w="3150" w:type="dxa"/>
            <w:tcBorders>
              <w:top w:val="single" w:sz="4" w:space="0" w:color="auto"/>
              <w:left w:val="single" w:sz="4" w:space="0" w:color="auto"/>
              <w:bottom w:val="single" w:sz="4" w:space="0" w:color="auto"/>
              <w:right w:val="single" w:sz="4" w:space="0" w:color="auto"/>
            </w:tcBorders>
          </w:tcPr>
          <w:p w14:paraId="23A5D5CD" w14:textId="77777777" w:rsidR="00DD42B2" w:rsidRDefault="00DD42B2" w:rsidP="00DD42B2">
            <w:pPr>
              <w:rPr>
                <w:ins w:id="13699" w:author="Rakesh Singhi" w:date="2015-02-07T16:15:00Z"/>
                <w:rFonts w:asciiTheme="minorHAnsi" w:hAnsiTheme="minorHAnsi" w:cstheme="minorHAnsi"/>
                <w:color w:val="000000"/>
                <w:sz w:val="18"/>
                <w:szCs w:val="16"/>
              </w:rPr>
            </w:pPr>
            <w:ins w:id="13700" w:author="Rakesh Singhi" w:date="2015-02-07T16:15:00Z">
              <w:r>
                <w:rPr>
                  <w:rFonts w:asciiTheme="minorHAnsi" w:hAnsiTheme="minorHAnsi" w:cstheme="minorHAnsi"/>
                  <w:color w:val="000000"/>
                  <w:sz w:val="18"/>
                  <w:szCs w:val="16"/>
                </w:rPr>
                <w:t xml:space="preserve">Set to N when STATUS = OPEN </w:t>
              </w:r>
            </w:ins>
          </w:p>
          <w:p w14:paraId="2C07CE13" w14:textId="0B4C11F8" w:rsidR="00DD42B2" w:rsidRDefault="00DD42B2" w:rsidP="00DD42B2">
            <w:pPr>
              <w:rPr>
                <w:ins w:id="13701" w:author="Rakesh Singhi" w:date="2015-02-07T16:15:00Z"/>
                <w:rFonts w:asciiTheme="minorHAnsi" w:hAnsiTheme="minorHAnsi" w:cstheme="minorHAnsi"/>
                <w:color w:val="000000"/>
                <w:sz w:val="18"/>
                <w:szCs w:val="16"/>
              </w:rPr>
            </w:pPr>
            <w:ins w:id="13702" w:author="Rakesh Singhi" w:date="2015-02-07T16:15:00Z">
              <w:r>
                <w:rPr>
                  <w:rFonts w:asciiTheme="minorHAnsi" w:hAnsiTheme="minorHAnsi" w:cstheme="minorHAnsi"/>
                  <w:color w:val="000000"/>
                  <w:sz w:val="18"/>
                  <w:szCs w:val="16"/>
                </w:rPr>
                <w:t>In DMO_PRODUCT_EXCEPTION_D table</w:t>
              </w:r>
            </w:ins>
          </w:p>
          <w:p w14:paraId="42797602" w14:textId="1A76A7A7" w:rsidR="00DD42B2" w:rsidRDefault="00DD42B2" w:rsidP="00DD42B2">
            <w:pPr>
              <w:rPr>
                <w:ins w:id="13703" w:author="Rakesh Singhi" w:date="2015-02-07T16:15:00Z"/>
                <w:rFonts w:asciiTheme="minorHAnsi" w:hAnsiTheme="minorHAnsi" w:cstheme="minorHAnsi"/>
                <w:color w:val="000000"/>
                <w:sz w:val="18"/>
                <w:szCs w:val="16"/>
              </w:rPr>
            </w:pPr>
            <w:ins w:id="13704" w:author="Rakesh Singhi" w:date="2015-02-07T16:15:00Z">
              <w:r>
                <w:rPr>
                  <w:rFonts w:asciiTheme="minorHAnsi" w:hAnsiTheme="minorHAnsi" w:cstheme="minorHAnsi"/>
                  <w:color w:val="000000"/>
                  <w:sz w:val="18"/>
                  <w:szCs w:val="16"/>
                </w:rPr>
                <w:t xml:space="preserve"> for PRODUCT_EXCEPTION_SEQID</w:t>
              </w:r>
            </w:ins>
          </w:p>
          <w:p w14:paraId="48B11307" w14:textId="77777777" w:rsidR="00DD42B2" w:rsidRDefault="00DD42B2" w:rsidP="00DD42B2">
            <w:pPr>
              <w:rPr>
                <w:ins w:id="13705" w:author="Rakesh Singhi" w:date="2015-02-07T16:15:00Z"/>
                <w:rFonts w:asciiTheme="minorHAnsi" w:hAnsiTheme="minorHAnsi" w:cstheme="minorHAnsi"/>
                <w:color w:val="000000"/>
                <w:sz w:val="18"/>
                <w:szCs w:val="16"/>
              </w:rPr>
            </w:pPr>
          </w:p>
          <w:p w14:paraId="4C33C763" w14:textId="77777777" w:rsidR="00DD42B2" w:rsidRDefault="00DD42B2" w:rsidP="00DD42B2">
            <w:pPr>
              <w:rPr>
                <w:ins w:id="13706" w:author="Rakesh Singhi" w:date="2015-02-07T16:15:00Z"/>
                <w:rFonts w:asciiTheme="minorHAnsi" w:hAnsiTheme="minorHAnsi" w:cstheme="minorHAnsi"/>
                <w:color w:val="000000"/>
                <w:sz w:val="18"/>
                <w:szCs w:val="16"/>
              </w:rPr>
            </w:pPr>
          </w:p>
          <w:p w14:paraId="7975049E" w14:textId="77777777" w:rsidR="00DD42B2" w:rsidRDefault="00DD42B2" w:rsidP="00DD42B2">
            <w:pPr>
              <w:rPr>
                <w:ins w:id="13707" w:author="Rakesh Singhi" w:date="2015-02-07T16:15:00Z"/>
                <w:rFonts w:asciiTheme="minorHAnsi" w:hAnsiTheme="minorHAnsi" w:cstheme="minorHAnsi"/>
                <w:color w:val="000000"/>
                <w:sz w:val="18"/>
                <w:szCs w:val="16"/>
              </w:rPr>
            </w:pPr>
            <w:ins w:id="13708" w:author="Rakesh Singhi" w:date="2015-02-07T16:15:00Z">
              <w:r>
                <w:rPr>
                  <w:rFonts w:asciiTheme="minorHAnsi" w:hAnsiTheme="minorHAnsi" w:cstheme="minorHAnsi"/>
                  <w:color w:val="000000"/>
                  <w:sz w:val="18"/>
                  <w:szCs w:val="16"/>
                </w:rPr>
                <w:t>Set to Y when STATUS = CLOSED</w:t>
              </w:r>
            </w:ins>
          </w:p>
          <w:p w14:paraId="193F1192" w14:textId="0BA3334D" w:rsidR="00DD42B2" w:rsidRDefault="00DD42B2" w:rsidP="00DD42B2">
            <w:pPr>
              <w:rPr>
                <w:ins w:id="13709" w:author="Rakesh Singhi" w:date="2015-02-07T16:15:00Z"/>
                <w:rFonts w:asciiTheme="minorHAnsi" w:hAnsiTheme="minorHAnsi" w:cstheme="minorHAnsi"/>
                <w:color w:val="000000"/>
                <w:sz w:val="18"/>
                <w:szCs w:val="16"/>
              </w:rPr>
            </w:pPr>
            <w:ins w:id="13710" w:author="Rakesh Singhi" w:date="2015-02-07T16:15:00Z">
              <w:r>
                <w:rPr>
                  <w:rFonts w:asciiTheme="minorHAnsi" w:hAnsiTheme="minorHAnsi" w:cstheme="minorHAnsi"/>
                  <w:color w:val="000000"/>
                  <w:sz w:val="18"/>
                  <w:szCs w:val="16"/>
                </w:rPr>
                <w:t>In DMO_PRODUCT_EXCEPTION_D table</w:t>
              </w:r>
            </w:ins>
          </w:p>
          <w:p w14:paraId="2391BE5F" w14:textId="3B4DE439" w:rsidR="00DD42B2" w:rsidRDefault="00DD42B2" w:rsidP="00DD42B2">
            <w:pPr>
              <w:rPr>
                <w:ins w:id="13711" w:author="Rakesh Singhi" w:date="2015-02-07T16:15:00Z"/>
                <w:rFonts w:asciiTheme="minorHAnsi" w:hAnsiTheme="minorHAnsi" w:cstheme="minorHAnsi"/>
                <w:color w:val="000000"/>
                <w:sz w:val="18"/>
                <w:szCs w:val="16"/>
              </w:rPr>
            </w:pPr>
            <w:ins w:id="13712" w:author="Rakesh Singhi" w:date="2015-02-07T16:15:00Z">
              <w:r>
                <w:rPr>
                  <w:rFonts w:asciiTheme="minorHAnsi" w:hAnsiTheme="minorHAnsi" w:cstheme="minorHAnsi"/>
                  <w:color w:val="000000"/>
                  <w:sz w:val="18"/>
                  <w:szCs w:val="16"/>
                </w:rPr>
                <w:t>PRODUCT_EXCEPTION_SEQID</w:t>
              </w:r>
            </w:ins>
          </w:p>
          <w:p w14:paraId="2940FC0F" w14:textId="77777777" w:rsidR="00DD42B2" w:rsidRDefault="00DD42B2" w:rsidP="00DD42B2">
            <w:pPr>
              <w:rPr>
                <w:ins w:id="13713" w:author="Rakesh Singhi" w:date="2015-02-07T16:15:00Z"/>
                <w:rFonts w:asciiTheme="minorHAnsi" w:hAnsiTheme="minorHAnsi" w:cstheme="minorHAnsi"/>
                <w:color w:val="000000"/>
                <w:sz w:val="18"/>
                <w:szCs w:val="16"/>
              </w:rPr>
            </w:pPr>
            <w:ins w:id="13714" w:author="Rakesh Singhi" w:date="2015-02-07T16:15:00Z">
              <w:r>
                <w:rPr>
                  <w:rFonts w:asciiTheme="minorHAnsi" w:hAnsiTheme="minorHAnsi" w:cstheme="minorHAnsi"/>
                  <w:color w:val="000000"/>
                  <w:sz w:val="18"/>
                  <w:szCs w:val="16"/>
                </w:rPr>
                <w:t xml:space="preserve">else </w:t>
              </w:r>
            </w:ins>
          </w:p>
          <w:p w14:paraId="13BDD14B" w14:textId="3D12921B" w:rsidR="009505E1" w:rsidRDefault="00DD42B2" w:rsidP="00DD42B2">
            <w:pPr>
              <w:rPr>
                <w:ins w:id="13715" w:author="Rakesh Singhi" w:date="2015-02-07T16:11:00Z"/>
                <w:rFonts w:asciiTheme="minorHAnsi" w:hAnsiTheme="minorHAnsi" w:cstheme="minorHAnsi"/>
                <w:color w:val="000000"/>
                <w:sz w:val="18"/>
                <w:szCs w:val="16"/>
              </w:rPr>
            </w:pPr>
            <w:ins w:id="13716" w:author="Rakesh Singhi" w:date="2015-02-07T16:15:00Z">
              <w:r>
                <w:rPr>
                  <w:rFonts w:asciiTheme="minorHAnsi" w:hAnsiTheme="minorHAnsi" w:cstheme="minorHAnsi"/>
                  <w:color w:val="000000"/>
                  <w:sz w:val="18"/>
                  <w:szCs w:val="16"/>
                </w:rPr>
                <w:t>Null</w:t>
              </w:r>
            </w:ins>
          </w:p>
        </w:tc>
      </w:tr>
      <w:tr w:rsidR="006C0FDE" w:rsidRPr="004939B5" w14:paraId="1CF410ED" w14:textId="77777777" w:rsidTr="0029795D">
        <w:trPr>
          <w:trHeight w:val="70"/>
        </w:trPr>
        <w:tc>
          <w:tcPr>
            <w:tcW w:w="8460" w:type="dxa"/>
            <w:gridSpan w:val="3"/>
            <w:tcBorders>
              <w:top w:val="single" w:sz="4" w:space="0" w:color="auto"/>
              <w:left w:val="single" w:sz="4" w:space="0" w:color="auto"/>
              <w:bottom w:val="single" w:sz="4" w:space="0" w:color="auto"/>
              <w:right w:val="single" w:sz="4" w:space="0" w:color="auto"/>
            </w:tcBorders>
            <w:shd w:val="clear" w:color="auto" w:fill="auto"/>
          </w:tcPr>
          <w:p w14:paraId="11714278" w14:textId="77777777" w:rsidR="006C0FDE" w:rsidRDefault="00FC04AE" w:rsidP="0029795D">
            <w:pPr>
              <w:rPr>
                <w:rFonts w:asciiTheme="minorHAnsi" w:hAnsiTheme="minorHAnsi" w:cstheme="minorHAnsi"/>
                <w:b/>
                <w:color w:val="000000"/>
                <w:sz w:val="18"/>
                <w:szCs w:val="16"/>
                <w:u w:val="single"/>
              </w:rPr>
            </w:pPr>
            <w:r w:rsidRPr="005B7187">
              <w:rPr>
                <w:rFonts w:asciiTheme="minorHAnsi" w:hAnsiTheme="minorHAnsi" w:cstheme="minorHAnsi"/>
                <w:b/>
                <w:color w:val="000000"/>
                <w:sz w:val="18"/>
                <w:szCs w:val="16"/>
                <w:u w:val="single"/>
              </w:rPr>
              <w:t>Join Condition</w:t>
            </w:r>
          </w:p>
          <w:p w14:paraId="410FA865" w14:textId="77777777" w:rsidR="00FC04AE" w:rsidRDefault="00FC04AE" w:rsidP="0029795D">
            <w:pPr>
              <w:rPr>
                <w:rFonts w:asciiTheme="minorHAnsi" w:hAnsiTheme="minorHAnsi" w:cstheme="minorHAnsi"/>
                <w:color w:val="000000"/>
                <w:sz w:val="18"/>
                <w:szCs w:val="16"/>
              </w:rPr>
            </w:pPr>
          </w:p>
          <w:tbl>
            <w:tblPr>
              <w:tblW w:w="2119"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9"/>
            </w:tblGrid>
            <w:tr w:rsidR="00FC04AE" w:rsidRPr="00C875CE" w:rsidDel="00E62C73" w14:paraId="18E6DCFE" w14:textId="38B060AE" w:rsidTr="00FC04AE">
              <w:trPr>
                <w:del w:id="13717" w:author="Rakesh Singhi" w:date="2015-03-25T15:48:00Z"/>
              </w:trPr>
              <w:tc>
                <w:tcPr>
                  <w:tcW w:w="2119" w:type="dxa"/>
                  <w:tcBorders>
                    <w:top w:val="single" w:sz="4" w:space="0" w:color="auto"/>
                    <w:left w:val="single" w:sz="4" w:space="0" w:color="auto"/>
                    <w:bottom w:val="single" w:sz="4" w:space="0" w:color="auto"/>
                    <w:right w:val="single" w:sz="4" w:space="0" w:color="auto"/>
                  </w:tcBorders>
                  <w:shd w:val="clear" w:color="auto" w:fill="auto"/>
                </w:tcPr>
                <w:p w14:paraId="10BC0A61" w14:textId="58B00A61" w:rsidR="00FC04AE" w:rsidRPr="00C875CE" w:rsidDel="00E62C73" w:rsidRDefault="00E62C73" w:rsidP="0029795D">
                  <w:pPr>
                    <w:rPr>
                      <w:del w:id="13718" w:author="Rakesh Singhi" w:date="2015-03-25T15:48:00Z"/>
                      <w:rFonts w:asciiTheme="minorHAnsi" w:hAnsiTheme="minorHAnsi" w:cstheme="minorHAnsi"/>
                      <w:color w:val="000000"/>
                      <w:sz w:val="18"/>
                      <w:szCs w:val="16"/>
                    </w:rPr>
                  </w:pPr>
                  <w:ins w:id="13719" w:author="Rakesh Singhi" w:date="2015-03-25T15:48:00Z">
                    <w:r>
                      <w:rPr>
                        <w:rFonts w:asciiTheme="minorHAnsi" w:hAnsiTheme="minorHAnsi" w:cstheme="minorHAnsi"/>
                        <w:color w:val="000000"/>
                        <w:sz w:val="18"/>
                        <w:szCs w:val="16"/>
                      </w:rPr>
                      <w:t>N/</w:t>
                    </w:r>
                  </w:ins>
                  <w:del w:id="13720" w:author="Rakesh Singhi" w:date="2015-03-25T15:48:00Z">
                    <w:r w:rsidR="00FC04AE" w:rsidRPr="00C875CE" w:rsidDel="00E62C73">
                      <w:rPr>
                        <w:rFonts w:asciiTheme="minorHAnsi" w:hAnsiTheme="minorHAnsi" w:cstheme="minorHAnsi"/>
                        <w:color w:val="000000"/>
                        <w:sz w:val="18"/>
                        <w:szCs w:val="16"/>
                      </w:rPr>
                      <w:delText>PRODUCT_PART_ID</w:delText>
                    </w:r>
                  </w:del>
                </w:p>
              </w:tc>
            </w:tr>
            <w:tr w:rsidR="00FC04AE" w:rsidRPr="00C875CE" w:rsidDel="00E62C73" w14:paraId="2ABC0213" w14:textId="1643F0DA" w:rsidTr="00FC04AE">
              <w:trPr>
                <w:del w:id="13721" w:author="Rakesh Singhi" w:date="2015-03-25T15:48:00Z"/>
              </w:trPr>
              <w:tc>
                <w:tcPr>
                  <w:tcW w:w="2119" w:type="dxa"/>
                  <w:tcBorders>
                    <w:top w:val="single" w:sz="4" w:space="0" w:color="auto"/>
                    <w:left w:val="single" w:sz="4" w:space="0" w:color="auto"/>
                    <w:bottom w:val="single" w:sz="4" w:space="0" w:color="auto"/>
                    <w:right w:val="single" w:sz="4" w:space="0" w:color="auto"/>
                  </w:tcBorders>
                  <w:shd w:val="clear" w:color="auto" w:fill="auto"/>
                </w:tcPr>
                <w:p w14:paraId="6BB8C720" w14:textId="6179BC91" w:rsidR="00FC04AE" w:rsidRPr="00C875CE" w:rsidDel="00E62C73" w:rsidRDefault="00FC04AE" w:rsidP="0029795D">
                  <w:pPr>
                    <w:rPr>
                      <w:del w:id="13722" w:author="Rakesh Singhi" w:date="2015-03-25T15:48:00Z"/>
                      <w:rFonts w:asciiTheme="minorHAnsi" w:hAnsiTheme="minorHAnsi" w:cstheme="minorHAnsi"/>
                      <w:color w:val="000000"/>
                      <w:sz w:val="18"/>
                      <w:szCs w:val="16"/>
                    </w:rPr>
                  </w:pPr>
                  <w:del w:id="13723" w:author="Rakesh Singhi" w:date="2015-03-25T15:48:00Z">
                    <w:r w:rsidRPr="00C875CE" w:rsidDel="00E62C73">
                      <w:rPr>
                        <w:rFonts w:asciiTheme="minorHAnsi" w:hAnsiTheme="minorHAnsi" w:cstheme="minorHAnsi"/>
                        <w:color w:val="000000"/>
                        <w:sz w:val="18"/>
                        <w:szCs w:val="16"/>
                      </w:rPr>
                      <w:delText>MD_INVOICE_NUMBER</w:delText>
                    </w:r>
                  </w:del>
                </w:p>
              </w:tc>
            </w:tr>
            <w:tr w:rsidR="00FC04AE" w:rsidRPr="00C875CE" w:rsidDel="00E62C73" w14:paraId="1A5E295B" w14:textId="6C5374AD" w:rsidTr="00FC04AE">
              <w:trPr>
                <w:del w:id="13724" w:author="Rakesh Singhi" w:date="2015-03-25T15:48:00Z"/>
              </w:trPr>
              <w:tc>
                <w:tcPr>
                  <w:tcW w:w="2119" w:type="dxa"/>
                  <w:tcBorders>
                    <w:top w:val="single" w:sz="4" w:space="0" w:color="auto"/>
                    <w:left w:val="single" w:sz="4" w:space="0" w:color="auto"/>
                    <w:bottom w:val="single" w:sz="4" w:space="0" w:color="auto"/>
                    <w:right w:val="single" w:sz="4" w:space="0" w:color="auto"/>
                  </w:tcBorders>
                  <w:shd w:val="clear" w:color="auto" w:fill="auto"/>
                </w:tcPr>
                <w:p w14:paraId="09A858AA" w14:textId="477B9D6F" w:rsidR="00FC04AE" w:rsidRPr="00C875CE" w:rsidDel="00E62C73" w:rsidRDefault="00FC04AE" w:rsidP="0029795D">
                  <w:pPr>
                    <w:rPr>
                      <w:del w:id="13725" w:author="Rakesh Singhi" w:date="2015-03-25T15:48:00Z"/>
                      <w:rFonts w:asciiTheme="minorHAnsi" w:hAnsiTheme="minorHAnsi" w:cstheme="minorHAnsi"/>
                      <w:color w:val="000000"/>
                      <w:sz w:val="18"/>
                      <w:szCs w:val="16"/>
                    </w:rPr>
                  </w:pPr>
                  <w:del w:id="13726" w:author="Rakesh Singhi" w:date="2015-03-25T15:48:00Z">
                    <w:r w:rsidRPr="00C875CE" w:rsidDel="00E62C73">
                      <w:rPr>
                        <w:rFonts w:asciiTheme="minorHAnsi" w:hAnsiTheme="minorHAnsi" w:cstheme="minorHAnsi"/>
                        <w:color w:val="000000"/>
                        <w:sz w:val="18"/>
                        <w:szCs w:val="16"/>
                      </w:rPr>
                      <w:delText>RESELLER_VAT_ID</w:delText>
                    </w:r>
                  </w:del>
                </w:p>
              </w:tc>
            </w:tr>
          </w:tbl>
          <w:p w14:paraId="2965595C" w14:textId="748B1D0D" w:rsidR="006C0FDE" w:rsidRDefault="00E62C73" w:rsidP="0029795D">
            <w:pPr>
              <w:rPr>
                <w:rFonts w:asciiTheme="minorHAnsi" w:hAnsiTheme="minorHAnsi" w:cstheme="minorHAnsi"/>
                <w:color w:val="000000"/>
                <w:sz w:val="18"/>
                <w:szCs w:val="16"/>
              </w:rPr>
            </w:pPr>
            <w:ins w:id="13727" w:author="Rakesh Singhi" w:date="2015-03-25T15:48:00Z">
              <w:r>
                <w:rPr>
                  <w:rFonts w:asciiTheme="minorHAnsi" w:hAnsiTheme="minorHAnsi" w:cstheme="minorHAnsi"/>
                  <w:color w:val="000000"/>
                  <w:sz w:val="18"/>
                  <w:szCs w:val="16"/>
                </w:rPr>
                <w:t>N/A : Insert Only</w:t>
              </w:r>
            </w:ins>
          </w:p>
          <w:p w14:paraId="3021D4F9" w14:textId="77777777" w:rsidR="006C0FDE" w:rsidRDefault="006C0FDE" w:rsidP="0029795D">
            <w:pPr>
              <w:rPr>
                <w:rFonts w:asciiTheme="minorHAnsi" w:hAnsiTheme="minorHAnsi" w:cstheme="minorHAnsi"/>
                <w:color w:val="000000"/>
                <w:sz w:val="18"/>
                <w:szCs w:val="16"/>
              </w:rPr>
            </w:pPr>
          </w:p>
        </w:tc>
      </w:tr>
    </w:tbl>
    <w:p w14:paraId="5A3A1DFA" w14:textId="77777777" w:rsidR="007A2E50" w:rsidRDefault="007A2E50" w:rsidP="00C92B80">
      <w:pPr>
        <w:rPr>
          <w:sz w:val="18"/>
        </w:rPr>
      </w:pPr>
    </w:p>
    <w:p w14:paraId="029CDD69" w14:textId="77777777" w:rsidR="001E1082" w:rsidRPr="007B220B" w:rsidRDefault="001E1082" w:rsidP="00C92B80">
      <w:pPr>
        <w:rPr>
          <w:sz w:val="18"/>
        </w:rPr>
      </w:pPr>
    </w:p>
    <w:p w14:paraId="56E6B399" w14:textId="6AF21647" w:rsidR="000D03BD" w:rsidRPr="007B220B" w:rsidRDefault="001A1914"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728" w:name="_Toc415065660"/>
      <w:r w:rsidRPr="001A1914">
        <w:rPr>
          <w:rFonts w:asciiTheme="minorHAnsi" w:hAnsiTheme="minorHAnsi" w:cstheme="minorHAnsi"/>
          <w:b/>
          <w:i/>
          <w:sz w:val="22"/>
          <w:szCs w:val="24"/>
          <w:lang w:val="en-GB"/>
        </w:rPr>
        <w:t>DMO_SELL_IN_OUT_METRICS_DRVD_F</w:t>
      </w:r>
      <w:bookmarkEnd w:id="13728"/>
    </w:p>
    <w:p w14:paraId="6B84E619" w14:textId="77777777" w:rsidR="000D03BD" w:rsidRDefault="000D03BD" w:rsidP="00C92B80">
      <w:pPr>
        <w:rPr>
          <w:sz w:val="18"/>
        </w:rPr>
      </w:pPr>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0"/>
        <w:gridCol w:w="2970"/>
        <w:gridCol w:w="2970"/>
      </w:tblGrid>
      <w:tr w:rsidR="001E1082" w:rsidRPr="00D30FA1" w14:paraId="287F3540" w14:textId="77777777" w:rsidTr="00CB1BF8">
        <w:tc>
          <w:tcPr>
            <w:tcW w:w="2970" w:type="dxa"/>
            <w:tcBorders>
              <w:top w:val="single" w:sz="4" w:space="0" w:color="auto"/>
              <w:left w:val="single" w:sz="4" w:space="0" w:color="auto"/>
              <w:bottom w:val="single" w:sz="4" w:space="0" w:color="auto"/>
              <w:right w:val="single" w:sz="4" w:space="0" w:color="auto"/>
            </w:tcBorders>
            <w:shd w:val="clear" w:color="auto" w:fill="F4B8AE"/>
          </w:tcPr>
          <w:p w14:paraId="647C450A" w14:textId="644D8CCA" w:rsidR="001E1082" w:rsidRPr="00D30FA1" w:rsidRDefault="001A1914" w:rsidP="00B82D36">
            <w:pPr>
              <w:rPr>
                <w:rFonts w:asciiTheme="minorHAnsi" w:hAnsiTheme="minorHAnsi" w:cstheme="minorHAnsi"/>
                <w:sz w:val="16"/>
                <w:szCs w:val="16"/>
              </w:rPr>
            </w:pPr>
            <w:r>
              <w:rPr>
                <w:rFonts w:asciiTheme="minorHAnsi" w:hAnsiTheme="minorHAnsi" w:cstheme="minorHAnsi"/>
                <w:color w:val="000000"/>
                <w:sz w:val="16"/>
              </w:rPr>
              <w:t>DMO_</w:t>
            </w:r>
            <w:r w:rsidR="001E1082" w:rsidRPr="001E1082">
              <w:rPr>
                <w:rFonts w:asciiTheme="minorHAnsi" w:hAnsiTheme="minorHAnsi" w:cstheme="minorHAnsi"/>
                <w:color w:val="000000"/>
                <w:sz w:val="16"/>
              </w:rPr>
              <w:t>SELL_IN_OUT_METRICS_D</w:t>
            </w:r>
            <w:r>
              <w:rPr>
                <w:rFonts w:asciiTheme="minorHAnsi" w:hAnsiTheme="minorHAnsi" w:cstheme="minorHAnsi"/>
                <w:color w:val="000000"/>
                <w:sz w:val="16"/>
              </w:rPr>
              <w:t>RV</w:t>
            </w:r>
            <w:r w:rsidR="001E1082" w:rsidRPr="001E1082">
              <w:rPr>
                <w:rFonts w:asciiTheme="minorHAnsi" w:hAnsiTheme="minorHAnsi" w:cstheme="minorHAnsi"/>
                <w:color w:val="000000"/>
                <w:sz w:val="16"/>
              </w:rPr>
              <w:t xml:space="preserve">D_F </w:t>
            </w:r>
            <w:r w:rsidR="001E1082">
              <w:rPr>
                <w:rFonts w:asciiTheme="minorHAnsi" w:hAnsiTheme="minorHAnsi" w:cstheme="minorHAnsi"/>
                <w:sz w:val="16"/>
                <w:szCs w:val="16"/>
              </w:rPr>
              <w:t>(Target)</w:t>
            </w:r>
          </w:p>
        </w:tc>
        <w:tc>
          <w:tcPr>
            <w:tcW w:w="2970" w:type="dxa"/>
            <w:tcBorders>
              <w:top w:val="single" w:sz="4" w:space="0" w:color="auto"/>
              <w:left w:val="single" w:sz="4" w:space="0" w:color="auto"/>
              <w:bottom w:val="single" w:sz="4" w:space="0" w:color="auto"/>
              <w:right w:val="single" w:sz="4" w:space="0" w:color="auto"/>
            </w:tcBorders>
            <w:shd w:val="clear" w:color="auto" w:fill="F4B8AE"/>
          </w:tcPr>
          <w:p w14:paraId="0E71897F" w14:textId="77777777" w:rsidR="001E1082" w:rsidRDefault="001E1082" w:rsidP="00B82D36">
            <w:pPr>
              <w:rPr>
                <w:rFonts w:asciiTheme="minorHAnsi" w:hAnsiTheme="minorHAnsi" w:cstheme="minorHAnsi"/>
                <w:sz w:val="16"/>
                <w:szCs w:val="16"/>
              </w:rPr>
            </w:pPr>
            <w:r>
              <w:rPr>
                <w:rFonts w:asciiTheme="minorHAnsi" w:hAnsiTheme="minorHAnsi" w:cstheme="minorHAnsi"/>
                <w:color w:val="000000"/>
                <w:sz w:val="16"/>
              </w:rPr>
              <w:t>SELL_IN_METRICS_BASE_F</w:t>
            </w:r>
          </w:p>
          <w:p w14:paraId="34B48017" w14:textId="77777777" w:rsidR="001E1082" w:rsidRPr="00D30FA1" w:rsidRDefault="001E1082" w:rsidP="00B82D36">
            <w:pPr>
              <w:rPr>
                <w:rFonts w:asciiTheme="minorHAnsi" w:hAnsiTheme="minorHAnsi" w:cstheme="minorHAnsi"/>
                <w:sz w:val="16"/>
                <w:szCs w:val="16"/>
              </w:rPr>
            </w:pPr>
            <w:r>
              <w:rPr>
                <w:rFonts w:asciiTheme="minorHAnsi" w:hAnsiTheme="minorHAnsi" w:cstheme="minorHAnsi"/>
                <w:sz w:val="16"/>
                <w:szCs w:val="16"/>
              </w:rPr>
              <w:t>(Source)</w:t>
            </w:r>
          </w:p>
        </w:tc>
        <w:tc>
          <w:tcPr>
            <w:tcW w:w="2970" w:type="dxa"/>
            <w:tcBorders>
              <w:top w:val="single" w:sz="4" w:space="0" w:color="auto"/>
              <w:left w:val="single" w:sz="4" w:space="0" w:color="auto"/>
              <w:bottom w:val="single" w:sz="4" w:space="0" w:color="auto"/>
              <w:right w:val="single" w:sz="4" w:space="0" w:color="auto"/>
            </w:tcBorders>
            <w:shd w:val="clear" w:color="auto" w:fill="F4B8AE"/>
          </w:tcPr>
          <w:p w14:paraId="0BA2B99E" w14:textId="77777777" w:rsidR="001E1082" w:rsidRDefault="001E1082" w:rsidP="001E1082">
            <w:pPr>
              <w:rPr>
                <w:rFonts w:asciiTheme="minorHAnsi" w:hAnsiTheme="minorHAnsi" w:cstheme="minorHAnsi"/>
                <w:sz w:val="16"/>
                <w:szCs w:val="16"/>
              </w:rPr>
            </w:pPr>
            <w:r>
              <w:rPr>
                <w:rFonts w:asciiTheme="minorHAnsi" w:hAnsiTheme="minorHAnsi" w:cstheme="minorHAnsi"/>
                <w:color w:val="000000"/>
                <w:sz w:val="16"/>
              </w:rPr>
              <w:t>SELL_OUT_METRICS_BASE_F</w:t>
            </w:r>
          </w:p>
          <w:p w14:paraId="7CB78BE8" w14:textId="77777777" w:rsidR="001E1082" w:rsidRPr="00D30FA1" w:rsidRDefault="001E1082" w:rsidP="001E1082">
            <w:pPr>
              <w:rPr>
                <w:rFonts w:asciiTheme="minorHAnsi" w:hAnsiTheme="minorHAnsi" w:cstheme="minorHAnsi"/>
                <w:sz w:val="16"/>
                <w:szCs w:val="16"/>
              </w:rPr>
            </w:pPr>
            <w:r>
              <w:rPr>
                <w:rFonts w:asciiTheme="minorHAnsi" w:hAnsiTheme="minorHAnsi" w:cstheme="minorHAnsi"/>
                <w:sz w:val="16"/>
                <w:szCs w:val="16"/>
              </w:rPr>
              <w:t>(Source)</w:t>
            </w:r>
          </w:p>
        </w:tc>
      </w:tr>
      <w:tr w:rsidR="00B079AD" w14:paraId="49CDC307" w14:textId="77777777" w:rsidTr="00CB1BF8">
        <w:tc>
          <w:tcPr>
            <w:tcW w:w="2970" w:type="dxa"/>
            <w:tcBorders>
              <w:top w:val="single" w:sz="4" w:space="0" w:color="auto"/>
              <w:left w:val="single" w:sz="4" w:space="0" w:color="auto"/>
              <w:bottom w:val="single" w:sz="4" w:space="0" w:color="auto"/>
              <w:right w:val="single" w:sz="4" w:space="0" w:color="auto"/>
            </w:tcBorders>
            <w:shd w:val="clear" w:color="auto" w:fill="auto"/>
          </w:tcPr>
          <w:p w14:paraId="332A965E" w14:textId="77777777" w:rsidR="00B079AD" w:rsidRPr="00EF778D" w:rsidRDefault="00B079AD"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PRODUCT_PART_ID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03D75DE2" w14:textId="77777777" w:rsidR="00B079AD" w:rsidRPr="00EF778D" w:rsidRDefault="00B079AD"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PRODUCT_PART_ID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78395062" w14:textId="77777777" w:rsidR="00B079AD" w:rsidRPr="00EF778D" w:rsidRDefault="00B079AD"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PRODUCT_PART_ID</w:t>
            </w:r>
          </w:p>
        </w:tc>
      </w:tr>
      <w:tr w:rsidR="00B079AD" w14:paraId="7DDC54E3" w14:textId="77777777" w:rsidTr="00CB1BF8">
        <w:tc>
          <w:tcPr>
            <w:tcW w:w="2970" w:type="dxa"/>
            <w:tcBorders>
              <w:top w:val="single" w:sz="4" w:space="0" w:color="auto"/>
              <w:left w:val="single" w:sz="4" w:space="0" w:color="auto"/>
              <w:bottom w:val="single" w:sz="4" w:space="0" w:color="auto"/>
              <w:right w:val="single" w:sz="4" w:space="0" w:color="auto"/>
            </w:tcBorders>
            <w:shd w:val="clear" w:color="auto" w:fill="auto"/>
          </w:tcPr>
          <w:p w14:paraId="75BFAE18" w14:textId="77777777" w:rsidR="00B079AD" w:rsidRPr="00EF778D" w:rsidRDefault="00B079AD"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PARTNER_ID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5586C4A8" w14:textId="77777777" w:rsidR="00B079AD" w:rsidRPr="00EF778D" w:rsidRDefault="00B079AD"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PARTNER_ID</w:t>
            </w:r>
          </w:p>
        </w:tc>
        <w:tc>
          <w:tcPr>
            <w:tcW w:w="2970" w:type="dxa"/>
            <w:tcBorders>
              <w:top w:val="single" w:sz="4" w:space="0" w:color="auto"/>
              <w:left w:val="single" w:sz="4" w:space="0" w:color="auto"/>
              <w:bottom w:val="single" w:sz="4" w:space="0" w:color="auto"/>
              <w:right w:val="single" w:sz="4" w:space="0" w:color="auto"/>
            </w:tcBorders>
          </w:tcPr>
          <w:p w14:paraId="2E333746" w14:textId="42B172A3" w:rsidR="00B079AD" w:rsidRPr="00EF778D" w:rsidRDefault="00E62C73" w:rsidP="00B82D36">
            <w:pPr>
              <w:rPr>
                <w:rFonts w:asciiTheme="minorHAnsi" w:hAnsiTheme="minorHAnsi" w:cstheme="minorHAnsi"/>
                <w:color w:val="000000"/>
                <w:sz w:val="18"/>
                <w:szCs w:val="16"/>
              </w:rPr>
            </w:pPr>
            <w:ins w:id="13729" w:author="Rakesh Singhi" w:date="2015-03-25T15:50:00Z">
              <w:r>
                <w:rPr>
                  <w:rFonts w:asciiTheme="minorHAnsi" w:hAnsiTheme="minorHAnsi" w:cstheme="minorHAnsi"/>
                  <w:color w:val="000000"/>
                  <w:sz w:val="18"/>
                  <w:szCs w:val="16"/>
                </w:rPr>
                <w:t>MD_</w:t>
              </w:r>
            </w:ins>
            <w:r w:rsidR="00B079AD" w:rsidRPr="00EF778D">
              <w:rPr>
                <w:rFonts w:asciiTheme="minorHAnsi" w:hAnsiTheme="minorHAnsi" w:cstheme="minorHAnsi"/>
                <w:color w:val="000000"/>
                <w:sz w:val="18"/>
                <w:szCs w:val="16"/>
              </w:rPr>
              <w:t>PARTNER_ID</w:t>
            </w:r>
          </w:p>
        </w:tc>
      </w:tr>
      <w:tr w:rsidR="00B079AD" w14:paraId="3FB117D6" w14:textId="77777777" w:rsidTr="00CB1BF8">
        <w:tc>
          <w:tcPr>
            <w:tcW w:w="2970" w:type="dxa"/>
            <w:tcBorders>
              <w:top w:val="single" w:sz="4" w:space="0" w:color="auto"/>
              <w:left w:val="single" w:sz="4" w:space="0" w:color="auto"/>
              <w:bottom w:val="single" w:sz="4" w:space="0" w:color="auto"/>
              <w:right w:val="single" w:sz="4" w:space="0" w:color="auto"/>
            </w:tcBorders>
            <w:shd w:val="clear" w:color="auto" w:fill="auto"/>
          </w:tcPr>
          <w:p w14:paraId="08B18E37" w14:textId="77777777" w:rsidR="00B079AD" w:rsidRPr="00EF778D" w:rsidRDefault="00B079AD"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EFFECTIVE_DATE</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1EA9904D" w14:textId="77777777" w:rsidR="00B079AD" w:rsidRPr="00C875CE" w:rsidRDefault="00B079AD" w:rsidP="00B82D36">
            <w:pPr>
              <w:rPr>
                <w:rFonts w:asciiTheme="minorHAnsi" w:hAnsiTheme="minorHAnsi" w:cstheme="minorHAnsi"/>
                <w:color w:val="000000"/>
                <w:sz w:val="18"/>
                <w:szCs w:val="16"/>
              </w:rPr>
            </w:pPr>
            <w:r>
              <w:rPr>
                <w:rFonts w:asciiTheme="minorHAnsi" w:hAnsiTheme="minorHAnsi" w:cstheme="minorHAnsi"/>
                <w:color w:val="000000"/>
                <w:sz w:val="18"/>
                <w:szCs w:val="16"/>
              </w:rPr>
              <w:t xml:space="preserve">INVOICE_DATE trunc to first day of </w:t>
            </w:r>
            <w:r>
              <w:rPr>
                <w:rFonts w:asciiTheme="minorHAnsi" w:hAnsiTheme="minorHAnsi" w:cstheme="minorHAnsi"/>
                <w:color w:val="000000"/>
                <w:sz w:val="18"/>
                <w:szCs w:val="16"/>
              </w:rPr>
              <w:lastRenderedPageBreak/>
              <w:t>month.</w:t>
            </w:r>
          </w:p>
        </w:tc>
        <w:tc>
          <w:tcPr>
            <w:tcW w:w="2970" w:type="dxa"/>
            <w:tcBorders>
              <w:top w:val="single" w:sz="4" w:space="0" w:color="auto"/>
              <w:left w:val="single" w:sz="4" w:space="0" w:color="auto"/>
              <w:bottom w:val="single" w:sz="4" w:space="0" w:color="auto"/>
              <w:right w:val="single" w:sz="4" w:space="0" w:color="auto"/>
            </w:tcBorders>
          </w:tcPr>
          <w:p w14:paraId="6A1195EA" w14:textId="2C87AD9C" w:rsidR="00B079AD" w:rsidRPr="00C875CE" w:rsidRDefault="00E62C73" w:rsidP="00B82D36">
            <w:pPr>
              <w:rPr>
                <w:rFonts w:asciiTheme="minorHAnsi" w:hAnsiTheme="minorHAnsi" w:cstheme="minorHAnsi"/>
                <w:color w:val="000000"/>
                <w:sz w:val="18"/>
                <w:szCs w:val="16"/>
              </w:rPr>
            </w:pPr>
            <w:ins w:id="13730" w:author="Rakesh Singhi" w:date="2015-03-25T15:50:00Z">
              <w:r>
                <w:rPr>
                  <w:rFonts w:asciiTheme="minorHAnsi" w:hAnsiTheme="minorHAnsi" w:cstheme="minorHAnsi"/>
                  <w:color w:val="000000"/>
                  <w:sz w:val="18"/>
                  <w:szCs w:val="16"/>
                </w:rPr>
                <w:lastRenderedPageBreak/>
                <w:t>MD_</w:t>
              </w:r>
            </w:ins>
            <w:r w:rsidR="00B079AD">
              <w:rPr>
                <w:rFonts w:asciiTheme="minorHAnsi" w:hAnsiTheme="minorHAnsi" w:cstheme="minorHAnsi"/>
                <w:color w:val="000000"/>
                <w:sz w:val="18"/>
                <w:szCs w:val="16"/>
              </w:rPr>
              <w:t xml:space="preserve">INVOICE_DATE trunc to first day </w:t>
            </w:r>
            <w:r w:rsidR="00B079AD">
              <w:rPr>
                <w:rFonts w:asciiTheme="minorHAnsi" w:hAnsiTheme="minorHAnsi" w:cstheme="minorHAnsi"/>
                <w:color w:val="000000"/>
                <w:sz w:val="18"/>
                <w:szCs w:val="16"/>
              </w:rPr>
              <w:lastRenderedPageBreak/>
              <w:t>of month.</w:t>
            </w:r>
          </w:p>
        </w:tc>
      </w:tr>
      <w:tr w:rsidR="00B079AD" w:rsidRPr="004939B5" w14:paraId="3FC9E4E6"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07EC40D1" w14:textId="77777777" w:rsidR="00B079AD" w:rsidRPr="00EF778D" w:rsidRDefault="00B079AD"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lastRenderedPageBreak/>
              <w:t>PRODUCT_DESCRIPTION</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0D7F3DC3" w14:textId="2A4AFF48" w:rsidR="00B079AD" w:rsidRPr="00C875CE" w:rsidRDefault="00B079AD" w:rsidP="00B82D36">
            <w:pPr>
              <w:rPr>
                <w:rFonts w:asciiTheme="minorHAnsi" w:hAnsiTheme="minorHAnsi" w:cstheme="minorHAnsi"/>
                <w:color w:val="000000"/>
                <w:sz w:val="18"/>
                <w:szCs w:val="16"/>
              </w:rPr>
            </w:pPr>
            <w:del w:id="13731" w:author="Rakesh Singhi" w:date="2015-03-25T15:56:00Z">
              <w:r w:rsidRPr="00EF778D" w:rsidDel="00E62C73">
                <w:rPr>
                  <w:rFonts w:asciiTheme="minorHAnsi" w:hAnsiTheme="minorHAnsi" w:cstheme="minorHAnsi"/>
                  <w:color w:val="000000"/>
                  <w:sz w:val="18"/>
                  <w:szCs w:val="16"/>
                </w:rPr>
                <w:delText>PRODUCT_DESCRIPTION</w:delText>
              </w:r>
            </w:del>
            <w:ins w:id="13732" w:author="Rakesh Singhi" w:date="2015-03-25T15:56:00Z">
              <w:r w:rsidR="00E62C73">
                <w:rPr>
                  <w:rFonts w:asciiTheme="minorHAnsi" w:hAnsiTheme="minorHAnsi" w:cstheme="minorHAnsi"/>
                  <w:color w:val="000000"/>
                  <w:sz w:val="18"/>
                  <w:szCs w:val="16"/>
                </w:rPr>
                <w:t>DERIVED FROM DMODM.DMO_PRODUCT_CATATLOG_D using PRODUCT_PART_ID</w:t>
              </w:r>
            </w:ins>
          </w:p>
        </w:tc>
        <w:tc>
          <w:tcPr>
            <w:tcW w:w="2970" w:type="dxa"/>
            <w:tcBorders>
              <w:top w:val="single" w:sz="4" w:space="0" w:color="auto"/>
              <w:left w:val="single" w:sz="4" w:space="0" w:color="auto"/>
              <w:bottom w:val="single" w:sz="4" w:space="0" w:color="auto"/>
              <w:right w:val="single" w:sz="4" w:space="0" w:color="auto"/>
            </w:tcBorders>
          </w:tcPr>
          <w:p w14:paraId="65711F47" w14:textId="60B25B45" w:rsidR="00B079AD" w:rsidRPr="00C875CE" w:rsidRDefault="00E62C73" w:rsidP="00B82D36">
            <w:pPr>
              <w:rPr>
                <w:rFonts w:asciiTheme="minorHAnsi" w:hAnsiTheme="minorHAnsi" w:cstheme="minorHAnsi"/>
                <w:color w:val="000000"/>
                <w:sz w:val="18"/>
                <w:szCs w:val="16"/>
              </w:rPr>
            </w:pPr>
            <w:ins w:id="13733" w:author="Rakesh Singhi" w:date="2015-03-25T15:56:00Z">
              <w:r>
                <w:rPr>
                  <w:rFonts w:asciiTheme="minorHAnsi" w:hAnsiTheme="minorHAnsi" w:cstheme="minorHAnsi"/>
                  <w:color w:val="000000"/>
                  <w:sz w:val="18"/>
                  <w:szCs w:val="16"/>
                </w:rPr>
                <w:t>DERIVED FROM DMODM.DMO_PRODUCT_CATATLOG_D using PRODUCT_PART_ID</w:t>
              </w:r>
            </w:ins>
            <w:del w:id="13734" w:author="Rakesh Singhi" w:date="2015-03-25T15:56:00Z">
              <w:r w:rsidR="00B079AD" w:rsidRPr="00EF778D" w:rsidDel="00E62C73">
                <w:rPr>
                  <w:rFonts w:asciiTheme="minorHAnsi" w:hAnsiTheme="minorHAnsi" w:cstheme="minorHAnsi"/>
                  <w:color w:val="000000"/>
                  <w:sz w:val="18"/>
                  <w:szCs w:val="16"/>
                </w:rPr>
                <w:delText>PRODUCT_DESCRIPTION</w:delText>
              </w:r>
            </w:del>
          </w:p>
        </w:tc>
      </w:tr>
      <w:tr w:rsidR="00B079AD" w:rsidRPr="004939B5" w:rsidDel="00E62C73" w14:paraId="7DE2EF8C" w14:textId="1F0CA20C" w:rsidTr="00CB1BF8">
        <w:trPr>
          <w:trHeight w:val="70"/>
          <w:del w:id="13735" w:author="Rakesh Singhi" w:date="2015-03-25T15:49:00Z"/>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3F5F19EE" w14:textId="374622DC" w:rsidR="00B079AD" w:rsidRPr="00EF778D" w:rsidDel="00E62C73" w:rsidRDefault="00B079AD" w:rsidP="00B82D36">
            <w:pPr>
              <w:rPr>
                <w:del w:id="13736" w:author="Rakesh Singhi" w:date="2015-03-25T15:49:00Z"/>
                <w:rFonts w:asciiTheme="minorHAnsi" w:hAnsiTheme="minorHAnsi" w:cstheme="minorHAnsi"/>
                <w:color w:val="000000"/>
                <w:sz w:val="18"/>
                <w:szCs w:val="16"/>
              </w:rPr>
            </w:pPr>
            <w:del w:id="13737" w:author="Rakesh Singhi" w:date="2015-03-25T15:49:00Z">
              <w:r w:rsidRPr="00EF778D" w:rsidDel="00E62C73">
                <w:rPr>
                  <w:rFonts w:asciiTheme="minorHAnsi" w:hAnsiTheme="minorHAnsi" w:cstheme="minorHAnsi"/>
                  <w:color w:val="000000"/>
                  <w:sz w:val="18"/>
                  <w:szCs w:val="16"/>
                </w:rPr>
                <w:delText>ORDER_TYPE</w:delText>
              </w:r>
            </w:del>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E729927" w14:textId="51C9377A" w:rsidR="00B079AD" w:rsidRPr="00C875CE" w:rsidDel="00E62C73" w:rsidRDefault="00B079AD" w:rsidP="00B82D36">
            <w:pPr>
              <w:rPr>
                <w:del w:id="13738" w:author="Rakesh Singhi" w:date="2015-03-25T15:49:00Z"/>
                <w:rFonts w:asciiTheme="minorHAnsi" w:hAnsiTheme="minorHAnsi" w:cstheme="minorHAnsi"/>
                <w:color w:val="000000"/>
                <w:sz w:val="18"/>
                <w:szCs w:val="16"/>
              </w:rPr>
            </w:pPr>
            <w:del w:id="13739" w:author="Rakesh Singhi" w:date="2015-03-25T15:49:00Z">
              <w:r w:rsidRPr="00EF778D" w:rsidDel="00E62C73">
                <w:rPr>
                  <w:rFonts w:asciiTheme="minorHAnsi" w:hAnsiTheme="minorHAnsi" w:cstheme="minorHAnsi"/>
                  <w:color w:val="000000"/>
                  <w:sz w:val="18"/>
                  <w:szCs w:val="16"/>
                </w:rPr>
                <w:delText>ORDER_TYPE</w:delText>
              </w:r>
            </w:del>
          </w:p>
        </w:tc>
        <w:tc>
          <w:tcPr>
            <w:tcW w:w="2970" w:type="dxa"/>
            <w:tcBorders>
              <w:top w:val="single" w:sz="4" w:space="0" w:color="auto"/>
              <w:left w:val="single" w:sz="4" w:space="0" w:color="auto"/>
              <w:bottom w:val="single" w:sz="4" w:space="0" w:color="auto"/>
              <w:right w:val="single" w:sz="4" w:space="0" w:color="auto"/>
            </w:tcBorders>
          </w:tcPr>
          <w:p w14:paraId="4D6A30E7" w14:textId="65699882" w:rsidR="00B079AD" w:rsidRPr="00C875CE" w:rsidDel="00E62C73" w:rsidRDefault="00B079AD" w:rsidP="00B82D36">
            <w:pPr>
              <w:rPr>
                <w:del w:id="13740" w:author="Rakesh Singhi" w:date="2015-03-25T15:49:00Z"/>
                <w:rFonts w:asciiTheme="minorHAnsi" w:hAnsiTheme="minorHAnsi" w:cstheme="minorHAnsi"/>
                <w:color w:val="000000"/>
                <w:sz w:val="18"/>
                <w:szCs w:val="16"/>
              </w:rPr>
            </w:pPr>
            <w:del w:id="13741" w:author="Rakesh Singhi" w:date="2015-03-25T15:49:00Z">
              <w:r w:rsidRPr="00EF778D" w:rsidDel="00E62C73">
                <w:rPr>
                  <w:rFonts w:asciiTheme="minorHAnsi" w:hAnsiTheme="minorHAnsi" w:cstheme="minorHAnsi"/>
                  <w:color w:val="000000"/>
                  <w:sz w:val="18"/>
                  <w:szCs w:val="16"/>
                </w:rPr>
                <w:delText>ORDER_TYPE</w:delText>
              </w:r>
            </w:del>
          </w:p>
        </w:tc>
      </w:tr>
      <w:tr w:rsidR="00B079AD" w:rsidRPr="004939B5" w14:paraId="48F6E43D"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060CC1B4" w14:textId="77777777" w:rsidR="00B079AD" w:rsidRPr="00EF778D" w:rsidRDefault="00B079AD"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SELL_IN_QUANTITY</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26FC2F9" w14:textId="77777777" w:rsidR="00B079AD" w:rsidRPr="00C875CE" w:rsidRDefault="003C6CD3" w:rsidP="00B82D36">
            <w:pPr>
              <w:rPr>
                <w:rFonts w:asciiTheme="minorHAnsi" w:hAnsiTheme="minorHAnsi" w:cstheme="minorHAnsi"/>
                <w:color w:val="000000"/>
                <w:sz w:val="18"/>
                <w:szCs w:val="16"/>
              </w:rPr>
            </w:pPr>
            <w:r>
              <w:rPr>
                <w:rFonts w:asciiTheme="minorHAnsi" w:hAnsiTheme="minorHAnsi" w:cstheme="minorHAnsi"/>
                <w:color w:val="000000"/>
                <w:sz w:val="18"/>
                <w:szCs w:val="16"/>
              </w:rPr>
              <w:t>SUM(</w:t>
            </w:r>
            <w:r w:rsidR="00653080" w:rsidRPr="00FD07EC">
              <w:rPr>
                <w:rFonts w:asciiTheme="minorHAnsi" w:hAnsiTheme="minorHAnsi" w:cstheme="minorHAnsi"/>
                <w:color w:val="000000"/>
                <w:sz w:val="18"/>
                <w:szCs w:val="16"/>
              </w:rPr>
              <w:t>QUANTITY</w:t>
            </w:r>
            <w:r>
              <w:rPr>
                <w:rFonts w:asciiTheme="minorHAnsi" w:hAnsiTheme="minorHAnsi" w:cstheme="minorHAnsi"/>
                <w:color w:val="000000"/>
                <w:sz w:val="18"/>
                <w:szCs w:val="16"/>
              </w:rPr>
              <w:t>)</w:t>
            </w:r>
          </w:p>
        </w:tc>
        <w:tc>
          <w:tcPr>
            <w:tcW w:w="2970" w:type="dxa"/>
            <w:tcBorders>
              <w:top w:val="single" w:sz="4" w:space="0" w:color="auto"/>
              <w:left w:val="single" w:sz="4" w:space="0" w:color="auto"/>
              <w:bottom w:val="single" w:sz="4" w:space="0" w:color="auto"/>
              <w:right w:val="single" w:sz="4" w:space="0" w:color="auto"/>
            </w:tcBorders>
          </w:tcPr>
          <w:p w14:paraId="0497A739" w14:textId="77777777" w:rsidR="00B079AD" w:rsidRPr="004939B5" w:rsidRDefault="00B079AD" w:rsidP="00B82D36">
            <w:pPr>
              <w:rPr>
                <w:rFonts w:asciiTheme="minorHAnsi" w:hAnsiTheme="minorHAnsi" w:cstheme="minorHAnsi"/>
                <w:color w:val="000000"/>
                <w:sz w:val="18"/>
                <w:szCs w:val="16"/>
              </w:rPr>
            </w:pPr>
          </w:p>
        </w:tc>
      </w:tr>
      <w:tr w:rsidR="00445A56" w:rsidRPr="004939B5" w14:paraId="79A310B6"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429ECA48"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SELL_IN_SALE_PRICE</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60C308FE" w14:textId="57CBF208" w:rsidR="00445A56" w:rsidRPr="004939B5" w:rsidRDefault="00ED298D" w:rsidP="00B82D36">
            <w:pPr>
              <w:rPr>
                <w:rFonts w:asciiTheme="minorHAnsi" w:hAnsiTheme="minorHAnsi" w:cstheme="minorHAnsi"/>
                <w:color w:val="000000"/>
                <w:sz w:val="18"/>
                <w:szCs w:val="16"/>
              </w:rPr>
            </w:pPr>
            <w:r w:rsidRPr="00ED298D">
              <w:rPr>
                <w:rFonts w:asciiTheme="minorHAnsi" w:hAnsiTheme="minorHAnsi" w:cstheme="minorHAnsi"/>
                <w:color w:val="000000"/>
                <w:sz w:val="18"/>
                <w:szCs w:val="16"/>
              </w:rPr>
              <w:t>AVG(SALE_PRICE), GROUP BY PRODUCT_PART_ID, PARTNER_ID</w:t>
            </w:r>
          </w:p>
        </w:tc>
        <w:tc>
          <w:tcPr>
            <w:tcW w:w="2970" w:type="dxa"/>
            <w:tcBorders>
              <w:top w:val="single" w:sz="4" w:space="0" w:color="auto"/>
              <w:left w:val="single" w:sz="4" w:space="0" w:color="auto"/>
              <w:bottom w:val="single" w:sz="4" w:space="0" w:color="auto"/>
              <w:right w:val="single" w:sz="4" w:space="0" w:color="auto"/>
            </w:tcBorders>
          </w:tcPr>
          <w:p w14:paraId="353CD423" w14:textId="77777777" w:rsidR="00445A56" w:rsidRPr="004939B5" w:rsidRDefault="00445A56" w:rsidP="00B82D36">
            <w:pPr>
              <w:rPr>
                <w:rFonts w:asciiTheme="minorHAnsi" w:hAnsiTheme="minorHAnsi" w:cstheme="minorHAnsi"/>
                <w:color w:val="000000"/>
                <w:sz w:val="18"/>
                <w:szCs w:val="16"/>
              </w:rPr>
            </w:pPr>
          </w:p>
        </w:tc>
      </w:tr>
      <w:tr w:rsidR="00445A56" w:rsidRPr="004939B5" w14:paraId="2079B433"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7FC519B0" w14:textId="4610F433" w:rsidR="00445A56" w:rsidRPr="00EF778D" w:rsidRDefault="00445A56" w:rsidP="00ED298D">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w:t>
            </w:r>
            <w:r w:rsidR="00ED298D">
              <w:rPr>
                <w:rFonts w:asciiTheme="minorHAnsi" w:hAnsiTheme="minorHAnsi" w:cstheme="minorHAnsi"/>
                <w:color w:val="000000"/>
                <w:sz w:val="18"/>
                <w:szCs w:val="16"/>
              </w:rPr>
              <w:t>COST</w:t>
            </w:r>
            <w:r>
              <w:rPr>
                <w:rFonts w:asciiTheme="minorHAnsi" w:hAnsiTheme="minorHAnsi" w:cstheme="minorHAnsi"/>
                <w:color w:val="000000"/>
                <w:sz w:val="18"/>
                <w:szCs w:val="16"/>
              </w:rPr>
              <w:t>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77773A4" w14:textId="0D783B8F" w:rsidR="00445A56" w:rsidRPr="004939B5" w:rsidRDefault="00ED298D" w:rsidP="00B82D36">
            <w:pPr>
              <w:rPr>
                <w:rFonts w:asciiTheme="minorHAnsi" w:hAnsiTheme="minorHAnsi" w:cstheme="minorHAnsi"/>
                <w:color w:val="000000"/>
                <w:sz w:val="18"/>
                <w:szCs w:val="16"/>
              </w:rPr>
            </w:pPr>
            <w:r w:rsidRPr="00ED298D">
              <w:rPr>
                <w:rFonts w:asciiTheme="minorHAnsi" w:hAnsiTheme="minorHAnsi" w:cstheme="minorHAnsi"/>
                <w:color w:val="000000"/>
                <w:sz w:val="18"/>
                <w:szCs w:val="16"/>
              </w:rPr>
              <w:t>(REVENUE/QUANTITY), GROUP BY PARTNER_ID,PRODUCT_PART_ID</w:t>
            </w:r>
          </w:p>
        </w:tc>
        <w:tc>
          <w:tcPr>
            <w:tcW w:w="2970" w:type="dxa"/>
            <w:tcBorders>
              <w:top w:val="single" w:sz="4" w:space="0" w:color="auto"/>
              <w:left w:val="single" w:sz="4" w:space="0" w:color="auto"/>
              <w:bottom w:val="single" w:sz="4" w:space="0" w:color="auto"/>
              <w:right w:val="single" w:sz="4" w:space="0" w:color="auto"/>
            </w:tcBorders>
          </w:tcPr>
          <w:p w14:paraId="4C9C3A69" w14:textId="77777777" w:rsidR="00445A56" w:rsidRPr="004939B5" w:rsidRDefault="00445A56" w:rsidP="00B82D36">
            <w:pPr>
              <w:rPr>
                <w:rFonts w:asciiTheme="minorHAnsi" w:hAnsiTheme="minorHAnsi" w:cstheme="minorHAnsi"/>
                <w:color w:val="000000"/>
                <w:sz w:val="18"/>
                <w:szCs w:val="16"/>
              </w:rPr>
            </w:pPr>
          </w:p>
        </w:tc>
      </w:tr>
      <w:tr w:rsidR="00445A56" w:rsidRPr="004939B5" w14:paraId="6C25F893"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7802CB23" w14:textId="58919E6F" w:rsidR="00445A56" w:rsidRPr="00EF778D" w:rsidRDefault="00445A56" w:rsidP="00ED298D">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w:t>
            </w:r>
            <w:r w:rsidR="00ED298D">
              <w:rPr>
                <w:rFonts w:asciiTheme="minorHAnsi" w:hAnsiTheme="minorHAnsi" w:cstheme="minorHAnsi"/>
                <w:color w:val="000000"/>
                <w:sz w:val="18"/>
                <w:szCs w:val="16"/>
              </w:rPr>
              <w:t>COST</w:t>
            </w:r>
            <w:r>
              <w:rPr>
                <w:rFonts w:asciiTheme="minorHAnsi" w:hAnsiTheme="minorHAnsi" w:cstheme="minorHAnsi"/>
                <w:color w:val="000000"/>
                <w:sz w:val="18"/>
                <w:szCs w:val="16"/>
              </w:rPr>
              <w:t>_</w:t>
            </w:r>
            <w:r w:rsidRPr="00EF778D">
              <w:rPr>
                <w:rFonts w:asciiTheme="minorHAnsi" w:hAnsiTheme="minorHAnsi" w:cstheme="minorHAnsi"/>
                <w:color w:val="000000"/>
                <w:sz w:val="18"/>
                <w:szCs w:val="16"/>
              </w:rPr>
              <w:t>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1E37E9EA" w14:textId="6577FF15" w:rsidR="00445A56" w:rsidRPr="004939B5" w:rsidRDefault="00ED298D" w:rsidP="00ED298D">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(COST_</w:t>
            </w:r>
            <w:r w:rsidRPr="00C875CE">
              <w:rPr>
                <w:rFonts w:asciiTheme="minorHAnsi" w:hAnsiTheme="minorHAnsi" w:cstheme="minorHAnsi"/>
                <w:color w:val="000000"/>
                <w:sz w:val="18"/>
                <w:szCs w:val="16"/>
              </w:rPr>
              <w:t xml:space="preserve"> LOCAL</w:t>
            </w:r>
            <w:r>
              <w:rPr>
                <w:rFonts w:asciiTheme="minorHAnsi" w:hAnsiTheme="minorHAnsi" w:cstheme="minorHAnsi"/>
                <w:color w:val="000000"/>
                <w:sz w:val="18"/>
                <w:szCs w:val="16"/>
              </w:rPr>
              <w:t>)</w:t>
            </w:r>
          </w:p>
        </w:tc>
        <w:tc>
          <w:tcPr>
            <w:tcW w:w="2970" w:type="dxa"/>
            <w:tcBorders>
              <w:top w:val="single" w:sz="4" w:space="0" w:color="auto"/>
              <w:left w:val="single" w:sz="4" w:space="0" w:color="auto"/>
              <w:bottom w:val="single" w:sz="4" w:space="0" w:color="auto"/>
              <w:right w:val="single" w:sz="4" w:space="0" w:color="auto"/>
            </w:tcBorders>
          </w:tcPr>
          <w:p w14:paraId="62157492" w14:textId="77777777" w:rsidR="00445A56" w:rsidRPr="004939B5" w:rsidRDefault="00445A56" w:rsidP="00B82D36">
            <w:pPr>
              <w:rPr>
                <w:rFonts w:asciiTheme="minorHAnsi" w:hAnsiTheme="minorHAnsi" w:cstheme="minorHAnsi"/>
                <w:color w:val="000000"/>
                <w:sz w:val="18"/>
                <w:szCs w:val="16"/>
              </w:rPr>
            </w:pPr>
          </w:p>
        </w:tc>
      </w:tr>
      <w:tr w:rsidR="00445A56" w:rsidRPr="004939B5" w14:paraId="5C52C4D8"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07BE230E"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SELL_IN_REVENUE_LOCAL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453891C" w14:textId="77777777" w:rsidR="00445A56" w:rsidRPr="00C875CE" w:rsidRDefault="00E44031" w:rsidP="00E44031">
            <w:pPr>
              <w:rPr>
                <w:rFonts w:asciiTheme="minorHAnsi" w:hAnsiTheme="minorHAnsi" w:cstheme="minorHAnsi"/>
                <w:color w:val="000000"/>
                <w:sz w:val="18"/>
                <w:szCs w:val="16"/>
              </w:rPr>
            </w:pPr>
            <w:r>
              <w:rPr>
                <w:rFonts w:asciiTheme="minorHAnsi" w:hAnsiTheme="minorHAnsi" w:cstheme="minorHAnsi"/>
                <w:color w:val="000000"/>
                <w:sz w:val="18"/>
                <w:szCs w:val="16"/>
              </w:rPr>
              <w:t>s</w:t>
            </w:r>
            <w:r w:rsidR="00445A56">
              <w:rPr>
                <w:rFonts w:asciiTheme="minorHAnsi" w:hAnsiTheme="minorHAnsi" w:cstheme="minorHAnsi"/>
                <w:color w:val="000000"/>
                <w:sz w:val="18"/>
                <w:szCs w:val="16"/>
              </w:rPr>
              <w:t>um</w:t>
            </w:r>
            <w:r>
              <w:rPr>
                <w:rFonts w:asciiTheme="minorHAnsi" w:hAnsiTheme="minorHAnsi" w:cstheme="minorHAnsi"/>
                <w:color w:val="000000"/>
                <w:sz w:val="18"/>
                <w:szCs w:val="16"/>
              </w:rPr>
              <w:t xml:space="preserve"> </w:t>
            </w:r>
            <w:r w:rsidR="00445A56">
              <w:rPr>
                <w:rFonts w:asciiTheme="minorHAnsi" w:hAnsiTheme="minorHAnsi" w:cstheme="minorHAnsi"/>
                <w:color w:val="000000"/>
                <w:sz w:val="18"/>
                <w:szCs w:val="16"/>
              </w:rPr>
              <w:t>(</w:t>
            </w:r>
            <w:r w:rsidR="00445A56" w:rsidRPr="00C875CE">
              <w:rPr>
                <w:rFonts w:asciiTheme="minorHAnsi" w:hAnsiTheme="minorHAnsi" w:cstheme="minorHAnsi"/>
                <w:color w:val="000000"/>
                <w:sz w:val="18"/>
                <w:szCs w:val="16"/>
              </w:rPr>
              <w:t>REVENUE_LOCAL</w:t>
            </w:r>
            <w:r w:rsidR="00445A56">
              <w:rPr>
                <w:rFonts w:asciiTheme="minorHAnsi" w:hAnsiTheme="minorHAnsi" w:cstheme="minorHAnsi"/>
                <w:color w:val="000000"/>
                <w:sz w:val="18"/>
                <w:szCs w:val="16"/>
              </w:rPr>
              <w:t>)</w:t>
            </w:r>
          </w:p>
        </w:tc>
        <w:tc>
          <w:tcPr>
            <w:tcW w:w="2970" w:type="dxa"/>
            <w:tcBorders>
              <w:top w:val="single" w:sz="4" w:space="0" w:color="auto"/>
              <w:left w:val="single" w:sz="4" w:space="0" w:color="auto"/>
              <w:bottom w:val="single" w:sz="4" w:space="0" w:color="auto"/>
              <w:right w:val="single" w:sz="4" w:space="0" w:color="auto"/>
            </w:tcBorders>
          </w:tcPr>
          <w:p w14:paraId="33BFB36A" w14:textId="77777777" w:rsidR="00445A56" w:rsidRPr="004939B5" w:rsidRDefault="00445A56" w:rsidP="00B82D36">
            <w:pPr>
              <w:rPr>
                <w:rFonts w:asciiTheme="minorHAnsi" w:hAnsiTheme="minorHAnsi" w:cstheme="minorHAnsi"/>
                <w:color w:val="000000"/>
                <w:sz w:val="18"/>
                <w:szCs w:val="16"/>
              </w:rPr>
            </w:pPr>
          </w:p>
        </w:tc>
      </w:tr>
      <w:tr w:rsidR="00445A56" w:rsidRPr="004939B5" w14:paraId="40B24C9C"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6E567C6A"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SELL_IN_REVENUE_USD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06EFE892" w14:textId="77777777" w:rsidR="00445A56" w:rsidRPr="00C875CE" w:rsidRDefault="00D808E8" w:rsidP="00B82D36">
            <w:pPr>
              <w:rPr>
                <w:rFonts w:asciiTheme="minorHAnsi" w:hAnsiTheme="minorHAnsi" w:cstheme="minorHAnsi"/>
                <w:color w:val="000000"/>
                <w:sz w:val="18"/>
                <w:szCs w:val="16"/>
              </w:rPr>
            </w:pPr>
            <w:r>
              <w:rPr>
                <w:rFonts w:asciiTheme="minorHAnsi" w:hAnsiTheme="minorHAnsi" w:cstheme="minorHAnsi"/>
                <w:color w:val="000000"/>
                <w:sz w:val="18"/>
                <w:szCs w:val="16"/>
              </w:rPr>
              <w:t xml:space="preserve">Conversion Algorithm </w:t>
            </w:r>
            <w:r w:rsidR="003D40F4">
              <w:rPr>
                <w:rFonts w:asciiTheme="minorHAnsi" w:hAnsiTheme="minorHAnsi" w:cstheme="minorHAnsi"/>
                <w:color w:val="000000"/>
                <w:sz w:val="18"/>
                <w:szCs w:val="16"/>
              </w:rPr>
              <w:t>(</w:t>
            </w:r>
            <w:r w:rsidR="00445A56" w:rsidRPr="00C875CE">
              <w:rPr>
                <w:rFonts w:asciiTheme="minorHAnsi" w:hAnsiTheme="minorHAnsi" w:cstheme="minorHAnsi"/>
                <w:color w:val="000000"/>
                <w:sz w:val="18"/>
                <w:szCs w:val="16"/>
              </w:rPr>
              <w:t>REVENUE_</w:t>
            </w:r>
            <w:r w:rsidRPr="00C875CE">
              <w:rPr>
                <w:rFonts w:asciiTheme="minorHAnsi" w:hAnsiTheme="minorHAnsi" w:cstheme="minorHAnsi"/>
                <w:color w:val="000000"/>
                <w:sz w:val="18"/>
                <w:szCs w:val="16"/>
              </w:rPr>
              <w:t xml:space="preserve"> LOCAL</w:t>
            </w:r>
            <w:r w:rsidR="003D40F4">
              <w:rPr>
                <w:rFonts w:asciiTheme="minorHAnsi" w:hAnsiTheme="minorHAnsi" w:cstheme="minorHAnsi"/>
                <w:color w:val="000000"/>
                <w:sz w:val="18"/>
                <w:szCs w:val="16"/>
              </w:rPr>
              <w:t>)</w:t>
            </w:r>
          </w:p>
        </w:tc>
        <w:tc>
          <w:tcPr>
            <w:tcW w:w="2970" w:type="dxa"/>
            <w:tcBorders>
              <w:top w:val="single" w:sz="4" w:space="0" w:color="auto"/>
              <w:left w:val="single" w:sz="4" w:space="0" w:color="auto"/>
              <w:bottom w:val="single" w:sz="4" w:space="0" w:color="auto"/>
              <w:right w:val="single" w:sz="4" w:space="0" w:color="auto"/>
            </w:tcBorders>
          </w:tcPr>
          <w:p w14:paraId="3CB9D878" w14:textId="77777777" w:rsidR="00445A56" w:rsidRPr="004939B5" w:rsidRDefault="00445A56" w:rsidP="00B82D36">
            <w:pPr>
              <w:rPr>
                <w:rFonts w:asciiTheme="minorHAnsi" w:hAnsiTheme="minorHAnsi" w:cstheme="minorHAnsi"/>
                <w:color w:val="000000"/>
                <w:sz w:val="18"/>
                <w:szCs w:val="16"/>
              </w:rPr>
            </w:pPr>
          </w:p>
        </w:tc>
      </w:tr>
      <w:tr w:rsidR="00445A56" w:rsidRPr="004939B5" w14:paraId="3383EE56"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1331CE6C"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SELL_IN_TAX</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78C8BF3A" w14:textId="77777777" w:rsidR="00445A56" w:rsidRPr="00C875CE" w:rsidRDefault="003D40F4" w:rsidP="003D40F4">
            <w:pPr>
              <w:rPr>
                <w:rFonts w:asciiTheme="minorHAnsi" w:hAnsiTheme="minorHAnsi" w:cstheme="minorHAnsi"/>
                <w:color w:val="000000"/>
                <w:sz w:val="18"/>
                <w:szCs w:val="16"/>
              </w:rPr>
            </w:pPr>
            <w:r>
              <w:rPr>
                <w:rFonts w:asciiTheme="minorHAnsi" w:hAnsiTheme="minorHAnsi" w:cstheme="minorHAnsi"/>
                <w:color w:val="000000"/>
                <w:sz w:val="18"/>
                <w:szCs w:val="16"/>
              </w:rPr>
              <w:t>sum</w:t>
            </w:r>
            <w:r w:rsidR="00E44031">
              <w:rPr>
                <w:rFonts w:asciiTheme="minorHAnsi" w:hAnsiTheme="minorHAnsi" w:cstheme="minorHAnsi"/>
                <w:color w:val="000000"/>
                <w:sz w:val="18"/>
                <w:szCs w:val="16"/>
              </w:rPr>
              <w:t xml:space="preserve"> </w:t>
            </w:r>
            <w:r>
              <w:rPr>
                <w:rFonts w:asciiTheme="minorHAnsi" w:hAnsiTheme="minorHAnsi" w:cstheme="minorHAnsi"/>
                <w:color w:val="000000"/>
                <w:sz w:val="18"/>
                <w:szCs w:val="16"/>
              </w:rPr>
              <w:t>(TAX)</w:t>
            </w:r>
          </w:p>
        </w:tc>
        <w:tc>
          <w:tcPr>
            <w:tcW w:w="2970" w:type="dxa"/>
            <w:tcBorders>
              <w:top w:val="single" w:sz="4" w:space="0" w:color="auto"/>
              <w:left w:val="single" w:sz="4" w:space="0" w:color="auto"/>
              <w:bottom w:val="single" w:sz="4" w:space="0" w:color="auto"/>
              <w:right w:val="single" w:sz="4" w:space="0" w:color="auto"/>
            </w:tcBorders>
          </w:tcPr>
          <w:p w14:paraId="485D048A" w14:textId="77777777" w:rsidR="00445A56" w:rsidRPr="004939B5" w:rsidRDefault="00445A56" w:rsidP="00B82D36">
            <w:pPr>
              <w:rPr>
                <w:rFonts w:asciiTheme="minorHAnsi" w:hAnsiTheme="minorHAnsi" w:cstheme="minorHAnsi"/>
                <w:color w:val="000000"/>
                <w:sz w:val="18"/>
                <w:szCs w:val="16"/>
              </w:rPr>
            </w:pPr>
          </w:p>
        </w:tc>
      </w:tr>
      <w:tr w:rsidR="00445A56" w:rsidRPr="004939B5" w14:paraId="66BD16D3"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675B28AA"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SELL_IN_READY_TO_SHIP_LOCAL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F33F047" w14:textId="77777777" w:rsidR="00445A56" w:rsidRPr="00C875CE" w:rsidRDefault="00623CE1" w:rsidP="000609C2">
            <w:pPr>
              <w:rPr>
                <w:rFonts w:asciiTheme="minorHAnsi" w:hAnsiTheme="minorHAnsi" w:cstheme="minorHAnsi"/>
                <w:color w:val="000000"/>
                <w:sz w:val="18"/>
                <w:szCs w:val="16"/>
              </w:rPr>
            </w:pPr>
            <w:r>
              <w:rPr>
                <w:rFonts w:asciiTheme="minorHAnsi" w:hAnsiTheme="minorHAnsi" w:cstheme="minorHAnsi"/>
                <w:color w:val="000000"/>
                <w:sz w:val="16"/>
              </w:rPr>
              <w:t>s</w:t>
            </w:r>
            <w:r w:rsidRPr="00BF204C">
              <w:rPr>
                <w:rFonts w:asciiTheme="minorHAnsi" w:hAnsiTheme="minorHAnsi" w:cstheme="minorHAnsi"/>
                <w:color w:val="000000"/>
                <w:sz w:val="16"/>
              </w:rPr>
              <w:t xml:space="preserve">um </w:t>
            </w:r>
            <w:r>
              <w:rPr>
                <w:rFonts w:asciiTheme="minorHAnsi" w:hAnsiTheme="minorHAnsi" w:cstheme="minorHAnsi"/>
                <w:color w:val="000000"/>
                <w:sz w:val="16"/>
              </w:rPr>
              <w:t xml:space="preserve">(SALE_PRICE*QUANTITY) </w:t>
            </w:r>
            <w:r w:rsidRPr="00BF204C">
              <w:rPr>
                <w:rFonts w:asciiTheme="minorHAnsi" w:hAnsiTheme="minorHAnsi" w:cstheme="minorHAnsi"/>
                <w:color w:val="000000"/>
                <w:sz w:val="16"/>
              </w:rPr>
              <w:t xml:space="preserve">where </w:t>
            </w:r>
            <w:r w:rsidR="000609C2" w:rsidRPr="00BF204C">
              <w:rPr>
                <w:rFonts w:asciiTheme="minorHAnsi" w:hAnsiTheme="minorHAnsi" w:cstheme="minorHAnsi"/>
                <w:color w:val="000000"/>
                <w:sz w:val="16"/>
              </w:rPr>
              <w:t>ORDER_LINE_STATUS</w:t>
            </w:r>
            <w:r w:rsidRPr="00BF204C">
              <w:rPr>
                <w:rFonts w:asciiTheme="minorHAnsi" w:hAnsiTheme="minorHAnsi" w:cstheme="minorHAnsi"/>
                <w:color w:val="000000"/>
                <w:sz w:val="16"/>
              </w:rPr>
              <w:t xml:space="preserve"> </w:t>
            </w:r>
            <w:r>
              <w:rPr>
                <w:rFonts w:asciiTheme="minorHAnsi" w:hAnsiTheme="minorHAnsi" w:cstheme="minorHAnsi"/>
                <w:color w:val="000000"/>
                <w:sz w:val="16"/>
              </w:rPr>
              <w:t xml:space="preserve">=’PICKED’ </w:t>
            </w:r>
          </w:p>
        </w:tc>
        <w:tc>
          <w:tcPr>
            <w:tcW w:w="2970" w:type="dxa"/>
            <w:tcBorders>
              <w:top w:val="single" w:sz="4" w:space="0" w:color="auto"/>
              <w:left w:val="single" w:sz="4" w:space="0" w:color="auto"/>
              <w:bottom w:val="single" w:sz="4" w:space="0" w:color="auto"/>
              <w:right w:val="single" w:sz="4" w:space="0" w:color="auto"/>
            </w:tcBorders>
          </w:tcPr>
          <w:p w14:paraId="7695AA8F" w14:textId="77777777" w:rsidR="00445A56" w:rsidRPr="004939B5" w:rsidRDefault="00445A56" w:rsidP="00B82D36">
            <w:pPr>
              <w:rPr>
                <w:rFonts w:asciiTheme="minorHAnsi" w:hAnsiTheme="minorHAnsi" w:cstheme="minorHAnsi"/>
                <w:color w:val="000000"/>
                <w:sz w:val="18"/>
                <w:szCs w:val="16"/>
              </w:rPr>
            </w:pPr>
          </w:p>
        </w:tc>
      </w:tr>
      <w:tr w:rsidR="00445A56" w:rsidRPr="004939B5" w14:paraId="22784506"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7F2185A0"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SELL_IN_READY_TO_SHIP_USD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4103752" w14:textId="77777777" w:rsidR="00D808E8" w:rsidRPr="00C875CE" w:rsidRDefault="00D808E8" w:rsidP="00B82D36">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w:t>
            </w:r>
            <w:r w:rsidRPr="00EF778D">
              <w:rPr>
                <w:rFonts w:asciiTheme="minorHAnsi" w:hAnsiTheme="minorHAnsi" w:cstheme="minorHAnsi"/>
                <w:color w:val="000000"/>
                <w:sz w:val="18"/>
                <w:szCs w:val="16"/>
              </w:rPr>
              <w:t>SELL_IN_READY_TO_SHIP_LOCAL</w:t>
            </w:r>
            <w:r>
              <w:rPr>
                <w:rFonts w:asciiTheme="minorHAnsi" w:hAnsiTheme="minorHAnsi" w:cstheme="minorHAnsi"/>
                <w:color w:val="000000"/>
                <w:sz w:val="18"/>
                <w:szCs w:val="16"/>
              </w:rPr>
              <w:t>)</w:t>
            </w:r>
          </w:p>
        </w:tc>
        <w:tc>
          <w:tcPr>
            <w:tcW w:w="2970" w:type="dxa"/>
            <w:tcBorders>
              <w:top w:val="single" w:sz="4" w:space="0" w:color="auto"/>
              <w:left w:val="single" w:sz="4" w:space="0" w:color="auto"/>
              <w:bottom w:val="single" w:sz="4" w:space="0" w:color="auto"/>
              <w:right w:val="single" w:sz="4" w:space="0" w:color="auto"/>
            </w:tcBorders>
          </w:tcPr>
          <w:p w14:paraId="3D2729B8" w14:textId="77777777" w:rsidR="00445A56" w:rsidRPr="004939B5" w:rsidRDefault="00445A56" w:rsidP="00B82D36">
            <w:pPr>
              <w:rPr>
                <w:rFonts w:asciiTheme="minorHAnsi" w:hAnsiTheme="minorHAnsi" w:cstheme="minorHAnsi"/>
                <w:color w:val="000000"/>
                <w:sz w:val="18"/>
                <w:szCs w:val="16"/>
              </w:rPr>
            </w:pPr>
          </w:p>
        </w:tc>
      </w:tr>
      <w:tr w:rsidR="00445A56" w:rsidRPr="004939B5" w14:paraId="429E3A35"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7AFCAE19"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SELL_IN_OPEN_ORDER_LOCAL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AAFFAC1" w14:textId="77777777" w:rsidR="00445A56" w:rsidRPr="00C875CE" w:rsidRDefault="000609C2" w:rsidP="00A43F0B">
            <w:pPr>
              <w:rPr>
                <w:rFonts w:asciiTheme="minorHAnsi" w:hAnsiTheme="minorHAnsi" w:cstheme="minorHAnsi"/>
                <w:color w:val="000000"/>
                <w:sz w:val="18"/>
                <w:szCs w:val="16"/>
              </w:rPr>
            </w:pPr>
            <w:r w:rsidRPr="00BF204C">
              <w:rPr>
                <w:rFonts w:asciiTheme="minorHAnsi" w:hAnsiTheme="minorHAnsi" w:cstheme="minorHAnsi"/>
                <w:color w:val="000000"/>
                <w:sz w:val="16"/>
              </w:rPr>
              <w:t>Sum (SALE_PRICE*QUANTITY) wh</w:t>
            </w:r>
            <w:r w:rsidR="00A43F0B">
              <w:rPr>
                <w:rFonts w:asciiTheme="minorHAnsi" w:hAnsiTheme="minorHAnsi" w:cstheme="minorHAnsi"/>
                <w:color w:val="000000"/>
                <w:sz w:val="16"/>
              </w:rPr>
              <w:t>ere  ORDER_LINE_STATUS is</w:t>
            </w:r>
            <w:r w:rsidRPr="00BF204C">
              <w:rPr>
                <w:rFonts w:asciiTheme="minorHAnsi" w:hAnsiTheme="minorHAnsi" w:cstheme="minorHAnsi"/>
                <w:color w:val="000000"/>
                <w:sz w:val="16"/>
              </w:rPr>
              <w:t xml:space="preserve"> not ‘closed’ or ‘cancelled’ </w:t>
            </w:r>
          </w:p>
        </w:tc>
        <w:tc>
          <w:tcPr>
            <w:tcW w:w="2970" w:type="dxa"/>
            <w:tcBorders>
              <w:top w:val="single" w:sz="4" w:space="0" w:color="auto"/>
              <w:left w:val="single" w:sz="4" w:space="0" w:color="auto"/>
              <w:bottom w:val="single" w:sz="4" w:space="0" w:color="auto"/>
              <w:right w:val="single" w:sz="4" w:space="0" w:color="auto"/>
            </w:tcBorders>
          </w:tcPr>
          <w:p w14:paraId="5C3399C0" w14:textId="77777777" w:rsidR="00445A56" w:rsidRPr="004939B5" w:rsidRDefault="00445A56" w:rsidP="00B82D36">
            <w:pPr>
              <w:rPr>
                <w:rFonts w:asciiTheme="minorHAnsi" w:hAnsiTheme="minorHAnsi" w:cstheme="minorHAnsi"/>
                <w:color w:val="000000"/>
                <w:sz w:val="18"/>
                <w:szCs w:val="16"/>
              </w:rPr>
            </w:pPr>
          </w:p>
        </w:tc>
      </w:tr>
      <w:tr w:rsidR="00445A56" w:rsidRPr="004939B5" w14:paraId="222517BA"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4B2BECD4"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SELL_IN_OPEN_ORDER_USD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6F29583B" w14:textId="77777777" w:rsidR="00445A56" w:rsidRPr="00C875CE" w:rsidRDefault="00A43F0B" w:rsidP="00A43F0B">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w:t>
            </w:r>
            <w:r w:rsidRPr="00EF778D">
              <w:rPr>
                <w:rFonts w:asciiTheme="minorHAnsi" w:hAnsiTheme="minorHAnsi" w:cstheme="minorHAnsi"/>
                <w:color w:val="000000"/>
                <w:sz w:val="18"/>
                <w:szCs w:val="16"/>
              </w:rPr>
              <w:t>SELL_IN_OPEN_ORDER_LOCAL</w:t>
            </w:r>
            <w:r>
              <w:rPr>
                <w:rFonts w:asciiTheme="minorHAnsi" w:hAnsiTheme="minorHAnsi" w:cstheme="minorHAnsi"/>
                <w:color w:val="000000"/>
                <w:sz w:val="18"/>
                <w:szCs w:val="16"/>
              </w:rPr>
              <w:t>)</w:t>
            </w:r>
          </w:p>
        </w:tc>
        <w:tc>
          <w:tcPr>
            <w:tcW w:w="2970" w:type="dxa"/>
            <w:tcBorders>
              <w:top w:val="single" w:sz="4" w:space="0" w:color="auto"/>
              <w:left w:val="single" w:sz="4" w:space="0" w:color="auto"/>
              <w:bottom w:val="single" w:sz="4" w:space="0" w:color="auto"/>
              <w:right w:val="single" w:sz="4" w:space="0" w:color="auto"/>
            </w:tcBorders>
          </w:tcPr>
          <w:p w14:paraId="202AB9C2" w14:textId="77777777" w:rsidR="00445A56" w:rsidRPr="004939B5" w:rsidRDefault="00445A56" w:rsidP="00B82D36">
            <w:pPr>
              <w:rPr>
                <w:rFonts w:asciiTheme="minorHAnsi" w:hAnsiTheme="minorHAnsi" w:cstheme="minorHAnsi"/>
                <w:color w:val="000000"/>
                <w:sz w:val="18"/>
                <w:szCs w:val="16"/>
              </w:rPr>
            </w:pPr>
          </w:p>
        </w:tc>
      </w:tr>
      <w:tr w:rsidR="00445A56" w:rsidRPr="004939B5" w14:paraId="0B406999"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040C02A8"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SELL_IN_CONSTRAINT_LOCAL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5BCE9077" w14:textId="77777777" w:rsidR="00445A56" w:rsidRPr="00C875CE" w:rsidRDefault="007D0EB8" w:rsidP="00B82D36">
            <w:pPr>
              <w:rPr>
                <w:rFonts w:asciiTheme="minorHAnsi" w:hAnsiTheme="minorHAnsi" w:cstheme="minorHAnsi"/>
                <w:color w:val="000000"/>
                <w:sz w:val="18"/>
                <w:szCs w:val="16"/>
              </w:rPr>
            </w:pPr>
            <w:r w:rsidRPr="00BF204C">
              <w:rPr>
                <w:rFonts w:asciiTheme="minorHAnsi" w:hAnsiTheme="minorHAnsi" w:cstheme="minorHAnsi"/>
                <w:sz w:val="16"/>
              </w:rPr>
              <w:t>SELL_IN_OPEN_ORDER</w:t>
            </w:r>
            <w:r>
              <w:rPr>
                <w:rFonts w:asciiTheme="minorHAnsi" w:hAnsiTheme="minorHAnsi" w:cstheme="minorHAnsi"/>
                <w:sz w:val="16"/>
              </w:rPr>
              <w:t xml:space="preserve">_LOCAL </w:t>
            </w:r>
            <w:r w:rsidRPr="00BF204C">
              <w:rPr>
                <w:rFonts w:asciiTheme="minorHAnsi" w:hAnsiTheme="minorHAnsi" w:cstheme="minorHAnsi"/>
                <w:sz w:val="16"/>
              </w:rPr>
              <w:t>- SELL_IN_READY_TO_SHIP</w:t>
            </w:r>
            <w:r>
              <w:rPr>
                <w:rFonts w:asciiTheme="minorHAnsi" w:hAnsiTheme="minorHAnsi" w:cstheme="minorHAnsi"/>
                <w:sz w:val="16"/>
              </w:rPr>
              <w:t>_LOCAL</w:t>
            </w:r>
          </w:p>
        </w:tc>
        <w:tc>
          <w:tcPr>
            <w:tcW w:w="2970" w:type="dxa"/>
            <w:tcBorders>
              <w:top w:val="single" w:sz="4" w:space="0" w:color="auto"/>
              <w:left w:val="single" w:sz="4" w:space="0" w:color="auto"/>
              <w:bottom w:val="single" w:sz="4" w:space="0" w:color="auto"/>
              <w:right w:val="single" w:sz="4" w:space="0" w:color="auto"/>
            </w:tcBorders>
          </w:tcPr>
          <w:p w14:paraId="1E89103B" w14:textId="77777777" w:rsidR="00445A56" w:rsidRPr="004939B5" w:rsidRDefault="00445A56" w:rsidP="00B82D36">
            <w:pPr>
              <w:rPr>
                <w:rFonts w:asciiTheme="minorHAnsi" w:hAnsiTheme="minorHAnsi" w:cstheme="minorHAnsi"/>
                <w:color w:val="000000"/>
                <w:sz w:val="18"/>
                <w:szCs w:val="16"/>
              </w:rPr>
            </w:pPr>
          </w:p>
        </w:tc>
      </w:tr>
      <w:tr w:rsidR="00445A56" w:rsidRPr="004939B5" w14:paraId="71372A3E"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411FD4F8"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SELL_IN_CONSTRAINT_USD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7D3A0562" w14:textId="77777777" w:rsidR="00445A56" w:rsidRPr="00FD07EC" w:rsidRDefault="004128C4" w:rsidP="004128C4">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w:t>
            </w:r>
            <w:r w:rsidRPr="00EF778D">
              <w:rPr>
                <w:rFonts w:asciiTheme="minorHAnsi" w:hAnsiTheme="minorHAnsi" w:cstheme="minorHAnsi"/>
                <w:color w:val="000000"/>
                <w:sz w:val="18"/>
                <w:szCs w:val="16"/>
              </w:rPr>
              <w:t>SELL_IN_CONSTRAINT_LOCAL</w:t>
            </w:r>
            <w:r>
              <w:rPr>
                <w:rFonts w:asciiTheme="minorHAnsi" w:hAnsiTheme="minorHAnsi" w:cstheme="minorHAnsi"/>
                <w:color w:val="000000"/>
                <w:sz w:val="18"/>
                <w:szCs w:val="16"/>
              </w:rPr>
              <w:t>)</w:t>
            </w:r>
          </w:p>
        </w:tc>
        <w:tc>
          <w:tcPr>
            <w:tcW w:w="2970" w:type="dxa"/>
            <w:tcBorders>
              <w:top w:val="single" w:sz="4" w:space="0" w:color="auto"/>
              <w:left w:val="single" w:sz="4" w:space="0" w:color="auto"/>
              <w:bottom w:val="single" w:sz="4" w:space="0" w:color="auto"/>
              <w:right w:val="single" w:sz="4" w:space="0" w:color="auto"/>
            </w:tcBorders>
          </w:tcPr>
          <w:p w14:paraId="35ED71E5" w14:textId="77777777" w:rsidR="00445A56" w:rsidRPr="004939B5" w:rsidRDefault="00445A56" w:rsidP="00B82D36">
            <w:pPr>
              <w:rPr>
                <w:rFonts w:asciiTheme="minorHAnsi" w:hAnsiTheme="minorHAnsi" w:cstheme="minorHAnsi"/>
                <w:color w:val="000000"/>
                <w:sz w:val="18"/>
                <w:szCs w:val="16"/>
              </w:rPr>
            </w:pPr>
          </w:p>
        </w:tc>
      </w:tr>
      <w:tr w:rsidR="00445A56" w:rsidRPr="004939B5" w14:paraId="679E59DE"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6C5C745F" w14:textId="4F80E238" w:rsidR="00445A56" w:rsidRPr="00EF778D" w:rsidRDefault="00445A56" w:rsidP="00E62C73">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w:t>
            </w:r>
            <w:del w:id="13742" w:author="Rakesh Singhi" w:date="2015-03-25T15:52:00Z">
              <w:r w:rsidRPr="00EF778D" w:rsidDel="00E62C73">
                <w:rPr>
                  <w:rFonts w:asciiTheme="minorHAnsi" w:hAnsiTheme="minorHAnsi" w:cstheme="minorHAnsi"/>
                  <w:color w:val="000000"/>
                  <w:sz w:val="18"/>
                  <w:szCs w:val="16"/>
                </w:rPr>
                <w:delText>INVENTORY</w:delText>
              </w:r>
            </w:del>
            <w:ins w:id="13743" w:author="Rakesh Singhi" w:date="2015-03-25T15:52:00Z">
              <w:r w:rsidR="00E62C73">
                <w:rPr>
                  <w:rFonts w:asciiTheme="minorHAnsi" w:hAnsiTheme="minorHAnsi" w:cstheme="minorHAnsi"/>
                  <w:color w:val="000000"/>
                  <w:sz w:val="18"/>
                  <w:szCs w:val="16"/>
                </w:rPr>
                <w:t>INVNTRY</w:t>
              </w:r>
            </w:ins>
            <w:r w:rsidRPr="00EF778D">
              <w:rPr>
                <w:rFonts w:asciiTheme="minorHAnsi" w:hAnsiTheme="minorHAnsi" w:cstheme="minorHAnsi"/>
                <w:color w:val="000000"/>
                <w:sz w:val="18"/>
                <w:szCs w:val="16"/>
              </w:rPr>
              <w:t>_REVENUE_LOCAL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1E9576D" w14:textId="77777777" w:rsidR="0021248F" w:rsidRDefault="0021248F" w:rsidP="00860DD0">
            <w:pPr>
              <w:rPr>
                <w:rFonts w:asciiTheme="minorHAnsi" w:hAnsiTheme="minorHAnsi" w:cstheme="minorHAnsi"/>
                <w:color w:val="000000"/>
                <w:sz w:val="16"/>
              </w:rPr>
            </w:pPr>
            <w:r>
              <w:rPr>
                <w:rFonts w:asciiTheme="minorHAnsi" w:hAnsiTheme="minorHAnsi" w:cstheme="minorHAnsi"/>
                <w:b/>
                <w:color w:val="000000"/>
                <w:sz w:val="16"/>
              </w:rPr>
              <w:t xml:space="preserve">= </w:t>
            </w:r>
            <w:r w:rsidR="00860DD0" w:rsidRPr="00BF204C">
              <w:rPr>
                <w:rFonts w:asciiTheme="minorHAnsi" w:hAnsiTheme="minorHAnsi" w:cstheme="minorHAnsi"/>
                <w:b/>
                <w:color w:val="000000"/>
                <w:sz w:val="16"/>
              </w:rPr>
              <w:t>A+B+C</w:t>
            </w:r>
            <w:r w:rsidR="00860DD0" w:rsidRPr="00BF204C">
              <w:rPr>
                <w:rFonts w:asciiTheme="minorHAnsi" w:hAnsiTheme="minorHAnsi" w:cstheme="minorHAnsi"/>
                <w:color w:val="000000"/>
                <w:sz w:val="16"/>
              </w:rPr>
              <w:t xml:space="preserve"> </w:t>
            </w:r>
          </w:p>
          <w:p w14:paraId="5FCBAE43" w14:textId="77777777" w:rsidR="00860DD0" w:rsidRPr="00BF204C" w:rsidRDefault="00860DD0" w:rsidP="00860DD0">
            <w:pPr>
              <w:rPr>
                <w:rFonts w:asciiTheme="minorHAnsi" w:hAnsiTheme="minorHAnsi" w:cstheme="minorHAnsi"/>
                <w:color w:val="000000"/>
                <w:sz w:val="16"/>
              </w:rPr>
            </w:pPr>
            <w:r w:rsidRPr="00BF204C">
              <w:rPr>
                <w:rFonts w:asciiTheme="minorHAnsi" w:hAnsiTheme="minorHAnsi" w:cstheme="minorHAnsi"/>
                <w:color w:val="000000"/>
                <w:sz w:val="16"/>
              </w:rPr>
              <w:t>where,</w:t>
            </w:r>
          </w:p>
          <w:p w14:paraId="23E92CFD" w14:textId="77777777" w:rsidR="00860DD0" w:rsidRPr="00BF204C" w:rsidRDefault="00860DD0" w:rsidP="00860DD0">
            <w:pPr>
              <w:rPr>
                <w:rFonts w:asciiTheme="minorHAnsi" w:hAnsiTheme="minorHAnsi" w:cstheme="minorHAnsi"/>
                <w:color w:val="000000"/>
                <w:sz w:val="16"/>
              </w:rPr>
            </w:pPr>
            <w:r w:rsidRPr="00BF204C">
              <w:rPr>
                <w:rFonts w:asciiTheme="minorHAnsi" w:hAnsiTheme="minorHAnsi" w:cstheme="minorHAnsi"/>
                <w:b/>
                <w:color w:val="000000"/>
                <w:sz w:val="16"/>
              </w:rPr>
              <w:t>A:</w:t>
            </w:r>
            <w:r w:rsidRPr="00BF204C">
              <w:rPr>
                <w:rFonts w:asciiTheme="minorHAnsi" w:hAnsiTheme="minorHAnsi" w:cstheme="minorHAnsi"/>
                <w:color w:val="000000"/>
                <w:sz w:val="16"/>
              </w:rPr>
              <w:t xml:space="preserve"> Previous Month Inventory =Sum of (QUANTITY* SALE_PRICE) ,</w:t>
            </w:r>
          </w:p>
          <w:p w14:paraId="436FA7EC" w14:textId="77777777" w:rsidR="00860DD0" w:rsidRPr="00BF204C" w:rsidRDefault="00860DD0" w:rsidP="00860DD0">
            <w:pPr>
              <w:rPr>
                <w:rFonts w:asciiTheme="minorHAnsi" w:hAnsiTheme="minorHAnsi" w:cstheme="minorHAnsi"/>
                <w:color w:val="000000"/>
                <w:sz w:val="16"/>
              </w:rPr>
            </w:pPr>
            <w:r w:rsidRPr="00BF204C">
              <w:rPr>
                <w:rFonts w:asciiTheme="minorHAnsi" w:hAnsiTheme="minorHAnsi" w:cstheme="minorHAnsi"/>
                <w:b/>
                <w:color w:val="000000"/>
                <w:sz w:val="16"/>
              </w:rPr>
              <w:t xml:space="preserve">B: </w:t>
            </w:r>
            <w:r w:rsidRPr="00BF204C">
              <w:rPr>
                <w:rFonts w:asciiTheme="minorHAnsi" w:hAnsiTheme="minorHAnsi" w:cstheme="minorHAnsi"/>
                <w:color w:val="000000"/>
                <w:sz w:val="16"/>
              </w:rPr>
              <w:t>SELL_IN_REVENUE</w:t>
            </w:r>
            <w:r>
              <w:rPr>
                <w:rFonts w:asciiTheme="minorHAnsi" w:hAnsiTheme="minorHAnsi" w:cstheme="minorHAnsi"/>
                <w:color w:val="000000"/>
                <w:sz w:val="16"/>
              </w:rPr>
              <w:t>_LOCAL</w:t>
            </w:r>
            <w:r w:rsidRPr="00BF204C">
              <w:rPr>
                <w:rFonts w:asciiTheme="minorHAnsi" w:hAnsiTheme="minorHAnsi" w:cstheme="minorHAnsi"/>
                <w:color w:val="000000"/>
                <w:sz w:val="16"/>
              </w:rPr>
              <w:t xml:space="preserve"> of current month</w:t>
            </w:r>
          </w:p>
          <w:p w14:paraId="2D89E38D" w14:textId="77777777" w:rsidR="00445A56" w:rsidRPr="00860DD0" w:rsidRDefault="00860DD0" w:rsidP="00860DD0">
            <w:pPr>
              <w:rPr>
                <w:rFonts w:asciiTheme="minorHAnsi" w:hAnsiTheme="minorHAnsi" w:cstheme="minorHAnsi"/>
                <w:color w:val="000000"/>
                <w:sz w:val="16"/>
              </w:rPr>
            </w:pPr>
            <w:r w:rsidRPr="00BF204C">
              <w:rPr>
                <w:rFonts w:asciiTheme="minorHAnsi" w:hAnsiTheme="minorHAnsi" w:cstheme="minorHAnsi"/>
                <w:b/>
                <w:color w:val="000000"/>
                <w:sz w:val="16"/>
              </w:rPr>
              <w:t>C:</w:t>
            </w:r>
            <w:r w:rsidRPr="00BF204C">
              <w:rPr>
                <w:rFonts w:asciiTheme="minorHAnsi" w:hAnsiTheme="minorHAnsi" w:cstheme="minorHAnsi"/>
                <w:color w:val="000000"/>
                <w:sz w:val="16"/>
              </w:rPr>
              <w:t xml:space="preserve"> SELL_OUT_REVENUE</w:t>
            </w:r>
            <w:r>
              <w:rPr>
                <w:rFonts w:asciiTheme="minorHAnsi" w:hAnsiTheme="minorHAnsi" w:cstheme="minorHAnsi"/>
                <w:color w:val="000000"/>
                <w:sz w:val="16"/>
              </w:rPr>
              <w:t>_LOCAL</w:t>
            </w:r>
            <w:r w:rsidRPr="00BF204C">
              <w:rPr>
                <w:rFonts w:asciiTheme="minorHAnsi" w:hAnsiTheme="minorHAnsi" w:cstheme="minorHAnsi"/>
                <w:color w:val="000000"/>
                <w:sz w:val="16"/>
              </w:rPr>
              <w:t xml:space="preserve"> </w:t>
            </w:r>
            <w:r>
              <w:rPr>
                <w:rFonts w:asciiTheme="minorHAnsi" w:hAnsiTheme="minorHAnsi" w:cstheme="minorHAnsi"/>
                <w:color w:val="000000"/>
                <w:sz w:val="16"/>
              </w:rPr>
              <w:t>of current month</w:t>
            </w:r>
          </w:p>
        </w:tc>
        <w:tc>
          <w:tcPr>
            <w:tcW w:w="2970" w:type="dxa"/>
            <w:tcBorders>
              <w:top w:val="single" w:sz="4" w:space="0" w:color="auto"/>
              <w:left w:val="single" w:sz="4" w:space="0" w:color="auto"/>
              <w:bottom w:val="single" w:sz="4" w:space="0" w:color="auto"/>
              <w:right w:val="single" w:sz="4" w:space="0" w:color="auto"/>
            </w:tcBorders>
          </w:tcPr>
          <w:p w14:paraId="1DEB5165" w14:textId="77777777" w:rsidR="00445A56" w:rsidRPr="004939B5" w:rsidRDefault="00445A56" w:rsidP="00B82D36">
            <w:pPr>
              <w:rPr>
                <w:rFonts w:asciiTheme="minorHAnsi" w:hAnsiTheme="minorHAnsi" w:cstheme="minorHAnsi"/>
                <w:color w:val="000000"/>
                <w:sz w:val="18"/>
                <w:szCs w:val="16"/>
              </w:rPr>
            </w:pPr>
          </w:p>
        </w:tc>
      </w:tr>
      <w:tr w:rsidR="00445A56" w:rsidRPr="004939B5" w14:paraId="40CE5A9D"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40EA931C" w14:textId="712937BE" w:rsidR="00445A56" w:rsidRPr="00EF778D" w:rsidRDefault="00445A56" w:rsidP="00E62C73">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w:t>
            </w:r>
            <w:del w:id="13744" w:author="Rakesh Singhi" w:date="2015-03-25T15:52:00Z">
              <w:r w:rsidRPr="00EF778D" w:rsidDel="00E62C73">
                <w:rPr>
                  <w:rFonts w:asciiTheme="minorHAnsi" w:hAnsiTheme="minorHAnsi" w:cstheme="minorHAnsi"/>
                  <w:color w:val="000000"/>
                  <w:sz w:val="18"/>
                  <w:szCs w:val="16"/>
                </w:rPr>
                <w:delText>INVENTORY</w:delText>
              </w:r>
            </w:del>
            <w:ins w:id="13745" w:author="Rakesh Singhi" w:date="2015-03-25T15:52:00Z">
              <w:r w:rsidR="00E62C73">
                <w:rPr>
                  <w:rFonts w:asciiTheme="minorHAnsi" w:hAnsiTheme="minorHAnsi" w:cstheme="minorHAnsi"/>
                  <w:color w:val="000000"/>
                  <w:sz w:val="18"/>
                  <w:szCs w:val="16"/>
                </w:rPr>
                <w:t>INVNTRY</w:t>
              </w:r>
            </w:ins>
            <w:r w:rsidRPr="00EF778D">
              <w:rPr>
                <w:rFonts w:asciiTheme="minorHAnsi" w:hAnsiTheme="minorHAnsi" w:cstheme="minorHAnsi"/>
                <w:color w:val="000000"/>
                <w:sz w:val="18"/>
                <w:szCs w:val="16"/>
              </w:rPr>
              <w:t>_REVENUE_USD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021A5D83" w14:textId="77777777" w:rsidR="00445A56" w:rsidRPr="00FD07EC" w:rsidRDefault="00E029F5" w:rsidP="00B82D36">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w:t>
            </w:r>
            <w:r w:rsidRPr="00EF778D">
              <w:rPr>
                <w:rFonts w:asciiTheme="minorHAnsi" w:hAnsiTheme="minorHAnsi" w:cstheme="minorHAnsi"/>
                <w:color w:val="000000"/>
                <w:sz w:val="18"/>
                <w:szCs w:val="16"/>
              </w:rPr>
              <w:t>SELL_IN_INVENTORY_REVENUE_LOCAL</w:t>
            </w:r>
            <w:r>
              <w:rPr>
                <w:rFonts w:asciiTheme="minorHAnsi" w:hAnsiTheme="minorHAnsi" w:cstheme="minorHAnsi"/>
                <w:color w:val="000000"/>
                <w:sz w:val="18"/>
                <w:szCs w:val="16"/>
              </w:rPr>
              <w:t>)</w:t>
            </w:r>
          </w:p>
        </w:tc>
        <w:tc>
          <w:tcPr>
            <w:tcW w:w="2970" w:type="dxa"/>
            <w:tcBorders>
              <w:top w:val="single" w:sz="4" w:space="0" w:color="auto"/>
              <w:left w:val="single" w:sz="4" w:space="0" w:color="auto"/>
              <w:bottom w:val="single" w:sz="4" w:space="0" w:color="auto"/>
              <w:right w:val="single" w:sz="4" w:space="0" w:color="auto"/>
            </w:tcBorders>
          </w:tcPr>
          <w:p w14:paraId="488210E1" w14:textId="77777777" w:rsidR="00445A56" w:rsidRPr="004939B5" w:rsidRDefault="00445A56" w:rsidP="00B82D36">
            <w:pPr>
              <w:rPr>
                <w:rFonts w:asciiTheme="minorHAnsi" w:hAnsiTheme="minorHAnsi" w:cstheme="minorHAnsi"/>
                <w:color w:val="000000"/>
                <w:sz w:val="18"/>
                <w:szCs w:val="16"/>
              </w:rPr>
            </w:pPr>
          </w:p>
        </w:tc>
      </w:tr>
      <w:tr w:rsidR="00445A56" w:rsidRPr="004939B5" w14:paraId="54AEC6A4"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4776FF78"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SELL_IN_DAYS_OF_STOCK</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B336E8B" w14:textId="77777777" w:rsidR="00655FF2" w:rsidRDefault="00655FF2" w:rsidP="00655FF2">
            <w:pPr>
              <w:rPr>
                <w:rFonts w:asciiTheme="minorHAnsi" w:hAnsiTheme="minorHAnsi" w:cstheme="minorHAnsi"/>
                <w:b/>
                <w:color w:val="000000"/>
                <w:sz w:val="16"/>
              </w:rPr>
            </w:pPr>
            <w:r>
              <w:rPr>
                <w:rFonts w:asciiTheme="minorHAnsi" w:hAnsiTheme="minorHAnsi" w:cstheme="minorHAnsi"/>
                <w:b/>
                <w:color w:val="000000"/>
                <w:sz w:val="16"/>
              </w:rPr>
              <w:t xml:space="preserve">= </w:t>
            </w:r>
            <w:r w:rsidRPr="00BF204C">
              <w:rPr>
                <w:rFonts w:asciiTheme="minorHAnsi" w:hAnsiTheme="minorHAnsi" w:cstheme="minorHAnsi"/>
                <w:b/>
                <w:color w:val="000000"/>
                <w:sz w:val="16"/>
              </w:rPr>
              <w:t xml:space="preserve">(A/B)*C </w:t>
            </w:r>
          </w:p>
          <w:p w14:paraId="3F249D11" w14:textId="77777777" w:rsidR="00655FF2" w:rsidRPr="00BF204C" w:rsidRDefault="00655FF2" w:rsidP="00655FF2">
            <w:pPr>
              <w:rPr>
                <w:rFonts w:asciiTheme="minorHAnsi" w:hAnsiTheme="minorHAnsi" w:cstheme="minorHAnsi"/>
                <w:color w:val="000000"/>
                <w:sz w:val="16"/>
              </w:rPr>
            </w:pPr>
            <w:r w:rsidRPr="00BF204C">
              <w:rPr>
                <w:rFonts w:asciiTheme="minorHAnsi" w:hAnsiTheme="minorHAnsi" w:cstheme="minorHAnsi"/>
                <w:color w:val="000000"/>
                <w:sz w:val="16"/>
              </w:rPr>
              <w:t>where,</w:t>
            </w:r>
          </w:p>
          <w:p w14:paraId="7AAA7575" w14:textId="77777777" w:rsidR="00655FF2" w:rsidRPr="00BF204C" w:rsidRDefault="00655FF2" w:rsidP="00655FF2">
            <w:pPr>
              <w:rPr>
                <w:rFonts w:asciiTheme="minorHAnsi" w:hAnsiTheme="minorHAnsi" w:cstheme="minorHAnsi"/>
                <w:color w:val="000000"/>
                <w:sz w:val="16"/>
              </w:rPr>
            </w:pPr>
            <w:r w:rsidRPr="00BF204C">
              <w:rPr>
                <w:rFonts w:asciiTheme="minorHAnsi" w:hAnsiTheme="minorHAnsi" w:cstheme="minorHAnsi"/>
                <w:b/>
                <w:color w:val="000000"/>
                <w:sz w:val="16"/>
              </w:rPr>
              <w:t xml:space="preserve">A: </w:t>
            </w:r>
            <w:r w:rsidRPr="00BF204C">
              <w:rPr>
                <w:rFonts w:asciiTheme="minorHAnsi" w:hAnsiTheme="minorHAnsi" w:cstheme="minorHAnsi"/>
                <w:color w:val="000000"/>
                <w:sz w:val="16"/>
              </w:rPr>
              <w:t>Previous Month Inventory =Sum of (QUANTITY* SALE_PRICE) ,</w:t>
            </w:r>
          </w:p>
          <w:p w14:paraId="7868F300" w14:textId="77777777" w:rsidR="00655FF2" w:rsidRPr="00BF204C" w:rsidRDefault="00655FF2" w:rsidP="00655FF2">
            <w:pPr>
              <w:rPr>
                <w:rFonts w:asciiTheme="minorHAnsi" w:hAnsiTheme="minorHAnsi" w:cstheme="minorHAnsi"/>
                <w:color w:val="000000"/>
                <w:sz w:val="16"/>
              </w:rPr>
            </w:pPr>
            <w:r w:rsidRPr="00BF204C">
              <w:rPr>
                <w:rFonts w:asciiTheme="minorHAnsi" w:hAnsiTheme="minorHAnsi" w:cstheme="minorHAnsi"/>
                <w:b/>
                <w:color w:val="000000"/>
                <w:sz w:val="16"/>
              </w:rPr>
              <w:t xml:space="preserve">B: </w:t>
            </w:r>
            <w:r w:rsidRPr="00BF204C">
              <w:rPr>
                <w:rFonts w:asciiTheme="minorHAnsi" w:hAnsiTheme="minorHAnsi" w:cstheme="minorHAnsi"/>
                <w:color w:val="000000"/>
                <w:sz w:val="16"/>
              </w:rPr>
              <w:t xml:space="preserve">Sum of </w:t>
            </w:r>
            <w:r w:rsidRPr="00BF204C">
              <w:rPr>
                <w:rFonts w:asciiTheme="minorHAnsi" w:hAnsiTheme="minorHAnsi" w:cstheme="minorHAnsi"/>
                <w:b/>
                <w:color w:val="000000"/>
                <w:sz w:val="16"/>
              </w:rPr>
              <w:t xml:space="preserve"> </w:t>
            </w:r>
            <w:r w:rsidRPr="00BF204C">
              <w:rPr>
                <w:rFonts w:asciiTheme="minorHAnsi" w:hAnsiTheme="minorHAnsi" w:cstheme="minorHAnsi"/>
                <w:color w:val="000000"/>
                <w:sz w:val="16"/>
              </w:rPr>
              <w:t>SELL_OUT_REVENUE for last 3 months,</w:t>
            </w:r>
          </w:p>
          <w:p w14:paraId="6D3F3D9C" w14:textId="77777777" w:rsidR="00445A56" w:rsidRPr="00FD07EC" w:rsidRDefault="00655FF2" w:rsidP="00655FF2">
            <w:pPr>
              <w:rPr>
                <w:rFonts w:asciiTheme="minorHAnsi" w:hAnsiTheme="minorHAnsi" w:cstheme="minorHAnsi"/>
                <w:color w:val="000000"/>
                <w:sz w:val="18"/>
                <w:szCs w:val="16"/>
              </w:rPr>
            </w:pPr>
            <w:r w:rsidRPr="00BF204C">
              <w:rPr>
                <w:rFonts w:asciiTheme="minorHAnsi" w:hAnsiTheme="minorHAnsi" w:cstheme="minorHAnsi"/>
                <w:b/>
                <w:color w:val="000000"/>
                <w:sz w:val="16"/>
              </w:rPr>
              <w:t>C:</w:t>
            </w:r>
            <w:r w:rsidRPr="00BF204C">
              <w:rPr>
                <w:rFonts w:asciiTheme="minorHAnsi" w:hAnsiTheme="minorHAnsi" w:cstheme="minorHAnsi"/>
                <w:color w:val="000000"/>
                <w:sz w:val="16"/>
              </w:rPr>
              <w:t xml:space="preserve"> MEASUREMENT_DAYS</w:t>
            </w:r>
          </w:p>
        </w:tc>
        <w:tc>
          <w:tcPr>
            <w:tcW w:w="2970" w:type="dxa"/>
            <w:tcBorders>
              <w:top w:val="single" w:sz="4" w:space="0" w:color="auto"/>
              <w:left w:val="single" w:sz="4" w:space="0" w:color="auto"/>
              <w:bottom w:val="single" w:sz="4" w:space="0" w:color="auto"/>
              <w:right w:val="single" w:sz="4" w:space="0" w:color="auto"/>
            </w:tcBorders>
          </w:tcPr>
          <w:p w14:paraId="2E2B7831" w14:textId="77777777" w:rsidR="00445A56" w:rsidRPr="004939B5" w:rsidRDefault="00445A56" w:rsidP="00B82D36">
            <w:pPr>
              <w:rPr>
                <w:rFonts w:asciiTheme="minorHAnsi" w:hAnsiTheme="minorHAnsi" w:cstheme="minorHAnsi"/>
                <w:color w:val="000000"/>
                <w:sz w:val="18"/>
                <w:szCs w:val="16"/>
              </w:rPr>
            </w:pPr>
          </w:p>
        </w:tc>
      </w:tr>
      <w:tr w:rsidR="00445A56" w:rsidRPr="004939B5" w14:paraId="738642D3"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50076F6C"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SELL_IN_RMA_LOCAL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84A6703" w14:textId="77777777" w:rsidR="00445A56" w:rsidRPr="00FD07EC" w:rsidRDefault="006B39E5" w:rsidP="00B82D36">
            <w:pPr>
              <w:rPr>
                <w:rFonts w:asciiTheme="minorHAnsi" w:hAnsiTheme="minorHAnsi" w:cstheme="minorHAnsi"/>
                <w:color w:val="000000"/>
                <w:sz w:val="18"/>
                <w:szCs w:val="16"/>
              </w:rPr>
            </w:pPr>
            <w:r>
              <w:rPr>
                <w:rFonts w:asciiTheme="minorHAnsi" w:hAnsiTheme="minorHAnsi" w:cstheme="minorHAnsi"/>
                <w:color w:val="000000"/>
                <w:sz w:val="18"/>
                <w:szCs w:val="16"/>
              </w:rPr>
              <w:t>Sum (RMA_LOCAL)</w:t>
            </w:r>
          </w:p>
        </w:tc>
        <w:tc>
          <w:tcPr>
            <w:tcW w:w="2970" w:type="dxa"/>
            <w:tcBorders>
              <w:top w:val="single" w:sz="4" w:space="0" w:color="auto"/>
              <w:left w:val="single" w:sz="4" w:space="0" w:color="auto"/>
              <w:bottom w:val="single" w:sz="4" w:space="0" w:color="auto"/>
              <w:right w:val="single" w:sz="4" w:space="0" w:color="auto"/>
            </w:tcBorders>
          </w:tcPr>
          <w:p w14:paraId="695EC3B1" w14:textId="77777777" w:rsidR="00445A56" w:rsidRPr="004939B5" w:rsidRDefault="00445A56" w:rsidP="00B82D36">
            <w:pPr>
              <w:rPr>
                <w:rFonts w:asciiTheme="minorHAnsi" w:hAnsiTheme="minorHAnsi" w:cstheme="minorHAnsi"/>
                <w:color w:val="000000"/>
                <w:sz w:val="18"/>
                <w:szCs w:val="16"/>
              </w:rPr>
            </w:pPr>
          </w:p>
        </w:tc>
      </w:tr>
      <w:tr w:rsidR="00445A56" w:rsidRPr="004939B5" w14:paraId="2E26EBF0"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00BE9D94"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SELL_IN_RMA_USD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BAFF33C" w14:textId="77777777" w:rsidR="00445A56" w:rsidRPr="00FD07EC" w:rsidRDefault="006B39E5" w:rsidP="006B39E5">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(RMA_LOCAL)</w:t>
            </w:r>
          </w:p>
        </w:tc>
        <w:tc>
          <w:tcPr>
            <w:tcW w:w="2970" w:type="dxa"/>
            <w:tcBorders>
              <w:top w:val="single" w:sz="4" w:space="0" w:color="auto"/>
              <w:left w:val="single" w:sz="4" w:space="0" w:color="auto"/>
              <w:bottom w:val="single" w:sz="4" w:space="0" w:color="auto"/>
              <w:right w:val="single" w:sz="4" w:space="0" w:color="auto"/>
            </w:tcBorders>
          </w:tcPr>
          <w:p w14:paraId="18130EAE" w14:textId="77777777" w:rsidR="00445A56" w:rsidRPr="004939B5" w:rsidRDefault="00445A56" w:rsidP="00B82D36">
            <w:pPr>
              <w:rPr>
                <w:rFonts w:asciiTheme="minorHAnsi" w:hAnsiTheme="minorHAnsi" w:cstheme="minorHAnsi"/>
                <w:color w:val="000000"/>
                <w:sz w:val="18"/>
                <w:szCs w:val="16"/>
              </w:rPr>
            </w:pPr>
          </w:p>
        </w:tc>
      </w:tr>
      <w:tr w:rsidR="00445A56" w:rsidRPr="004939B5" w14:paraId="0911C97A"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2636134B"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SELL_IN_REVENUE_DEFERALS_LOCAL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038EEFD1" w14:textId="77777777" w:rsidR="00CB1BF8" w:rsidRPr="00BF204C" w:rsidRDefault="00CB1BF8" w:rsidP="00CB1BF8">
            <w:pPr>
              <w:rPr>
                <w:rFonts w:asciiTheme="minorHAnsi" w:hAnsiTheme="minorHAnsi" w:cstheme="minorHAnsi"/>
                <w:color w:val="000000"/>
                <w:sz w:val="16"/>
              </w:rPr>
            </w:pPr>
            <w:r w:rsidRPr="00BF204C">
              <w:rPr>
                <w:rFonts w:asciiTheme="minorHAnsi" w:hAnsiTheme="minorHAnsi" w:cstheme="minorHAnsi"/>
                <w:color w:val="000000"/>
                <w:sz w:val="16"/>
              </w:rPr>
              <w:t xml:space="preserve">If </w:t>
            </w:r>
          </w:p>
          <w:p w14:paraId="1D92CC4E" w14:textId="77777777" w:rsidR="00CB1BF8" w:rsidRPr="00BF204C" w:rsidRDefault="00CB1BF8" w:rsidP="00CB1BF8">
            <w:pPr>
              <w:rPr>
                <w:rFonts w:asciiTheme="minorHAnsi" w:hAnsiTheme="minorHAnsi" w:cstheme="minorHAnsi"/>
                <w:color w:val="000000"/>
                <w:sz w:val="16"/>
              </w:rPr>
            </w:pPr>
            <w:r w:rsidRPr="00BF204C">
              <w:rPr>
                <w:rFonts w:asciiTheme="minorHAnsi" w:hAnsiTheme="minorHAnsi" w:cstheme="minorHAnsi"/>
                <w:color w:val="000000"/>
                <w:sz w:val="16"/>
              </w:rPr>
              <w:t>SELL_IN_DAYS_OF_STOCK &gt; TARGET_DAYS_ALLOWED then,</w:t>
            </w:r>
          </w:p>
          <w:p w14:paraId="23B47DFA" w14:textId="77777777" w:rsidR="00CB1BF8" w:rsidRPr="00BF204C" w:rsidRDefault="00CB1BF8" w:rsidP="00CB1BF8">
            <w:pPr>
              <w:rPr>
                <w:rFonts w:asciiTheme="minorHAnsi" w:hAnsiTheme="minorHAnsi" w:cstheme="minorHAnsi"/>
                <w:b/>
                <w:color w:val="000000"/>
                <w:sz w:val="16"/>
              </w:rPr>
            </w:pPr>
            <w:r w:rsidRPr="00BF204C">
              <w:rPr>
                <w:rFonts w:asciiTheme="minorHAnsi" w:hAnsiTheme="minorHAnsi" w:cstheme="minorHAnsi"/>
                <w:b/>
                <w:color w:val="000000"/>
                <w:sz w:val="16"/>
              </w:rPr>
              <w:lastRenderedPageBreak/>
              <w:t>(A*B)-C</w:t>
            </w:r>
          </w:p>
          <w:p w14:paraId="5E51B367" w14:textId="77777777" w:rsidR="00CB1BF8" w:rsidRPr="00BF204C" w:rsidRDefault="00CB1BF8" w:rsidP="00CB1BF8">
            <w:pPr>
              <w:rPr>
                <w:rFonts w:asciiTheme="minorHAnsi" w:hAnsiTheme="minorHAnsi" w:cstheme="minorHAnsi"/>
                <w:color w:val="000000"/>
                <w:sz w:val="16"/>
              </w:rPr>
            </w:pPr>
            <w:r w:rsidRPr="00BF204C">
              <w:rPr>
                <w:rFonts w:asciiTheme="minorHAnsi" w:hAnsiTheme="minorHAnsi" w:cstheme="minorHAnsi"/>
                <w:color w:val="000000"/>
                <w:sz w:val="16"/>
              </w:rPr>
              <w:t>Else,</w:t>
            </w:r>
          </w:p>
          <w:p w14:paraId="7F5C54DD" w14:textId="77777777" w:rsidR="00CB1BF8" w:rsidRPr="00BF204C" w:rsidRDefault="00CB1BF8" w:rsidP="00CB1BF8">
            <w:pPr>
              <w:rPr>
                <w:rFonts w:asciiTheme="minorHAnsi" w:hAnsiTheme="minorHAnsi" w:cstheme="minorHAnsi"/>
                <w:b/>
                <w:color w:val="000000"/>
                <w:sz w:val="16"/>
              </w:rPr>
            </w:pPr>
            <w:r w:rsidRPr="00BF204C">
              <w:rPr>
                <w:rFonts w:asciiTheme="minorHAnsi" w:hAnsiTheme="minorHAnsi" w:cstheme="minorHAnsi"/>
                <w:b/>
                <w:color w:val="000000"/>
                <w:sz w:val="16"/>
              </w:rPr>
              <w:t>0</w:t>
            </w:r>
          </w:p>
          <w:p w14:paraId="14308DBC" w14:textId="77777777" w:rsidR="00CB1BF8" w:rsidRPr="00BF204C" w:rsidRDefault="00CB1BF8" w:rsidP="00CB1BF8">
            <w:pPr>
              <w:rPr>
                <w:rFonts w:asciiTheme="minorHAnsi" w:hAnsiTheme="minorHAnsi" w:cstheme="minorHAnsi"/>
                <w:color w:val="000000"/>
                <w:sz w:val="16"/>
              </w:rPr>
            </w:pPr>
            <w:r w:rsidRPr="00BF204C">
              <w:rPr>
                <w:rFonts w:asciiTheme="minorHAnsi" w:hAnsiTheme="minorHAnsi" w:cstheme="minorHAnsi"/>
                <w:color w:val="000000"/>
                <w:sz w:val="16"/>
              </w:rPr>
              <w:t>WHERE,</w:t>
            </w:r>
          </w:p>
          <w:p w14:paraId="25BA2B0F" w14:textId="77777777" w:rsidR="00CB1BF8" w:rsidRPr="00BF204C" w:rsidRDefault="00CB1BF8" w:rsidP="00CB1BF8">
            <w:pPr>
              <w:rPr>
                <w:rFonts w:asciiTheme="minorHAnsi" w:hAnsiTheme="minorHAnsi" w:cstheme="minorHAnsi"/>
                <w:color w:val="000000"/>
                <w:sz w:val="16"/>
              </w:rPr>
            </w:pPr>
            <w:r w:rsidRPr="00BF204C">
              <w:rPr>
                <w:rFonts w:asciiTheme="minorHAnsi" w:hAnsiTheme="minorHAnsi" w:cstheme="minorHAnsi"/>
                <w:b/>
                <w:color w:val="000000"/>
                <w:sz w:val="16"/>
              </w:rPr>
              <w:t xml:space="preserve">A: </w:t>
            </w:r>
            <w:r w:rsidRPr="00BF204C">
              <w:rPr>
                <w:rFonts w:asciiTheme="minorHAnsi" w:hAnsiTheme="minorHAnsi" w:cstheme="minorHAnsi"/>
                <w:color w:val="000000"/>
                <w:sz w:val="16"/>
              </w:rPr>
              <w:t xml:space="preserve">Sum of </w:t>
            </w:r>
            <w:r w:rsidRPr="00BF204C">
              <w:rPr>
                <w:rFonts w:asciiTheme="minorHAnsi" w:hAnsiTheme="minorHAnsi" w:cstheme="minorHAnsi"/>
                <w:b/>
                <w:color w:val="000000"/>
                <w:sz w:val="16"/>
              </w:rPr>
              <w:t xml:space="preserve"> </w:t>
            </w:r>
            <w:r w:rsidRPr="00BF204C">
              <w:rPr>
                <w:rFonts w:asciiTheme="minorHAnsi" w:hAnsiTheme="minorHAnsi" w:cstheme="minorHAnsi"/>
                <w:color w:val="000000"/>
                <w:sz w:val="16"/>
              </w:rPr>
              <w:t>SELL_OUT_REVENUE for last 3 months</w:t>
            </w:r>
          </w:p>
          <w:p w14:paraId="7212960B" w14:textId="77777777" w:rsidR="00CB1BF8" w:rsidRPr="00BF204C" w:rsidRDefault="00CB1BF8" w:rsidP="00CB1BF8">
            <w:pPr>
              <w:rPr>
                <w:rFonts w:asciiTheme="minorHAnsi" w:hAnsiTheme="minorHAnsi" w:cstheme="minorHAnsi"/>
                <w:sz w:val="16"/>
              </w:rPr>
            </w:pPr>
            <w:r w:rsidRPr="00BF204C">
              <w:rPr>
                <w:rFonts w:asciiTheme="minorHAnsi" w:hAnsiTheme="minorHAnsi" w:cstheme="minorHAnsi"/>
                <w:b/>
                <w:color w:val="000000"/>
                <w:sz w:val="16"/>
              </w:rPr>
              <w:t>B:</w:t>
            </w:r>
            <w:r w:rsidRPr="00BF204C">
              <w:rPr>
                <w:rFonts w:asciiTheme="minorHAnsi" w:hAnsiTheme="minorHAnsi" w:cstheme="minorHAnsi"/>
                <w:sz w:val="16"/>
              </w:rPr>
              <w:t xml:space="preserve"> TARGET_DAYS_ALLOWED</w:t>
            </w:r>
          </w:p>
          <w:p w14:paraId="4E131BA8" w14:textId="77777777" w:rsidR="00CB1BF8" w:rsidRPr="00BF204C" w:rsidRDefault="00CB1BF8" w:rsidP="00CB1BF8">
            <w:pPr>
              <w:rPr>
                <w:rFonts w:asciiTheme="minorHAnsi" w:hAnsiTheme="minorHAnsi" w:cstheme="minorHAnsi"/>
                <w:sz w:val="16"/>
              </w:rPr>
            </w:pPr>
            <w:r w:rsidRPr="00BF204C">
              <w:rPr>
                <w:rFonts w:asciiTheme="minorHAnsi" w:hAnsiTheme="minorHAnsi" w:cstheme="minorHAnsi"/>
                <w:b/>
                <w:sz w:val="16"/>
              </w:rPr>
              <w:t xml:space="preserve">C: </w:t>
            </w:r>
            <w:r w:rsidRPr="00BF204C">
              <w:rPr>
                <w:rFonts w:asciiTheme="minorHAnsi" w:hAnsiTheme="minorHAnsi" w:cstheme="minorHAnsi"/>
                <w:sz w:val="16"/>
              </w:rPr>
              <w:t>SELL_IN_INVENTORY_REVENUE for Completed/Current month</w:t>
            </w:r>
          </w:p>
          <w:p w14:paraId="4E18D904" w14:textId="77777777" w:rsidR="00CB1BF8" w:rsidRPr="00BF204C" w:rsidRDefault="00CB1BF8" w:rsidP="00CB1BF8">
            <w:pPr>
              <w:rPr>
                <w:rFonts w:asciiTheme="minorHAnsi" w:hAnsiTheme="minorHAnsi" w:cstheme="minorHAnsi"/>
                <w:sz w:val="16"/>
              </w:rPr>
            </w:pPr>
          </w:p>
          <w:p w14:paraId="2A4A5841" w14:textId="77777777" w:rsidR="00445A56" w:rsidRPr="00FD07EC" w:rsidRDefault="00CB1BF8" w:rsidP="00CB1BF8">
            <w:pPr>
              <w:rPr>
                <w:rFonts w:asciiTheme="minorHAnsi" w:hAnsiTheme="minorHAnsi" w:cstheme="minorHAnsi"/>
                <w:color w:val="000000"/>
                <w:sz w:val="18"/>
                <w:szCs w:val="16"/>
              </w:rPr>
            </w:pPr>
            <w:r w:rsidRPr="00BF204C">
              <w:rPr>
                <w:rFonts w:asciiTheme="minorHAnsi" w:hAnsiTheme="minorHAnsi" w:cstheme="minorHAnsi"/>
                <w:sz w:val="16"/>
              </w:rPr>
              <w:t xml:space="preserve">If </w:t>
            </w:r>
            <w:r w:rsidRPr="00BF204C">
              <w:rPr>
                <w:rFonts w:asciiTheme="minorHAnsi" w:hAnsiTheme="minorHAnsi" w:cstheme="minorHAnsi"/>
                <w:color w:val="000000"/>
                <w:sz w:val="16"/>
              </w:rPr>
              <w:t>SELL_OUT_REVENUE for a month is not present then, for that month SELL_IN_REVENUE + 5% margin would be used as SELL_OUT_REVENUE.</w:t>
            </w:r>
          </w:p>
        </w:tc>
        <w:tc>
          <w:tcPr>
            <w:tcW w:w="2970" w:type="dxa"/>
            <w:tcBorders>
              <w:top w:val="single" w:sz="4" w:space="0" w:color="auto"/>
              <w:left w:val="single" w:sz="4" w:space="0" w:color="auto"/>
              <w:bottom w:val="single" w:sz="4" w:space="0" w:color="auto"/>
              <w:right w:val="single" w:sz="4" w:space="0" w:color="auto"/>
            </w:tcBorders>
          </w:tcPr>
          <w:p w14:paraId="01287B60" w14:textId="77777777" w:rsidR="00445A56" w:rsidRPr="004939B5" w:rsidRDefault="00445A56" w:rsidP="00B82D36">
            <w:pPr>
              <w:rPr>
                <w:rFonts w:asciiTheme="minorHAnsi" w:hAnsiTheme="minorHAnsi" w:cstheme="minorHAnsi"/>
                <w:color w:val="000000"/>
                <w:sz w:val="18"/>
                <w:szCs w:val="16"/>
              </w:rPr>
            </w:pPr>
          </w:p>
        </w:tc>
      </w:tr>
      <w:tr w:rsidR="00445A56" w:rsidRPr="004939B5" w14:paraId="024466BA"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0A6AF842"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SELL_IN_REVENUE_DEFERALS_USD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4C2BE07" w14:textId="77777777" w:rsidR="00445A56" w:rsidRPr="00FD07EC" w:rsidRDefault="00CB1BF8" w:rsidP="00CB1BF8">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(SELL_IN_REVENUE_DEFERALS_USD)</w:t>
            </w:r>
          </w:p>
        </w:tc>
        <w:tc>
          <w:tcPr>
            <w:tcW w:w="2970" w:type="dxa"/>
            <w:tcBorders>
              <w:top w:val="single" w:sz="4" w:space="0" w:color="auto"/>
              <w:left w:val="single" w:sz="4" w:space="0" w:color="auto"/>
              <w:bottom w:val="single" w:sz="4" w:space="0" w:color="auto"/>
              <w:right w:val="single" w:sz="4" w:space="0" w:color="auto"/>
            </w:tcBorders>
          </w:tcPr>
          <w:p w14:paraId="7E00DDA8" w14:textId="77777777" w:rsidR="00445A56" w:rsidRPr="004939B5" w:rsidRDefault="00445A56" w:rsidP="00B82D36">
            <w:pPr>
              <w:rPr>
                <w:rFonts w:asciiTheme="minorHAnsi" w:hAnsiTheme="minorHAnsi" w:cstheme="minorHAnsi"/>
                <w:color w:val="000000"/>
                <w:sz w:val="18"/>
                <w:szCs w:val="16"/>
              </w:rPr>
            </w:pPr>
          </w:p>
        </w:tc>
      </w:tr>
      <w:tr w:rsidR="00445A56" w:rsidRPr="004939B5" w14:paraId="32AF4C99"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1525A83E" w14:textId="77777777" w:rsidR="00445A56" w:rsidRPr="00EF778D" w:rsidRDefault="00445A56"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SELL_OUT_QUANTITY</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60B40E9E" w14:textId="77777777" w:rsidR="00445A56" w:rsidRPr="00FD07EC" w:rsidRDefault="00445A56" w:rsidP="00B82D36">
            <w:pPr>
              <w:rPr>
                <w:rFonts w:asciiTheme="minorHAnsi" w:hAnsiTheme="minorHAnsi" w:cstheme="minorHAnsi"/>
                <w:color w:val="000000"/>
                <w:sz w:val="18"/>
                <w:szCs w:val="16"/>
              </w:rPr>
            </w:pPr>
          </w:p>
        </w:tc>
        <w:tc>
          <w:tcPr>
            <w:tcW w:w="2970" w:type="dxa"/>
            <w:tcBorders>
              <w:top w:val="single" w:sz="4" w:space="0" w:color="auto"/>
              <w:left w:val="single" w:sz="4" w:space="0" w:color="auto"/>
              <w:bottom w:val="single" w:sz="4" w:space="0" w:color="auto"/>
              <w:right w:val="single" w:sz="4" w:space="0" w:color="auto"/>
            </w:tcBorders>
          </w:tcPr>
          <w:p w14:paraId="76A1A7CD" w14:textId="77777777" w:rsidR="00445A56" w:rsidRPr="004939B5" w:rsidRDefault="00190E3A" w:rsidP="00B82D36">
            <w:pPr>
              <w:rPr>
                <w:rFonts w:asciiTheme="minorHAnsi" w:hAnsiTheme="minorHAnsi" w:cstheme="minorHAnsi"/>
                <w:color w:val="000000"/>
                <w:sz w:val="18"/>
                <w:szCs w:val="16"/>
              </w:rPr>
            </w:pPr>
            <w:r>
              <w:rPr>
                <w:rFonts w:asciiTheme="minorHAnsi" w:hAnsiTheme="minorHAnsi" w:cstheme="minorHAnsi"/>
                <w:color w:val="000000"/>
                <w:sz w:val="18"/>
                <w:szCs w:val="16"/>
              </w:rPr>
              <w:t>Sum(QUANTITY)</w:t>
            </w:r>
          </w:p>
        </w:tc>
      </w:tr>
      <w:tr w:rsidR="00190E3A" w:rsidRPr="004939B5" w14:paraId="20887C7E"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0A1A5D6E" w14:textId="77777777" w:rsidR="00190E3A" w:rsidRPr="00EF778D" w:rsidRDefault="00190E3A"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SELL_OUT_SALE_PRICE</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07F0241" w14:textId="77777777" w:rsidR="00190E3A" w:rsidRPr="00FD07EC" w:rsidRDefault="00190E3A" w:rsidP="00B82D36">
            <w:pPr>
              <w:rPr>
                <w:rFonts w:asciiTheme="minorHAnsi" w:hAnsiTheme="minorHAnsi" w:cstheme="minorHAnsi"/>
                <w:color w:val="000000"/>
                <w:sz w:val="18"/>
                <w:szCs w:val="16"/>
              </w:rPr>
            </w:pPr>
          </w:p>
        </w:tc>
        <w:tc>
          <w:tcPr>
            <w:tcW w:w="2970" w:type="dxa"/>
            <w:tcBorders>
              <w:top w:val="single" w:sz="4" w:space="0" w:color="auto"/>
              <w:left w:val="single" w:sz="4" w:space="0" w:color="auto"/>
              <w:bottom w:val="single" w:sz="4" w:space="0" w:color="auto"/>
              <w:right w:val="single" w:sz="4" w:space="0" w:color="auto"/>
            </w:tcBorders>
          </w:tcPr>
          <w:p w14:paraId="1386416C" w14:textId="4781C502" w:rsidR="00190E3A" w:rsidRPr="004939B5" w:rsidRDefault="005F13AA" w:rsidP="005F13AA">
            <w:pPr>
              <w:rPr>
                <w:rFonts w:asciiTheme="minorHAnsi" w:hAnsiTheme="minorHAnsi" w:cstheme="minorHAnsi"/>
                <w:color w:val="000000"/>
                <w:sz w:val="18"/>
                <w:szCs w:val="16"/>
              </w:rPr>
            </w:pPr>
            <w:r w:rsidRPr="005F13AA">
              <w:rPr>
                <w:rFonts w:asciiTheme="minorHAnsi" w:hAnsiTheme="minorHAnsi" w:cstheme="minorHAnsi"/>
                <w:color w:val="000000"/>
                <w:sz w:val="18"/>
                <w:szCs w:val="16"/>
              </w:rPr>
              <w:t>AVG(SALE_PRICE), GROUP BY PRODUCT_PART_ID, PARTNER_ID</w:t>
            </w:r>
          </w:p>
        </w:tc>
      </w:tr>
      <w:tr w:rsidR="00190E3A" w:rsidRPr="004939B5" w14:paraId="5FE29F7E"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2F1CA05A" w14:textId="77777777" w:rsidR="00190E3A" w:rsidRPr="00EF778D" w:rsidRDefault="00190E3A"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SELL_OUT_REVENUE_LOCAL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78406778" w14:textId="77777777" w:rsidR="00190E3A" w:rsidRPr="00FD07EC" w:rsidRDefault="00190E3A" w:rsidP="00B82D36">
            <w:pPr>
              <w:rPr>
                <w:rFonts w:asciiTheme="minorHAnsi" w:hAnsiTheme="minorHAnsi" w:cstheme="minorHAnsi"/>
                <w:color w:val="000000"/>
                <w:sz w:val="18"/>
                <w:szCs w:val="16"/>
              </w:rPr>
            </w:pPr>
          </w:p>
        </w:tc>
        <w:tc>
          <w:tcPr>
            <w:tcW w:w="2970" w:type="dxa"/>
            <w:tcBorders>
              <w:top w:val="single" w:sz="4" w:space="0" w:color="auto"/>
              <w:left w:val="single" w:sz="4" w:space="0" w:color="auto"/>
              <w:bottom w:val="single" w:sz="4" w:space="0" w:color="auto"/>
              <w:right w:val="single" w:sz="4" w:space="0" w:color="auto"/>
            </w:tcBorders>
          </w:tcPr>
          <w:p w14:paraId="59CE716F" w14:textId="77777777" w:rsidR="00190E3A" w:rsidRPr="00C875CE" w:rsidRDefault="00190E3A" w:rsidP="00B82D36">
            <w:pPr>
              <w:rPr>
                <w:rFonts w:asciiTheme="minorHAnsi" w:hAnsiTheme="minorHAnsi" w:cstheme="minorHAnsi"/>
                <w:color w:val="000000"/>
                <w:sz w:val="18"/>
                <w:szCs w:val="16"/>
              </w:rPr>
            </w:pPr>
            <w:r>
              <w:rPr>
                <w:rFonts w:asciiTheme="minorHAnsi" w:hAnsiTheme="minorHAnsi" w:cstheme="minorHAnsi"/>
                <w:color w:val="000000"/>
                <w:sz w:val="18"/>
                <w:szCs w:val="16"/>
              </w:rPr>
              <w:t>sum (</w:t>
            </w:r>
            <w:r w:rsidRPr="00C875CE">
              <w:rPr>
                <w:rFonts w:asciiTheme="minorHAnsi" w:hAnsiTheme="minorHAnsi" w:cstheme="minorHAnsi"/>
                <w:color w:val="000000"/>
                <w:sz w:val="18"/>
                <w:szCs w:val="16"/>
              </w:rPr>
              <w:t>REVENUE_LOCAL</w:t>
            </w:r>
            <w:r>
              <w:rPr>
                <w:rFonts w:asciiTheme="minorHAnsi" w:hAnsiTheme="minorHAnsi" w:cstheme="minorHAnsi"/>
                <w:color w:val="000000"/>
                <w:sz w:val="18"/>
                <w:szCs w:val="16"/>
              </w:rPr>
              <w:t>)</w:t>
            </w:r>
          </w:p>
        </w:tc>
      </w:tr>
      <w:tr w:rsidR="00190E3A" w:rsidRPr="004939B5" w14:paraId="6EF0E3F2"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140D7B65" w14:textId="77777777" w:rsidR="00190E3A" w:rsidRPr="00EF778D" w:rsidRDefault="00190E3A"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SELL_OUT_REVENUE_USD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64438444" w14:textId="77777777" w:rsidR="00190E3A" w:rsidRPr="00FD07EC" w:rsidRDefault="00190E3A" w:rsidP="00B82D36">
            <w:pPr>
              <w:rPr>
                <w:rFonts w:asciiTheme="minorHAnsi" w:hAnsiTheme="minorHAnsi" w:cstheme="minorHAnsi"/>
                <w:color w:val="000000"/>
                <w:sz w:val="18"/>
                <w:szCs w:val="16"/>
              </w:rPr>
            </w:pPr>
          </w:p>
        </w:tc>
        <w:tc>
          <w:tcPr>
            <w:tcW w:w="2970" w:type="dxa"/>
            <w:tcBorders>
              <w:top w:val="single" w:sz="4" w:space="0" w:color="auto"/>
              <w:left w:val="single" w:sz="4" w:space="0" w:color="auto"/>
              <w:bottom w:val="single" w:sz="4" w:space="0" w:color="auto"/>
              <w:right w:val="single" w:sz="4" w:space="0" w:color="auto"/>
            </w:tcBorders>
          </w:tcPr>
          <w:p w14:paraId="0D3615D9" w14:textId="77777777" w:rsidR="00190E3A" w:rsidRPr="00C875CE" w:rsidRDefault="00190E3A" w:rsidP="00B82D36">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w:t>
            </w:r>
            <w:r w:rsidRPr="00C875CE">
              <w:rPr>
                <w:rFonts w:asciiTheme="minorHAnsi" w:hAnsiTheme="minorHAnsi" w:cstheme="minorHAnsi"/>
                <w:color w:val="000000"/>
                <w:sz w:val="18"/>
                <w:szCs w:val="16"/>
              </w:rPr>
              <w:t>REVENUE_ LOCAL</w:t>
            </w:r>
            <w:r>
              <w:rPr>
                <w:rFonts w:asciiTheme="minorHAnsi" w:hAnsiTheme="minorHAnsi" w:cstheme="minorHAnsi"/>
                <w:color w:val="000000"/>
                <w:sz w:val="18"/>
                <w:szCs w:val="16"/>
              </w:rPr>
              <w:t>)</w:t>
            </w:r>
          </w:p>
        </w:tc>
      </w:tr>
      <w:tr w:rsidR="00190E3A" w:rsidRPr="004939B5" w14:paraId="00FBF798"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2A65AB02" w14:textId="77777777" w:rsidR="00190E3A" w:rsidRPr="00EF778D" w:rsidRDefault="00190E3A"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SELL_OUT_RMA_LOCAL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195E3B61" w14:textId="77777777" w:rsidR="00190E3A" w:rsidRPr="00FD07EC" w:rsidRDefault="00190E3A" w:rsidP="00B82D36">
            <w:pPr>
              <w:rPr>
                <w:rFonts w:asciiTheme="minorHAnsi" w:hAnsiTheme="minorHAnsi" w:cstheme="minorHAnsi"/>
                <w:color w:val="000000"/>
                <w:sz w:val="18"/>
                <w:szCs w:val="16"/>
              </w:rPr>
            </w:pPr>
          </w:p>
        </w:tc>
        <w:tc>
          <w:tcPr>
            <w:tcW w:w="2970" w:type="dxa"/>
            <w:tcBorders>
              <w:top w:val="single" w:sz="4" w:space="0" w:color="auto"/>
              <w:left w:val="single" w:sz="4" w:space="0" w:color="auto"/>
              <w:bottom w:val="single" w:sz="4" w:space="0" w:color="auto"/>
              <w:right w:val="single" w:sz="4" w:space="0" w:color="auto"/>
            </w:tcBorders>
          </w:tcPr>
          <w:p w14:paraId="4F18AEEF" w14:textId="77777777" w:rsidR="00190E3A" w:rsidRPr="00FD07EC" w:rsidRDefault="00190E3A" w:rsidP="00B82D36">
            <w:pPr>
              <w:rPr>
                <w:rFonts w:asciiTheme="minorHAnsi" w:hAnsiTheme="minorHAnsi" w:cstheme="minorHAnsi"/>
                <w:color w:val="000000"/>
                <w:sz w:val="18"/>
                <w:szCs w:val="16"/>
              </w:rPr>
            </w:pPr>
            <w:r>
              <w:rPr>
                <w:rFonts w:asciiTheme="minorHAnsi" w:hAnsiTheme="minorHAnsi" w:cstheme="minorHAnsi"/>
                <w:color w:val="000000"/>
                <w:sz w:val="18"/>
                <w:szCs w:val="16"/>
              </w:rPr>
              <w:t>sum (RMA_LOCAL)</w:t>
            </w:r>
          </w:p>
        </w:tc>
      </w:tr>
      <w:tr w:rsidR="00190E3A" w:rsidRPr="004939B5" w14:paraId="0D945A9E"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5D5643DB" w14:textId="77777777" w:rsidR="00190E3A" w:rsidRPr="00EF778D" w:rsidRDefault="00190E3A"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SELL_OUT_RMA_USD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517606E5" w14:textId="77777777" w:rsidR="00190E3A" w:rsidRPr="00FD07EC" w:rsidRDefault="00190E3A" w:rsidP="00B82D36">
            <w:pPr>
              <w:rPr>
                <w:rFonts w:asciiTheme="minorHAnsi" w:hAnsiTheme="minorHAnsi" w:cstheme="minorHAnsi"/>
                <w:color w:val="000000"/>
                <w:sz w:val="18"/>
                <w:szCs w:val="16"/>
              </w:rPr>
            </w:pPr>
          </w:p>
        </w:tc>
        <w:tc>
          <w:tcPr>
            <w:tcW w:w="2970" w:type="dxa"/>
            <w:tcBorders>
              <w:top w:val="single" w:sz="4" w:space="0" w:color="auto"/>
              <w:left w:val="single" w:sz="4" w:space="0" w:color="auto"/>
              <w:bottom w:val="single" w:sz="4" w:space="0" w:color="auto"/>
              <w:right w:val="single" w:sz="4" w:space="0" w:color="auto"/>
            </w:tcBorders>
          </w:tcPr>
          <w:p w14:paraId="37F3586F" w14:textId="77777777" w:rsidR="00190E3A" w:rsidRPr="00FD07EC" w:rsidRDefault="00190E3A" w:rsidP="00B82D36">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(RMA_LOCAL)</w:t>
            </w:r>
          </w:p>
        </w:tc>
      </w:tr>
      <w:tr w:rsidR="00190E3A" w:rsidRPr="004939B5" w14:paraId="7CE28BAD"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0F650D08" w14:textId="77777777" w:rsidR="00190E3A" w:rsidRPr="00EF778D" w:rsidRDefault="00190E3A"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SELL_OUT_MD_COST_LOCAL</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2B1B723" w14:textId="77777777" w:rsidR="00190E3A" w:rsidRPr="00FD07EC" w:rsidRDefault="00C23FF4" w:rsidP="00C23FF4">
            <w:pPr>
              <w:rPr>
                <w:rFonts w:asciiTheme="minorHAnsi" w:hAnsiTheme="minorHAnsi" w:cstheme="minorHAnsi"/>
                <w:color w:val="000000"/>
                <w:sz w:val="18"/>
                <w:szCs w:val="16"/>
              </w:rPr>
            </w:pPr>
            <w:r>
              <w:rPr>
                <w:rFonts w:asciiTheme="minorHAnsi" w:hAnsiTheme="minorHAnsi" w:cstheme="minorHAnsi"/>
                <w:color w:val="000000"/>
                <w:sz w:val="18"/>
                <w:szCs w:val="16"/>
              </w:rPr>
              <w:t xml:space="preserve"> </w:t>
            </w:r>
          </w:p>
        </w:tc>
        <w:tc>
          <w:tcPr>
            <w:tcW w:w="2970" w:type="dxa"/>
            <w:tcBorders>
              <w:top w:val="single" w:sz="4" w:space="0" w:color="auto"/>
              <w:left w:val="single" w:sz="4" w:space="0" w:color="auto"/>
              <w:bottom w:val="single" w:sz="4" w:space="0" w:color="auto"/>
              <w:right w:val="single" w:sz="4" w:space="0" w:color="auto"/>
            </w:tcBorders>
          </w:tcPr>
          <w:p w14:paraId="66CB7B46" w14:textId="77777777" w:rsidR="00992CDC" w:rsidRDefault="00992CDC" w:rsidP="00992CDC">
            <w:pPr>
              <w:rPr>
                <w:rFonts w:asciiTheme="minorHAnsi" w:hAnsiTheme="minorHAnsi" w:cstheme="minorHAnsi"/>
                <w:color w:val="000000"/>
                <w:sz w:val="18"/>
                <w:szCs w:val="16"/>
              </w:rPr>
            </w:pPr>
            <w:r>
              <w:rPr>
                <w:rFonts w:asciiTheme="minorHAnsi" w:hAnsiTheme="minorHAnsi" w:cstheme="minorHAnsi"/>
                <w:color w:val="000000"/>
                <w:sz w:val="18"/>
                <w:szCs w:val="16"/>
              </w:rPr>
              <w:t xml:space="preserve">sum(REVENUE) of 3 months </w:t>
            </w:r>
          </w:p>
          <w:p w14:paraId="27452A29" w14:textId="77777777" w:rsidR="00992CDC" w:rsidRDefault="00992CDC" w:rsidP="00992CDC">
            <w:pPr>
              <w:rPr>
                <w:rFonts w:asciiTheme="minorHAnsi" w:hAnsiTheme="minorHAnsi" w:cstheme="minorHAnsi"/>
                <w:color w:val="000000"/>
                <w:sz w:val="18"/>
                <w:szCs w:val="16"/>
              </w:rPr>
            </w:pPr>
            <w:r w:rsidRPr="00C23FF4">
              <w:rPr>
                <w:rFonts w:asciiTheme="minorHAnsi" w:hAnsiTheme="minorHAnsi" w:cstheme="minorHAnsi"/>
                <w:color w:val="000000"/>
                <w:sz w:val="18"/>
                <w:szCs w:val="16"/>
              </w:rPr>
              <w:t xml:space="preserve">divided by </w:t>
            </w:r>
          </w:p>
          <w:p w14:paraId="236F38CB" w14:textId="77777777" w:rsidR="00190E3A" w:rsidRPr="004939B5" w:rsidRDefault="00992CDC" w:rsidP="00992CDC">
            <w:pPr>
              <w:rPr>
                <w:rFonts w:asciiTheme="minorHAnsi" w:hAnsiTheme="minorHAnsi" w:cstheme="minorHAnsi"/>
                <w:color w:val="000000"/>
                <w:sz w:val="18"/>
                <w:szCs w:val="16"/>
              </w:rPr>
            </w:pPr>
            <w:r>
              <w:rPr>
                <w:rFonts w:asciiTheme="minorHAnsi" w:hAnsiTheme="minorHAnsi" w:cstheme="minorHAnsi"/>
                <w:color w:val="000000"/>
                <w:sz w:val="18"/>
                <w:szCs w:val="16"/>
              </w:rPr>
              <w:t>sum(</w:t>
            </w:r>
            <w:r w:rsidRPr="00EF778D">
              <w:rPr>
                <w:rFonts w:asciiTheme="minorHAnsi" w:hAnsiTheme="minorHAnsi" w:cstheme="minorHAnsi"/>
                <w:color w:val="000000"/>
                <w:sz w:val="18"/>
                <w:szCs w:val="16"/>
              </w:rPr>
              <w:t>QUANTITY</w:t>
            </w:r>
            <w:r>
              <w:rPr>
                <w:rFonts w:asciiTheme="minorHAnsi" w:hAnsiTheme="minorHAnsi" w:cstheme="minorHAnsi"/>
                <w:color w:val="000000"/>
                <w:sz w:val="18"/>
                <w:szCs w:val="16"/>
              </w:rPr>
              <w:t>) of 3 months</w:t>
            </w:r>
          </w:p>
        </w:tc>
      </w:tr>
      <w:tr w:rsidR="00190E3A" w:rsidRPr="004939B5" w14:paraId="0E9BA8DD" w14:textId="77777777" w:rsidTr="00CB1BF8">
        <w:trPr>
          <w:trHeight w:val="70"/>
        </w:trPr>
        <w:tc>
          <w:tcPr>
            <w:tcW w:w="2970" w:type="dxa"/>
            <w:tcBorders>
              <w:top w:val="single" w:sz="4" w:space="0" w:color="auto"/>
              <w:left w:val="single" w:sz="4" w:space="0" w:color="auto"/>
              <w:bottom w:val="single" w:sz="4" w:space="0" w:color="auto"/>
              <w:right w:val="single" w:sz="4" w:space="0" w:color="auto"/>
            </w:tcBorders>
            <w:shd w:val="clear" w:color="auto" w:fill="auto"/>
          </w:tcPr>
          <w:p w14:paraId="1A155413" w14:textId="77777777" w:rsidR="00190E3A" w:rsidRPr="00EF778D" w:rsidRDefault="00190E3A"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SELL_OUT_MD_COST_USD</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F4729DB" w14:textId="77777777" w:rsidR="00190E3A" w:rsidRPr="00FD07EC" w:rsidRDefault="00190E3A" w:rsidP="00B82D36">
            <w:pPr>
              <w:rPr>
                <w:rFonts w:asciiTheme="minorHAnsi" w:hAnsiTheme="minorHAnsi" w:cstheme="minorHAnsi"/>
                <w:color w:val="000000"/>
                <w:sz w:val="18"/>
                <w:szCs w:val="16"/>
              </w:rPr>
            </w:pPr>
          </w:p>
        </w:tc>
        <w:tc>
          <w:tcPr>
            <w:tcW w:w="2970" w:type="dxa"/>
            <w:tcBorders>
              <w:top w:val="single" w:sz="4" w:space="0" w:color="auto"/>
              <w:left w:val="single" w:sz="4" w:space="0" w:color="auto"/>
              <w:bottom w:val="single" w:sz="4" w:space="0" w:color="auto"/>
              <w:right w:val="single" w:sz="4" w:space="0" w:color="auto"/>
            </w:tcBorders>
          </w:tcPr>
          <w:p w14:paraId="281D7EF1" w14:textId="77777777" w:rsidR="00190E3A" w:rsidRPr="004939B5" w:rsidRDefault="00992CDC" w:rsidP="00B82D36">
            <w:pPr>
              <w:rPr>
                <w:rFonts w:asciiTheme="minorHAnsi" w:hAnsiTheme="minorHAnsi" w:cstheme="minorHAnsi"/>
                <w:color w:val="000000"/>
                <w:sz w:val="18"/>
                <w:szCs w:val="16"/>
              </w:rPr>
            </w:pPr>
            <w:r>
              <w:rPr>
                <w:rFonts w:asciiTheme="minorHAnsi" w:hAnsiTheme="minorHAnsi" w:cstheme="minorHAnsi"/>
                <w:color w:val="000000"/>
                <w:sz w:val="18"/>
                <w:szCs w:val="16"/>
              </w:rPr>
              <w:t>Conversion Algorithm (</w:t>
            </w:r>
            <w:r w:rsidRPr="00EF778D">
              <w:rPr>
                <w:rFonts w:asciiTheme="minorHAnsi" w:hAnsiTheme="minorHAnsi" w:cstheme="minorHAnsi"/>
                <w:color w:val="000000"/>
                <w:sz w:val="18"/>
                <w:szCs w:val="16"/>
              </w:rPr>
              <w:t>SELL_OUT_MD_COST_LOCAL</w:t>
            </w:r>
            <w:r>
              <w:rPr>
                <w:rFonts w:asciiTheme="minorHAnsi" w:hAnsiTheme="minorHAnsi" w:cstheme="minorHAnsi"/>
                <w:color w:val="000000"/>
                <w:sz w:val="18"/>
                <w:szCs w:val="16"/>
              </w:rPr>
              <w:t>)</w:t>
            </w:r>
          </w:p>
        </w:tc>
      </w:tr>
      <w:tr w:rsidR="00057D32" w:rsidRPr="004939B5" w14:paraId="5D087175" w14:textId="77777777" w:rsidTr="00B82D36">
        <w:trPr>
          <w:trHeight w:val="70"/>
        </w:trPr>
        <w:tc>
          <w:tcPr>
            <w:tcW w:w="8910" w:type="dxa"/>
            <w:gridSpan w:val="3"/>
            <w:tcBorders>
              <w:top w:val="single" w:sz="4" w:space="0" w:color="auto"/>
              <w:left w:val="single" w:sz="4" w:space="0" w:color="auto"/>
              <w:bottom w:val="single" w:sz="4" w:space="0" w:color="auto"/>
              <w:right w:val="single" w:sz="4" w:space="0" w:color="auto"/>
            </w:tcBorders>
            <w:shd w:val="clear" w:color="auto" w:fill="auto"/>
          </w:tcPr>
          <w:p w14:paraId="04A9DA70" w14:textId="77777777" w:rsidR="00057D32" w:rsidRDefault="00057D32" w:rsidP="00057D32">
            <w:pPr>
              <w:rPr>
                <w:rFonts w:asciiTheme="minorHAnsi" w:hAnsiTheme="minorHAnsi" w:cstheme="minorHAnsi"/>
                <w:b/>
                <w:color w:val="000000"/>
                <w:sz w:val="18"/>
                <w:szCs w:val="16"/>
                <w:u w:val="single"/>
              </w:rPr>
            </w:pPr>
            <w:r w:rsidRPr="005B7187">
              <w:rPr>
                <w:rFonts w:asciiTheme="minorHAnsi" w:hAnsiTheme="minorHAnsi" w:cstheme="minorHAnsi"/>
                <w:b/>
                <w:color w:val="000000"/>
                <w:sz w:val="18"/>
                <w:szCs w:val="16"/>
                <w:u w:val="single"/>
              </w:rPr>
              <w:t>Join Condition</w:t>
            </w:r>
          </w:p>
          <w:p w14:paraId="032DBE5A" w14:textId="77777777" w:rsidR="00057D32" w:rsidRDefault="00057D32" w:rsidP="00B82D36">
            <w:pPr>
              <w:rPr>
                <w:rFonts w:asciiTheme="minorHAnsi" w:hAnsiTheme="minorHAnsi" w:cstheme="minorHAnsi"/>
                <w:color w:val="000000"/>
                <w:sz w:val="18"/>
                <w:szCs w:val="16"/>
              </w:rPr>
            </w:pPr>
          </w:p>
          <w:tbl>
            <w:tblPr>
              <w:tblW w:w="2299"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9"/>
            </w:tblGrid>
            <w:tr w:rsidR="006F1A81" w:rsidRPr="00EF778D" w14:paraId="5D06A63C" w14:textId="77777777" w:rsidTr="006F1A81">
              <w:tc>
                <w:tcPr>
                  <w:tcW w:w="2299" w:type="dxa"/>
                  <w:tcBorders>
                    <w:top w:val="single" w:sz="4" w:space="0" w:color="auto"/>
                    <w:left w:val="single" w:sz="4" w:space="0" w:color="auto"/>
                    <w:bottom w:val="single" w:sz="4" w:space="0" w:color="auto"/>
                    <w:right w:val="single" w:sz="4" w:space="0" w:color="auto"/>
                  </w:tcBorders>
                  <w:shd w:val="clear" w:color="auto" w:fill="auto"/>
                </w:tcPr>
                <w:p w14:paraId="0CEC3700" w14:textId="77777777" w:rsidR="006F1A81" w:rsidRPr="00EF778D" w:rsidRDefault="006F1A81"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PRODUCT_PART_ID</w:t>
                  </w:r>
                </w:p>
              </w:tc>
            </w:tr>
            <w:tr w:rsidR="006F1A81" w:rsidRPr="00EF778D" w14:paraId="7F1A38F9" w14:textId="77777777" w:rsidTr="006F1A81">
              <w:tc>
                <w:tcPr>
                  <w:tcW w:w="2299" w:type="dxa"/>
                  <w:tcBorders>
                    <w:top w:val="single" w:sz="4" w:space="0" w:color="auto"/>
                    <w:left w:val="single" w:sz="4" w:space="0" w:color="auto"/>
                    <w:bottom w:val="single" w:sz="4" w:space="0" w:color="auto"/>
                    <w:right w:val="single" w:sz="4" w:space="0" w:color="auto"/>
                  </w:tcBorders>
                  <w:shd w:val="clear" w:color="auto" w:fill="auto"/>
                </w:tcPr>
                <w:p w14:paraId="63243536" w14:textId="77777777" w:rsidR="006F1A81" w:rsidRPr="00EF778D" w:rsidRDefault="006F1A81"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PARTNER_ID</w:t>
                  </w:r>
                </w:p>
              </w:tc>
            </w:tr>
            <w:tr w:rsidR="006F1A81" w:rsidRPr="00EF778D" w14:paraId="60DF884C" w14:textId="77777777" w:rsidTr="006F1A81">
              <w:tc>
                <w:tcPr>
                  <w:tcW w:w="2299" w:type="dxa"/>
                  <w:tcBorders>
                    <w:top w:val="single" w:sz="4" w:space="0" w:color="auto"/>
                    <w:left w:val="single" w:sz="4" w:space="0" w:color="auto"/>
                    <w:bottom w:val="single" w:sz="4" w:space="0" w:color="auto"/>
                    <w:right w:val="single" w:sz="4" w:space="0" w:color="auto"/>
                  </w:tcBorders>
                  <w:shd w:val="clear" w:color="auto" w:fill="auto"/>
                </w:tcPr>
                <w:p w14:paraId="2C0898ED" w14:textId="77777777" w:rsidR="006F1A81" w:rsidRPr="00EF778D" w:rsidRDefault="006F1A81"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EFFECTIVE_DATE</w:t>
                  </w:r>
                </w:p>
              </w:tc>
            </w:tr>
            <w:tr w:rsidR="006F1A81" w:rsidRPr="00EF778D" w14:paraId="1F142E37" w14:textId="77777777" w:rsidTr="006F1A81">
              <w:trPr>
                <w:trHeight w:val="70"/>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7A7CC165" w14:textId="77777777" w:rsidR="006F1A81" w:rsidRPr="00EF778D" w:rsidRDefault="006F1A81"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PRODUCT_DESCRIPTION</w:t>
                  </w:r>
                </w:p>
              </w:tc>
            </w:tr>
            <w:tr w:rsidR="006F1A81" w:rsidRPr="00EF778D" w:rsidDel="00E62C73" w14:paraId="2BDB0A5A" w14:textId="1C2BFE9A" w:rsidTr="006F1A81">
              <w:trPr>
                <w:trHeight w:val="70"/>
                <w:del w:id="13746" w:author="Rakesh Singhi" w:date="2015-03-25T15:48:00Z"/>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643DA475" w14:textId="308C948F" w:rsidR="006F1A81" w:rsidRPr="00EF778D" w:rsidDel="00E62C73" w:rsidRDefault="006F1A81" w:rsidP="00B82D36">
                  <w:pPr>
                    <w:rPr>
                      <w:del w:id="13747" w:author="Rakesh Singhi" w:date="2015-03-25T15:48:00Z"/>
                      <w:rFonts w:asciiTheme="minorHAnsi" w:hAnsiTheme="minorHAnsi" w:cstheme="minorHAnsi"/>
                      <w:color w:val="000000"/>
                      <w:sz w:val="18"/>
                      <w:szCs w:val="16"/>
                    </w:rPr>
                  </w:pPr>
                  <w:del w:id="13748" w:author="Rakesh Singhi" w:date="2015-03-25T15:48:00Z">
                    <w:r w:rsidRPr="00EF778D" w:rsidDel="00E62C73">
                      <w:rPr>
                        <w:rFonts w:asciiTheme="minorHAnsi" w:hAnsiTheme="minorHAnsi" w:cstheme="minorHAnsi"/>
                        <w:color w:val="000000"/>
                        <w:sz w:val="18"/>
                        <w:szCs w:val="16"/>
                      </w:rPr>
                      <w:delText>ORDER_TYPE</w:delText>
                    </w:r>
                  </w:del>
                </w:p>
              </w:tc>
            </w:tr>
          </w:tbl>
          <w:p w14:paraId="0D28DD1D" w14:textId="77777777" w:rsidR="00057D32" w:rsidRDefault="00057D32" w:rsidP="00B82D36">
            <w:pPr>
              <w:rPr>
                <w:rFonts w:asciiTheme="minorHAnsi" w:hAnsiTheme="minorHAnsi" w:cstheme="minorHAnsi"/>
                <w:color w:val="000000"/>
                <w:sz w:val="18"/>
                <w:szCs w:val="16"/>
              </w:rPr>
            </w:pPr>
          </w:p>
          <w:p w14:paraId="73B760C6" w14:textId="77777777" w:rsidR="00057D32" w:rsidRPr="004939B5" w:rsidRDefault="00057D32" w:rsidP="00B82D36">
            <w:pPr>
              <w:rPr>
                <w:rFonts w:asciiTheme="minorHAnsi" w:hAnsiTheme="minorHAnsi" w:cstheme="minorHAnsi"/>
                <w:color w:val="000000"/>
                <w:sz w:val="18"/>
                <w:szCs w:val="16"/>
              </w:rPr>
            </w:pPr>
          </w:p>
        </w:tc>
      </w:tr>
      <w:tr w:rsidR="00057D32" w:rsidRPr="004939B5" w14:paraId="0CA6FFD8" w14:textId="77777777" w:rsidTr="00B82D36">
        <w:trPr>
          <w:trHeight w:val="70"/>
        </w:trPr>
        <w:tc>
          <w:tcPr>
            <w:tcW w:w="8910" w:type="dxa"/>
            <w:gridSpan w:val="3"/>
            <w:tcBorders>
              <w:top w:val="single" w:sz="4" w:space="0" w:color="auto"/>
              <w:left w:val="single" w:sz="4" w:space="0" w:color="auto"/>
              <w:bottom w:val="single" w:sz="4" w:space="0" w:color="auto"/>
              <w:right w:val="single" w:sz="4" w:space="0" w:color="auto"/>
            </w:tcBorders>
            <w:shd w:val="clear" w:color="auto" w:fill="auto"/>
          </w:tcPr>
          <w:p w14:paraId="27F57424" w14:textId="77777777" w:rsidR="00057D32" w:rsidRDefault="00057D32" w:rsidP="00057D32">
            <w:pPr>
              <w:rPr>
                <w:rFonts w:asciiTheme="minorHAnsi" w:hAnsiTheme="minorHAnsi" w:cstheme="minorHAnsi"/>
                <w:b/>
                <w:color w:val="000000"/>
                <w:sz w:val="18"/>
                <w:szCs w:val="16"/>
                <w:u w:val="single"/>
              </w:rPr>
            </w:pPr>
            <w:r>
              <w:rPr>
                <w:rFonts w:asciiTheme="minorHAnsi" w:hAnsiTheme="minorHAnsi" w:cstheme="minorHAnsi"/>
                <w:b/>
                <w:color w:val="000000"/>
                <w:sz w:val="18"/>
                <w:szCs w:val="16"/>
                <w:u w:val="single"/>
              </w:rPr>
              <w:t xml:space="preserve">Group By </w:t>
            </w:r>
          </w:p>
          <w:p w14:paraId="0E754C5E" w14:textId="77777777" w:rsidR="00595FC3" w:rsidRDefault="00595FC3" w:rsidP="00595FC3">
            <w:pPr>
              <w:rPr>
                <w:rFonts w:asciiTheme="minorHAnsi" w:hAnsiTheme="minorHAnsi" w:cstheme="minorHAnsi"/>
                <w:color w:val="000000"/>
                <w:sz w:val="18"/>
                <w:szCs w:val="16"/>
              </w:rPr>
            </w:pPr>
          </w:p>
          <w:tbl>
            <w:tblPr>
              <w:tblW w:w="2299"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9"/>
            </w:tblGrid>
            <w:tr w:rsidR="00595FC3" w:rsidRPr="00EF778D" w14:paraId="1591354D" w14:textId="77777777" w:rsidTr="00B82D36">
              <w:tc>
                <w:tcPr>
                  <w:tcW w:w="2299" w:type="dxa"/>
                  <w:tcBorders>
                    <w:top w:val="single" w:sz="4" w:space="0" w:color="auto"/>
                    <w:left w:val="single" w:sz="4" w:space="0" w:color="auto"/>
                    <w:bottom w:val="single" w:sz="4" w:space="0" w:color="auto"/>
                    <w:right w:val="single" w:sz="4" w:space="0" w:color="auto"/>
                  </w:tcBorders>
                  <w:shd w:val="clear" w:color="auto" w:fill="auto"/>
                </w:tcPr>
                <w:p w14:paraId="44FF69F8" w14:textId="77777777" w:rsidR="00595FC3" w:rsidRPr="00EF778D" w:rsidRDefault="00595FC3"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PRODUCT_PART_ID</w:t>
                  </w:r>
                </w:p>
              </w:tc>
            </w:tr>
            <w:tr w:rsidR="00595FC3" w:rsidRPr="00EF778D" w14:paraId="38B9637D" w14:textId="77777777" w:rsidTr="00B82D36">
              <w:tc>
                <w:tcPr>
                  <w:tcW w:w="2299" w:type="dxa"/>
                  <w:tcBorders>
                    <w:top w:val="single" w:sz="4" w:space="0" w:color="auto"/>
                    <w:left w:val="single" w:sz="4" w:space="0" w:color="auto"/>
                    <w:bottom w:val="single" w:sz="4" w:space="0" w:color="auto"/>
                    <w:right w:val="single" w:sz="4" w:space="0" w:color="auto"/>
                  </w:tcBorders>
                  <w:shd w:val="clear" w:color="auto" w:fill="auto"/>
                </w:tcPr>
                <w:p w14:paraId="7EB67527" w14:textId="77777777" w:rsidR="00595FC3" w:rsidRPr="00EF778D" w:rsidRDefault="00595FC3"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PARTNER_ID</w:t>
                  </w:r>
                </w:p>
              </w:tc>
            </w:tr>
            <w:tr w:rsidR="00595FC3" w:rsidRPr="00EF778D" w14:paraId="665F7271" w14:textId="77777777" w:rsidTr="00E62C73">
              <w:tc>
                <w:tcPr>
                  <w:tcW w:w="2299" w:type="dxa"/>
                  <w:tcBorders>
                    <w:top w:val="single" w:sz="4" w:space="0" w:color="auto"/>
                    <w:left w:val="single" w:sz="4" w:space="0" w:color="auto"/>
                    <w:bottom w:val="single" w:sz="4" w:space="0" w:color="auto"/>
                    <w:right w:val="single" w:sz="4" w:space="0" w:color="auto"/>
                  </w:tcBorders>
                  <w:shd w:val="clear" w:color="auto" w:fill="auto"/>
                </w:tcPr>
                <w:p w14:paraId="3B2A71E0" w14:textId="77777777" w:rsidR="00595FC3" w:rsidRPr="00EF778D" w:rsidRDefault="00595FC3"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EFFECTIVE_DATE</w:t>
                  </w:r>
                </w:p>
              </w:tc>
            </w:tr>
            <w:tr w:rsidR="00595FC3" w:rsidRPr="00EF778D" w14:paraId="4B65B17A" w14:textId="77777777" w:rsidTr="00B82D36">
              <w:trPr>
                <w:trHeight w:val="70"/>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76B6519B" w14:textId="77777777" w:rsidR="00595FC3" w:rsidRPr="00EF778D" w:rsidRDefault="00595FC3" w:rsidP="00B82D36">
                  <w:pPr>
                    <w:rPr>
                      <w:rFonts w:asciiTheme="minorHAnsi" w:hAnsiTheme="minorHAnsi" w:cstheme="minorHAnsi"/>
                      <w:color w:val="000000"/>
                      <w:sz w:val="18"/>
                      <w:szCs w:val="16"/>
                    </w:rPr>
                  </w:pPr>
                  <w:r w:rsidRPr="00EF778D">
                    <w:rPr>
                      <w:rFonts w:asciiTheme="minorHAnsi" w:hAnsiTheme="minorHAnsi" w:cstheme="minorHAnsi"/>
                      <w:color w:val="000000"/>
                      <w:sz w:val="18"/>
                      <w:szCs w:val="16"/>
                    </w:rPr>
                    <w:t>PRODUCT_DESCRIPTION</w:t>
                  </w:r>
                </w:p>
              </w:tc>
            </w:tr>
            <w:tr w:rsidR="00595FC3" w:rsidRPr="00EF778D" w:rsidDel="00E62C73" w14:paraId="69A2CD2F" w14:textId="666B23B7" w:rsidTr="00B82D36">
              <w:trPr>
                <w:trHeight w:val="70"/>
                <w:del w:id="13749" w:author="Rakesh Singhi" w:date="2015-03-25T15:48:00Z"/>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17566D10" w14:textId="5ED32CD0" w:rsidR="00595FC3" w:rsidRPr="00EF778D" w:rsidDel="00E62C73" w:rsidRDefault="00595FC3" w:rsidP="00B82D36">
                  <w:pPr>
                    <w:rPr>
                      <w:del w:id="13750" w:author="Rakesh Singhi" w:date="2015-03-25T15:48:00Z"/>
                      <w:rFonts w:asciiTheme="minorHAnsi" w:hAnsiTheme="minorHAnsi" w:cstheme="minorHAnsi"/>
                      <w:color w:val="000000"/>
                      <w:sz w:val="18"/>
                      <w:szCs w:val="16"/>
                    </w:rPr>
                  </w:pPr>
                  <w:del w:id="13751" w:author="Rakesh Singhi" w:date="2015-03-25T15:48:00Z">
                    <w:r w:rsidRPr="00EF778D" w:rsidDel="00E62C73">
                      <w:rPr>
                        <w:rFonts w:asciiTheme="minorHAnsi" w:hAnsiTheme="minorHAnsi" w:cstheme="minorHAnsi"/>
                        <w:color w:val="000000"/>
                        <w:sz w:val="18"/>
                        <w:szCs w:val="16"/>
                      </w:rPr>
                      <w:delText>ORDER_TYPE</w:delText>
                    </w:r>
                  </w:del>
                </w:p>
              </w:tc>
            </w:tr>
          </w:tbl>
          <w:p w14:paraId="25A68421" w14:textId="77777777" w:rsidR="006F1A81" w:rsidRDefault="006F1A81" w:rsidP="006F1A81">
            <w:pPr>
              <w:rPr>
                <w:rFonts w:asciiTheme="minorHAnsi" w:hAnsiTheme="minorHAnsi" w:cstheme="minorHAnsi"/>
                <w:color w:val="000000"/>
                <w:sz w:val="18"/>
                <w:szCs w:val="16"/>
              </w:rPr>
            </w:pPr>
          </w:p>
          <w:p w14:paraId="0027A9BA" w14:textId="77777777" w:rsidR="00595FC3" w:rsidRPr="004939B5" w:rsidRDefault="00595FC3" w:rsidP="006F1A81">
            <w:pPr>
              <w:rPr>
                <w:rFonts w:asciiTheme="minorHAnsi" w:hAnsiTheme="minorHAnsi" w:cstheme="minorHAnsi"/>
                <w:color w:val="000000"/>
                <w:sz w:val="18"/>
                <w:szCs w:val="16"/>
              </w:rPr>
            </w:pPr>
          </w:p>
        </w:tc>
      </w:tr>
    </w:tbl>
    <w:p w14:paraId="7DB1A894" w14:textId="77777777" w:rsidR="001E1082" w:rsidRPr="007B220B" w:rsidRDefault="001E1082" w:rsidP="00C92B80">
      <w:pPr>
        <w:rPr>
          <w:sz w:val="18"/>
        </w:rPr>
      </w:pPr>
    </w:p>
    <w:p w14:paraId="239D3D4E" w14:textId="58F5E5BB" w:rsidR="002A5C1E" w:rsidRPr="007B220B" w:rsidRDefault="003F1D25"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752" w:name="_Toc415065661"/>
      <w:r>
        <w:rPr>
          <w:rFonts w:asciiTheme="minorHAnsi" w:hAnsiTheme="minorHAnsi" w:cstheme="minorHAnsi"/>
          <w:b/>
          <w:i/>
          <w:sz w:val="22"/>
          <w:szCs w:val="24"/>
          <w:lang w:val="en-GB"/>
        </w:rPr>
        <w:t>DMO_</w:t>
      </w:r>
      <w:r w:rsidR="003D6BE0" w:rsidRPr="007B220B">
        <w:rPr>
          <w:rFonts w:asciiTheme="minorHAnsi" w:hAnsiTheme="minorHAnsi" w:cstheme="minorHAnsi"/>
          <w:b/>
          <w:i/>
          <w:sz w:val="22"/>
          <w:szCs w:val="24"/>
          <w:lang w:val="en-GB"/>
        </w:rPr>
        <w:t>SELL_OUT_REJECT_F</w:t>
      </w:r>
      <w:bookmarkEnd w:id="13752"/>
    </w:p>
    <w:p w14:paraId="62459427" w14:textId="77777777" w:rsidR="002A5C1E" w:rsidRDefault="002A5C1E" w:rsidP="002A5C1E">
      <w:pPr>
        <w:rPr>
          <w:rFonts w:asciiTheme="minorHAnsi" w:hAnsiTheme="minorHAnsi" w:cstheme="minorHAnsi"/>
        </w:rPr>
      </w:pPr>
    </w:p>
    <w:p w14:paraId="22518C90" w14:textId="77777777" w:rsidR="002A5C1E" w:rsidRDefault="003D6BE0" w:rsidP="002A5C1E">
      <w:pPr>
        <w:rPr>
          <w:rFonts w:asciiTheme="minorHAnsi" w:hAnsiTheme="minorHAnsi" w:cstheme="minorHAnsi"/>
        </w:rPr>
      </w:pPr>
      <w:r>
        <w:rPr>
          <w:rFonts w:asciiTheme="minorHAnsi" w:hAnsiTheme="minorHAnsi" w:cstheme="minorHAnsi"/>
        </w:rPr>
        <w:t>This table would contain the records from the MD Sell Out File which are rejected by the Validation Process.</w:t>
      </w:r>
    </w:p>
    <w:p w14:paraId="2D8A3579" w14:textId="77777777" w:rsidR="003D6BE0" w:rsidRDefault="003D6BE0" w:rsidP="002A5C1E">
      <w:pPr>
        <w:rPr>
          <w:rFonts w:asciiTheme="minorHAnsi" w:hAnsiTheme="minorHAnsi" w:cstheme="minorHAnsi"/>
        </w:rPr>
      </w:pPr>
      <w:r>
        <w:rPr>
          <w:rFonts w:asciiTheme="minorHAnsi" w:hAnsiTheme="minorHAnsi" w:cstheme="minorHAnsi"/>
        </w:rPr>
        <w:t>The table structure would be same as the file with addition of RejectSequence ID ,</w:t>
      </w:r>
      <w:r w:rsidR="005D427A">
        <w:rPr>
          <w:rFonts w:asciiTheme="minorHAnsi" w:hAnsiTheme="minorHAnsi" w:cstheme="minorHAnsi"/>
        </w:rPr>
        <w:t xml:space="preserve"> Rejection Reason, </w:t>
      </w:r>
      <w:r>
        <w:rPr>
          <w:rFonts w:asciiTheme="minorHAnsi" w:hAnsiTheme="minorHAnsi" w:cstheme="minorHAnsi"/>
        </w:rPr>
        <w:t xml:space="preserve">MD file Name </w:t>
      </w:r>
      <w:r>
        <w:rPr>
          <w:rFonts w:asciiTheme="minorHAnsi" w:hAnsiTheme="minorHAnsi" w:cstheme="minorHAnsi"/>
        </w:rPr>
        <w:lastRenderedPageBreak/>
        <w:t>( denotes which MD has send this record in the file) and Load Date.</w:t>
      </w:r>
    </w:p>
    <w:p w14:paraId="2A322F89" w14:textId="77777777" w:rsidR="006D2F92" w:rsidRDefault="006D2F92" w:rsidP="002A5C1E">
      <w:pPr>
        <w:rPr>
          <w:rFonts w:asciiTheme="minorHAnsi" w:hAnsiTheme="minorHAnsi" w:cstheme="minorHAnsi"/>
        </w:rPr>
      </w:pPr>
    </w:p>
    <w:p w14:paraId="625666AC" w14:textId="77777777" w:rsidR="003D6BE0" w:rsidRDefault="003D6BE0" w:rsidP="002A5C1E">
      <w:pPr>
        <w:rPr>
          <w:ins w:id="13753" w:author="Raghavi K (Semiconductor, Computing &amp; Storage (SCS))" w:date="2017-03-14T16:00:00Z"/>
          <w:rFonts w:asciiTheme="minorHAnsi" w:hAnsiTheme="minorHAnsi" w:cstheme="minorHAnsi"/>
        </w:rPr>
      </w:pPr>
      <w:r>
        <w:rPr>
          <w:rFonts w:asciiTheme="minorHAnsi" w:hAnsiTheme="minorHAnsi" w:cstheme="minorHAnsi"/>
        </w:rPr>
        <w:t>Daily an email would be trigger to the support team with an attachment containing the daily rejected sell out records.</w:t>
      </w:r>
    </w:p>
    <w:p w14:paraId="26CB0F2C" w14:textId="77777777" w:rsidR="00856141" w:rsidRDefault="00856141" w:rsidP="002A5C1E">
      <w:pPr>
        <w:rPr>
          <w:ins w:id="13754" w:author="Raghavi K (Semiconductor, Computing &amp; Storage (SCS))" w:date="2017-03-14T16:00:00Z"/>
          <w:rFonts w:asciiTheme="minorHAnsi" w:hAnsiTheme="minorHAnsi" w:cstheme="minorHAnsi"/>
        </w:rPr>
      </w:pPr>
    </w:p>
    <w:p w14:paraId="5711D1F1" w14:textId="431598A0" w:rsidR="00856141" w:rsidDel="00856141" w:rsidRDefault="00856141" w:rsidP="002A5C1E">
      <w:pPr>
        <w:rPr>
          <w:del w:id="13755" w:author="Raghavi K (Semiconductor, Computing &amp; Storage (SCS))" w:date="2017-03-14T16:00:00Z"/>
          <w:rFonts w:asciiTheme="minorHAnsi" w:hAnsiTheme="minorHAnsi" w:cstheme="minorHAnsi"/>
        </w:rPr>
      </w:pPr>
    </w:p>
    <w:p w14:paraId="27ADAE66" w14:textId="77777777" w:rsidR="002A5C1E" w:rsidRPr="00D30FA1" w:rsidRDefault="002A5C1E" w:rsidP="002A5C1E">
      <w:pPr>
        <w:rPr>
          <w:rFonts w:asciiTheme="minorHAnsi" w:hAnsiTheme="minorHAnsi" w:cstheme="minorHAnsi"/>
        </w:rPr>
      </w:pPr>
    </w:p>
    <w:p w14:paraId="4D0857B2" w14:textId="77777777" w:rsidR="002A5C1E" w:rsidRPr="00D30FA1" w:rsidRDefault="002A5C1E" w:rsidP="002A5C1E">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0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2611"/>
        <w:gridCol w:w="1170"/>
        <w:gridCol w:w="1620"/>
      </w:tblGrid>
      <w:tr w:rsidR="002A5C1E" w:rsidRPr="00D30FA1" w14:paraId="59A03E81" w14:textId="77777777" w:rsidTr="003D7580">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54191CEE"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2611" w:type="dxa"/>
            <w:tcBorders>
              <w:top w:val="single" w:sz="4" w:space="0" w:color="auto"/>
              <w:left w:val="single" w:sz="4" w:space="0" w:color="auto"/>
              <w:bottom w:val="single" w:sz="4" w:space="0" w:color="auto"/>
              <w:right w:val="single" w:sz="4" w:space="0" w:color="auto"/>
            </w:tcBorders>
            <w:shd w:val="clear" w:color="auto" w:fill="F4B8AE"/>
            <w:hideMark/>
          </w:tcPr>
          <w:p w14:paraId="6277CB6C"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1170" w:type="dxa"/>
            <w:tcBorders>
              <w:top w:val="single" w:sz="4" w:space="0" w:color="auto"/>
              <w:left w:val="single" w:sz="4" w:space="0" w:color="auto"/>
              <w:bottom w:val="single" w:sz="4" w:space="0" w:color="auto"/>
              <w:right w:val="single" w:sz="4" w:space="0" w:color="auto"/>
            </w:tcBorders>
            <w:shd w:val="clear" w:color="auto" w:fill="F4B8AE"/>
            <w:hideMark/>
          </w:tcPr>
          <w:p w14:paraId="28C3DCD5"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620" w:type="dxa"/>
            <w:tcBorders>
              <w:top w:val="single" w:sz="4" w:space="0" w:color="auto"/>
              <w:left w:val="single" w:sz="4" w:space="0" w:color="auto"/>
              <w:bottom w:val="single" w:sz="4" w:space="0" w:color="auto"/>
              <w:right w:val="single" w:sz="4" w:space="0" w:color="auto"/>
            </w:tcBorders>
            <w:shd w:val="clear" w:color="auto" w:fill="F4B8AE"/>
            <w:hideMark/>
          </w:tcPr>
          <w:p w14:paraId="7CFB8EBF"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2A5C1E" w:rsidRPr="00D30FA1" w14:paraId="5302122F" w14:textId="77777777" w:rsidTr="003D7580">
        <w:tc>
          <w:tcPr>
            <w:tcW w:w="1619" w:type="dxa"/>
            <w:tcBorders>
              <w:top w:val="single" w:sz="4" w:space="0" w:color="auto"/>
              <w:left w:val="single" w:sz="4" w:space="0" w:color="auto"/>
              <w:bottom w:val="single" w:sz="4" w:space="0" w:color="auto"/>
              <w:right w:val="single" w:sz="4" w:space="0" w:color="auto"/>
            </w:tcBorders>
            <w:hideMark/>
          </w:tcPr>
          <w:p w14:paraId="738AC449" w14:textId="77777777" w:rsidR="002A5C1E" w:rsidRPr="00D30FA1" w:rsidRDefault="002A5C1E" w:rsidP="00B36295">
            <w:pPr>
              <w:rPr>
                <w:rFonts w:asciiTheme="minorHAnsi" w:hAnsiTheme="minorHAnsi" w:cstheme="minorHAnsi"/>
                <w:color w:val="000000"/>
                <w:sz w:val="18"/>
                <w:szCs w:val="16"/>
              </w:rPr>
            </w:pPr>
            <w:r>
              <w:rPr>
                <w:rFonts w:asciiTheme="minorHAnsi" w:hAnsiTheme="minorHAnsi" w:cstheme="minorHAnsi"/>
                <w:color w:val="000000"/>
                <w:sz w:val="18"/>
                <w:szCs w:val="16"/>
              </w:rPr>
              <w:t>Final Fact</w:t>
            </w:r>
          </w:p>
        </w:tc>
        <w:tc>
          <w:tcPr>
            <w:tcW w:w="2611" w:type="dxa"/>
            <w:tcBorders>
              <w:top w:val="single" w:sz="4" w:space="0" w:color="auto"/>
              <w:left w:val="single" w:sz="4" w:space="0" w:color="auto"/>
              <w:bottom w:val="single" w:sz="4" w:space="0" w:color="auto"/>
              <w:right w:val="single" w:sz="4" w:space="0" w:color="auto"/>
            </w:tcBorders>
            <w:hideMark/>
          </w:tcPr>
          <w:p w14:paraId="2D99142A" w14:textId="4618B4F6" w:rsidR="002A5C1E" w:rsidRPr="00D30FA1" w:rsidRDefault="00CA37B8" w:rsidP="00B36295">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3D6BE0">
              <w:rPr>
                <w:rFonts w:asciiTheme="minorHAnsi" w:hAnsiTheme="minorHAnsi" w:cstheme="minorHAnsi"/>
                <w:color w:val="000000"/>
                <w:sz w:val="18"/>
                <w:szCs w:val="16"/>
              </w:rPr>
              <w:t>SELL_OUT_REJECT_F</w:t>
            </w:r>
          </w:p>
        </w:tc>
        <w:tc>
          <w:tcPr>
            <w:tcW w:w="1170" w:type="dxa"/>
            <w:tcBorders>
              <w:top w:val="single" w:sz="4" w:space="0" w:color="auto"/>
              <w:left w:val="single" w:sz="4" w:space="0" w:color="auto"/>
              <w:bottom w:val="single" w:sz="4" w:space="0" w:color="auto"/>
              <w:right w:val="single" w:sz="4" w:space="0" w:color="auto"/>
            </w:tcBorders>
            <w:hideMark/>
          </w:tcPr>
          <w:p w14:paraId="64A75B9C" w14:textId="586FCBA5" w:rsidR="002A5C1E"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ISRVE_DMO_DM</w:t>
            </w:r>
          </w:p>
        </w:tc>
        <w:tc>
          <w:tcPr>
            <w:tcW w:w="1620" w:type="dxa"/>
            <w:tcBorders>
              <w:top w:val="single" w:sz="4" w:space="0" w:color="auto"/>
              <w:left w:val="single" w:sz="4" w:space="0" w:color="auto"/>
              <w:bottom w:val="single" w:sz="4" w:space="0" w:color="auto"/>
              <w:right w:val="single" w:sz="4" w:space="0" w:color="auto"/>
            </w:tcBorders>
            <w:hideMark/>
          </w:tcPr>
          <w:p w14:paraId="03724D09" w14:textId="77777777" w:rsidR="002A5C1E" w:rsidRPr="00D30FA1" w:rsidRDefault="002A5C1E" w:rsidP="00B36295">
            <w:pPr>
              <w:jc w:val="cente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11806C98" w14:textId="77777777" w:rsidR="002A5C1E" w:rsidRDefault="002A5C1E" w:rsidP="002A5C1E">
      <w:pPr>
        <w:spacing w:after="120"/>
        <w:rPr>
          <w:rFonts w:asciiTheme="minorHAnsi" w:hAnsiTheme="minorHAnsi" w:cstheme="minorHAnsi"/>
          <w:u w:val="single"/>
        </w:rPr>
      </w:pPr>
    </w:p>
    <w:p w14:paraId="06D2BCB1" w14:textId="77777777" w:rsidR="002A5C1E" w:rsidRDefault="002A5C1E" w:rsidP="003D6BE0">
      <w:pPr>
        <w:tabs>
          <w:tab w:val="left" w:pos="1725"/>
        </w:tabs>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6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1530"/>
        <w:gridCol w:w="4410"/>
      </w:tblGrid>
      <w:tr w:rsidR="002A5C1E" w:rsidRPr="00D30FA1" w14:paraId="6B606189" w14:textId="77777777" w:rsidTr="00CF60F8">
        <w:tc>
          <w:tcPr>
            <w:tcW w:w="2700" w:type="dxa"/>
            <w:tcBorders>
              <w:top w:val="single" w:sz="4" w:space="0" w:color="auto"/>
              <w:left w:val="single" w:sz="4" w:space="0" w:color="auto"/>
              <w:bottom w:val="single" w:sz="4" w:space="0" w:color="auto"/>
              <w:right w:val="single" w:sz="4" w:space="0" w:color="auto"/>
            </w:tcBorders>
            <w:shd w:val="clear" w:color="auto" w:fill="F4B8AE"/>
            <w:hideMark/>
          </w:tcPr>
          <w:p w14:paraId="5D9D91FD"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1530" w:type="dxa"/>
            <w:tcBorders>
              <w:top w:val="single" w:sz="4" w:space="0" w:color="auto"/>
              <w:left w:val="single" w:sz="4" w:space="0" w:color="auto"/>
              <w:bottom w:val="single" w:sz="4" w:space="0" w:color="auto"/>
              <w:right w:val="single" w:sz="4" w:space="0" w:color="auto"/>
            </w:tcBorders>
            <w:shd w:val="clear" w:color="auto" w:fill="F4B8AE"/>
            <w:hideMark/>
          </w:tcPr>
          <w:p w14:paraId="00F67FE4" w14:textId="77777777" w:rsidR="002A5C1E" w:rsidRPr="00D30FA1" w:rsidRDefault="002A5C1E" w:rsidP="00B36295">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4410" w:type="dxa"/>
            <w:tcBorders>
              <w:top w:val="single" w:sz="4" w:space="0" w:color="auto"/>
              <w:left w:val="single" w:sz="4" w:space="0" w:color="auto"/>
              <w:bottom w:val="single" w:sz="4" w:space="0" w:color="auto"/>
              <w:right w:val="single" w:sz="4" w:space="0" w:color="auto"/>
            </w:tcBorders>
            <w:shd w:val="clear" w:color="auto" w:fill="F4B8AE"/>
            <w:hideMark/>
          </w:tcPr>
          <w:p w14:paraId="0B94ED4D" w14:textId="77777777" w:rsidR="002A5C1E" w:rsidRPr="00D30FA1" w:rsidRDefault="002A5C1E" w:rsidP="00B36295">
            <w:pPr>
              <w:rPr>
                <w:rFonts w:asciiTheme="minorHAnsi" w:hAnsiTheme="minorHAnsi" w:cstheme="minorHAnsi"/>
                <w:sz w:val="16"/>
                <w:szCs w:val="16"/>
              </w:rPr>
            </w:pPr>
            <w:r>
              <w:rPr>
                <w:rFonts w:asciiTheme="minorHAnsi" w:hAnsiTheme="minorHAnsi" w:cstheme="minorHAnsi"/>
                <w:sz w:val="16"/>
                <w:szCs w:val="16"/>
              </w:rPr>
              <w:t>Columns Comments</w:t>
            </w:r>
          </w:p>
        </w:tc>
      </w:tr>
      <w:tr w:rsidR="002A5C1E" w:rsidRPr="00D30FA1" w:rsidDel="003E1C40" w14:paraId="2307D623" w14:textId="47B17CF0" w:rsidTr="00CF60F8">
        <w:trPr>
          <w:del w:id="13756" w:author="Rakesh Singhi" w:date="2015-03-25T15:57: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B8AC3CF" w14:textId="364143AD" w:rsidR="002A5C1E" w:rsidRPr="0076038F" w:rsidDel="003E1C40" w:rsidRDefault="003D6BE0" w:rsidP="00B36295">
            <w:pPr>
              <w:rPr>
                <w:del w:id="13757" w:author="Rakesh Singhi" w:date="2015-03-25T15:57:00Z"/>
                <w:rFonts w:asciiTheme="minorHAnsi" w:hAnsiTheme="minorHAnsi" w:cstheme="minorHAnsi"/>
                <w:color w:val="000000"/>
                <w:sz w:val="18"/>
                <w:szCs w:val="16"/>
              </w:rPr>
            </w:pPr>
            <w:del w:id="13758" w:author="Rakesh Singhi" w:date="2015-03-25T15:57:00Z">
              <w:r w:rsidRPr="0076038F" w:rsidDel="003E1C40">
                <w:rPr>
                  <w:rFonts w:asciiTheme="minorHAnsi" w:hAnsiTheme="minorHAnsi" w:cstheme="minorHAnsi"/>
                  <w:color w:val="000000"/>
                  <w:sz w:val="18"/>
                  <w:szCs w:val="16"/>
                </w:rPr>
                <w:delText>REJECT_SEQ_ID</w:delText>
              </w:r>
            </w:del>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586C82C" w14:textId="00CE1D17" w:rsidR="002A5C1E" w:rsidRPr="0076038F" w:rsidDel="003E1C40" w:rsidRDefault="00446233" w:rsidP="00B36295">
            <w:pPr>
              <w:rPr>
                <w:del w:id="13759" w:author="Rakesh Singhi" w:date="2015-03-25T15:57:00Z"/>
                <w:rFonts w:asciiTheme="minorHAnsi" w:hAnsiTheme="minorHAnsi" w:cstheme="minorHAnsi"/>
                <w:color w:val="000000"/>
                <w:sz w:val="18"/>
                <w:szCs w:val="16"/>
              </w:rPr>
            </w:pPr>
            <w:del w:id="13760" w:author="Rakesh Singhi" w:date="2015-03-25T15:57:00Z">
              <w:r w:rsidRPr="0076038F" w:rsidDel="003E1C40">
                <w:rPr>
                  <w:rFonts w:asciiTheme="minorHAnsi" w:hAnsiTheme="minorHAnsi" w:cstheme="minorHAnsi"/>
                  <w:color w:val="000000"/>
                  <w:sz w:val="18"/>
                  <w:szCs w:val="16"/>
                </w:rPr>
                <w:delText>NVARCHAR2</w:delText>
              </w:r>
              <w:r w:rsidR="005D427A" w:rsidRPr="0076038F" w:rsidDel="003E1C40">
                <w:rPr>
                  <w:rFonts w:asciiTheme="minorHAnsi" w:hAnsiTheme="minorHAnsi" w:cstheme="minorHAnsi"/>
                  <w:color w:val="000000"/>
                  <w:sz w:val="18"/>
                  <w:szCs w:val="16"/>
                </w:rPr>
                <w:delText>(500)</w:delText>
              </w:r>
            </w:del>
          </w:p>
        </w:tc>
        <w:tc>
          <w:tcPr>
            <w:tcW w:w="4410" w:type="dxa"/>
            <w:tcBorders>
              <w:top w:val="single" w:sz="4" w:space="0" w:color="auto"/>
              <w:left w:val="single" w:sz="4" w:space="0" w:color="auto"/>
              <w:right w:val="single" w:sz="4" w:space="0" w:color="auto"/>
            </w:tcBorders>
            <w:vAlign w:val="center"/>
          </w:tcPr>
          <w:p w14:paraId="5EBA1015" w14:textId="7E3EBBA4" w:rsidR="002A5C1E" w:rsidRPr="0076038F" w:rsidDel="003E1C40" w:rsidRDefault="005D427A" w:rsidP="00B36295">
            <w:pPr>
              <w:rPr>
                <w:del w:id="13761" w:author="Rakesh Singhi" w:date="2015-03-25T15:57:00Z"/>
                <w:rFonts w:asciiTheme="minorHAnsi" w:hAnsiTheme="minorHAnsi" w:cstheme="minorHAnsi"/>
                <w:color w:val="000000"/>
                <w:sz w:val="18"/>
                <w:szCs w:val="16"/>
              </w:rPr>
            </w:pPr>
            <w:del w:id="13762" w:author="Rakesh Singhi" w:date="2015-03-25T15:57:00Z">
              <w:r w:rsidRPr="0076038F" w:rsidDel="003E1C40">
                <w:rPr>
                  <w:rFonts w:asciiTheme="minorHAnsi" w:hAnsiTheme="minorHAnsi" w:cstheme="minorHAnsi"/>
                  <w:color w:val="000000"/>
                  <w:sz w:val="18"/>
                  <w:szCs w:val="16"/>
                </w:rPr>
                <w:delText>Unique sequence ID generated for rejected records</w:delText>
              </w:r>
            </w:del>
          </w:p>
        </w:tc>
      </w:tr>
      <w:tr w:rsidR="0076038F" w:rsidRPr="00D30FA1" w14:paraId="3BAD6662" w14:textId="77777777" w:rsidTr="00CF60F8">
        <w:trPr>
          <w:ins w:id="13763" w:author="Raghavi K (Semiconductor, Computing &amp; Storage (SCS))" w:date="2017-03-14T15:51:00Z"/>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9034575" w14:textId="063D7ECB" w:rsidR="0076038F" w:rsidRDefault="0076038F" w:rsidP="00B36295">
            <w:pPr>
              <w:rPr>
                <w:ins w:id="13764" w:author="Raghavi K (Semiconductor, Computing &amp; Storage (SCS))" w:date="2017-03-14T15:51:00Z"/>
                <w:rFonts w:asciiTheme="minorHAnsi" w:hAnsiTheme="minorHAnsi" w:cstheme="minorHAnsi"/>
                <w:color w:val="000000"/>
                <w:sz w:val="18"/>
                <w:szCs w:val="16"/>
              </w:rPr>
            </w:pPr>
            <w:ins w:id="13765" w:author="Raghavi K (Semiconductor, Computing &amp; Storage (SCS))" w:date="2017-03-14T15:51:00Z">
              <w:r>
                <w:rPr>
                  <w:rFonts w:asciiTheme="minorHAnsi" w:hAnsiTheme="minorHAnsi" w:cstheme="minorHAnsi"/>
                  <w:color w:val="000000"/>
                  <w:sz w:val="18"/>
                  <w:szCs w:val="16"/>
                </w:rPr>
                <w:t>REJECT_SEQ_ID</w:t>
              </w:r>
            </w:ins>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D8C8015" w14:textId="2ECFCB92" w:rsidR="0076038F" w:rsidRDefault="0076038F" w:rsidP="00B36295">
            <w:pPr>
              <w:rPr>
                <w:ins w:id="13766" w:author="Raghavi K (Semiconductor, Computing &amp; Storage (SCS))" w:date="2017-03-14T15:51:00Z"/>
                <w:rFonts w:asciiTheme="minorHAnsi" w:hAnsiTheme="minorHAnsi" w:cstheme="minorHAnsi"/>
                <w:color w:val="000000"/>
                <w:sz w:val="18"/>
                <w:szCs w:val="16"/>
              </w:rPr>
            </w:pPr>
            <w:ins w:id="13767" w:author="Raghavi K (Semiconductor, Computing &amp; Storage (SCS))" w:date="2017-03-14T15:51:00Z">
              <w:r>
                <w:rPr>
                  <w:rFonts w:asciiTheme="minorHAnsi" w:hAnsiTheme="minorHAnsi" w:cstheme="minorHAnsi"/>
                  <w:color w:val="000000"/>
                  <w:sz w:val="18"/>
                  <w:szCs w:val="16"/>
                </w:rPr>
                <w:t>NVARCHAR2(500)</w:t>
              </w:r>
            </w:ins>
          </w:p>
        </w:tc>
        <w:tc>
          <w:tcPr>
            <w:tcW w:w="4410" w:type="dxa"/>
            <w:tcBorders>
              <w:left w:val="single" w:sz="4" w:space="0" w:color="auto"/>
              <w:bottom w:val="single" w:sz="4" w:space="0" w:color="auto"/>
              <w:right w:val="single" w:sz="4" w:space="0" w:color="auto"/>
            </w:tcBorders>
            <w:vAlign w:val="center"/>
          </w:tcPr>
          <w:p w14:paraId="321A72A8" w14:textId="13C1DA37" w:rsidR="0076038F" w:rsidRDefault="0076038F" w:rsidP="00B36295">
            <w:pPr>
              <w:rPr>
                <w:ins w:id="13768" w:author="Raghavi K (Semiconductor, Computing &amp; Storage (SCS))" w:date="2017-03-14T15:51:00Z"/>
                <w:rFonts w:asciiTheme="minorHAnsi" w:hAnsiTheme="minorHAnsi" w:cstheme="minorHAnsi"/>
                <w:color w:val="000000"/>
                <w:sz w:val="18"/>
                <w:szCs w:val="16"/>
              </w:rPr>
            </w:pPr>
            <w:ins w:id="13769" w:author="Raghavi K (Semiconductor, Computing &amp; Storage (SCS))" w:date="2017-03-14T15:51:00Z">
              <w:r>
                <w:rPr>
                  <w:rFonts w:asciiTheme="minorHAnsi" w:hAnsiTheme="minorHAnsi" w:cstheme="minorHAnsi"/>
                  <w:color w:val="000000"/>
                  <w:sz w:val="18"/>
                  <w:szCs w:val="16"/>
                </w:rPr>
                <w:t>Unique sequence ID generated for rejected records</w:t>
              </w:r>
            </w:ins>
          </w:p>
        </w:tc>
      </w:tr>
      <w:tr w:rsidR="002A5C1E" w:rsidRPr="00D30FA1" w14:paraId="171E9740" w14:textId="77777777" w:rsidTr="00CF60F8">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7EAED4C1" w14:textId="38C26F3F" w:rsidR="002A5C1E" w:rsidRPr="00FC40EA" w:rsidRDefault="003D6BE0" w:rsidP="00B36295">
            <w:pPr>
              <w:rPr>
                <w:rFonts w:asciiTheme="minorHAnsi" w:hAnsiTheme="minorHAnsi" w:cstheme="minorHAnsi"/>
                <w:color w:val="000000"/>
                <w:sz w:val="18"/>
                <w:szCs w:val="16"/>
              </w:rPr>
            </w:pPr>
            <w:r>
              <w:rPr>
                <w:rFonts w:asciiTheme="minorHAnsi" w:hAnsiTheme="minorHAnsi" w:cstheme="minorHAnsi"/>
                <w:color w:val="000000"/>
                <w:sz w:val="18"/>
                <w:szCs w:val="16"/>
              </w:rPr>
              <w:t>INVOICE_NUMBER</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424DA5D" w14:textId="7ECC0216" w:rsidR="002A5C1E"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left w:val="single" w:sz="4" w:space="0" w:color="auto"/>
              <w:bottom w:val="single" w:sz="4" w:space="0" w:color="auto"/>
              <w:right w:val="single" w:sz="4" w:space="0" w:color="auto"/>
            </w:tcBorders>
            <w:vAlign w:val="center"/>
          </w:tcPr>
          <w:p w14:paraId="64D9EB23" w14:textId="4371C62A" w:rsidR="002A5C1E"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Invoice Number</w:t>
            </w:r>
          </w:p>
        </w:tc>
      </w:tr>
      <w:tr w:rsidR="002A5C1E" w:rsidRPr="00D30FA1" w14:paraId="3ED1E8B7" w14:textId="77777777" w:rsidTr="00CF60F8">
        <w:tc>
          <w:tcPr>
            <w:tcW w:w="2700" w:type="dxa"/>
            <w:tcBorders>
              <w:top w:val="single" w:sz="4" w:space="0" w:color="auto"/>
              <w:left w:val="single" w:sz="4" w:space="0" w:color="auto"/>
              <w:bottom w:val="single" w:sz="4" w:space="0" w:color="auto"/>
              <w:right w:val="single" w:sz="4" w:space="0" w:color="auto"/>
            </w:tcBorders>
            <w:vAlign w:val="center"/>
          </w:tcPr>
          <w:p w14:paraId="0B9D3D8E" w14:textId="77777777" w:rsidR="002A5C1E" w:rsidRPr="00D30FA1" w:rsidRDefault="003D6BE0" w:rsidP="00B36295">
            <w:pPr>
              <w:rPr>
                <w:rFonts w:asciiTheme="minorHAnsi" w:hAnsiTheme="minorHAnsi" w:cstheme="minorHAnsi"/>
                <w:color w:val="000000"/>
                <w:sz w:val="18"/>
                <w:szCs w:val="16"/>
              </w:rPr>
            </w:pPr>
            <w:r>
              <w:rPr>
                <w:rFonts w:asciiTheme="minorHAnsi" w:hAnsiTheme="minorHAnsi" w:cstheme="minorHAnsi"/>
                <w:color w:val="000000"/>
                <w:sz w:val="18"/>
                <w:szCs w:val="16"/>
              </w:rPr>
              <w:t>INVOICE_DATE</w:t>
            </w:r>
          </w:p>
        </w:tc>
        <w:tc>
          <w:tcPr>
            <w:tcW w:w="1530" w:type="dxa"/>
            <w:tcBorders>
              <w:top w:val="single" w:sz="4" w:space="0" w:color="auto"/>
              <w:left w:val="single" w:sz="4" w:space="0" w:color="auto"/>
              <w:bottom w:val="single" w:sz="4" w:space="0" w:color="auto"/>
              <w:right w:val="single" w:sz="4" w:space="0" w:color="auto"/>
            </w:tcBorders>
            <w:vAlign w:val="center"/>
          </w:tcPr>
          <w:p w14:paraId="2A4F391E" w14:textId="77777777" w:rsidR="002A5C1E"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4410" w:type="dxa"/>
            <w:tcBorders>
              <w:top w:val="single" w:sz="4" w:space="0" w:color="auto"/>
              <w:left w:val="single" w:sz="4" w:space="0" w:color="auto"/>
              <w:bottom w:val="single" w:sz="4" w:space="0" w:color="auto"/>
              <w:right w:val="single" w:sz="4" w:space="0" w:color="auto"/>
            </w:tcBorders>
            <w:vAlign w:val="center"/>
          </w:tcPr>
          <w:p w14:paraId="3C4F0725" w14:textId="77777777" w:rsidR="002A5C1E"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Invoice Date</w:t>
            </w:r>
          </w:p>
        </w:tc>
      </w:tr>
      <w:tr w:rsidR="005D427A" w:rsidRPr="00D30FA1" w14:paraId="30F17936" w14:textId="77777777" w:rsidTr="00CF60F8">
        <w:tc>
          <w:tcPr>
            <w:tcW w:w="2700" w:type="dxa"/>
            <w:tcBorders>
              <w:top w:val="single" w:sz="4" w:space="0" w:color="auto"/>
              <w:left w:val="single" w:sz="4" w:space="0" w:color="auto"/>
              <w:bottom w:val="single" w:sz="4" w:space="0" w:color="auto"/>
              <w:right w:val="single" w:sz="4" w:space="0" w:color="auto"/>
            </w:tcBorders>
            <w:vAlign w:val="center"/>
          </w:tcPr>
          <w:p w14:paraId="15D978E5" w14:textId="77777777" w:rsidR="005D427A"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RESELLER_VAT_ID</w:t>
            </w:r>
          </w:p>
        </w:tc>
        <w:tc>
          <w:tcPr>
            <w:tcW w:w="1530" w:type="dxa"/>
            <w:tcBorders>
              <w:top w:val="single" w:sz="4" w:space="0" w:color="auto"/>
              <w:left w:val="single" w:sz="4" w:space="0" w:color="auto"/>
              <w:bottom w:val="single" w:sz="4" w:space="0" w:color="auto"/>
              <w:right w:val="single" w:sz="4" w:space="0" w:color="auto"/>
            </w:tcBorders>
            <w:vAlign w:val="center"/>
          </w:tcPr>
          <w:p w14:paraId="52FF9673" w14:textId="642C0FC6" w:rsidR="005D427A"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323B8887"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Reseller VAT Id</w:t>
            </w:r>
          </w:p>
        </w:tc>
      </w:tr>
      <w:tr w:rsidR="005D427A" w:rsidRPr="00D30FA1" w14:paraId="3730F820" w14:textId="77777777" w:rsidTr="00CF60F8">
        <w:tc>
          <w:tcPr>
            <w:tcW w:w="2700" w:type="dxa"/>
            <w:tcBorders>
              <w:top w:val="single" w:sz="4" w:space="0" w:color="auto"/>
              <w:left w:val="single" w:sz="4" w:space="0" w:color="auto"/>
              <w:bottom w:val="single" w:sz="4" w:space="0" w:color="auto"/>
              <w:right w:val="single" w:sz="4" w:space="0" w:color="auto"/>
            </w:tcBorders>
            <w:vAlign w:val="center"/>
          </w:tcPr>
          <w:p w14:paraId="3AC3E21C" w14:textId="77777777" w:rsidR="005D427A"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RESELLER_ADDRESS</w:t>
            </w:r>
          </w:p>
        </w:tc>
        <w:tc>
          <w:tcPr>
            <w:tcW w:w="1530" w:type="dxa"/>
            <w:tcBorders>
              <w:top w:val="single" w:sz="4" w:space="0" w:color="auto"/>
              <w:left w:val="single" w:sz="4" w:space="0" w:color="auto"/>
              <w:bottom w:val="single" w:sz="4" w:space="0" w:color="auto"/>
              <w:right w:val="single" w:sz="4" w:space="0" w:color="auto"/>
            </w:tcBorders>
            <w:vAlign w:val="center"/>
          </w:tcPr>
          <w:p w14:paraId="07C62FAE" w14:textId="0965F9F9" w:rsidR="005D427A"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591FE214"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Reseller Address</w:t>
            </w:r>
          </w:p>
        </w:tc>
      </w:tr>
      <w:tr w:rsidR="005D427A" w:rsidRPr="00D30FA1" w14:paraId="16130277" w14:textId="77777777" w:rsidTr="00CF60F8">
        <w:tc>
          <w:tcPr>
            <w:tcW w:w="2700" w:type="dxa"/>
            <w:tcBorders>
              <w:top w:val="single" w:sz="4" w:space="0" w:color="auto"/>
              <w:left w:val="single" w:sz="4" w:space="0" w:color="auto"/>
              <w:bottom w:val="single" w:sz="4" w:space="0" w:color="auto"/>
              <w:right w:val="single" w:sz="4" w:space="0" w:color="auto"/>
            </w:tcBorders>
            <w:vAlign w:val="center"/>
          </w:tcPr>
          <w:p w14:paraId="6CABBBD0" w14:textId="77777777" w:rsidR="005D427A"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RESELLER_COUNTRY</w:t>
            </w:r>
          </w:p>
        </w:tc>
        <w:tc>
          <w:tcPr>
            <w:tcW w:w="1530" w:type="dxa"/>
            <w:tcBorders>
              <w:top w:val="single" w:sz="4" w:space="0" w:color="auto"/>
              <w:left w:val="single" w:sz="4" w:space="0" w:color="auto"/>
              <w:bottom w:val="single" w:sz="4" w:space="0" w:color="auto"/>
              <w:right w:val="single" w:sz="4" w:space="0" w:color="auto"/>
            </w:tcBorders>
            <w:vAlign w:val="center"/>
          </w:tcPr>
          <w:p w14:paraId="135112C0" w14:textId="28336D2C" w:rsidR="005D427A"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284910B7"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Reseller Country Code</w:t>
            </w:r>
          </w:p>
        </w:tc>
      </w:tr>
      <w:tr w:rsidR="005D427A" w:rsidRPr="00D30FA1" w14:paraId="1AA594DD"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2525BBB" w14:textId="77777777" w:rsidR="005D427A"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RESELLER_CITY</w:t>
            </w:r>
          </w:p>
        </w:tc>
        <w:tc>
          <w:tcPr>
            <w:tcW w:w="1530" w:type="dxa"/>
            <w:tcBorders>
              <w:top w:val="single" w:sz="4" w:space="0" w:color="auto"/>
              <w:left w:val="single" w:sz="4" w:space="0" w:color="auto"/>
              <w:bottom w:val="single" w:sz="4" w:space="0" w:color="auto"/>
              <w:right w:val="single" w:sz="4" w:space="0" w:color="auto"/>
            </w:tcBorders>
            <w:vAlign w:val="center"/>
          </w:tcPr>
          <w:p w14:paraId="5C96003B" w14:textId="57EFEECD" w:rsidR="005D427A" w:rsidRPr="00D30FA1"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0193B579"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Reseller City</w:t>
            </w:r>
          </w:p>
        </w:tc>
      </w:tr>
      <w:tr w:rsidR="005D427A" w:rsidRPr="00D30FA1" w14:paraId="02702BDB"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D4C94B6"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RESELLER_STATE</w:t>
            </w:r>
          </w:p>
        </w:tc>
        <w:tc>
          <w:tcPr>
            <w:tcW w:w="1530" w:type="dxa"/>
            <w:tcBorders>
              <w:top w:val="single" w:sz="4" w:space="0" w:color="auto"/>
              <w:left w:val="single" w:sz="4" w:space="0" w:color="auto"/>
              <w:bottom w:val="single" w:sz="4" w:space="0" w:color="auto"/>
              <w:right w:val="single" w:sz="4" w:space="0" w:color="auto"/>
            </w:tcBorders>
            <w:vAlign w:val="center"/>
          </w:tcPr>
          <w:p w14:paraId="5DF1F8D2" w14:textId="2AA902B2"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26E38B9F"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Reseller State</w:t>
            </w:r>
          </w:p>
        </w:tc>
      </w:tr>
      <w:tr w:rsidR="005D427A" w:rsidRPr="00D30FA1" w14:paraId="5144BD08"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44F22EA"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RESELLER_ZIPCODE</w:t>
            </w:r>
          </w:p>
        </w:tc>
        <w:tc>
          <w:tcPr>
            <w:tcW w:w="1530" w:type="dxa"/>
            <w:tcBorders>
              <w:top w:val="single" w:sz="4" w:space="0" w:color="auto"/>
              <w:left w:val="single" w:sz="4" w:space="0" w:color="auto"/>
              <w:bottom w:val="single" w:sz="4" w:space="0" w:color="auto"/>
              <w:right w:val="single" w:sz="4" w:space="0" w:color="auto"/>
            </w:tcBorders>
            <w:vAlign w:val="center"/>
          </w:tcPr>
          <w:p w14:paraId="0AFB20E3" w14:textId="30D9206F"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5F295F95"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Reseller Zipcode</w:t>
            </w:r>
          </w:p>
        </w:tc>
      </w:tr>
      <w:tr w:rsidR="005D427A" w:rsidRPr="00D30FA1" w14:paraId="22C40394"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514B6F1"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RESELLER_NAME</w:t>
            </w:r>
          </w:p>
        </w:tc>
        <w:tc>
          <w:tcPr>
            <w:tcW w:w="1530" w:type="dxa"/>
            <w:tcBorders>
              <w:top w:val="single" w:sz="4" w:space="0" w:color="auto"/>
              <w:left w:val="single" w:sz="4" w:space="0" w:color="auto"/>
              <w:bottom w:val="single" w:sz="4" w:space="0" w:color="auto"/>
              <w:right w:val="single" w:sz="4" w:space="0" w:color="auto"/>
            </w:tcBorders>
            <w:vAlign w:val="center"/>
          </w:tcPr>
          <w:p w14:paraId="16BB2FFE" w14:textId="14BE1DE4"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262CE117"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Reseller Name</w:t>
            </w:r>
          </w:p>
        </w:tc>
      </w:tr>
      <w:tr w:rsidR="005D427A" w:rsidRPr="00D30FA1" w14:paraId="6033D5D8"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4C9FE89"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RESELLER_TELEPHONE</w:t>
            </w:r>
          </w:p>
        </w:tc>
        <w:tc>
          <w:tcPr>
            <w:tcW w:w="1530" w:type="dxa"/>
            <w:tcBorders>
              <w:top w:val="single" w:sz="4" w:space="0" w:color="auto"/>
              <w:left w:val="single" w:sz="4" w:space="0" w:color="auto"/>
              <w:bottom w:val="single" w:sz="4" w:space="0" w:color="auto"/>
              <w:right w:val="single" w:sz="4" w:space="0" w:color="auto"/>
            </w:tcBorders>
            <w:vAlign w:val="center"/>
          </w:tcPr>
          <w:p w14:paraId="6436A954" w14:textId="5C8D65F4"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200AFA5F" w14:textId="77777777" w:rsidR="005D427A"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Reseller Telephone Number</w:t>
            </w:r>
          </w:p>
        </w:tc>
      </w:tr>
      <w:tr w:rsidR="005D427A" w:rsidRPr="00D30FA1" w14:paraId="50416A08"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3F9F9650"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MFR_PART_NUMBER</w:t>
            </w:r>
          </w:p>
        </w:tc>
        <w:tc>
          <w:tcPr>
            <w:tcW w:w="1530" w:type="dxa"/>
            <w:tcBorders>
              <w:top w:val="single" w:sz="4" w:space="0" w:color="auto"/>
              <w:left w:val="single" w:sz="4" w:space="0" w:color="auto"/>
              <w:bottom w:val="single" w:sz="4" w:space="0" w:color="auto"/>
              <w:right w:val="single" w:sz="4" w:space="0" w:color="auto"/>
            </w:tcBorders>
            <w:vAlign w:val="center"/>
          </w:tcPr>
          <w:p w14:paraId="6856428B" w14:textId="378D2F56"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5043B346"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Unique Identifier for Product</w:t>
            </w:r>
          </w:p>
        </w:tc>
      </w:tr>
      <w:tr w:rsidR="005D427A" w:rsidRPr="00D30FA1" w14:paraId="6669DCC7"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88D9A6E"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PRODUCT_DESCRIPTION</w:t>
            </w:r>
          </w:p>
        </w:tc>
        <w:tc>
          <w:tcPr>
            <w:tcW w:w="1530" w:type="dxa"/>
            <w:tcBorders>
              <w:top w:val="single" w:sz="4" w:space="0" w:color="auto"/>
              <w:left w:val="single" w:sz="4" w:space="0" w:color="auto"/>
              <w:bottom w:val="single" w:sz="4" w:space="0" w:color="auto"/>
              <w:right w:val="single" w:sz="4" w:space="0" w:color="auto"/>
            </w:tcBorders>
            <w:vAlign w:val="center"/>
          </w:tcPr>
          <w:p w14:paraId="6B6A72E2" w14:textId="3E5DCD16"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6DC62AEE" w14:textId="77777777" w:rsidR="005D427A"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Product Description</w:t>
            </w:r>
          </w:p>
        </w:tc>
      </w:tr>
      <w:tr w:rsidR="005D427A" w:rsidRPr="00D30FA1" w14:paraId="3B60E177"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0647A2ED"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QUANTITY_SHIPPED</w:t>
            </w:r>
          </w:p>
        </w:tc>
        <w:tc>
          <w:tcPr>
            <w:tcW w:w="1530" w:type="dxa"/>
            <w:tcBorders>
              <w:top w:val="single" w:sz="4" w:space="0" w:color="auto"/>
              <w:left w:val="single" w:sz="4" w:space="0" w:color="auto"/>
              <w:bottom w:val="single" w:sz="4" w:space="0" w:color="auto"/>
              <w:right w:val="single" w:sz="4" w:space="0" w:color="auto"/>
            </w:tcBorders>
            <w:vAlign w:val="center"/>
          </w:tcPr>
          <w:p w14:paraId="05420F68"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NUMBER(20)</w:t>
            </w:r>
          </w:p>
        </w:tc>
        <w:tc>
          <w:tcPr>
            <w:tcW w:w="4410" w:type="dxa"/>
            <w:tcBorders>
              <w:top w:val="single" w:sz="4" w:space="0" w:color="auto"/>
              <w:left w:val="single" w:sz="4" w:space="0" w:color="auto"/>
              <w:bottom w:val="single" w:sz="4" w:space="0" w:color="auto"/>
              <w:right w:val="single" w:sz="4" w:space="0" w:color="auto"/>
            </w:tcBorders>
            <w:vAlign w:val="center"/>
          </w:tcPr>
          <w:p w14:paraId="5255A9D3" w14:textId="77777777" w:rsidR="005D427A"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r>
      <w:tr w:rsidR="005D427A" w:rsidRPr="00D30FA1" w14:paraId="31936B1F"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0EB65598"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UNIT_PRICE</w:t>
            </w:r>
          </w:p>
        </w:tc>
        <w:tc>
          <w:tcPr>
            <w:tcW w:w="1530" w:type="dxa"/>
            <w:tcBorders>
              <w:top w:val="single" w:sz="4" w:space="0" w:color="auto"/>
              <w:left w:val="single" w:sz="4" w:space="0" w:color="auto"/>
              <w:bottom w:val="single" w:sz="4" w:space="0" w:color="auto"/>
              <w:right w:val="single" w:sz="4" w:space="0" w:color="auto"/>
            </w:tcBorders>
            <w:vAlign w:val="center"/>
          </w:tcPr>
          <w:p w14:paraId="03FE6703"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NUMBER(20,6)</w:t>
            </w:r>
          </w:p>
        </w:tc>
        <w:tc>
          <w:tcPr>
            <w:tcW w:w="4410" w:type="dxa"/>
            <w:tcBorders>
              <w:top w:val="single" w:sz="4" w:space="0" w:color="auto"/>
              <w:left w:val="single" w:sz="4" w:space="0" w:color="auto"/>
              <w:bottom w:val="single" w:sz="4" w:space="0" w:color="auto"/>
              <w:right w:val="single" w:sz="4" w:space="0" w:color="auto"/>
            </w:tcBorders>
            <w:vAlign w:val="center"/>
          </w:tcPr>
          <w:p w14:paraId="51C299CF" w14:textId="77777777" w:rsidR="005D427A"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Price per Unit</w:t>
            </w:r>
          </w:p>
        </w:tc>
      </w:tr>
      <w:tr w:rsidR="005D427A" w:rsidRPr="00D30FA1" w14:paraId="4EE7B3B1"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F8164B1"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CURRENCY_CODE</w:t>
            </w:r>
          </w:p>
        </w:tc>
        <w:tc>
          <w:tcPr>
            <w:tcW w:w="1530" w:type="dxa"/>
            <w:tcBorders>
              <w:top w:val="single" w:sz="4" w:space="0" w:color="auto"/>
              <w:left w:val="single" w:sz="4" w:space="0" w:color="auto"/>
              <w:bottom w:val="single" w:sz="4" w:space="0" w:color="auto"/>
              <w:right w:val="single" w:sz="4" w:space="0" w:color="auto"/>
            </w:tcBorders>
            <w:vAlign w:val="center"/>
          </w:tcPr>
          <w:p w14:paraId="2200D1BD" w14:textId="2F918C7A"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147B07D2" w14:textId="77777777" w:rsidR="005D427A"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Currency Code</w:t>
            </w:r>
          </w:p>
        </w:tc>
      </w:tr>
      <w:tr w:rsidR="005D427A" w:rsidRPr="00D30FA1" w14:paraId="50C6E295"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9E5742E"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MARKETING_CONFIGURATION</w:t>
            </w:r>
          </w:p>
        </w:tc>
        <w:tc>
          <w:tcPr>
            <w:tcW w:w="1530" w:type="dxa"/>
            <w:tcBorders>
              <w:top w:val="single" w:sz="4" w:space="0" w:color="auto"/>
              <w:left w:val="single" w:sz="4" w:space="0" w:color="auto"/>
              <w:bottom w:val="single" w:sz="4" w:space="0" w:color="auto"/>
              <w:right w:val="single" w:sz="4" w:space="0" w:color="auto"/>
            </w:tcBorders>
            <w:vAlign w:val="center"/>
          </w:tcPr>
          <w:p w14:paraId="62A6CB3F" w14:textId="7DC6E2BB"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33D0151E"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Marketing Configuration</w:t>
            </w:r>
          </w:p>
        </w:tc>
      </w:tr>
      <w:tr w:rsidR="005D427A" w:rsidRPr="00D30FA1" w14:paraId="6F3D47FA"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78EF614A"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SERIAL_NUMBER</w:t>
            </w:r>
          </w:p>
        </w:tc>
        <w:tc>
          <w:tcPr>
            <w:tcW w:w="1530" w:type="dxa"/>
            <w:tcBorders>
              <w:top w:val="single" w:sz="4" w:space="0" w:color="auto"/>
              <w:left w:val="single" w:sz="4" w:space="0" w:color="auto"/>
              <w:bottom w:val="single" w:sz="4" w:space="0" w:color="auto"/>
              <w:right w:val="single" w:sz="4" w:space="0" w:color="auto"/>
            </w:tcBorders>
            <w:vAlign w:val="center"/>
          </w:tcPr>
          <w:p w14:paraId="12745B0E" w14:textId="51F52BE6"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14D5F5A4"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Serial Number</w:t>
            </w:r>
          </w:p>
        </w:tc>
      </w:tr>
      <w:tr w:rsidR="005D427A" w:rsidRPr="00D30FA1" w14:paraId="59BF56A6"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1CFF32E4"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TRANSACTION_TYPE</w:t>
            </w:r>
          </w:p>
        </w:tc>
        <w:tc>
          <w:tcPr>
            <w:tcW w:w="1530" w:type="dxa"/>
            <w:tcBorders>
              <w:top w:val="single" w:sz="4" w:space="0" w:color="auto"/>
              <w:left w:val="single" w:sz="4" w:space="0" w:color="auto"/>
              <w:bottom w:val="single" w:sz="4" w:space="0" w:color="auto"/>
              <w:right w:val="single" w:sz="4" w:space="0" w:color="auto"/>
            </w:tcBorders>
            <w:vAlign w:val="center"/>
          </w:tcPr>
          <w:p w14:paraId="05500C0E" w14:textId="45A1FC15"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6AEB238A" w14:textId="3BD1286D"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Transaction Type Number</w:t>
            </w:r>
            <w:ins w:id="13770" w:author="Raghavi K (Semiconductor, Computing &amp; Storage (SCS))" w:date="2017-03-14T15:49:00Z">
              <w:r w:rsidR="0076038F">
                <w:rPr>
                  <w:rFonts w:asciiTheme="minorHAnsi" w:hAnsiTheme="minorHAnsi" w:cstheme="minorHAnsi"/>
                  <w:color w:val="000000"/>
                  <w:sz w:val="18"/>
                  <w:szCs w:val="16"/>
                </w:rPr>
                <w:t xml:space="preserve"> (type</w:t>
              </w:r>
              <w:r w:rsidR="0076038F" w:rsidRPr="0076038F">
                <w:rPr>
                  <w:rFonts w:asciiTheme="minorHAnsi" w:hAnsiTheme="minorHAnsi" w:cstheme="minorHAnsi"/>
                  <w:color w:val="000000"/>
                  <w:sz w:val="18"/>
                  <w:szCs w:val="16"/>
                </w:rPr>
                <w:t>=380</w:t>
              </w:r>
              <w:r w:rsidR="0076038F">
                <w:rPr>
                  <w:rFonts w:asciiTheme="minorHAnsi" w:hAnsiTheme="minorHAnsi" w:cstheme="minorHAnsi"/>
                  <w:color w:val="000000"/>
                  <w:sz w:val="18"/>
                  <w:szCs w:val="16"/>
                </w:rPr>
                <w:t>)</w:t>
              </w:r>
            </w:ins>
          </w:p>
        </w:tc>
      </w:tr>
      <w:tr w:rsidR="005D427A" w:rsidRPr="00D30FA1" w14:paraId="3D430FDD"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1C6BFF57"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ORIGINAL_TRANSACTION_ID</w:t>
            </w:r>
          </w:p>
        </w:tc>
        <w:tc>
          <w:tcPr>
            <w:tcW w:w="1530" w:type="dxa"/>
            <w:tcBorders>
              <w:top w:val="single" w:sz="4" w:space="0" w:color="auto"/>
              <w:left w:val="single" w:sz="4" w:space="0" w:color="auto"/>
              <w:bottom w:val="single" w:sz="4" w:space="0" w:color="auto"/>
              <w:right w:val="single" w:sz="4" w:space="0" w:color="auto"/>
            </w:tcBorders>
            <w:vAlign w:val="center"/>
          </w:tcPr>
          <w:p w14:paraId="762F68B2" w14:textId="72509030"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13D0686E"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Original Transaction Id , applies for RMA (return) transactions</w:t>
            </w:r>
          </w:p>
        </w:tc>
      </w:tr>
      <w:tr w:rsidR="005D427A" w:rsidRPr="00D30FA1" w14:paraId="2C60A36E"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0C46B33" w14:textId="77777777" w:rsidR="005D427A"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ORIGINAL_TRANSACTION_DATE</w:t>
            </w:r>
          </w:p>
        </w:tc>
        <w:tc>
          <w:tcPr>
            <w:tcW w:w="1530" w:type="dxa"/>
            <w:tcBorders>
              <w:top w:val="single" w:sz="4" w:space="0" w:color="auto"/>
              <w:left w:val="single" w:sz="4" w:space="0" w:color="auto"/>
              <w:bottom w:val="single" w:sz="4" w:space="0" w:color="auto"/>
              <w:right w:val="single" w:sz="4" w:space="0" w:color="auto"/>
            </w:tcBorders>
            <w:vAlign w:val="center"/>
          </w:tcPr>
          <w:p w14:paraId="1A515C2C" w14:textId="17B8641F" w:rsidR="005D427A"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3E49B2E4" w14:textId="77777777" w:rsidR="005D427A" w:rsidRPr="00D30FA1" w:rsidRDefault="005D427A" w:rsidP="00283232">
            <w:pPr>
              <w:rPr>
                <w:rFonts w:asciiTheme="minorHAnsi" w:hAnsiTheme="minorHAnsi" w:cstheme="minorHAnsi"/>
                <w:color w:val="000000"/>
                <w:sz w:val="18"/>
                <w:szCs w:val="16"/>
              </w:rPr>
            </w:pPr>
            <w:r>
              <w:rPr>
                <w:rFonts w:asciiTheme="minorHAnsi" w:hAnsiTheme="minorHAnsi" w:cstheme="minorHAnsi"/>
                <w:color w:val="000000"/>
                <w:sz w:val="18"/>
                <w:szCs w:val="16"/>
              </w:rPr>
              <w:t>Original Transaction date , applies for RMA (return) transactions</w:t>
            </w:r>
          </w:p>
        </w:tc>
      </w:tr>
      <w:tr w:rsidR="002A5C1E" w:rsidRPr="00D30FA1" w14:paraId="122B83F5"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126A7B32" w14:textId="77777777" w:rsidR="002A5C1E"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REJECT_REASON</w:t>
            </w:r>
          </w:p>
        </w:tc>
        <w:tc>
          <w:tcPr>
            <w:tcW w:w="1530" w:type="dxa"/>
            <w:tcBorders>
              <w:top w:val="single" w:sz="4" w:space="0" w:color="auto"/>
              <w:left w:val="single" w:sz="4" w:space="0" w:color="auto"/>
              <w:bottom w:val="single" w:sz="4" w:space="0" w:color="auto"/>
              <w:right w:val="single" w:sz="4" w:space="0" w:color="auto"/>
            </w:tcBorders>
            <w:vAlign w:val="center"/>
          </w:tcPr>
          <w:p w14:paraId="1A04E48A" w14:textId="17E5B548" w:rsidR="002A5C1E"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48C03E86" w14:textId="77777777" w:rsidR="002A5C1E"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Reason why the record was rejected</w:t>
            </w:r>
          </w:p>
        </w:tc>
      </w:tr>
      <w:tr w:rsidR="002A5C1E" w:rsidRPr="00D30FA1" w14:paraId="123D4072"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2A720959" w14:textId="77777777" w:rsidR="002A5C1E"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LOAD_DATE</w:t>
            </w:r>
          </w:p>
        </w:tc>
        <w:tc>
          <w:tcPr>
            <w:tcW w:w="1530" w:type="dxa"/>
            <w:tcBorders>
              <w:top w:val="single" w:sz="4" w:space="0" w:color="auto"/>
              <w:left w:val="single" w:sz="4" w:space="0" w:color="auto"/>
              <w:bottom w:val="single" w:sz="4" w:space="0" w:color="auto"/>
              <w:right w:val="single" w:sz="4" w:space="0" w:color="auto"/>
            </w:tcBorders>
            <w:vAlign w:val="center"/>
          </w:tcPr>
          <w:p w14:paraId="73DD6FC6" w14:textId="77777777" w:rsidR="002A5C1E"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4410" w:type="dxa"/>
            <w:tcBorders>
              <w:top w:val="single" w:sz="4" w:space="0" w:color="auto"/>
              <w:left w:val="single" w:sz="4" w:space="0" w:color="auto"/>
              <w:bottom w:val="single" w:sz="4" w:space="0" w:color="auto"/>
              <w:right w:val="single" w:sz="4" w:space="0" w:color="auto"/>
            </w:tcBorders>
            <w:vAlign w:val="center"/>
          </w:tcPr>
          <w:p w14:paraId="1115F3F9" w14:textId="77777777" w:rsidR="002A5C1E"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Date when the record is loaded into reject table</w:t>
            </w:r>
          </w:p>
        </w:tc>
      </w:tr>
      <w:tr w:rsidR="002A5C1E" w:rsidRPr="00D30FA1" w14:paraId="4AEEDD29"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52DE169A" w14:textId="77777777" w:rsidR="002A5C1E" w:rsidRPr="00FC40EA"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FILE_NAME</w:t>
            </w:r>
          </w:p>
        </w:tc>
        <w:tc>
          <w:tcPr>
            <w:tcW w:w="1530" w:type="dxa"/>
            <w:tcBorders>
              <w:top w:val="single" w:sz="4" w:space="0" w:color="auto"/>
              <w:left w:val="single" w:sz="4" w:space="0" w:color="auto"/>
              <w:bottom w:val="single" w:sz="4" w:space="0" w:color="auto"/>
              <w:right w:val="single" w:sz="4" w:space="0" w:color="auto"/>
            </w:tcBorders>
            <w:vAlign w:val="center"/>
          </w:tcPr>
          <w:p w14:paraId="2D15ECD6" w14:textId="62685196" w:rsidR="002A5C1E" w:rsidRPr="00FC40EA" w:rsidRDefault="00446233" w:rsidP="00B36295">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5D427A">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3D2B8DE2" w14:textId="77777777" w:rsidR="002A5C1E" w:rsidRPr="00D30FA1" w:rsidRDefault="005D427A" w:rsidP="00B36295">
            <w:pPr>
              <w:rPr>
                <w:rFonts w:asciiTheme="minorHAnsi" w:hAnsiTheme="minorHAnsi" w:cstheme="minorHAnsi"/>
                <w:color w:val="000000"/>
                <w:sz w:val="18"/>
                <w:szCs w:val="16"/>
              </w:rPr>
            </w:pPr>
            <w:r>
              <w:rPr>
                <w:rFonts w:asciiTheme="minorHAnsi" w:hAnsiTheme="minorHAnsi" w:cstheme="minorHAnsi"/>
                <w:color w:val="000000"/>
                <w:sz w:val="18"/>
                <w:szCs w:val="16"/>
              </w:rPr>
              <w:t>Name of the MD file which contained the record</w:t>
            </w:r>
          </w:p>
        </w:tc>
      </w:tr>
      <w:tr w:rsidR="003E1C40" w:rsidRPr="00D30FA1" w14:paraId="22E6F67E" w14:textId="77777777" w:rsidTr="00CF60F8">
        <w:trPr>
          <w:trHeight w:val="70"/>
        </w:trPr>
        <w:tc>
          <w:tcPr>
            <w:tcW w:w="2700" w:type="dxa"/>
            <w:tcBorders>
              <w:top w:val="single" w:sz="4" w:space="0" w:color="auto"/>
              <w:left w:val="single" w:sz="4" w:space="0" w:color="auto"/>
              <w:bottom w:val="single" w:sz="4" w:space="0" w:color="auto"/>
              <w:right w:val="single" w:sz="4" w:space="0" w:color="auto"/>
            </w:tcBorders>
            <w:vAlign w:val="center"/>
          </w:tcPr>
          <w:p w14:paraId="0B173C5F" w14:textId="118AF8DF" w:rsidR="003E1C40" w:rsidRDefault="003E1C40" w:rsidP="00B36295">
            <w:pPr>
              <w:rPr>
                <w:rFonts w:asciiTheme="minorHAnsi" w:hAnsiTheme="minorHAnsi" w:cstheme="minorHAnsi"/>
                <w:color w:val="000000"/>
                <w:sz w:val="18"/>
                <w:szCs w:val="16"/>
              </w:rPr>
            </w:pPr>
            <w:r>
              <w:rPr>
                <w:rFonts w:asciiTheme="minorHAnsi" w:hAnsiTheme="minorHAnsi" w:cstheme="minorHAnsi"/>
                <w:color w:val="000000"/>
                <w:sz w:val="18"/>
                <w:szCs w:val="16"/>
              </w:rPr>
              <w:t>FILE_SEQ</w:t>
            </w:r>
          </w:p>
        </w:tc>
        <w:tc>
          <w:tcPr>
            <w:tcW w:w="1530" w:type="dxa"/>
            <w:tcBorders>
              <w:top w:val="single" w:sz="4" w:space="0" w:color="auto"/>
              <w:left w:val="single" w:sz="4" w:space="0" w:color="auto"/>
              <w:bottom w:val="single" w:sz="4" w:space="0" w:color="auto"/>
              <w:right w:val="single" w:sz="4" w:space="0" w:color="auto"/>
            </w:tcBorders>
            <w:vAlign w:val="center"/>
          </w:tcPr>
          <w:p w14:paraId="1573BF70" w14:textId="1B7A463A" w:rsidR="003E1C40" w:rsidRDefault="003E1C40" w:rsidP="00B36295">
            <w:pPr>
              <w:rPr>
                <w:rFonts w:asciiTheme="minorHAnsi" w:hAnsiTheme="minorHAnsi" w:cstheme="minorHAnsi"/>
                <w:color w:val="000000"/>
                <w:sz w:val="18"/>
                <w:szCs w:val="16"/>
              </w:rPr>
            </w:pPr>
            <w:r>
              <w:rPr>
                <w:rFonts w:asciiTheme="minorHAnsi" w:hAnsiTheme="minorHAnsi" w:cstheme="minorHAnsi"/>
                <w:color w:val="000000"/>
                <w:sz w:val="18"/>
                <w:szCs w:val="16"/>
              </w:rPr>
              <w:t>CHAR6</w:t>
            </w:r>
          </w:p>
        </w:tc>
        <w:tc>
          <w:tcPr>
            <w:tcW w:w="4410" w:type="dxa"/>
            <w:tcBorders>
              <w:top w:val="single" w:sz="4" w:space="0" w:color="auto"/>
              <w:left w:val="single" w:sz="4" w:space="0" w:color="auto"/>
              <w:bottom w:val="single" w:sz="4" w:space="0" w:color="auto"/>
              <w:right w:val="single" w:sz="4" w:space="0" w:color="auto"/>
            </w:tcBorders>
            <w:vAlign w:val="center"/>
          </w:tcPr>
          <w:p w14:paraId="1483E4A3" w14:textId="45735F0B" w:rsidR="003E1C40" w:rsidRDefault="003E1C40" w:rsidP="00B36295">
            <w:pPr>
              <w:rPr>
                <w:rFonts w:asciiTheme="minorHAnsi" w:hAnsiTheme="minorHAnsi" w:cstheme="minorHAnsi"/>
                <w:color w:val="000000"/>
                <w:sz w:val="18"/>
                <w:szCs w:val="16"/>
              </w:rPr>
            </w:pPr>
            <w:r>
              <w:rPr>
                <w:rFonts w:asciiTheme="minorHAnsi" w:hAnsiTheme="minorHAnsi" w:cstheme="minorHAnsi"/>
                <w:color w:val="000000"/>
                <w:sz w:val="18"/>
                <w:szCs w:val="16"/>
              </w:rPr>
              <w:t>Seq of the MD file which contained the record</w:t>
            </w:r>
          </w:p>
        </w:tc>
      </w:tr>
      <w:tr w:rsidR="0076038F" w:rsidRPr="00D30FA1" w14:paraId="3A0FB8AF" w14:textId="77777777" w:rsidTr="00CF60F8">
        <w:trPr>
          <w:trHeight w:val="70"/>
          <w:ins w:id="13771" w:author="Raghavi K (Semiconductor, Computing &amp; Storage (SCS))" w:date="2017-03-14T15:52:00Z"/>
        </w:trPr>
        <w:tc>
          <w:tcPr>
            <w:tcW w:w="2700" w:type="dxa"/>
            <w:tcBorders>
              <w:top w:val="single" w:sz="4" w:space="0" w:color="auto"/>
              <w:left w:val="single" w:sz="4" w:space="0" w:color="auto"/>
              <w:bottom w:val="single" w:sz="4" w:space="0" w:color="auto"/>
              <w:right w:val="single" w:sz="4" w:space="0" w:color="auto"/>
            </w:tcBorders>
            <w:vAlign w:val="center"/>
          </w:tcPr>
          <w:p w14:paraId="1AB68C0A" w14:textId="23EA55E9" w:rsidR="0076038F" w:rsidRDefault="0076038F" w:rsidP="00B36295">
            <w:pPr>
              <w:rPr>
                <w:ins w:id="13772" w:author="Raghavi K (Semiconductor, Computing &amp; Storage (SCS))" w:date="2017-03-14T15:52:00Z"/>
                <w:rFonts w:asciiTheme="minorHAnsi" w:hAnsiTheme="minorHAnsi" w:cstheme="minorHAnsi"/>
                <w:color w:val="000000"/>
                <w:sz w:val="18"/>
                <w:szCs w:val="16"/>
              </w:rPr>
            </w:pPr>
            <w:ins w:id="13773" w:author="Raghavi K (Semiconductor, Computing &amp; Storage (SCS))" w:date="2017-03-14T15:52:00Z">
              <w:r w:rsidRPr="0076038F">
                <w:rPr>
                  <w:rFonts w:asciiTheme="minorHAnsi" w:hAnsiTheme="minorHAnsi" w:cstheme="minorHAnsi"/>
                  <w:color w:val="000000"/>
                  <w:sz w:val="18"/>
                  <w:szCs w:val="16"/>
                </w:rPr>
                <w:t>PARTNER_EXCEPTION_ID</w:t>
              </w:r>
            </w:ins>
          </w:p>
        </w:tc>
        <w:tc>
          <w:tcPr>
            <w:tcW w:w="1530" w:type="dxa"/>
            <w:tcBorders>
              <w:top w:val="single" w:sz="4" w:space="0" w:color="auto"/>
              <w:left w:val="single" w:sz="4" w:space="0" w:color="auto"/>
              <w:bottom w:val="single" w:sz="4" w:space="0" w:color="auto"/>
              <w:right w:val="single" w:sz="4" w:space="0" w:color="auto"/>
            </w:tcBorders>
            <w:vAlign w:val="center"/>
          </w:tcPr>
          <w:p w14:paraId="68272895" w14:textId="20AA5A07" w:rsidR="0076038F" w:rsidRDefault="0076038F" w:rsidP="00B36295">
            <w:pPr>
              <w:rPr>
                <w:ins w:id="13774" w:author="Raghavi K (Semiconductor, Computing &amp; Storage (SCS))" w:date="2017-03-14T15:52:00Z"/>
                <w:rFonts w:asciiTheme="minorHAnsi" w:hAnsiTheme="minorHAnsi" w:cstheme="minorHAnsi"/>
                <w:color w:val="000000"/>
                <w:sz w:val="18"/>
                <w:szCs w:val="16"/>
              </w:rPr>
            </w:pPr>
            <w:ins w:id="13775" w:author="Raghavi K (Semiconductor, Computing &amp; Storage (SCS))" w:date="2017-03-14T15:58:00Z">
              <w:r>
                <w:rPr>
                  <w:rFonts w:asciiTheme="minorHAnsi" w:hAnsiTheme="minorHAnsi" w:cstheme="minorHAnsi"/>
                  <w:color w:val="000000"/>
                  <w:sz w:val="18"/>
                  <w:szCs w:val="16"/>
                </w:rPr>
                <w:t>Integer</w:t>
              </w:r>
            </w:ins>
          </w:p>
        </w:tc>
        <w:tc>
          <w:tcPr>
            <w:tcW w:w="4410" w:type="dxa"/>
            <w:tcBorders>
              <w:top w:val="single" w:sz="4" w:space="0" w:color="auto"/>
              <w:left w:val="single" w:sz="4" w:space="0" w:color="auto"/>
              <w:bottom w:val="single" w:sz="4" w:space="0" w:color="auto"/>
              <w:right w:val="single" w:sz="4" w:space="0" w:color="auto"/>
            </w:tcBorders>
            <w:vAlign w:val="center"/>
          </w:tcPr>
          <w:p w14:paraId="414CCAE0" w14:textId="77D09D7B" w:rsidR="0076038F" w:rsidRDefault="00856141" w:rsidP="00B36295">
            <w:pPr>
              <w:rPr>
                <w:ins w:id="13776" w:author="Raghavi K (Semiconductor, Computing &amp; Storage (SCS))" w:date="2017-03-14T15:52:00Z"/>
                <w:rFonts w:asciiTheme="minorHAnsi" w:hAnsiTheme="minorHAnsi" w:cstheme="minorHAnsi"/>
                <w:color w:val="000000"/>
                <w:sz w:val="18"/>
                <w:szCs w:val="16"/>
              </w:rPr>
            </w:pPr>
            <w:ins w:id="13777" w:author="Raghavi K (Semiconductor, Computing &amp; Storage (SCS))" w:date="2017-03-14T15:59:00Z">
              <w:r>
                <w:rPr>
                  <w:rFonts w:asciiTheme="minorHAnsi" w:hAnsiTheme="minorHAnsi" w:cstheme="minorHAnsi"/>
                  <w:color w:val="000000"/>
                  <w:sz w:val="18"/>
                  <w:szCs w:val="16"/>
                </w:rPr>
                <w:t>Unique value comes from partner exception sequence(</w:t>
              </w:r>
              <w:r w:rsidRPr="00856141">
                <w:rPr>
                  <w:rFonts w:asciiTheme="minorHAnsi" w:hAnsiTheme="minorHAnsi" w:cstheme="minorHAnsi"/>
                  <w:color w:val="000000"/>
                  <w:sz w:val="18"/>
                  <w:szCs w:val="16"/>
                </w:rPr>
                <w:t>dmodm.dmo_partner_exception_d_seq</w:t>
              </w:r>
            </w:ins>
            <w:ins w:id="13778" w:author="Raghavi K (Semiconductor, Computing &amp; Storage (SCS))" w:date="2017-03-14T16:00:00Z">
              <w:r>
                <w:rPr>
                  <w:rFonts w:asciiTheme="minorHAnsi" w:hAnsiTheme="minorHAnsi" w:cstheme="minorHAnsi"/>
                  <w:color w:val="000000"/>
                  <w:sz w:val="18"/>
                  <w:szCs w:val="16"/>
                </w:rPr>
                <w:t>)</w:t>
              </w:r>
            </w:ins>
          </w:p>
        </w:tc>
      </w:tr>
      <w:tr w:rsidR="00856141" w:rsidRPr="00D30FA1" w14:paraId="13022324" w14:textId="77777777" w:rsidTr="00CF60F8">
        <w:trPr>
          <w:trHeight w:val="70"/>
          <w:ins w:id="13779" w:author="Raghavi K (Semiconductor, Computing &amp; Storage (SCS))" w:date="2017-03-14T15:52:00Z"/>
        </w:trPr>
        <w:tc>
          <w:tcPr>
            <w:tcW w:w="2700" w:type="dxa"/>
            <w:tcBorders>
              <w:top w:val="single" w:sz="4" w:space="0" w:color="auto"/>
              <w:left w:val="single" w:sz="4" w:space="0" w:color="auto"/>
              <w:bottom w:val="single" w:sz="4" w:space="0" w:color="auto"/>
              <w:right w:val="single" w:sz="4" w:space="0" w:color="auto"/>
            </w:tcBorders>
            <w:vAlign w:val="center"/>
          </w:tcPr>
          <w:p w14:paraId="3505767F" w14:textId="1F2DA110" w:rsidR="00856141" w:rsidRDefault="00856141" w:rsidP="00856141">
            <w:pPr>
              <w:rPr>
                <w:ins w:id="13780" w:author="Raghavi K (Semiconductor, Computing &amp; Storage (SCS))" w:date="2017-03-14T15:52:00Z"/>
                <w:rFonts w:asciiTheme="minorHAnsi" w:hAnsiTheme="minorHAnsi" w:cstheme="minorHAnsi"/>
                <w:color w:val="000000"/>
                <w:sz w:val="18"/>
                <w:szCs w:val="16"/>
              </w:rPr>
            </w:pPr>
            <w:ins w:id="13781" w:author="Raghavi K (Semiconductor, Computing &amp; Storage (SCS))" w:date="2017-03-14T15:52:00Z">
              <w:r w:rsidRPr="0076038F">
                <w:rPr>
                  <w:rFonts w:asciiTheme="minorHAnsi" w:hAnsiTheme="minorHAnsi" w:cstheme="minorHAnsi"/>
                  <w:color w:val="000000"/>
                  <w:sz w:val="18"/>
                  <w:szCs w:val="16"/>
                </w:rPr>
                <w:t>PRODUCT_EXCEPTION_ID</w:t>
              </w:r>
            </w:ins>
          </w:p>
        </w:tc>
        <w:tc>
          <w:tcPr>
            <w:tcW w:w="1530" w:type="dxa"/>
            <w:tcBorders>
              <w:top w:val="single" w:sz="4" w:space="0" w:color="auto"/>
              <w:left w:val="single" w:sz="4" w:space="0" w:color="auto"/>
              <w:bottom w:val="single" w:sz="4" w:space="0" w:color="auto"/>
              <w:right w:val="single" w:sz="4" w:space="0" w:color="auto"/>
            </w:tcBorders>
            <w:vAlign w:val="center"/>
          </w:tcPr>
          <w:p w14:paraId="2D9FB88F" w14:textId="424C7085" w:rsidR="00856141" w:rsidRDefault="00856141" w:rsidP="00856141">
            <w:pPr>
              <w:rPr>
                <w:ins w:id="13782" w:author="Raghavi K (Semiconductor, Computing &amp; Storage (SCS))" w:date="2017-03-14T15:52:00Z"/>
                <w:rFonts w:asciiTheme="minorHAnsi" w:hAnsiTheme="minorHAnsi" w:cstheme="minorHAnsi"/>
                <w:color w:val="000000"/>
                <w:sz w:val="18"/>
                <w:szCs w:val="16"/>
              </w:rPr>
            </w:pPr>
            <w:ins w:id="13783" w:author="Raghavi K (Semiconductor, Computing &amp; Storage (SCS))" w:date="2017-03-14T15:58:00Z">
              <w:r>
                <w:rPr>
                  <w:rFonts w:asciiTheme="minorHAnsi" w:hAnsiTheme="minorHAnsi" w:cstheme="minorHAnsi"/>
                  <w:color w:val="000000"/>
                  <w:sz w:val="18"/>
                  <w:szCs w:val="16"/>
                </w:rPr>
                <w:t>integer</w:t>
              </w:r>
            </w:ins>
          </w:p>
        </w:tc>
        <w:tc>
          <w:tcPr>
            <w:tcW w:w="4410" w:type="dxa"/>
            <w:tcBorders>
              <w:top w:val="single" w:sz="4" w:space="0" w:color="auto"/>
              <w:left w:val="single" w:sz="4" w:space="0" w:color="auto"/>
              <w:bottom w:val="single" w:sz="4" w:space="0" w:color="auto"/>
              <w:right w:val="single" w:sz="4" w:space="0" w:color="auto"/>
            </w:tcBorders>
            <w:vAlign w:val="center"/>
          </w:tcPr>
          <w:p w14:paraId="637823CC" w14:textId="3B5AD5DB" w:rsidR="00856141" w:rsidRDefault="00856141" w:rsidP="00856141">
            <w:pPr>
              <w:rPr>
                <w:ins w:id="13784" w:author="Raghavi K (Semiconductor, Computing &amp; Storage (SCS))" w:date="2017-03-14T15:52:00Z"/>
                <w:rFonts w:asciiTheme="minorHAnsi" w:hAnsiTheme="minorHAnsi" w:cstheme="minorHAnsi"/>
                <w:color w:val="000000"/>
                <w:sz w:val="18"/>
                <w:szCs w:val="16"/>
              </w:rPr>
            </w:pPr>
            <w:ins w:id="13785" w:author="Raghavi K (Semiconductor, Computing &amp; Storage (SCS))" w:date="2017-03-14T16:00:00Z">
              <w:r>
                <w:rPr>
                  <w:rFonts w:asciiTheme="minorHAnsi" w:hAnsiTheme="minorHAnsi" w:cstheme="minorHAnsi"/>
                  <w:color w:val="000000"/>
                  <w:sz w:val="18"/>
                  <w:szCs w:val="16"/>
                </w:rPr>
                <w:t>Unique value comes from product exception sequence(dmodm.dmo_product</w:t>
              </w:r>
              <w:r w:rsidRPr="00856141">
                <w:rPr>
                  <w:rFonts w:asciiTheme="minorHAnsi" w:hAnsiTheme="minorHAnsi" w:cstheme="minorHAnsi"/>
                  <w:color w:val="000000"/>
                  <w:sz w:val="18"/>
                  <w:szCs w:val="16"/>
                </w:rPr>
                <w:t>_exception_d_seq</w:t>
              </w:r>
              <w:r>
                <w:rPr>
                  <w:rFonts w:asciiTheme="minorHAnsi" w:hAnsiTheme="minorHAnsi" w:cstheme="minorHAnsi"/>
                  <w:color w:val="000000"/>
                  <w:sz w:val="18"/>
                  <w:szCs w:val="16"/>
                </w:rPr>
                <w:t>)</w:t>
              </w:r>
            </w:ins>
          </w:p>
        </w:tc>
      </w:tr>
    </w:tbl>
    <w:p w14:paraId="48A7415D" w14:textId="77777777" w:rsidR="002A5C1E" w:rsidRDefault="002A5C1E" w:rsidP="002A5C1E">
      <w:pPr>
        <w:rPr>
          <w:rFonts w:asciiTheme="minorHAnsi" w:hAnsiTheme="minorHAnsi" w:cstheme="minorHAnsi"/>
        </w:rPr>
      </w:pPr>
    </w:p>
    <w:p w14:paraId="538373F6" w14:textId="77777777" w:rsidR="006806BD" w:rsidRDefault="006806BD" w:rsidP="002A5C1E">
      <w:pPr>
        <w:rPr>
          <w:rFonts w:asciiTheme="minorHAnsi" w:hAnsiTheme="minorHAnsi" w:cstheme="minorHAnsi"/>
        </w:rPr>
      </w:pPr>
    </w:p>
    <w:p w14:paraId="750482C6" w14:textId="3CE313F0" w:rsidR="002A5C1E" w:rsidRPr="00317CDC" w:rsidRDefault="00CA37B8"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786" w:name="_Toc415065662"/>
      <w:r w:rsidRPr="00317CDC">
        <w:rPr>
          <w:rFonts w:asciiTheme="minorHAnsi" w:hAnsiTheme="minorHAnsi" w:cstheme="minorHAnsi"/>
          <w:b/>
          <w:i/>
          <w:sz w:val="22"/>
          <w:szCs w:val="24"/>
          <w:lang w:val="en-GB"/>
        </w:rPr>
        <w:t>DMO_</w:t>
      </w:r>
      <w:r w:rsidR="001237F8" w:rsidRPr="00317CDC">
        <w:rPr>
          <w:rFonts w:asciiTheme="minorHAnsi" w:hAnsiTheme="minorHAnsi" w:cstheme="minorHAnsi"/>
          <w:b/>
          <w:i/>
          <w:sz w:val="22"/>
          <w:szCs w:val="24"/>
          <w:lang w:val="en-GB"/>
        </w:rPr>
        <w:t>SELL_IN_ERP_ISC_REJECT_F</w:t>
      </w:r>
      <w:bookmarkEnd w:id="13786"/>
    </w:p>
    <w:p w14:paraId="4919E109" w14:textId="77777777" w:rsidR="002A5C1E" w:rsidRDefault="002A5C1E" w:rsidP="002A5C1E">
      <w:pPr>
        <w:rPr>
          <w:rFonts w:asciiTheme="minorHAnsi" w:hAnsiTheme="minorHAnsi" w:cstheme="minorHAnsi"/>
        </w:rPr>
      </w:pPr>
    </w:p>
    <w:p w14:paraId="00DB00E6" w14:textId="77777777" w:rsidR="00FF184B" w:rsidRDefault="00FF184B" w:rsidP="00FF184B">
      <w:pPr>
        <w:rPr>
          <w:rFonts w:asciiTheme="minorHAnsi" w:hAnsiTheme="minorHAnsi" w:cstheme="minorHAnsi"/>
        </w:rPr>
      </w:pPr>
      <w:r>
        <w:rPr>
          <w:rFonts w:asciiTheme="minorHAnsi" w:hAnsiTheme="minorHAnsi" w:cstheme="minorHAnsi"/>
        </w:rPr>
        <w:lastRenderedPageBreak/>
        <w:t>This table would contain the records from the Sell In ERP and ISC files which are rejected by the Validation Process.</w:t>
      </w:r>
    </w:p>
    <w:p w14:paraId="6CBE16DF" w14:textId="77777777" w:rsidR="00FF184B" w:rsidRDefault="00FF184B" w:rsidP="00FF184B">
      <w:pPr>
        <w:rPr>
          <w:rFonts w:asciiTheme="minorHAnsi" w:hAnsiTheme="minorHAnsi" w:cstheme="minorHAnsi"/>
        </w:rPr>
      </w:pPr>
      <w:r>
        <w:rPr>
          <w:rFonts w:asciiTheme="minorHAnsi" w:hAnsiTheme="minorHAnsi" w:cstheme="minorHAnsi"/>
        </w:rPr>
        <w:t>The table structure would be same as the file with addition of RejectSequence ID , Rejection Reason, file Name, file type( ERP or ISC) and Load Date.</w:t>
      </w:r>
    </w:p>
    <w:p w14:paraId="5380665E" w14:textId="77777777" w:rsidR="001F63E9" w:rsidRDefault="001F63E9" w:rsidP="00FF184B">
      <w:pPr>
        <w:rPr>
          <w:rFonts w:asciiTheme="minorHAnsi" w:hAnsiTheme="minorHAnsi" w:cstheme="minorHAnsi"/>
        </w:rPr>
      </w:pPr>
    </w:p>
    <w:p w14:paraId="7FE4052D" w14:textId="77777777" w:rsidR="00FF184B" w:rsidRDefault="00FF184B" w:rsidP="00FF184B">
      <w:pPr>
        <w:rPr>
          <w:rFonts w:asciiTheme="minorHAnsi" w:hAnsiTheme="minorHAnsi" w:cstheme="minorHAnsi"/>
        </w:rPr>
      </w:pPr>
      <w:r>
        <w:rPr>
          <w:rFonts w:asciiTheme="minorHAnsi" w:hAnsiTheme="minorHAnsi" w:cstheme="minorHAnsi"/>
        </w:rPr>
        <w:t>Daily an email would be trigger to the support team with an attachment containing the daily rejected sell in ERP and Sell In ISC records.</w:t>
      </w:r>
    </w:p>
    <w:p w14:paraId="69A7982A" w14:textId="77777777" w:rsidR="00FF184B" w:rsidRPr="00D30FA1" w:rsidRDefault="00FF184B" w:rsidP="00FF184B">
      <w:pPr>
        <w:rPr>
          <w:rFonts w:asciiTheme="minorHAnsi" w:hAnsiTheme="minorHAnsi" w:cstheme="minorHAnsi"/>
        </w:rPr>
      </w:pPr>
    </w:p>
    <w:p w14:paraId="5D85772C" w14:textId="77777777" w:rsidR="00FF184B" w:rsidRPr="00D30FA1" w:rsidRDefault="00FF184B" w:rsidP="00FF184B">
      <w:pPr>
        <w:spacing w:after="120"/>
        <w:rPr>
          <w:rFonts w:asciiTheme="minorHAnsi" w:hAnsiTheme="minorHAnsi" w:cstheme="minorHAnsi"/>
          <w:u w:val="single"/>
        </w:rPr>
      </w:pPr>
      <w:r w:rsidRPr="00D30FA1">
        <w:rPr>
          <w:rFonts w:asciiTheme="minorHAnsi" w:hAnsiTheme="minorHAnsi" w:cstheme="minorHAnsi"/>
          <w:u w:val="single"/>
        </w:rPr>
        <w:t>Table Details</w:t>
      </w:r>
    </w:p>
    <w:tbl>
      <w:tblPr>
        <w:tblW w:w="74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9"/>
        <w:gridCol w:w="3061"/>
        <w:gridCol w:w="1080"/>
        <w:gridCol w:w="1710"/>
      </w:tblGrid>
      <w:tr w:rsidR="00FF184B" w:rsidRPr="00D30FA1" w14:paraId="6D327497" w14:textId="77777777" w:rsidTr="00E169B4">
        <w:tc>
          <w:tcPr>
            <w:tcW w:w="1619" w:type="dxa"/>
            <w:tcBorders>
              <w:top w:val="single" w:sz="4" w:space="0" w:color="auto"/>
              <w:left w:val="single" w:sz="4" w:space="0" w:color="auto"/>
              <w:bottom w:val="single" w:sz="4" w:space="0" w:color="auto"/>
              <w:right w:val="single" w:sz="4" w:space="0" w:color="auto"/>
            </w:tcBorders>
            <w:shd w:val="clear" w:color="auto" w:fill="F4B8AE"/>
            <w:hideMark/>
          </w:tcPr>
          <w:p w14:paraId="6439ACBF" w14:textId="77777777" w:rsidR="00FF184B" w:rsidRPr="00D30FA1" w:rsidRDefault="00FF184B" w:rsidP="00283232">
            <w:pPr>
              <w:rPr>
                <w:rFonts w:asciiTheme="minorHAnsi" w:hAnsiTheme="minorHAnsi" w:cstheme="minorHAnsi"/>
                <w:sz w:val="16"/>
                <w:szCs w:val="16"/>
              </w:rPr>
            </w:pPr>
            <w:r w:rsidRPr="00D30FA1">
              <w:rPr>
                <w:rFonts w:asciiTheme="minorHAnsi" w:hAnsiTheme="minorHAnsi" w:cstheme="minorHAnsi"/>
                <w:sz w:val="16"/>
                <w:szCs w:val="16"/>
              </w:rPr>
              <w:t>Table Logical Type</w:t>
            </w:r>
          </w:p>
        </w:tc>
        <w:tc>
          <w:tcPr>
            <w:tcW w:w="3061" w:type="dxa"/>
            <w:tcBorders>
              <w:top w:val="single" w:sz="4" w:space="0" w:color="auto"/>
              <w:left w:val="single" w:sz="4" w:space="0" w:color="auto"/>
              <w:bottom w:val="single" w:sz="4" w:space="0" w:color="auto"/>
              <w:right w:val="single" w:sz="4" w:space="0" w:color="auto"/>
            </w:tcBorders>
            <w:shd w:val="clear" w:color="auto" w:fill="F4B8AE"/>
            <w:hideMark/>
          </w:tcPr>
          <w:p w14:paraId="13A50C75" w14:textId="77777777" w:rsidR="00FF184B" w:rsidRPr="00D30FA1" w:rsidRDefault="00FF184B" w:rsidP="00283232">
            <w:pPr>
              <w:rPr>
                <w:rFonts w:asciiTheme="minorHAnsi" w:hAnsiTheme="minorHAnsi" w:cstheme="minorHAnsi"/>
                <w:sz w:val="16"/>
                <w:szCs w:val="16"/>
              </w:rPr>
            </w:pPr>
            <w:r w:rsidRPr="00D30FA1">
              <w:rPr>
                <w:rFonts w:asciiTheme="minorHAnsi" w:hAnsiTheme="minorHAnsi" w:cstheme="minorHAnsi"/>
                <w:sz w:val="16"/>
                <w:szCs w:val="16"/>
              </w:rPr>
              <w:t>Table Name</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3DDB9BA7" w14:textId="77777777" w:rsidR="00FF184B" w:rsidRPr="00D30FA1" w:rsidRDefault="00FF184B" w:rsidP="00283232">
            <w:pPr>
              <w:rPr>
                <w:rFonts w:asciiTheme="minorHAnsi" w:hAnsiTheme="minorHAnsi" w:cstheme="minorHAnsi"/>
                <w:sz w:val="16"/>
                <w:szCs w:val="16"/>
              </w:rPr>
            </w:pPr>
            <w:r w:rsidRPr="00D30FA1">
              <w:rPr>
                <w:rFonts w:asciiTheme="minorHAnsi" w:hAnsiTheme="minorHAnsi" w:cstheme="minorHAnsi"/>
                <w:sz w:val="16"/>
                <w:szCs w:val="16"/>
              </w:rPr>
              <w:t>Schema</w:t>
            </w:r>
          </w:p>
        </w:tc>
        <w:tc>
          <w:tcPr>
            <w:tcW w:w="1710" w:type="dxa"/>
            <w:tcBorders>
              <w:top w:val="single" w:sz="4" w:space="0" w:color="auto"/>
              <w:left w:val="single" w:sz="4" w:space="0" w:color="auto"/>
              <w:bottom w:val="single" w:sz="4" w:space="0" w:color="auto"/>
              <w:right w:val="single" w:sz="4" w:space="0" w:color="auto"/>
            </w:tcBorders>
            <w:shd w:val="clear" w:color="auto" w:fill="F4B8AE"/>
            <w:hideMark/>
          </w:tcPr>
          <w:p w14:paraId="2CEF2385" w14:textId="77777777" w:rsidR="00FF184B" w:rsidRPr="00D30FA1" w:rsidRDefault="00FF184B" w:rsidP="00283232">
            <w:pPr>
              <w:rPr>
                <w:rFonts w:asciiTheme="minorHAnsi" w:hAnsiTheme="minorHAnsi" w:cstheme="minorHAnsi"/>
                <w:sz w:val="16"/>
                <w:szCs w:val="16"/>
              </w:rPr>
            </w:pPr>
            <w:r w:rsidRPr="00D30FA1">
              <w:rPr>
                <w:rFonts w:asciiTheme="minorHAnsi" w:hAnsiTheme="minorHAnsi" w:cstheme="minorHAnsi"/>
                <w:sz w:val="16"/>
                <w:szCs w:val="16"/>
              </w:rPr>
              <w:t>New/Existing</w:t>
            </w:r>
          </w:p>
        </w:tc>
      </w:tr>
      <w:tr w:rsidR="00FF184B" w:rsidRPr="00D30FA1" w14:paraId="42A6836E" w14:textId="77777777" w:rsidTr="00E169B4">
        <w:tc>
          <w:tcPr>
            <w:tcW w:w="1619" w:type="dxa"/>
            <w:tcBorders>
              <w:top w:val="single" w:sz="4" w:space="0" w:color="auto"/>
              <w:left w:val="single" w:sz="4" w:space="0" w:color="auto"/>
              <w:bottom w:val="single" w:sz="4" w:space="0" w:color="auto"/>
              <w:right w:val="single" w:sz="4" w:space="0" w:color="auto"/>
            </w:tcBorders>
            <w:hideMark/>
          </w:tcPr>
          <w:p w14:paraId="43AFA570" w14:textId="77777777" w:rsidR="00FF184B" w:rsidRPr="00D30FA1" w:rsidRDefault="00FF184B" w:rsidP="00283232">
            <w:pPr>
              <w:rPr>
                <w:rFonts w:asciiTheme="minorHAnsi" w:hAnsiTheme="minorHAnsi" w:cstheme="minorHAnsi"/>
                <w:color w:val="000000"/>
                <w:sz w:val="18"/>
                <w:szCs w:val="16"/>
              </w:rPr>
            </w:pPr>
            <w:r>
              <w:rPr>
                <w:rFonts w:asciiTheme="minorHAnsi" w:hAnsiTheme="minorHAnsi" w:cstheme="minorHAnsi"/>
                <w:color w:val="000000"/>
                <w:sz w:val="18"/>
                <w:szCs w:val="16"/>
              </w:rPr>
              <w:t>Final Fact</w:t>
            </w:r>
          </w:p>
        </w:tc>
        <w:tc>
          <w:tcPr>
            <w:tcW w:w="3061" w:type="dxa"/>
            <w:tcBorders>
              <w:top w:val="single" w:sz="4" w:space="0" w:color="auto"/>
              <w:left w:val="single" w:sz="4" w:space="0" w:color="auto"/>
              <w:bottom w:val="single" w:sz="4" w:space="0" w:color="auto"/>
              <w:right w:val="single" w:sz="4" w:space="0" w:color="auto"/>
            </w:tcBorders>
            <w:hideMark/>
          </w:tcPr>
          <w:p w14:paraId="446A98C6" w14:textId="6E80BE78" w:rsidR="00FF184B" w:rsidRPr="00D30FA1" w:rsidRDefault="00CA37B8" w:rsidP="001237F8">
            <w:pPr>
              <w:rPr>
                <w:rFonts w:asciiTheme="minorHAnsi" w:hAnsiTheme="minorHAnsi" w:cstheme="minorHAnsi"/>
                <w:color w:val="000000"/>
                <w:sz w:val="18"/>
                <w:szCs w:val="16"/>
              </w:rPr>
            </w:pPr>
            <w:r>
              <w:rPr>
                <w:rFonts w:asciiTheme="minorHAnsi" w:hAnsiTheme="minorHAnsi" w:cstheme="minorHAnsi"/>
                <w:color w:val="000000"/>
                <w:sz w:val="18"/>
                <w:szCs w:val="16"/>
              </w:rPr>
              <w:t>DMO_</w:t>
            </w:r>
            <w:r w:rsidR="00FF184B">
              <w:rPr>
                <w:rFonts w:asciiTheme="minorHAnsi" w:hAnsiTheme="minorHAnsi" w:cstheme="minorHAnsi"/>
                <w:color w:val="000000"/>
                <w:sz w:val="18"/>
                <w:szCs w:val="16"/>
              </w:rPr>
              <w:t>SELL_</w:t>
            </w:r>
            <w:r w:rsidR="001237F8">
              <w:rPr>
                <w:rFonts w:asciiTheme="minorHAnsi" w:hAnsiTheme="minorHAnsi" w:cstheme="minorHAnsi"/>
                <w:color w:val="000000"/>
                <w:sz w:val="18"/>
                <w:szCs w:val="16"/>
              </w:rPr>
              <w:t>IN</w:t>
            </w:r>
            <w:r w:rsidR="00FF184B">
              <w:rPr>
                <w:rFonts w:asciiTheme="minorHAnsi" w:hAnsiTheme="minorHAnsi" w:cstheme="minorHAnsi"/>
                <w:color w:val="000000"/>
                <w:sz w:val="18"/>
                <w:szCs w:val="16"/>
              </w:rPr>
              <w:t>_</w:t>
            </w:r>
            <w:r w:rsidR="001237F8">
              <w:rPr>
                <w:rFonts w:asciiTheme="minorHAnsi" w:hAnsiTheme="minorHAnsi" w:cstheme="minorHAnsi"/>
                <w:color w:val="000000"/>
                <w:sz w:val="18"/>
                <w:szCs w:val="16"/>
              </w:rPr>
              <w:t>ERP_ISC_</w:t>
            </w:r>
            <w:r w:rsidR="00FF184B">
              <w:rPr>
                <w:rFonts w:asciiTheme="minorHAnsi" w:hAnsiTheme="minorHAnsi" w:cstheme="minorHAnsi"/>
                <w:color w:val="000000"/>
                <w:sz w:val="18"/>
                <w:szCs w:val="16"/>
              </w:rPr>
              <w:t>REJECT_F</w:t>
            </w:r>
          </w:p>
        </w:tc>
        <w:tc>
          <w:tcPr>
            <w:tcW w:w="1080" w:type="dxa"/>
            <w:tcBorders>
              <w:top w:val="single" w:sz="4" w:space="0" w:color="auto"/>
              <w:left w:val="single" w:sz="4" w:space="0" w:color="auto"/>
              <w:bottom w:val="single" w:sz="4" w:space="0" w:color="auto"/>
              <w:right w:val="single" w:sz="4" w:space="0" w:color="auto"/>
            </w:tcBorders>
            <w:hideMark/>
          </w:tcPr>
          <w:p w14:paraId="4873AAA9" w14:textId="570EDDCE" w:rsidR="00FF184B" w:rsidRPr="00D30FA1"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ISRVE_DMO_DM</w:t>
            </w:r>
          </w:p>
        </w:tc>
        <w:tc>
          <w:tcPr>
            <w:tcW w:w="1710" w:type="dxa"/>
            <w:tcBorders>
              <w:top w:val="single" w:sz="4" w:space="0" w:color="auto"/>
              <w:left w:val="single" w:sz="4" w:space="0" w:color="auto"/>
              <w:bottom w:val="single" w:sz="4" w:space="0" w:color="auto"/>
              <w:right w:val="single" w:sz="4" w:space="0" w:color="auto"/>
            </w:tcBorders>
            <w:hideMark/>
          </w:tcPr>
          <w:p w14:paraId="18670138" w14:textId="77777777" w:rsidR="00FF184B" w:rsidRPr="00D30FA1" w:rsidRDefault="00FF184B" w:rsidP="00E169B4">
            <w:pPr>
              <w:rPr>
                <w:rFonts w:asciiTheme="minorHAnsi" w:hAnsiTheme="minorHAnsi" w:cstheme="minorHAnsi"/>
                <w:color w:val="000000"/>
                <w:sz w:val="18"/>
                <w:szCs w:val="16"/>
              </w:rPr>
            </w:pPr>
            <w:r w:rsidRPr="00D30FA1">
              <w:rPr>
                <w:rFonts w:asciiTheme="minorHAnsi" w:hAnsiTheme="minorHAnsi" w:cstheme="minorHAnsi"/>
                <w:color w:val="000000"/>
                <w:sz w:val="18"/>
                <w:szCs w:val="16"/>
              </w:rPr>
              <w:t>New</w:t>
            </w:r>
          </w:p>
        </w:tc>
      </w:tr>
    </w:tbl>
    <w:p w14:paraId="090CF4BF" w14:textId="77777777" w:rsidR="00FF184B" w:rsidRDefault="00FF184B" w:rsidP="00FF184B">
      <w:pPr>
        <w:spacing w:after="120"/>
        <w:rPr>
          <w:rFonts w:asciiTheme="minorHAnsi" w:hAnsiTheme="minorHAnsi" w:cstheme="minorHAnsi"/>
          <w:u w:val="single"/>
        </w:rPr>
      </w:pPr>
    </w:p>
    <w:p w14:paraId="42FE3919" w14:textId="77777777" w:rsidR="00FF184B" w:rsidRDefault="00FF184B" w:rsidP="00FF184B">
      <w:pPr>
        <w:tabs>
          <w:tab w:val="left" w:pos="1725"/>
        </w:tabs>
        <w:spacing w:after="120"/>
        <w:rPr>
          <w:rFonts w:asciiTheme="minorHAnsi" w:hAnsiTheme="minorHAnsi" w:cstheme="minorHAnsi"/>
          <w:u w:val="single"/>
        </w:rPr>
      </w:pPr>
      <w:r w:rsidRPr="00D30FA1">
        <w:rPr>
          <w:rFonts w:asciiTheme="minorHAnsi" w:hAnsiTheme="minorHAnsi" w:cstheme="minorHAnsi"/>
          <w:u w:val="single"/>
        </w:rPr>
        <w:t>Columns Details</w:t>
      </w:r>
    </w:p>
    <w:tbl>
      <w:tblPr>
        <w:tblW w:w="86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0"/>
        <w:gridCol w:w="1710"/>
        <w:gridCol w:w="4410"/>
      </w:tblGrid>
      <w:tr w:rsidR="00FF184B" w:rsidRPr="00D30FA1" w14:paraId="65107712" w14:textId="77777777" w:rsidTr="00283232">
        <w:tc>
          <w:tcPr>
            <w:tcW w:w="2520" w:type="dxa"/>
            <w:tcBorders>
              <w:top w:val="single" w:sz="4" w:space="0" w:color="auto"/>
              <w:left w:val="single" w:sz="4" w:space="0" w:color="auto"/>
              <w:bottom w:val="single" w:sz="4" w:space="0" w:color="auto"/>
              <w:right w:val="single" w:sz="4" w:space="0" w:color="auto"/>
            </w:tcBorders>
            <w:shd w:val="clear" w:color="auto" w:fill="F4B8AE"/>
            <w:hideMark/>
          </w:tcPr>
          <w:p w14:paraId="2DE14A2D" w14:textId="77777777" w:rsidR="00FF184B" w:rsidRPr="00D30FA1" w:rsidRDefault="00FF184B" w:rsidP="00283232">
            <w:pPr>
              <w:rPr>
                <w:rFonts w:asciiTheme="minorHAnsi" w:hAnsiTheme="minorHAnsi" w:cstheme="minorHAnsi"/>
                <w:sz w:val="16"/>
                <w:szCs w:val="16"/>
              </w:rPr>
            </w:pPr>
            <w:r w:rsidRPr="00D30FA1">
              <w:rPr>
                <w:rFonts w:asciiTheme="minorHAnsi" w:hAnsiTheme="minorHAnsi" w:cstheme="minorHAnsi"/>
                <w:sz w:val="16"/>
                <w:szCs w:val="16"/>
              </w:rPr>
              <w:t>DB Column Name</w:t>
            </w:r>
          </w:p>
        </w:tc>
        <w:tc>
          <w:tcPr>
            <w:tcW w:w="1710" w:type="dxa"/>
            <w:tcBorders>
              <w:top w:val="single" w:sz="4" w:space="0" w:color="auto"/>
              <w:left w:val="single" w:sz="4" w:space="0" w:color="auto"/>
              <w:bottom w:val="single" w:sz="4" w:space="0" w:color="auto"/>
              <w:right w:val="single" w:sz="4" w:space="0" w:color="auto"/>
            </w:tcBorders>
            <w:shd w:val="clear" w:color="auto" w:fill="F4B8AE"/>
            <w:hideMark/>
          </w:tcPr>
          <w:p w14:paraId="36E76EE0" w14:textId="77777777" w:rsidR="00FF184B" w:rsidRPr="00D30FA1" w:rsidRDefault="00FF184B" w:rsidP="00283232">
            <w:pPr>
              <w:rPr>
                <w:rFonts w:asciiTheme="minorHAnsi" w:hAnsiTheme="minorHAnsi" w:cstheme="minorHAnsi"/>
                <w:sz w:val="16"/>
                <w:szCs w:val="16"/>
              </w:rPr>
            </w:pPr>
            <w:r w:rsidRPr="00D30FA1">
              <w:rPr>
                <w:rFonts w:asciiTheme="minorHAnsi" w:hAnsiTheme="minorHAnsi" w:cstheme="minorHAnsi"/>
                <w:sz w:val="16"/>
                <w:szCs w:val="16"/>
              </w:rPr>
              <w:t>Data Type</w:t>
            </w:r>
          </w:p>
        </w:tc>
        <w:tc>
          <w:tcPr>
            <w:tcW w:w="4410" w:type="dxa"/>
            <w:tcBorders>
              <w:top w:val="single" w:sz="4" w:space="0" w:color="auto"/>
              <w:left w:val="single" w:sz="4" w:space="0" w:color="auto"/>
              <w:bottom w:val="single" w:sz="4" w:space="0" w:color="auto"/>
              <w:right w:val="single" w:sz="4" w:space="0" w:color="auto"/>
            </w:tcBorders>
            <w:shd w:val="clear" w:color="auto" w:fill="F4B8AE"/>
            <w:hideMark/>
          </w:tcPr>
          <w:p w14:paraId="679548A3" w14:textId="77777777" w:rsidR="00FF184B" w:rsidRPr="00D30FA1" w:rsidRDefault="00FF184B" w:rsidP="00283232">
            <w:pPr>
              <w:rPr>
                <w:rFonts w:asciiTheme="minorHAnsi" w:hAnsiTheme="minorHAnsi" w:cstheme="minorHAnsi"/>
                <w:sz w:val="16"/>
                <w:szCs w:val="16"/>
              </w:rPr>
            </w:pPr>
            <w:r>
              <w:rPr>
                <w:rFonts w:asciiTheme="minorHAnsi" w:hAnsiTheme="minorHAnsi" w:cstheme="minorHAnsi"/>
                <w:sz w:val="16"/>
                <w:szCs w:val="16"/>
              </w:rPr>
              <w:t>Columns Comments</w:t>
            </w:r>
          </w:p>
        </w:tc>
      </w:tr>
      <w:tr w:rsidR="001237F8" w:rsidRPr="00D30FA1" w:rsidDel="003E1C40" w14:paraId="3D679F9C" w14:textId="71D68CC6" w:rsidTr="00283232">
        <w:trPr>
          <w:del w:id="13787" w:author="Rakesh Singhi" w:date="2015-03-25T15:57:00Z"/>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43B4CFEC" w14:textId="2CB5E0DD" w:rsidR="001237F8" w:rsidRPr="00FC40EA" w:rsidDel="003E1C40" w:rsidRDefault="001237F8" w:rsidP="00283232">
            <w:pPr>
              <w:rPr>
                <w:del w:id="13788" w:author="Rakesh Singhi" w:date="2015-03-25T15:57:00Z"/>
                <w:rFonts w:asciiTheme="minorHAnsi" w:hAnsiTheme="minorHAnsi" w:cstheme="minorHAnsi"/>
                <w:color w:val="000000"/>
                <w:sz w:val="18"/>
                <w:szCs w:val="16"/>
              </w:rPr>
            </w:pPr>
            <w:del w:id="13789" w:author="Rakesh Singhi" w:date="2015-03-25T15:57:00Z">
              <w:r w:rsidDel="003E1C40">
                <w:rPr>
                  <w:rFonts w:asciiTheme="minorHAnsi" w:hAnsiTheme="minorHAnsi" w:cstheme="minorHAnsi"/>
                  <w:color w:val="000000"/>
                  <w:sz w:val="18"/>
                  <w:szCs w:val="16"/>
                </w:rPr>
                <w:delText>REJECT_SEQ_ID</w:delText>
              </w:r>
            </w:del>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0A99572C" w14:textId="1BC33B34" w:rsidR="001237F8" w:rsidRPr="00FC40EA" w:rsidDel="003E1C40" w:rsidRDefault="00446233" w:rsidP="00283232">
            <w:pPr>
              <w:rPr>
                <w:del w:id="13790" w:author="Rakesh Singhi" w:date="2015-03-25T15:57:00Z"/>
                <w:rFonts w:asciiTheme="minorHAnsi" w:hAnsiTheme="minorHAnsi" w:cstheme="minorHAnsi"/>
                <w:color w:val="000000"/>
                <w:sz w:val="18"/>
                <w:szCs w:val="16"/>
              </w:rPr>
            </w:pPr>
            <w:del w:id="13791" w:author="Rakesh Singhi" w:date="2015-03-25T15:57:00Z">
              <w:r w:rsidDel="003E1C40">
                <w:rPr>
                  <w:rFonts w:asciiTheme="minorHAnsi" w:hAnsiTheme="minorHAnsi" w:cstheme="minorHAnsi"/>
                  <w:color w:val="000000"/>
                  <w:sz w:val="18"/>
                  <w:szCs w:val="16"/>
                </w:rPr>
                <w:delText>NVARCHAR2</w:delText>
              </w:r>
              <w:r w:rsidR="001237F8" w:rsidDel="003E1C40">
                <w:rPr>
                  <w:rFonts w:asciiTheme="minorHAnsi" w:hAnsiTheme="minorHAnsi" w:cstheme="minorHAnsi"/>
                  <w:color w:val="000000"/>
                  <w:sz w:val="18"/>
                  <w:szCs w:val="16"/>
                </w:rPr>
                <w:delText>(500)</w:delText>
              </w:r>
            </w:del>
          </w:p>
        </w:tc>
        <w:tc>
          <w:tcPr>
            <w:tcW w:w="4410" w:type="dxa"/>
            <w:tcBorders>
              <w:top w:val="single" w:sz="4" w:space="0" w:color="auto"/>
              <w:left w:val="single" w:sz="4" w:space="0" w:color="auto"/>
              <w:right w:val="single" w:sz="4" w:space="0" w:color="auto"/>
            </w:tcBorders>
            <w:vAlign w:val="center"/>
          </w:tcPr>
          <w:p w14:paraId="37B1DC92" w14:textId="2BC2F8FB" w:rsidR="001237F8" w:rsidRPr="00D30FA1" w:rsidDel="003E1C40" w:rsidRDefault="001237F8" w:rsidP="00283232">
            <w:pPr>
              <w:rPr>
                <w:del w:id="13792" w:author="Rakesh Singhi" w:date="2015-03-25T15:57:00Z"/>
                <w:rFonts w:asciiTheme="minorHAnsi" w:hAnsiTheme="minorHAnsi" w:cstheme="minorHAnsi"/>
                <w:color w:val="000000"/>
                <w:sz w:val="18"/>
                <w:szCs w:val="16"/>
              </w:rPr>
            </w:pPr>
          </w:p>
        </w:tc>
      </w:tr>
      <w:tr w:rsidR="001237F8" w:rsidRPr="00D30FA1" w14:paraId="57C67898" w14:textId="77777777" w:rsidTr="00283232">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4B6303F4" w14:textId="77777777" w:rsidR="001237F8" w:rsidRPr="00DD1485"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VAT_ID</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309B9124" w14:textId="2D164811"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right w:val="single" w:sz="4" w:space="0" w:color="auto"/>
            </w:tcBorders>
            <w:vAlign w:val="center"/>
          </w:tcPr>
          <w:p w14:paraId="5B1BE253"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Vat ID</w:t>
            </w:r>
          </w:p>
        </w:tc>
      </w:tr>
      <w:tr w:rsidR="001237F8" w:rsidRPr="00D30FA1" w14:paraId="090E7D8B" w14:textId="77777777" w:rsidTr="00283232">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14:paraId="740D5561" w14:textId="77777777" w:rsidR="001237F8" w:rsidRPr="00DD1485"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CUSTOMER_NAME</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3E91553C" w14:textId="4AD77763"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left w:val="single" w:sz="4" w:space="0" w:color="auto"/>
              <w:bottom w:val="single" w:sz="4" w:space="0" w:color="auto"/>
              <w:right w:val="single" w:sz="4" w:space="0" w:color="auto"/>
            </w:tcBorders>
            <w:vAlign w:val="center"/>
          </w:tcPr>
          <w:p w14:paraId="687FC752"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Partner Name</w:t>
            </w:r>
          </w:p>
        </w:tc>
      </w:tr>
      <w:tr w:rsidR="001237F8" w:rsidRPr="00D30FA1" w14:paraId="3746D193" w14:textId="77777777" w:rsidTr="00283232">
        <w:tc>
          <w:tcPr>
            <w:tcW w:w="2520" w:type="dxa"/>
            <w:tcBorders>
              <w:top w:val="single" w:sz="4" w:space="0" w:color="auto"/>
              <w:left w:val="single" w:sz="4" w:space="0" w:color="auto"/>
              <w:bottom w:val="single" w:sz="4" w:space="0" w:color="auto"/>
              <w:right w:val="single" w:sz="4" w:space="0" w:color="auto"/>
            </w:tcBorders>
            <w:vAlign w:val="center"/>
          </w:tcPr>
          <w:p w14:paraId="0BF2EE6E"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ORDER_TYPE</w:t>
            </w:r>
          </w:p>
        </w:tc>
        <w:tc>
          <w:tcPr>
            <w:tcW w:w="1710" w:type="dxa"/>
            <w:tcBorders>
              <w:top w:val="single" w:sz="4" w:space="0" w:color="auto"/>
              <w:left w:val="single" w:sz="4" w:space="0" w:color="auto"/>
              <w:bottom w:val="single" w:sz="4" w:space="0" w:color="auto"/>
              <w:right w:val="single" w:sz="4" w:space="0" w:color="auto"/>
            </w:tcBorders>
            <w:vAlign w:val="center"/>
          </w:tcPr>
          <w:p w14:paraId="01B19688"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4410" w:type="dxa"/>
            <w:tcBorders>
              <w:top w:val="single" w:sz="4" w:space="0" w:color="auto"/>
              <w:left w:val="single" w:sz="4" w:space="0" w:color="auto"/>
              <w:bottom w:val="single" w:sz="4" w:space="0" w:color="auto"/>
              <w:right w:val="single" w:sz="4" w:space="0" w:color="auto"/>
            </w:tcBorders>
            <w:vAlign w:val="center"/>
          </w:tcPr>
          <w:p w14:paraId="14E88519"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Order Type (Offshore/Onshore)</w:t>
            </w:r>
          </w:p>
        </w:tc>
      </w:tr>
      <w:tr w:rsidR="001237F8" w:rsidRPr="00D30FA1" w14:paraId="2729FFB2" w14:textId="77777777" w:rsidTr="00283232">
        <w:tc>
          <w:tcPr>
            <w:tcW w:w="2520" w:type="dxa"/>
            <w:tcBorders>
              <w:top w:val="single" w:sz="4" w:space="0" w:color="auto"/>
              <w:left w:val="single" w:sz="4" w:space="0" w:color="auto"/>
              <w:bottom w:val="single" w:sz="4" w:space="0" w:color="auto"/>
              <w:right w:val="single" w:sz="4" w:space="0" w:color="auto"/>
            </w:tcBorders>
            <w:vAlign w:val="center"/>
          </w:tcPr>
          <w:p w14:paraId="32E2B571"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SALES_ORDER</w:t>
            </w:r>
          </w:p>
        </w:tc>
        <w:tc>
          <w:tcPr>
            <w:tcW w:w="1710" w:type="dxa"/>
            <w:tcBorders>
              <w:top w:val="single" w:sz="4" w:space="0" w:color="auto"/>
              <w:left w:val="single" w:sz="4" w:space="0" w:color="auto"/>
              <w:bottom w:val="single" w:sz="4" w:space="0" w:color="auto"/>
              <w:right w:val="single" w:sz="4" w:space="0" w:color="auto"/>
            </w:tcBorders>
            <w:vAlign w:val="center"/>
          </w:tcPr>
          <w:p w14:paraId="3E577D01" w14:textId="470BE82E" w:rsidR="001237F8" w:rsidRPr="00D30FA1"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3D6357BF"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Sales Order Number</w:t>
            </w:r>
          </w:p>
        </w:tc>
      </w:tr>
      <w:tr w:rsidR="001237F8" w:rsidRPr="00D30FA1" w14:paraId="03EBA4F3" w14:textId="77777777" w:rsidTr="00283232">
        <w:tc>
          <w:tcPr>
            <w:tcW w:w="2520" w:type="dxa"/>
            <w:tcBorders>
              <w:top w:val="single" w:sz="4" w:space="0" w:color="auto"/>
              <w:left w:val="single" w:sz="4" w:space="0" w:color="auto"/>
              <w:bottom w:val="single" w:sz="4" w:space="0" w:color="auto"/>
              <w:right w:val="single" w:sz="4" w:space="0" w:color="auto"/>
            </w:tcBorders>
            <w:vAlign w:val="center"/>
          </w:tcPr>
          <w:p w14:paraId="11432A2E" w14:textId="77777777" w:rsidR="001237F8" w:rsidRPr="00D30FA1" w:rsidRDefault="001237F8" w:rsidP="001237F8">
            <w:pPr>
              <w:rPr>
                <w:rFonts w:asciiTheme="minorHAnsi" w:hAnsiTheme="minorHAnsi" w:cstheme="minorHAnsi"/>
                <w:color w:val="000000"/>
                <w:sz w:val="18"/>
                <w:szCs w:val="16"/>
              </w:rPr>
            </w:pPr>
            <w:r>
              <w:rPr>
                <w:rFonts w:asciiTheme="minorHAnsi" w:hAnsiTheme="minorHAnsi" w:cstheme="minorHAnsi"/>
                <w:color w:val="000000"/>
                <w:sz w:val="18"/>
                <w:szCs w:val="16"/>
              </w:rPr>
              <w:t>ORDER_DATE</w:t>
            </w:r>
          </w:p>
        </w:tc>
        <w:tc>
          <w:tcPr>
            <w:tcW w:w="1710" w:type="dxa"/>
            <w:tcBorders>
              <w:top w:val="single" w:sz="4" w:space="0" w:color="auto"/>
              <w:left w:val="single" w:sz="4" w:space="0" w:color="auto"/>
              <w:bottom w:val="single" w:sz="4" w:space="0" w:color="auto"/>
              <w:right w:val="single" w:sz="4" w:space="0" w:color="auto"/>
            </w:tcBorders>
            <w:vAlign w:val="center"/>
          </w:tcPr>
          <w:p w14:paraId="58B5EA5F" w14:textId="2ED71709" w:rsidR="001237F8" w:rsidRPr="00D30FA1"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55ED192D"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Sales Order Creation Date</w:t>
            </w:r>
          </w:p>
        </w:tc>
      </w:tr>
      <w:tr w:rsidR="001237F8" w:rsidRPr="00D30FA1" w14:paraId="0B4E8F4D" w14:textId="77777777" w:rsidTr="00283232">
        <w:tc>
          <w:tcPr>
            <w:tcW w:w="2520" w:type="dxa"/>
            <w:tcBorders>
              <w:top w:val="single" w:sz="4" w:space="0" w:color="auto"/>
              <w:left w:val="single" w:sz="4" w:space="0" w:color="auto"/>
              <w:bottom w:val="single" w:sz="4" w:space="0" w:color="auto"/>
              <w:right w:val="single" w:sz="4" w:space="0" w:color="auto"/>
            </w:tcBorders>
            <w:vAlign w:val="center"/>
          </w:tcPr>
          <w:p w14:paraId="0223AA57"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ORDER_STATUS</w:t>
            </w:r>
          </w:p>
        </w:tc>
        <w:tc>
          <w:tcPr>
            <w:tcW w:w="1710" w:type="dxa"/>
            <w:tcBorders>
              <w:top w:val="single" w:sz="4" w:space="0" w:color="auto"/>
              <w:left w:val="single" w:sz="4" w:space="0" w:color="auto"/>
              <w:bottom w:val="single" w:sz="4" w:space="0" w:color="auto"/>
              <w:right w:val="single" w:sz="4" w:space="0" w:color="auto"/>
            </w:tcBorders>
            <w:vAlign w:val="center"/>
          </w:tcPr>
          <w:p w14:paraId="2D4A7797" w14:textId="0C9B8472" w:rsidR="001237F8" w:rsidRPr="00D30FA1"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1CDAA73D"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Status of the Order</w:t>
            </w:r>
          </w:p>
        </w:tc>
      </w:tr>
      <w:tr w:rsidR="001237F8" w:rsidRPr="00D30FA1" w14:paraId="400AB822"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5FDC4307"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DMO_ISC_ORDER</w:t>
            </w:r>
          </w:p>
        </w:tc>
        <w:tc>
          <w:tcPr>
            <w:tcW w:w="1710" w:type="dxa"/>
            <w:tcBorders>
              <w:top w:val="single" w:sz="4" w:space="0" w:color="auto"/>
              <w:left w:val="single" w:sz="4" w:space="0" w:color="auto"/>
              <w:bottom w:val="single" w:sz="4" w:space="0" w:color="auto"/>
              <w:right w:val="single" w:sz="4" w:space="0" w:color="auto"/>
            </w:tcBorders>
            <w:vAlign w:val="center"/>
          </w:tcPr>
          <w:p w14:paraId="20045D61" w14:textId="4534CA87" w:rsidR="001237F8" w:rsidRPr="00D30FA1"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627F130D"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DMO ISC Order Number</w:t>
            </w:r>
          </w:p>
        </w:tc>
      </w:tr>
      <w:tr w:rsidR="001237F8" w:rsidRPr="00D30FA1" w14:paraId="05A8E884"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7646C518" w14:textId="77777777" w:rsidR="001237F8" w:rsidRPr="00DD1485"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ORDER_LINE</w:t>
            </w:r>
          </w:p>
        </w:tc>
        <w:tc>
          <w:tcPr>
            <w:tcW w:w="1710" w:type="dxa"/>
            <w:tcBorders>
              <w:top w:val="single" w:sz="4" w:space="0" w:color="auto"/>
              <w:left w:val="single" w:sz="4" w:space="0" w:color="auto"/>
              <w:bottom w:val="single" w:sz="4" w:space="0" w:color="auto"/>
              <w:right w:val="single" w:sz="4" w:space="0" w:color="auto"/>
            </w:tcBorders>
            <w:vAlign w:val="center"/>
          </w:tcPr>
          <w:p w14:paraId="14041445" w14:textId="154A70F7"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7B8A59EE"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Order Line Number</w:t>
            </w:r>
          </w:p>
        </w:tc>
      </w:tr>
      <w:tr w:rsidR="001237F8" w:rsidRPr="00D30FA1" w14:paraId="7EDF19DF"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3BECB68B" w14:textId="77777777" w:rsidR="001237F8" w:rsidRPr="00DD1485"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LINE_STATUS</w:t>
            </w:r>
          </w:p>
        </w:tc>
        <w:tc>
          <w:tcPr>
            <w:tcW w:w="1710" w:type="dxa"/>
            <w:tcBorders>
              <w:top w:val="single" w:sz="4" w:space="0" w:color="auto"/>
              <w:left w:val="single" w:sz="4" w:space="0" w:color="auto"/>
              <w:bottom w:val="single" w:sz="4" w:space="0" w:color="auto"/>
              <w:right w:val="single" w:sz="4" w:space="0" w:color="auto"/>
            </w:tcBorders>
            <w:vAlign w:val="center"/>
          </w:tcPr>
          <w:p w14:paraId="0323BAE2" w14:textId="63DC77FD"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0CC50F0D"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Order Line Status</w:t>
            </w:r>
          </w:p>
        </w:tc>
      </w:tr>
      <w:tr w:rsidR="001237F8" w:rsidRPr="00D30FA1" w14:paraId="127008F4"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4FF08107" w14:textId="77777777" w:rsidR="001237F8" w:rsidRPr="00DD1485"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PART_NUMBER</w:t>
            </w:r>
          </w:p>
        </w:tc>
        <w:tc>
          <w:tcPr>
            <w:tcW w:w="1710" w:type="dxa"/>
            <w:tcBorders>
              <w:top w:val="single" w:sz="4" w:space="0" w:color="auto"/>
              <w:left w:val="single" w:sz="4" w:space="0" w:color="auto"/>
              <w:bottom w:val="single" w:sz="4" w:space="0" w:color="auto"/>
              <w:right w:val="single" w:sz="4" w:space="0" w:color="auto"/>
            </w:tcBorders>
            <w:vAlign w:val="center"/>
          </w:tcPr>
          <w:p w14:paraId="5892D25E" w14:textId="1BF410F6"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139D3E69"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Part Number</w:t>
            </w:r>
          </w:p>
        </w:tc>
      </w:tr>
      <w:tr w:rsidR="001237F8" w:rsidRPr="00D30FA1" w14:paraId="530ABBA7"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6F144511"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RETURN_FLAG</w:t>
            </w:r>
          </w:p>
        </w:tc>
        <w:tc>
          <w:tcPr>
            <w:tcW w:w="1710" w:type="dxa"/>
            <w:tcBorders>
              <w:top w:val="single" w:sz="4" w:space="0" w:color="auto"/>
              <w:left w:val="single" w:sz="4" w:space="0" w:color="auto"/>
              <w:bottom w:val="single" w:sz="4" w:space="0" w:color="auto"/>
              <w:right w:val="single" w:sz="4" w:space="0" w:color="auto"/>
            </w:tcBorders>
            <w:vAlign w:val="center"/>
          </w:tcPr>
          <w:p w14:paraId="77AA8180" w14:textId="7D3B5DFE"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63371418"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Return Flag</w:t>
            </w:r>
          </w:p>
        </w:tc>
      </w:tr>
      <w:tr w:rsidR="001237F8" w:rsidRPr="00D30FA1" w14:paraId="7FA01788"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5DCDD4D3"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c>
          <w:tcPr>
            <w:tcW w:w="1710" w:type="dxa"/>
            <w:tcBorders>
              <w:top w:val="single" w:sz="4" w:space="0" w:color="auto"/>
              <w:left w:val="single" w:sz="4" w:space="0" w:color="auto"/>
              <w:bottom w:val="single" w:sz="4" w:space="0" w:color="auto"/>
              <w:right w:val="single" w:sz="4" w:space="0" w:color="auto"/>
            </w:tcBorders>
            <w:vAlign w:val="center"/>
          </w:tcPr>
          <w:p w14:paraId="3C6A96B8" w14:textId="6991D50E"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6024D22E"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Quantity</w:t>
            </w:r>
          </w:p>
        </w:tc>
      </w:tr>
      <w:tr w:rsidR="001237F8" w:rsidRPr="00D30FA1" w14:paraId="4FC11A8A"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3BB3C108"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SALES_PRICE</w:t>
            </w:r>
          </w:p>
        </w:tc>
        <w:tc>
          <w:tcPr>
            <w:tcW w:w="1710" w:type="dxa"/>
            <w:tcBorders>
              <w:top w:val="single" w:sz="4" w:space="0" w:color="auto"/>
              <w:left w:val="single" w:sz="4" w:space="0" w:color="auto"/>
              <w:bottom w:val="single" w:sz="4" w:space="0" w:color="auto"/>
              <w:right w:val="single" w:sz="4" w:space="0" w:color="auto"/>
            </w:tcBorders>
            <w:vAlign w:val="center"/>
          </w:tcPr>
          <w:p w14:paraId="7A0116DC" w14:textId="1AA756A0"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16D6F6A7"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Sales Price</w:t>
            </w:r>
          </w:p>
        </w:tc>
      </w:tr>
      <w:tr w:rsidR="001237F8" w:rsidRPr="00D30FA1" w14:paraId="50EAD3B6"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3E2410FA"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TRANSFER_PRICE</w:t>
            </w:r>
          </w:p>
        </w:tc>
        <w:tc>
          <w:tcPr>
            <w:tcW w:w="1710" w:type="dxa"/>
            <w:tcBorders>
              <w:top w:val="single" w:sz="4" w:space="0" w:color="auto"/>
              <w:left w:val="single" w:sz="4" w:space="0" w:color="auto"/>
              <w:bottom w:val="single" w:sz="4" w:space="0" w:color="auto"/>
              <w:right w:val="single" w:sz="4" w:space="0" w:color="auto"/>
            </w:tcBorders>
            <w:vAlign w:val="center"/>
          </w:tcPr>
          <w:p w14:paraId="08AC0F6E" w14:textId="77777777" w:rsidR="001237F8" w:rsidRPr="00FC40EA"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NUMBER(20)</w:t>
            </w:r>
          </w:p>
        </w:tc>
        <w:tc>
          <w:tcPr>
            <w:tcW w:w="4410" w:type="dxa"/>
            <w:tcBorders>
              <w:top w:val="single" w:sz="4" w:space="0" w:color="auto"/>
              <w:left w:val="single" w:sz="4" w:space="0" w:color="auto"/>
              <w:bottom w:val="single" w:sz="4" w:space="0" w:color="auto"/>
              <w:right w:val="single" w:sz="4" w:space="0" w:color="auto"/>
            </w:tcBorders>
            <w:vAlign w:val="center"/>
          </w:tcPr>
          <w:p w14:paraId="4BD8A2D0"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Transfer Price/Cost</w:t>
            </w:r>
          </w:p>
        </w:tc>
      </w:tr>
      <w:tr w:rsidR="001237F8" w:rsidRPr="00D30FA1" w14:paraId="6E53E539"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5BC8D843" w14:textId="77777777" w:rsidR="001237F8" w:rsidRPr="00DD1485"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TAX</w:t>
            </w:r>
          </w:p>
        </w:tc>
        <w:tc>
          <w:tcPr>
            <w:tcW w:w="1710" w:type="dxa"/>
            <w:tcBorders>
              <w:top w:val="single" w:sz="4" w:space="0" w:color="auto"/>
              <w:left w:val="single" w:sz="4" w:space="0" w:color="auto"/>
              <w:bottom w:val="single" w:sz="4" w:space="0" w:color="auto"/>
              <w:right w:val="single" w:sz="4" w:space="0" w:color="auto"/>
            </w:tcBorders>
            <w:vAlign w:val="center"/>
          </w:tcPr>
          <w:p w14:paraId="431D78CD" w14:textId="77777777" w:rsidR="001237F8" w:rsidRPr="00FC40EA"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NUMBER(20,6)</w:t>
            </w:r>
          </w:p>
        </w:tc>
        <w:tc>
          <w:tcPr>
            <w:tcW w:w="4410" w:type="dxa"/>
            <w:tcBorders>
              <w:top w:val="single" w:sz="4" w:space="0" w:color="auto"/>
              <w:left w:val="single" w:sz="4" w:space="0" w:color="auto"/>
              <w:bottom w:val="single" w:sz="4" w:space="0" w:color="auto"/>
              <w:right w:val="single" w:sz="4" w:space="0" w:color="auto"/>
            </w:tcBorders>
            <w:vAlign w:val="center"/>
          </w:tcPr>
          <w:p w14:paraId="5CB030FB"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Tax</w:t>
            </w:r>
          </w:p>
        </w:tc>
      </w:tr>
      <w:tr w:rsidR="001237F8" w:rsidRPr="00D30FA1" w14:paraId="25FFF786"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238DA5F5"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DMO_ISC_INVOICE</w:t>
            </w:r>
          </w:p>
        </w:tc>
        <w:tc>
          <w:tcPr>
            <w:tcW w:w="1710" w:type="dxa"/>
            <w:tcBorders>
              <w:top w:val="single" w:sz="4" w:space="0" w:color="auto"/>
              <w:left w:val="single" w:sz="4" w:space="0" w:color="auto"/>
              <w:bottom w:val="single" w:sz="4" w:space="0" w:color="auto"/>
              <w:right w:val="single" w:sz="4" w:space="0" w:color="auto"/>
            </w:tcBorders>
            <w:vAlign w:val="center"/>
          </w:tcPr>
          <w:p w14:paraId="0C24715D" w14:textId="20B2F81E"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6D1DA997"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DMO ISC Invoice Number</w:t>
            </w:r>
          </w:p>
        </w:tc>
      </w:tr>
      <w:tr w:rsidR="001237F8" w:rsidRPr="00D30FA1" w14:paraId="579264A3"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67C79848"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DMO_ISC_INVOICE_DATE</w:t>
            </w:r>
          </w:p>
        </w:tc>
        <w:tc>
          <w:tcPr>
            <w:tcW w:w="1710" w:type="dxa"/>
            <w:tcBorders>
              <w:top w:val="single" w:sz="4" w:space="0" w:color="auto"/>
              <w:left w:val="single" w:sz="4" w:space="0" w:color="auto"/>
              <w:bottom w:val="single" w:sz="4" w:space="0" w:color="auto"/>
              <w:right w:val="single" w:sz="4" w:space="0" w:color="auto"/>
            </w:tcBorders>
            <w:vAlign w:val="center"/>
          </w:tcPr>
          <w:p w14:paraId="6F2A02BB" w14:textId="0CE54F06"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39B7B473"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DMO ISC Invoice Date</w:t>
            </w:r>
          </w:p>
        </w:tc>
      </w:tr>
      <w:tr w:rsidR="001237F8" w:rsidRPr="00D30FA1" w14:paraId="20AC9B60"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262B9849"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CURRENCY</w:t>
            </w:r>
          </w:p>
        </w:tc>
        <w:tc>
          <w:tcPr>
            <w:tcW w:w="1710" w:type="dxa"/>
            <w:tcBorders>
              <w:top w:val="single" w:sz="4" w:space="0" w:color="auto"/>
              <w:left w:val="single" w:sz="4" w:space="0" w:color="auto"/>
              <w:bottom w:val="single" w:sz="4" w:space="0" w:color="auto"/>
              <w:right w:val="single" w:sz="4" w:space="0" w:color="auto"/>
            </w:tcBorders>
            <w:vAlign w:val="center"/>
          </w:tcPr>
          <w:p w14:paraId="717DDE8A" w14:textId="54154E87"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04CF52EA"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Currency Code</w:t>
            </w:r>
          </w:p>
        </w:tc>
      </w:tr>
      <w:tr w:rsidR="001237F8" w:rsidRPr="00D30FA1" w14:paraId="5C193966"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18D1667A"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CUSTOMER_INVOICE</w:t>
            </w:r>
          </w:p>
        </w:tc>
        <w:tc>
          <w:tcPr>
            <w:tcW w:w="1710" w:type="dxa"/>
            <w:tcBorders>
              <w:top w:val="single" w:sz="4" w:space="0" w:color="auto"/>
              <w:left w:val="single" w:sz="4" w:space="0" w:color="auto"/>
              <w:bottom w:val="single" w:sz="4" w:space="0" w:color="auto"/>
              <w:right w:val="single" w:sz="4" w:space="0" w:color="auto"/>
            </w:tcBorders>
            <w:vAlign w:val="center"/>
          </w:tcPr>
          <w:p w14:paraId="34551D6E" w14:textId="50727778"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4056C6E6"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Customer Invoice Number</w:t>
            </w:r>
          </w:p>
        </w:tc>
      </w:tr>
      <w:tr w:rsidR="001237F8" w:rsidRPr="00D30FA1" w14:paraId="7E4F65A2"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4EBBE1B5"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CUSTOMER_INVOICE_DATE</w:t>
            </w:r>
          </w:p>
        </w:tc>
        <w:tc>
          <w:tcPr>
            <w:tcW w:w="1710" w:type="dxa"/>
            <w:tcBorders>
              <w:top w:val="single" w:sz="4" w:space="0" w:color="auto"/>
              <w:left w:val="single" w:sz="4" w:space="0" w:color="auto"/>
              <w:bottom w:val="single" w:sz="4" w:space="0" w:color="auto"/>
              <w:right w:val="single" w:sz="4" w:space="0" w:color="auto"/>
            </w:tcBorders>
            <w:vAlign w:val="center"/>
          </w:tcPr>
          <w:p w14:paraId="18CECCED" w14:textId="525E1C0C"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5098505A"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Customer Invoice Date</w:t>
            </w:r>
          </w:p>
        </w:tc>
      </w:tr>
      <w:tr w:rsidR="001237F8" w:rsidRPr="00D30FA1" w14:paraId="2C0ADEE7"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46FAE8FE"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COUNTRY</w:t>
            </w:r>
          </w:p>
        </w:tc>
        <w:tc>
          <w:tcPr>
            <w:tcW w:w="1710" w:type="dxa"/>
            <w:tcBorders>
              <w:top w:val="single" w:sz="4" w:space="0" w:color="auto"/>
              <w:left w:val="single" w:sz="4" w:space="0" w:color="auto"/>
              <w:bottom w:val="single" w:sz="4" w:space="0" w:color="auto"/>
              <w:right w:val="single" w:sz="4" w:space="0" w:color="auto"/>
            </w:tcBorders>
            <w:vAlign w:val="center"/>
          </w:tcPr>
          <w:p w14:paraId="22C93CE7" w14:textId="7F66CFF2" w:rsidR="001237F8"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1D324196"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 xml:space="preserve">Country </w:t>
            </w:r>
          </w:p>
        </w:tc>
      </w:tr>
      <w:tr w:rsidR="001237F8" w:rsidRPr="00D30FA1" w14:paraId="6AED9351"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3815FB5E" w14:textId="77777777" w:rsidR="001237F8" w:rsidRPr="00FC40EA"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REJECT_REASON</w:t>
            </w:r>
          </w:p>
        </w:tc>
        <w:tc>
          <w:tcPr>
            <w:tcW w:w="1710" w:type="dxa"/>
            <w:tcBorders>
              <w:top w:val="single" w:sz="4" w:space="0" w:color="auto"/>
              <w:left w:val="single" w:sz="4" w:space="0" w:color="auto"/>
              <w:bottom w:val="single" w:sz="4" w:space="0" w:color="auto"/>
              <w:right w:val="single" w:sz="4" w:space="0" w:color="auto"/>
            </w:tcBorders>
            <w:vAlign w:val="center"/>
          </w:tcPr>
          <w:p w14:paraId="3E590882" w14:textId="26448415"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78A84860"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Reason why the record was rejected</w:t>
            </w:r>
          </w:p>
        </w:tc>
      </w:tr>
      <w:tr w:rsidR="001237F8" w:rsidRPr="00D30FA1" w14:paraId="16672AB6"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373981CA" w14:textId="77777777" w:rsidR="001237F8" w:rsidRPr="00FC40EA"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LOAD_DATE</w:t>
            </w:r>
          </w:p>
        </w:tc>
        <w:tc>
          <w:tcPr>
            <w:tcW w:w="1710" w:type="dxa"/>
            <w:tcBorders>
              <w:top w:val="single" w:sz="4" w:space="0" w:color="auto"/>
              <w:left w:val="single" w:sz="4" w:space="0" w:color="auto"/>
              <w:bottom w:val="single" w:sz="4" w:space="0" w:color="auto"/>
              <w:right w:val="single" w:sz="4" w:space="0" w:color="auto"/>
            </w:tcBorders>
            <w:vAlign w:val="center"/>
          </w:tcPr>
          <w:p w14:paraId="3434E37F" w14:textId="2D8BD533"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6C08530E"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Date when the record is loaded into reject table</w:t>
            </w:r>
          </w:p>
        </w:tc>
      </w:tr>
      <w:tr w:rsidR="001237F8" w:rsidRPr="00D30FA1" w14:paraId="2217970C"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0EDE4DE1"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FILE_TYPE</w:t>
            </w:r>
          </w:p>
        </w:tc>
        <w:tc>
          <w:tcPr>
            <w:tcW w:w="1710" w:type="dxa"/>
            <w:tcBorders>
              <w:top w:val="single" w:sz="4" w:space="0" w:color="auto"/>
              <w:left w:val="single" w:sz="4" w:space="0" w:color="auto"/>
              <w:bottom w:val="single" w:sz="4" w:space="0" w:color="auto"/>
              <w:right w:val="single" w:sz="4" w:space="0" w:color="auto"/>
            </w:tcBorders>
            <w:vAlign w:val="center"/>
          </w:tcPr>
          <w:p w14:paraId="015E6857" w14:textId="687EC883" w:rsidR="001237F8"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1DD57C8B" w14:textId="77777777" w:rsidR="001237F8"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Type of file (ERP or ISC)</w:t>
            </w:r>
          </w:p>
        </w:tc>
      </w:tr>
      <w:tr w:rsidR="001237F8" w:rsidRPr="00D30FA1" w14:paraId="0FC35140"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7E0A6F53" w14:textId="77777777" w:rsidR="001237F8" w:rsidRPr="00FC40EA"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FILE_NAME</w:t>
            </w:r>
          </w:p>
        </w:tc>
        <w:tc>
          <w:tcPr>
            <w:tcW w:w="1710" w:type="dxa"/>
            <w:tcBorders>
              <w:top w:val="single" w:sz="4" w:space="0" w:color="auto"/>
              <w:left w:val="single" w:sz="4" w:space="0" w:color="auto"/>
              <w:bottom w:val="single" w:sz="4" w:space="0" w:color="auto"/>
              <w:right w:val="single" w:sz="4" w:space="0" w:color="auto"/>
            </w:tcBorders>
            <w:vAlign w:val="center"/>
          </w:tcPr>
          <w:p w14:paraId="715DC20A" w14:textId="77777777" w:rsidR="001237F8" w:rsidRPr="00FC40EA"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DATE</w:t>
            </w:r>
          </w:p>
        </w:tc>
        <w:tc>
          <w:tcPr>
            <w:tcW w:w="4410" w:type="dxa"/>
            <w:tcBorders>
              <w:top w:val="single" w:sz="4" w:space="0" w:color="auto"/>
              <w:left w:val="single" w:sz="4" w:space="0" w:color="auto"/>
              <w:bottom w:val="single" w:sz="4" w:space="0" w:color="auto"/>
              <w:right w:val="single" w:sz="4" w:space="0" w:color="auto"/>
            </w:tcBorders>
            <w:vAlign w:val="center"/>
          </w:tcPr>
          <w:p w14:paraId="34E9FE08"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Name of the file</w:t>
            </w:r>
          </w:p>
        </w:tc>
      </w:tr>
      <w:tr w:rsidR="003E1C40" w:rsidRPr="00D30FA1" w14:paraId="021CE91A" w14:textId="77777777" w:rsidTr="00283232">
        <w:trPr>
          <w:trHeight w:val="70"/>
          <w:ins w:id="13793" w:author="Rakesh Singhi" w:date="2015-03-25T15:58:00Z"/>
        </w:trPr>
        <w:tc>
          <w:tcPr>
            <w:tcW w:w="2520" w:type="dxa"/>
            <w:tcBorders>
              <w:top w:val="single" w:sz="4" w:space="0" w:color="auto"/>
              <w:left w:val="single" w:sz="4" w:space="0" w:color="auto"/>
              <w:bottom w:val="single" w:sz="4" w:space="0" w:color="auto"/>
              <w:right w:val="single" w:sz="4" w:space="0" w:color="auto"/>
            </w:tcBorders>
            <w:vAlign w:val="center"/>
          </w:tcPr>
          <w:p w14:paraId="10F13F88" w14:textId="54B32111" w:rsidR="003E1C40" w:rsidRDefault="003E1C40" w:rsidP="00283232">
            <w:pPr>
              <w:rPr>
                <w:ins w:id="13794" w:author="Rakesh Singhi" w:date="2015-03-25T15:58:00Z"/>
                <w:rFonts w:asciiTheme="minorHAnsi" w:hAnsiTheme="minorHAnsi" w:cstheme="minorHAnsi"/>
                <w:color w:val="000000"/>
                <w:sz w:val="18"/>
                <w:szCs w:val="16"/>
              </w:rPr>
            </w:pPr>
            <w:ins w:id="13795" w:author="Rakesh Singhi" w:date="2015-03-25T15:58:00Z">
              <w:r>
                <w:rPr>
                  <w:rFonts w:asciiTheme="minorHAnsi" w:hAnsiTheme="minorHAnsi" w:cstheme="minorHAnsi"/>
                  <w:color w:val="000000"/>
                  <w:sz w:val="18"/>
                  <w:szCs w:val="16"/>
                </w:rPr>
                <w:t>FILE_SEQ</w:t>
              </w:r>
            </w:ins>
          </w:p>
        </w:tc>
        <w:tc>
          <w:tcPr>
            <w:tcW w:w="1710" w:type="dxa"/>
            <w:tcBorders>
              <w:top w:val="single" w:sz="4" w:space="0" w:color="auto"/>
              <w:left w:val="single" w:sz="4" w:space="0" w:color="auto"/>
              <w:bottom w:val="single" w:sz="4" w:space="0" w:color="auto"/>
              <w:right w:val="single" w:sz="4" w:space="0" w:color="auto"/>
            </w:tcBorders>
            <w:vAlign w:val="center"/>
          </w:tcPr>
          <w:p w14:paraId="121EEE72" w14:textId="3B6E9BB7" w:rsidR="003E1C40" w:rsidRDefault="003E1C40" w:rsidP="00283232">
            <w:pPr>
              <w:rPr>
                <w:ins w:id="13796" w:author="Rakesh Singhi" w:date="2015-03-25T15:58:00Z"/>
                <w:rFonts w:asciiTheme="minorHAnsi" w:hAnsiTheme="minorHAnsi" w:cstheme="minorHAnsi"/>
                <w:color w:val="000000"/>
                <w:sz w:val="18"/>
                <w:szCs w:val="16"/>
              </w:rPr>
            </w:pPr>
            <w:ins w:id="13797" w:author="Rakesh Singhi" w:date="2015-03-25T15:58:00Z">
              <w:r>
                <w:rPr>
                  <w:rFonts w:asciiTheme="minorHAnsi" w:hAnsiTheme="minorHAnsi" w:cstheme="minorHAnsi"/>
                  <w:color w:val="000000"/>
                  <w:sz w:val="18"/>
                  <w:szCs w:val="16"/>
                </w:rPr>
                <w:t>CHAR</w:t>
              </w:r>
            </w:ins>
          </w:p>
        </w:tc>
        <w:tc>
          <w:tcPr>
            <w:tcW w:w="4410" w:type="dxa"/>
            <w:tcBorders>
              <w:top w:val="single" w:sz="4" w:space="0" w:color="auto"/>
              <w:left w:val="single" w:sz="4" w:space="0" w:color="auto"/>
              <w:bottom w:val="single" w:sz="4" w:space="0" w:color="auto"/>
              <w:right w:val="single" w:sz="4" w:space="0" w:color="auto"/>
            </w:tcBorders>
            <w:vAlign w:val="center"/>
          </w:tcPr>
          <w:p w14:paraId="47AE3B11" w14:textId="77086D47" w:rsidR="003E1C40" w:rsidRDefault="003E1C40" w:rsidP="00283232">
            <w:pPr>
              <w:rPr>
                <w:ins w:id="13798" w:author="Rakesh Singhi" w:date="2015-03-25T15:58:00Z"/>
                <w:rFonts w:asciiTheme="minorHAnsi" w:hAnsiTheme="minorHAnsi" w:cstheme="minorHAnsi"/>
                <w:color w:val="000000"/>
                <w:sz w:val="18"/>
                <w:szCs w:val="16"/>
              </w:rPr>
            </w:pPr>
            <w:ins w:id="13799" w:author="Rakesh Singhi" w:date="2015-03-25T15:58:00Z">
              <w:r>
                <w:rPr>
                  <w:rFonts w:asciiTheme="minorHAnsi" w:hAnsiTheme="minorHAnsi" w:cstheme="minorHAnsi"/>
                  <w:color w:val="000000"/>
                  <w:sz w:val="18"/>
                  <w:szCs w:val="16"/>
                </w:rPr>
                <w:t>Seq of the file which contained the record</w:t>
              </w:r>
            </w:ins>
          </w:p>
        </w:tc>
      </w:tr>
      <w:tr w:rsidR="001237F8" w:rsidRPr="00D30FA1" w14:paraId="2FE4E241" w14:textId="77777777" w:rsidTr="00283232">
        <w:trPr>
          <w:trHeight w:val="70"/>
        </w:trPr>
        <w:tc>
          <w:tcPr>
            <w:tcW w:w="2520" w:type="dxa"/>
            <w:tcBorders>
              <w:top w:val="single" w:sz="4" w:space="0" w:color="auto"/>
              <w:left w:val="single" w:sz="4" w:space="0" w:color="auto"/>
              <w:bottom w:val="single" w:sz="4" w:space="0" w:color="auto"/>
              <w:right w:val="single" w:sz="4" w:space="0" w:color="auto"/>
            </w:tcBorders>
            <w:vAlign w:val="center"/>
          </w:tcPr>
          <w:p w14:paraId="5310BDA5" w14:textId="77777777" w:rsidR="001237F8" w:rsidRPr="00FC40EA"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REJECT_REASON</w:t>
            </w:r>
          </w:p>
        </w:tc>
        <w:tc>
          <w:tcPr>
            <w:tcW w:w="1710" w:type="dxa"/>
            <w:tcBorders>
              <w:top w:val="single" w:sz="4" w:space="0" w:color="auto"/>
              <w:left w:val="single" w:sz="4" w:space="0" w:color="auto"/>
              <w:bottom w:val="single" w:sz="4" w:space="0" w:color="auto"/>
              <w:right w:val="single" w:sz="4" w:space="0" w:color="auto"/>
            </w:tcBorders>
            <w:vAlign w:val="center"/>
          </w:tcPr>
          <w:p w14:paraId="44484207" w14:textId="62DF3243" w:rsidR="001237F8" w:rsidRPr="00FC40EA" w:rsidRDefault="00446233" w:rsidP="00283232">
            <w:pPr>
              <w:rPr>
                <w:rFonts w:asciiTheme="minorHAnsi" w:hAnsiTheme="minorHAnsi" w:cstheme="minorHAnsi"/>
                <w:color w:val="000000"/>
                <w:sz w:val="18"/>
                <w:szCs w:val="16"/>
              </w:rPr>
            </w:pPr>
            <w:r>
              <w:rPr>
                <w:rFonts w:asciiTheme="minorHAnsi" w:hAnsiTheme="minorHAnsi" w:cstheme="minorHAnsi"/>
                <w:color w:val="000000"/>
                <w:sz w:val="18"/>
                <w:szCs w:val="16"/>
              </w:rPr>
              <w:t>NVARCHAR2</w:t>
            </w:r>
            <w:r w:rsidR="001237F8">
              <w:rPr>
                <w:rFonts w:asciiTheme="minorHAnsi" w:hAnsiTheme="minorHAnsi" w:cstheme="minorHAnsi"/>
                <w:color w:val="000000"/>
                <w:sz w:val="18"/>
                <w:szCs w:val="16"/>
              </w:rPr>
              <w:t>(500)</w:t>
            </w:r>
          </w:p>
        </w:tc>
        <w:tc>
          <w:tcPr>
            <w:tcW w:w="4410" w:type="dxa"/>
            <w:tcBorders>
              <w:top w:val="single" w:sz="4" w:space="0" w:color="auto"/>
              <w:left w:val="single" w:sz="4" w:space="0" w:color="auto"/>
              <w:bottom w:val="single" w:sz="4" w:space="0" w:color="auto"/>
              <w:right w:val="single" w:sz="4" w:space="0" w:color="auto"/>
            </w:tcBorders>
            <w:vAlign w:val="center"/>
          </w:tcPr>
          <w:p w14:paraId="2319CD47" w14:textId="77777777" w:rsidR="001237F8" w:rsidRPr="00D30FA1" w:rsidRDefault="001237F8" w:rsidP="00283232">
            <w:pPr>
              <w:rPr>
                <w:rFonts w:asciiTheme="minorHAnsi" w:hAnsiTheme="minorHAnsi" w:cstheme="minorHAnsi"/>
                <w:color w:val="000000"/>
                <w:sz w:val="18"/>
                <w:szCs w:val="16"/>
              </w:rPr>
            </w:pPr>
            <w:r>
              <w:rPr>
                <w:rFonts w:asciiTheme="minorHAnsi" w:hAnsiTheme="minorHAnsi" w:cstheme="minorHAnsi"/>
                <w:color w:val="000000"/>
                <w:sz w:val="18"/>
                <w:szCs w:val="16"/>
              </w:rPr>
              <w:t>Reason why the record was rejected</w:t>
            </w:r>
          </w:p>
        </w:tc>
      </w:tr>
    </w:tbl>
    <w:p w14:paraId="7AC899B2" w14:textId="77777777" w:rsidR="002A5C1E" w:rsidRDefault="002A5C1E" w:rsidP="002A5C1E">
      <w:pPr>
        <w:rPr>
          <w:rFonts w:asciiTheme="minorHAnsi" w:hAnsiTheme="minorHAnsi" w:cstheme="minorHAnsi"/>
        </w:rPr>
      </w:pPr>
    </w:p>
    <w:p w14:paraId="1F317431" w14:textId="77777777" w:rsidR="002A5C1E" w:rsidRDefault="002A5C1E" w:rsidP="002A5C1E">
      <w:pPr>
        <w:widowControl/>
        <w:spacing w:line="240" w:lineRule="auto"/>
        <w:rPr>
          <w:rFonts w:asciiTheme="minorHAnsi" w:hAnsiTheme="minorHAnsi" w:cstheme="minorHAnsi"/>
          <w:b/>
          <w:sz w:val="28"/>
          <w:szCs w:val="24"/>
          <w:lang w:val="en-GB"/>
        </w:rPr>
      </w:pPr>
      <w:bookmarkStart w:id="13800" w:name="_Toc363526169"/>
    </w:p>
    <w:p w14:paraId="7180EE9F" w14:textId="047C68F5" w:rsidR="005058EE" w:rsidRDefault="005058EE" w:rsidP="00317CDC">
      <w:pPr>
        <w:keepNext/>
        <w:widowControl/>
        <w:numPr>
          <w:ilvl w:val="1"/>
          <w:numId w:val="10"/>
        </w:numPr>
        <w:spacing w:line="240" w:lineRule="auto"/>
        <w:ind w:right="21"/>
        <w:jc w:val="both"/>
        <w:outlineLvl w:val="1"/>
        <w:rPr>
          <w:rFonts w:asciiTheme="minorHAnsi" w:hAnsiTheme="minorHAnsi" w:cstheme="minorHAnsi"/>
          <w:b/>
          <w:sz w:val="28"/>
          <w:szCs w:val="24"/>
          <w:lang w:val="en-GB"/>
        </w:rPr>
      </w:pPr>
      <w:bookmarkStart w:id="13801" w:name="_Toc415065663"/>
      <w:r>
        <w:rPr>
          <w:rFonts w:asciiTheme="minorHAnsi" w:hAnsiTheme="minorHAnsi" w:cstheme="minorHAnsi"/>
          <w:b/>
          <w:sz w:val="28"/>
          <w:szCs w:val="24"/>
          <w:lang w:val="en-GB"/>
        </w:rPr>
        <w:t xml:space="preserve">PNP to EBIP </w:t>
      </w:r>
      <w:ins w:id="13802" w:author="gu832116" w:date="2015-03-24T16:41:00Z">
        <w:r w:rsidR="00E460CC">
          <w:rPr>
            <w:rFonts w:asciiTheme="minorHAnsi" w:hAnsiTheme="minorHAnsi" w:cstheme="minorHAnsi"/>
            <w:b/>
            <w:sz w:val="28"/>
            <w:szCs w:val="24"/>
            <w:lang w:val="en-GB"/>
          </w:rPr>
          <w:t xml:space="preserve">Views - </w:t>
        </w:r>
      </w:ins>
      <w:r>
        <w:rPr>
          <w:rFonts w:asciiTheme="minorHAnsi" w:hAnsiTheme="minorHAnsi" w:cstheme="minorHAnsi"/>
          <w:b/>
          <w:sz w:val="28"/>
          <w:szCs w:val="24"/>
          <w:lang w:val="en-GB"/>
        </w:rPr>
        <w:t>Column level Mapping</w:t>
      </w:r>
      <w:bookmarkEnd w:id="13801"/>
    </w:p>
    <w:p w14:paraId="39CEBE6E" w14:textId="77777777" w:rsidR="005058EE" w:rsidRDefault="005058EE" w:rsidP="005058EE"/>
    <w:p w14:paraId="135A8BC9" w14:textId="50A3AD8A" w:rsidR="005058EE" w:rsidRDefault="00C344A2" w:rsidP="00745274">
      <w:pPr>
        <w:ind w:left="720"/>
      </w:pPr>
      <w:del w:id="13803" w:author="Rakesh Singhi" w:date="2015-02-07T16:22:00Z">
        <w:r w:rsidDel="00745274">
          <w:object w:dxaOrig="1551" w:dyaOrig="1004" w14:anchorId="63E6CAAC">
            <v:shape id="_x0000_i1039" type="#_x0000_t75" style="width:79.5pt;height:50.25pt" o:ole="">
              <v:imagedata r:id="rId39" o:title=""/>
            </v:shape>
            <o:OLEObject Type="Embed" ProgID="Excel.Sheet.12" ShapeID="_x0000_i1039" DrawAspect="Icon" ObjectID="_1551012692" r:id="rId40"/>
          </w:object>
        </w:r>
      </w:del>
    </w:p>
    <w:p w14:paraId="0C82DCBA" w14:textId="6FB26C33" w:rsidR="005058EE" w:rsidRDefault="00317CDC" w:rsidP="005058EE">
      <w:pPr>
        <w:rPr>
          <w:ins w:id="13804" w:author="Rakesh Singhi" w:date="2015-03-24T15:23:00Z"/>
        </w:rPr>
      </w:pPr>
      <w:ins w:id="13805" w:author="Rakesh Singhi" w:date="2015-02-07T16:23:00Z">
        <w:del w:id="13806" w:author="gu832116" w:date="2015-03-24T16:42:00Z">
          <w:r w:rsidDel="004C130B">
            <w:object w:dxaOrig="1531" w:dyaOrig="1004" w14:anchorId="32456A44">
              <v:shape id="_x0000_i1040" type="#_x0000_t75" style="width:86.25pt;height:50.25pt" o:ole="">
                <v:imagedata r:id="rId41" o:title=""/>
              </v:shape>
              <o:OLEObject Type="Embed" ProgID="Excel.Sheet.12" ShapeID="_x0000_i1040" DrawAspect="Icon" ObjectID="_1551012693" r:id="rId42"/>
            </w:object>
          </w:r>
        </w:del>
      </w:ins>
      <w:ins w:id="13807" w:author="gu832116" w:date="2015-03-24T16:43:00Z">
        <w:del w:id="13808" w:author="Rakesh Singhi" w:date="2015-03-25T15:59:00Z">
          <w:r w:rsidR="003E1C40" w:rsidDel="003E1C40">
            <w:object w:dxaOrig="1551" w:dyaOrig="1004" w14:anchorId="06F0CF9F">
              <v:shape id="_x0000_i1041" type="#_x0000_t75" style="width:93.75pt;height:50.25pt" o:ole="">
                <v:imagedata r:id="rId43" o:title=""/>
              </v:shape>
              <o:OLEObject Type="Embed" ProgID="Excel.Sheet.12" ShapeID="_x0000_i1041" DrawAspect="Icon" ObjectID="_1551012694" r:id="rId44"/>
            </w:object>
          </w:r>
        </w:del>
      </w:ins>
      <w:ins w:id="13809" w:author="Rakesh Singhi" w:date="2015-03-25T16:00:00Z">
        <w:r w:rsidR="003E1C40">
          <w:object w:dxaOrig="1531" w:dyaOrig="1004" w14:anchorId="2AEDC9A7">
            <v:shape id="_x0000_i1042" type="#_x0000_t75" style="width:79.5pt;height:50.25pt" o:ole="">
              <v:imagedata r:id="rId45" o:title=""/>
            </v:shape>
            <o:OLEObject Type="Embed" ProgID="Excel.Sheet.12" ShapeID="_x0000_i1042" DrawAspect="Icon" ObjectID="_1551012695" r:id="rId46"/>
          </w:object>
        </w:r>
      </w:ins>
    </w:p>
    <w:p w14:paraId="5D7A7E81" w14:textId="77777777" w:rsidR="00164DB2" w:rsidRDefault="00164DB2" w:rsidP="005058EE">
      <w:pPr>
        <w:rPr>
          <w:ins w:id="13810" w:author="gu832116" w:date="2015-02-09T18:28:00Z"/>
        </w:rPr>
      </w:pPr>
    </w:p>
    <w:p w14:paraId="6A715704" w14:textId="26401BEF" w:rsidR="00317CDC" w:rsidRPr="00127A9A" w:rsidRDefault="005B39E4" w:rsidP="005B39E4">
      <w:pPr>
        <w:pStyle w:val="ListParagraph"/>
        <w:numPr>
          <w:ilvl w:val="1"/>
          <w:numId w:val="10"/>
        </w:numPr>
        <w:rPr>
          <w:ins w:id="13811" w:author="Rakesh Singhi" w:date="2015-03-24T14:46:00Z"/>
          <w:rFonts w:asciiTheme="minorHAnsi" w:eastAsia="Times New Roman" w:hAnsiTheme="minorHAnsi" w:cstheme="minorHAnsi"/>
          <w:b/>
          <w:sz w:val="28"/>
          <w:szCs w:val="24"/>
          <w:lang w:val="en-GB"/>
        </w:rPr>
      </w:pPr>
      <w:ins w:id="13812" w:author="Sowndarya S (WT01 - Manufacturing &amp; Hi Tech)" w:date="2015-03-24T11:45:00Z">
        <w:del w:id="13813" w:author="gu832116" w:date="2015-03-24T16:41:00Z">
          <w:r w:rsidRPr="00127A9A" w:rsidDel="00E460CC">
            <w:rPr>
              <w:rFonts w:asciiTheme="minorHAnsi" w:eastAsia="Times New Roman" w:hAnsiTheme="minorHAnsi" w:cstheme="minorHAnsi"/>
              <w:b/>
              <w:sz w:val="28"/>
              <w:szCs w:val="24"/>
              <w:lang w:val="en-GB"/>
            </w:rPr>
            <w:delText xml:space="preserve">Views </w:delText>
          </w:r>
        </w:del>
        <w:r w:rsidRPr="00127A9A">
          <w:rPr>
            <w:rFonts w:asciiTheme="minorHAnsi" w:eastAsia="Times New Roman" w:hAnsiTheme="minorHAnsi" w:cstheme="minorHAnsi"/>
            <w:b/>
            <w:sz w:val="28"/>
            <w:szCs w:val="24"/>
            <w:lang w:val="en-GB"/>
          </w:rPr>
          <w:t>EBIP to PNP</w:t>
        </w:r>
      </w:ins>
      <w:ins w:id="13814" w:author="gu832116" w:date="2015-03-24T16:41:00Z">
        <w:r w:rsidR="00E460CC">
          <w:rPr>
            <w:rFonts w:asciiTheme="minorHAnsi" w:eastAsia="Times New Roman" w:hAnsiTheme="minorHAnsi" w:cstheme="minorHAnsi"/>
            <w:b/>
            <w:sz w:val="28"/>
            <w:szCs w:val="24"/>
            <w:lang w:val="en-GB"/>
          </w:rPr>
          <w:t xml:space="preserve"> Views</w:t>
        </w:r>
      </w:ins>
    </w:p>
    <w:p w14:paraId="29F18B35" w14:textId="77777777" w:rsidR="00127A9A" w:rsidRDefault="00127A9A" w:rsidP="00127A9A">
      <w:pPr>
        <w:pStyle w:val="ListParagraph"/>
        <w:ind w:left="576"/>
        <w:rPr>
          <w:ins w:id="13815" w:author="Sowndarya S (WT01 - Manufacturing &amp; Hi Tech)" w:date="2015-03-24T11:45:00Z"/>
        </w:rPr>
      </w:pPr>
    </w:p>
    <w:p w14:paraId="0EF2B8B4" w14:textId="108E8919" w:rsidR="00127A9A" w:rsidRDefault="00127A9A" w:rsidP="00127A9A">
      <w:pPr>
        <w:pStyle w:val="ListParagraph"/>
        <w:ind w:left="576"/>
        <w:rPr>
          <w:ins w:id="13816" w:author="Rakesh Singhi" w:date="2015-03-24T14:47:00Z"/>
        </w:rPr>
      </w:pPr>
      <w:ins w:id="13817" w:author="Rakesh Singhi" w:date="2015-03-24T14:44:00Z">
        <w:r>
          <w:t>The following views would be provided from EBIP to PNP (to be used for planning at PNP side):</w:t>
        </w:r>
      </w:ins>
    </w:p>
    <w:p w14:paraId="388A4DA4" w14:textId="77777777" w:rsidR="00127A9A" w:rsidRDefault="00127A9A" w:rsidP="00127A9A">
      <w:pPr>
        <w:pStyle w:val="ListParagraph"/>
        <w:ind w:left="576"/>
        <w:rPr>
          <w:ins w:id="13818" w:author="Rakesh Singhi" w:date="2015-03-24T14:45:00Z"/>
        </w:rPr>
      </w:pPr>
    </w:p>
    <w:p w14:paraId="472E3AC8" w14:textId="3EE1E439" w:rsidR="00127A9A" w:rsidRDefault="00127A9A" w:rsidP="00127A9A">
      <w:pPr>
        <w:pStyle w:val="ListParagraph"/>
        <w:numPr>
          <w:ilvl w:val="0"/>
          <w:numId w:val="33"/>
        </w:numPr>
        <w:rPr>
          <w:ins w:id="13819" w:author="Rakesh Singhi" w:date="2015-03-24T14:46:00Z"/>
        </w:rPr>
      </w:pPr>
      <w:ins w:id="13820" w:author="Rakesh Singhi" w:date="2015-03-24T14:45:00Z">
        <w:r w:rsidRPr="00127A9A">
          <w:t>DMO_EBIP_PNP_SELL_IN_PROD_VW</w:t>
        </w:r>
      </w:ins>
    </w:p>
    <w:p w14:paraId="7AFD3924" w14:textId="5718F7B2" w:rsidR="00127A9A" w:rsidRDefault="00127A9A" w:rsidP="00127A9A">
      <w:pPr>
        <w:pStyle w:val="ListParagraph"/>
        <w:numPr>
          <w:ilvl w:val="0"/>
          <w:numId w:val="33"/>
        </w:numPr>
        <w:rPr>
          <w:ins w:id="13821" w:author="Rakesh Singhi" w:date="2015-03-24T14:46:00Z"/>
        </w:rPr>
      </w:pPr>
      <w:ins w:id="13822" w:author="Rakesh Singhi" w:date="2015-03-24T14:46:00Z">
        <w:r w:rsidRPr="00127A9A">
          <w:t>DMO_EBIP_PNP_SELL_IN_REV_VW</w:t>
        </w:r>
      </w:ins>
    </w:p>
    <w:p w14:paraId="73E35BBA" w14:textId="3072F22A" w:rsidR="00127A9A" w:rsidRDefault="00127A9A" w:rsidP="00127A9A">
      <w:pPr>
        <w:pStyle w:val="ListParagraph"/>
        <w:numPr>
          <w:ilvl w:val="0"/>
          <w:numId w:val="33"/>
        </w:numPr>
        <w:rPr>
          <w:ins w:id="13823" w:author="Rakesh Singhi" w:date="2015-03-24T14:46:00Z"/>
        </w:rPr>
      </w:pPr>
      <w:ins w:id="13824" w:author="Rakesh Singhi" w:date="2015-03-24T14:46:00Z">
        <w:r w:rsidRPr="00127A9A">
          <w:t>DMO_EBIP_PNP_SELL_OUT_PROD_VW</w:t>
        </w:r>
      </w:ins>
    </w:p>
    <w:p w14:paraId="44C10309" w14:textId="0C5A9E72" w:rsidR="00127A9A" w:rsidRDefault="00127A9A" w:rsidP="00127A9A">
      <w:pPr>
        <w:pStyle w:val="ListParagraph"/>
        <w:numPr>
          <w:ilvl w:val="0"/>
          <w:numId w:val="33"/>
        </w:numPr>
        <w:rPr>
          <w:ins w:id="13825" w:author="Rakesh Singhi" w:date="2015-03-24T14:46:00Z"/>
        </w:rPr>
      </w:pPr>
      <w:ins w:id="13826" w:author="Rakesh Singhi" w:date="2015-03-24T14:46:00Z">
        <w:r w:rsidRPr="00127A9A">
          <w:t>DMO_EBIP_PNP_SELL_OUT_REV_VW</w:t>
        </w:r>
      </w:ins>
    </w:p>
    <w:p w14:paraId="0B7D3EB4" w14:textId="6A1360D6" w:rsidR="00127A9A" w:rsidRDefault="00127A9A" w:rsidP="00127A9A">
      <w:pPr>
        <w:pStyle w:val="ListParagraph"/>
        <w:numPr>
          <w:ilvl w:val="0"/>
          <w:numId w:val="33"/>
        </w:numPr>
        <w:rPr>
          <w:ins w:id="13827" w:author="Rakesh Singhi" w:date="2015-03-24T14:46:00Z"/>
        </w:rPr>
      </w:pPr>
      <w:ins w:id="13828" w:author="Rakesh Singhi" w:date="2015-03-24T14:46:00Z">
        <w:r w:rsidRPr="00127A9A">
          <w:t>DMO_EBIP_PNP_TOP_SELL_IN_VW</w:t>
        </w:r>
      </w:ins>
    </w:p>
    <w:p w14:paraId="0476D5B3" w14:textId="4098E8E2" w:rsidR="00127A9A" w:rsidRDefault="00127A9A" w:rsidP="00127A9A">
      <w:pPr>
        <w:pStyle w:val="ListParagraph"/>
        <w:numPr>
          <w:ilvl w:val="0"/>
          <w:numId w:val="33"/>
        </w:numPr>
        <w:rPr>
          <w:ins w:id="13829" w:author="Rakesh Singhi" w:date="2015-03-24T14:46:00Z"/>
        </w:rPr>
      </w:pPr>
      <w:ins w:id="13830" w:author="Rakesh Singhi" w:date="2015-03-24T14:46:00Z">
        <w:r w:rsidRPr="00127A9A">
          <w:t>DMO_EBIP_PNP_TOP_SELL_OUT_VW</w:t>
        </w:r>
      </w:ins>
    </w:p>
    <w:p w14:paraId="452B093B" w14:textId="20925C74" w:rsidR="00127A9A" w:rsidRDefault="00127A9A" w:rsidP="00127A9A">
      <w:pPr>
        <w:pStyle w:val="ListParagraph"/>
        <w:numPr>
          <w:ilvl w:val="0"/>
          <w:numId w:val="33"/>
        </w:numPr>
        <w:rPr>
          <w:ins w:id="13831" w:author="Rakesh Singhi" w:date="2015-03-24T14:47:00Z"/>
        </w:rPr>
      </w:pPr>
      <w:ins w:id="13832" w:author="Rakesh Singhi" w:date="2015-03-24T14:46:00Z">
        <w:r w:rsidRPr="00127A9A">
          <w:t>DMO_PRODUCT_PARTNER_DSI_VW</w:t>
        </w:r>
      </w:ins>
    </w:p>
    <w:p w14:paraId="77A6704D" w14:textId="46251882" w:rsidR="00127A9A" w:rsidRDefault="0051780D" w:rsidP="00E270EF">
      <w:pPr>
        <w:tabs>
          <w:tab w:val="left" w:pos="6660"/>
        </w:tabs>
        <w:ind w:left="576"/>
        <w:rPr>
          <w:ins w:id="13833" w:author="gu832116" w:date="2015-03-24T16:34:00Z"/>
        </w:rPr>
      </w:pPr>
      <w:ins w:id="13834" w:author="Rakesh Singhi" w:date="2015-03-24T15:24:00Z">
        <w:r>
          <w:t>Spreadsheet for</w:t>
        </w:r>
      </w:ins>
      <w:ins w:id="13835" w:author="Rakesh Singhi" w:date="2015-03-24T14:47:00Z">
        <w:r w:rsidR="00127A9A">
          <w:t xml:space="preserve"> column level mapping and join conditions of EBIP views</w:t>
        </w:r>
      </w:ins>
      <w:ins w:id="13836" w:author="Rakesh Singhi" w:date="2015-03-24T15:22:00Z">
        <w:r w:rsidR="00E270EF">
          <w:t>:</w:t>
        </w:r>
      </w:ins>
    </w:p>
    <w:p w14:paraId="1CAA8D94" w14:textId="77777777" w:rsidR="003841BE" w:rsidRDefault="003841BE" w:rsidP="00E270EF">
      <w:pPr>
        <w:tabs>
          <w:tab w:val="left" w:pos="6660"/>
        </w:tabs>
        <w:ind w:left="576"/>
        <w:rPr>
          <w:ins w:id="13837" w:author="Rakesh Singhi" w:date="2015-03-24T15:22:00Z"/>
        </w:rPr>
      </w:pPr>
    </w:p>
    <w:p w14:paraId="3D03326C" w14:textId="0A1AB10B" w:rsidR="00E270EF" w:rsidRDefault="00E270EF" w:rsidP="00E270EF">
      <w:pPr>
        <w:tabs>
          <w:tab w:val="left" w:pos="6660"/>
        </w:tabs>
        <w:ind w:left="576"/>
        <w:rPr>
          <w:ins w:id="13838" w:author="Rakesh Singhi" w:date="2015-03-24T14:47:00Z"/>
        </w:rPr>
      </w:pPr>
      <w:ins w:id="13839" w:author="Rakesh Singhi" w:date="2015-03-24T15:23:00Z">
        <w:del w:id="13840" w:author="gu832116" w:date="2015-03-24T16:41:00Z">
          <w:r w:rsidDel="004C130B">
            <w:object w:dxaOrig="1531" w:dyaOrig="1004" w14:anchorId="5286F24B">
              <v:shape id="_x0000_i1043" type="#_x0000_t75" style="width:79.5pt;height:50.25pt" o:ole="">
                <v:imagedata r:id="rId47" o:title=""/>
              </v:shape>
              <o:OLEObject Type="Embed" ProgID="Excel.Sheet.12" ShapeID="_x0000_i1043" DrawAspect="Icon" ObjectID="_1551012696" r:id="rId48"/>
            </w:object>
          </w:r>
        </w:del>
      </w:ins>
      <w:ins w:id="13841" w:author="gu832116" w:date="2015-03-24T16:42:00Z">
        <w:r w:rsidR="004C130B">
          <w:object w:dxaOrig="1551" w:dyaOrig="1004" w14:anchorId="3D06B7DB">
            <v:shape id="_x0000_i1044" type="#_x0000_t75" style="width:79.5pt;height:50.25pt" o:ole="">
              <v:imagedata r:id="rId49" o:title=""/>
            </v:shape>
            <o:OLEObject Type="Embed" ProgID="Excel.Sheet.12" ShapeID="_x0000_i1044" DrawAspect="Icon" ObjectID="_1551012697" r:id="rId50"/>
          </w:object>
        </w:r>
      </w:ins>
    </w:p>
    <w:p w14:paraId="6D2FC909" w14:textId="77777777" w:rsidR="00127A9A" w:rsidRDefault="00127A9A" w:rsidP="00127A9A">
      <w:pPr>
        <w:ind w:left="576"/>
        <w:rPr>
          <w:ins w:id="13842" w:author="gu832116" w:date="2015-03-24T16:45:00Z"/>
        </w:rPr>
      </w:pPr>
    </w:p>
    <w:p w14:paraId="21018B3F" w14:textId="165D40CD" w:rsidR="0069514C" w:rsidRPr="0069514C" w:rsidRDefault="0069514C" w:rsidP="00127A9A">
      <w:pPr>
        <w:ind w:left="576"/>
        <w:rPr>
          <w:ins w:id="13843" w:author="gu832116" w:date="2015-03-24T16:46:00Z"/>
          <w:b/>
          <w:u w:val="single"/>
        </w:rPr>
      </w:pPr>
      <w:ins w:id="13844" w:author="gu832116" w:date="2015-03-24T16:45:00Z">
        <w:r w:rsidRPr="0069514C">
          <w:rPr>
            <w:b/>
            <w:u w:val="single"/>
          </w:rPr>
          <w:t>SQL Scripts for the View created</w:t>
        </w:r>
      </w:ins>
    </w:p>
    <w:p w14:paraId="12593D14" w14:textId="77777777" w:rsidR="0069514C" w:rsidRDefault="0069514C" w:rsidP="00127A9A">
      <w:pPr>
        <w:ind w:left="576"/>
        <w:rPr>
          <w:ins w:id="13845" w:author="gu832116" w:date="2015-03-24T16:45:00Z"/>
        </w:rPr>
      </w:pPr>
    </w:p>
    <w:p w14:paraId="01EDAEF3" w14:textId="77777777" w:rsidR="0069514C" w:rsidRDefault="0069514C" w:rsidP="00127A9A">
      <w:pPr>
        <w:ind w:left="576"/>
        <w:rPr>
          <w:ins w:id="13846" w:author="gu832116" w:date="2015-03-24T16:45:00Z"/>
        </w:rPr>
      </w:pPr>
      <w:ins w:id="13847" w:author="gu832116" w:date="2015-03-24T16:46:00Z">
        <w:r>
          <w:object w:dxaOrig="1551" w:dyaOrig="1004" w14:anchorId="128BA583">
            <v:shape id="_x0000_i1045" type="#_x0000_t75" style="width:79.5pt;height:50.25pt" o:ole="">
              <v:imagedata r:id="rId51" o:title=""/>
            </v:shape>
            <o:OLEObject Type="Embed" ProgID="Package" ShapeID="_x0000_i1045" DrawAspect="Icon" ObjectID="_1551012698" r:id="rId52"/>
          </w:object>
        </w:r>
      </w:ins>
    </w:p>
    <w:p w14:paraId="5347BB6A" w14:textId="77777777" w:rsidR="0069514C" w:rsidRPr="005058EE" w:rsidRDefault="0069514C" w:rsidP="00127A9A">
      <w:pPr>
        <w:ind w:left="576"/>
      </w:pPr>
    </w:p>
    <w:p w14:paraId="47434E26" w14:textId="77777777" w:rsidR="002A5C1E" w:rsidRPr="00C22B8A" w:rsidRDefault="002A5C1E" w:rsidP="00317CDC">
      <w:pPr>
        <w:keepNext/>
        <w:widowControl/>
        <w:numPr>
          <w:ilvl w:val="1"/>
          <w:numId w:val="10"/>
        </w:numPr>
        <w:spacing w:line="240" w:lineRule="auto"/>
        <w:ind w:right="21"/>
        <w:jc w:val="both"/>
        <w:outlineLvl w:val="1"/>
        <w:rPr>
          <w:rFonts w:asciiTheme="minorHAnsi" w:hAnsiTheme="minorHAnsi" w:cstheme="minorHAnsi"/>
          <w:b/>
          <w:sz w:val="28"/>
          <w:szCs w:val="24"/>
          <w:lang w:val="en-GB"/>
        </w:rPr>
      </w:pPr>
      <w:bookmarkStart w:id="13848" w:name="_Toc415065664"/>
      <w:r w:rsidRPr="00C22B8A">
        <w:rPr>
          <w:rFonts w:asciiTheme="minorHAnsi" w:hAnsiTheme="minorHAnsi" w:cstheme="minorHAnsi"/>
          <w:b/>
          <w:sz w:val="28"/>
          <w:szCs w:val="24"/>
          <w:lang w:val="en-GB"/>
        </w:rPr>
        <w:t>B2A Metadata Spread Sheet</w:t>
      </w:r>
      <w:bookmarkEnd w:id="13848"/>
    </w:p>
    <w:p w14:paraId="7C19D32E" w14:textId="77777777" w:rsidR="002A5C1E" w:rsidRDefault="002A5C1E" w:rsidP="002A5C1E"/>
    <w:p w14:paraId="05C78194" w14:textId="77777777" w:rsidR="002A5C1E" w:rsidRDefault="002A5C1E" w:rsidP="002A5C1E"/>
    <w:p w14:paraId="51C2B39A" w14:textId="77777777" w:rsidR="002A5C1E" w:rsidRDefault="00DF17E7" w:rsidP="002A5C1E">
      <w:pPr>
        <w:rPr>
          <w:b/>
          <w:color w:val="FF0000"/>
        </w:rPr>
      </w:pPr>
      <w:bookmarkStart w:id="13849" w:name="_MON_1447597119"/>
      <w:bookmarkStart w:id="13850" w:name="_MON_1447582333"/>
      <w:bookmarkEnd w:id="13849"/>
      <w:bookmarkEnd w:id="13850"/>
      <w:r w:rsidRPr="009E25F6">
        <w:rPr>
          <w:b/>
          <w:color w:val="FF0000"/>
        </w:rPr>
        <w:t>&lt;TO BE FILLED &gt;</w:t>
      </w:r>
    </w:p>
    <w:p w14:paraId="7FEAEE6C" w14:textId="77777777" w:rsidR="009E25F6" w:rsidRPr="009E25F6" w:rsidRDefault="009E25F6" w:rsidP="002A5C1E">
      <w:pPr>
        <w:rPr>
          <w:b/>
          <w:color w:val="FF0000"/>
        </w:rPr>
      </w:pPr>
    </w:p>
    <w:p w14:paraId="3570F48F" w14:textId="77777777" w:rsidR="002A5C1E" w:rsidRPr="00C22B8A" w:rsidRDefault="002A5C1E" w:rsidP="002A5C1E"/>
    <w:p w14:paraId="4962F514" w14:textId="77777777" w:rsidR="002A5C1E" w:rsidRPr="00317CDC" w:rsidRDefault="002A5C1E" w:rsidP="00317CDC">
      <w:pPr>
        <w:keepNext/>
        <w:widowControl/>
        <w:numPr>
          <w:ilvl w:val="1"/>
          <w:numId w:val="10"/>
        </w:numPr>
        <w:spacing w:line="240" w:lineRule="auto"/>
        <w:ind w:right="21"/>
        <w:jc w:val="both"/>
        <w:outlineLvl w:val="1"/>
        <w:rPr>
          <w:rFonts w:asciiTheme="minorHAnsi" w:hAnsiTheme="minorHAnsi" w:cstheme="minorHAnsi"/>
          <w:b/>
          <w:sz w:val="28"/>
          <w:szCs w:val="24"/>
          <w:lang w:val="en-GB"/>
        </w:rPr>
      </w:pPr>
      <w:bookmarkStart w:id="13851" w:name="_Toc415065665"/>
      <w:r w:rsidRPr="00317CDC">
        <w:rPr>
          <w:rFonts w:asciiTheme="minorHAnsi" w:hAnsiTheme="minorHAnsi" w:cstheme="minorHAnsi"/>
          <w:b/>
          <w:sz w:val="28"/>
          <w:szCs w:val="24"/>
          <w:lang w:val="en-GB"/>
        </w:rPr>
        <w:t>Candidate Sources</w:t>
      </w:r>
      <w:bookmarkEnd w:id="13800"/>
      <w:bookmarkEnd w:id="13851"/>
    </w:p>
    <w:p w14:paraId="7460E604" w14:textId="77777777" w:rsidR="002A5C1E" w:rsidRPr="00D30FA1" w:rsidRDefault="002A5C1E" w:rsidP="002A5C1E">
      <w:pPr>
        <w:rPr>
          <w:rFonts w:asciiTheme="minorHAnsi" w:hAnsiTheme="minorHAnsi" w:cstheme="minorHAnsi"/>
        </w:rPr>
      </w:pPr>
    </w:p>
    <w:p w14:paraId="44651AEB" w14:textId="77777777" w:rsidR="002A5C1E" w:rsidRPr="00317CDC" w:rsidRDefault="002A5C1E"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852" w:name="_Toc363526170"/>
      <w:bookmarkStart w:id="13853" w:name="_Toc415065666"/>
      <w:r w:rsidRPr="00317CDC">
        <w:rPr>
          <w:rFonts w:asciiTheme="minorHAnsi" w:hAnsiTheme="minorHAnsi" w:cstheme="minorHAnsi"/>
          <w:b/>
          <w:i/>
          <w:sz w:val="22"/>
          <w:szCs w:val="24"/>
          <w:lang w:val="en-GB"/>
        </w:rPr>
        <w:t>Source Details</w:t>
      </w:r>
      <w:bookmarkEnd w:id="13852"/>
      <w:bookmarkEnd w:id="13853"/>
    </w:p>
    <w:tbl>
      <w:tblPr>
        <w:tblW w:w="79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2790"/>
        <w:gridCol w:w="2340"/>
      </w:tblGrid>
      <w:tr w:rsidR="002A5C1E" w:rsidRPr="00D30FA1" w14:paraId="4F5B9254" w14:textId="77777777" w:rsidTr="00B36295">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75C67FC3" w14:textId="77777777" w:rsidR="002A5C1E" w:rsidRPr="00D30FA1" w:rsidRDefault="002A5C1E" w:rsidP="00B36295">
            <w:pPr>
              <w:rPr>
                <w:rFonts w:asciiTheme="minorHAnsi" w:hAnsiTheme="minorHAnsi" w:cstheme="minorHAnsi"/>
                <w:lang w:eastAsia="ja-JP"/>
              </w:rPr>
            </w:pPr>
            <w:r w:rsidRPr="00D30FA1">
              <w:rPr>
                <w:rFonts w:asciiTheme="minorHAnsi" w:hAnsiTheme="minorHAnsi" w:cstheme="minorHAnsi"/>
                <w:lang w:eastAsia="ja-JP"/>
              </w:rPr>
              <w:t>Source System</w:t>
            </w:r>
          </w:p>
        </w:tc>
        <w:tc>
          <w:tcPr>
            <w:tcW w:w="2790" w:type="dxa"/>
            <w:tcBorders>
              <w:top w:val="single" w:sz="4" w:space="0" w:color="auto"/>
              <w:left w:val="single" w:sz="4" w:space="0" w:color="auto"/>
              <w:bottom w:val="single" w:sz="4" w:space="0" w:color="auto"/>
              <w:right w:val="single" w:sz="4" w:space="0" w:color="auto"/>
            </w:tcBorders>
            <w:shd w:val="clear" w:color="auto" w:fill="F4B8AE"/>
            <w:hideMark/>
          </w:tcPr>
          <w:p w14:paraId="5B20463D" w14:textId="77777777" w:rsidR="002A5C1E" w:rsidRPr="00D30FA1" w:rsidRDefault="002A5C1E" w:rsidP="00B36295">
            <w:pPr>
              <w:rPr>
                <w:rFonts w:asciiTheme="minorHAnsi" w:hAnsiTheme="minorHAnsi" w:cstheme="minorHAnsi"/>
                <w:lang w:eastAsia="ja-JP"/>
              </w:rPr>
            </w:pPr>
            <w:r w:rsidRPr="00D30FA1">
              <w:rPr>
                <w:rFonts w:asciiTheme="minorHAnsi" w:hAnsiTheme="minorHAnsi" w:cstheme="minorHAnsi"/>
                <w:lang w:eastAsia="ja-JP"/>
              </w:rPr>
              <w:t>Source System Available time</w:t>
            </w:r>
          </w:p>
        </w:tc>
        <w:tc>
          <w:tcPr>
            <w:tcW w:w="2340" w:type="dxa"/>
            <w:tcBorders>
              <w:top w:val="single" w:sz="4" w:space="0" w:color="auto"/>
              <w:left w:val="single" w:sz="4" w:space="0" w:color="auto"/>
              <w:bottom w:val="single" w:sz="4" w:space="0" w:color="auto"/>
              <w:right w:val="single" w:sz="4" w:space="0" w:color="auto"/>
            </w:tcBorders>
            <w:shd w:val="clear" w:color="auto" w:fill="F4B8AE"/>
            <w:hideMark/>
          </w:tcPr>
          <w:p w14:paraId="0033694E" w14:textId="77777777" w:rsidR="002A5C1E" w:rsidRPr="00D30FA1" w:rsidRDefault="002A5C1E" w:rsidP="00B36295">
            <w:pPr>
              <w:rPr>
                <w:rFonts w:asciiTheme="minorHAnsi" w:hAnsiTheme="minorHAnsi" w:cstheme="minorHAnsi"/>
                <w:lang w:eastAsia="ja-JP"/>
              </w:rPr>
            </w:pPr>
            <w:r w:rsidRPr="00D30FA1">
              <w:rPr>
                <w:rFonts w:asciiTheme="minorHAnsi" w:hAnsiTheme="minorHAnsi" w:cstheme="minorHAnsi"/>
                <w:lang w:eastAsia="ja-JP"/>
              </w:rPr>
              <w:t>Source System Owner</w:t>
            </w:r>
          </w:p>
        </w:tc>
      </w:tr>
      <w:tr w:rsidR="002A5C1E" w:rsidRPr="00D30FA1" w14:paraId="3EB4F361" w14:textId="77777777" w:rsidTr="00B36295">
        <w:trPr>
          <w:trHeight w:val="335"/>
        </w:trPr>
        <w:tc>
          <w:tcPr>
            <w:tcW w:w="2790" w:type="dxa"/>
            <w:tcBorders>
              <w:top w:val="single" w:sz="4" w:space="0" w:color="auto"/>
              <w:left w:val="single" w:sz="4" w:space="0" w:color="auto"/>
              <w:bottom w:val="single" w:sz="4" w:space="0" w:color="auto"/>
              <w:right w:val="single" w:sz="4" w:space="0" w:color="auto"/>
            </w:tcBorders>
            <w:vAlign w:val="center"/>
          </w:tcPr>
          <w:p w14:paraId="070974D1" w14:textId="77777777" w:rsidR="002A5C1E" w:rsidRPr="00D30FA1" w:rsidRDefault="00721B72" w:rsidP="00B36295">
            <w:pPr>
              <w:rPr>
                <w:rFonts w:asciiTheme="minorHAnsi" w:hAnsiTheme="minorHAnsi" w:cstheme="minorHAnsi"/>
                <w:lang w:eastAsia="ja-JP"/>
              </w:rPr>
            </w:pPr>
            <w:r>
              <w:rPr>
                <w:rFonts w:asciiTheme="minorHAnsi" w:hAnsiTheme="minorHAnsi" w:cstheme="minorHAnsi"/>
                <w:lang w:eastAsia="ja-JP"/>
              </w:rPr>
              <w:t>PNP</w:t>
            </w:r>
            <w:r w:rsidR="007875D4">
              <w:rPr>
                <w:rFonts w:asciiTheme="minorHAnsi" w:hAnsiTheme="minorHAnsi" w:cstheme="minorHAnsi"/>
                <w:lang w:eastAsia="ja-JP"/>
              </w:rPr>
              <w:t xml:space="preserve"> - PPM</w:t>
            </w:r>
          </w:p>
        </w:tc>
        <w:tc>
          <w:tcPr>
            <w:tcW w:w="2790" w:type="dxa"/>
            <w:tcBorders>
              <w:top w:val="single" w:sz="4" w:space="0" w:color="auto"/>
              <w:left w:val="single" w:sz="4" w:space="0" w:color="auto"/>
              <w:bottom w:val="single" w:sz="4" w:space="0" w:color="auto"/>
              <w:right w:val="single" w:sz="4" w:space="0" w:color="auto"/>
            </w:tcBorders>
            <w:vAlign w:val="center"/>
          </w:tcPr>
          <w:p w14:paraId="10D31EB1" w14:textId="77777777" w:rsidR="002A5C1E" w:rsidRPr="00D30FA1" w:rsidRDefault="002A5C1E" w:rsidP="00721B72">
            <w:pPr>
              <w:rPr>
                <w:rFonts w:asciiTheme="minorHAnsi" w:hAnsiTheme="minorHAnsi" w:cstheme="minorHAnsi"/>
                <w:lang w:eastAsia="ja-JP"/>
              </w:rPr>
            </w:pPr>
            <w:r>
              <w:rPr>
                <w:rFonts w:asciiTheme="minorHAnsi" w:hAnsiTheme="minorHAnsi" w:cstheme="minorHAnsi"/>
                <w:lang w:eastAsia="ja-JP"/>
              </w:rPr>
              <w:t xml:space="preserve">Data will be available </w:t>
            </w:r>
            <w:r w:rsidR="00721B72">
              <w:rPr>
                <w:rFonts w:asciiTheme="minorHAnsi" w:hAnsiTheme="minorHAnsi" w:cstheme="minorHAnsi"/>
                <w:lang w:eastAsia="ja-JP"/>
              </w:rPr>
              <w:t>24/7 every day</w:t>
            </w:r>
          </w:p>
        </w:tc>
        <w:tc>
          <w:tcPr>
            <w:tcW w:w="2340" w:type="dxa"/>
            <w:tcBorders>
              <w:top w:val="single" w:sz="4" w:space="0" w:color="auto"/>
              <w:left w:val="single" w:sz="4" w:space="0" w:color="auto"/>
              <w:bottom w:val="single" w:sz="4" w:space="0" w:color="auto"/>
              <w:right w:val="single" w:sz="4" w:space="0" w:color="auto"/>
            </w:tcBorders>
            <w:vAlign w:val="center"/>
          </w:tcPr>
          <w:p w14:paraId="0E4D1896" w14:textId="77777777" w:rsidR="002A5C1E" w:rsidRPr="00D30FA1" w:rsidRDefault="00721B72" w:rsidP="00B36295">
            <w:pPr>
              <w:rPr>
                <w:rFonts w:asciiTheme="minorHAnsi" w:hAnsiTheme="minorHAnsi" w:cstheme="minorHAnsi"/>
                <w:color w:val="000000"/>
                <w:sz w:val="16"/>
                <w:szCs w:val="16"/>
              </w:rPr>
            </w:pPr>
            <w:r>
              <w:rPr>
                <w:rFonts w:asciiTheme="minorHAnsi" w:hAnsiTheme="minorHAnsi" w:cstheme="minorHAnsi"/>
                <w:color w:val="FF0000"/>
              </w:rPr>
              <w:t>TCS</w:t>
            </w:r>
          </w:p>
        </w:tc>
      </w:tr>
      <w:tr w:rsidR="002A5C1E" w:rsidRPr="00D30FA1" w14:paraId="38016D38" w14:textId="77777777" w:rsidTr="00B36295">
        <w:tc>
          <w:tcPr>
            <w:tcW w:w="2790" w:type="dxa"/>
            <w:tcBorders>
              <w:top w:val="single" w:sz="4" w:space="0" w:color="auto"/>
              <w:left w:val="single" w:sz="4" w:space="0" w:color="auto"/>
              <w:bottom w:val="single" w:sz="4" w:space="0" w:color="auto"/>
              <w:right w:val="single" w:sz="4" w:space="0" w:color="auto"/>
            </w:tcBorders>
            <w:vAlign w:val="center"/>
          </w:tcPr>
          <w:p w14:paraId="3EE9B59E" w14:textId="77777777" w:rsidR="002A5C1E" w:rsidRPr="00D30FA1" w:rsidRDefault="002A5C1E" w:rsidP="00B36295">
            <w:pPr>
              <w:rPr>
                <w:rFonts w:asciiTheme="minorHAnsi" w:hAnsiTheme="minorHAnsi" w:cstheme="minorHAnsi"/>
                <w:lang w:eastAsia="ja-JP"/>
              </w:rPr>
            </w:pPr>
          </w:p>
        </w:tc>
        <w:tc>
          <w:tcPr>
            <w:tcW w:w="2790" w:type="dxa"/>
            <w:tcBorders>
              <w:top w:val="single" w:sz="4" w:space="0" w:color="auto"/>
              <w:left w:val="single" w:sz="4" w:space="0" w:color="auto"/>
              <w:bottom w:val="single" w:sz="4" w:space="0" w:color="auto"/>
              <w:right w:val="single" w:sz="4" w:space="0" w:color="auto"/>
            </w:tcBorders>
            <w:vAlign w:val="center"/>
          </w:tcPr>
          <w:p w14:paraId="26E93F06" w14:textId="77777777" w:rsidR="002A5C1E" w:rsidRPr="00D30FA1" w:rsidRDefault="002A5C1E" w:rsidP="00B36295">
            <w:pPr>
              <w:rPr>
                <w:rFonts w:asciiTheme="minorHAnsi" w:hAnsiTheme="minorHAnsi" w:cstheme="minorHAnsi"/>
                <w:lang w:eastAsia="ja-JP"/>
              </w:rPr>
            </w:pPr>
          </w:p>
        </w:tc>
        <w:tc>
          <w:tcPr>
            <w:tcW w:w="2340" w:type="dxa"/>
            <w:tcBorders>
              <w:top w:val="single" w:sz="4" w:space="0" w:color="auto"/>
              <w:left w:val="single" w:sz="4" w:space="0" w:color="auto"/>
              <w:bottom w:val="single" w:sz="4" w:space="0" w:color="auto"/>
              <w:right w:val="single" w:sz="4" w:space="0" w:color="auto"/>
            </w:tcBorders>
          </w:tcPr>
          <w:p w14:paraId="5D238DBD" w14:textId="77777777" w:rsidR="002A5C1E" w:rsidRPr="00D30FA1" w:rsidRDefault="002A5C1E" w:rsidP="00B36295">
            <w:pPr>
              <w:rPr>
                <w:rFonts w:asciiTheme="minorHAnsi" w:hAnsiTheme="minorHAnsi" w:cstheme="minorHAnsi"/>
                <w:color w:val="000000"/>
                <w:sz w:val="16"/>
                <w:szCs w:val="16"/>
              </w:rPr>
            </w:pPr>
          </w:p>
        </w:tc>
      </w:tr>
    </w:tbl>
    <w:p w14:paraId="29C7C3DA" w14:textId="77777777" w:rsidR="002A5C1E" w:rsidRDefault="002A5C1E" w:rsidP="002A5C1E">
      <w:pPr>
        <w:rPr>
          <w:rFonts w:asciiTheme="minorHAnsi" w:hAnsiTheme="minorHAnsi" w:cstheme="minorHAnsi"/>
        </w:rPr>
      </w:pPr>
    </w:p>
    <w:p w14:paraId="5B58B7BD" w14:textId="77777777" w:rsidR="0001633A" w:rsidRPr="00D30FA1" w:rsidRDefault="0001633A" w:rsidP="002A5C1E">
      <w:pPr>
        <w:rPr>
          <w:rFonts w:asciiTheme="minorHAnsi" w:hAnsiTheme="minorHAnsi" w:cstheme="minorHAnsi"/>
        </w:rPr>
      </w:pPr>
    </w:p>
    <w:p w14:paraId="758DC289" w14:textId="77777777" w:rsidR="002A5C1E" w:rsidRPr="00317CDC" w:rsidRDefault="002A5C1E"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854" w:name="_Toc363526171"/>
      <w:bookmarkStart w:id="13855" w:name="_Toc415065667"/>
      <w:r w:rsidRPr="00317CDC">
        <w:rPr>
          <w:rFonts w:asciiTheme="minorHAnsi" w:hAnsiTheme="minorHAnsi" w:cstheme="minorHAnsi"/>
          <w:b/>
          <w:i/>
          <w:sz w:val="22"/>
          <w:szCs w:val="24"/>
          <w:lang w:val="en-GB"/>
        </w:rPr>
        <w:t>Source Feeds</w:t>
      </w:r>
      <w:bookmarkEnd w:id="13854"/>
      <w:bookmarkEnd w:id="13855"/>
    </w:p>
    <w:p w14:paraId="5A6D0079" w14:textId="77777777" w:rsidR="002A5C1E" w:rsidRPr="00D30FA1" w:rsidRDefault="002A5C1E" w:rsidP="002A5C1E">
      <w:pPr>
        <w:rPr>
          <w:rFonts w:asciiTheme="minorHAnsi" w:hAnsiTheme="minorHAnsi" w:cstheme="minorHAnsi"/>
        </w:rPr>
      </w:pPr>
    </w:p>
    <w:tbl>
      <w:tblPr>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3240"/>
        <w:gridCol w:w="2520"/>
        <w:gridCol w:w="1620"/>
      </w:tblGrid>
      <w:tr w:rsidR="002A5C1E" w:rsidRPr="00D30FA1" w14:paraId="00A1D2FE" w14:textId="77777777" w:rsidTr="00B36295">
        <w:tc>
          <w:tcPr>
            <w:tcW w:w="1800" w:type="dxa"/>
            <w:tcBorders>
              <w:top w:val="single" w:sz="4" w:space="0" w:color="auto"/>
              <w:left w:val="single" w:sz="4" w:space="0" w:color="auto"/>
              <w:bottom w:val="single" w:sz="4" w:space="0" w:color="auto"/>
              <w:right w:val="single" w:sz="4" w:space="0" w:color="auto"/>
            </w:tcBorders>
            <w:shd w:val="clear" w:color="auto" w:fill="F4B8AE"/>
          </w:tcPr>
          <w:p w14:paraId="22B801CB"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Sourced from DB/Schema/File Location</w:t>
            </w:r>
          </w:p>
          <w:p w14:paraId="08298870" w14:textId="77777777" w:rsidR="002A5C1E" w:rsidRPr="00D30FA1" w:rsidRDefault="002A5C1E" w:rsidP="00B36295">
            <w:pPr>
              <w:rPr>
                <w:rFonts w:asciiTheme="minorHAnsi" w:hAnsiTheme="minorHAnsi" w:cstheme="minorHAnsi"/>
                <w:sz w:val="22"/>
                <w:lang w:eastAsia="ja-JP"/>
              </w:rPr>
            </w:pPr>
          </w:p>
        </w:tc>
        <w:tc>
          <w:tcPr>
            <w:tcW w:w="3240" w:type="dxa"/>
            <w:tcBorders>
              <w:top w:val="single" w:sz="4" w:space="0" w:color="auto"/>
              <w:left w:val="single" w:sz="4" w:space="0" w:color="auto"/>
              <w:bottom w:val="single" w:sz="4" w:space="0" w:color="auto"/>
              <w:right w:val="single" w:sz="4" w:space="0" w:color="auto"/>
            </w:tcBorders>
            <w:shd w:val="clear" w:color="auto" w:fill="F4B8AE"/>
            <w:hideMark/>
          </w:tcPr>
          <w:p w14:paraId="3C63F34D"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Source File Name/Table name</w:t>
            </w:r>
          </w:p>
        </w:tc>
        <w:tc>
          <w:tcPr>
            <w:tcW w:w="2520" w:type="dxa"/>
            <w:tcBorders>
              <w:top w:val="single" w:sz="4" w:space="0" w:color="auto"/>
              <w:left w:val="single" w:sz="4" w:space="0" w:color="auto"/>
              <w:bottom w:val="single" w:sz="4" w:space="0" w:color="auto"/>
              <w:right w:val="single" w:sz="4" w:space="0" w:color="auto"/>
            </w:tcBorders>
            <w:shd w:val="clear" w:color="auto" w:fill="F4B8AE"/>
            <w:hideMark/>
          </w:tcPr>
          <w:p w14:paraId="617996CE"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Loading Strategy</w:t>
            </w:r>
          </w:p>
          <w:p w14:paraId="109B41C4"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(Eg. FTP, DB link , CDC tool, Java Code, WEB Focus  &amp;etc,, )</w:t>
            </w:r>
          </w:p>
        </w:tc>
        <w:tc>
          <w:tcPr>
            <w:tcW w:w="1620" w:type="dxa"/>
            <w:tcBorders>
              <w:top w:val="single" w:sz="4" w:space="0" w:color="auto"/>
              <w:left w:val="single" w:sz="4" w:space="0" w:color="auto"/>
              <w:bottom w:val="single" w:sz="4" w:space="0" w:color="auto"/>
              <w:right w:val="single" w:sz="4" w:space="0" w:color="auto"/>
            </w:tcBorders>
            <w:shd w:val="clear" w:color="auto" w:fill="F4B8AE"/>
            <w:hideMark/>
          </w:tcPr>
          <w:p w14:paraId="2F36C961"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Source Type</w:t>
            </w:r>
          </w:p>
          <w:p w14:paraId="63D86B86"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(Eg. Table, View, MV, Flat file &amp; etc., )</w:t>
            </w:r>
          </w:p>
        </w:tc>
      </w:tr>
      <w:tr w:rsidR="0001633A" w:rsidRPr="00D30FA1" w14:paraId="48B94293" w14:textId="77777777" w:rsidTr="00B82D36">
        <w:trPr>
          <w:trHeight w:val="335"/>
        </w:trPr>
        <w:tc>
          <w:tcPr>
            <w:tcW w:w="1800" w:type="dxa"/>
            <w:tcBorders>
              <w:top w:val="single" w:sz="4" w:space="0" w:color="auto"/>
              <w:left w:val="single" w:sz="4" w:space="0" w:color="auto"/>
              <w:bottom w:val="single" w:sz="4" w:space="0" w:color="auto"/>
              <w:right w:val="single" w:sz="4" w:space="0" w:color="auto"/>
            </w:tcBorders>
            <w:vAlign w:val="center"/>
          </w:tcPr>
          <w:p w14:paraId="5B280F8C" w14:textId="77777777" w:rsidR="0001633A" w:rsidRPr="00D30FA1" w:rsidRDefault="0001633A" w:rsidP="00B36295">
            <w:pPr>
              <w:jc w:val="center"/>
              <w:rPr>
                <w:rFonts w:asciiTheme="minorHAnsi" w:hAnsiTheme="minorHAnsi" w:cstheme="minorHAnsi"/>
                <w:highlight w:val="white"/>
              </w:rPr>
            </w:pPr>
            <w:r>
              <w:rPr>
                <w:rFonts w:asciiTheme="minorHAnsi" w:hAnsiTheme="minorHAnsi" w:cstheme="minorHAnsi"/>
                <w:highlight w:val="white"/>
              </w:rPr>
              <w:t>File</w:t>
            </w:r>
          </w:p>
        </w:tc>
        <w:tc>
          <w:tcPr>
            <w:tcW w:w="3240" w:type="dxa"/>
            <w:tcBorders>
              <w:top w:val="single" w:sz="4" w:space="0" w:color="auto"/>
              <w:left w:val="single" w:sz="4" w:space="0" w:color="auto"/>
              <w:bottom w:val="single" w:sz="4" w:space="0" w:color="auto"/>
              <w:right w:val="single" w:sz="4" w:space="0" w:color="auto"/>
            </w:tcBorders>
          </w:tcPr>
          <w:p w14:paraId="2AE94D52" w14:textId="77777777" w:rsidR="0001633A" w:rsidRPr="00D30FA1" w:rsidRDefault="0001633A" w:rsidP="00B82D36">
            <w:pPr>
              <w:rPr>
                <w:rFonts w:asciiTheme="minorHAnsi" w:hAnsiTheme="minorHAnsi" w:cstheme="minorHAnsi"/>
                <w:color w:val="000000"/>
                <w:sz w:val="18"/>
                <w:szCs w:val="16"/>
              </w:rPr>
            </w:pPr>
            <w:r w:rsidRPr="0044683A">
              <w:rPr>
                <w:rFonts w:asciiTheme="minorHAnsi" w:hAnsiTheme="minorHAnsi" w:cstheme="minorHAnsi"/>
                <w:color w:val="000000"/>
                <w:sz w:val="18"/>
                <w:szCs w:val="16"/>
              </w:rPr>
              <w:t>DMO_MD_Sellout.csv</w:t>
            </w:r>
          </w:p>
        </w:tc>
        <w:tc>
          <w:tcPr>
            <w:tcW w:w="2520" w:type="dxa"/>
            <w:tcBorders>
              <w:top w:val="single" w:sz="4" w:space="0" w:color="auto"/>
              <w:left w:val="single" w:sz="4" w:space="0" w:color="auto"/>
              <w:bottom w:val="single" w:sz="4" w:space="0" w:color="auto"/>
              <w:right w:val="single" w:sz="4" w:space="0" w:color="auto"/>
            </w:tcBorders>
            <w:vAlign w:val="center"/>
          </w:tcPr>
          <w:p w14:paraId="53481177" w14:textId="77777777" w:rsidR="0001633A" w:rsidRPr="00D30FA1" w:rsidRDefault="0001633A" w:rsidP="0001633A">
            <w:pPr>
              <w:rPr>
                <w:rFonts w:asciiTheme="minorHAnsi" w:hAnsiTheme="minorHAnsi" w:cstheme="minorHAnsi"/>
                <w:highlight w:val="white"/>
              </w:rPr>
            </w:pPr>
            <w:r>
              <w:rPr>
                <w:rFonts w:asciiTheme="minorHAnsi" w:hAnsiTheme="minorHAnsi" w:cstheme="minorHAnsi"/>
                <w:highlight w:val="white"/>
              </w:rPr>
              <w:t>External Table</w:t>
            </w:r>
          </w:p>
        </w:tc>
        <w:tc>
          <w:tcPr>
            <w:tcW w:w="1620" w:type="dxa"/>
            <w:tcBorders>
              <w:top w:val="single" w:sz="4" w:space="0" w:color="auto"/>
              <w:left w:val="single" w:sz="4" w:space="0" w:color="auto"/>
              <w:bottom w:val="single" w:sz="4" w:space="0" w:color="auto"/>
              <w:right w:val="single" w:sz="4" w:space="0" w:color="auto"/>
            </w:tcBorders>
            <w:vAlign w:val="center"/>
          </w:tcPr>
          <w:p w14:paraId="0ED2D16F" w14:textId="77777777" w:rsidR="0001633A" w:rsidRPr="00D30FA1" w:rsidRDefault="00992EF7" w:rsidP="00992EF7">
            <w:pPr>
              <w:rPr>
                <w:rFonts w:asciiTheme="minorHAnsi" w:hAnsiTheme="minorHAnsi" w:cstheme="minorHAnsi"/>
              </w:rPr>
            </w:pPr>
            <w:r>
              <w:rPr>
                <w:rFonts w:asciiTheme="minorHAnsi" w:hAnsiTheme="minorHAnsi" w:cstheme="minorHAnsi"/>
              </w:rPr>
              <w:t>Flat File</w:t>
            </w:r>
          </w:p>
        </w:tc>
      </w:tr>
      <w:tr w:rsidR="00992EF7" w:rsidRPr="00D30FA1" w14:paraId="59109012" w14:textId="77777777" w:rsidTr="00B82D36">
        <w:trPr>
          <w:trHeight w:val="70"/>
        </w:trPr>
        <w:tc>
          <w:tcPr>
            <w:tcW w:w="1800" w:type="dxa"/>
            <w:tcBorders>
              <w:top w:val="single" w:sz="4" w:space="0" w:color="auto"/>
              <w:left w:val="single" w:sz="4" w:space="0" w:color="auto"/>
              <w:bottom w:val="single" w:sz="4" w:space="0" w:color="auto"/>
              <w:right w:val="single" w:sz="4" w:space="0" w:color="auto"/>
            </w:tcBorders>
            <w:vAlign w:val="center"/>
          </w:tcPr>
          <w:p w14:paraId="063BE489" w14:textId="77777777" w:rsidR="00992EF7" w:rsidRPr="00D30FA1" w:rsidRDefault="00992EF7" w:rsidP="00B36295">
            <w:pPr>
              <w:jc w:val="center"/>
              <w:rPr>
                <w:rFonts w:asciiTheme="minorHAnsi" w:hAnsiTheme="minorHAnsi" w:cstheme="minorHAnsi"/>
                <w:highlight w:val="white"/>
              </w:rPr>
            </w:pPr>
            <w:r>
              <w:rPr>
                <w:rFonts w:asciiTheme="minorHAnsi" w:hAnsiTheme="minorHAnsi" w:cstheme="minorHAnsi"/>
                <w:highlight w:val="white"/>
              </w:rPr>
              <w:t>File</w:t>
            </w:r>
          </w:p>
        </w:tc>
        <w:tc>
          <w:tcPr>
            <w:tcW w:w="3240" w:type="dxa"/>
            <w:tcBorders>
              <w:top w:val="single" w:sz="4" w:space="0" w:color="auto"/>
              <w:left w:val="single" w:sz="4" w:space="0" w:color="auto"/>
              <w:bottom w:val="single" w:sz="4" w:space="0" w:color="auto"/>
              <w:right w:val="single" w:sz="4" w:space="0" w:color="auto"/>
            </w:tcBorders>
            <w:vAlign w:val="center"/>
          </w:tcPr>
          <w:p w14:paraId="42BB1B29" w14:textId="77777777" w:rsidR="00992EF7" w:rsidRPr="0044683A" w:rsidRDefault="00992EF7" w:rsidP="00B82D36">
            <w:pPr>
              <w:widowControl/>
              <w:spacing w:line="240" w:lineRule="auto"/>
              <w:rPr>
                <w:rFonts w:asciiTheme="minorHAnsi" w:hAnsiTheme="minorHAnsi" w:cstheme="minorHAnsi"/>
                <w:color w:val="000000"/>
                <w:sz w:val="18"/>
                <w:szCs w:val="16"/>
              </w:rPr>
            </w:pPr>
            <w:r w:rsidRPr="0044683A">
              <w:rPr>
                <w:rFonts w:asciiTheme="minorHAnsi" w:hAnsiTheme="minorHAnsi" w:cstheme="minorHAnsi"/>
                <w:color w:val="000000"/>
                <w:sz w:val="18"/>
                <w:szCs w:val="16"/>
              </w:rPr>
              <w:t>DMO_ISC_Sellin.csv</w:t>
            </w:r>
          </w:p>
        </w:tc>
        <w:tc>
          <w:tcPr>
            <w:tcW w:w="2520" w:type="dxa"/>
            <w:tcBorders>
              <w:top w:val="single" w:sz="4" w:space="0" w:color="auto"/>
              <w:left w:val="single" w:sz="4" w:space="0" w:color="auto"/>
              <w:bottom w:val="single" w:sz="4" w:space="0" w:color="auto"/>
              <w:right w:val="single" w:sz="4" w:space="0" w:color="auto"/>
            </w:tcBorders>
          </w:tcPr>
          <w:p w14:paraId="1F0DC100" w14:textId="77777777" w:rsidR="00992EF7" w:rsidRDefault="00992EF7">
            <w:r w:rsidRPr="00064A76">
              <w:rPr>
                <w:rFonts w:asciiTheme="minorHAnsi" w:hAnsiTheme="minorHAnsi" w:cstheme="minorHAnsi"/>
                <w:highlight w:val="white"/>
              </w:rPr>
              <w:t>External Table</w:t>
            </w:r>
          </w:p>
        </w:tc>
        <w:tc>
          <w:tcPr>
            <w:tcW w:w="1620" w:type="dxa"/>
            <w:tcBorders>
              <w:top w:val="single" w:sz="4" w:space="0" w:color="auto"/>
              <w:left w:val="single" w:sz="4" w:space="0" w:color="auto"/>
              <w:bottom w:val="single" w:sz="4" w:space="0" w:color="auto"/>
              <w:right w:val="single" w:sz="4" w:space="0" w:color="auto"/>
            </w:tcBorders>
          </w:tcPr>
          <w:p w14:paraId="6DB1CCF4" w14:textId="77777777" w:rsidR="00992EF7" w:rsidRDefault="00992EF7">
            <w:r w:rsidRPr="00A253A6">
              <w:rPr>
                <w:rFonts w:asciiTheme="minorHAnsi" w:hAnsiTheme="minorHAnsi" w:cstheme="minorHAnsi"/>
              </w:rPr>
              <w:t>Flat File</w:t>
            </w:r>
          </w:p>
        </w:tc>
      </w:tr>
      <w:tr w:rsidR="00992EF7" w:rsidRPr="00D30FA1" w14:paraId="2D53E80D" w14:textId="77777777" w:rsidTr="00B82D36">
        <w:trPr>
          <w:trHeight w:val="70"/>
        </w:trPr>
        <w:tc>
          <w:tcPr>
            <w:tcW w:w="1800" w:type="dxa"/>
            <w:tcBorders>
              <w:top w:val="single" w:sz="4" w:space="0" w:color="auto"/>
              <w:left w:val="single" w:sz="4" w:space="0" w:color="auto"/>
              <w:bottom w:val="single" w:sz="4" w:space="0" w:color="auto"/>
              <w:right w:val="single" w:sz="4" w:space="0" w:color="auto"/>
            </w:tcBorders>
            <w:vAlign w:val="center"/>
          </w:tcPr>
          <w:p w14:paraId="6B73DDE0" w14:textId="77777777" w:rsidR="00992EF7" w:rsidRDefault="00992EF7" w:rsidP="00B36295">
            <w:pPr>
              <w:jc w:val="center"/>
              <w:rPr>
                <w:rFonts w:asciiTheme="minorHAnsi" w:hAnsiTheme="minorHAnsi" w:cstheme="minorHAnsi"/>
                <w:highlight w:val="white"/>
              </w:rPr>
            </w:pPr>
            <w:r>
              <w:rPr>
                <w:rFonts w:asciiTheme="minorHAnsi" w:hAnsiTheme="minorHAnsi" w:cstheme="minorHAnsi"/>
                <w:highlight w:val="white"/>
              </w:rPr>
              <w:t>File</w:t>
            </w:r>
          </w:p>
        </w:tc>
        <w:tc>
          <w:tcPr>
            <w:tcW w:w="3240" w:type="dxa"/>
            <w:tcBorders>
              <w:top w:val="single" w:sz="4" w:space="0" w:color="auto"/>
              <w:left w:val="single" w:sz="4" w:space="0" w:color="auto"/>
              <w:bottom w:val="single" w:sz="4" w:space="0" w:color="auto"/>
              <w:right w:val="single" w:sz="4" w:space="0" w:color="auto"/>
            </w:tcBorders>
            <w:vAlign w:val="center"/>
          </w:tcPr>
          <w:p w14:paraId="5713C453" w14:textId="77777777" w:rsidR="00992EF7" w:rsidRPr="0044683A" w:rsidRDefault="00992EF7" w:rsidP="00B82D36">
            <w:pPr>
              <w:widowControl/>
              <w:spacing w:line="240" w:lineRule="auto"/>
              <w:rPr>
                <w:rFonts w:asciiTheme="minorHAnsi" w:hAnsiTheme="minorHAnsi" w:cstheme="minorHAnsi"/>
                <w:color w:val="000000"/>
                <w:sz w:val="18"/>
                <w:szCs w:val="16"/>
              </w:rPr>
            </w:pPr>
            <w:r w:rsidRPr="0044683A">
              <w:rPr>
                <w:rFonts w:asciiTheme="minorHAnsi" w:hAnsiTheme="minorHAnsi" w:cstheme="minorHAnsi"/>
                <w:color w:val="000000"/>
                <w:sz w:val="18"/>
                <w:szCs w:val="16"/>
              </w:rPr>
              <w:t>DMO_ERP_Sellin.csv</w:t>
            </w:r>
          </w:p>
        </w:tc>
        <w:tc>
          <w:tcPr>
            <w:tcW w:w="2520" w:type="dxa"/>
            <w:tcBorders>
              <w:top w:val="single" w:sz="4" w:space="0" w:color="auto"/>
              <w:left w:val="single" w:sz="4" w:space="0" w:color="auto"/>
              <w:bottom w:val="single" w:sz="4" w:space="0" w:color="auto"/>
              <w:right w:val="single" w:sz="4" w:space="0" w:color="auto"/>
            </w:tcBorders>
          </w:tcPr>
          <w:p w14:paraId="2C5F7800" w14:textId="77777777" w:rsidR="00992EF7" w:rsidRDefault="00992EF7">
            <w:r w:rsidRPr="00064A76">
              <w:rPr>
                <w:rFonts w:asciiTheme="minorHAnsi" w:hAnsiTheme="minorHAnsi" w:cstheme="minorHAnsi"/>
                <w:highlight w:val="white"/>
              </w:rPr>
              <w:t>External Table</w:t>
            </w:r>
          </w:p>
        </w:tc>
        <w:tc>
          <w:tcPr>
            <w:tcW w:w="1620" w:type="dxa"/>
            <w:tcBorders>
              <w:top w:val="single" w:sz="4" w:space="0" w:color="auto"/>
              <w:left w:val="single" w:sz="4" w:space="0" w:color="auto"/>
              <w:bottom w:val="single" w:sz="4" w:space="0" w:color="auto"/>
              <w:right w:val="single" w:sz="4" w:space="0" w:color="auto"/>
            </w:tcBorders>
          </w:tcPr>
          <w:p w14:paraId="658B554A" w14:textId="77777777" w:rsidR="00992EF7" w:rsidRDefault="00992EF7">
            <w:r w:rsidRPr="00A253A6">
              <w:rPr>
                <w:rFonts w:asciiTheme="minorHAnsi" w:hAnsiTheme="minorHAnsi" w:cstheme="minorHAnsi"/>
              </w:rPr>
              <w:t>Flat File</w:t>
            </w:r>
          </w:p>
        </w:tc>
      </w:tr>
    </w:tbl>
    <w:p w14:paraId="06FA1158" w14:textId="77777777" w:rsidR="002A5C1E" w:rsidRPr="00D30FA1" w:rsidRDefault="002A5C1E" w:rsidP="002A5C1E">
      <w:pPr>
        <w:rPr>
          <w:rFonts w:asciiTheme="minorHAnsi" w:eastAsia="Calibri" w:hAnsiTheme="minorHAnsi" w:cstheme="minorHAnsi"/>
        </w:rPr>
      </w:pPr>
    </w:p>
    <w:p w14:paraId="42780F8C" w14:textId="77777777" w:rsidR="002A5C1E" w:rsidRPr="00317CDC" w:rsidRDefault="002A5C1E"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856" w:name="_Toc363526172"/>
      <w:bookmarkStart w:id="13857" w:name="_Toc415065668"/>
      <w:r w:rsidRPr="00317CDC">
        <w:rPr>
          <w:rFonts w:asciiTheme="minorHAnsi" w:hAnsiTheme="minorHAnsi" w:cstheme="minorHAnsi"/>
          <w:b/>
          <w:i/>
          <w:sz w:val="22"/>
          <w:szCs w:val="24"/>
          <w:lang w:val="en-GB"/>
        </w:rPr>
        <w:t>Source Access – DB Link</w:t>
      </w:r>
      <w:bookmarkEnd w:id="13856"/>
      <w:bookmarkEnd w:id="13857"/>
    </w:p>
    <w:p w14:paraId="12F938A4" w14:textId="77777777" w:rsidR="002A5C1E" w:rsidRPr="00D30FA1" w:rsidRDefault="002A5C1E" w:rsidP="002A5C1E">
      <w:pPr>
        <w:rPr>
          <w:rFonts w:asciiTheme="minorHAnsi" w:hAnsiTheme="minorHAnsi" w:cstheme="minorHAnsi"/>
        </w:rPr>
      </w:pP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440"/>
        <w:gridCol w:w="1620"/>
        <w:gridCol w:w="1710"/>
        <w:gridCol w:w="1530"/>
        <w:gridCol w:w="1530"/>
      </w:tblGrid>
      <w:tr w:rsidR="002A5C1E" w:rsidRPr="00D30FA1" w14:paraId="6AB4868B" w14:textId="77777777" w:rsidTr="00AD66B7">
        <w:tc>
          <w:tcPr>
            <w:tcW w:w="1800" w:type="dxa"/>
            <w:tcBorders>
              <w:top w:val="single" w:sz="4" w:space="0" w:color="auto"/>
              <w:left w:val="single" w:sz="4" w:space="0" w:color="auto"/>
              <w:bottom w:val="single" w:sz="4" w:space="0" w:color="auto"/>
              <w:right w:val="single" w:sz="4" w:space="0" w:color="auto"/>
            </w:tcBorders>
            <w:shd w:val="clear" w:color="auto" w:fill="F4B8AE"/>
            <w:hideMark/>
          </w:tcPr>
          <w:p w14:paraId="7DFEA9B1"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 xml:space="preserve">iSRVE DB link name </w:t>
            </w:r>
          </w:p>
        </w:tc>
        <w:tc>
          <w:tcPr>
            <w:tcW w:w="1440" w:type="dxa"/>
            <w:tcBorders>
              <w:top w:val="single" w:sz="4" w:space="0" w:color="auto"/>
              <w:left w:val="single" w:sz="4" w:space="0" w:color="auto"/>
              <w:bottom w:val="single" w:sz="4" w:space="0" w:color="auto"/>
              <w:right w:val="single" w:sz="4" w:space="0" w:color="auto"/>
            </w:tcBorders>
            <w:shd w:val="clear" w:color="auto" w:fill="F4B8AE"/>
            <w:hideMark/>
          </w:tcPr>
          <w:p w14:paraId="2DC0DB65"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Remote DB Name</w:t>
            </w:r>
          </w:p>
        </w:tc>
        <w:tc>
          <w:tcPr>
            <w:tcW w:w="1620" w:type="dxa"/>
            <w:tcBorders>
              <w:top w:val="single" w:sz="4" w:space="0" w:color="auto"/>
              <w:left w:val="single" w:sz="4" w:space="0" w:color="auto"/>
              <w:bottom w:val="single" w:sz="4" w:space="0" w:color="auto"/>
              <w:right w:val="single" w:sz="4" w:space="0" w:color="auto"/>
            </w:tcBorders>
            <w:shd w:val="clear" w:color="auto" w:fill="F4B8AE"/>
            <w:hideMark/>
          </w:tcPr>
          <w:p w14:paraId="5AAD8157"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 xml:space="preserve">Remote DB IP Address </w:t>
            </w:r>
          </w:p>
        </w:tc>
        <w:tc>
          <w:tcPr>
            <w:tcW w:w="1710" w:type="dxa"/>
            <w:tcBorders>
              <w:top w:val="single" w:sz="4" w:space="0" w:color="auto"/>
              <w:left w:val="single" w:sz="4" w:space="0" w:color="auto"/>
              <w:bottom w:val="single" w:sz="4" w:space="0" w:color="auto"/>
              <w:right w:val="single" w:sz="4" w:space="0" w:color="auto"/>
            </w:tcBorders>
            <w:shd w:val="clear" w:color="auto" w:fill="F4B8AE"/>
            <w:hideMark/>
          </w:tcPr>
          <w:p w14:paraId="4D47C3AA"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 xml:space="preserve">Remote DB SID </w:t>
            </w:r>
          </w:p>
        </w:tc>
        <w:tc>
          <w:tcPr>
            <w:tcW w:w="1530" w:type="dxa"/>
            <w:tcBorders>
              <w:top w:val="single" w:sz="4" w:space="0" w:color="auto"/>
              <w:left w:val="single" w:sz="4" w:space="0" w:color="auto"/>
              <w:bottom w:val="single" w:sz="4" w:space="0" w:color="auto"/>
              <w:right w:val="single" w:sz="4" w:space="0" w:color="auto"/>
            </w:tcBorders>
            <w:shd w:val="clear" w:color="auto" w:fill="F4B8AE"/>
            <w:hideMark/>
          </w:tcPr>
          <w:p w14:paraId="552A4186"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Remote DB Listening Port</w:t>
            </w:r>
          </w:p>
        </w:tc>
        <w:tc>
          <w:tcPr>
            <w:tcW w:w="1530" w:type="dxa"/>
            <w:tcBorders>
              <w:top w:val="single" w:sz="4" w:space="0" w:color="auto"/>
              <w:left w:val="single" w:sz="4" w:space="0" w:color="auto"/>
              <w:bottom w:val="single" w:sz="4" w:space="0" w:color="auto"/>
              <w:right w:val="single" w:sz="4" w:space="0" w:color="auto"/>
            </w:tcBorders>
            <w:shd w:val="clear" w:color="auto" w:fill="F4B8AE"/>
            <w:hideMark/>
          </w:tcPr>
          <w:p w14:paraId="512099AE" w14:textId="77777777" w:rsidR="002A5C1E" w:rsidRPr="00D30FA1" w:rsidRDefault="002A5C1E" w:rsidP="00B36295">
            <w:pPr>
              <w:rPr>
                <w:rFonts w:asciiTheme="minorHAnsi" w:hAnsiTheme="minorHAnsi" w:cstheme="minorHAnsi"/>
                <w:sz w:val="22"/>
                <w:lang w:eastAsia="ja-JP"/>
              </w:rPr>
            </w:pPr>
            <w:r w:rsidRPr="00D30FA1">
              <w:rPr>
                <w:rFonts w:asciiTheme="minorHAnsi" w:hAnsiTheme="minorHAnsi" w:cstheme="minorHAnsi"/>
                <w:sz w:val="22"/>
                <w:lang w:eastAsia="ja-JP"/>
              </w:rPr>
              <w:t>Remote DB Contact name</w:t>
            </w:r>
          </w:p>
        </w:tc>
      </w:tr>
      <w:tr w:rsidR="002A5C1E" w:rsidRPr="00D30FA1" w14:paraId="32B75DFA" w14:textId="77777777" w:rsidTr="00AD66B7">
        <w:trPr>
          <w:trHeight w:val="335"/>
        </w:trPr>
        <w:tc>
          <w:tcPr>
            <w:tcW w:w="1800" w:type="dxa"/>
            <w:tcBorders>
              <w:top w:val="single" w:sz="4" w:space="0" w:color="auto"/>
              <w:left w:val="single" w:sz="4" w:space="0" w:color="auto"/>
              <w:bottom w:val="single" w:sz="4" w:space="0" w:color="auto"/>
              <w:right w:val="single" w:sz="4" w:space="0" w:color="auto"/>
            </w:tcBorders>
          </w:tcPr>
          <w:p w14:paraId="2A9A76A3" w14:textId="77777777" w:rsidR="002A5C1E" w:rsidRPr="00D30FA1" w:rsidRDefault="00606F88" w:rsidP="00B36295">
            <w:pPr>
              <w:rPr>
                <w:rFonts w:asciiTheme="minorHAnsi" w:hAnsiTheme="minorHAnsi" w:cstheme="minorHAnsi"/>
                <w:highlight w:val="white"/>
              </w:rPr>
            </w:pPr>
            <w:r>
              <w:rPr>
                <w:rFonts w:asciiTheme="minorHAnsi" w:hAnsiTheme="minorHAnsi" w:cstheme="minorHAnsi"/>
                <w:highlight w:val="white"/>
              </w:rPr>
              <w:t>PPM_ISRVE</w:t>
            </w:r>
          </w:p>
        </w:tc>
        <w:tc>
          <w:tcPr>
            <w:tcW w:w="1440" w:type="dxa"/>
            <w:tcBorders>
              <w:top w:val="single" w:sz="4" w:space="0" w:color="auto"/>
              <w:left w:val="single" w:sz="4" w:space="0" w:color="auto"/>
              <w:bottom w:val="single" w:sz="4" w:space="0" w:color="auto"/>
              <w:right w:val="single" w:sz="4" w:space="0" w:color="auto"/>
            </w:tcBorders>
          </w:tcPr>
          <w:p w14:paraId="02C61386" w14:textId="77777777" w:rsidR="002A5C1E" w:rsidRPr="00D30FA1" w:rsidRDefault="004E6B63" w:rsidP="00B36295">
            <w:pPr>
              <w:rPr>
                <w:rFonts w:asciiTheme="minorHAnsi" w:hAnsiTheme="minorHAnsi" w:cstheme="minorHAnsi"/>
                <w:highlight w:val="white"/>
              </w:rPr>
            </w:pPr>
            <w:r>
              <w:rPr>
                <w:rFonts w:asciiTheme="minorHAnsi" w:hAnsiTheme="minorHAnsi" w:cstheme="minorHAnsi"/>
                <w:highlight w:val="white"/>
              </w:rPr>
              <w:t>PPM PNP</w:t>
            </w:r>
          </w:p>
        </w:tc>
        <w:tc>
          <w:tcPr>
            <w:tcW w:w="1620" w:type="dxa"/>
            <w:tcBorders>
              <w:top w:val="single" w:sz="4" w:space="0" w:color="auto"/>
              <w:left w:val="single" w:sz="4" w:space="0" w:color="auto"/>
              <w:bottom w:val="single" w:sz="4" w:space="0" w:color="auto"/>
              <w:right w:val="single" w:sz="4" w:space="0" w:color="auto"/>
            </w:tcBorders>
          </w:tcPr>
          <w:p w14:paraId="03E7BA06" w14:textId="77777777" w:rsidR="002A5C1E" w:rsidRPr="00D30FA1" w:rsidRDefault="00606F88" w:rsidP="00B36295">
            <w:pPr>
              <w:rPr>
                <w:rFonts w:asciiTheme="minorHAnsi" w:hAnsiTheme="minorHAnsi" w:cstheme="minorHAnsi"/>
                <w:highlight w:val="white"/>
              </w:rPr>
            </w:pPr>
            <w:r>
              <w:rPr>
                <w:rFonts w:asciiTheme="minorHAnsi" w:hAnsiTheme="minorHAnsi" w:cstheme="minorHAnsi"/>
                <w:highlight w:val="white"/>
              </w:rPr>
              <w:t>-</w:t>
            </w:r>
          </w:p>
        </w:tc>
        <w:tc>
          <w:tcPr>
            <w:tcW w:w="1710" w:type="dxa"/>
            <w:tcBorders>
              <w:top w:val="single" w:sz="4" w:space="0" w:color="auto"/>
              <w:left w:val="single" w:sz="4" w:space="0" w:color="auto"/>
              <w:bottom w:val="single" w:sz="4" w:space="0" w:color="auto"/>
              <w:right w:val="single" w:sz="4" w:space="0" w:color="auto"/>
            </w:tcBorders>
          </w:tcPr>
          <w:p w14:paraId="6BD83073" w14:textId="77777777" w:rsidR="002A5C1E" w:rsidRPr="00D30FA1" w:rsidRDefault="00606F88" w:rsidP="00B36295">
            <w:pPr>
              <w:rPr>
                <w:rFonts w:asciiTheme="minorHAnsi" w:hAnsiTheme="minorHAnsi" w:cstheme="minorHAnsi"/>
              </w:rPr>
            </w:pPr>
            <w:r>
              <w:rPr>
                <w:rFonts w:asciiTheme="minorHAnsi" w:hAnsiTheme="minorHAnsi" w:cstheme="minorHAnsi"/>
              </w:rPr>
              <w:t>-</w:t>
            </w:r>
          </w:p>
        </w:tc>
        <w:tc>
          <w:tcPr>
            <w:tcW w:w="1530" w:type="dxa"/>
            <w:tcBorders>
              <w:top w:val="single" w:sz="4" w:space="0" w:color="auto"/>
              <w:left w:val="single" w:sz="4" w:space="0" w:color="auto"/>
              <w:bottom w:val="single" w:sz="4" w:space="0" w:color="auto"/>
              <w:right w:val="single" w:sz="4" w:space="0" w:color="auto"/>
            </w:tcBorders>
          </w:tcPr>
          <w:p w14:paraId="5FC7AC6B" w14:textId="77777777" w:rsidR="002A5C1E" w:rsidRPr="00D30FA1" w:rsidRDefault="00606F88" w:rsidP="00B36295">
            <w:pPr>
              <w:rPr>
                <w:rFonts w:asciiTheme="minorHAnsi" w:hAnsiTheme="minorHAnsi" w:cstheme="minorHAnsi"/>
              </w:rPr>
            </w:pPr>
            <w:r>
              <w:rPr>
                <w:rFonts w:asciiTheme="minorHAnsi" w:hAnsiTheme="minorHAnsi" w:cstheme="minorHAnsi"/>
              </w:rPr>
              <w:t>-</w:t>
            </w:r>
          </w:p>
        </w:tc>
        <w:tc>
          <w:tcPr>
            <w:tcW w:w="1530" w:type="dxa"/>
            <w:tcBorders>
              <w:top w:val="single" w:sz="4" w:space="0" w:color="auto"/>
              <w:left w:val="single" w:sz="4" w:space="0" w:color="auto"/>
              <w:bottom w:val="single" w:sz="4" w:space="0" w:color="auto"/>
              <w:right w:val="single" w:sz="4" w:space="0" w:color="auto"/>
            </w:tcBorders>
          </w:tcPr>
          <w:p w14:paraId="0A2E7125" w14:textId="77777777" w:rsidR="002A5C1E" w:rsidRPr="00D30FA1" w:rsidRDefault="00606F88" w:rsidP="00B36295">
            <w:pPr>
              <w:rPr>
                <w:rFonts w:asciiTheme="minorHAnsi" w:hAnsiTheme="minorHAnsi" w:cstheme="minorHAnsi"/>
              </w:rPr>
            </w:pPr>
            <w:r>
              <w:rPr>
                <w:rFonts w:asciiTheme="minorHAnsi" w:hAnsiTheme="minorHAnsi" w:cstheme="minorHAnsi"/>
              </w:rPr>
              <w:t>-</w:t>
            </w:r>
          </w:p>
        </w:tc>
      </w:tr>
      <w:tr w:rsidR="00606F88" w:rsidRPr="00D30FA1" w14:paraId="55AB9705" w14:textId="77777777" w:rsidTr="00AD66B7">
        <w:trPr>
          <w:trHeight w:val="335"/>
        </w:trPr>
        <w:tc>
          <w:tcPr>
            <w:tcW w:w="1800" w:type="dxa"/>
            <w:tcBorders>
              <w:top w:val="single" w:sz="4" w:space="0" w:color="auto"/>
              <w:left w:val="single" w:sz="4" w:space="0" w:color="auto"/>
              <w:bottom w:val="single" w:sz="4" w:space="0" w:color="auto"/>
              <w:right w:val="single" w:sz="4" w:space="0" w:color="auto"/>
            </w:tcBorders>
          </w:tcPr>
          <w:p w14:paraId="3F9D08E0" w14:textId="77777777" w:rsidR="00606F88" w:rsidRDefault="00606F88" w:rsidP="00B36295">
            <w:pPr>
              <w:rPr>
                <w:rFonts w:asciiTheme="minorHAnsi" w:hAnsiTheme="minorHAnsi" w:cstheme="minorHAnsi"/>
                <w:highlight w:val="white"/>
              </w:rPr>
            </w:pPr>
          </w:p>
        </w:tc>
        <w:tc>
          <w:tcPr>
            <w:tcW w:w="1440" w:type="dxa"/>
            <w:tcBorders>
              <w:top w:val="single" w:sz="4" w:space="0" w:color="auto"/>
              <w:left w:val="single" w:sz="4" w:space="0" w:color="auto"/>
              <w:bottom w:val="single" w:sz="4" w:space="0" w:color="auto"/>
              <w:right w:val="single" w:sz="4" w:space="0" w:color="auto"/>
            </w:tcBorders>
          </w:tcPr>
          <w:p w14:paraId="066A570A" w14:textId="77777777" w:rsidR="00606F88" w:rsidRDefault="00606F88" w:rsidP="00B36295">
            <w:pPr>
              <w:rPr>
                <w:rFonts w:asciiTheme="minorHAnsi" w:hAnsiTheme="minorHAnsi" w:cstheme="minorHAnsi"/>
                <w:highlight w:val="white"/>
              </w:rPr>
            </w:pPr>
          </w:p>
        </w:tc>
        <w:tc>
          <w:tcPr>
            <w:tcW w:w="1620" w:type="dxa"/>
            <w:tcBorders>
              <w:top w:val="single" w:sz="4" w:space="0" w:color="auto"/>
              <w:left w:val="single" w:sz="4" w:space="0" w:color="auto"/>
              <w:bottom w:val="single" w:sz="4" w:space="0" w:color="auto"/>
              <w:right w:val="single" w:sz="4" w:space="0" w:color="auto"/>
            </w:tcBorders>
          </w:tcPr>
          <w:p w14:paraId="3899D00F" w14:textId="77777777" w:rsidR="00606F88" w:rsidRDefault="00606F88" w:rsidP="00B36295">
            <w:pPr>
              <w:rPr>
                <w:rFonts w:asciiTheme="minorHAnsi" w:hAnsiTheme="minorHAnsi" w:cstheme="minorHAnsi"/>
                <w:highlight w:val="white"/>
              </w:rPr>
            </w:pPr>
          </w:p>
        </w:tc>
        <w:tc>
          <w:tcPr>
            <w:tcW w:w="1710" w:type="dxa"/>
            <w:tcBorders>
              <w:top w:val="single" w:sz="4" w:space="0" w:color="auto"/>
              <w:left w:val="single" w:sz="4" w:space="0" w:color="auto"/>
              <w:bottom w:val="single" w:sz="4" w:space="0" w:color="auto"/>
              <w:right w:val="single" w:sz="4" w:space="0" w:color="auto"/>
            </w:tcBorders>
          </w:tcPr>
          <w:p w14:paraId="7FCF967A" w14:textId="77777777" w:rsidR="00606F88" w:rsidRDefault="00606F88" w:rsidP="00B36295">
            <w:pPr>
              <w:rPr>
                <w:rFonts w:asciiTheme="minorHAnsi" w:hAnsiTheme="minorHAnsi" w:cstheme="minorHAnsi"/>
              </w:rPr>
            </w:pPr>
          </w:p>
        </w:tc>
        <w:tc>
          <w:tcPr>
            <w:tcW w:w="1530" w:type="dxa"/>
            <w:tcBorders>
              <w:top w:val="single" w:sz="4" w:space="0" w:color="auto"/>
              <w:left w:val="single" w:sz="4" w:space="0" w:color="auto"/>
              <w:bottom w:val="single" w:sz="4" w:space="0" w:color="auto"/>
              <w:right w:val="single" w:sz="4" w:space="0" w:color="auto"/>
            </w:tcBorders>
          </w:tcPr>
          <w:p w14:paraId="59CCCE04" w14:textId="77777777" w:rsidR="00606F88" w:rsidRDefault="00606F88" w:rsidP="00B36295">
            <w:pPr>
              <w:rPr>
                <w:rFonts w:asciiTheme="minorHAnsi" w:hAnsiTheme="minorHAnsi" w:cstheme="minorHAnsi"/>
              </w:rPr>
            </w:pPr>
          </w:p>
        </w:tc>
        <w:tc>
          <w:tcPr>
            <w:tcW w:w="1530" w:type="dxa"/>
            <w:tcBorders>
              <w:top w:val="single" w:sz="4" w:space="0" w:color="auto"/>
              <w:left w:val="single" w:sz="4" w:space="0" w:color="auto"/>
              <w:bottom w:val="single" w:sz="4" w:space="0" w:color="auto"/>
              <w:right w:val="single" w:sz="4" w:space="0" w:color="auto"/>
            </w:tcBorders>
          </w:tcPr>
          <w:p w14:paraId="2108477F" w14:textId="77777777" w:rsidR="00606F88" w:rsidRDefault="00606F88" w:rsidP="00B36295">
            <w:pPr>
              <w:rPr>
                <w:rFonts w:asciiTheme="minorHAnsi" w:hAnsiTheme="minorHAnsi" w:cstheme="minorHAnsi"/>
              </w:rPr>
            </w:pPr>
          </w:p>
        </w:tc>
      </w:tr>
    </w:tbl>
    <w:p w14:paraId="32CD8A63" w14:textId="77777777" w:rsidR="002A5C1E" w:rsidRDefault="002A5C1E" w:rsidP="00317CDC">
      <w:pPr>
        <w:rPr>
          <w:ins w:id="13858" w:author="gu832116" w:date="2015-02-09T18:30:00Z"/>
        </w:rPr>
      </w:pPr>
    </w:p>
    <w:p w14:paraId="78F6FB7E" w14:textId="77777777" w:rsidR="00317CDC" w:rsidRDefault="00317CDC" w:rsidP="00317CDC">
      <w:pPr>
        <w:rPr>
          <w:ins w:id="13859" w:author="gu832116" w:date="2015-02-09T18:30:00Z"/>
        </w:rPr>
      </w:pPr>
    </w:p>
    <w:p w14:paraId="361AF64D" w14:textId="77777777" w:rsidR="00317CDC" w:rsidRPr="00317CDC" w:rsidRDefault="00317CDC" w:rsidP="00317CDC"/>
    <w:p w14:paraId="1242BD34" w14:textId="77777777" w:rsidR="002A5C1E" w:rsidRPr="00317CDC" w:rsidRDefault="002A5C1E" w:rsidP="00317CDC">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3860" w:name="_Toc363526173"/>
      <w:bookmarkStart w:id="13861" w:name="_Toc415065669"/>
      <w:r w:rsidRPr="00317CDC">
        <w:rPr>
          <w:rFonts w:asciiTheme="minorHAnsi" w:hAnsiTheme="minorHAnsi" w:cstheme="minorHAnsi"/>
          <w:b/>
          <w:i/>
          <w:sz w:val="22"/>
          <w:szCs w:val="24"/>
          <w:lang w:val="en-GB"/>
        </w:rPr>
        <w:t>Source Access – FTP</w:t>
      </w:r>
      <w:bookmarkEnd w:id="13860"/>
      <w:bookmarkEnd w:id="13861"/>
    </w:p>
    <w:p w14:paraId="25612113" w14:textId="77777777" w:rsidR="002A5C1E" w:rsidRPr="00D30FA1" w:rsidRDefault="002A5C1E" w:rsidP="002A5C1E">
      <w:pPr>
        <w:rPr>
          <w:rFonts w:asciiTheme="minorHAnsi" w:eastAsia="Calibri" w:hAnsiTheme="minorHAnsi" w:cstheme="minorHAnsi"/>
          <w:i/>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350"/>
        <w:gridCol w:w="4338"/>
        <w:gridCol w:w="1620"/>
        <w:gridCol w:w="1080"/>
        <w:tblGridChange w:id="13862">
          <w:tblGrid>
            <w:gridCol w:w="1260"/>
            <w:gridCol w:w="1350"/>
            <w:gridCol w:w="4338"/>
            <w:gridCol w:w="1620"/>
            <w:gridCol w:w="1080"/>
          </w:tblGrid>
        </w:tblGridChange>
      </w:tblGrid>
      <w:tr w:rsidR="002C0822" w:rsidRPr="00D30FA1" w14:paraId="05F1E60D" w14:textId="77777777" w:rsidTr="002C0822">
        <w:tc>
          <w:tcPr>
            <w:tcW w:w="1260" w:type="dxa"/>
            <w:tcBorders>
              <w:top w:val="single" w:sz="4" w:space="0" w:color="auto"/>
              <w:left w:val="single" w:sz="4" w:space="0" w:color="auto"/>
              <w:bottom w:val="single" w:sz="4" w:space="0" w:color="auto"/>
              <w:right w:val="single" w:sz="4" w:space="0" w:color="auto"/>
            </w:tcBorders>
            <w:shd w:val="clear" w:color="auto" w:fill="F4B8AE"/>
            <w:hideMark/>
          </w:tcPr>
          <w:p w14:paraId="1A3E9DB0" w14:textId="77777777" w:rsidR="002C0822" w:rsidRPr="00D30FA1" w:rsidRDefault="002C0822" w:rsidP="00B36295">
            <w:pPr>
              <w:rPr>
                <w:rFonts w:asciiTheme="minorHAnsi" w:hAnsiTheme="minorHAnsi" w:cstheme="minorHAnsi"/>
                <w:lang w:eastAsia="ja-JP"/>
              </w:rPr>
            </w:pPr>
            <w:r w:rsidRPr="00D30FA1">
              <w:rPr>
                <w:rFonts w:asciiTheme="minorHAnsi" w:hAnsiTheme="minorHAnsi" w:cstheme="minorHAnsi"/>
                <w:lang w:eastAsia="ja-JP"/>
              </w:rPr>
              <w:t>FTP Account</w:t>
            </w:r>
          </w:p>
        </w:tc>
        <w:tc>
          <w:tcPr>
            <w:tcW w:w="1350" w:type="dxa"/>
            <w:tcBorders>
              <w:top w:val="single" w:sz="4" w:space="0" w:color="auto"/>
              <w:left w:val="single" w:sz="4" w:space="0" w:color="auto"/>
              <w:bottom w:val="single" w:sz="4" w:space="0" w:color="auto"/>
              <w:right w:val="single" w:sz="4" w:space="0" w:color="auto"/>
            </w:tcBorders>
            <w:shd w:val="clear" w:color="auto" w:fill="F4B8AE"/>
            <w:hideMark/>
          </w:tcPr>
          <w:p w14:paraId="6F341CDC" w14:textId="77777777" w:rsidR="002C0822" w:rsidRPr="00D30FA1" w:rsidRDefault="002C0822" w:rsidP="00B36295">
            <w:pPr>
              <w:rPr>
                <w:rFonts w:asciiTheme="minorHAnsi" w:hAnsiTheme="minorHAnsi" w:cstheme="minorHAnsi"/>
                <w:lang w:eastAsia="ja-JP"/>
              </w:rPr>
            </w:pPr>
            <w:r w:rsidRPr="00D30FA1">
              <w:rPr>
                <w:rFonts w:asciiTheme="minorHAnsi" w:hAnsiTheme="minorHAnsi" w:cstheme="minorHAnsi"/>
                <w:lang w:eastAsia="ja-JP"/>
              </w:rPr>
              <w:t>FTP Server Name</w:t>
            </w:r>
          </w:p>
        </w:tc>
        <w:tc>
          <w:tcPr>
            <w:tcW w:w="4338" w:type="dxa"/>
            <w:tcBorders>
              <w:top w:val="single" w:sz="4" w:space="0" w:color="auto"/>
              <w:left w:val="single" w:sz="4" w:space="0" w:color="auto"/>
              <w:bottom w:val="single" w:sz="4" w:space="0" w:color="auto"/>
              <w:right w:val="single" w:sz="4" w:space="0" w:color="auto"/>
            </w:tcBorders>
            <w:shd w:val="clear" w:color="auto" w:fill="F4B8AE"/>
            <w:hideMark/>
          </w:tcPr>
          <w:p w14:paraId="3D441F67" w14:textId="77777777" w:rsidR="002C0822" w:rsidRPr="00D30FA1" w:rsidRDefault="002C0822" w:rsidP="00B36295">
            <w:pPr>
              <w:rPr>
                <w:rFonts w:asciiTheme="minorHAnsi" w:hAnsiTheme="minorHAnsi" w:cstheme="minorHAnsi"/>
                <w:lang w:eastAsia="ja-JP"/>
              </w:rPr>
            </w:pPr>
            <w:r w:rsidRPr="00D30FA1">
              <w:rPr>
                <w:rFonts w:asciiTheme="minorHAnsi" w:hAnsiTheme="minorHAnsi" w:cstheme="minorHAnsi"/>
                <w:lang w:eastAsia="ja-JP"/>
              </w:rPr>
              <w:t>File Location</w:t>
            </w:r>
          </w:p>
        </w:tc>
        <w:tc>
          <w:tcPr>
            <w:tcW w:w="1620" w:type="dxa"/>
            <w:tcBorders>
              <w:top w:val="single" w:sz="4" w:space="0" w:color="auto"/>
              <w:left w:val="single" w:sz="4" w:space="0" w:color="auto"/>
              <w:bottom w:val="single" w:sz="4" w:space="0" w:color="auto"/>
              <w:right w:val="single" w:sz="4" w:space="0" w:color="auto"/>
            </w:tcBorders>
            <w:shd w:val="clear" w:color="auto" w:fill="F4B8AE"/>
            <w:hideMark/>
          </w:tcPr>
          <w:p w14:paraId="2F8C7AE3" w14:textId="77777777" w:rsidR="002C0822" w:rsidRPr="00D30FA1" w:rsidRDefault="002C0822" w:rsidP="00B36295">
            <w:pPr>
              <w:rPr>
                <w:rFonts w:asciiTheme="minorHAnsi" w:hAnsiTheme="minorHAnsi" w:cstheme="minorHAnsi"/>
                <w:lang w:eastAsia="ja-JP"/>
              </w:rPr>
            </w:pPr>
            <w:r w:rsidRPr="00D30FA1">
              <w:rPr>
                <w:rFonts w:asciiTheme="minorHAnsi" w:hAnsiTheme="minorHAnsi" w:cstheme="minorHAnsi"/>
                <w:lang w:eastAsia="ja-JP"/>
              </w:rPr>
              <w:t>FTP Protocol used to Push</w:t>
            </w:r>
          </w:p>
        </w:tc>
        <w:tc>
          <w:tcPr>
            <w:tcW w:w="1080" w:type="dxa"/>
            <w:tcBorders>
              <w:top w:val="single" w:sz="4" w:space="0" w:color="auto"/>
              <w:left w:val="single" w:sz="4" w:space="0" w:color="auto"/>
              <w:bottom w:val="single" w:sz="4" w:space="0" w:color="auto"/>
              <w:right w:val="single" w:sz="4" w:space="0" w:color="auto"/>
            </w:tcBorders>
            <w:shd w:val="clear" w:color="auto" w:fill="F4B8AE"/>
            <w:hideMark/>
          </w:tcPr>
          <w:p w14:paraId="01EF6C52" w14:textId="3E7C6260" w:rsidR="002C0822" w:rsidRPr="00D30FA1" w:rsidRDefault="002C0822" w:rsidP="00B36295">
            <w:pPr>
              <w:rPr>
                <w:rFonts w:asciiTheme="minorHAnsi" w:hAnsiTheme="minorHAnsi" w:cstheme="minorHAnsi"/>
                <w:lang w:eastAsia="ja-JP"/>
              </w:rPr>
            </w:pPr>
            <w:del w:id="13863" w:author="gu832116" w:date="2015-02-09T18:34:00Z">
              <w:r w:rsidRPr="00D30FA1" w:rsidDel="00D62ACF">
                <w:rPr>
                  <w:rFonts w:asciiTheme="minorHAnsi" w:hAnsiTheme="minorHAnsi" w:cstheme="minorHAnsi"/>
                  <w:lang w:eastAsia="ja-JP"/>
                </w:rPr>
                <w:delText>Archive Location</w:delText>
              </w:r>
            </w:del>
            <w:ins w:id="13864" w:author="gu832116" w:date="2015-02-09T18:34:00Z">
              <w:r w:rsidR="00D62ACF">
                <w:rPr>
                  <w:rFonts w:asciiTheme="minorHAnsi" w:hAnsiTheme="minorHAnsi" w:cstheme="minorHAnsi"/>
                  <w:lang w:eastAsia="ja-JP"/>
                </w:rPr>
                <w:t xml:space="preserve">Pushed from </w:t>
              </w:r>
            </w:ins>
          </w:p>
        </w:tc>
      </w:tr>
      <w:tr w:rsidR="002C0822" w:rsidRPr="00D30FA1" w14:paraId="18D17E90" w14:textId="77777777" w:rsidTr="002C0822">
        <w:trPr>
          <w:trHeight w:val="335"/>
        </w:trPr>
        <w:tc>
          <w:tcPr>
            <w:tcW w:w="1260" w:type="dxa"/>
            <w:tcBorders>
              <w:top w:val="single" w:sz="4" w:space="0" w:color="auto"/>
              <w:left w:val="single" w:sz="4" w:space="0" w:color="auto"/>
              <w:bottom w:val="single" w:sz="4" w:space="0" w:color="auto"/>
              <w:right w:val="single" w:sz="4" w:space="0" w:color="auto"/>
            </w:tcBorders>
          </w:tcPr>
          <w:p w14:paraId="2C133B9E" w14:textId="0C26E177" w:rsidR="002C0822" w:rsidRPr="002C0822" w:rsidRDefault="002C0822" w:rsidP="00387365">
            <w:pPr>
              <w:rPr>
                <w:rFonts w:asciiTheme="minorHAnsi" w:hAnsiTheme="minorHAnsi" w:cstheme="minorHAnsi"/>
                <w:color w:val="000000"/>
                <w:sz w:val="18"/>
                <w:szCs w:val="16"/>
              </w:rPr>
            </w:pPr>
            <w:ins w:id="13865" w:author="gu832116" w:date="2015-02-09T18:31:00Z">
              <w:r w:rsidRPr="002C0822">
                <w:rPr>
                  <w:rFonts w:asciiTheme="minorHAnsi" w:hAnsiTheme="minorHAnsi" w:cstheme="minorHAnsi"/>
                  <w:color w:val="000000"/>
                  <w:sz w:val="18"/>
                  <w:szCs w:val="16"/>
                </w:rPr>
                <w:t>DMO_ISCW</w:t>
              </w:r>
            </w:ins>
          </w:p>
        </w:tc>
        <w:tc>
          <w:tcPr>
            <w:tcW w:w="1350" w:type="dxa"/>
            <w:tcBorders>
              <w:top w:val="single" w:sz="4" w:space="0" w:color="auto"/>
              <w:left w:val="single" w:sz="4" w:space="0" w:color="auto"/>
              <w:bottom w:val="single" w:sz="4" w:space="0" w:color="auto"/>
              <w:right w:val="single" w:sz="4" w:space="0" w:color="auto"/>
            </w:tcBorders>
            <w:vAlign w:val="center"/>
          </w:tcPr>
          <w:p w14:paraId="78E2ED65" w14:textId="76B3895C" w:rsidR="002C0822" w:rsidRPr="00D30FA1" w:rsidRDefault="002C0822" w:rsidP="002C0822">
            <w:pPr>
              <w:jc w:val="center"/>
              <w:rPr>
                <w:rFonts w:asciiTheme="minorHAnsi" w:hAnsiTheme="minorHAnsi" w:cstheme="minorHAnsi"/>
                <w:highlight w:val="white"/>
              </w:rPr>
            </w:pPr>
            <w:ins w:id="13866" w:author="gu832116" w:date="2015-02-09T18:33:00Z">
              <w:r>
                <w:rPr>
                  <w:rFonts w:asciiTheme="minorHAnsi" w:hAnsiTheme="minorHAnsi" w:cstheme="minorHAnsi"/>
                  <w:highlight w:val="white"/>
                </w:rPr>
                <w:t>uz1302</w:t>
              </w:r>
            </w:ins>
          </w:p>
        </w:tc>
        <w:tc>
          <w:tcPr>
            <w:tcW w:w="4338" w:type="dxa"/>
            <w:tcBorders>
              <w:top w:val="single" w:sz="4" w:space="0" w:color="auto"/>
              <w:left w:val="single" w:sz="4" w:space="0" w:color="auto"/>
              <w:bottom w:val="single" w:sz="4" w:space="0" w:color="auto"/>
              <w:right w:val="single" w:sz="4" w:space="0" w:color="auto"/>
            </w:tcBorders>
            <w:vAlign w:val="center"/>
          </w:tcPr>
          <w:p w14:paraId="34BA2318" w14:textId="1F6947FD" w:rsidR="002C0822" w:rsidRPr="002C0822" w:rsidRDefault="002C0822" w:rsidP="00A87173">
            <w:pPr>
              <w:rPr>
                <w:rFonts w:asciiTheme="minorHAnsi" w:hAnsiTheme="minorHAnsi" w:cstheme="minorHAnsi"/>
                <w:color w:val="000000"/>
                <w:sz w:val="18"/>
                <w:szCs w:val="16"/>
              </w:rPr>
            </w:pPr>
            <w:ins w:id="13867" w:author="gu832116" w:date="2015-02-09T18:31:00Z">
              <w:r w:rsidRPr="002C0822">
                <w:rPr>
                  <w:rFonts w:asciiTheme="minorHAnsi" w:hAnsiTheme="minorHAnsi" w:cstheme="minorHAnsi"/>
                  <w:color w:val="000000"/>
                  <w:sz w:val="18"/>
                  <w:szCs w:val="16"/>
                </w:rPr>
                <w:t>/u25/ftp/ISRVE_FEEDS_IN/DMO_PPM/ISCW/</w:t>
              </w:r>
            </w:ins>
          </w:p>
        </w:tc>
        <w:tc>
          <w:tcPr>
            <w:tcW w:w="1620" w:type="dxa"/>
            <w:tcBorders>
              <w:top w:val="single" w:sz="4" w:space="0" w:color="auto"/>
              <w:left w:val="single" w:sz="4" w:space="0" w:color="auto"/>
              <w:bottom w:val="single" w:sz="4" w:space="0" w:color="auto"/>
              <w:right w:val="single" w:sz="4" w:space="0" w:color="auto"/>
            </w:tcBorders>
            <w:vAlign w:val="center"/>
          </w:tcPr>
          <w:p w14:paraId="4E15BADD" w14:textId="66F25C2F" w:rsidR="002C0822" w:rsidRPr="00D30FA1" w:rsidRDefault="002C0822" w:rsidP="00B36295">
            <w:pPr>
              <w:jc w:val="center"/>
              <w:rPr>
                <w:rFonts w:asciiTheme="minorHAnsi" w:hAnsiTheme="minorHAnsi" w:cstheme="minorHAnsi"/>
              </w:rPr>
            </w:pPr>
            <w:ins w:id="13868" w:author="gu832116" w:date="2015-02-09T18:32:00Z">
              <w:r>
                <w:rPr>
                  <w:rFonts w:asciiTheme="minorHAnsi" w:hAnsiTheme="minorHAnsi" w:cstheme="minorHAnsi"/>
                </w:rPr>
                <w:t>sftp</w:t>
              </w:r>
            </w:ins>
          </w:p>
        </w:tc>
        <w:tc>
          <w:tcPr>
            <w:tcW w:w="1080" w:type="dxa"/>
            <w:tcBorders>
              <w:top w:val="single" w:sz="4" w:space="0" w:color="auto"/>
              <w:left w:val="single" w:sz="4" w:space="0" w:color="auto"/>
              <w:bottom w:val="single" w:sz="4" w:space="0" w:color="auto"/>
              <w:right w:val="single" w:sz="4" w:space="0" w:color="auto"/>
            </w:tcBorders>
            <w:vAlign w:val="center"/>
          </w:tcPr>
          <w:p w14:paraId="6FA1E084" w14:textId="44D6E301" w:rsidR="002C0822" w:rsidRPr="00D30FA1" w:rsidRDefault="00D62ACF" w:rsidP="00B36295">
            <w:pPr>
              <w:jc w:val="center"/>
              <w:rPr>
                <w:rFonts w:asciiTheme="minorHAnsi" w:hAnsiTheme="minorHAnsi" w:cstheme="minorHAnsi"/>
              </w:rPr>
            </w:pPr>
            <w:ins w:id="13869" w:author="gu832116" w:date="2015-02-09T18:34:00Z">
              <w:r>
                <w:rPr>
                  <w:rFonts w:asciiTheme="minorHAnsi" w:hAnsiTheme="minorHAnsi" w:cstheme="minorHAnsi"/>
                </w:rPr>
                <w:t>ISC</w:t>
              </w:r>
            </w:ins>
          </w:p>
        </w:tc>
      </w:tr>
      <w:tr w:rsidR="002C0822" w:rsidRPr="00D30FA1" w14:paraId="710D5E50" w14:textId="77777777" w:rsidTr="00713EE2">
        <w:tblPrEx>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3870" w:author="gu832116" w:date="2015-02-09T18:33:00Z">
            <w:tblPrEx>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35"/>
          <w:ins w:id="13871" w:author="gu832116" w:date="2015-02-09T18:30:00Z"/>
          <w:trPrChange w:id="13872" w:author="gu832116" w:date="2015-02-09T18:33:00Z">
            <w:trPr>
              <w:trHeight w:val="335"/>
            </w:trPr>
          </w:trPrChange>
        </w:trPr>
        <w:tc>
          <w:tcPr>
            <w:tcW w:w="1260" w:type="dxa"/>
            <w:tcBorders>
              <w:top w:val="single" w:sz="4" w:space="0" w:color="auto"/>
              <w:left w:val="single" w:sz="4" w:space="0" w:color="auto"/>
              <w:bottom w:val="single" w:sz="4" w:space="0" w:color="auto"/>
              <w:right w:val="single" w:sz="4" w:space="0" w:color="auto"/>
            </w:tcBorders>
            <w:tcPrChange w:id="13873" w:author="gu832116" w:date="2015-02-09T18:33:00Z">
              <w:tcPr>
                <w:tcW w:w="1260" w:type="dxa"/>
                <w:tcBorders>
                  <w:top w:val="single" w:sz="4" w:space="0" w:color="auto"/>
                  <w:left w:val="single" w:sz="4" w:space="0" w:color="auto"/>
                  <w:bottom w:val="single" w:sz="4" w:space="0" w:color="auto"/>
                  <w:right w:val="single" w:sz="4" w:space="0" w:color="auto"/>
                </w:tcBorders>
              </w:tcPr>
            </w:tcPrChange>
          </w:tcPr>
          <w:p w14:paraId="49E011C8" w14:textId="4AA436F2" w:rsidR="002C0822" w:rsidRPr="002C0822" w:rsidRDefault="002C0822" w:rsidP="00387365">
            <w:pPr>
              <w:rPr>
                <w:ins w:id="13874" w:author="gu832116" w:date="2015-02-09T18:30:00Z"/>
                <w:rFonts w:asciiTheme="minorHAnsi" w:hAnsiTheme="minorHAnsi" w:cstheme="minorHAnsi"/>
                <w:color w:val="000000"/>
                <w:sz w:val="18"/>
                <w:szCs w:val="16"/>
              </w:rPr>
            </w:pPr>
            <w:ins w:id="13875" w:author="gu832116" w:date="2015-02-09T18:31:00Z">
              <w:r w:rsidRPr="002C0822">
                <w:rPr>
                  <w:rFonts w:asciiTheme="minorHAnsi" w:hAnsiTheme="minorHAnsi" w:cstheme="minorHAnsi"/>
                  <w:color w:val="000000"/>
                  <w:sz w:val="18"/>
                  <w:szCs w:val="16"/>
                </w:rPr>
                <w:t>DMO_ISCE</w:t>
              </w:r>
            </w:ins>
          </w:p>
        </w:tc>
        <w:tc>
          <w:tcPr>
            <w:tcW w:w="1350" w:type="dxa"/>
            <w:tcBorders>
              <w:top w:val="single" w:sz="4" w:space="0" w:color="auto"/>
              <w:left w:val="single" w:sz="4" w:space="0" w:color="auto"/>
              <w:bottom w:val="single" w:sz="4" w:space="0" w:color="auto"/>
              <w:right w:val="single" w:sz="4" w:space="0" w:color="auto"/>
            </w:tcBorders>
            <w:tcPrChange w:id="13876" w:author="gu832116" w:date="2015-02-09T18:33:00Z">
              <w:tcPr>
                <w:tcW w:w="1350" w:type="dxa"/>
                <w:tcBorders>
                  <w:top w:val="single" w:sz="4" w:space="0" w:color="auto"/>
                  <w:left w:val="single" w:sz="4" w:space="0" w:color="auto"/>
                  <w:bottom w:val="single" w:sz="4" w:space="0" w:color="auto"/>
                  <w:right w:val="single" w:sz="4" w:space="0" w:color="auto"/>
                </w:tcBorders>
                <w:vAlign w:val="center"/>
              </w:tcPr>
            </w:tcPrChange>
          </w:tcPr>
          <w:p w14:paraId="3416F0D0" w14:textId="2490CB52" w:rsidR="002C0822" w:rsidRPr="00D30FA1" w:rsidRDefault="002C0822" w:rsidP="00B36295">
            <w:pPr>
              <w:jc w:val="center"/>
              <w:rPr>
                <w:ins w:id="13877" w:author="gu832116" w:date="2015-02-09T18:30:00Z"/>
                <w:rFonts w:asciiTheme="minorHAnsi" w:hAnsiTheme="minorHAnsi" w:cstheme="minorHAnsi"/>
                <w:highlight w:val="white"/>
              </w:rPr>
            </w:pPr>
            <w:ins w:id="13878" w:author="gu832116" w:date="2015-02-09T18:33:00Z">
              <w:r w:rsidRPr="001D40F4">
                <w:rPr>
                  <w:rFonts w:asciiTheme="minorHAnsi" w:hAnsiTheme="minorHAnsi" w:cstheme="minorHAnsi"/>
                  <w:highlight w:val="white"/>
                </w:rPr>
                <w:t>uz1302</w:t>
              </w:r>
            </w:ins>
          </w:p>
        </w:tc>
        <w:tc>
          <w:tcPr>
            <w:tcW w:w="4338" w:type="dxa"/>
            <w:tcBorders>
              <w:top w:val="single" w:sz="4" w:space="0" w:color="auto"/>
              <w:left w:val="single" w:sz="4" w:space="0" w:color="auto"/>
              <w:bottom w:val="single" w:sz="4" w:space="0" w:color="auto"/>
              <w:right w:val="single" w:sz="4" w:space="0" w:color="auto"/>
            </w:tcBorders>
            <w:vAlign w:val="center"/>
            <w:tcPrChange w:id="13879" w:author="gu832116" w:date="2015-02-09T18:33:00Z">
              <w:tcPr>
                <w:tcW w:w="4338" w:type="dxa"/>
                <w:tcBorders>
                  <w:top w:val="single" w:sz="4" w:space="0" w:color="auto"/>
                  <w:left w:val="single" w:sz="4" w:space="0" w:color="auto"/>
                  <w:bottom w:val="single" w:sz="4" w:space="0" w:color="auto"/>
                  <w:right w:val="single" w:sz="4" w:space="0" w:color="auto"/>
                </w:tcBorders>
                <w:vAlign w:val="center"/>
              </w:tcPr>
            </w:tcPrChange>
          </w:tcPr>
          <w:p w14:paraId="6F212D28" w14:textId="24FB787F" w:rsidR="002C0822" w:rsidRPr="002C0822" w:rsidRDefault="002C0822" w:rsidP="00A87173">
            <w:pPr>
              <w:rPr>
                <w:ins w:id="13880" w:author="gu832116" w:date="2015-02-09T18:30:00Z"/>
                <w:rFonts w:asciiTheme="minorHAnsi" w:hAnsiTheme="minorHAnsi" w:cstheme="minorHAnsi"/>
                <w:color w:val="000000"/>
                <w:sz w:val="18"/>
                <w:szCs w:val="16"/>
              </w:rPr>
            </w:pPr>
            <w:ins w:id="13881" w:author="gu832116" w:date="2015-02-09T18:31:00Z">
              <w:r w:rsidRPr="002C0822">
                <w:rPr>
                  <w:rFonts w:asciiTheme="minorHAnsi" w:hAnsiTheme="minorHAnsi" w:cstheme="minorHAnsi"/>
                  <w:color w:val="000000"/>
                  <w:sz w:val="18"/>
                  <w:szCs w:val="16"/>
                </w:rPr>
                <w:t>/u25/ftp/ISRVE_FEEDS_IN/DMO_PPM/ISCE/</w:t>
              </w:r>
            </w:ins>
          </w:p>
        </w:tc>
        <w:tc>
          <w:tcPr>
            <w:tcW w:w="1620" w:type="dxa"/>
            <w:tcBorders>
              <w:top w:val="single" w:sz="4" w:space="0" w:color="auto"/>
              <w:left w:val="single" w:sz="4" w:space="0" w:color="auto"/>
              <w:bottom w:val="single" w:sz="4" w:space="0" w:color="auto"/>
              <w:right w:val="single" w:sz="4" w:space="0" w:color="auto"/>
            </w:tcBorders>
            <w:tcPrChange w:id="13882" w:author="gu832116" w:date="2015-02-09T18:33:00Z">
              <w:tcPr>
                <w:tcW w:w="1620" w:type="dxa"/>
                <w:tcBorders>
                  <w:top w:val="single" w:sz="4" w:space="0" w:color="auto"/>
                  <w:left w:val="single" w:sz="4" w:space="0" w:color="auto"/>
                  <w:bottom w:val="single" w:sz="4" w:space="0" w:color="auto"/>
                  <w:right w:val="single" w:sz="4" w:space="0" w:color="auto"/>
                </w:tcBorders>
              </w:tcPr>
            </w:tcPrChange>
          </w:tcPr>
          <w:p w14:paraId="13EC05C6" w14:textId="05132C4E" w:rsidR="002C0822" w:rsidRPr="00D30FA1" w:rsidRDefault="002C0822" w:rsidP="00B36295">
            <w:pPr>
              <w:jc w:val="center"/>
              <w:rPr>
                <w:ins w:id="13883" w:author="gu832116" w:date="2015-02-09T18:30:00Z"/>
                <w:rFonts w:asciiTheme="minorHAnsi" w:hAnsiTheme="minorHAnsi" w:cstheme="minorHAnsi"/>
              </w:rPr>
            </w:pPr>
            <w:ins w:id="13884" w:author="gu832116" w:date="2015-02-09T18:32:00Z">
              <w:r w:rsidRPr="007719C9">
                <w:rPr>
                  <w:rFonts w:asciiTheme="minorHAnsi" w:hAnsiTheme="minorHAnsi" w:cstheme="minorHAnsi"/>
                </w:rPr>
                <w:t>sftp</w:t>
              </w:r>
            </w:ins>
          </w:p>
        </w:tc>
        <w:tc>
          <w:tcPr>
            <w:tcW w:w="1080" w:type="dxa"/>
            <w:tcBorders>
              <w:top w:val="single" w:sz="4" w:space="0" w:color="auto"/>
              <w:left w:val="single" w:sz="4" w:space="0" w:color="auto"/>
              <w:bottom w:val="single" w:sz="4" w:space="0" w:color="auto"/>
              <w:right w:val="single" w:sz="4" w:space="0" w:color="auto"/>
            </w:tcBorders>
            <w:vAlign w:val="center"/>
            <w:tcPrChange w:id="13885" w:author="gu832116" w:date="2015-02-09T18:33:00Z">
              <w:tcPr>
                <w:tcW w:w="1080" w:type="dxa"/>
                <w:tcBorders>
                  <w:top w:val="single" w:sz="4" w:space="0" w:color="auto"/>
                  <w:left w:val="single" w:sz="4" w:space="0" w:color="auto"/>
                  <w:bottom w:val="single" w:sz="4" w:space="0" w:color="auto"/>
                  <w:right w:val="single" w:sz="4" w:space="0" w:color="auto"/>
                </w:tcBorders>
                <w:vAlign w:val="center"/>
              </w:tcPr>
            </w:tcPrChange>
          </w:tcPr>
          <w:p w14:paraId="6630CE32" w14:textId="02CF66F2" w:rsidR="002C0822" w:rsidRPr="00D30FA1" w:rsidRDefault="00D62ACF" w:rsidP="00B36295">
            <w:pPr>
              <w:jc w:val="center"/>
              <w:rPr>
                <w:ins w:id="13886" w:author="gu832116" w:date="2015-02-09T18:30:00Z"/>
                <w:rFonts w:asciiTheme="minorHAnsi" w:hAnsiTheme="minorHAnsi" w:cstheme="minorHAnsi"/>
              </w:rPr>
            </w:pPr>
            <w:ins w:id="13887" w:author="gu832116" w:date="2015-02-09T18:34:00Z">
              <w:r>
                <w:rPr>
                  <w:rFonts w:asciiTheme="minorHAnsi" w:hAnsiTheme="minorHAnsi" w:cstheme="minorHAnsi"/>
                </w:rPr>
                <w:t>ISC</w:t>
              </w:r>
            </w:ins>
          </w:p>
        </w:tc>
      </w:tr>
      <w:tr w:rsidR="002C0822" w:rsidRPr="00D30FA1" w14:paraId="3FC14593" w14:textId="77777777" w:rsidTr="00713EE2">
        <w:tblPrEx>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3888" w:author="gu832116" w:date="2015-02-09T18:33:00Z">
            <w:tblPrEx>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35"/>
          <w:ins w:id="13889" w:author="gu832116" w:date="2015-02-09T18:30:00Z"/>
          <w:trPrChange w:id="13890" w:author="gu832116" w:date="2015-02-09T18:33:00Z">
            <w:trPr>
              <w:trHeight w:val="335"/>
            </w:trPr>
          </w:trPrChange>
        </w:trPr>
        <w:tc>
          <w:tcPr>
            <w:tcW w:w="1260" w:type="dxa"/>
            <w:tcBorders>
              <w:top w:val="single" w:sz="4" w:space="0" w:color="auto"/>
              <w:left w:val="single" w:sz="4" w:space="0" w:color="auto"/>
              <w:bottom w:val="single" w:sz="4" w:space="0" w:color="auto"/>
              <w:right w:val="single" w:sz="4" w:space="0" w:color="auto"/>
            </w:tcBorders>
            <w:tcPrChange w:id="13891" w:author="gu832116" w:date="2015-02-09T18:33:00Z">
              <w:tcPr>
                <w:tcW w:w="1260" w:type="dxa"/>
                <w:tcBorders>
                  <w:top w:val="single" w:sz="4" w:space="0" w:color="auto"/>
                  <w:left w:val="single" w:sz="4" w:space="0" w:color="auto"/>
                  <w:bottom w:val="single" w:sz="4" w:space="0" w:color="auto"/>
                  <w:right w:val="single" w:sz="4" w:space="0" w:color="auto"/>
                </w:tcBorders>
              </w:tcPr>
            </w:tcPrChange>
          </w:tcPr>
          <w:p w14:paraId="3DA4D19A" w14:textId="18DCBBE8" w:rsidR="002C0822" w:rsidRPr="002C0822" w:rsidRDefault="002C0822" w:rsidP="00387365">
            <w:pPr>
              <w:rPr>
                <w:ins w:id="13892" w:author="gu832116" w:date="2015-02-09T18:30:00Z"/>
                <w:rFonts w:asciiTheme="minorHAnsi" w:hAnsiTheme="minorHAnsi" w:cstheme="minorHAnsi"/>
                <w:color w:val="000000"/>
                <w:sz w:val="18"/>
                <w:szCs w:val="16"/>
              </w:rPr>
            </w:pPr>
            <w:ins w:id="13893" w:author="gu832116" w:date="2015-02-09T18:31:00Z">
              <w:r w:rsidRPr="002C0822">
                <w:rPr>
                  <w:rFonts w:asciiTheme="minorHAnsi" w:hAnsiTheme="minorHAnsi" w:cstheme="minorHAnsi"/>
                  <w:color w:val="000000"/>
                  <w:sz w:val="18"/>
                  <w:szCs w:val="16"/>
                </w:rPr>
                <w:t>DMO_ERP</w:t>
              </w:r>
            </w:ins>
          </w:p>
        </w:tc>
        <w:tc>
          <w:tcPr>
            <w:tcW w:w="1350" w:type="dxa"/>
            <w:tcBorders>
              <w:top w:val="single" w:sz="4" w:space="0" w:color="auto"/>
              <w:left w:val="single" w:sz="4" w:space="0" w:color="auto"/>
              <w:bottom w:val="single" w:sz="4" w:space="0" w:color="auto"/>
              <w:right w:val="single" w:sz="4" w:space="0" w:color="auto"/>
            </w:tcBorders>
            <w:tcPrChange w:id="13894" w:author="gu832116" w:date="2015-02-09T18:33:00Z">
              <w:tcPr>
                <w:tcW w:w="1350" w:type="dxa"/>
                <w:tcBorders>
                  <w:top w:val="single" w:sz="4" w:space="0" w:color="auto"/>
                  <w:left w:val="single" w:sz="4" w:space="0" w:color="auto"/>
                  <w:bottom w:val="single" w:sz="4" w:space="0" w:color="auto"/>
                  <w:right w:val="single" w:sz="4" w:space="0" w:color="auto"/>
                </w:tcBorders>
                <w:vAlign w:val="center"/>
              </w:tcPr>
            </w:tcPrChange>
          </w:tcPr>
          <w:p w14:paraId="7709E7BE" w14:textId="61D4BD76" w:rsidR="002C0822" w:rsidRPr="00D30FA1" w:rsidRDefault="002C0822" w:rsidP="00B36295">
            <w:pPr>
              <w:jc w:val="center"/>
              <w:rPr>
                <w:ins w:id="13895" w:author="gu832116" w:date="2015-02-09T18:30:00Z"/>
                <w:rFonts w:asciiTheme="minorHAnsi" w:hAnsiTheme="minorHAnsi" w:cstheme="minorHAnsi"/>
                <w:highlight w:val="white"/>
              </w:rPr>
            </w:pPr>
            <w:ins w:id="13896" w:author="gu832116" w:date="2015-02-09T18:33:00Z">
              <w:r w:rsidRPr="001D40F4">
                <w:rPr>
                  <w:rFonts w:asciiTheme="minorHAnsi" w:hAnsiTheme="minorHAnsi" w:cstheme="minorHAnsi"/>
                  <w:highlight w:val="white"/>
                </w:rPr>
                <w:t>uz1302</w:t>
              </w:r>
            </w:ins>
          </w:p>
        </w:tc>
        <w:tc>
          <w:tcPr>
            <w:tcW w:w="4338" w:type="dxa"/>
            <w:tcBorders>
              <w:top w:val="single" w:sz="4" w:space="0" w:color="auto"/>
              <w:left w:val="single" w:sz="4" w:space="0" w:color="auto"/>
              <w:bottom w:val="single" w:sz="4" w:space="0" w:color="auto"/>
              <w:right w:val="single" w:sz="4" w:space="0" w:color="auto"/>
            </w:tcBorders>
            <w:vAlign w:val="center"/>
            <w:tcPrChange w:id="13897" w:author="gu832116" w:date="2015-02-09T18:33:00Z">
              <w:tcPr>
                <w:tcW w:w="4338" w:type="dxa"/>
                <w:tcBorders>
                  <w:top w:val="single" w:sz="4" w:space="0" w:color="auto"/>
                  <w:left w:val="single" w:sz="4" w:space="0" w:color="auto"/>
                  <w:bottom w:val="single" w:sz="4" w:space="0" w:color="auto"/>
                  <w:right w:val="single" w:sz="4" w:space="0" w:color="auto"/>
                </w:tcBorders>
                <w:vAlign w:val="center"/>
              </w:tcPr>
            </w:tcPrChange>
          </w:tcPr>
          <w:p w14:paraId="520C6C51" w14:textId="5E4A73D5" w:rsidR="002C0822" w:rsidRPr="002C0822" w:rsidRDefault="002C0822" w:rsidP="00A87173">
            <w:pPr>
              <w:rPr>
                <w:ins w:id="13898" w:author="gu832116" w:date="2015-02-09T18:30:00Z"/>
                <w:rFonts w:asciiTheme="minorHAnsi" w:hAnsiTheme="minorHAnsi" w:cstheme="minorHAnsi"/>
                <w:color w:val="000000"/>
                <w:sz w:val="18"/>
                <w:szCs w:val="16"/>
              </w:rPr>
            </w:pPr>
            <w:ins w:id="13899" w:author="gu832116" w:date="2015-02-09T18:31:00Z">
              <w:r w:rsidRPr="002C0822">
                <w:rPr>
                  <w:rFonts w:asciiTheme="minorHAnsi" w:hAnsiTheme="minorHAnsi" w:cstheme="minorHAnsi"/>
                  <w:color w:val="000000"/>
                  <w:sz w:val="18"/>
                  <w:szCs w:val="16"/>
                </w:rPr>
                <w:t>/u25/ftp/ISRVE_FEEDS_IN/DMO_PPM/MEXICO/ERP/ </w:t>
              </w:r>
            </w:ins>
          </w:p>
        </w:tc>
        <w:tc>
          <w:tcPr>
            <w:tcW w:w="1620" w:type="dxa"/>
            <w:tcBorders>
              <w:top w:val="single" w:sz="4" w:space="0" w:color="auto"/>
              <w:left w:val="single" w:sz="4" w:space="0" w:color="auto"/>
              <w:bottom w:val="single" w:sz="4" w:space="0" w:color="auto"/>
              <w:right w:val="single" w:sz="4" w:space="0" w:color="auto"/>
            </w:tcBorders>
            <w:tcPrChange w:id="13900" w:author="gu832116" w:date="2015-02-09T18:33:00Z">
              <w:tcPr>
                <w:tcW w:w="1620" w:type="dxa"/>
                <w:tcBorders>
                  <w:top w:val="single" w:sz="4" w:space="0" w:color="auto"/>
                  <w:left w:val="single" w:sz="4" w:space="0" w:color="auto"/>
                  <w:bottom w:val="single" w:sz="4" w:space="0" w:color="auto"/>
                  <w:right w:val="single" w:sz="4" w:space="0" w:color="auto"/>
                </w:tcBorders>
              </w:tcPr>
            </w:tcPrChange>
          </w:tcPr>
          <w:p w14:paraId="568B9C79" w14:textId="4B976189" w:rsidR="002C0822" w:rsidRPr="00D30FA1" w:rsidRDefault="002C0822" w:rsidP="00B36295">
            <w:pPr>
              <w:jc w:val="center"/>
              <w:rPr>
                <w:ins w:id="13901" w:author="gu832116" w:date="2015-02-09T18:30:00Z"/>
                <w:rFonts w:asciiTheme="minorHAnsi" w:hAnsiTheme="minorHAnsi" w:cstheme="minorHAnsi"/>
              </w:rPr>
            </w:pPr>
            <w:ins w:id="13902" w:author="gu832116" w:date="2015-02-09T18:32:00Z">
              <w:r w:rsidRPr="007719C9">
                <w:rPr>
                  <w:rFonts w:asciiTheme="minorHAnsi" w:hAnsiTheme="minorHAnsi" w:cstheme="minorHAnsi"/>
                </w:rPr>
                <w:t>sftp</w:t>
              </w:r>
            </w:ins>
          </w:p>
        </w:tc>
        <w:tc>
          <w:tcPr>
            <w:tcW w:w="1080" w:type="dxa"/>
            <w:tcBorders>
              <w:top w:val="single" w:sz="4" w:space="0" w:color="auto"/>
              <w:left w:val="single" w:sz="4" w:space="0" w:color="auto"/>
              <w:bottom w:val="single" w:sz="4" w:space="0" w:color="auto"/>
              <w:right w:val="single" w:sz="4" w:space="0" w:color="auto"/>
            </w:tcBorders>
            <w:vAlign w:val="center"/>
            <w:tcPrChange w:id="13903" w:author="gu832116" w:date="2015-02-09T18:33:00Z">
              <w:tcPr>
                <w:tcW w:w="1080" w:type="dxa"/>
                <w:tcBorders>
                  <w:top w:val="single" w:sz="4" w:space="0" w:color="auto"/>
                  <w:left w:val="single" w:sz="4" w:space="0" w:color="auto"/>
                  <w:bottom w:val="single" w:sz="4" w:space="0" w:color="auto"/>
                  <w:right w:val="single" w:sz="4" w:space="0" w:color="auto"/>
                </w:tcBorders>
                <w:vAlign w:val="center"/>
              </w:tcPr>
            </w:tcPrChange>
          </w:tcPr>
          <w:p w14:paraId="7C2CA41A" w14:textId="69AD13A0" w:rsidR="002C0822" w:rsidRPr="00D30FA1" w:rsidRDefault="00D62ACF" w:rsidP="00B36295">
            <w:pPr>
              <w:jc w:val="center"/>
              <w:rPr>
                <w:ins w:id="13904" w:author="gu832116" w:date="2015-02-09T18:30:00Z"/>
                <w:rFonts w:asciiTheme="minorHAnsi" w:hAnsiTheme="minorHAnsi" w:cstheme="minorHAnsi"/>
              </w:rPr>
            </w:pPr>
            <w:ins w:id="13905" w:author="gu832116" w:date="2015-02-09T18:34:00Z">
              <w:r>
                <w:rPr>
                  <w:rFonts w:asciiTheme="minorHAnsi" w:hAnsiTheme="minorHAnsi" w:cstheme="minorHAnsi"/>
                </w:rPr>
                <w:t>ERP</w:t>
              </w:r>
            </w:ins>
          </w:p>
        </w:tc>
      </w:tr>
    </w:tbl>
    <w:p w14:paraId="37F10C84" w14:textId="77777777" w:rsidR="002A5C1E" w:rsidRDefault="002A5C1E" w:rsidP="002A5C1E">
      <w:pPr>
        <w:rPr>
          <w:ins w:id="13906" w:author="gu832116" w:date="2015-03-24T16:43:00Z"/>
          <w:rFonts w:asciiTheme="minorHAnsi" w:hAnsiTheme="minorHAnsi" w:cstheme="minorHAnsi"/>
        </w:rPr>
      </w:pPr>
    </w:p>
    <w:p w14:paraId="650338A0" w14:textId="77777777" w:rsidR="004C130B" w:rsidRPr="00A22319" w:rsidRDefault="004C130B" w:rsidP="00A22319">
      <w:pPr>
        <w:rPr>
          <w:ins w:id="13907" w:author="gu832116" w:date="2015-03-24T16:43:00Z"/>
        </w:rPr>
      </w:pPr>
    </w:p>
    <w:tbl>
      <w:tblPr>
        <w:tblW w:w="7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60"/>
        <w:gridCol w:w="1120"/>
        <w:gridCol w:w="960"/>
        <w:gridCol w:w="3410"/>
        <w:gridCol w:w="1050"/>
      </w:tblGrid>
      <w:tr w:rsidR="004C130B" w:rsidRPr="004C130B" w14:paraId="4F4A9DDB" w14:textId="77777777" w:rsidTr="0072453E">
        <w:trPr>
          <w:trHeight w:val="495"/>
          <w:ins w:id="13908" w:author="gu832116" w:date="2015-03-24T16:43:00Z"/>
        </w:trPr>
        <w:tc>
          <w:tcPr>
            <w:tcW w:w="1260" w:type="dxa"/>
            <w:shd w:val="clear" w:color="auto" w:fill="D9D9D9"/>
            <w:tcMar>
              <w:top w:w="0" w:type="dxa"/>
              <w:left w:w="108" w:type="dxa"/>
              <w:bottom w:w="0" w:type="dxa"/>
              <w:right w:w="108" w:type="dxa"/>
            </w:tcMar>
            <w:vAlign w:val="bottom"/>
            <w:hideMark/>
          </w:tcPr>
          <w:p w14:paraId="47A0358E" w14:textId="77777777" w:rsidR="004C130B" w:rsidRPr="004C130B" w:rsidRDefault="004C130B" w:rsidP="0072453E">
            <w:pPr>
              <w:jc w:val="center"/>
              <w:rPr>
                <w:ins w:id="13909" w:author="gu832116" w:date="2015-03-24T16:43:00Z"/>
                <w:rFonts w:asciiTheme="minorHAnsi" w:eastAsiaTheme="minorHAnsi" w:hAnsiTheme="minorHAnsi" w:cs="Arial"/>
                <w:b/>
                <w:bCs/>
                <w:sz w:val="18"/>
                <w:szCs w:val="18"/>
              </w:rPr>
            </w:pPr>
            <w:ins w:id="13910" w:author="gu832116" w:date="2015-03-24T16:43:00Z">
              <w:r w:rsidRPr="004C130B">
                <w:rPr>
                  <w:rFonts w:asciiTheme="minorHAnsi" w:hAnsiTheme="minorHAnsi" w:cs="Arial"/>
                  <w:b/>
                  <w:bCs/>
                  <w:sz w:val="18"/>
                  <w:szCs w:val="18"/>
                </w:rPr>
                <w:t>PMG #</w:t>
              </w:r>
            </w:ins>
          </w:p>
        </w:tc>
        <w:tc>
          <w:tcPr>
            <w:tcW w:w="1120" w:type="dxa"/>
            <w:shd w:val="clear" w:color="auto" w:fill="D9D9D9"/>
            <w:tcMar>
              <w:top w:w="0" w:type="dxa"/>
              <w:left w:w="108" w:type="dxa"/>
              <w:bottom w:w="0" w:type="dxa"/>
              <w:right w:w="108" w:type="dxa"/>
            </w:tcMar>
            <w:vAlign w:val="bottom"/>
            <w:hideMark/>
          </w:tcPr>
          <w:p w14:paraId="6833717C" w14:textId="77777777" w:rsidR="004C130B" w:rsidRPr="004C130B" w:rsidRDefault="004C130B" w:rsidP="0072453E">
            <w:pPr>
              <w:rPr>
                <w:ins w:id="13911" w:author="gu832116" w:date="2015-03-24T16:43:00Z"/>
                <w:rFonts w:asciiTheme="minorHAnsi" w:eastAsiaTheme="minorHAnsi" w:hAnsiTheme="minorHAnsi" w:cs="Arial"/>
                <w:b/>
                <w:bCs/>
                <w:sz w:val="18"/>
                <w:szCs w:val="18"/>
              </w:rPr>
            </w:pPr>
            <w:ins w:id="13912" w:author="gu832116" w:date="2015-03-24T16:43:00Z">
              <w:r w:rsidRPr="004C130B">
                <w:rPr>
                  <w:rFonts w:asciiTheme="minorHAnsi" w:hAnsiTheme="minorHAnsi" w:cs="Arial"/>
                  <w:b/>
                  <w:bCs/>
                  <w:sz w:val="18"/>
                  <w:szCs w:val="18"/>
                </w:rPr>
                <w:t>First Name</w:t>
              </w:r>
            </w:ins>
          </w:p>
        </w:tc>
        <w:tc>
          <w:tcPr>
            <w:tcW w:w="960" w:type="dxa"/>
            <w:shd w:val="clear" w:color="auto" w:fill="D9D9D9"/>
            <w:tcMar>
              <w:top w:w="0" w:type="dxa"/>
              <w:left w:w="108" w:type="dxa"/>
              <w:bottom w:w="0" w:type="dxa"/>
              <w:right w:w="108" w:type="dxa"/>
            </w:tcMar>
            <w:vAlign w:val="bottom"/>
            <w:hideMark/>
          </w:tcPr>
          <w:p w14:paraId="18958747" w14:textId="77777777" w:rsidR="004C130B" w:rsidRPr="004C130B" w:rsidRDefault="004C130B" w:rsidP="0072453E">
            <w:pPr>
              <w:rPr>
                <w:ins w:id="13913" w:author="gu832116" w:date="2015-03-24T16:43:00Z"/>
                <w:rFonts w:asciiTheme="minorHAnsi" w:eastAsiaTheme="minorHAnsi" w:hAnsiTheme="minorHAnsi" w:cs="Arial"/>
                <w:b/>
                <w:bCs/>
                <w:sz w:val="18"/>
                <w:szCs w:val="18"/>
              </w:rPr>
            </w:pPr>
            <w:ins w:id="13914" w:author="gu832116" w:date="2015-03-24T16:43:00Z">
              <w:r w:rsidRPr="004C130B">
                <w:rPr>
                  <w:rFonts w:asciiTheme="minorHAnsi" w:hAnsiTheme="minorHAnsi" w:cs="Arial"/>
                  <w:b/>
                  <w:bCs/>
                  <w:sz w:val="18"/>
                  <w:szCs w:val="18"/>
                </w:rPr>
                <w:t>Last Name</w:t>
              </w:r>
            </w:ins>
          </w:p>
        </w:tc>
        <w:tc>
          <w:tcPr>
            <w:tcW w:w="3410" w:type="dxa"/>
            <w:shd w:val="clear" w:color="auto" w:fill="D9D9D9"/>
            <w:tcMar>
              <w:top w:w="0" w:type="dxa"/>
              <w:left w:w="108" w:type="dxa"/>
              <w:bottom w:w="0" w:type="dxa"/>
              <w:right w:w="108" w:type="dxa"/>
            </w:tcMar>
            <w:vAlign w:val="bottom"/>
            <w:hideMark/>
          </w:tcPr>
          <w:p w14:paraId="3B73717B" w14:textId="77777777" w:rsidR="004C130B" w:rsidRPr="004C130B" w:rsidRDefault="004C130B" w:rsidP="0072453E">
            <w:pPr>
              <w:rPr>
                <w:ins w:id="13915" w:author="gu832116" w:date="2015-03-24T16:43:00Z"/>
                <w:rFonts w:asciiTheme="minorHAnsi" w:eastAsiaTheme="minorHAnsi" w:hAnsiTheme="minorHAnsi" w:cs="Arial"/>
                <w:b/>
                <w:bCs/>
                <w:sz w:val="18"/>
                <w:szCs w:val="18"/>
              </w:rPr>
            </w:pPr>
            <w:ins w:id="13916" w:author="gu832116" w:date="2015-03-24T16:43:00Z">
              <w:r w:rsidRPr="004C130B">
                <w:rPr>
                  <w:rFonts w:asciiTheme="minorHAnsi" w:hAnsiTheme="minorHAnsi" w:cs="Arial"/>
                  <w:b/>
                  <w:bCs/>
                  <w:sz w:val="18"/>
                  <w:szCs w:val="18"/>
                </w:rPr>
                <w:t>Company (Optional)</w:t>
              </w:r>
            </w:ins>
          </w:p>
        </w:tc>
        <w:tc>
          <w:tcPr>
            <w:tcW w:w="1050" w:type="dxa"/>
            <w:shd w:val="clear" w:color="auto" w:fill="D9D9D9"/>
            <w:noWrap/>
            <w:tcMar>
              <w:top w:w="0" w:type="dxa"/>
              <w:left w:w="108" w:type="dxa"/>
              <w:bottom w:w="0" w:type="dxa"/>
              <w:right w:w="108" w:type="dxa"/>
            </w:tcMar>
            <w:vAlign w:val="bottom"/>
            <w:hideMark/>
          </w:tcPr>
          <w:p w14:paraId="56D5487C" w14:textId="77777777" w:rsidR="004C130B" w:rsidRPr="004C130B" w:rsidRDefault="004C130B" w:rsidP="0072453E">
            <w:pPr>
              <w:rPr>
                <w:ins w:id="13917" w:author="gu832116" w:date="2015-03-24T16:43:00Z"/>
                <w:rFonts w:asciiTheme="minorHAnsi" w:eastAsiaTheme="minorHAnsi" w:hAnsiTheme="minorHAnsi"/>
                <w:b/>
                <w:bCs/>
                <w:color w:val="000000"/>
                <w:sz w:val="22"/>
                <w:szCs w:val="22"/>
              </w:rPr>
            </w:pPr>
            <w:ins w:id="13918" w:author="gu832116" w:date="2015-03-24T16:43:00Z">
              <w:r w:rsidRPr="004C130B">
                <w:rPr>
                  <w:rFonts w:asciiTheme="minorHAnsi" w:hAnsiTheme="minorHAnsi"/>
                  <w:b/>
                  <w:bCs/>
                  <w:color w:val="000000"/>
                  <w:sz w:val="22"/>
                  <w:szCs w:val="22"/>
                </w:rPr>
                <w:t>Supplier ID</w:t>
              </w:r>
            </w:ins>
          </w:p>
        </w:tc>
      </w:tr>
      <w:tr w:rsidR="004C130B" w:rsidRPr="004C130B" w14:paraId="09C5A330" w14:textId="77777777" w:rsidTr="0072453E">
        <w:trPr>
          <w:trHeight w:val="300"/>
          <w:ins w:id="13919" w:author="gu832116" w:date="2015-03-24T16:43:00Z"/>
        </w:trPr>
        <w:tc>
          <w:tcPr>
            <w:tcW w:w="1260" w:type="dxa"/>
            <w:noWrap/>
            <w:tcMar>
              <w:top w:w="0" w:type="dxa"/>
              <w:left w:w="108" w:type="dxa"/>
              <w:bottom w:w="0" w:type="dxa"/>
              <w:right w:w="108" w:type="dxa"/>
            </w:tcMar>
            <w:vAlign w:val="bottom"/>
            <w:hideMark/>
          </w:tcPr>
          <w:p w14:paraId="7C96A81B" w14:textId="77777777" w:rsidR="004C130B" w:rsidRPr="004C130B" w:rsidRDefault="004C130B" w:rsidP="0072453E">
            <w:pPr>
              <w:jc w:val="center"/>
              <w:rPr>
                <w:ins w:id="13920" w:author="gu832116" w:date="2015-03-24T16:43:00Z"/>
                <w:rFonts w:asciiTheme="minorHAnsi" w:eastAsiaTheme="minorHAnsi" w:hAnsiTheme="minorHAnsi" w:cs="Arial"/>
                <w:sz w:val="18"/>
                <w:szCs w:val="18"/>
              </w:rPr>
            </w:pPr>
            <w:ins w:id="13921" w:author="gu832116" w:date="2015-03-24T16:43:00Z">
              <w:r w:rsidRPr="004C130B">
                <w:rPr>
                  <w:rFonts w:asciiTheme="minorHAnsi" w:hAnsiTheme="minorHAnsi" w:cs="Arial"/>
                  <w:sz w:val="18"/>
                  <w:szCs w:val="18"/>
                </w:rPr>
                <w:t>207716</w:t>
              </w:r>
            </w:ins>
          </w:p>
        </w:tc>
        <w:tc>
          <w:tcPr>
            <w:tcW w:w="1120" w:type="dxa"/>
            <w:noWrap/>
            <w:tcMar>
              <w:top w:w="0" w:type="dxa"/>
              <w:left w:w="108" w:type="dxa"/>
              <w:bottom w:w="0" w:type="dxa"/>
              <w:right w:w="108" w:type="dxa"/>
            </w:tcMar>
            <w:vAlign w:val="bottom"/>
            <w:hideMark/>
          </w:tcPr>
          <w:p w14:paraId="3ABC13F0" w14:textId="77777777" w:rsidR="004C130B" w:rsidRPr="004C130B" w:rsidRDefault="004C130B" w:rsidP="0072453E">
            <w:pPr>
              <w:rPr>
                <w:ins w:id="13922" w:author="gu832116" w:date="2015-03-24T16:43:00Z"/>
                <w:rFonts w:asciiTheme="minorHAnsi" w:eastAsiaTheme="minorHAnsi" w:hAnsiTheme="minorHAnsi" w:cs="Arial"/>
                <w:sz w:val="18"/>
                <w:szCs w:val="18"/>
              </w:rPr>
            </w:pPr>
            <w:ins w:id="13923" w:author="gu832116" w:date="2015-03-24T16:43:00Z">
              <w:r w:rsidRPr="004C130B">
                <w:rPr>
                  <w:rFonts w:asciiTheme="minorHAnsi" w:hAnsiTheme="minorHAnsi" w:cs="Arial"/>
                  <w:sz w:val="18"/>
                  <w:szCs w:val="18"/>
                </w:rPr>
                <w:t>DMO</w:t>
              </w:r>
            </w:ins>
          </w:p>
        </w:tc>
        <w:tc>
          <w:tcPr>
            <w:tcW w:w="960" w:type="dxa"/>
            <w:noWrap/>
            <w:tcMar>
              <w:top w:w="0" w:type="dxa"/>
              <w:left w:w="108" w:type="dxa"/>
              <w:bottom w:w="0" w:type="dxa"/>
              <w:right w:w="108" w:type="dxa"/>
            </w:tcMar>
            <w:vAlign w:val="bottom"/>
            <w:hideMark/>
          </w:tcPr>
          <w:p w14:paraId="5C55A90A" w14:textId="77777777" w:rsidR="004C130B" w:rsidRPr="004C130B" w:rsidRDefault="004C130B" w:rsidP="0072453E">
            <w:pPr>
              <w:rPr>
                <w:ins w:id="13924" w:author="gu832116" w:date="2015-03-24T16:43:00Z"/>
                <w:rFonts w:asciiTheme="minorHAnsi" w:eastAsiaTheme="minorHAnsi" w:hAnsiTheme="minorHAnsi" w:cs="Arial"/>
                <w:sz w:val="18"/>
                <w:szCs w:val="18"/>
              </w:rPr>
            </w:pPr>
            <w:ins w:id="13925" w:author="gu832116" w:date="2015-03-24T16:43:00Z">
              <w:r w:rsidRPr="004C130B">
                <w:rPr>
                  <w:rFonts w:asciiTheme="minorHAnsi" w:hAnsiTheme="minorHAnsi" w:cs="Arial"/>
                  <w:sz w:val="18"/>
                  <w:szCs w:val="18"/>
                </w:rPr>
                <w:t>IMMX</w:t>
              </w:r>
            </w:ins>
          </w:p>
        </w:tc>
        <w:tc>
          <w:tcPr>
            <w:tcW w:w="3410" w:type="dxa"/>
            <w:noWrap/>
            <w:tcMar>
              <w:top w:w="0" w:type="dxa"/>
              <w:left w:w="108" w:type="dxa"/>
              <w:bottom w:w="0" w:type="dxa"/>
              <w:right w:w="108" w:type="dxa"/>
            </w:tcMar>
            <w:vAlign w:val="bottom"/>
            <w:hideMark/>
          </w:tcPr>
          <w:p w14:paraId="5D42D014" w14:textId="77777777" w:rsidR="004C130B" w:rsidRPr="004C130B" w:rsidRDefault="004C130B" w:rsidP="0072453E">
            <w:pPr>
              <w:rPr>
                <w:ins w:id="13926" w:author="gu832116" w:date="2015-03-24T16:43:00Z"/>
                <w:rFonts w:asciiTheme="minorHAnsi" w:eastAsiaTheme="minorHAnsi" w:hAnsiTheme="minorHAnsi" w:cs="Arial"/>
                <w:sz w:val="16"/>
                <w:szCs w:val="16"/>
              </w:rPr>
            </w:pPr>
            <w:ins w:id="13927" w:author="gu832116" w:date="2015-03-24T16:43:00Z">
              <w:r w:rsidRPr="004C130B">
                <w:rPr>
                  <w:rFonts w:asciiTheme="minorHAnsi" w:hAnsiTheme="minorHAnsi" w:cs="Arial"/>
                  <w:sz w:val="16"/>
                  <w:szCs w:val="16"/>
                </w:rPr>
                <w:t>Ingram MIcro Mexico SA DE CV</w:t>
              </w:r>
            </w:ins>
          </w:p>
        </w:tc>
        <w:tc>
          <w:tcPr>
            <w:tcW w:w="1050" w:type="dxa"/>
            <w:noWrap/>
            <w:tcMar>
              <w:top w:w="0" w:type="dxa"/>
              <w:left w:w="108" w:type="dxa"/>
              <w:bottom w:w="0" w:type="dxa"/>
              <w:right w:w="108" w:type="dxa"/>
            </w:tcMar>
            <w:vAlign w:val="bottom"/>
            <w:hideMark/>
          </w:tcPr>
          <w:p w14:paraId="67357B3C" w14:textId="77777777" w:rsidR="004C130B" w:rsidRPr="004C130B" w:rsidRDefault="004C130B" w:rsidP="0072453E">
            <w:pPr>
              <w:jc w:val="right"/>
              <w:rPr>
                <w:ins w:id="13928" w:author="gu832116" w:date="2015-03-24T16:43:00Z"/>
                <w:rFonts w:asciiTheme="minorHAnsi" w:eastAsiaTheme="minorHAnsi" w:hAnsiTheme="minorHAnsi" w:cs="Arial"/>
                <w:sz w:val="18"/>
                <w:szCs w:val="18"/>
              </w:rPr>
            </w:pPr>
            <w:ins w:id="13929" w:author="gu832116" w:date="2015-03-24T16:43:00Z">
              <w:r w:rsidRPr="004C130B">
                <w:rPr>
                  <w:rFonts w:asciiTheme="minorHAnsi" w:hAnsiTheme="minorHAnsi" w:cs="Arial"/>
                  <w:sz w:val="18"/>
                  <w:szCs w:val="18"/>
                </w:rPr>
                <w:t xml:space="preserve"> q4L7CCP4 </w:t>
              </w:r>
            </w:ins>
          </w:p>
        </w:tc>
      </w:tr>
      <w:tr w:rsidR="004C130B" w:rsidRPr="004C130B" w14:paraId="28AB396B" w14:textId="77777777" w:rsidTr="0072453E">
        <w:trPr>
          <w:trHeight w:val="300"/>
          <w:ins w:id="13930" w:author="gu832116" w:date="2015-03-24T16:43:00Z"/>
        </w:trPr>
        <w:tc>
          <w:tcPr>
            <w:tcW w:w="1260" w:type="dxa"/>
            <w:noWrap/>
            <w:tcMar>
              <w:top w:w="0" w:type="dxa"/>
              <w:left w:w="108" w:type="dxa"/>
              <w:bottom w:w="0" w:type="dxa"/>
              <w:right w:w="108" w:type="dxa"/>
            </w:tcMar>
            <w:vAlign w:val="bottom"/>
            <w:hideMark/>
          </w:tcPr>
          <w:p w14:paraId="7E121B9C" w14:textId="77777777" w:rsidR="004C130B" w:rsidRPr="004C130B" w:rsidRDefault="004C130B" w:rsidP="0072453E">
            <w:pPr>
              <w:jc w:val="center"/>
              <w:rPr>
                <w:ins w:id="13931" w:author="gu832116" w:date="2015-03-24T16:43:00Z"/>
                <w:rFonts w:asciiTheme="minorHAnsi" w:eastAsiaTheme="minorHAnsi" w:hAnsiTheme="minorHAnsi" w:cs="Arial"/>
                <w:sz w:val="18"/>
                <w:szCs w:val="18"/>
              </w:rPr>
            </w:pPr>
            <w:ins w:id="13932" w:author="gu832116" w:date="2015-03-24T16:43:00Z">
              <w:r w:rsidRPr="004C130B">
                <w:rPr>
                  <w:rFonts w:asciiTheme="minorHAnsi" w:hAnsiTheme="minorHAnsi" w:cs="Arial"/>
                  <w:sz w:val="18"/>
                  <w:szCs w:val="18"/>
                </w:rPr>
                <w:t>207716</w:t>
              </w:r>
            </w:ins>
          </w:p>
        </w:tc>
        <w:tc>
          <w:tcPr>
            <w:tcW w:w="1120" w:type="dxa"/>
            <w:noWrap/>
            <w:tcMar>
              <w:top w:w="0" w:type="dxa"/>
              <w:left w:w="108" w:type="dxa"/>
              <w:bottom w:w="0" w:type="dxa"/>
              <w:right w:w="108" w:type="dxa"/>
            </w:tcMar>
            <w:vAlign w:val="bottom"/>
            <w:hideMark/>
          </w:tcPr>
          <w:p w14:paraId="17BA3233" w14:textId="77777777" w:rsidR="004C130B" w:rsidRPr="004C130B" w:rsidRDefault="004C130B" w:rsidP="0072453E">
            <w:pPr>
              <w:rPr>
                <w:ins w:id="13933" w:author="gu832116" w:date="2015-03-24T16:43:00Z"/>
                <w:rFonts w:asciiTheme="minorHAnsi" w:eastAsiaTheme="minorHAnsi" w:hAnsiTheme="minorHAnsi" w:cs="Arial"/>
                <w:sz w:val="18"/>
                <w:szCs w:val="18"/>
              </w:rPr>
            </w:pPr>
            <w:ins w:id="13934" w:author="gu832116" w:date="2015-03-24T16:43:00Z">
              <w:r w:rsidRPr="004C130B">
                <w:rPr>
                  <w:rFonts w:asciiTheme="minorHAnsi" w:hAnsiTheme="minorHAnsi" w:cs="Arial"/>
                  <w:sz w:val="18"/>
                  <w:szCs w:val="18"/>
                </w:rPr>
                <w:t>DMO</w:t>
              </w:r>
            </w:ins>
          </w:p>
        </w:tc>
        <w:tc>
          <w:tcPr>
            <w:tcW w:w="960" w:type="dxa"/>
            <w:noWrap/>
            <w:tcMar>
              <w:top w:w="0" w:type="dxa"/>
              <w:left w:w="108" w:type="dxa"/>
              <w:bottom w:w="0" w:type="dxa"/>
              <w:right w:w="108" w:type="dxa"/>
            </w:tcMar>
            <w:vAlign w:val="bottom"/>
            <w:hideMark/>
          </w:tcPr>
          <w:p w14:paraId="5D249230" w14:textId="77777777" w:rsidR="004C130B" w:rsidRPr="004C130B" w:rsidRDefault="004C130B" w:rsidP="0072453E">
            <w:pPr>
              <w:rPr>
                <w:ins w:id="13935" w:author="gu832116" w:date="2015-03-24T16:43:00Z"/>
                <w:rFonts w:asciiTheme="minorHAnsi" w:eastAsiaTheme="minorHAnsi" w:hAnsiTheme="minorHAnsi" w:cs="Arial"/>
                <w:sz w:val="18"/>
                <w:szCs w:val="18"/>
              </w:rPr>
            </w:pPr>
            <w:ins w:id="13936" w:author="gu832116" w:date="2015-03-24T16:43:00Z">
              <w:r w:rsidRPr="004C130B">
                <w:rPr>
                  <w:rFonts w:asciiTheme="minorHAnsi" w:hAnsiTheme="minorHAnsi" w:cs="Arial"/>
                  <w:sz w:val="18"/>
                  <w:szCs w:val="18"/>
                </w:rPr>
                <w:t>ADMS</w:t>
              </w:r>
            </w:ins>
          </w:p>
        </w:tc>
        <w:tc>
          <w:tcPr>
            <w:tcW w:w="3410" w:type="dxa"/>
            <w:noWrap/>
            <w:tcMar>
              <w:top w:w="0" w:type="dxa"/>
              <w:left w:w="108" w:type="dxa"/>
              <w:bottom w:w="0" w:type="dxa"/>
              <w:right w:w="108" w:type="dxa"/>
            </w:tcMar>
            <w:vAlign w:val="bottom"/>
            <w:hideMark/>
          </w:tcPr>
          <w:p w14:paraId="5F091619" w14:textId="77777777" w:rsidR="004C130B" w:rsidRPr="004C130B" w:rsidRDefault="004C130B" w:rsidP="0072453E">
            <w:pPr>
              <w:rPr>
                <w:ins w:id="13937" w:author="gu832116" w:date="2015-03-24T16:43:00Z"/>
                <w:rFonts w:asciiTheme="minorHAnsi" w:eastAsiaTheme="minorHAnsi" w:hAnsiTheme="minorHAnsi" w:cs="Arial"/>
                <w:sz w:val="16"/>
                <w:szCs w:val="16"/>
              </w:rPr>
            </w:pPr>
            <w:ins w:id="13938" w:author="gu832116" w:date="2015-03-24T16:43:00Z">
              <w:r w:rsidRPr="004C130B">
                <w:rPr>
                  <w:rFonts w:asciiTheme="minorHAnsi" w:hAnsiTheme="minorHAnsi" w:cs="Arial"/>
                  <w:sz w:val="16"/>
                  <w:szCs w:val="16"/>
                </w:rPr>
                <w:t>AZERTY DE MEXICO SA DE CV</w:t>
              </w:r>
            </w:ins>
          </w:p>
        </w:tc>
        <w:tc>
          <w:tcPr>
            <w:tcW w:w="1050" w:type="dxa"/>
            <w:noWrap/>
            <w:tcMar>
              <w:top w:w="0" w:type="dxa"/>
              <w:left w:w="108" w:type="dxa"/>
              <w:bottom w:w="0" w:type="dxa"/>
              <w:right w:w="108" w:type="dxa"/>
            </w:tcMar>
            <w:vAlign w:val="bottom"/>
            <w:hideMark/>
          </w:tcPr>
          <w:p w14:paraId="7AA1B50A" w14:textId="77777777" w:rsidR="004C130B" w:rsidRPr="004C130B" w:rsidRDefault="004C130B" w:rsidP="0072453E">
            <w:pPr>
              <w:jc w:val="right"/>
              <w:rPr>
                <w:ins w:id="13939" w:author="gu832116" w:date="2015-03-24T16:43:00Z"/>
                <w:rFonts w:asciiTheme="minorHAnsi" w:eastAsiaTheme="minorHAnsi" w:hAnsiTheme="minorHAnsi" w:cs="Arial"/>
                <w:sz w:val="18"/>
                <w:szCs w:val="18"/>
              </w:rPr>
            </w:pPr>
            <w:ins w:id="13940" w:author="gu832116" w:date="2015-03-24T16:43:00Z">
              <w:r w:rsidRPr="004C130B">
                <w:rPr>
                  <w:rFonts w:asciiTheme="minorHAnsi" w:hAnsiTheme="minorHAnsi" w:cs="Arial"/>
                  <w:sz w:val="18"/>
                  <w:szCs w:val="18"/>
                </w:rPr>
                <w:t>q4L7CJ8V</w:t>
              </w:r>
            </w:ins>
          </w:p>
        </w:tc>
      </w:tr>
      <w:tr w:rsidR="004C130B" w:rsidRPr="004C130B" w14:paraId="6761EDDA" w14:textId="77777777" w:rsidTr="0072453E">
        <w:trPr>
          <w:trHeight w:val="300"/>
          <w:ins w:id="13941" w:author="gu832116" w:date="2015-03-24T16:43:00Z"/>
        </w:trPr>
        <w:tc>
          <w:tcPr>
            <w:tcW w:w="1260" w:type="dxa"/>
            <w:noWrap/>
            <w:tcMar>
              <w:top w:w="0" w:type="dxa"/>
              <w:left w:w="108" w:type="dxa"/>
              <w:bottom w:w="0" w:type="dxa"/>
              <w:right w:w="108" w:type="dxa"/>
            </w:tcMar>
            <w:vAlign w:val="bottom"/>
            <w:hideMark/>
          </w:tcPr>
          <w:p w14:paraId="4BC69038" w14:textId="77777777" w:rsidR="004C130B" w:rsidRPr="004C130B" w:rsidRDefault="004C130B" w:rsidP="0072453E">
            <w:pPr>
              <w:jc w:val="center"/>
              <w:rPr>
                <w:ins w:id="13942" w:author="gu832116" w:date="2015-03-24T16:43:00Z"/>
                <w:rFonts w:asciiTheme="minorHAnsi" w:eastAsiaTheme="minorHAnsi" w:hAnsiTheme="minorHAnsi" w:cs="Arial"/>
                <w:sz w:val="18"/>
                <w:szCs w:val="18"/>
              </w:rPr>
            </w:pPr>
            <w:ins w:id="13943" w:author="gu832116" w:date="2015-03-24T16:43:00Z">
              <w:r w:rsidRPr="004C130B">
                <w:rPr>
                  <w:rFonts w:asciiTheme="minorHAnsi" w:hAnsiTheme="minorHAnsi" w:cs="Arial"/>
                  <w:sz w:val="18"/>
                  <w:szCs w:val="18"/>
                </w:rPr>
                <w:t>207716</w:t>
              </w:r>
            </w:ins>
          </w:p>
        </w:tc>
        <w:tc>
          <w:tcPr>
            <w:tcW w:w="1120" w:type="dxa"/>
            <w:noWrap/>
            <w:tcMar>
              <w:top w:w="0" w:type="dxa"/>
              <w:left w:w="108" w:type="dxa"/>
              <w:bottom w:w="0" w:type="dxa"/>
              <w:right w:w="108" w:type="dxa"/>
            </w:tcMar>
            <w:vAlign w:val="bottom"/>
            <w:hideMark/>
          </w:tcPr>
          <w:p w14:paraId="1B977FB9" w14:textId="77777777" w:rsidR="004C130B" w:rsidRPr="004C130B" w:rsidRDefault="004C130B" w:rsidP="0072453E">
            <w:pPr>
              <w:rPr>
                <w:ins w:id="13944" w:author="gu832116" w:date="2015-03-24T16:43:00Z"/>
                <w:rFonts w:asciiTheme="minorHAnsi" w:eastAsiaTheme="minorHAnsi" w:hAnsiTheme="minorHAnsi" w:cs="Arial"/>
                <w:sz w:val="18"/>
                <w:szCs w:val="18"/>
              </w:rPr>
            </w:pPr>
            <w:ins w:id="13945" w:author="gu832116" w:date="2015-03-24T16:43:00Z">
              <w:r w:rsidRPr="004C130B">
                <w:rPr>
                  <w:rFonts w:asciiTheme="minorHAnsi" w:hAnsiTheme="minorHAnsi" w:cs="Arial"/>
                  <w:sz w:val="18"/>
                  <w:szCs w:val="18"/>
                </w:rPr>
                <w:t>DMO</w:t>
              </w:r>
            </w:ins>
          </w:p>
        </w:tc>
        <w:tc>
          <w:tcPr>
            <w:tcW w:w="960" w:type="dxa"/>
            <w:noWrap/>
            <w:tcMar>
              <w:top w:w="0" w:type="dxa"/>
              <w:left w:w="108" w:type="dxa"/>
              <w:bottom w:w="0" w:type="dxa"/>
              <w:right w:w="108" w:type="dxa"/>
            </w:tcMar>
            <w:vAlign w:val="bottom"/>
            <w:hideMark/>
          </w:tcPr>
          <w:p w14:paraId="1E0BABB5" w14:textId="77777777" w:rsidR="004C130B" w:rsidRPr="004C130B" w:rsidRDefault="004C130B" w:rsidP="0072453E">
            <w:pPr>
              <w:rPr>
                <w:ins w:id="13946" w:author="gu832116" w:date="2015-03-24T16:43:00Z"/>
                <w:rFonts w:asciiTheme="minorHAnsi" w:eastAsiaTheme="minorHAnsi" w:hAnsiTheme="minorHAnsi" w:cs="Arial"/>
                <w:sz w:val="18"/>
                <w:szCs w:val="18"/>
              </w:rPr>
            </w:pPr>
            <w:ins w:id="13947" w:author="gu832116" w:date="2015-03-24T16:43:00Z">
              <w:r w:rsidRPr="004C130B">
                <w:rPr>
                  <w:rFonts w:asciiTheme="minorHAnsi" w:hAnsiTheme="minorHAnsi" w:cs="Arial"/>
                  <w:sz w:val="18"/>
                  <w:szCs w:val="18"/>
                </w:rPr>
                <w:t>CTIN</w:t>
              </w:r>
            </w:ins>
          </w:p>
        </w:tc>
        <w:tc>
          <w:tcPr>
            <w:tcW w:w="3410" w:type="dxa"/>
            <w:noWrap/>
            <w:tcMar>
              <w:top w:w="0" w:type="dxa"/>
              <w:left w:w="108" w:type="dxa"/>
              <w:bottom w:w="0" w:type="dxa"/>
              <w:right w:w="108" w:type="dxa"/>
            </w:tcMar>
            <w:vAlign w:val="bottom"/>
            <w:hideMark/>
          </w:tcPr>
          <w:p w14:paraId="40C70DE1" w14:textId="77777777" w:rsidR="004C130B" w:rsidRPr="004C130B" w:rsidRDefault="004C130B" w:rsidP="0072453E">
            <w:pPr>
              <w:rPr>
                <w:ins w:id="13948" w:author="gu832116" w:date="2015-03-24T16:43:00Z"/>
                <w:rFonts w:asciiTheme="minorHAnsi" w:eastAsiaTheme="minorHAnsi" w:hAnsiTheme="minorHAnsi" w:cs="Arial"/>
                <w:sz w:val="16"/>
                <w:szCs w:val="16"/>
              </w:rPr>
            </w:pPr>
            <w:ins w:id="13949" w:author="gu832116" w:date="2015-03-24T16:43:00Z">
              <w:r w:rsidRPr="004C130B">
                <w:rPr>
                  <w:rFonts w:asciiTheme="minorHAnsi" w:hAnsiTheme="minorHAnsi" w:cs="Arial"/>
                  <w:sz w:val="16"/>
                  <w:szCs w:val="16"/>
                </w:rPr>
                <w:t>CT Internacional Del Noroeste S DE CV</w:t>
              </w:r>
            </w:ins>
          </w:p>
        </w:tc>
        <w:tc>
          <w:tcPr>
            <w:tcW w:w="1050" w:type="dxa"/>
            <w:noWrap/>
            <w:tcMar>
              <w:top w:w="0" w:type="dxa"/>
              <w:left w:w="108" w:type="dxa"/>
              <w:bottom w:w="0" w:type="dxa"/>
              <w:right w:w="108" w:type="dxa"/>
            </w:tcMar>
            <w:vAlign w:val="bottom"/>
            <w:hideMark/>
          </w:tcPr>
          <w:p w14:paraId="2F6C4363" w14:textId="77777777" w:rsidR="004C130B" w:rsidRPr="004C130B" w:rsidRDefault="004C130B" w:rsidP="0072453E">
            <w:pPr>
              <w:jc w:val="right"/>
              <w:rPr>
                <w:ins w:id="13950" w:author="gu832116" w:date="2015-03-24T16:43:00Z"/>
                <w:rFonts w:asciiTheme="minorHAnsi" w:eastAsiaTheme="minorHAnsi" w:hAnsiTheme="minorHAnsi" w:cs="Arial"/>
                <w:sz w:val="18"/>
                <w:szCs w:val="18"/>
              </w:rPr>
            </w:pPr>
            <w:ins w:id="13951" w:author="gu832116" w:date="2015-03-24T16:43:00Z">
              <w:r w:rsidRPr="004C130B">
                <w:rPr>
                  <w:rFonts w:asciiTheme="minorHAnsi" w:hAnsiTheme="minorHAnsi" w:cs="Arial"/>
                  <w:sz w:val="18"/>
                  <w:szCs w:val="18"/>
                </w:rPr>
                <w:t xml:space="preserve">q4L7CP1T </w:t>
              </w:r>
            </w:ins>
          </w:p>
        </w:tc>
      </w:tr>
      <w:tr w:rsidR="004C130B" w:rsidRPr="004C130B" w14:paraId="00F51EEF" w14:textId="77777777" w:rsidTr="0072453E">
        <w:trPr>
          <w:trHeight w:val="300"/>
          <w:ins w:id="13952" w:author="gu832116" w:date="2015-03-24T16:43:00Z"/>
        </w:trPr>
        <w:tc>
          <w:tcPr>
            <w:tcW w:w="1260" w:type="dxa"/>
            <w:noWrap/>
            <w:tcMar>
              <w:top w:w="0" w:type="dxa"/>
              <w:left w:w="108" w:type="dxa"/>
              <w:bottom w:w="0" w:type="dxa"/>
              <w:right w:w="108" w:type="dxa"/>
            </w:tcMar>
            <w:vAlign w:val="bottom"/>
            <w:hideMark/>
          </w:tcPr>
          <w:p w14:paraId="32EEA993" w14:textId="77777777" w:rsidR="004C130B" w:rsidRPr="004C130B" w:rsidRDefault="004C130B" w:rsidP="0072453E">
            <w:pPr>
              <w:jc w:val="center"/>
              <w:rPr>
                <w:ins w:id="13953" w:author="gu832116" w:date="2015-03-24T16:43:00Z"/>
                <w:rFonts w:asciiTheme="minorHAnsi" w:eastAsiaTheme="minorHAnsi" w:hAnsiTheme="minorHAnsi" w:cs="Arial"/>
                <w:sz w:val="18"/>
                <w:szCs w:val="18"/>
              </w:rPr>
            </w:pPr>
            <w:ins w:id="13954" w:author="gu832116" w:date="2015-03-24T16:43:00Z">
              <w:r w:rsidRPr="004C130B">
                <w:rPr>
                  <w:rFonts w:asciiTheme="minorHAnsi" w:hAnsiTheme="minorHAnsi" w:cs="Arial"/>
                  <w:sz w:val="18"/>
                  <w:szCs w:val="18"/>
                </w:rPr>
                <w:t>207716</w:t>
              </w:r>
            </w:ins>
          </w:p>
        </w:tc>
        <w:tc>
          <w:tcPr>
            <w:tcW w:w="1120" w:type="dxa"/>
            <w:noWrap/>
            <w:tcMar>
              <w:top w:w="0" w:type="dxa"/>
              <w:left w:w="108" w:type="dxa"/>
              <w:bottom w:w="0" w:type="dxa"/>
              <w:right w:w="108" w:type="dxa"/>
            </w:tcMar>
            <w:vAlign w:val="bottom"/>
            <w:hideMark/>
          </w:tcPr>
          <w:p w14:paraId="08EC3D07" w14:textId="77777777" w:rsidR="004C130B" w:rsidRPr="004C130B" w:rsidRDefault="004C130B" w:rsidP="0072453E">
            <w:pPr>
              <w:rPr>
                <w:ins w:id="13955" w:author="gu832116" w:date="2015-03-24T16:43:00Z"/>
                <w:rFonts w:asciiTheme="minorHAnsi" w:eastAsiaTheme="minorHAnsi" w:hAnsiTheme="minorHAnsi" w:cs="Arial"/>
                <w:sz w:val="18"/>
                <w:szCs w:val="18"/>
              </w:rPr>
            </w:pPr>
            <w:ins w:id="13956" w:author="gu832116" w:date="2015-03-24T16:43:00Z">
              <w:r w:rsidRPr="004C130B">
                <w:rPr>
                  <w:rFonts w:asciiTheme="minorHAnsi" w:hAnsiTheme="minorHAnsi" w:cs="Arial"/>
                  <w:sz w:val="18"/>
                  <w:szCs w:val="18"/>
                </w:rPr>
                <w:t>DMO</w:t>
              </w:r>
            </w:ins>
          </w:p>
        </w:tc>
        <w:tc>
          <w:tcPr>
            <w:tcW w:w="960" w:type="dxa"/>
            <w:noWrap/>
            <w:tcMar>
              <w:top w:w="0" w:type="dxa"/>
              <w:left w:w="108" w:type="dxa"/>
              <w:bottom w:w="0" w:type="dxa"/>
              <w:right w:w="108" w:type="dxa"/>
            </w:tcMar>
            <w:vAlign w:val="bottom"/>
            <w:hideMark/>
          </w:tcPr>
          <w:p w14:paraId="69EDFA1A" w14:textId="77777777" w:rsidR="004C130B" w:rsidRPr="004C130B" w:rsidRDefault="004C130B" w:rsidP="0072453E">
            <w:pPr>
              <w:rPr>
                <w:ins w:id="13957" w:author="gu832116" w:date="2015-03-24T16:43:00Z"/>
                <w:rFonts w:asciiTheme="minorHAnsi" w:eastAsiaTheme="minorHAnsi" w:hAnsiTheme="minorHAnsi" w:cs="Arial"/>
                <w:sz w:val="18"/>
                <w:szCs w:val="18"/>
              </w:rPr>
            </w:pPr>
            <w:ins w:id="13958" w:author="gu832116" w:date="2015-03-24T16:43:00Z">
              <w:r w:rsidRPr="004C130B">
                <w:rPr>
                  <w:rFonts w:asciiTheme="minorHAnsi" w:hAnsiTheme="minorHAnsi" w:cs="Arial"/>
                  <w:sz w:val="18"/>
                  <w:szCs w:val="18"/>
                </w:rPr>
                <w:t>DTEK</w:t>
              </w:r>
            </w:ins>
          </w:p>
        </w:tc>
        <w:tc>
          <w:tcPr>
            <w:tcW w:w="3410" w:type="dxa"/>
            <w:noWrap/>
            <w:tcMar>
              <w:top w:w="0" w:type="dxa"/>
              <w:left w:w="108" w:type="dxa"/>
              <w:bottom w:w="0" w:type="dxa"/>
              <w:right w:w="108" w:type="dxa"/>
            </w:tcMar>
            <w:vAlign w:val="bottom"/>
            <w:hideMark/>
          </w:tcPr>
          <w:p w14:paraId="69A09900" w14:textId="77777777" w:rsidR="004C130B" w:rsidRPr="004C130B" w:rsidRDefault="004C130B" w:rsidP="0072453E">
            <w:pPr>
              <w:rPr>
                <w:ins w:id="13959" w:author="gu832116" w:date="2015-03-24T16:43:00Z"/>
                <w:rFonts w:asciiTheme="minorHAnsi" w:eastAsiaTheme="minorHAnsi" w:hAnsiTheme="minorHAnsi" w:cs="Arial"/>
                <w:sz w:val="16"/>
                <w:szCs w:val="16"/>
              </w:rPr>
            </w:pPr>
            <w:ins w:id="13960" w:author="gu832116" w:date="2015-03-24T16:43:00Z">
              <w:r w:rsidRPr="004C130B">
                <w:rPr>
                  <w:rFonts w:asciiTheme="minorHAnsi" w:hAnsiTheme="minorHAnsi" w:cs="Arial"/>
                  <w:sz w:val="16"/>
                  <w:szCs w:val="16"/>
                </w:rPr>
                <w:t>Grupo Daisytek S.A. De C.V</w:t>
              </w:r>
            </w:ins>
          </w:p>
        </w:tc>
        <w:tc>
          <w:tcPr>
            <w:tcW w:w="1050" w:type="dxa"/>
            <w:noWrap/>
            <w:tcMar>
              <w:top w:w="0" w:type="dxa"/>
              <w:left w:w="108" w:type="dxa"/>
              <w:bottom w:w="0" w:type="dxa"/>
              <w:right w:w="108" w:type="dxa"/>
            </w:tcMar>
            <w:vAlign w:val="bottom"/>
            <w:hideMark/>
          </w:tcPr>
          <w:p w14:paraId="511A81DF" w14:textId="77777777" w:rsidR="004C130B" w:rsidRPr="004C130B" w:rsidRDefault="004C130B" w:rsidP="0072453E">
            <w:pPr>
              <w:jc w:val="right"/>
              <w:rPr>
                <w:ins w:id="13961" w:author="gu832116" w:date="2015-03-24T16:43:00Z"/>
                <w:rFonts w:asciiTheme="minorHAnsi" w:eastAsiaTheme="minorHAnsi" w:hAnsiTheme="minorHAnsi" w:cs="Arial"/>
                <w:sz w:val="18"/>
                <w:szCs w:val="18"/>
              </w:rPr>
            </w:pPr>
            <w:ins w:id="13962" w:author="gu832116" w:date="2015-03-24T16:43:00Z">
              <w:r w:rsidRPr="004C130B">
                <w:rPr>
                  <w:rFonts w:asciiTheme="minorHAnsi" w:hAnsiTheme="minorHAnsi" w:cs="Arial"/>
                  <w:sz w:val="18"/>
                  <w:szCs w:val="18"/>
                </w:rPr>
                <w:t xml:space="preserve">q4L7CSR5 </w:t>
              </w:r>
            </w:ins>
          </w:p>
        </w:tc>
      </w:tr>
      <w:tr w:rsidR="004C130B" w:rsidRPr="004C130B" w14:paraId="75FBFF67" w14:textId="77777777" w:rsidTr="0072453E">
        <w:trPr>
          <w:trHeight w:val="300"/>
          <w:ins w:id="13963" w:author="gu832116" w:date="2015-03-24T16:43:00Z"/>
        </w:trPr>
        <w:tc>
          <w:tcPr>
            <w:tcW w:w="1260" w:type="dxa"/>
            <w:noWrap/>
            <w:tcMar>
              <w:top w:w="0" w:type="dxa"/>
              <w:left w:w="108" w:type="dxa"/>
              <w:bottom w:w="0" w:type="dxa"/>
              <w:right w:w="108" w:type="dxa"/>
            </w:tcMar>
            <w:vAlign w:val="bottom"/>
            <w:hideMark/>
          </w:tcPr>
          <w:p w14:paraId="56B05EE9" w14:textId="77777777" w:rsidR="004C130B" w:rsidRPr="004C130B" w:rsidRDefault="004C130B" w:rsidP="0072453E">
            <w:pPr>
              <w:jc w:val="center"/>
              <w:rPr>
                <w:ins w:id="13964" w:author="gu832116" w:date="2015-03-24T16:43:00Z"/>
                <w:rFonts w:asciiTheme="minorHAnsi" w:eastAsiaTheme="minorHAnsi" w:hAnsiTheme="minorHAnsi" w:cs="Arial"/>
                <w:sz w:val="18"/>
                <w:szCs w:val="18"/>
              </w:rPr>
            </w:pPr>
            <w:ins w:id="13965" w:author="gu832116" w:date="2015-03-24T16:43:00Z">
              <w:r w:rsidRPr="004C130B">
                <w:rPr>
                  <w:rFonts w:asciiTheme="minorHAnsi" w:hAnsiTheme="minorHAnsi" w:cs="Arial"/>
                  <w:sz w:val="18"/>
                  <w:szCs w:val="18"/>
                </w:rPr>
                <w:t>207716</w:t>
              </w:r>
            </w:ins>
          </w:p>
        </w:tc>
        <w:tc>
          <w:tcPr>
            <w:tcW w:w="1120" w:type="dxa"/>
            <w:noWrap/>
            <w:tcMar>
              <w:top w:w="0" w:type="dxa"/>
              <w:left w:w="108" w:type="dxa"/>
              <w:bottom w:w="0" w:type="dxa"/>
              <w:right w:w="108" w:type="dxa"/>
            </w:tcMar>
            <w:vAlign w:val="bottom"/>
            <w:hideMark/>
          </w:tcPr>
          <w:p w14:paraId="4735F14E" w14:textId="77777777" w:rsidR="004C130B" w:rsidRPr="004C130B" w:rsidRDefault="004C130B" w:rsidP="0072453E">
            <w:pPr>
              <w:rPr>
                <w:ins w:id="13966" w:author="gu832116" w:date="2015-03-24T16:43:00Z"/>
                <w:rFonts w:asciiTheme="minorHAnsi" w:eastAsiaTheme="minorHAnsi" w:hAnsiTheme="minorHAnsi" w:cs="Arial"/>
                <w:sz w:val="18"/>
                <w:szCs w:val="18"/>
              </w:rPr>
            </w:pPr>
            <w:ins w:id="13967" w:author="gu832116" w:date="2015-03-24T16:43:00Z">
              <w:r w:rsidRPr="004C130B">
                <w:rPr>
                  <w:rFonts w:asciiTheme="minorHAnsi" w:hAnsiTheme="minorHAnsi" w:cs="Arial"/>
                  <w:sz w:val="18"/>
                  <w:szCs w:val="18"/>
                </w:rPr>
                <w:t>DMO</w:t>
              </w:r>
            </w:ins>
          </w:p>
        </w:tc>
        <w:tc>
          <w:tcPr>
            <w:tcW w:w="960" w:type="dxa"/>
            <w:noWrap/>
            <w:tcMar>
              <w:top w:w="0" w:type="dxa"/>
              <w:left w:w="108" w:type="dxa"/>
              <w:bottom w:w="0" w:type="dxa"/>
              <w:right w:w="108" w:type="dxa"/>
            </w:tcMar>
            <w:vAlign w:val="bottom"/>
            <w:hideMark/>
          </w:tcPr>
          <w:p w14:paraId="7B770869" w14:textId="77777777" w:rsidR="004C130B" w:rsidRPr="004C130B" w:rsidRDefault="004C130B" w:rsidP="0072453E">
            <w:pPr>
              <w:rPr>
                <w:ins w:id="13968" w:author="gu832116" w:date="2015-03-24T16:43:00Z"/>
                <w:rFonts w:asciiTheme="minorHAnsi" w:eastAsiaTheme="minorHAnsi" w:hAnsiTheme="minorHAnsi" w:cs="Arial"/>
                <w:sz w:val="18"/>
                <w:szCs w:val="18"/>
              </w:rPr>
            </w:pPr>
            <w:ins w:id="13969" w:author="gu832116" w:date="2015-03-24T16:43:00Z">
              <w:r w:rsidRPr="004C130B">
                <w:rPr>
                  <w:rFonts w:asciiTheme="minorHAnsi" w:hAnsiTheme="minorHAnsi" w:cs="Arial"/>
                  <w:sz w:val="18"/>
                  <w:szCs w:val="18"/>
                </w:rPr>
                <w:t>DCMY</w:t>
              </w:r>
            </w:ins>
          </w:p>
        </w:tc>
        <w:tc>
          <w:tcPr>
            <w:tcW w:w="3410" w:type="dxa"/>
            <w:noWrap/>
            <w:tcMar>
              <w:top w:w="0" w:type="dxa"/>
              <w:left w:w="108" w:type="dxa"/>
              <w:bottom w:w="0" w:type="dxa"/>
              <w:right w:w="108" w:type="dxa"/>
            </w:tcMar>
            <w:vAlign w:val="bottom"/>
            <w:hideMark/>
          </w:tcPr>
          <w:p w14:paraId="208AA480" w14:textId="77777777" w:rsidR="004C130B" w:rsidRPr="004C130B" w:rsidRDefault="004C130B" w:rsidP="0072453E">
            <w:pPr>
              <w:rPr>
                <w:ins w:id="13970" w:author="gu832116" w:date="2015-03-24T16:43:00Z"/>
                <w:rFonts w:asciiTheme="minorHAnsi" w:eastAsiaTheme="minorHAnsi" w:hAnsiTheme="minorHAnsi" w:cs="Arial"/>
                <w:sz w:val="16"/>
                <w:szCs w:val="16"/>
              </w:rPr>
            </w:pPr>
            <w:ins w:id="13971" w:author="gu832116" w:date="2015-03-24T16:43:00Z">
              <w:r w:rsidRPr="004C130B">
                <w:rPr>
                  <w:rFonts w:asciiTheme="minorHAnsi" w:hAnsiTheme="minorHAnsi" w:cs="Arial"/>
                  <w:sz w:val="16"/>
                  <w:szCs w:val="16"/>
                </w:rPr>
                <w:t>DC Mayorista SA de CV</w:t>
              </w:r>
            </w:ins>
          </w:p>
        </w:tc>
        <w:tc>
          <w:tcPr>
            <w:tcW w:w="1050" w:type="dxa"/>
            <w:noWrap/>
            <w:tcMar>
              <w:top w:w="0" w:type="dxa"/>
              <w:left w:w="108" w:type="dxa"/>
              <w:bottom w:w="0" w:type="dxa"/>
              <w:right w:w="108" w:type="dxa"/>
            </w:tcMar>
            <w:vAlign w:val="bottom"/>
            <w:hideMark/>
          </w:tcPr>
          <w:p w14:paraId="01D57BD3" w14:textId="77777777" w:rsidR="004C130B" w:rsidRPr="004C130B" w:rsidRDefault="004C130B" w:rsidP="0072453E">
            <w:pPr>
              <w:jc w:val="right"/>
              <w:rPr>
                <w:ins w:id="13972" w:author="gu832116" w:date="2015-03-24T16:43:00Z"/>
                <w:rFonts w:asciiTheme="minorHAnsi" w:eastAsiaTheme="minorHAnsi" w:hAnsiTheme="minorHAnsi" w:cs="Arial"/>
                <w:sz w:val="18"/>
                <w:szCs w:val="18"/>
              </w:rPr>
            </w:pPr>
            <w:ins w:id="13973" w:author="gu832116" w:date="2015-03-24T16:43:00Z">
              <w:r w:rsidRPr="004C130B">
                <w:rPr>
                  <w:rFonts w:asciiTheme="minorHAnsi" w:hAnsiTheme="minorHAnsi" w:cs="Arial"/>
                  <w:sz w:val="18"/>
                  <w:szCs w:val="18"/>
                </w:rPr>
                <w:t>q4L7D3H8</w:t>
              </w:r>
            </w:ins>
          </w:p>
        </w:tc>
      </w:tr>
      <w:tr w:rsidR="004C130B" w:rsidRPr="004C130B" w14:paraId="3883F733" w14:textId="77777777" w:rsidTr="0072453E">
        <w:trPr>
          <w:trHeight w:val="300"/>
          <w:ins w:id="13974" w:author="gu832116" w:date="2015-03-24T16:43:00Z"/>
        </w:trPr>
        <w:tc>
          <w:tcPr>
            <w:tcW w:w="1260" w:type="dxa"/>
            <w:noWrap/>
            <w:tcMar>
              <w:top w:w="0" w:type="dxa"/>
              <w:left w:w="108" w:type="dxa"/>
              <w:bottom w:w="0" w:type="dxa"/>
              <w:right w:w="108" w:type="dxa"/>
            </w:tcMar>
            <w:vAlign w:val="bottom"/>
            <w:hideMark/>
          </w:tcPr>
          <w:p w14:paraId="5F8203A3" w14:textId="77777777" w:rsidR="004C130B" w:rsidRPr="004C130B" w:rsidRDefault="004C130B" w:rsidP="0072453E">
            <w:pPr>
              <w:jc w:val="center"/>
              <w:rPr>
                <w:ins w:id="13975" w:author="gu832116" w:date="2015-03-24T16:43:00Z"/>
                <w:rFonts w:asciiTheme="minorHAnsi" w:eastAsiaTheme="minorHAnsi" w:hAnsiTheme="minorHAnsi" w:cs="Arial"/>
                <w:sz w:val="18"/>
                <w:szCs w:val="18"/>
              </w:rPr>
            </w:pPr>
            <w:ins w:id="13976" w:author="gu832116" w:date="2015-03-24T16:43:00Z">
              <w:r w:rsidRPr="004C130B">
                <w:rPr>
                  <w:rFonts w:asciiTheme="minorHAnsi" w:hAnsiTheme="minorHAnsi" w:cs="Arial"/>
                  <w:sz w:val="18"/>
                  <w:szCs w:val="18"/>
                </w:rPr>
                <w:t>207716</w:t>
              </w:r>
            </w:ins>
          </w:p>
        </w:tc>
        <w:tc>
          <w:tcPr>
            <w:tcW w:w="1120" w:type="dxa"/>
            <w:noWrap/>
            <w:tcMar>
              <w:top w:w="0" w:type="dxa"/>
              <w:left w:w="108" w:type="dxa"/>
              <w:bottom w:w="0" w:type="dxa"/>
              <w:right w:w="108" w:type="dxa"/>
            </w:tcMar>
            <w:vAlign w:val="bottom"/>
            <w:hideMark/>
          </w:tcPr>
          <w:p w14:paraId="19D2604E" w14:textId="77777777" w:rsidR="004C130B" w:rsidRPr="004C130B" w:rsidRDefault="004C130B" w:rsidP="0072453E">
            <w:pPr>
              <w:rPr>
                <w:ins w:id="13977" w:author="gu832116" w:date="2015-03-24T16:43:00Z"/>
                <w:rFonts w:asciiTheme="minorHAnsi" w:eastAsiaTheme="minorHAnsi" w:hAnsiTheme="minorHAnsi" w:cs="Arial"/>
                <w:sz w:val="18"/>
                <w:szCs w:val="18"/>
              </w:rPr>
            </w:pPr>
            <w:ins w:id="13978" w:author="gu832116" w:date="2015-03-24T16:43:00Z">
              <w:r w:rsidRPr="004C130B">
                <w:rPr>
                  <w:rFonts w:asciiTheme="minorHAnsi" w:hAnsiTheme="minorHAnsi" w:cs="Arial"/>
                  <w:sz w:val="18"/>
                  <w:szCs w:val="18"/>
                </w:rPr>
                <w:t>DMO</w:t>
              </w:r>
            </w:ins>
          </w:p>
        </w:tc>
        <w:tc>
          <w:tcPr>
            <w:tcW w:w="960" w:type="dxa"/>
            <w:noWrap/>
            <w:tcMar>
              <w:top w:w="0" w:type="dxa"/>
              <w:left w:w="108" w:type="dxa"/>
              <w:bottom w:w="0" w:type="dxa"/>
              <w:right w:w="108" w:type="dxa"/>
            </w:tcMar>
            <w:vAlign w:val="bottom"/>
            <w:hideMark/>
          </w:tcPr>
          <w:p w14:paraId="36C54CE1" w14:textId="77777777" w:rsidR="004C130B" w:rsidRPr="004C130B" w:rsidRDefault="004C130B" w:rsidP="0072453E">
            <w:pPr>
              <w:rPr>
                <w:ins w:id="13979" w:author="gu832116" w:date="2015-03-24T16:43:00Z"/>
                <w:rFonts w:asciiTheme="minorHAnsi" w:eastAsiaTheme="minorHAnsi" w:hAnsiTheme="minorHAnsi" w:cs="Arial"/>
                <w:sz w:val="18"/>
                <w:szCs w:val="18"/>
              </w:rPr>
            </w:pPr>
            <w:ins w:id="13980" w:author="gu832116" w:date="2015-03-24T16:43:00Z">
              <w:r w:rsidRPr="004C130B">
                <w:rPr>
                  <w:rFonts w:asciiTheme="minorHAnsi" w:hAnsiTheme="minorHAnsi" w:cs="Arial"/>
                  <w:sz w:val="18"/>
                  <w:szCs w:val="18"/>
                </w:rPr>
                <w:t>EDNS</w:t>
              </w:r>
            </w:ins>
          </w:p>
        </w:tc>
        <w:tc>
          <w:tcPr>
            <w:tcW w:w="3410" w:type="dxa"/>
            <w:noWrap/>
            <w:tcMar>
              <w:top w:w="0" w:type="dxa"/>
              <w:left w:w="108" w:type="dxa"/>
              <w:bottom w:w="0" w:type="dxa"/>
              <w:right w:w="108" w:type="dxa"/>
            </w:tcMar>
            <w:vAlign w:val="bottom"/>
            <w:hideMark/>
          </w:tcPr>
          <w:p w14:paraId="4A232496" w14:textId="77777777" w:rsidR="004C130B" w:rsidRPr="004C130B" w:rsidRDefault="004C130B" w:rsidP="0072453E">
            <w:pPr>
              <w:rPr>
                <w:ins w:id="13981" w:author="gu832116" w:date="2015-03-24T16:43:00Z"/>
                <w:rFonts w:asciiTheme="minorHAnsi" w:eastAsiaTheme="minorHAnsi" w:hAnsiTheme="minorHAnsi" w:cs="Arial"/>
                <w:sz w:val="16"/>
                <w:szCs w:val="16"/>
              </w:rPr>
            </w:pPr>
            <w:ins w:id="13982" w:author="gu832116" w:date="2015-03-24T16:43:00Z">
              <w:r w:rsidRPr="004C130B">
                <w:rPr>
                  <w:rFonts w:asciiTheme="minorHAnsi" w:hAnsiTheme="minorHAnsi" w:cs="Arial"/>
                  <w:sz w:val="16"/>
                  <w:szCs w:val="16"/>
                </w:rPr>
                <w:t>Exel Del Norte Sa PI DE CV</w:t>
              </w:r>
            </w:ins>
          </w:p>
        </w:tc>
        <w:tc>
          <w:tcPr>
            <w:tcW w:w="1050" w:type="dxa"/>
            <w:noWrap/>
            <w:tcMar>
              <w:top w:w="0" w:type="dxa"/>
              <w:left w:w="108" w:type="dxa"/>
              <w:bottom w:w="0" w:type="dxa"/>
              <w:right w:w="108" w:type="dxa"/>
            </w:tcMar>
            <w:vAlign w:val="bottom"/>
            <w:hideMark/>
          </w:tcPr>
          <w:p w14:paraId="413F67F5" w14:textId="77777777" w:rsidR="004C130B" w:rsidRPr="004C130B" w:rsidRDefault="004C130B" w:rsidP="0072453E">
            <w:pPr>
              <w:jc w:val="right"/>
              <w:rPr>
                <w:ins w:id="13983" w:author="gu832116" w:date="2015-03-24T16:43:00Z"/>
                <w:rFonts w:asciiTheme="minorHAnsi" w:eastAsiaTheme="minorHAnsi" w:hAnsiTheme="minorHAnsi" w:cs="Arial"/>
                <w:sz w:val="18"/>
                <w:szCs w:val="18"/>
              </w:rPr>
            </w:pPr>
            <w:ins w:id="13984" w:author="gu832116" w:date="2015-03-24T16:43:00Z">
              <w:r w:rsidRPr="004C130B">
                <w:rPr>
                  <w:rFonts w:asciiTheme="minorHAnsi" w:hAnsiTheme="minorHAnsi" w:cs="Arial"/>
                  <w:sz w:val="18"/>
                  <w:szCs w:val="18"/>
                </w:rPr>
                <w:t>q4L7D8SV</w:t>
              </w:r>
            </w:ins>
          </w:p>
        </w:tc>
      </w:tr>
    </w:tbl>
    <w:p w14:paraId="39AF2729" w14:textId="77777777" w:rsidR="004C130B" w:rsidRPr="004C130B" w:rsidRDefault="004C130B" w:rsidP="004C130B">
      <w:pPr>
        <w:rPr>
          <w:ins w:id="13985" w:author="gu832116" w:date="2015-03-24T16:43:00Z"/>
          <w:rFonts w:asciiTheme="minorHAnsi" w:hAnsiTheme="minorHAnsi"/>
        </w:rPr>
      </w:pPr>
    </w:p>
    <w:p w14:paraId="47C5DF30" w14:textId="64FA01AA" w:rsidR="004C130B" w:rsidRPr="004C130B" w:rsidRDefault="004C130B" w:rsidP="004C130B">
      <w:pPr>
        <w:rPr>
          <w:ins w:id="13986" w:author="gu832116" w:date="2015-03-24T16:44:00Z"/>
          <w:rFonts w:asciiTheme="minorHAnsi" w:eastAsia="Calibri" w:hAnsiTheme="minorHAnsi"/>
        </w:rPr>
      </w:pPr>
      <w:ins w:id="13987" w:author="gu832116" w:date="2015-03-24T16:43:00Z">
        <w:r w:rsidRPr="004C130B">
          <w:rPr>
            <w:rFonts w:asciiTheme="minorHAnsi" w:hAnsiTheme="minorHAnsi" w:cstheme="minorHAnsi"/>
            <w:highlight w:val="white"/>
          </w:rPr>
          <w:t>Read, write, delete access to respective user account and to their directory and sub directory</w:t>
        </w:r>
      </w:ins>
    </w:p>
    <w:p w14:paraId="278FB6A4" w14:textId="77777777" w:rsidR="004C130B" w:rsidRPr="00675541" w:rsidRDefault="004C130B" w:rsidP="004C130B">
      <w:pPr>
        <w:rPr>
          <w:ins w:id="13988" w:author="gu832116" w:date="2015-03-24T16:43:00Z"/>
          <w:rFonts w:eastAsia="Calibri"/>
        </w:rPr>
      </w:pPr>
    </w:p>
    <w:p w14:paraId="0D1012B3" w14:textId="77777777" w:rsidR="004C130B" w:rsidRPr="007550D9" w:rsidRDefault="004C130B" w:rsidP="004C130B">
      <w:pPr>
        <w:pStyle w:val="ListParagraph"/>
        <w:numPr>
          <w:ilvl w:val="0"/>
          <w:numId w:val="37"/>
        </w:numPr>
        <w:rPr>
          <w:ins w:id="13989" w:author="gu832116" w:date="2015-03-24T16:43:00Z"/>
        </w:rPr>
      </w:pPr>
      <w:ins w:id="13990" w:author="gu832116" w:date="2015-03-24T16:43:00Z">
        <w:r w:rsidRPr="000A1C51">
          <w:t>For user DMO_ADMS - DMO_PPM/MEXICO/DMO_ADMS</w:t>
        </w:r>
      </w:ins>
    </w:p>
    <w:p w14:paraId="3CAA23D6" w14:textId="77777777" w:rsidR="004C130B" w:rsidRPr="005C2EA0" w:rsidRDefault="004C130B" w:rsidP="004C130B">
      <w:pPr>
        <w:pStyle w:val="ListParagraph"/>
        <w:numPr>
          <w:ilvl w:val="0"/>
          <w:numId w:val="37"/>
        </w:numPr>
        <w:rPr>
          <w:ins w:id="13991" w:author="gu832116" w:date="2015-03-24T16:43:00Z"/>
        </w:rPr>
      </w:pPr>
      <w:ins w:id="13992" w:author="gu832116" w:date="2015-03-24T16:43:00Z">
        <w:r w:rsidRPr="005C2EA0">
          <w:t>For user DMO_CTIN - DMO_PPM/MEXICO/DMO_CTIN</w:t>
        </w:r>
      </w:ins>
    </w:p>
    <w:p w14:paraId="662D952B" w14:textId="77777777" w:rsidR="004C130B" w:rsidRPr="00675541" w:rsidRDefault="004C130B" w:rsidP="004C130B">
      <w:pPr>
        <w:pStyle w:val="ListParagraph"/>
        <w:numPr>
          <w:ilvl w:val="0"/>
          <w:numId w:val="37"/>
        </w:numPr>
        <w:rPr>
          <w:ins w:id="13993" w:author="gu832116" w:date="2015-03-24T16:43:00Z"/>
        </w:rPr>
      </w:pPr>
      <w:ins w:id="13994" w:author="gu832116" w:date="2015-03-24T16:43:00Z">
        <w:r w:rsidRPr="00675541">
          <w:t>For user DMO_DTEK - DMO_PPM/MEXICO/DMO_DTEK</w:t>
        </w:r>
      </w:ins>
    </w:p>
    <w:p w14:paraId="7DC076F2" w14:textId="77777777" w:rsidR="004C130B" w:rsidRPr="00675541" w:rsidRDefault="004C130B" w:rsidP="004C130B">
      <w:pPr>
        <w:pStyle w:val="ListParagraph"/>
        <w:numPr>
          <w:ilvl w:val="0"/>
          <w:numId w:val="37"/>
        </w:numPr>
        <w:rPr>
          <w:ins w:id="13995" w:author="gu832116" w:date="2015-03-24T16:43:00Z"/>
        </w:rPr>
      </w:pPr>
      <w:ins w:id="13996" w:author="gu832116" w:date="2015-03-24T16:43:00Z">
        <w:r w:rsidRPr="00675541">
          <w:lastRenderedPageBreak/>
          <w:t>For user DMO_DCMY - DMO_PPM/MEXICO/DMO_DCMY</w:t>
        </w:r>
      </w:ins>
    </w:p>
    <w:p w14:paraId="5BA02A6F" w14:textId="77777777" w:rsidR="004C130B" w:rsidRPr="00675541" w:rsidRDefault="004C130B" w:rsidP="004C130B">
      <w:pPr>
        <w:pStyle w:val="ListParagraph"/>
        <w:numPr>
          <w:ilvl w:val="0"/>
          <w:numId w:val="37"/>
        </w:numPr>
        <w:rPr>
          <w:ins w:id="13997" w:author="gu832116" w:date="2015-03-24T16:43:00Z"/>
        </w:rPr>
      </w:pPr>
      <w:ins w:id="13998" w:author="gu832116" w:date="2015-03-24T16:43:00Z">
        <w:r w:rsidRPr="00675541">
          <w:t>For user DMO_EDNS - DMO_PPM/MEXICO/DMO_EDNS</w:t>
        </w:r>
      </w:ins>
    </w:p>
    <w:p w14:paraId="2A88BC5E" w14:textId="77777777" w:rsidR="004C130B" w:rsidRPr="00675541" w:rsidRDefault="004C130B" w:rsidP="004C130B">
      <w:pPr>
        <w:pStyle w:val="ListParagraph"/>
        <w:numPr>
          <w:ilvl w:val="0"/>
          <w:numId w:val="37"/>
        </w:numPr>
        <w:rPr>
          <w:ins w:id="13999" w:author="gu832116" w:date="2015-03-24T16:43:00Z"/>
        </w:rPr>
      </w:pPr>
      <w:ins w:id="14000" w:author="gu832116" w:date="2015-03-24T16:43:00Z">
        <w:r w:rsidRPr="00675541">
          <w:t>For user DMO_IMMX - DMO_PPM/MEXICO/DMO_IMMX</w:t>
        </w:r>
      </w:ins>
    </w:p>
    <w:p w14:paraId="0019489C" w14:textId="77777777" w:rsidR="004C130B" w:rsidRDefault="004C130B" w:rsidP="002A5C1E">
      <w:pPr>
        <w:rPr>
          <w:ins w:id="14001" w:author="gu832116" w:date="2015-03-24T16:43:00Z"/>
          <w:rFonts w:asciiTheme="minorHAnsi" w:hAnsiTheme="minorHAnsi" w:cstheme="minorHAnsi"/>
        </w:rPr>
      </w:pPr>
    </w:p>
    <w:p w14:paraId="5F59C40D" w14:textId="77777777" w:rsidR="004C130B" w:rsidRDefault="004C130B" w:rsidP="002A5C1E">
      <w:pPr>
        <w:rPr>
          <w:rFonts w:asciiTheme="minorHAnsi" w:hAnsiTheme="minorHAnsi" w:cstheme="minorHAnsi"/>
        </w:rPr>
      </w:pP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980"/>
        <w:gridCol w:w="2250"/>
        <w:gridCol w:w="1620"/>
        <w:gridCol w:w="2070"/>
        <w:gridCol w:w="1080"/>
      </w:tblGrid>
      <w:tr w:rsidR="0001633A" w:rsidRPr="00D30FA1" w14:paraId="16ED2949" w14:textId="77777777" w:rsidTr="00B82D36">
        <w:tc>
          <w:tcPr>
            <w:tcW w:w="630" w:type="dxa"/>
            <w:tcBorders>
              <w:top w:val="single" w:sz="4" w:space="0" w:color="auto"/>
              <w:left w:val="single" w:sz="4" w:space="0" w:color="auto"/>
              <w:bottom w:val="single" w:sz="4" w:space="0" w:color="auto"/>
              <w:right w:val="single" w:sz="4" w:space="0" w:color="auto"/>
            </w:tcBorders>
            <w:shd w:val="clear" w:color="auto" w:fill="F4B8AE"/>
            <w:hideMark/>
          </w:tcPr>
          <w:p w14:paraId="3579F241" w14:textId="77777777" w:rsidR="0001633A" w:rsidRPr="00D30FA1" w:rsidRDefault="0001633A" w:rsidP="00B82D36">
            <w:pPr>
              <w:rPr>
                <w:rFonts w:asciiTheme="minorHAnsi" w:hAnsiTheme="minorHAnsi" w:cstheme="minorHAnsi"/>
                <w:sz w:val="16"/>
                <w:szCs w:val="16"/>
              </w:rPr>
            </w:pPr>
            <w:r>
              <w:rPr>
                <w:rFonts w:asciiTheme="minorHAnsi" w:hAnsiTheme="minorHAnsi" w:cstheme="minorHAnsi"/>
                <w:sz w:val="16"/>
                <w:szCs w:val="16"/>
              </w:rPr>
              <w:t>S.No</w:t>
            </w:r>
          </w:p>
        </w:tc>
        <w:tc>
          <w:tcPr>
            <w:tcW w:w="1980" w:type="dxa"/>
            <w:tcBorders>
              <w:top w:val="single" w:sz="4" w:space="0" w:color="auto"/>
              <w:left w:val="single" w:sz="4" w:space="0" w:color="auto"/>
              <w:bottom w:val="single" w:sz="4" w:space="0" w:color="auto"/>
              <w:right w:val="single" w:sz="4" w:space="0" w:color="auto"/>
            </w:tcBorders>
            <w:shd w:val="clear" w:color="auto" w:fill="F4B8AE"/>
            <w:hideMark/>
          </w:tcPr>
          <w:p w14:paraId="224F7A56" w14:textId="77777777" w:rsidR="0001633A" w:rsidRPr="00D30FA1" w:rsidRDefault="0001633A" w:rsidP="00B82D36">
            <w:pPr>
              <w:rPr>
                <w:rFonts w:asciiTheme="minorHAnsi" w:hAnsiTheme="minorHAnsi" w:cstheme="minorHAnsi"/>
                <w:sz w:val="16"/>
                <w:szCs w:val="16"/>
              </w:rPr>
            </w:pPr>
            <w:r w:rsidRPr="0044683A">
              <w:rPr>
                <w:rFonts w:asciiTheme="minorHAnsi" w:hAnsiTheme="minorHAnsi" w:cstheme="minorHAnsi"/>
                <w:sz w:val="16"/>
                <w:szCs w:val="16"/>
              </w:rPr>
              <w:t>FILE /TABLE NAME</w:t>
            </w:r>
          </w:p>
        </w:tc>
        <w:tc>
          <w:tcPr>
            <w:tcW w:w="2250" w:type="dxa"/>
            <w:tcBorders>
              <w:top w:val="single" w:sz="4" w:space="0" w:color="auto"/>
              <w:left w:val="single" w:sz="4" w:space="0" w:color="auto"/>
              <w:bottom w:val="single" w:sz="4" w:space="0" w:color="auto"/>
              <w:right w:val="single" w:sz="4" w:space="0" w:color="auto"/>
            </w:tcBorders>
            <w:shd w:val="clear" w:color="auto" w:fill="F4B8AE"/>
            <w:hideMark/>
          </w:tcPr>
          <w:p w14:paraId="5E14FD19" w14:textId="77777777" w:rsidR="0001633A" w:rsidRPr="00D30FA1" w:rsidRDefault="0001633A" w:rsidP="00B82D36">
            <w:pPr>
              <w:rPr>
                <w:rFonts w:asciiTheme="minorHAnsi" w:hAnsiTheme="minorHAnsi" w:cstheme="minorHAnsi"/>
                <w:sz w:val="16"/>
                <w:szCs w:val="16"/>
              </w:rPr>
            </w:pPr>
            <w:r w:rsidRPr="0044683A">
              <w:rPr>
                <w:rFonts w:asciiTheme="minorHAnsi" w:hAnsiTheme="minorHAnsi" w:cstheme="minorHAnsi"/>
                <w:sz w:val="16"/>
                <w:szCs w:val="16"/>
              </w:rPr>
              <w:t>FILE DESCRIPTION</w:t>
            </w:r>
          </w:p>
        </w:tc>
        <w:tc>
          <w:tcPr>
            <w:tcW w:w="1620" w:type="dxa"/>
            <w:tcBorders>
              <w:top w:val="single" w:sz="4" w:space="0" w:color="auto"/>
              <w:left w:val="single" w:sz="4" w:space="0" w:color="auto"/>
              <w:bottom w:val="single" w:sz="4" w:space="0" w:color="auto"/>
              <w:right w:val="single" w:sz="4" w:space="0" w:color="auto"/>
            </w:tcBorders>
            <w:shd w:val="clear" w:color="auto" w:fill="F4B8AE"/>
            <w:hideMark/>
          </w:tcPr>
          <w:p w14:paraId="663E8956" w14:textId="77777777" w:rsidR="0001633A" w:rsidRPr="00D30FA1" w:rsidRDefault="0001633A" w:rsidP="00B82D36">
            <w:pPr>
              <w:rPr>
                <w:rFonts w:asciiTheme="minorHAnsi" w:hAnsiTheme="minorHAnsi" w:cstheme="minorHAnsi"/>
                <w:sz w:val="16"/>
                <w:szCs w:val="16"/>
              </w:rPr>
            </w:pPr>
            <w:r w:rsidRPr="0044683A">
              <w:rPr>
                <w:rFonts w:asciiTheme="minorHAnsi" w:hAnsiTheme="minorHAnsi" w:cstheme="minorHAnsi"/>
                <w:sz w:val="16"/>
                <w:szCs w:val="16"/>
              </w:rPr>
              <w:t>REPORT</w:t>
            </w:r>
          </w:p>
        </w:tc>
        <w:tc>
          <w:tcPr>
            <w:tcW w:w="2070" w:type="dxa"/>
            <w:tcBorders>
              <w:top w:val="single" w:sz="4" w:space="0" w:color="auto"/>
              <w:left w:val="single" w:sz="4" w:space="0" w:color="auto"/>
              <w:bottom w:val="single" w:sz="4" w:space="0" w:color="auto"/>
              <w:right w:val="single" w:sz="4" w:space="0" w:color="auto"/>
            </w:tcBorders>
            <w:shd w:val="clear" w:color="auto" w:fill="F4B8AE"/>
          </w:tcPr>
          <w:p w14:paraId="08279F9B" w14:textId="77777777" w:rsidR="0001633A" w:rsidRPr="00D30FA1" w:rsidRDefault="0001633A" w:rsidP="00B82D36">
            <w:pPr>
              <w:rPr>
                <w:rFonts w:asciiTheme="minorHAnsi" w:hAnsiTheme="minorHAnsi" w:cstheme="minorHAnsi"/>
                <w:sz w:val="16"/>
                <w:szCs w:val="16"/>
              </w:rPr>
            </w:pPr>
            <w:r w:rsidRPr="0044683A">
              <w:rPr>
                <w:rFonts w:asciiTheme="minorHAnsi" w:hAnsiTheme="minorHAnsi" w:cstheme="minorHAnsi"/>
                <w:sz w:val="16"/>
                <w:szCs w:val="16"/>
              </w:rPr>
              <w:t>Frequency / Time</w:t>
            </w:r>
          </w:p>
        </w:tc>
        <w:tc>
          <w:tcPr>
            <w:tcW w:w="1080" w:type="dxa"/>
            <w:tcBorders>
              <w:top w:val="single" w:sz="4" w:space="0" w:color="auto"/>
              <w:left w:val="single" w:sz="4" w:space="0" w:color="auto"/>
              <w:bottom w:val="single" w:sz="4" w:space="0" w:color="auto"/>
              <w:right w:val="single" w:sz="4" w:space="0" w:color="auto"/>
            </w:tcBorders>
            <w:shd w:val="clear" w:color="auto" w:fill="F4B8AE"/>
          </w:tcPr>
          <w:p w14:paraId="7322BE58" w14:textId="77777777" w:rsidR="0001633A" w:rsidRPr="00D30FA1" w:rsidRDefault="0001633A" w:rsidP="00B82D36">
            <w:pPr>
              <w:rPr>
                <w:rFonts w:asciiTheme="minorHAnsi" w:hAnsiTheme="minorHAnsi" w:cstheme="minorHAnsi"/>
                <w:sz w:val="16"/>
                <w:szCs w:val="16"/>
              </w:rPr>
            </w:pPr>
            <w:r w:rsidRPr="0044683A">
              <w:rPr>
                <w:rFonts w:asciiTheme="minorHAnsi" w:hAnsiTheme="minorHAnsi" w:cstheme="minorHAnsi"/>
                <w:sz w:val="16"/>
                <w:szCs w:val="16"/>
              </w:rPr>
              <w:t>Mode</w:t>
            </w:r>
          </w:p>
        </w:tc>
      </w:tr>
      <w:tr w:rsidR="0001633A" w:rsidRPr="00D30FA1" w14:paraId="1DA9C466" w14:textId="77777777" w:rsidTr="00B82D36">
        <w:tc>
          <w:tcPr>
            <w:tcW w:w="630" w:type="dxa"/>
            <w:tcBorders>
              <w:top w:val="single" w:sz="4" w:space="0" w:color="auto"/>
              <w:left w:val="single" w:sz="4" w:space="0" w:color="auto"/>
              <w:bottom w:val="single" w:sz="4" w:space="0" w:color="auto"/>
              <w:right w:val="single" w:sz="4" w:space="0" w:color="auto"/>
            </w:tcBorders>
            <w:hideMark/>
          </w:tcPr>
          <w:p w14:paraId="23559DFA" w14:textId="77777777" w:rsidR="0001633A" w:rsidRPr="00D30FA1" w:rsidRDefault="0001633A" w:rsidP="00B82D36">
            <w:pPr>
              <w:rPr>
                <w:rFonts w:asciiTheme="minorHAnsi" w:hAnsiTheme="minorHAnsi" w:cstheme="minorHAnsi"/>
                <w:color w:val="000000"/>
                <w:sz w:val="18"/>
                <w:szCs w:val="16"/>
              </w:rPr>
            </w:pPr>
            <w:r>
              <w:rPr>
                <w:rFonts w:asciiTheme="minorHAnsi" w:hAnsiTheme="minorHAnsi" w:cstheme="minorHAnsi"/>
                <w:color w:val="000000"/>
                <w:sz w:val="18"/>
                <w:szCs w:val="16"/>
              </w:rPr>
              <w:t>1</w:t>
            </w:r>
          </w:p>
        </w:tc>
        <w:tc>
          <w:tcPr>
            <w:tcW w:w="1980" w:type="dxa"/>
            <w:tcBorders>
              <w:top w:val="single" w:sz="4" w:space="0" w:color="auto"/>
              <w:left w:val="single" w:sz="4" w:space="0" w:color="auto"/>
              <w:bottom w:val="single" w:sz="4" w:space="0" w:color="auto"/>
              <w:right w:val="single" w:sz="4" w:space="0" w:color="auto"/>
            </w:tcBorders>
            <w:hideMark/>
          </w:tcPr>
          <w:p w14:paraId="269A4C19" w14:textId="77777777" w:rsidR="0001633A" w:rsidRPr="00D30FA1" w:rsidRDefault="0001633A" w:rsidP="00B82D36">
            <w:pPr>
              <w:rPr>
                <w:rFonts w:asciiTheme="minorHAnsi" w:hAnsiTheme="minorHAnsi" w:cstheme="minorHAnsi"/>
                <w:color w:val="000000"/>
                <w:sz w:val="18"/>
                <w:szCs w:val="16"/>
              </w:rPr>
            </w:pPr>
            <w:r w:rsidRPr="0044683A">
              <w:rPr>
                <w:rFonts w:asciiTheme="minorHAnsi" w:hAnsiTheme="minorHAnsi" w:cstheme="minorHAnsi"/>
                <w:color w:val="000000"/>
                <w:sz w:val="18"/>
                <w:szCs w:val="16"/>
              </w:rPr>
              <w:t>DMO_MD_Sellout.csv</w:t>
            </w:r>
          </w:p>
        </w:tc>
        <w:tc>
          <w:tcPr>
            <w:tcW w:w="2250" w:type="dxa"/>
            <w:tcBorders>
              <w:top w:val="single" w:sz="4" w:space="0" w:color="auto"/>
              <w:left w:val="single" w:sz="4" w:space="0" w:color="auto"/>
              <w:bottom w:val="single" w:sz="4" w:space="0" w:color="auto"/>
              <w:right w:val="single" w:sz="4" w:space="0" w:color="auto"/>
            </w:tcBorders>
            <w:hideMark/>
          </w:tcPr>
          <w:p w14:paraId="0866317A" w14:textId="77777777" w:rsidR="0001633A" w:rsidRPr="0044683A" w:rsidRDefault="0001633A" w:rsidP="00B82D36">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xml:space="preserve">Master Distributor file </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384D95B" w14:textId="77777777" w:rsidR="0001633A" w:rsidRPr="0044683A" w:rsidRDefault="0001633A" w:rsidP="00B82D36">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Sell out Reports</w:t>
            </w:r>
          </w:p>
        </w:tc>
        <w:tc>
          <w:tcPr>
            <w:tcW w:w="2070" w:type="dxa"/>
            <w:tcBorders>
              <w:top w:val="single" w:sz="4" w:space="0" w:color="auto"/>
              <w:left w:val="single" w:sz="4" w:space="0" w:color="auto"/>
              <w:bottom w:val="single" w:sz="4" w:space="0" w:color="auto"/>
              <w:right w:val="single" w:sz="4" w:space="0" w:color="auto"/>
            </w:tcBorders>
            <w:vAlign w:val="bottom"/>
          </w:tcPr>
          <w:p w14:paraId="1FCD0730" w14:textId="77777777" w:rsidR="000B5E51" w:rsidRDefault="000B5E51" w:rsidP="000B5E51">
            <w:pPr>
              <w:rPr>
                <w:ins w:id="14002" w:author="gu832116" w:date="2015-02-09T18:35:00Z"/>
                <w:rFonts w:asciiTheme="minorHAnsi" w:hAnsiTheme="minorHAnsi" w:cstheme="minorHAnsi"/>
                <w:color w:val="000000"/>
                <w:sz w:val="18"/>
                <w:szCs w:val="16"/>
              </w:rPr>
            </w:pPr>
            <w:ins w:id="14003" w:author="gu832116" w:date="2015-02-09T18:35:00Z">
              <w:r w:rsidRPr="0044683A">
                <w:rPr>
                  <w:rFonts w:asciiTheme="minorHAnsi" w:hAnsiTheme="minorHAnsi" w:cstheme="minorHAnsi"/>
                  <w:color w:val="000000"/>
                  <w:sz w:val="18"/>
                  <w:szCs w:val="16"/>
                </w:rPr>
                <w:t xml:space="preserve">Daily/ </w:t>
              </w:r>
            </w:ins>
          </w:p>
          <w:p w14:paraId="17996F51" w14:textId="77777777" w:rsidR="000B5E51" w:rsidRDefault="000B5E51" w:rsidP="000B5E51">
            <w:pPr>
              <w:rPr>
                <w:ins w:id="14004" w:author="gu832116" w:date="2015-02-09T18:35:00Z"/>
                <w:rFonts w:asciiTheme="minorHAnsi" w:hAnsiTheme="minorHAnsi" w:cstheme="minorHAnsi"/>
                <w:color w:val="000000"/>
                <w:sz w:val="18"/>
                <w:szCs w:val="16"/>
              </w:rPr>
            </w:pPr>
            <w:ins w:id="14005" w:author="gu832116" w:date="2015-02-09T18:35:00Z">
              <w:r w:rsidRPr="0044683A">
                <w:rPr>
                  <w:rFonts w:asciiTheme="minorHAnsi" w:hAnsiTheme="minorHAnsi" w:cstheme="minorHAnsi"/>
                  <w:color w:val="000000"/>
                  <w:sz w:val="18"/>
                  <w:szCs w:val="16"/>
                </w:rPr>
                <w:t>00:01 - 07:00</w:t>
              </w:r>
              <w:r>
                <w:rPr>
                  <w:rFonts w:asciiTheme="minorHAnsi" w:hAnsiTheme="minorHAnsi" w:cstheme="minorHAnsi"/>
                  <w:color w:val="000000"/>
                  <w:sz w:val="18"/>
                  <w:szCs w:val="16"/>
                </w:rPr>
                <w:t xml:space="preserve"> AM, </w:t>
              </w:r>
            </w:ins>
          </w:p>
          <w:p w14:paraId="2A934F34" w14:textId="745036B6" w:rsidR="0001633A" w:rsidRPr="0044683A" w:rsidRDefault="000B5E51" w:rsidP="000B5E51">
            <w:pPr>
              <w:rPr>
                <w:rFonts w:asciiTheme="minorHAnsi" w:hAnsiTheme="minorHAnsi" w:cstheme="minorHAnsi"/>
                <w:color w:val="000000"/>
                <w:sz w:val="18"/>
                <w:szCs w:val="16"/>
              </w:rPr>
            </w:pPr>
            <w:ins w:id="14006" w:author="gu832116" w:date="2015-02-09T18:35:00Z">
              <w:r>
                <w:rPr>
                  <w:rFonts w:asciiTheme="minorHAnsi" w:hAnsiTheme="minorHAnsi" w:cstheme="minorHAnsi"/>
                  <w:color w:val="000000"/>
                  <w:sz w:val="18"/>
                  <w:szCs w:val="16"/>
                </w:rPr>
                <w:t>08:00 - 09:00</w:t>
              </w:r>
              <w:r w:rsidRPr="0044683A">
                <w:rPr>
                  <w:rFonts w:asciiTheme="minorHAnsi" w:hAnsiTheme="minorHAnsi" w:cstheme="minorHAnsi"/>
                  <w:color w:val="000000"/>
                  <w:sz w:val="18"/>
                  <w:szCs w:val="16"/>
                </w:rPr>
                <w:t xml:space="preserve"> AM</w:t>
              </w:r>
            </w:ins>
            <w:del w:id="14007" w:author="gu832116" w:date="2015-02-09T18:35:00Z">
              <w:r w:rsidR="0001633A" w:rsidRPr="0044683A" w:rsidDel="000B5E51">
                <w:rPr>
                  <w:rFonts w:asciiTheme="minorHAnsi" w:hAnsiTheme="minorHAnsi" w:cstheme="minorHAnsi"/>
                  <w:color w:val="000000"/>
                  <w:sz w:val="18"/>
                  <w:szCs w:val="16"/>
                </w:rPr>
                <w:delText>Daily/ 00:01 - 07:00 AM</w:delText>
              </w:r>
            </w:del>
          </w:p>
        </w:tc>
        <w:tc>
          <w:tcPr>
            <w:tcW w:w="1080" w:type="dxa"/>
            <w:tcBorders>
              <w:top w:val="single" w:sz="4" w:space="0" w:color="auto"/>
              <w:left w:val="single" w:sz="4" w:space="0" w:color="auto"/>
              <w:bottom w:val="single" w:sz="4" w:space="0" w:color="auto"/>
              <w:right w:val="single" w:sz="4" w:space="0" w:color="auto"/>
            </w:tcBorders>
          </w:tcPr>
          <w:p w14:paraId="70523AE1" w14:textId="77777777" w:rsidR="0001633A" w:rsidRPr="00D30FA1" w:rsidRDefault="0001633A" w:rsidP="00B82D36">
            <w:pPr>
              <w:rPr>
                <w:rFonts w:asciiTheme="minorHAnsi" w:hAnsiTheme="minorHAnsi" w:cstheme="minorHAnsi"/>
                <w:color w:val="000000"/>
                <w:sz w:val="18"/>
                <w:szCs w:val="16"/>
              </w:rPr>
            </w:pPr>
            <w:r w:rsidRPr="0044683A">
              <w:rPr>
                <w:rFonts w:asciiTheme="minorHAnsi" w:hAnsiTheme="minorHAnsi" w:cstheme="minorHAnsi"/>
                <w:color w:val="000000"/>
                <w:sz w:val="18"/>
                <w:szCs w:val="16"/>
              </w:rPr>
              <w:t>FTP/SFTP</w:t>
            </w:r>
          </w:p>
        </w:tc>
      </w:tr>
      <w:tr w:rsidR="0001633A" w:rsidRPr="00D30FA1" w14:paraId="0B88313A" w14:textId="77777777" w:rsidTr="00B82D36">
        <w:tc>
          <w:tcPr>
            <w:tcW w:w="630" w:type="dxa"/>
            <w:tcBorders>
              <w:top w:val="single" w:sz="4" w:space="0" w:color="auto"/>
              <w:left w:val="single" w:sz="4" w:space="0" w:color="auto"/>
              <w:bottom w:val="single" w:sz="4" w:space="0" w:color="auto"/>
              <w:right w:val="single" w:sz="4" w:space="0" w:color="auto"/>
            </w:tcBorders>
          </w:tcPr>
          <w:p w14:paraId="14E03DDF" w14:textId="77777777" w:rsidR="0001633A" w:rsidRPr="00D30FA1" w:rsidRDefault="0001633A" w:rsidP="00B82D36">
            <w:pPr>
              <w:rPr>
                <w:rFonts w:asciiTheme="minorHAnsi" w:hAnsiTheme="minorHAnsi" w:cstheme="minorHAnsi"/>
                <w:color w:val="000000"/>
                <w:sz w:val="18"/>
                <w:szCs w:val="16"/>
              </w:rPr>
            </w:pPr>
            <w:r>
              <w:rPr>
                <w:rFonts w:asciiTheme="minorHAnsi" w:hAnsiTheme="minorHAnsi" w:cstheme="minorHAnsi"/>
                <w:color w:val="000000"/>
                <w:sz w:val="18"/>
                <w:szCs w:val="16"/>
              </w:rPr>
              <w:t>2</w:t>
            </w:r>
          </w:p>
        </w:tc>
        <w:tc>
          <w:tcPr>
            <w:tcW w:w="1980" w:type="dxa"/>
            <w:tcBorders>
              <w:top w:val="single" w:sz="4" w:space="0" w:color="auto"/>
              <w:left w:val="single" w:sz="4" w:space="0" w:color="auto"/>
              <w:bottom w:val="single" w:sz="4" w:space="0" w:color="auto"/>
              <w:right w:val="single" w:sz="4" w:space="0" w:color="auto"/>
            </w:tcBorders>
            <w:vAlign w:val="center"/>
          </w:tcPr>
          <w:p w14:paraId="79B24C0E" w14:textId="77777777" w:rsidR="0001633A" w:rsidRPr="0044683A" w:rsidRDefault="0001633A" w:rsidP="00B82D36">
            <w:pPr>
              <w:widowControl/>
              <w:spacing w:line="240" w:lineRule="auto"/>
              <w:rPr>
                <w:rFonts w:asciiTheme="minorHAnsi" w:hAnsiTheme="minorHAnsi" w:cstheme="minorHAnsi"/>
                <w:color w:val="000000"/>
                <w:sz w:val="18"/>
                <w:szCs w:val="16"/>
              </w:rPr>
            </w:pPr>
            <w:r w:rsidRPr="0044683A">
              <w:rPr>
                <w:rFonts w:asciiTheme="minorHAnsi" w:hAnsiTheme="minorHAnsi" w:cstheme="minorHAnsi"/>
                <w:color w:val="000000"/>
                <w:sz w:val="18"/>
                <w:szCs w:val="16"/>
              </w:rPr>
              <w:t>DMO_ISC_Sellin.csv</w:t>
            </w:r>
          </w:p>
        </w:tc>
        <w:tc>
          <w:tcPr>
            <w:tcW w:w="2250" w:type="dxa"/>
            <w:tcBorders>
              <w:top w:val="single" w:sz="4" w:space="0" w:color="auto"/>
              <w:left w:val="single" w:sz="4" w:space="0" w:color="auto"/>
              <w:bottom w:val="single" w:sz="4" w:space="0" w:color="auto"/>
              <w:right w:val="single" w:sz="4" w:space="0" w:color="auto"/>
            </w:tcBorders>
          </w:tcPr>
          <w:p w14:paraId="481CB031" w14:textId="77777777" w:rsidR="0001633A" w:rsidRPr="0044683A" w:rsidRDefault="0001633A" w:rsidP="00B82D36">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xml:space="preserve">DMO ISC file </w:t>
            </w:r>
          </w:p>
        </w:tc>
        <w:tc>
          <w:tcPr>
            <w:tcW w:w="1620" w:type="dxa"/>
            <w:tcBorders>
              <w:top w:val="single" w:sz="4" w:space="0" w:color="auto"/>
              <w:left w:val="single" w:sz="4" w:space="0" w:color="auto"/>
              <w:bottom w:val="single" w:sz="4" w:space="0" w:color="auto"/>
              <w:right w:val="single" w:sz="4" w:space="0" w:color="auto"/>
            </w:tcBorders>
            <w:vAlign w:val="center"/>
          </w:tcPr>
          <w:p w14:paraId="0FA0326D" w14:textId="77777777" w:rsidR="0001633A" w:rsidRPr="0044683A" w:rsidRDefault="0001633A" w:rsidP="00B82D36">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Sell In Reports</w:t>
            </w:r>
          </w:p>
        </w:tc>
        <w:tc>
          <w:tcPr>
            <w:tcW w:w="2070" w:type="dxa"/>
            <w:tcBorders>
              <w:top w:val="single" w:sz="4" w:space="0" w:color="auto"/>
              <w:left w:val="single" w:sz="4" w:space="0" w:color="auto"/>
              <w:bottom w:val="single" w:sz="4" w:space="0" w:color="auto"/>
              <w:right w:val="single" w:sz="4" w:space="0" w:color="auto"/>
            </w:tcBorders>
            <w:vAlign w:val="bottom"/>
          </w:tcPr>
          <w:p w14:paraId="4BC86127" w14:textId="77777777" w:rsidR="000B5E51" w:rsidRDefault="0001633A" w:rsidP="00B82D36">
            <w:pPr>
              <w:rPr>
                <w:ins w:id="14008" w:author="gu832116" w:date="2015-02-09T18:35:00Z"/>
                <w:rFonts w:asciiTheme="minorHAnsi" w:hAnsiTheme="minorHAnsi" w:cstheme="minorHAnsi"/>
                <w:color w:val="000000"/>
                <w:sz w:val="18"/>
                <w:szCs w:val="16"/>
              </w:rPr>
            </w:pPr>
            <w:r w:rsidRPr="0044683A">
              <w:rPr>
                <w:rFonts w:asciiTheme="minorHAnsi" w:hAnsiTheme="minorHAnsi" w:cstheme="minorHAnsi"/>
                <w:color w:val="000000"/>
                <w:sz w:val="18"/>
                <w:szCs w:val="16"/>
              </w:rPr>
              <w:t xml:space="preserve">Daily/ </w:t>
            </w:r>
          </w:p>
          <w:p w14:paraId="0776E2EB" w14:textId="57438D59" w:rsidR="000B5E51" w:rsidRDefault="0001633A" w:rsidP="00B82D36">
            <w:pPr>
              <w:rPr>
                <w:ins w:id="14009" w:author="gu832116" w:date="2015-02-09T18:35:00Z"/>
                <w:rFonts w:asciiTheme="minorHAnsi" w:hAnsiTheme="minorHAnsi" w:cstheme="minorHAnsi"/>
                <w:color w:val="000000"/>
                <w:sz w:val="18"/>
                <w:szCs w:val="16"/>
              </w:rPr>
            </w:pPr>
            <w:r w:rsidRPr="0044683A">
              <w:rPr>
                <w:rFonts w:asciiTheme="minorHAnsi" w:hAnsiTheme="minorHAnsi" w:cstheme="minorHAnsi"/>
                <w:color w:val="000000"/>
                <w:sz w:val="18"/>
                <w:szCs w:val="16"/>
              </w:rPr>
              <w:t>00:01 - 07:00</w:t>
            </w:r>
            <w:ins w:id="14010" w:author="gu832116" w:date="2015-02-09T18:35:00Z">
              <w:r w:rsidR="000B5E51">
                <w:rPr>
                  <w:rFonts w:asciiTheme="minorHAnsi" w:hAnsiTheme="minorHAnsi" w:cstheme="minorHAnsi"/>
                  <w:color w:val="000000"/>
                  <w:sz w:val="18"/>
                  <w:szCs w:val="16"/>
                </w:rPr>
                <w:t xml:space="preserve"> AM</w:t>
              </w:r>
            </w:ins>
            <w:ins w:id="14011" w:author="gu832116" w:date="2015-02-09T18:34:00Z">
              <w:r w:rsidR="000B5E51">
                <w:rPr>
                  <w:rFonts w:asciiTheme="minorHAnsi" w:hAnsiTheme="minorHAnsi" w:cstheme="minorHAnsi"/>
                  <w:color w:val="000000"/>
                  <w:sz w:val="18"/>
                  <w:szCs w:val="16"/>
                </w:rPr>
                <w:t xml:space="preserve">, </w:t>
              </w:r>
            </w:ins>
          </w:p>
          <w:p w14:paraId="0FBB4549" w14:textId="7AC510BD" w:rsidR="0001633A" w:rsidRPr="0044683A" w:rsidRDefault="000B5E51" w:rsidP="00B82D36">
            <w:pPr>
              <w:rPr>
                <w:rFonts w:asciiTheme="minorHAnsi" w:hAnsiTheme="minorHAnsi" w:cstheme="minorHAnsi"/>
                <w:color w:val="000000"/>
                <w:sz w:val="18"/>
                <w:szCs w:val="16"/>
              </w:rPr>
            </w:pPr>
            <w:ins w:id="14012" w:author="gu832116" w:date="2015-02-09T18:35:00Z">
              <w:r>
                <w:rPr>
                  <w:rFonts w:asciiTheme="minorHAnsi" w:hAnsiTheme="minorHAnsi" w:cstheme="minorHAnsi"/>
                  <w:color w:val="000000"/>
                  <w:sz w:val="18"/>
                  <w:szCs w:val="16"/>
                </w:rPr>
                <w:t>0</w:t>
              </w:r>
            </w:ins>
            <w:ins w:id="14013" w:author="gu832116" w:date="2015-02-09T18:34:00Z">
              <w:r>
                <w:rPr>
                  <w:rFonts w:asciiTheme="minorHAnsi" w:hAnsiTheme="minorHAnsi" w:cstheme="minorHAnsi"/>
                  <w:color w:val="000000"/>
                  <w:sz w:val="18"/>
                  <w:szCs w:val="16"/>
                </w:rPr>
                <w:t>8:00</w:t>
              </w:r>
            </w:ins>
            <w:ins w:id="14014" w:author="gu832116" w:date="2015-02-09T18:35:00Z">
              <w:r>
                <w:rPr>
                  <w:rFonts w:asciiTheme="minorHAnsi" w:hAnsiTheme="minorHAnsi" w:cstheme="minorHAnsi"/>
                  <w:color w:val="000000"/>
                  <w:sz w:val="18"/>
                  <w:szCs w:val="16"/>
                </w:rPr>
                <w:t xml:space="preserve"> - 09:00</w:t>
              </w:r>
            </w:ins>
            <w:r w:rsidR="0001633A" w:rsidRPr="0044683A">
              <w:rPr>
                <w:rFonts w:asciiTheme="minorHAnsi" w:hAnsiTheme="minorHAnsi" w:cstheme="minorHAnsi"/>
                <w:color w:val="000000"/>
                <w:sz w:val="18"/>
                <w:szCs w:val="16"/>
              </w:rPr>
              <w:t xml:space="preserve"> AM</w:t>
            </w:r>
          </w:p>
        </w:tc>
        <w:tc>
          <w:tcPr>
            <w:tcW w:w="1080" w:type="dxa"/>
            <w:tcBorders>
              <w:top w:val="single" w:sz="4" w:space="0" w:color="auto"/>
              <w:left w:val="single" w:sz="4" w:space="0" w:color="auto"/>
              <w:bottom w:val="single" w:sz="4" w:space="0" w:color="auto"/>
              <w:right w:val="single" w:sz="4" w:space="0" w:color="auto"/>
            </w:tcBorders>
          </w:tcPr>
          <w:p w14:paraId="1E5DB226" w14:textId="77777777" w:rsidR="0001633A" w:rsidRDefault="0001633A" w:rsidP="00B82D36">
            <w:r w:rsidRPr="004E359B">
              <w:rPr>
                <w:rFonts w:asciiTheme="minorHAnsi" w:hAnsiTheme="minorHAnsi" w:cstheme="minorHAnsi"/>
                <w:color w:val="000000"/>
                <w:sz w:val="18"/>
                <w:szCs w:val="16"/>
              </w:rPr>
              <w:t>FTP/SFTP</w:t>
            </w:r>
          </w:p>
        </w:tc>
      </w:tr>
      <w:tr w:rsidR="0001633A" w:rsidRPr="00D30FA1" w14:paraId="3C11D2BA" w14:textId="77777777" w:rsidTr="00B82D36">
        <w:tc>
          <w:tcPr>
            <w:tcW w:w="630" w:type="dxa"/>
            <w:tcBorders>
              <w:top w:val="single" w:sz="4" w:space="0" w:color="auto"/>
              <w:left w:val="single" w:sz="4" w:space="0" w:color="auto"/>
              <w:bottom w:val="single" w:sz="4" w:space="0" w:color="auto"/>
              <w:right w:val="single" w:sz="4" w:space="0" w:color="auto"/>
            </w:tcBorders>
          </w:tcPr>
          <w:p w14:paraId="02D5343F" w14:textId="77777777" w:rsidR="0001633A" w:rsidRPr="00D30FA1" w:rsidRDefault="0001633A" w:rsidP="00B82D36">
            <w:pPr>
              <w:rPr>
                <w:rFonts w:asciiTheme="minorHAnsi" w:hAnsiTheme="minorHAnsi" w:cstheme="minorHAnsi"/>
                <w:color w:val="000000"/>
                <w:sz w:val="18"/>
                <w:szCs w:val="16"/>
              </w:rPr>
            </w:pPr>
            <w:r>
              <w:rPr>
                <w:rFonts w:asciiTheme="minorHAnsi" w:hAnsiTheme="minorHAnsi" w:cstheme="minorHAnsi"/>
                <w:color w:val="000000"/>
                <w:sz w:val="18"/>
                <w:szCs w:val="16"/>
              </w:rPr>
              <w:t>3</w:t>
            </w:r>
          </w:p>
        </w:tc>
        <w:tc>
          <w:tcPr>
            <w:tcW w:w="1980" w:type="dxa"/>
            <w:tcBorders>
              <w:top w:val="single" w:sz="4" w:space="0" w:color="auto"/>
              <w:left w:val="single" w:sz="4" w:space="0" w:color="auto"/>
              <w:bottom w:val="single" w:sz="4" w:space="0" w:color="auto"/>
              <w:right w:val="single" w:sz="4" w:space="0" w:color="auto"/>
            </w:tcBorders>
            <w:vAlign w:val="center"/>
          </w:tcPr>
          <w:p w14:paraId="484214E0" w14:textId="77777777" w:rsidR="0001633A" w:rsidRPr="0044683A" w:rsidRDefault="0001633A" w:rsidP="00B82D36">
            <w:pPr>
              <w:widowControl/>
              <w:spacing w:line="240" w:lineRule="auto"/>
              <w:rPr>
                <w:rFonts w:asciiTheme="minorHAnsi" w:hAnsiTheme="minorHAnsi" w:cstheme="minorHAnsi"/>
                <w:color w:val="000000"/>
                <w:sz w:val="18"/>
                <w:szCs w:val="16"/>
              </w:rPr>
            </w:pPr>
            <w:r w:rsidRPr="0044683A">
              <w:rPr>
                <w:rFonts w:asciiTheme="minorHAnsi" w:hAnsiTheme="minorHAnsi" w:cstheme="minorHAnsi"/>
                <w:color w:val="000000"/>
                <w:sz w:val="18"/>
                <w:szCs w:val="16"/>
              </w:rPr>
              <w:t>DMO_ERP_Sellin.csv</w:t>
            </w:r>
          </w:p>
        </w:tc>
        <w:tc>
          <w:tcPr>
            <w:tcW w:w="2250" w:type="dxa"/>
            <w:tcBorders>
              <w:top w:val="single" w:sz="4" w:space="0" w:color="auto"/>
              <w:left w:val="single" w:sz="4" w:space="0" w:color="auto"/>
              <w:bottom w:val="single" w:sz="4" w:space="0" w:color="auto"/>
              <w:right w:val="single" w:sz="4" w:space="0" w:color="auto"/>
            </w:tcBorders>
          </w:tcPr>
          <w:p w14:paraId="2A27B3DD" w14:textId="77777777" w:rsidR="0001633A" w:rsidRPr="0044683A" w:rsidRDefault="0001633A" w:rsidP="00B82D36">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xml:space="preserve">Local ERP file </w:t>
            </w:r>
          </w:p>
        </w:tc>
        <w:tc>
          <w:tcPr>
            <w:tcW w:w="1620" w:type="dxa"/>
            <w:tcBorders>
              <w:top w:val="single" w:sz="4" w:space="0" w:color="auto"/>
              <w:left w:val="single" w:sz="4" w:space="0" w:color="auto"/>
              <w:bottom w:val="single" w:sz="4" w:space="0" w:color="auto"/>
              <w:right w:val="single" w:sz="4" w:space="0" w:color="auto"/>
            </w:tcBorders>
            <w:vAlign w:val="center"/>
          </w:tcPr>
          <w:p w14:paraId="502BF1A3" w14:textId="77777777" w:rsidR="0001633A" w:rsidRPr="0044683A" w:rsidRDefault="0001633A" w:rsidP="00B82D36">
            <w:pPr>
              <w:rPr>
                <w:rFonts w:asciiTheme="minorHAnsi" w:hAnsiTheme="minorHAnsi" w:cstheme="minorHAnsi"/>
                <w:color w:val="000000"/>
                <w:sz w:val="18"/>
                <w:szCs w:val="16"/>
              </w:rPr>
            </w:pPr>
            <w:r w:rsidRPr="0044683A">
              <w:rPr>
                <w:rFonts w:asciiTheme="minorHAnsi" w:hAnsiTheme="minorHAnsi" w:cstheme="minorHAnsi"/>
                <w:color w:val="000000"/>
                <w:sz w:val="18"/>
                <w:szCs w:val="16"/>
              </w:rPr>
              <w:t> Sell In Reports</w:t>
            </w:r>
          </w:p>
        </w:tc>
        <w:tc>
          <w:tcPr>
            <w:tcW w:w="2070" w:type="dxa"/>
            <w:tcBorders>
              <w:top w:val="single" w:sz="4" w:space="0" w:color="auto"/>
              <w:left w:val="single" w:sz="4" w:space="0" w:color="auto"/>
              <w:bottom w:val="single" w:sz="4" w:space="0" w:color="auto"/>
              <w:right w:val="single" w:sz="4" w:space="0" w:color="auto"/>
            </w:tcBorders>
            <w:vAlign w:val="bottom"/>
          </w:tcPr>
          <w:p w14:paraId="4716B9A0" w14:textId="77777777" w:rsidR="000B5E51" w:rsidRDefault="000B5E51" w:rsidP="000B5E51">
            <w:pPr>
              <w:rPr>
                <w:ins w:id="14015" w:author="gu832116" w:date="2015-02-09T18:35:00Z"/>
                <w:rFonts w:asciiTheme="minorHAnsi" w:hAnsiTheme="minorHAnsi" w:cstheme="minorHAnsi"/>
                <w:color w:val="000000"/>
                <w:sz w:val="18"/>
                <w:szCs w:val="16"/>
              </w:rPr>
            </w:pPr>
            <w:ins w:id="14016" w:author="gu832116" w:date="2015-02-09T18:35:00Z">
              <w:r w:rsidRPr="0044683A">
                <w:rPr>
                  <w:rFonts w:asciiTheme="minorHAnsi" w:hAnsiTheme="minorHAnsi" w:cstheme="minorHAnsi"/>
                  <w:color w:val="000000"/>
                  <w:sz w:val="18"/>
                  <w:szCs w:val="16"/>
                </w:rPr>
                <w:t xml:space="preserve">Daily/ </w:t>
              </w:r>
            </w:ins>
          </w:p>
          <w:p w14:paraId="4DDBF7A8" w14:textId="77777777" w:rsidR="000B5E51" w:rsidRDefault="000B5E51" w:rsidP="000B5E51">
            <w:pPr>
              <w:rPr>
                <w:ins w:id="14017" w:author="gu832116" w:date="2015-02-09T18:35:00Z"/>
                <w:rFonts w:asciiTheme="minorHAnsi" w:hAnsiTheme="minorHAnsi" w:cstheme="minorHAnsi"/>
                <w:color w:val="000000"/>
                <w:sz w:val="18"/>
                <w:szCs w:val="16"/>
              </w:rPr>
            </w:pPr>
            <w:ins w:id="14018" w:author="gu832116" w:date="2015-02-09T18:35:00Z">
              <w:r w:rsidRPr="0044683A">
                <w:rPr>
                  <w:rFonts w:asciiTheme="minorHAnsi" w:hAnsiTheme="minorHAnsi" w:cstheme="minorHAnsi"/>
                  <w:color w:val="000000"/>
                  <w:sz w:val="18"/>
                  <w:szCs w:val="16"/>
                </w:rPr>
                <w:t>00:01 - 07:00</w:t>
              </w:r>
              <w:r>
                <w:rPr>
                  <w:rFonts w:asciiTheme="minorHAnsi" w:hAnsiTheme="minorHAnsi" w:cstheme="minorHAnsi"/>
                  <w:color w:val="000000"/>
                  <w:sz w:val="18"/>
                  <w:szCs w:val="16"/>
                </w:rPr>
                <w:t xml:space="preserve"> AM, </w:t>
              </w:r>
            </w:ins>
          </w:p>
          <w:p w14:paraId="40E1D793" w14:textId="0AB8BB48" w:rsidR="0001633A" w:rsidRPr="0044683A" w:rsidRDefault="000B5E51" w:rsidP="000B5E51">
            <w:pPr>
              <w:rPr>
                <w:rFonts w:asciiTheme="minorHAnsi" w:hAnsiTheme="minorHAnsi" w:cstheme="minorHAnsi"/>
                <w:color w:val="000000"/>
                <w:sz w:val="18"/>
                <w:szCs w:val="16"/>
              </w:rPr>
            </w:pPr>
            <w:ins w:id="14019" w:author="gu832116" w:date="2015-02-09T18:35:00Z">
              <w:r>
                <w:rPr>
                  <w:rFonts w:asciiTheme="minorHAnsi" w:hAnsiTheme="minorHAnsi" w:cstheme="minorHAnsi"/>
                  <w:color w:val="000000"/>
                  <w:sz w:val="18"/>
                  <w:szCs w:val="16"/>
                </w:rPr>
                <w:t>08:00 - 09:00</w:t>
              </w:r>
              <w:r w:rsidRPr="0044683A">
                <w:rPr>
                  <w:rFonts w:asciiTheme="minorHAnsi" w:hAnsiTheme="minorHAnsi" w:cstheme="minorHAnsi"/>
                  <w:color w:val="000000"/>
                  <w:sz w:val="18"/>
                  <w:szCs w:val="16"/>
                </w:rPr>
                <w:t xml:space="preserve"> AM</w:t>
              </w:r>
            </w:ins>
            <w:del w:id="14020" w:author="gu832116" w:date="2015-02-09T18:35:00Z">
              <w:r w:rsidR="0001633A" w:rsidRPr="0044683A" w:rsidDel="000B5E51">
                <w:rPr>
                  <w:rFonts w:asciiTheme="minorHAnsi" w:hAnsiTheme="minorHAnsi" w:cstheme="minorHAnsi"/>
                  <w:color w:val="000000"/>
                  <w:sz w:val="18"/>
                  <w:szCs w:val="16"/>
                </w:rPr>
                <w:delText>Daily/ 00:01 - 07:00 AM</w:delText>
              </w:r>
            </w:del>
          </w:p>
        </w:tc>
        <w:tc>
          <w:tcPr>
            <w:tcW w:w="1080" w:type="dxa"/>
            <w:tcBorders>
              <w:top w:val="single" w:sz="4" w:space="0" w:color="auto"/>
              <w:left w:val="single" w:sz="4" w:space="0" w:color="auto"/>
              <w:bottom w:val="single" w:sz="4" w:space="0" w:color="auto"/>
              <w:right w:val="single" w:sz="4" w:space="0" w:color="auto"/>
            </w:tcBorders>
          </w:tcPr>
          <w:p w14:paraId="331808AE" w14:textId="77777777" w:rsidR="0001633A" w:rsidRDefault="0001633A" w:rsidP="00B82D36">
            <w:r w:rsidRPr="004E359B">
              <w:rPr>
                <w:rFonts w:asciiTheme="minorHAnsi" w:hAnsiTheme="minorHAnsi" w:cstheme="minorHAnsi"/>
                <w:color w:val="000000"/>
                <w:sz w:val="18"/>
                <w:szCs w:val="16"/>
              </w:rPr>
              <w:t>FTP/SFTP</w:t>
            </w:r>
          </w:p>
        </w:tc>
      </w:tr>
    </w:tbl>
    <w:p w14:paraId="12CE0968" w14:textId="77777777" w:rsidR="002A5C1E" w:rsidRDefault="002A5C1E" w:rsidP="002A5C1E">
      <w:pPr>
        <w:rPr>
          <w:rFonts w:asciiTheme="minorHAnsi" w:hAnsiTheme="minorHAnsi" w:cstheme="minorHAnsi"/>
        </w:rPr>
      </w:pPr>
    </w:p>
    <w:p w14:paraId="054B9A79" w14:textId="77777777" w:rsidR="002A5C1E" w:rsidRDefault="002A5C1E" w:rsidP="002A5C1E">
      <w:pPr>
        <w:rPr>
          <w:rFonts w:asciiTheme="minorHAnsi" w:hAnsiTheme="minorHAnsi" w:cstheme="minorHAnsi"/>
        </w:rPr>
      </w:pPr>
    </w:p>
    <w:p w14:paraId="4071D692" w14:textId="77777777" w:rsidR="002A5C1E" w:rsidRPr="00D30FA1" w:rsidRDefault="002A5C1E" w:rsidP="00317CDC">
      <w:pPr>
        <w:keepNext/>
        <w:widowControl/>
        <w:numPr>
          <w:ilvl w:val="2"/>
          <w:numId w:val="10"/>
        </w:numPr>
        <w:spacing w:line="240" w:lineRule="auto"/>
        <w:ind w:right="21"/>
        <w:jc w:val="both"/>
        <w:outlineLvl w:val="1"/>
        <w:rPr>
          <w:rFonts w:asciiTheme="minorHAnsi" w:hAnsiTheme="minorHAnsi" w:cstheme="minorHAnsi"/>
          <w:b/>
          <w:i/>
          <w:sz w:val="24"/>
          <w:szCs w:val="24"/>
          <w:lang w:val="en-GB"/>
        </w:rPr>
      </w:pPr>
      <w:bookmarkStart w:id="14021" w:name="_Toc363526174"/>
      <w:bookmarkStart w:id="14022" w:name="_Toc415065670"/>
      <w:r w:rsidRPr="00317CDC">
        <w:rPr>
          <w:rFonts w:asciiTheme="minorHAnsi" w:hAnsiTheme="minorHAnsi" w:cstheme="minorHAnsi"/>
          <w:b/>
          <w:i/>
          <w:sz w:val="22"/>
          <w:szCs w:val="24"/>
          <w:lang w:val="en-GB"/>
        </w:rPr>
        <w:t>In bound / Out Bound – Shell Script</w:t>
      </w:r>
      <w:bookmarkEnd w:id="14021"/>
      <w:bookmarkEnd w:id="14022"/>
    </w:p>
    <w:p w14:paraId="6A4164DF" w14:textId="77777777" w:rsidR="002A5C1E" w:rsidRPr="00D30FA1" w:rsidRDefault="002A5C1E" w:rsidP="002A5C1E">
      <w:pPr>
        <w:rPr>
          <w:rFonts w:asciiTheme="minorHAnsi" w:hAnsiTheme="minorHAnsi" w:cstheme="minorHAnsi"/>
        </w:rPr>
      </w:pPr>
    </w:p>
    <w:tbl>
      <w:tblPr>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3420"/>
        <w:gridCol w:w="2520"/>
        <w:gridCol w:w="1620"/>
      </w:tblGrid>
      <w:tr w:rsidR="002A5C1E" w:rsidRPr="00D30FA1" w14:paraId="49D15FF3" w14:textId="77777777" w:rsidTr="00B36295">
        <w:tc>
          <w:tcPr>
            <w:tcW w:w="1620" w:type="dxa"/>
            <w:tcBorders>
              <w:top w:val="single" w:sz="4" w:space="0" w:color="auto"/>
              <w:left w:val="single" w:sz="4" w:space="0" w:color="auto"/>
              <w:bottom w:val="single" w:sz="4" w:space="0" w:color="auto"/>
              <w:right w:val="single" w:sz="4" w:space="0" w:color="auto"/>
            </w:tcBorders>
            <w:shd w:val="clear" w:color="auto" w:fill="F4B8AE"/>
          </w:tcPr>
          <w:p w14:paraId="69C7A3F0" w14:textId="77777777" w:rsidR="002A5C1E" w:rsidRPr="00D30FA1" w:rsidRDefault="002A5C1E" w:rsidP="00B36295">
            <w:pPr>
              <w:rPr>
                <w:rFonts w:asciiTheme="minorHAnsi" w:hAnsiTheme="minorHAnsi" w:cstheme="minorHAnsi"/>
                <w:lang w:eastAsia="ja-JP"/>
              </w:rPr>
            </w:pPr>
            <w:r w:rsidRPr="00D30FA1">
              <w:rPr>
                <w:rFonts w:asciiTheme="minorHAnsi" w:hAnsiTheme="minorHAnsi" w:cstheme="minorHAnsi"/>
                <w:lang w:eastAsia="ja-JP"/>
              </w:rPr>
              <w:t>Sourced from DB/Schema/File Location</w:t>
            </w:r>
          </w:p>
          <w:p w14:paraId="2AE921BB" w14:textId="77777777" w:rsidR="002A5C1E" w:rsidRPr="00D30FA1" w:rsidRDefault="002A5C1E" w:rsidP="00B36295">
            <w:pPr>
              <w:rPr>
                <w:rFonts w:asciiTheme="minorHAnsi" w:hAnsiTheme="minorHAnsi" w:cstheme="minorHAnsi"/>
                <w:lang w:eastAsia="ja-JP"/>
              </w:rPr>
            </w:pPr>
          </w:p>
        </w:tc>
        <w:tc>
          <w:tcPr>
            <w:tcW w:w="3420" w:type="dxa"/>
            <w:tcBorders>
              <w:top w:val="single" w:sz="4" w:space="0" w:color="auto"/>
              <w:left w:val="single" w:sz="4" w:space="0" w:color="auto"/>
              <w:bottom w:val="single" w:sz="4" w:space="0" w:color="auto"/>
              <w:right w:val="single" w:sz="4" w:space="0" w:color="auto"/>
            </w:tcBorders>
            <w:shd w:val="clear" w:color="auto" w:fill="F4B8AE"/>
            <w:hideMark/>
          </w:tcPr>
          <w:p w14:paraId="4CBFB9DB" w14:textId="77777777" w:rsidR="002A5C1E" w:rsidRPr="00D30FA1" w:rsidRDefault="002A5C1E" w:rsidP="00B36295">
            <w:pPr>
              <w:rPr>
                <w:rFonts w:asciiTheme="minorHAnsi" w:hAnsiTheme="minorHAnsi" w:cstheme="minorHAnsi"/>
                <w:lang w:eastAsia="ja-JP"/>
              </w:rPr>
            </w:pPr>
            <w:r w:rsidRPr="00D30FA1">
              <w:rPr>
                <w:rFonts w:asciiTheme="minorHAnsi" w:hAnsiTheme="minorHAnsi" w:cstheme="minorHAnsi"/>
                <w:lang w:eastAsia="ja-JP"/>
              </w:rPr>
              <w:t>Source File Name/Table name</w:t>
            </w:r>
          </w:p>
        </w:tc>
        <w:tc>
          <w:tcPr>
            <w:tcW w:w="2520" w:type="dxa"/>
            <w:tcBorders>
              <w:top w:val="single" w:sz="4" w:space="0" w:color="auto"/>
              <w:left w:val="single" w:sz="4" w:space="0" w:color="auto"/>
              <w:bottom w:val="single" w:sz="4" w:space="0" w:color="auto"/>
              <w:right w:val="single" w:sz="4" w:space="0" w:color="auto"/>
            </w:tcBorders>
            <w:shd w:val="clear" w:color="auto" w:fill="F4B8AE"/>
            <w:hideMark/>
          </w:tcPr>
          <w:p w14:paraId="7249E5DD" w14:textId="77777777" w:rsidR="002A5C1E" w:rsidRPr="00D30FA1" w:rsidRDefault="002A5C1E" w:rsidP="00B36295">
            <w:pPr>
              <w:rPr>
                <w:rFonts w:asciiTheme="minorHAnsi" w:hAnsiTheme="minorHAnsi" w:cstheme="minorHAnsi"/>
                <w:lang w:eastAsia="ja-JP"/>
              </w:rPr>
            </w:pPr>
            <w:r w:rsidRPr="00D30FA1">
              <w:rPr>
                <w:rFonts w:asciiTheme="minorHAnsi" w:hAnsiTheme="minorHAnsi" w:cstheme="minorHAnsi"/>
                <w:lang w:eastAsia="ja-JP"/>
              </w:rPr>
              <w:t>Loading Strategy</w:t>
            </w:r>
          </w:p>
          <w:p w14:paraId="1804514A" w14:textId="77777777" w:rsidR="002A5C1E" w:rsidRPr="00D30FA1" w:rsidRDefault="002A5C1E" w:rsidP="00B36295">
            <w:pPr>
              <w:rPr>
                <w:rFonts w:asciiTheme="minorHAnsi" w:hAnsiTheme="minorHAnsi" w:cstheme="minorHAnsi"/>
                <w:lang w:eastAsia="ja-JP"/>
              </w:rPr>
            </w:pPr>
            <w:r w:rsidRPr="00D30FA1">
              <w:rPr>
                <w:rFonts w:asciiTheme="minorHAnsi" w:hAnsiTheme="minorHAnsi" w:cstheme="minorHAnsi"/>
                <w:lang w:eastAsia="ja-JP"/>
              </w:rPr>
              <w:t>(Eg. FTP, DB link , CDC tool, Java Code, WEB Focus  &amp;etc,, )</w:t>
            </w:r>
          </w:p>
        </w:tc>
        <w:tc>
          <w:tcPr>
            <w:tcW w:w="1620" w:type="dxa"/>
            <w:tcBorders>
              <w:top w:val="single" w:sz="4" w:space="0" w:color="auto"/>
              <w:left w:val="single" w:sz="4" w:space="0" w:color="auto"/>
              <w:bottom w:val="single" w:sz="4" w:space="0" w:color="auto"/>
              <w:right w:val="single" w:sz="4" w:space="0" w:color="auto"/>
            </w:tcBorders>
            <w:shd w:val="clear" w:color="auto" w:fill="F4B8AE"/>
            <w:hideMark/>
          </w:tcPr>
          <w:p w14:paraId="78AF3D0D" w14:textId="77777777" w:rsidR="002A5C1E" w:rsidRPr="00D30FA1" w:rsidRDefault="002A5C1E" w:rsidP="00B36295">
            <w:pPr>
              <w:rPr>
                <w:rFonts w:asciiTheme="minorHAnsi" w:hAnsiTheme="minorHAnsi" w:cstheme="minorHAnsi"/>
                <w:lang w:eastAsia="ja-JP"/>
              </w:rPr>
            </w:pPr>
            <w:r w:rsidRPr="00D30FA1">
              <w:rPr>
                <w:rFonts w:asciiTheme="minorHAnsi" w:hAnsiTheme="minorHAnsi" w:cstheme="minorHAnsi"/>
                <w:lang w:eastAsia="ja-JP"/>
              </w:rPr>
              <w:t>Source Type</w:t>
            </w:r>
          </w:p>
          <w:p w14:paraId="75C60C43" w14:textId="77777777" w:rsidR="002A5C1E" w:rsidRPr="00D30FA1" w:rsidRDefault="002A5C1E" w:rsidP="00B36295">
            <w:pPr>
              <w:rPr>
                <w:rFonts w:asciiTheme="minorHAnsi" w:hAnsiTheme="minorHAnsi" w:cstheme="minorHAnsi"/>
                <w:lang w:eastAsia="ja-JP"/>
              </w:rPr>
            </w:pPr>
            <w:r w:rsidRPr="00D30FA1">
              <w:rPr>
                <w:rFonts w:asciiTheme="minorHAnsi" w:hAnsiTheme="minorHAnsi" w:cstheme="minorHAnsi"/>
                <w:lang w:eastAsia="ja-JP"/>
              </w:rPr>
              <w:t>(Eg. Table, View, MV, Flat file &amp; etc., )</w:t>
            </w:r>
          </w:p>
        </w:tc>
      </w:tr>
      <w:tr w:rsidR="002A5C1E" w:rsidRPr="00D30FA1" w14:paraId="1EA1B676" w14:textId="77777777" w:rsidTr="00B36295">
        <w:trPr>
          <w:trHeight w:val="335"/>
        </w:trPr>
        <w:tc>
          <w:tcPr>
            <w:tcW w:w="1620" w:type="dxa"/>
            <w:tcBorders>
              <w:top w:val="single" w:sz="4" w:space="0" w:color="auto"/>
              <w:left w:val="single" w:sz="4" w:space="0" w:color="auto"/>
              <w:bottom w:val="single" w:sz="4" w:space="0" w:color="auto"/>
              <w:right w:val="single" w:sz="4" w:space="0" w:color="auto"/>
            </w:tcBorders>
            <w:vAlign w:val="center"/>
            <w:hideMark/>
          </w:tcPr>
          <w:p w14:paraId="005ABFA1" w14:textId="77777777" w:rsidR="002A5C1E" w:rsidRPr="00D30FA1" w:rsidRDefault="002A5C1E" w:rsidP="00B36295">
            <w:pPr>
              <w:jc w:val="center"/>
              <w:rPr>
                <w:rFonts w:asciiTheme="minorHAnsi" w:hAnsiTheme="minorHAnsi" w:cstheme="minorHAnsi"/>
                <w:highlight w:val="white"/>
              </w:rPr>
            </w:pPr>
            <w:r>
              <w:rPr>
                <w:rFonts w:asciiTheme="minorHAnsi" w:hAnsiTheme="minorHAnsi" w:cstheme="minorHAnsi"/>
                <w:highlight w:val="white"/>
              </w:rPr>
              <w:t>NA</w:t>
            </w:r>
          </w:p>
        </w:tc>
        <w:tc>
          <w:tcPr>
            <w:tcW w:w="3420" w:type="dxa"/>
            <w:tcBorders>
              <w:top w:val="single" w:sz="4" w:space="0" w:color="auto"/>
              <w:left w:val="single" w:sz="4" w:space="0" w:color="auto"/>
              <w:bottom w:val="single" w:sz="4" w:space="0" w:color="auto"/>
              <w:right w:val="single" w:sz="4" w:space="0" w:color="auto"/>
            </w:tcBorders>
            <w:vAlign w:val="center"/>
          </w:tcPr>
          <w:p w14:paraId="34762881" w14:textId="77777777" w:rsidR="002A5C1E" w:rsidRPr="00D30FA1" w:rsidRDefault="002A5C1E" w:rsidP="00B36295">
            <w:pPr>
              <w:jc w:val="center"/>
              <w:rPr>
                <w:rFonts w:asciiTheme="minorHAnsi" w:hAnsiTheme="minorHAnsi" w:cstheme="minorHAnsi"/>
                <w:highlight w:val="white"/>
              </w:rPr>
            </w:pPr>
            <w:r w:rsidRPr="00327EE4">
              <w:rPr>
                <w:rFonts w:asciiTheme="minorHAnsi" w:hAnsiTheme="minorHAnsi" w:cstheme="minorHAnsi"/>
                <w:highlight w:val="white"/>
              </w:rPr>
              <w:t>NA</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3FCAC5D" w14:textId="77777777" w:rsidR="002A5C1E" w:rsidRPr="00D30FA1" w:rsidRDefault="002A5C1E" w:rsidP="00B36295">
            <w:pPr>
              <w:jc w:val="center"/>
              <w:rPr>
                <w:rFonts w:asciiTheme="minorHAnsi" w:hAnsiTheme="minorHAnsi" w:cstheme="minorHAnsi"/>
                <w:highlight w:val="white"/>
              </w:rPr>
            </w:pPr>
            <w:r w:rsidRPr="00327EE4">
              <w:rPr>
                <w:rFonts w:asciiTheme="minorHAnsi" w:hAnsiTheme="minorHAnsi" w:cstheme="minorHAnsi"/>
                <w:highlight w:val="white"/>
              </w:rPr>
              <w:t>NA</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F6D494B" w14:textId="77777777" w:rsidR="002A5C1E" w:rsidRPr="00D30FA1" w:rsidRDefault="002A5C1E" w:rsidP="00B36295">
            <w:pPr>
              <w:jc w:val="center"/>
              <w:rPr>
                <w:rFonts w:asciiTheme="minorHAnsi" w:hAnsiTheme="minorHAnsi" w:cstheme="minorHAnsi"/>
              </w:rPr>
            </w:pPr>
            <w:r w:rsidRPr="00327EE4">
              <w:rPr>
                <w:rFonts w:asciiTheme="minorHAnsi" w:hAnsiTheme="minorHAnsi" w:cstheme="minorHAnsi"/>
                <w:highlight w:val="white"/>
              </w:rPr>
              <w:t>NA</w:t>
            </w:r>
          </w:p>
        </w:tc>
      </w:tr>
    </w:tbl>
    <w:p w14:paraId="3CE19C37" w14:textId="77777777" w:rsidR="002A5C1E" w:rsidRDefault="002A5C1E" w:rsidP="002A5C1E">
      <w:pPr>
        <w:rPr>
          <w:rFonts w:asciiTheme="minorHAnsi" w:hAnsiTheme="minorHAnsi" w:cstheme="minorHAnsi"/>
        </w:rPr>
      </w:pPr>
    </w:p>
    <w:p w14:paraId="3632D188" w14:textId="77777777" w:rsidR="002A5C1E" w:rsidRPr="00CF0344" w:rsidRDefault="002A5C1E" w:rsidP="00CF0344">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4023" w:name="_Toc363526175"/>
      <w:bookmarkStart w:id="14024" w:name="_Toc415065671"/>
      <w:r w:rsidRPr="00CF0344">
        <w:rPr>
          <w:rFonts w:asciiTheme="minorHAnsi" w:hAnsiTheme="minorHAnsi" w:cstheme="minorHAnsi"/>
          <w:b/>
          <w:i/>
          <w:sz w:val="22"/>
          <w:szCs w:val="24"/>
          <w:lang w:val="en-GB"/>
        </w:rPr>
        <w:t>In bound – SQL Loader / Data Pump / Import Utility</w:t>
      </w:r>
      <w:bookmarkEnd w:id="14023"/>
      <w:bookmarkEnd w:id="14024"/>
    </w:p>
    <w:p w14:paraId="569D294B" w14:textId="77777777" w:rsidR="002A5C1E" w:rsidRDefault="002A5C1E" w:rsidP="002A5C1E">
      <w:pPr>
        <w:rPr>
          <w:rFonts w:asciiTheme="minorHAnsi" w:hAnsiTheme="minorHAnsi" w:cstheme="minorHAnsi"/>
        </w:rPr>
      </w:pPr>
    </w:p>
    <w:p w14:paraId="664608BF" w14:textId="77777777" w:rsidR="002A5C1E" w:rsidRDefault="002A5C1E" w:rsidP="002A5C1E">
      <w:pPr>
        <w:rPr>
          <w:rFonts w:asciiTheme="minorHAnsi" w:hAnsiTheme="minorHAnsi" w:cstheme="minorHAnsi"/>
        </w:rPr>
      </w:pPr>
      <w:r>
        <w:rPr>
          <w:rFonts w:asciiTheme="minorHAnsi" w:hAnsiTheme="minorHAnsi" w:cstheme="minorHAnsi"/>
        </w:rPr>
        <w:t xml:space="preserve">                 NA</w:t>
      </w:r>
    </w:p>
    <w:p w14:paraId="27CA73CF" w14:textId="77777777" w:rsidR="002A5C1E" w:rsidRDefault="002A5C1E" w:rsidP="002A5C1E">
      <w:pPr>
        <w:rPr>
          <w:rFonts w:asciiTheme="minorHAnsi" w:hAnsiTheme="minorHAnsi" w:cstheme="minorHAnsi"/>
        </w:rPr>
      </w:pPr>
    </w:p>
    <w:p w14:paraId="1CC99FAC" w14:textId="77777777" w:rsidR="002A5C1E" w:rsidRDefault="002A5C1E" w:rsidP="002A5C1E">
      <w:pPr>
        <w:rPr>
          <w:rFonts w:asciiTheme="minorHAnsi" w:hAnsiTheme="minorHAnsi" w:cstheme="minorHAnsi"/>
        </w:rPr>
      </w:pPr>
    </w:p>
    <w:p w14:paraId="7DFF4A4B" w14:textId="77777777" w:rsidR="002A5C1E" w:rsidRPr="00CF0344" w:rsidRDefault="002A5C1E" w:rsidP="00CF0344">
      <w:pPr>
        <w:keepNext/>
        <w:widowControl/>
        <w:numPr>
          <w:ilvl w:val="2"/>
          <w:numId w:val="10"/>
        </w:numPr>
        <w:spacing w:line="240" w:lineRule="auto"/>
        <w:ind w:right="21"/>
        <w:jc w:val="both"/>
        <w:outlineLvl w:val="1"/>
        <w:rPr>
          <w:rFonts w:asciiTheme="minorHAnsi" w:hAnsiTheme="minorHAnsi" w:cstheme="minorHAnsi"/>
          <w:b/>
          <w:i/>
          <w:sz w:val="22"/>
          <w:szCs w:val="24"/>
          <w:lang w:val="en-GB"/>
        </w:rPr>
      </w:pPr>
      <w:bookmarkStart w:id="14025" w:name="_Toc415065672"/>
      <w:bookmarkStart w:id="14026" w:name="_Toc365559838"/>
      <w:r w:rsidRPr="00CF0344">
        <w:rPr>
          <w:rFonts w:asciiTheme="minorHAnsi" w:hAnsiTheme="minorHAnsi" w:cstheme="minorHAnsi"/>
          <w:b/>
          <w:i/>
          <w:sz w:val="22"/>
          <w:szCs w:val="24"/>
          <w:lang w:val="en-GB"/>
        </w:rPr>
        <w:t>Job Details (For Production Support turnover document)</w:t>
      </w:r>
      <w:bookmarkEnd w:id="14025"/>
    </w:p>
    <w:bookmarkEnd w:id="14026"/>
    <w:p w14:paraId="45D22405" w14:textId="77777777" w:rsidR="002A5C1E" w:rsidRDefault="002A5C1E" w:rsidP="002A5C1E">
      <w:pPr>
        <w:rPr>
          <w:rFonts w:asciiTheme="minorHAnsi" w:hAnsiTheme="minorHAnsi" w:cstheme="minorHAnsi"/>
        </w:rPr>
      </w:pPr>
    </w:p>
    <w:p w14:paraId="29BCA890" w14:textId="77777777" w:rsidR="002A5C1E" w:rsidRPr="00106005" w:rsidRDefault="00106005" w:rsidP="002A5C1E">
      <w:pPr>
        <w:rPr>
          <w:rFonts w:asciiTheme="minorHAnsi" w:hAnsiTheme="minorHAnsi" w:cstheme="minorHAnsi"/>
          <w:color w:val="FF0000"/>
        </w:rPr>
      </w:pPr>
      <w:r w:rsidRPr="00106005">
        <w:rPr>
          <w:rFonts w:asciiTheme="minorHAnsi" w:hAnsiTheme="minorHAnsi" w:cstheme="minorHAnsi"/>
          <w:color w:val="FF0000"/>
        </w:rPr>
        <w:t>&lt;To Be Filled&gt;</w:t>
      </w:r>
    </w:p>
    <w:p w14:paraId="459B607F" w14:textId="72F05BD9" w:rsidR="002A5C1E" w:rsidRPr="00D30FA1" w:rsidRDefault="002A5C1E" w:rsidP="00765AA8">
      <w:pPr>
        <w:keepNext/>
        <w:widowControl/>
        <w:spacing w:before="120" w:after="240" w:line="240" w:lineRule="auto"/>
        <w:ind w:left="720"/>
        <w:jc w:val="both"/>
        <w:outlineLvl w:val="0"/>
        <w:rPr>
          <w:rFonts w:asciiTheme="minorHAnsi" w:hAnsiTheme="minorHAnsi" w:cstheme="minorHAnsi"/>
          <w:b/>
          <w:bCs/>
          <w:kern w:val="32"/>
          <w:sz w:val="22"/>
          <w:szCs w:val="22"/>
          <w:lang w:val="en-GB"/>
        </w:rPr>
      </w:pPr>
      <w:del w:id="14027" w:author="gu832116" w:date="2015-02-09T18:36:00Z">
        <w:r w:rsidRPr="00D30FA1" w:rsidDel="00765AA8">
          <w:rPr>
            <w:rFonts w:asciiTheme="minorHAnsi" w:hAnsiTheme="minorHAnsi" w:cstheme="minorHAnsi"/>
            <w:b/>
            <w:bCs/>
            <w:kern w:val="32"/>
            <w:sz w:val="32"/>
            <w:szCs w:val="22"/>
            <w:lang w:val="en-GB"/>
          </w:rPr>
          <w:delText>Exception Handling and Audits</w:delText>
        </w:r>
      </w:del>
    </w:p>
    <w:p w14:paraId="6B0136A2" w14:textId="5F0E1DC1" w:rsidR="00765AA8" w:rsidRPr="00540082" w:rsidRDefault="00765AA8" w:rsidP="00540082">
      <w:pPr>
        <w:keepNext/>
        <w:pageBreakBefore/>
        <w:widowControl/>
        <w:numPr>
          <w:ilvl w:val="0"/>
          <w:numId w:val="10"/>
        </w:numPr>
        <w:spacing w:before="120" w:after="240" w:line="240" w:lineRule="auto"/>
        <w:jc w:val="both"/>
        <w:outlineLvl w:val="0"/>
        <w:rPr>
          <w:ins w:id="14028" w:author="gu832116" w:date="2015-02-09T18:36:00Z"/>
          <w:rFonts w:asciiTheme="minorHAnsi" w:hAnsiTheme="minorHAnsi" w:cstheme="minorHAnsi"/>
          <w:b/>
          <w:bCs/>
          <w:kern w:val="32"/>
          <w:sz w:val="32"/>
          <w:szCs w:val="24"/>
          <w:lang w:val="en-GB"/>
        </w:rPr>
      </w:pPr>
      <w:bookmarkStart w:id="14029" w:name="_Toc415065673"/>
      <w:ins w:id="14030" w:author="gu832116" w:date="2015-02-09T18:36:00Z">
        <w:r w:rsidRPr="00540082">
          <w:rPr>
            <w:rFonts w:asciiTheme="minorHAnsi" w:hAnsiTheme="minorHAnsi" w:cstheme="minorHAnsi"/>
            <w:b/>
            <w:bCs/>
            <w:kern w:val="32"/>
            <w:sz w:val="32"/>
            <w:szCs w:val="24"/>
            <w:lang w:val="en-GB"/>
          </w:rPr>
          <w:lastRenderedPageBreak/>
          <w:t>Exception Handling and Audits</w:t>
        </w:r>
        <w:bookmarkEnd w:id="14029"/>
        <w:r w:rsidRPr="00540082">
          <w:rPr>
            <w:rFonts w:asciiTheme="minorHAnsi" w:hAnsiTheme="minorHAnsi" w:cstheme="minorHAnsi"/>
            <w:b/>
            <w:bCs/>
            <w:kern w:val="32"/>
            <w:sz w:val="32"/>
            <w:szCs w:val="24"/>
            <w:lang w:val="en-GB"/>
          </w:rPr>
          <w:t xml:space="preserve"> </w:t>
        </w:r>
      </w:ins>
    </w:p>
    <w:p w14:paraId="30B9157F" w14:textId="77777777" w:rsidR="00765AA8" w:rsidRDefault="00765AA8" w:rsidP="00765AA8">
      <w:pPr>
        <w:keepNext/>
        <w:widowControl/>
        <w:spacing w:line="240" w:lineRule="auto"/>
        <w:ind w:left="1068" w:right="21"/>
        <w:jc w:val="both"/>
        <w:outlineLvl w:val="1"/>
        <w:rPr>
          <w:ins w:id="14031" w:author="gu832116" w:date="2015-02-09T18:36:00Z"/>
          <w:rFonts w:asciiTheme="minorHAnsi" w:hAnsiTheme="minorHAnsi" w:cstheme="minorHAnsi"/>
          <w:b/>
          <w:sz w:val="28"/>
          <w:szCs w:val="24"/>
          <w:lang w:val="en-GB"/>
        </w:rPr>
      </w:pPr>
    </w:p>
    <w:p w14:paraId="74D1CD36" w14:textId="1233B95F" w:rsidR="002A5C1E" w:rsidRPr="00540082" w:rsidRDefault="002A5C1E" w:rsidP="00540082">
      <w:pPr>
        <w:keepNext/>
        <w:widowControl/>
        <w:numPr>
          <w:ilvl w:val="1"/>
          <w:numId w:val="10"/>
        </w:numPr>
        <w:spacing w:line="240" w:lineRule="auto"/>
        <w:ind w:left="960" w:right="21"/>
        <w:jc w:val="both"/>
        <w:outlineLvl w:val="1"/>
        <w:rPr>
          <w:rFonts w:asciiTheme="minorHAnsi" w:hAnsiTheme="minorHAnsi" w:cstheme="minorHAnsi"/>
          <w:b/>
          <w:sz w:val="28"/>
          <w:szCs w:val="24"/>
          <w:lang w:val="en-GB"/>
        </w:rPr>
      </w:pPr>
      <w:bookmarkStart w:id="14032" w:name="_Toc415065674"/>
      <w:r w:rsidRPr="00540082">
        <w:rPr>
          <w:rFonts w:asciiTheme="minorHAnsi" w:hAnsiTheme="minorHAnsi" w:cstheme="minorHAnsi"/>
          <w:b/>
          <w:sz w:val="28"/>
          <w:szCs w:val="24"/>
          <w:lang w:val="en-GB"/>
        </w:rPr>
        <w:t>GUI</w:t>
      </w:r>
      <w:bookmarkEnd w:id="14032"/>
    </w:p>
    <w:p w14:paraId="2FBA9218" w14:textId="77777777" w:rsidR="002A5C1E" w:rsidRPr="00D30FA1" w:rsidRDefault="002A5C1E" w:rsidP="00021CB6">
      <w:pPr>
        <w:keepNext/>
        <w:widowControl/>
        <w:spacing w:line="240" w:lineRule="auto"/>
        <w:ind w:left="468" w:right="21"/>
        <w:jc w:val="both"/>
        <w:outlineLvl w:val="1"/>
        <w:rPr>
          <w:rFonts w:asciiTheme="minorHAnsi" w:hAnsiTheme="minorHAnsi" w:cstheme="minorHAnsi"/>
          <w:b/>
          <w:sz w:val="28"/>
          <w:szCs w:val="24"/>
          <w:lang w:val="en-GB"/>
        </w:rPr>
      </w:pPr>
    </w:p>
    <w:p w14:paraId="238377C4" w14:textId="77777777" w:rsidR="002A5C1E" w:rsidRDefault="002A5C1E" w:rsidP="00540082">
      <w:pPr>
        <w:keepNext/>
        <w:widowControl/>
        <w:numPr>
          <w:ilvl w:val="1"/>
          <w:numId w:val="10"/>
        </w:numPr>
        <w:spacing w:line="240" w:lineRule="auto"/>
        <w:ind w:left="960" w:right="21"/>
        <w:jc w:val="both"/>
        <w:outlineLvl w:val="1"/>
        <w:rPr>
          <w:rFonts w:asciiTheme="minorHAnsi" w:hAnsiTheme="minorHAnsi" w:cstheme="minorHAnsi"/>
          <w:b/>
          <w:sz w:val="28"/>
          <w:szCs w:val="24"/>
          <w:lang w:val="en-GB"/>
        </w:rPr>
      </w:pPr>
      <w:bookmarkStart w:id="14033" w:name="_Toc415065675"/>
      <w:r w:rsidRPr="00D30FA1">
        <w:rPr>
          <w:rFonts w:asciiTheme="minorHAnsi" w:hAnsiTheme="minorHAnsi" w:cstheme="minorHAnsi"/>
          <w:b/>
          <w:sz w:val="28"/>
          <w:szCs w:val="24"/>
          <w:lang w:val="en-GB"/>
        </w:rPr>
        <w:t>Report</w:t>
      </w:r>
      <w:bookmarkEnd w:id="14033"/>
    </w:p>
    <w:p w14:paraId="059653E7" w14:textId="77777777" w:rsidR="002A5C1E" w:rsidRPr="00D30FA1" w:rsidRDefault="002A5C1E" w:rsidP="00021CB6">
      <w:pPr>
        <w:keepNext/>
        <w:widowControl/>
        <w:spacing w:line="240" w:lineRule="auto"/>
        <w:ind w:right="21"/>
        <w:jc w:val="both"/>
        <w:outlineLvl w:val="1"/>
        <w:rPr>
          <w:rFonts w:asciiTheme="minorHAnsi" w:hAnsiTheme="minorHAnsi" w:cstheme="minorHAnsi"/>
          <w:b/>
          <w:sz w:val="28"/>
          <w:szCs w:val="24"/>
          <w:lang w:val="en-GB"/>
        </w:rPr>
      </w:pPr>
    </w:p>
    <w:p w14:paraId="731D7325" w14:textId="77777777" w:rsidR="002A5C1E" w:rsidRDefault="002A5C1E" w:rsidP="00540082">
      <w:pPr>
        <w:keepNext/>
        <w:widowControl/>
        <w:numPr>
          <w:ilvl w:val="1"/>
          <w:numId w:val="10"/>
        </w:numPr>
        <w:spacing w:line="240" w:lineRule="auto"/>
        <w:ind w:left="960" w:right="21"/>
        <w:jc w:val="both"/>
        <w:outlineLvl w:val="1"/>
        <w:rPr>
          <w:rFonts w:asciiTheme="minorHAnsi" w:hAnsiTheme="minorHAnsi" w:cstheme="minorHAnsi"/>
          <w:b/>
          <w:sz w:val="28"/>
          <w:szCs w:val="24"/>
          <w:lang w:val="en-GB"/>
        </w:rPr>
      </w:pPr>
      <w:bookmarkStart w:id="14034" w:name="_Toc415065676"/>
      <w:r w:rsidRPr="00D30FA1">
        <w:rPr>
          <w:rFonts w:asciiTheme="minorHAnsi" w:hAnsiTheme="minorHAnsi" w:cstheme="minorHAnsi"/>
          <w:b/>
          <w:sz w:val="28"/>
          <w:szCs w:val="24"/>
          <w:lang w:val="en-GB"/>
        </w:rPr>
        <w:t>Data</w:t>
      </w:r>
      <w:bookmarkEnd w:id="14034"/>
    </w:p>
    <w:p w14:paraId="4BD7556A" w14:textId="77777777" w:rsidR="002A5C1E" w:rsidRPr="00702634" w:rsidRDefault="002A5C1E" w:rsidP="002A5C1E">
      <w:pPr>
        <w:rPr>
          <w:rFonts w:asciiTheme="minorHAnsi" w:hAnsiTheme="minorHAnsi" w:cstheme="minorHAnsi"/>
        </w:rPr>
      </w:pPr>
    </w:p>
    <w:p w14:paraId="1EF4B0D5" w14:textId="77777777" w:rsidR="002A5C1E" w:rsidRPr="00FE04AD" w:rsidRDefault="002A5C1E" w:rsidP="002A5C1E">
      <w:pPr>
        <w:rPr>
          <w:rFonts w:asciiTheme="minorHAnsi" w:hAnsiTheme="minorHAnsi" w:cstheme="minorHAnsi"/>
        </w:rPr>
      </w:pPr>
      <w:r>
        <w:rPr>
          <w:rFonts w:asciiTheme="minorHAnsi" w:hAnsiTheme="minorHAnsi" w:cstheme="minorHAnsi"/>
        </w:rPr>
        <w:t>The below control table</w:t>
      </w:r>
      <w:r w:rsidRPr="00FE04AD">
        <w:rPr>
          <w:rFonts w:asciiTheme="minorHAnsi" w:hAnsiTheme="minorHAnsi" w:cstheme="minorHAnsi"/>
        </w:rPr>
        <w:t xml:space="preserve"> will show the current status of the job</w:t>
      </w:r>
      <w:r>
        <w:rPr>
          <w:rFonts w:asciiTheme="minorHAnsi" w:hAnsiTheme="minorHAnsi" w:cstheme="minorHAnsi"/>
        </w:rPr>
        <w:t>s.</w:t>
      </w:r>
    </w:p>
    <w:p w14:paraId="2C308F61" w14:textId="77777777" w:rsidR="002A5C1E" w:rsidRPr="00702634" w:rsidRDefault="002A5C1E" w:rsidP="002A5C1E">
      <w:pPr>
        <w:rPr>
          <w:rFonts w:asciiTheme="minorHAnsi" w:hAnsiTheme="minorHAnsi" w:cstheme="minorHAnsi"/>
        </w:rPr>
      </w:pPr>
    </w:p>
    <w:tbl>
      <w:tblPr>
        <w:tblW w:w="7715" w:type="dxa"/>
        <w:tblInd w:w="93" w:type="dxa"/>
        <w:tblLook w:val="04A0" w:firstRow="1" w:lastRow="0" w:firstColumn="1" w:lastColumn="0" w:noHBand="0" w:noVBand="1"/>
      </w:tblPr>
      <w:tblGrid>
        <w:gridCol w:w="1736"/>
        <w:gridCol w:w="1669"/>
        <w:gridCol w:w="4310"/>
      </w:tblGrid>
      <w:tr w:rsidR="002A5C1E" w:rsidRPr="00F7045B" w14:paraId="41BE4B0F" w14:textId="77777777" w:rsidTr="00B36295">
        <w:trPr>
          <w:trHeight w:val="300"/>
        </w:trPr>
        <w:tc>
          <w:tcPr>
            <w:tcW w:w="7715" w:type="dxa"/>
            <w:gridSpan w:val="3"/>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5DF95853" w14:textId="27982B07" w:rsidR="002A5C1E" w:rsidRPr="00F7045B" w:rsidRDefault="00446233" w:rsidP="00B36295">
            <w:pPr>
              <w:widowControl/>
              <w:spacing w:line="240" w:lineRule="auto"/>
              <w:jc w:val="center"/>
              <w:rPr>
                <w:rFonts w:ascii="Calibri" w:hAnsi="Calibri" w:cs="Calibri"/>
                <w:b/>
                <w:bCs/>
                <w:color w:val="000000"/>
                <w:sz w:val="22"/>
                <w:szCs w:val="22"/>
              </w:rPr>
            </w:pPr>
            <w:r>
              <w:rPr>
                <w:rFonts w:ascii="Calibri" w:hAnsi="Calibri" w:cs="Calibri"/>
                <w:b/>
                <w:bCs/>
                <w:color w:val="000000"/>
                <w:sz w:val="22"/>
                <w:szCs w:val="22"/>
              </w:rPr>
              <w:t>ISRVE_DMO_DM</w:t>
            </w:r>
            <w:r w:rsidR="002A5C1E" w:rsidRPr="00F7045B">
              <w:rPr>
                <w:rFonts w:ascii="Calibri" w:hAnsi="Calibri" w:cs="Calibri"/>
                <w:b/>
                <w:bCs/>
                <w:color w:val="000000"/>
                <w:sz w:val="22"/>
                <w:szCs w:val="22"/>
              </w:rPr>
              <w:t>.</w:t>
            </w:r>
            <w:r w:rsidR="004C7C10">
              <w:rPr>
                <w:rFonts w:ascii="Calibri" w:hAnsi="Calibri" w:cs="Calibri"/>
                <w:b/>
                <w:bCs/>
                <w:color w:val="000000"/>
                <w:sz w:val="22"/>
                <w:szCs w:val="22"/>
              </w:rPr>
              <w:t xml:space="preserve"> DMO_EBIP</w:t>
            </w:r>
            <w:r w:rsidR="002A5C1E" w:rsidRPr="00F7045B">
              <w:rPr>
                <w:rFonts w:ascii="Calibri" w:hAnsi="Calibri" w:cs="Calibri"/>
                <w:b/>
                <w:bCs/>
                <w:color w:val="000000"/>
                <w:sz w:val="22"/>
                <w:szCs w:val="22"/>
              </w:rPr>
              <w:t>_JOB_CNTL</w:t>
            </w:r>
          </w:p>
        </w:tc>
      </w:tr>
      <w:tr w:rsidR="002A5C1E" w:rsidRPr="00F7045B" w14:paraId="09FB2CB8" w14:textId="77777777" w:rsidTr="00B36295">
        <w:trPr>
          <w:trHeight w:val="300"/>
        </w:trPr>
        <w:tc>
          <w:tcPr>
            <w:tcW w:w="1736" w:type="dxa"/>
            <w:tcBorders>
              <w:top w:val="nil"/>
              <w:left w:val="single" w:sz="4" w:space="0" w:color="auto"/>
              <w:bottom w:val="single" w:sz="4" w:space="0" w:color="auto"/>
              <w:right w:val="single" w:sz="4" w:space="0" w:color="auto"/>
            </w:tcBorders>
            <w:shd w:val="clear" w:color="000000" w:fill="BFBFBF"/>
            <w:noWrap/>
            <w:vAlign w:val="bottom"/>
            <w:hideMark/>
          </w:tcPr>
          <w:p w14:paraId="3C524F4C" w14:textId="77777777" w:rsidR="002A5C1E" w:rsidRPr="00F7045B" w:rsidRDefault="002A5C1E" w:rsidP="00B36295">
            <w:pPr>
              <w:widowControl/>
              <w:spacing w:line="240" w:lineRule="auto"/>
              <w:rPr>
                <w:rFonts w:ascii="Calibri" w:hAnsi="Calibri" w:cs="Calibri"/>
                <w:color w:val="000000"/>
                <w:sz w:val="22"/>
                <w:szCs w:val="22"/>
              </w:rPr>
            </w:pPr>
            <w:r w:rsidRPr="00F7045B">
              <w:rPr>
                <w:rFonts w:ascii="Calibri" w:hAnsi="Calibri" w:cs="Calibri"/>
                <w:color w:val="000000"/>
                <w:sz w:val="22"/>
                <w:szCs w:val="22"/>
              </w:rPr>
              <w:t>Column Name</w:t>
            </w:r>
          </w:p>
        </w:tc>
        <w:tc>
          <w:tcPr>
            <w:tcW w:w="1669" w:type="dxa"/>
            <w:tcBorders>
              <w:top w:val="nil"/>
              <w:left w:val="nil"/>
              <w:bottom w:val="single" w:sz="4" w:space="0" w:color="auto"/>
              <w:right w:val="single" w:sz="4" w:space="0" w:color="auto"/>
            </w:tcBorders>
            <w:shd w:val="clear" w:color="000000" w:fill="BFBFBF"/>
            <w:noWrap/>
            <w:vAlign w:val="bottom"/>
            <w:hideMark/>
          </w:tcPr>
          <w:p w14:paraId="3CB8F013" w14:textId="77777777" w:rsidR="002A5C1E" w:rsidRPr="00F7045B" w:rsidRDefault="002A5C1E" w:rsidP="00B36295">
            <w:pPr>
              <w:widowControl/>
              <w:spacing w:line="240" w:lineRule="auto"/>
              <w:rPr>
                <w:rFonts w:ascii="Calibri" w:hAnsi="Calibri" w:cs="Calibri"/>
                <w:color w:val="000000"/>
                <w:sz w:val="22"/>
                <w:szCs w:val="22"/>
              </w:rPr>
            </w:pPr>
            <w:r w:rsidRPr="00F7045B">
              <w:rPr>
                <w:rFonts w:ascii="Calibri" w:hAnsi="Calibri" w:cs="Calibri"/>
                <w:color w:val="000000"/>
                <w:sz w:val="22"/>
                <w:szCs w:val="22"/>
              </w:rPr>
              <w:t>Data Type</w:t>
            </w:r>
          </w:p>
        </w:tc>
        <w:tc>
          <w:tcPr>
            <w:tcW w:w="4310" w:type="dxa"/>
            <w:tcBorders>
              <w:top w:val="nil"/>
              <w:left w:val="nil"/>
              <w:bottom w:val="single" w:sz="4" w:space="0" w:color="auto"/>
              <w:right w:val="single" w:sz="4" w:space="0" w:color="auto"/>
            </w:tcBorders>
            <w:shd w:val="clear" w:color="000000" w:fill="BFBFBF"/>
            <w:noWrap/>
            <w:vAlign w:val="bottom"/>
            <w:hideMark/>
          </w:tcPr>
          <w:p w14:paraId="1DDEDE19" w14:textId="77777777" w:rsidR="002A5C1E" w:rsidRPr="00F7045B" w:rsidRDefault="002A5C1E" w:rsidP="00B36295">
            <w:pPr>
              <w:widowControl/>
              <w:spacing w:line="240" w:lineRule="auto"/>
              <w:rPr>
                <w:rFonts w:ascii="Calibri" w:hAnsi="Calibri" w:cs="Calibri"/>
                <w:color w:val="000000"/>
                <w:sz w:val="22"/>
                <w:szCs w:val="22"/>
              </w:rPr>
            </w:pPr>
            <w:r w:rsidRPr="00F7045B">
              <w:rPr>
                <w:rFonts w:ascii="Calibri" w:hAnsi="Calibri" w:cs="Calibri"/>
                <w:color w:val="000000"/>
                <w:sz w:val="22"/>
                <w:szCs w:val="22"/>
              </w:rPr>
              <w:t>Column Description</w:t>
            </w:r>
          </w:p>
        </w:tc>
      </w:tr>
      <w:tr w:rsidR="002A5C1E" w:rsidRPr="00F7045B" w14:paraId="059732B5" w14:textId="77777777" w:rsidTr="00B36295">
        <w:trPr>
          <w:trHeight w:val="300"/>
        </w:trPr>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03EF34D6"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PROJ_NAME     </w:t>
            </w:r>
          </w:p>
        </w:tc>
        <w:tc>
          <w:tcPr>
            <w:tcW w:w="1669" w:type="dxa"/>
            <w:tcBorders>
              <w:top w:val="nil"/>
              <w:left w:val="nil"/>
              <w:bottom w:val="single" w:sz="4" w:space="0" w:color="auto"/>
              <w:right w:val="single" w:sz="4" w:space="0" w:color="auto"/>
            </w:tcBorders>
            <w:shd w:val="clear" w:color="auto" w:fill="auto"/>
            <w:noWrap/>
            <w:vAlign w:val="center"/>
            <w:hideMark/>
          </w:tcPr>
          <w:p w14:paraId="0ACAACBE" w14:textId="13B77A98"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(30) </w:t>
            </w:r>
          </w:p>
        </w:tc>
        <w:tc>
          <w:tcPr>
            <w:tcW w:w="4310" w:type="dxa"/>
            <w:tcBorders>
              <w:top w:val="nil"/>
              <w:left w:val="nil"/>
              <w:bottom w:val="single" w:sz="4" w:space="0" w:color="auto"/>
              <w:right w:val="single" w:sz="4" w:space="0" w:color="auto"/>
            </w:tcBorders>
            <w:shd w:val="clear" w:color="auto" w:fill="auto"/>
            <w:noWrap/>
            <w:vAlign w:val="center"/>
            <w:hideMark/>
          </w:tcPr>
          <w:p w14:paraId="1C51B4F1"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Contains the Project / Business entity name</w:t>
            </w:r>
          </w:p>
        </w:tc>
      </w:tr>
      <w:tr w:rsidR="002A5C1E" w:rsidRPr="00F7045B" w14:paraId="060255FA" w14:textId="77777777" w:rsidTr="00B36295">
        <w:trPr>
          <w:trHeight w:val="300"/>
        </w:trPr>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1481033A"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JOB_NAME      </w:t>
            </w:r>
          </w:p>
        </w:tc>
        <w:tc>
          <w:tcPr>
            <w:tcW w:w="1669" w:type="dxa"/>
            <w:tcBorders>
              <w:top w:val="nil"/>
              <w:left w:val="nil"/>
              <w:bottom w:val="single" w:sz="4" w:space="0" w:color="auto"/>
              <w:right w:val="single" w:sz="4" w:space="0" w:color="auto"/>
            </w:tcBorders>
            <w:shd w:val="clear" w:color="auto" w:fill="auto"/>
            <w:noWrap/>
            <w:vAlign w:val="center"/>
            <w:hideMark/>
          </w:tcPr>
          <w:p w14:paraId="346587C3" w14:textId="00E6E4E7"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(30) </w:t>
            </w:r>
          </w:p>
        </w:tc>
        <w:tc>
          <w:tcPr>
            <w:tcW w:w="4310" w:type="dxa"/>
            <w:tcBorders>
              <w:top w:val="nil"/>
              <w:left w:val="nil"/>
              <w:bottom w:val="single" w:sz="4" w:space="0" w:color="auto"/>
              <w:right w:val="single" w:sz="4" w:space="0" w:color="auto"/>
            </w:tcBorders>
            <w:shd w:val="clear" w:color="auto" w:fill="auto"/>
            <w:noWrap/>
            <w:vAlign w:val="center"/>
            <w:hideMark/>
          </w:tcPr>
          <w:p w14:paraId="36160674"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Contains the Procedure name</w:t>
            </w:r>
          </w:p>
        </w:tc>
      </w:tr>
      <w:tr w:rsidR="002A5C1E" w:rsidRPr="00F7045B" w14:paraId="5C103218" w14:textId="77777777" w:rsidTr="00B36295">
        <w:trPr>
          <w:trHeight w:val="300"/>
        </w:trPr>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22A91663"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JOB_DESC      </w:t>
            </w:r>
          </w:p>
        </w:tc>
        <w:tc>
          <w:tcPr>
            <w:tcW w:w="1669" w:type="dxa"/>
            <w:tcBorders>
              <w:top w:val="nil"/>
              <w:left w:val="nil"/>
              <w:bottom w:val="single" w:sz="4" w:space="0" w:color="auto"/>
              <w:right w:val="single" w:sz="4" w:space="0" w:color="auto"/>
            </w:tcBorders>
            <w:shd w:val="clear" w:color="auto" w:fill="auto"/>
            <w:noWrap/>
            <w:vAlign w:val="center"/>
            <w:hideMark/>
          </w:tcPr>
          <w:p w14:paraId="4BCCA124" w14:textId="34E81091"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(100)</w:t>
            </w:r>
          </w:p>
        </w:tc>
        <w:tc>
          <w:tcPr>
            <w:tcW w:w="4310" w:type="dxa"/>
            <w:tcBorders>
              <w:top w:val="nil"/>
              <w:left w:val="nil"/>
              <w:bottom w:val="single" w:sz="4" w:space="0" w:color="auto"/>
              <w:right w:val="single" w:sz="4" w:space="0" w:color="auto"/>
            </w:tcBorders>
            <w:shd w:val="clear" w:color="auto" w:fill="auto"/>
            <w:noWrap/>
            <w:vAlign w:val="center"/>
            <w:hideMark/>
          </w:tcPr>
          <w:p w14:paraId="044EBF5E"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Contains the Job description</w:t>
            </w:r>
          </w:p>
        </w:tc>
      </w:tr>
      <w:tr w:rsidR="002A5C1E" w:rsidRPr="00F7045B" w14:paraId="13604714" w14:textId="77777777" w:rsidTr="00B36295">
        <w:trPr>
          <w:trHeight w:val="300"/>
        </w:trPr>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745E9E5A"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JOB_SEQ       </w:t>
            </w:r>
          </w:p>
        </w:tc>
        <w:tc>
          <w:tcPr>
            <w:tcW w:w="1669" w:type="dxa"/>
            <w:tcBorders>
              <w:top w:val="nil"/>
              <w:left w:val="nil"/>
              <w:bottom w:val="single" w:sz="4" w:space="0" w:color="auto"/>
              <w:right w:val="single" w:sz="4" w:space="0" w:color="auto"/>
            </w:tcBorders>
            <w:shd w:val="clear" w:color="auto" w:fill="auto"/>
            <w:noWrap/>
            <w:vAlign w:val="center"/>
            <w:hideMark/>
          </w:tcPr>
          <w:p w14:paraId="6CEDE884"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NUMBER       </w:t>
            </w:r>
          </w:p>
        </w:tc>
        <w:tc>
          <w:tcPr>
            <w:tcW w:w="4310" w:type="dxa"/>
            <w:tcBorders>
              <w:top w:val="nil"/>
              <w:left w:val="nil"/>
              <w:bottom w:val="single" w:sz="4" w:space="0" w:color="auto"/>
              <w:right w:val="single" w:sz="4" w:space="0" w:color="auto"/>
            </w:tcBorders>
            <w:shd w:val="clear" w:color="auto" w:fill="auto"/>
            <w:noWrap/>
            <w:vAlign w:val="center"/>
            <w:hideMark/>
          </w:tcPr>
          <w:p w14:paraId="7DFDF9AC"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Sequence of the Job</w:t>
            </w:r>
          </w:p>
        </w:tc>
      </w:tr>
      <w:tr w:rsidR="002A5C1E" w:rsidRPr="00F7045B" w14:paraId="6ABAC96A" w14:textId="77777777" w:rsidTr="00B36295">
        <w:trPr>
          <w:trHeight w:val="300"/>
        </w:trPr>
        <w:tc>
          <w:tcPr>
            <w:tcW w:w="1736" w:type="dxa"/>
            <w:tcBorders>
              <w:top w:val="nil"/>
              <w:left w:val="single" w:sz="4" w:space="0" w:color="auto"/>
              <w:bottom w:val="single" w:sz="4" w:space="0" w:color="auto"/>
              <w:right w:val="single" w:sz="4" w:space="0" w:color="auto"/>
            </w:tcBorders>
            <w:shd w:val="clear" w:color="auto" w:fill="auto"/>
            <w:noWrap/>
            <w:vAlign w:val="center"/>
          </w:tcPr>
          <w:p w14:paraId="6F938D06"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JOB_DATE</w:t>
            </w:r>
          </w:p>
        </w:tc>
        <w:tc>
          <w:tcPr>
            <w:tcW w:w="1669" w:type="dxa"/>
            <w:tcBorders>
              <w:top w:val="nil"/>
              <w:left w:val="nil"/>
              <w:bottom w:val="single" w:sz="4" w:space="0" w:color="auto"/>
              <w:right w:val="single" w:sz="4" w:space="0" w:color="auto"/>
            </w:tcBorders>
            <w:shd w:val="clear" w:color="auto" w:fill="auto"/>
            <w:noWrap/>
            <w:vAlign w:val="center"/>
          </w:tcPr>
          <w:p w14:paraId="0A961951"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DATE</w:t>
            </w:r>
          </w:p>
        </w:tc>
        <w:tc>
          <w:tcPr>
            <w:tcW w:w="4310" w:type="dxa"/>
            <w:tcBorders>
              <w:top w:val="nil"/>
              <w:left w:val="nil"/>
              <w:bottom w:val="single" w:sz="4" w:space="0" w:color="auto"/>
              <w:right w:val="single" w:sz="4" w:space="0" w:color="auto"/>
            </w:tcBorders>
            <w:shd w:val="clear" w:color="auto" w:fill="auto"/>
            <w:noWrap/>
            <w:vAlign w:val="center"/>
          </w:tcPr>
          <w:p w14:paraId="3B55EEE6"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Run date of the job</w:t>
            </w:r>
          </w:p>
        </w:tc>
      </w:tr>
      <w:tr w:rsidR="002A5C1E" w:rsidRPr="00F7045B" w14:paraId="3321721E" w14:textId="77777777" w:rsidTr="00B36295">
        <w:trPr>
          <w:trHeight w:val="300"/>
        </w:trPr>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1ACDDBE0"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JOB_ST_DT     </w:t>
            </w:r>
          </w:p>
        </w:tc>
        <w:tc>
          <w:tcPr>
            <w:tcW w:w="1669" w:type="dxa"/>
            <w:tcBorders>
              <w:top w:val="nil"/>
              <w:left w:val="nil"/>
              <w:bottom w:val="single" w:sz="4" w:space="0" w:color="auto"/>
              <w:right w:val="single" w:sz="4" w:space="0" w:color="auto"/>
            </w:tcBorders>
            <w:shd w:val="clear" w:color="auto" w:fill="auto"/>
            <w:noWrap/>
            <w:vAlign w:val="center"/>
            <w:hideMark/>
          </w:tcPr>
          <w:p w14:paraId="6678D738"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DATE         </w:t>
            </w:r>
          </w:p>
        </w:tc>
        <w:tc>
          <w:tcPr>
            <w:tcW w:w="4310" w:type="dxa"/>
            <w:tcBorders>
              <w:top w:val="nil"/>
              <w:left w:val="nil"/>
              <w:bottom w:val="single" w:sz="4" w:space="0" w:color="auto"/>
              <w:right w:val="single" w:sz="4" w:space="0" w:color="auto"/>
            </w:tcBorders>
            <w:shd w:val="clear" w:color="auto" w:fill="auto"/>
            <w:noWrap/>
            <w:vAlign w:val="center"/>
            <w:hideMark/>
          </w:tcPr>
          <w:p w14:paraId="44E57E0C"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Start time of the job</w:t>
            </w:r>
          </w:p>
        </w:tc>
      </w:tr>
      <w:tr w:rsidR="002A5C1E" w:rsidRPr="00F7045B" w14:paraId="44A89F7C" w14:textId="77777777" w:rsidTr="00B36295">
        <w:trPr>
          <w:trHeight w:val="300"/>
        </w:trPr>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2523C7FC"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JOB_END_DT    </w:t>
            </w:r>
          </w:p>
        </w:tc>
        <w:tc>
          <w:tcPr>
            <w:tcW w:w="1669" w:type="dxa"/>
            <w:tcBorders>
              <w:top w:val="nil"/>
              <w:left w:val="nil"/>
              <w:bottom w:val="single" w:sz="4" w:space="0" w:color="auto"/>
              <w:right w:val="single" w:sz="4" w:space="0" w:color="auto"/>
            </w:tcBorders>
            <w:shd w:val="clear" w:color="auto" w:fill="auto"/>
            <w:noWrap/>
            <w:vAlign w:val="center"/>
            <w:hideMark/>
          </w:tcPr>
          <w:p w14:paraId="68BBD547"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DATE         </w:t>
            </w:r>
          </w:p>
        </w:tc>
        <w:tc>
          <w:tcPr>
            <w:tcW w:w="4310" w:type="dxa"/>
            <w:tcBorders>
              <w:top w:val="nil"/>
              <w:left w:val="nil"/>
              <w:bottom w:val="single" w:sz="4" w:space="0" w:color="auto"/>
              <w:right w:val="single" w:sz="4" w:space="0" w:color="auto"/>
            </w:tcBorders>
            <w:shd w:val="clear" w:color="auto" w:fill="auto"/>
            <w:noWrap/>
            <w:vAlign w:val="center"/>
            <w:hideMark/>
          </w:tcPr>
          <w:p w14:paraId="08F1F09E"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End time of the job</w:t>
            </w:r>
          </w:p>
        </w:tc>
      </w:tr>
      <w:tr w:rsidR="002A5C1E" w:rsidRPr="00F7045B" w14:paraId="18C0C288" w14:textId="77777777" w:rsidTr="00B36295">
        <w:trPr>
          <w:trHeight w:val="300"/>
        </w:trPr>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13FB39D5"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REC_CRTD_BY   </w:t>
            </w:r>
          </w:p>
        </w:tc>
        <w:tc>
          <w:tcPr>
            <w:tcW w:w="1669" w:type="dxa"/>
            <w:tcBorders>
              <w:top w:val="nil"/>
              <w:left w:val="nil"/>
              <w:bottom w:val="single" w:sz="4" w:space="0" w:color="auto"/>
              <w:right w:val="single" w:sz="4" w:space="0" w:color="auto"/>
            </w:tcBorders>
            <w:shd w:val="clear" w:color="auto" w:fill="auto"/>
            <w:noWrap/>
            <w:vAlign w:val="center"/>
            <w:hideMark/>
          </w:tcPr>
          <w:p w14:paraId="27E6556E" w14:textId="45D04951"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(30) </w:t>
            </w:r>
          </w:p>
        </w:tc>
        <w:tc>
          <w:tcPr>
            <w:tcW w:w="4310" w:type="dxa"/>
            <w:tcBorders>
              <w:top w:val="nil"/>
              <w:left w:val="nil"/>
              <w:bottom w:val="single" w:sz="4" w:space="0" w:color="auto"/>
              <w:right w:val="single" w:sz="4" w:space="0" w:color="auto"/>
            </w:tcBorders>
            <w:shd w:val="clear" w:color="auto" w:fill="auto"/>
            <w:noWrap/>
            <w:vAlign w:val="center"/>
            <w:hideMark/>
          </w:tcPr>
          <w:p w14:paraId="4A682784"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Record creating / updating Procedure name </w:t>
            </w:r>
          </w:p>
        </w:tc>
      </w:tr>
      <w:tr w:rsidR="002A5C1E" w:rsidRPr="00F7045B" w14:paraId="62EDEBE0" w14:textId="77777777" w:rsidTr="00B36295">
        <w:trPr>
          <w:trHeight w:val="300"/>
        </w:trPr>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35F38B23"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REC_CRTD_DATE </w:t>
            </w:r>
          </w:p>
        </w:tc>
        <w:tc>
          <w:tcPr>
            <w:tcW w:w="1669" w:type="dxa"/>
            <w:tcBorders>
              <w:top w:val="nil"/>
              <w:left w:val="nil"/>
              <w:bottom w:val="single" w:sz="4" w:space="0" w:color="auto"/>
              <w:right w:val="single" w:sz="4" w:space="0" w:color="auto"/>
            </w:tcBorders>
            <w:shd w:val="clear" w:color="auto" w:fill="auto"/>
            <w:noWrap/>
            <w:vAlign w:val="center"/>
            <w:hideMark/>
          </w:tcPr>
          <w:p w14:paraId="5B2D8C3D"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DATE         </w:t>
            </w:r>
          </w:p>
        </w:tc>
        <w:tc>
          <w:tcPr>
            <w:tcW w:w="4310" w:type="dxa"/>
            <w:tcBorders>
              <w:top w:val="nil"/>
              <w:left w:val="nil"/>
              <w:bottom w:val="single" w:sz="4" w:space="0" w:color="auto"/>
              <w:right w:val="single" w:sz="4" w:space="0" w:color="auto"/>
            </w:tcBorders>
            <w:shd w:val="clear" w:color="auto" w:fill="auto"/>
            <w:noWrap/>
            <w:vAlign w:val="center"/>
            <w:hideMark/>
          </w:tcPr>
          <w:p w14:paraId="7D69E7C8"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Record creating / updating time</w:t>
            </w:r>
          </w:p>
        </w:tc>
      </w:tr>
    </w:tbl>
    <w:p w14:paraId="5C7ED2E7" w14:textId="77777777" w:rsidR="002A5C1E" w:rsidRDefault="002A5C1E" w:rsidP="002A5C1E">
      <w:pPr>
        <w:rPr>
          <w:rFonts w:asciiTheme="minorHAnsi" w:hAnsiTheme="minorHAnsi" w:cstheme="minorHAnsi"/>
        </w:rPr>
      </w:pPr>
    </w:p>
    <w:p w14:paraId="086DE2A7" w14:textId="77777777" w:rsidR="002A5C1E" w:rsidRDefault="002A5C1E" w:rsidP="002A5C1E">
      <w:pPr>
        <w:rPr>
          <w:rFonts w:asciiTheme="minorHAnsi" w:hAnsiTheme="minorHAnsi" w:cstheme="minorHAnsi"/>
          <w:b/>
          <w:sz w:val="28"/>
          <w:szCs w:val="24"/>
          <w:lang w:val="en-GB"/>
        </w:rPr>
      </w:pPr>
    </w:p>
    <w:p w14:paraId="7A9CE85F" w14:textId="77777777" w:rsidR="002A5C1E" w:rsidRDefault="002A5C1E" w:rsidP="002A5C1E">
      <w:pPr>
        <w:rPr>
          <w:rFonts w:asciiTheme="minorHAnsi" w:hAnsiTheme="minorHAnsi" w:cstheme="minorHAnsi"/>
        </w:rPr>
      </w:pPr>
      <w:r w:rsidRPr="00097717">
        <w:rPr>
          <w:rFonts w:asciiTheme="minorHAnsi" w:hAnsiTheme="minorHAnsi" w:cstheme="minorHAnsi"/>
        </w:rPr>
        <w:t xml:space="preserve">The </w:t>
      </w:r>
      <w:r>
        <w:rPr>
          <w:rFonts w:asciiTheme="minorHAnsi" w:hAnsiTheme="minorHAnsi" w:cstheme="minorHAnsi"/>
        </w:rPr>
        <w:t xml:space="preserve">below audit table </w:t>
      </w:r>
      <w:r w:rsidRPr="00D36B95">
        <w:rPr>
          <w:rFonts w:asciiTheme="minorHAnsi" w:hAnsiTheme="minorHAnsi" w:cstheme="minorHAnsi"/>
        </w:rPr>
        <w:t xml:space="preserve">will be an INSERT only table and </w:t>
      </w:r>
      <w:r>
        <w:rPr>
          <w:rFonts w:asciiTheme="minorHAnsi" w:hAnsiTheme="minorHAnsi" w:cstheme="minorHAnsi"/>
        </w:rPr>
        <w:t>will contain the logs of the jobs.</w:t>
      </w:r>
    </w:p>
    <w:p w14:paraId="708B7E31" w14:textId="77777777" w:rsidR="002A5C1E" w:rsidRDefault="002A5C1E" w:rsidP="002A5C1E">
      <w:pPr>
        <w:rPr>
          <w:rFonts w:asciiTheme="minorHAnsi" w:hAnsiTheme="minorHAnsi" w:cstheme="minorHAnsi"/>
        </w:rPr>
      </w:pPr>
    </w:p>
    <w:tbl>
      <w:tblPr>
        <w:tblW w:w="7594" w:type="dxa"/>
        <w:tblInd w:w="93" w:type="dxa"/>
        <w:tblLook w:val="04A0" w:firstRow="1" w:lastRow="0" w:firstColumn="1" w:lastColumn="0" w:noHBand="0" w:noVBand="1"/>
      </w:tblPr>
      <w:tblGrid>
        <w:gridCol w:w="1725"/>
        <w:gridCol w:w="1767"/>
        <w:gridCol w:w="4368"/>
      </w:tblGrid>
      <w:tr w:rsidR="002A5C1E" w:rsidRPr="00067376" w14:paraId="51F5DF25" w14:textId="77777777" w:rsidTr="00B36295">
        <w:trPr>
          <w:trHeight w:val="300"/>
        </w:trPr>
        <w:tc>
          <w:tcPr>
            <w:tcW w:w="7594" w:type="dxa"/>
            <w:gridSpan w:val="3"/>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32751D68" w14:textId="6E931A5F" w:rsidR="002A5C1E" w:rsidRPr="00067376" w:rsidRDefault="00446233" w:rsidP="006F7CDA">
            <w:pPr>
              <w:widowControl/>
              <w:spacing w:line="240" w:lineRule="auto"/>
              <w:jc w:val="center"/>
              <w:rPr>
                <w:rFonts w:ascii="Calibri" w:hAnsi="Calibri" w:cs="Calibri"/>
                <w:b/>
                <w:bCs/>
                <w:color w:val="000000"/>
                <w:sz w:val="22"/>
                <w:szCs w:val="22"/>
              </w:rPr>
            </w:pPr>
            <w:del w:id="14035" w:author="Rakesh Singhi" w:date="2015-02-07T16:24:00Z">
              <w:r w:rsidDel="002D5415">
                <w:rPr>
                  <w:rFonts w:ascii="Calibri" w:hAnsi="Calibri" w:cs="Calibri"/>
                  <w:b/>
                  <w:bCs/>
                  <w:color w:val="000000"/>
                  <w:sz w:val="22"/>
                  <w:szCs w:val="22"/>
                </w:rPr>
                <w:delText>ISRVE_</w:delText>
              </w:r>
            </w:del>
            <w:r>
              <w:rPr>
                <w:rFonts w:ascii="Calibri" w:hAnsi="Calibri" w:cs="Calibri"/>
                <w:b/>
                <w:bCs/>
                <w:color w:val="000000"/>
                <w:sz w:val="22"/>
                <w:szCs w:val="22"/>
              </w:rPr>
              <w:t>DMO</w:t>
            </w:r>
            <w:del w:id="14036" w:author="Rakesh Singhi" w:date="2015-02-07T16:24:00Z">
              <w:r w:rsidDel="002D5415">
                <w:rPr>
                  <w:rFonts w:ascii="Calibri" w:hAnsi="Calibri" w:cs="Calibri"/>
                  <w:b/>
                  <w:bCs/>
                  <w:color w:val="000000"/>
                  <w:sz w:val="22"/>
                  <w:szCs w:val="22"/>
                </w:rPr>
                <w:delText>_</w:delText>
              </w:r>
            </w:del>
            <w:r>
              <w:rPr>
                <w:rFonts w:ascii="Calibri" w:hAnsi="Calibri" w:cs="Calibri"/>
                <w:b/>
                <w:bCs/>
                <w:color w:val="000000"/>
                <w:sz w:val="22"/>
                <w:szCs w:val="22"/>
              </w:rPr>
              <w:t>DM</w:t>
            </w:r>
            <w:r w:rsidR="006F7CDA">
              <w:rPr>
                <w:rFonts w:ascii="Calibri" w:hAnsi="Calibri" w:cs="Calibri"/>
                <w:b/>
                <w:bCs/>
                <w:color w:val="000000"/>
                <w:sz w:val="22"/>
                <w:szCs w:val="22"/>
              </w:rPr>
              <w:t>.DMO_EBIP</w:t>
            </w:r>
            <w:r w:rsidR="002A5C1E" w:rsidRPr="00067376">
              <w:rPr>
                <w:rFonts w:ascii="Calibri" w:hAnsi="Calibri" w:cs="Calibri"/>
                <w:b/>
                <w:bCs/>
                <w:color w:val="000000"/>
                <w:sz w:val="22"/>
                <w:szCs w:val="22"/>
              </w:rPr>
              <w:t>_JOB_LOG</w:t>
            </w:r>
          </w:p>
        </w:tc>
      </w:tr>
      <w:tr w:rsidR="002A5C1E" w:rsidRPr="00067376" w14:paraId="7EEE380B" w14:textId="77777777" w:rsidTr="00B36295">
        <w:trPr>
          <w:trHeight w:val="300"/>
        </w:trPr>
        <w:tc>
          <w:tcPr>
            <w:tcW w:w="1725" w:type="dxa"/>
            <w:tcBorders>
              <w:top w:val="nil"/>
              <w:left w:val="single" w:sz="4" w:space="0" w:color="auto"/>
              <w:bottom w:val="single" w:sz="4" w:space="0" w:color="auto"/>
              <w:right w:val="single" w:sz="4" w:space="0" w:color="auto"/>
            </w:tcBorders>
            <w:shd w:val="clear" w:color="000000" w:fill="BFBFBF"/>
            <w:noWrap/>
            <w:vAlign w:val="bottom"/>
            <w:hideMark/>
          </w:tcPr>
          <w:p w14:paraId="607E6967" w14:textId="77777777" w:rsidR="002A5C1E" w:rsidRPr="00067376" w:rsidRDefault="002A5C1E" w:rsidP="00B36295">
            <w:pPr>
              <w:widowControl/>
              <w:spacing w:line="240" w:lineRule="auto"/>
              <w:rPr>
                <w:rFonts w:ascii="Calibri" w:hAnsi="Calibri" w:cs="Calibri"/>
                <w:color w:val="000000"/>
                <w:sz w:val="22"/>
                <w:szCs w:val="22"/>
              </w:rPr>
            </w:pPr>
            <w:r w:rsidRPr="00067376">
              <w:rPr>
                <w:rFonts w:ascii="Calibri" w:hAnsi="Calibri" w:cs="Calibri"/>
                <w:color w:val="000000"/>
                <w:sz w:val="22"/>
                <w:szCs w:val="22"/>
              </w:rPr>
              <w:t>Column Name</w:t>
            </w:r>
          </w:p>
        </w:tc>
        <w:tc>
          <w:tcPr>
            <w:tcW w:w="1501" w:type="dxa"/>
            <w:tcBorders>
              <w:top w:val="nil"/>
              <w:left w:val="nil"/>
              <w:bottom w:val="single" w:sz="4" w:space="0" w:color="auto"/>
              <w:right w:val="single" w:sz="4" w:space="0" w:color="auto"/>
            </w:tcBorders>
            <w:shd w:val="clear" w:color="000000" w:fill="BFBFBF"/>
            <w:noWrap/>
            <w:vAlign w:val="bottom"/>
            <w:hideMark/>
          </w:tcPr>
          <w:p w14:paraId="6C9E81E3" w14:textId="77777777" w:rsidR="002A5C1E" w:rsidRPr="00067376" w:rsidRDefault="002A5C1E" w:rsidP="00B36295">
            <w:pPr>
              <w:widowControl/>
              <w:spacing w:line="240" w:lineRule="auto"/>
              <w:rPr>
                <w:rFonts w:ascii="Calibri" w:hAnsi="Calibri" w:cs="Calibri"/>
                <w:color w:val="000000"/>
                <w:sz w:val="22"/>
                <w:szCs w:val="22"/>
              </w:rPr>
            </w:pPr>
            <w:r w:rsidRPr="00067376">
              <w:rPr>
                <w:rFonts w:ascii="Calibri" w:hAnsi="Calibri" w:cs="Calibri"/>
                <w:color w:val="000000"/>
                <w:sz w:val="22"/>
                <w:szCs w:val="22"/>
              </w:rPr>
              <w:t>Data Type</w:t>
            </w:r>
          </w:p>
        </w:tc>
        <w:tc>
          <w:tcPr>
            <w:tcW w:w="4368" w:type="dxa"/>
            <w:tcBorders>
              <w:top w:val="nil"/>
              <w:left w:val="nil"/>
              <w:bottom w:val="single" w:sz="4" w:space="0" w:color="auto"/>
              <w:right w:val="single" w:sz="4" w:space="0" w:color="auto"/>
            </w:tcBorders>
            <w:shd w:val="clear" w:color="000000" w:fill="BFBFBF"/>
            <w:noWrap/>
            <w:vAlign w:val="bottom"/>
            <w:hideMark/>
          </w:tcPr>
          <w:p w14:paraId="17E9C9C5" w14:textId="77777777" w:rsidR="002A5C1E" w:rsidRPr="00067376" w:rsidRDefault="002A5C1E" w:rsidP="00B36295">
            <w:pPr>
              <w:widowControl/>
              <w:spacing w:line="240" w:lineRule="auto"/>
              <w:rPr>
                <w:rFonts w:ascii="Calibri" w:hAnsi="Calibri" w:cs="Calibri"/>
                <w:color w:val="000000"/>
                <w:sz w:val="22"/>
                <w:szCs w:val="22"/>
              </w:rPr>
            </w:pPr>
            <w:r w:rsidRPr="00067376">
              <w:rPr>
                <w:rFonts w:ascii="Calibri" w:hAnsi="Calibri" w:cs="Calibri"/>
                <w:color w:val="000000"/>
                <w:sz w:val="22"/>
                <w:szCs w:val="22"/>
              </w:rPr>
              <w:t>Column Description</w:t>
            </w:r>
          </w:p>
        </w:tc>
      </w:tr>
      <w:tr w:rsidR="002A5C1E" w:rsidRPr="00067376" w14:paraId="34F4E917"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13E90804"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PROJ_NAME</w:t>
            </w:r>
          </w:p>
        </w:tc>
        <w:tc>
          <w:tcPr>
            <w:tcW w:w="1501" w:type="dxa"/>
            <w:tcBorders>
              <w:top w:val="nil"/>
              <w:left w:val="nil"/>
              <w:bottom w:val="single" w:sz="4" w:space="0" w:color="auto"/>
              <w:right w:val="single" w:sz="4" w:space="0" w:color="auto"/>
            </w:tcBorders>
            <w:shd w:val="clear" w:color="auto" w:fill="auto"/>
            <w:noWrap/>
            <w:vAlign w:val="bottom"/>
            <w:hideMark/>
          </w:tcPr>
          <w:p w14:paraId="6DE54B68" w14:textId="37060264"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(30)  </w:t>
            </w:r>
          </w:p>
        </w:tc>
        <w:tc>
          <w:tcPr>
            <w:tcW w:w="4368" w:type="dxa"/>
            <w:tcBorders>
              <w:top w:val="nil"/>
              <w:left w:val="nil"/>
              <w:bottom w:val="single" w:sz="4" w:space="0" w:color="auto"/>
              <w:right w:val="single" w:sz="4" w:space="0" w:color="auto"/>
            </w:tcBorders>
            <w:shd w:val="clear" w:color="auto" w:fill="auto"/>
            <w:noWrap/>
            <w:vAlign w:val="bottom"/>
            <w:hideMark/>
          </w:tcPr>
          <w:p w14:paraId="108AB957"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Contains the Project / Business entity name</w:t>
            </w:r>
          </w:p>
        </w:tc>
      </w:tr>
      <w:tr w:rsidR="002A5C1E" w:rsidRPr="00067376" w14:paraId="136F7091"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329EF0D2"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JOB_NAME </w:t>
            </w:r>
          </w:p>
        </w:tc>
        <w:tc>
          <w:tcPr>
            <w:tcW w:w="1501" w:type="dxa"/>
            <w:tcBorders>
              <w:top w:val="nil"/>
              <w:left w:val="nil"/>
              <w:bottom w:val="single" w:sz="4" w:space="0" w:color="auto"/>
              <w:right w:val="single" w:sz="4" w:space="0" w:color="auto"/>
            </w:tcBorders>
            <w:shd w:val="clear" w:color="auto" w:fill="auto"/>
            <w:noWrap/>
            <w:vAlign w:val="bottom"/>
            <w:hideMark/>
          </w:tcPr>
          <w:p w14:paraId="16897D7C" w14:textId="7C9686B9"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(30)  </w:t>
            </w:r>
          </w:p>
        </w:tc>
        <w:tc>
          <w:tcPr>
            <w:tcW w:w="4368" w:type="dxa"/>
            <w:tcBorders>
              <w:top w:val="nil"/>
              <w:left w:val="nil"/>
              <w:bottom w:val="single" w:sz="4" w:space="0" w:color="auto"/>
              <w:right w:val="single" w:sz="4" w:space="0" w:color="auto"/>
            </w:tcBorders>
            <w:shd w:val="clear" w:color="auto" w:fill="auto"/>
            <w:noWrap/>
            <w:vAlign w:val="bottom"/>
            <w:hideMark/>
          </w:tcPr>
          <w:p w14:paraId="339FC5AE"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Contains the Procedure name</w:t>
            </w:r>
          </w:p>
        </w:tc>
      </w:tr>
      <w:tr w:rsidR="002A5C1E" w:rsidRPr="00067376" w14:paraId="311A03E5"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353E21AD"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JOB_DESC </w:t>
            </w:r>
          </w:p>
        </w:tc>
        <w:tc>
          <w:tcPr>
            <w:tcW w:w="1501" w:type="dxa"/>
            <w:tcBorders>
              <w:top w:val="nil"/>
              <w:left w:val="nil"/>
              <w:bottom w:val="single" w:sz="4" w:space="0" w:color="auto"/>
              <w:right w:val="single" w:sz="4" w:space="0" w:color="auto"/>
            </w:tcBorders>
            <w:shd w:val="clear" w:color="auto" w:fill="auto"/>
            <w:noWrap/>
            <w:vAlign w:val="bottom"/>
            <w:hideMark/>
          </w:tcPr>
          <w:p w14:paraId="2B9EA9C3" w14:textId="35BB6397"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(100) </w:t>
            </w:r>
          </w:p>
        </w:tc>
        <w:tc>
          <w:tcPr>
            <w:tcW w:w="4368" w:type="dxa"/>
            <w:tcBorders>
              <w:top w:val="nil"/>
              <w:left w:val="nil"/>
              <w:bottom w:val="single" w:sz="4" w:space="0" w:color="auto"/>
              <w:right w:val="single" w:sz="4" w:space="0" w:color="auto"/>
            </w:tcBorders>
            <w:shd w:val="clear" w:color="auto" w:fill="auto"/>
            <w:noWrap/>
            <w:vAlign w:val="bottom"/>
            <w:hideMark/>
          </w:tcPr>
          <w:p w14:paraId="00E3755C"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Contains the Job description</w:t>
            </w:r>
          </w:p>
        </w:tc>
      </w:tr>
      <w:tr w:rsidR="002A5C1E" w:rsidRPr="00067376" w14:paraId="1CF15D25"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4E1427E2"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JOB_SEQ  </w:t>
            </w:r>
          </w:p>
        </w:tc>
        <w:tc>
          <w:tcPr>
            <w:tcW w:w="1501" w:type="dxa"/>
            <w:tcBorders>
              <w:top w:val="nil"/>
              <w:left w:val="nil"/>
              <w:bottom w:val="single" w:sz="4" w:space="0" w:color="auto"/>
              <w:right w:val="single" w:sz="4" w:space="0" w:color="auto"/>
            </w:tcBorders>
            <w:shd w:val="clear" w:color="auto" w:fill="auto"/>
            <w:noWrap/>
            <w:vAlign w:val="bottom"/>
            <w:hideMark/>
          </w:tcPr>
          <w:p w14:paraId="764AD736"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NUMBER        </w:t>
            </w:r>
          </w:p>
        </w:tc>
        <w:tc>
          <w:tcPr>
            <w:tcW w:w="4368" w:type="dxa"/>
            <w:tcBorders>
              <w:top w:val="nil"/>
              <w:left w:val="nil"/>
              <w:bottom w:val="single" w:sz="4" w:space="0" w:color="auto"/>
              <w:right w:val="single" w:sz="4" w:space="0" w:color="auto"/>
            </w:tcBorders>
            <w:shd w:val="clear" w:color="auto" w:fill="auto"/>
            <w:noWrap/>
            <w:vAlign w:val="bottom"/>
            <w:hideMark/>
          </w:tcPr>
          <w:p w14:paraId="302F2D80"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Sequence of the Job</w:t>
            </w:r>
          </w:p>
        </w:tc>
      </w:tr>
      <w:tr w:rsidR="002A5C1E" w:rsidRPr="00067376" w14:paraId="6AC28B01"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728F1F84"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JOB_DATE </w:t>
            </w:r>
          </w:p>
        </w:tc>
        <w:tc>
          <w:tcPr>
            <w:tcW w:w="1501" w:type="dxa"/>
            <w:tcBorders>
              <w:top w:val="nil"/>
              <w:left w:val="nil"/>
              <w:bottom w:val="single" w:sz="4" w:space="0" w:color="auto"/>
              <w:right w:val="single" w:sz="4" w:space="0" w:color="auto"/>
            </w:tcBorders>
            <w:shd w:val="clear" w:color="auto" w:fill="auto"/>
            <w:noWrap/>
            <w:vAlign w:val="bottom"/>
            <w:hideMark/>
          </w:tcPr>
          <w:p w14:paraId="77B90B4D"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DATE</w:t>
            </w:r>
          </w:p>
        </w:tc>
        <w:tc>
          <w:tcPr>
            <w:tcW w:w="4368" w:type="dxa"/>
            <w:tcBorders>
              <w:top w:val="nil"/>
              <w:left w:val="nil"/>
              <w:bottom w:val="single" w:sz="4" w:space="0" w:color="auto"/>
              <w:right w:val="single" w:sz="4" w:space="0" w:color="auto"/>
            </w:tcBorders>
            <w:shd w:val="clear" w:color="auto" w:fill="auto"/>
            <w:noWrap/>
            <w:vAlign w:val="bottom"/>
            <w:hideMark/>
          </w:tcPr>
          <w:p w14:paraId="10F38F06"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Run date of the job</w:t>
            </w:r>
          </w:p>
        </w:tc>
      </w:tr>
      <w:tr w:rsidR="002A5C1E" w:rsidRPr="00067376" w14:paraId="26EE39BD"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445B9D8C"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LOG_DATE </w:t>
            </w:r>
          </w:p>
        </w:tc>
        <w:tc>
          <w:tcPr>
            <w:tcW w:w="1501" w:type="dxa"/>
            <w:tcBorders>
              <w:top w:val="nil"/>
              <w:left w:val="nil"/>
              <w:bottom w:val="single" w:sz="4" w:space="0" w:color="auto"/>
              <w:right w:val="single" w:sz="4" w:space="0" w:color="auto"/>
            </w:tcBorders>
            <w:shd w:val="clear" w:color="auto" w:fill="auto"/>
            <w:noWrap/>
            <w:vAlign w:val="bottom"/>
            <w:hideMark/>
          </w:tcPr>
          <w:p w14:paraId="09B7EB30"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DATE          </w:t>
            </w:r>
          </w:p>
        </w:tc>
        <w:tc>
          <w:tcPr>
            <w:tcW w:w="4368" w:type="dxa"/>
            <w:tcBorders>
              <w:top w:val="nil"/>
              <w:left w:val="nil"/>
              <w:bottom w:val="single" w:sz="4" w:space="0" w:color="auto"/>
              <w:right w:val="single" w:sz="4" w:space="0" w:color="auto"/>
            </w:tcBorders>
            <w:shd w:val="clear" w:color="auto" w:fill="auto"/>
            <w:noWrap/>
            <w:vAlign w:val="bottom"/>
            <w:hideMark/>
          </w:tcPr>
          <w:p w14:paraId="6FC6566B"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Logging Time</w:t>
            </w:r>
          </w:p>
        </w:tc>
      </w:tr>
      <w:tr w:rsidR="002A5C1E" w:rsidRPr="00067376" w14:paraId="62CB8ABB"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1C29CCAC"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LOG_MSG  </w:t>
            </w:r>
          </w:p>
        </w:tc>
        <w:tc>
          <w:tcPr>
            <w:tcW w:w="1501" w:type="dxa"/>
            <w:tcBorders>
              <w:top w:val="nil"/>
              <w:left w:val="nil"/>
              <w:bottom w:val="single" w:sz="4" w:space="0" w:color="auto"/>
              <w:right w:val="single" w:sz="4" w:space="0" w:color="auto"/>
            </w:tcBorders>
            <w:shd w:val="clear" w:color="auto" w:fill="auto"/>
            <w:noWrap/>
            <w:vAlign w:val="bottom"/>
            <w:hideMark/>
          </w:tcPr>
          <w:p w14:paraId="0A9DA121" w14:textId="70E85F69"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(4000)</w:t>
            </w:r>
          </w:p>
        </w:tc>
        <w:tc>
          <w:tcPr>
            <w:tcW w:w="4368" w:type="dxa"/>
            <w:tcBorders>
              <w:top w:val="nil"/>
              <w:left w:val="nil"/>
              <w:bottom w:val="single" w:sz="4" w:space="0" w:color="auto"/>
              <w:right w:val="single" w:sz="4" w:space="0" w:color="auto"/>
            </w:tcBorders>
            <w:shd w:val="clear" w:color="auto" w:fill="auto"/>
            <w:noWrap/>
            <w:vAlign w:val="bottom"/>
            <w:hideMark/>
          </w:tcPr>
          <w:p w14:paraId="5C3B1CC5"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Log Message</w:t>
            </w:r>
          </w:p>
        </w:tc>
      </w:tr>
      <w:tr w:rsidR="002A5C1E" w:rsidRPr="00067376" w14:paraId="52F06448"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3596079E"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LOG_BY   </w:t>
            </w:r>
          </w:p>
        </w:tc>
        <w:tc>
          <w:tcPr>
            <w:tcW w:w="1501" w:type="dxa"/>
            <w:tcBorders>
              <w:top w:val="nil"/>
              <w:left w:val="nil"/>
              <w:bottom w:val="single" w:sz="4" w:space="0" w:color="auto"/>
              <w:right w:val="single" w:sz="4" w:space="0" w:color="auto"/>
            </w:tcBorders>
            <w:shd w:val="clear" w:color="auto" w:fill="auto"/>
            <w:noWrap/>
            <w:vAlign w:val="bottom"/>
            <w:hideMark/>
          </w:tcPr>
          <w:p w14:paraId="57AF1083" w14:textId="1DA12AE5"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(30)  </w:t>
            </w:r>
          </w:p>
        </w:tc>
        <w:tc>
          <w:tcPr>
            <w:tcW w:w="4368" w:type="dxa"/>
            <w:tcBorders>
              <w:top w:val="nil"/>
              <w:left w:val="nil"/>
              <w:bottom w:val="single" w:sz="4" w:space="0" w:color="auto"/>
              <w:right w:val="single" w:sz="4" w:space="0" w:color="auto"/>
            </w:tcBorders>
            <w:shd w:val="clear" w:color="auto" w:fill="auto"/>
            <w:noWrap/>
            <w:vAlign w:val="bottom"/>
            <w:hideMark/>
          </w:tcPr>
          <w:p w14:paraId="721962CE"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Logging Procedure / Program Unit Name</w:t>
            </w:r>
          </w:p>
        </w:tc>
      </w:tr>
    </w:tbl>
    <w:p w14:paraId="6B440A47" w14:textId="77777777" w:rsidR="002A5C1E" w:rsidRDefault="002A5C1E" w:rsidP="002A5C1E">
      <w:pPr>
        <w:rPr>
          <w:rFonts w:asciiTheme="minorHAnsi" w:hAnsiTheme="minorHAnsi" w:cstheme="minorHAnsi"/>
        </w:rPr>
      </w:pPr>
    </w:p>
    <w:p w14:paraId="2C4B23C1" w14:textId="77777777" w:rsidR="002A5C1E" w:rsidRDefault="002A5C1E" w:rsidP="002A5C1E">
      <w:pPr>
        <w:rPr>
          <w:rFonts w:asciiTheme="minorHAnsi" w:hAnsiTheme="minorHAnsi" w:cstheme="minorHAnsi"/>
        </w:rPr>
      </w:pPr>
      <w:r w:rsidRPr="00097717">
        <w:rPr>
          <w:rFonts w:asciiTheme="minorHAnsi" w:hAnsiTheme="minorHAnsi" w:cstheme="minorHAnsi"/>
        </w:rPr>
        <w:t xml:space="preserve">The </w:t>
      </w:r>
      <w:r>
        <w:rPr>
          <w:rFonts w:asciiTheme="minorHAnsi" w:hAnsiTheme="minorHAnsi" w:cstheme="minorHAnsi"/>
        </w:rPr>
        <w:t xml:space="preserve">below audit table </w:t>
      </w:r>
      <w:r w:rsidRPr="00D36B95">
        <w:rPr>
          <w:rFonts w:asciiTheme="minorHAnsi" w:hAnsiTheme="minorHAnsi" w:cstheme="minorHAnsi"/>
        </w:rPr>
        <w:t xml:space="preserve">will be an INSERT only table and </w:t>
      </w:r>
      <w:r>
        <w:rPr>
          <w:rFonts w:asciiTheme="minorHAnsi" w:hAnsiTheme="minorHAnsi" w:cstheme="minorHAnsi"/>
        </w:rPr>
        <w:t>will contain the error details of the jobs.</w:t>
      </w:r>
    </w:p>
    <w:p w14:paraId="59A7748F" w14:textId="77777777" w:rsidR="002A5C1E" w:rsidRDefault="002A5C1E" w:rsidP="002A5C1E">
      <w:pPr>
        <w:rPr>
          <w:rFonts w:asciiTheme="minorHAnsi" w:hAnsiTheme="minorHAnsi" w:cstheme="minorHAnsi"/>
        </w:rPr>
      </w:pPr>
    </w:p>
    <w:tbl>
      <w:tblPr>
        <w:tblW w:w="7594" w:type="dxa"/>
        <w:tblInd w:w="93" w:type="dxa"/>
        <w:tblLook w:val="04A0" w:firstRow="1" w:lastRow="0" w:firstColumn="1" w:lastColumn="0" w:noHBand="0" w:noVBand="1"/>
      </w:tblPr>
      <w:tblGrid>
        <w:gridCol w:w="1725"/>
        <w:gridCol w:w="1767"/>
        <w:gridCol w:w="4368"/>
      </w:tblGrid>
      <w:tr w:rsidR="002A5C1E" w:rsidRPr="00067376" w14:paraId="20D378B3" w14:textId="77777777" w:rsidTr="00B36295">
        <w:trPr>
          <w:trHeight w:val="300"/>
        </w:trPr>
        <w:tc>
          <w:tcPr>
            <w:tcW w:w="7594" w:type="dxa"/>
            <w:gridSpan w:val="3"/>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082F7CCD" w14:textId="1C67A2A7" w:rsidR="002A5C1E" w:rsidRPr="00067376" w:rsidRDefault="00446233" w:rsidP="006F7CDA">
            <w:pPr>
              <w:widowControl/>
              <w:spacing w:line="240" w:lineRule="auto"/>
              <w:jc w:val="center"/>
              <w:rPr>
                <w:rFonts w:ascii="Calibri" w:hAnsi="Calibri" w:cs="Calibri"/>
                <w:b/>
                <w:bCs/>
                <w:color w:val="000000"/>
                <w:sz w:val="22"/>
                <w:szCs w:val="22"/>
              </w:rPr>
            </w:pPr>
            <w:del w:id="14037" w:author="Rakesh Singhi" w:date="2015-02-07T16:24:00Z">
              <w:r w:rsidDel="002D5415">
                <w:rPr>
                  <w:rFonts w:ascii="Calibri" w:hAnsi="Calibri" w:cs="Calibri"/>
                  <w:b/>
                  <w:bCs/>
                  <w:color w:val="000000"/>
                  <w:sz w:val="22"/>
                  <w:szCs w:val="22"/>
                </w:rPr>
                <w:delText>ISRVE_</w:delText>
              </w:r>
            </w:del>
            <w:r>
              <w:rPr>
                <w:rFonts w:ascii="Calibri" w:hAnsi="Calibri" w:cs="Calibri"/>
                <w:b/>
                <w:bCs/>
                <w:color w:val="000000"/>
                <w:sz w:val="22"/>
                <w:szCs w:val="22"/>
              </w:rPr>
              <w:t>DMO</w:t>
            </w:r>
            <w:del w:id="14038" w:author="Rakesh Singhi" w:date="2015-02-07T16:24:00Z">
              <w:r w:rsidDel="002D5415">
                <w:rPr>
                  <w:rFonts w:ascii="Calibri" w:hAnsi="Calibri" w:cs="Calibri"/>
                  <w:b/>
                  <w:bCs/>
                  <w:color w:val="000000"/>
                  <w:sz w:val="22"/>
                  <w:szCs w:val="22"/>
                </w:rPr>
                <w:delText>_</w:delText>
              </w:r>
            </w:del>
            <w:r>
              <w:rPr>
                <w:rFonts w:ascii="Calibri" w:hAnsi="Calibri" w:cs="Calibri"/>
                <w:b/>
                <w:bCs/>
                <w:color w:val="000000"/>
                <w:sz w:val="22"/>
                <w:szCs w:val="22"/>
              </w:rPr>
              <w:t>DM</w:t>
            </w:r>
            <w:r w:rsidR="002A5C1E" w:rsidRPr="00067376">
              <w:rPr>
                <w:rFonts w:ascii="Calibri" w:hAnsi="Calibri" w:cs="Calibri"/>
                <w:b/>
                <w:bCs/>
                <w:color w:val="000000"/>
                <w:sz w:val="22"/>
                <w:szCs w:val="22"/>
              </w:rPr>
              <w:t>.</w:t>
            </w:r>
            <w:r w:rsidR="006F7CDA">
              <w:rPr>
                <w:rFonts w:ascii="Calibri" w:hAnsi="Calibri" w:cs="Calibri"/>
                <w:b/>
                <w:bCs/>
                <w:color w:val="000000"/>
                <w:sz w:val="22"/>
                <w:szCs w:val="22"/>
              </w:rPr>
              <w:t>DMP_EBIP</w:t>
            </w:r>
            <w:r w:rsidR="002A5C1E" w:rsidRPr="00067376">
              <w:rPr>
                <w:rFonts w:ascii="Calibri" w:hAnsi="Calibri" w:cs="Calibri"/>
                <w:b/>
                <w:bCs/>
                <w:color w:val="000000"/>
                <w:sz w:val="22"/>
                <w:szCs w:val="22"/>
              </w:rPr>
              <w:t>_JOB_</w:t>
            </w:r>
            <w:r w:rsidR="002A5C1E">
              <w:rPr>
                <w:rFonts w:ascii="Calibri" w:hAnsi="Calibri" w:cs="Calibri"/>
                <w:b/>
                <w:bCs/>
                <w:color w:val="000000"/>
                <w:sz w:val="22"/>
                <w:szCs w:val="22"/>
              </w:rPr>
              <w:t>ERR</w:t>
            </w:r>
          </w:p>
        </w:tc>
      </w:tr>
      <w:tr w:rsidR="002A5C1E" w:rsidRPr="00067376" w14:paraId="04674AA6" w14:textId="77777777" w:rsidTr="00B36295">
        <w:trPr>
          <w:trHeight w:val="300"/>
        </w:trPr>
        <w:tc>
          <w:tcPr>
            <w:tcW w:w="1725" w:type="dxa"/>
            <w:tcBorders>
              <w:top w:val="nil"/>
              <w:left w:val="single" w:sz="4" w:space="0" w:color="auto"/>
              <w:bottom w:val="single" w:sz="4" w:space="0" w:color="auto"/>
              <w:right w:val="single" w:sz="4" w:space="0" w:color="auto"/>
            </w:tcBorders>
            <w:shd w:val="clear" w:color="000000" w:fill="BFBFBF"/>
            <w:noWrap/>
            <w:vAlign w:val="bottom"/>
            <w:hideMark/>
          </w:tcPr>
          <w:p w14:paraId="6BCA35A7" w14:textId="77777777" w:rsidR="002A5C1E" w:rsidRPr="00067376" w:rsidRDefault="002A5C1E" w:rsidP="00B36295">
            <w:pPr>
              <w:widowControl/>
              <w:spacing w:line="240" w:lineRule="auto"/>
              <w:rPr>
                <w:rFonts w:ascii="Calibri" w:hAnsi="Calibri" w:cs="Calibri"/>
                <w:color w:val="000000"/>
                <w:sz w:val="22"/>
                <w:szCs w:val="22"/>
              </w:rPr>
            </w:pPr>
            <w:r w:rsidRPr="00067376">
              <w:rPr>
                <w:rFonts w:ascii="Calibri" w:hAnsi="Calibri" w:cs="Calibri"/>
                <w:color w:val="000000"/>
                <w:sz w:val="22"/>
                <w:szCs w:val="22"/>
              </w:rPr>
              <w:t>Column Name</w:t>
            </w:r>
          </w:p>
        </w:tc>
        <w:tc>
          <w:tcPr>
            <w:tcW w:w="1501" w:type="dxa"/>
            <w:tcBorders>
              <w:top w:val="nil"/>
              <w:left w:val="nil"/>
              <w:bottom w:val="single" w:sz="4" w:space="0" w:color="auto"/>
              <w:right w:val="single" w:sz="4" w:space="0" w:color="auto"/>
            </w:tcBorders>
            <w:shd w:val="clear" w:color="000000" w:fill="BFBFBF"/>
            <w:noWrap/>
            <w:vAlign w:val="bottom"/>
            <w:hideMark/>
          </w:tcPr>
          <w:p w14:paraId="47794493" w14:textId="77777777" w:rsidR="002A5C1E" w:rsidRPr="00067376" w:rsidRDefault="002A5C1E" w:rsidP="00B36295">
            <w:pPr>
              <w:widowControl/>
              <w:spacing w:line="240" w:lineRule="auto"/>
              <w:rPr>
                <w:rFonts w:ascii="Calibri" w:hAnsi="Calibri" w:cs="Calibri"/>
                <w:color w:val="000000"/>
                <w:sz w:val="22"/>
                <w:szCs w:val="22"/>
              </w:rPr>
            </w:pPr>
            <w:r w:rsidRPr="00067376">
              <w:rPr>
                <w:rFonts w:ascii="Calibri" w:hAnsi="Calibri" w:cs="Calibri"/>
                <w:color w:val="000000"/>
                <w:sz w:val="22"/>
                <w:szCs w:val="22"/>
              </w:rPr>
              <w:t>Data Type</w:t>
            </w:r>
          </w:p>
        </w:tc>
        <w:tc>
          <w:tcPr>
            <w:tcW w:w="4368" w:type="dxa"/>
            <w:tcBorders>
              <w:top w:val="nil"/>
              <w:left w:val="nil"/>
              <w:bottom w:val="single" w:sz="4" w:space="0" w:color="auto"/>
              <w:right w:val="single" w:sz="4" w:space="0" w:color="auto"/>
            </w:tcBorders>
            <w:shd w:val="clear" w:color="000000" w:fill="BFBFBF"/>
            <w:noWrap/>
            <w:vAlign w:val="bottom"/>
            <w:hideMark/>
          </w:tcPr>
          <w:p w14:paraId="12488D74" w14:textId="77777777" w:rsidR="002A5C1E" w:rsidRPr="00067376" w:rsidRDefault="002A5C1E" w:rsidP="00B36295">
            <w:pPr>
              <w:widowControl/>
              <w:spacing w:line="240" w:lineRule="auto"/>
              <w:rPr>
                <w:rFonts w:ascii="Calibri" w:hAnsi="Calibri" w:cs="Calibri"/>
                <w:color w:val="000000"/>
                <w:sz w:val="22"/>
                <w:szCs w:val="22"/>
              </w:rPr>
            </w:pPr>
            <w:r w:rsidRPr="00067376">
              <w:rPr>
                <w:rFonts w:ascii="Calibri" w:hAnsi="Calibri" w:cs="Calibri"/>
                <w:color w:val="000000"/>
                <w:sz w:val="22"/>
                <w:szCs w:val="22"/>
              </w:rPr>
              <w:t>Column Description</w:t>
            </w:r>
          </w:p>
        </w:tc>
      </w:tr>
      <w:tr w:rsidR="002A5C1E" w:rsidRPr="00067376" w14:paraId="5CC07935"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09A77BEE"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PROJ_NAME</w:t>
            </w:r>
          </w:p>
        </w:tc>
        <w:tc>
          <w:tcPr>
            <w:tcW w:w="1501" w:type="dxa"/>
            <w:tcBorders>
              <w:top w:val="nil"/>
              <w:left w:val="nil"/>
              <w:bottom w:val="single" w:sz="4" w:space="0" w:color="auto"/>
              <w:right w:val="single" w:sz="4" w:space="0" w:color="auto"/>
            </w:tcBorders>
            <w:shd w:val="clear" w:color="auto" w:fill="auto"/>
            <w:noWrap/>
            <w:vAlign w:val="bottom"/>
            <w:hideMark/>
          </w:tcPr>
          <w:p w14:paraId="794A00B8" w14:textId="0C89D259"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(30)  </w:t>
            </w:r>
          </w:p>
        </w:tc>
        <w:tc>
          <w:tcPr>
            <w:tcW w:w="4368" w:type="dxa"/>
            <w:tcBorders>
              <w:top w:val="nil"/>
              <w:left w:val="nil"/>
              <w:bottom w:val="single" w:sz="4" w:space="0" w:color="auto"/>
              <w:right w:val="single" w:sz="4" w:space="0" w:color="auto"/>
            </w:tcBorders>
            <w:shd w:val="clear" w:color="auto" w:fill="auto"/>
            <w:noWrap/>
            <w:vAlign w:val="bottom"/>
            <w:hideMark/>
          </w:tcPr>
          <w:p w14:paraId="270A99F1"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Contains the Project / Business entity name</w:t>
            </w:r>
          </w:p>
        </w:tc>
      </w:tr>
      <w:tr w:rsidR="002A5C1E" w:rsidRPr="00067376" w14:paraId="4FABC9E0"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5EF6CB1B"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lastRenderedPageBreak/>
              <w:t xml:space="preserve">JOB_NAME </w:t>
            </w:r>
          </w:p>
        </w:tc>
        <w:tc>
          <w:tcPr>
            <w:tcW w:w="1501" w:type="dxa"/>
            <w:tcBorders>
              <w:top w:val="nil"/>
              <w:left w:val="nil"/>
              <w:bottom w:val="single" w:sz="4" w:space="0" w:color="auto"/>
              <w:right w:val="single" w:sz="4" w:space="0" w:color="auto"/>
            </w:tcBorders>
            <w:shd w:val="clear" w:color="auto" w:fill="auto"/>
            <w:noWrap/>
            <w:vAlign w:val="bottom"/>
            <w:hideMark/>
          </w:tcPr>
          <w:p w14:paraId="3CDAB761" w14:textId="1E574CC4"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(30)  </w:t>
            </w:r>
          </w:p>
        </w:tc>
        <w:tc>
          <w:tcPr>
            <w:tcW w:w="4368" w:type="dxa"/>
            <w:tcBorders>
              <w:top w:val="nil"/>
              <w:left w:val="nil"/>
              <w:bottom w:val="single" w:sz="4" w:space="0" w:color="auto"/>
              <w:right w:val="single" w:sz="4" w:space="0" w:color="auto"/>
            </w:tcBorders>
            <w:shd w:val="clear" w:color="auto" w:fill="auto"/>
            <w:noWrap/>
            <w:vAlign w:val="bottom"/>
            <w:hideMark/>
          </w:tcPr>
          <w:p w14:paraId="2DB9E5A6"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Contains the Procedure name</w:t>
            </w:r>
          </w:p>
        </w:tc>
      </w:tr>
      <w:tr w:rsidR="002A5C1E" w:rsidRPr="00067376" w14:paraId="4775A312"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0C6C758A"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JOB_DESC </w:t>
            </w:r>
          </w:p>
        </w:tc>
        <w:tc>
          <w:tcPr>
            <w:tcW w:w="1501" w:type="dxa"/>
            <w:tcBorders>
              <w:top w:val="nil"/>
              <w:left w:val="nil"/>
              <w:bottom w:val="single" w:sz="4" w:space="0" w:color="auto"/>
              <w:right w:val="single" w:sz="4" w:space="0" w:color="auto"/>
            </w:tcBorders>
            <w:shd w:val="clear" w:color="auto" w:fill="auto"/>
            <w:noWrap/>
            <w:vAlign w:val="bottom"/>
            <w:hideMark/>
          </w:tcPr>
          <w:p w14:paraId="37E5D679" w14:textId="1628CA08"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(100) </w:t>
            </w:r>
          </w:p>
        </w:tc>
        <w:tc>
          <w:tcPr>
            <w:tcW w:w="4368" w:type="dxa"/>
            <w:tcBorders>
              <w:top w:val="nil"/>
              <w:left w:val="nil"/>
              <w:bottom w:val="single" w:sz="4" w:space="0" w:color="auto"/>
              <w:right w:val="single" w:sz="4" w:space="0" w:color="auto"/>
            </w:tcBorders>
            <w:shd w:val="clear" w:color="auto" w:fill="auto"/>
            <w:noWrap/>
            <w:vAlign w:val="bottom"/>
            <w:hideMark/>
          </w:tcPr>
          <w:p w14:paraId="0761A14C"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Contains the Job description</w:t>
            </w:r>
          </w:p>
        </w:tc>
      </w:tr>
      <w:tr w:rsidR="002A5C1E" w:rsidRPr="00067376" w14:paraId="114F5076"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06FDC7CD"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JOB_SEQ  </w:t>
            </w:r>
          </w:p>
        </w:tc>
        <w:tc>
          <w:tcPr>
            <w:tcW w:w="1501" w:type="dxa"/>
            <w:tcBorders>
              <w:top w:val="nil"/>
              <w:left w:val="nil"/>
              <w:bottom w:val="single" w:sz="4" w:space="0" w:color="auto"/>
              <w:right w:val="single" w:sz="4" w:space="0" w:color="auto"/>
            </w:tcBorders>
            <w:shd w:val="clear" w:color="auto" w:fill="auto"/>
            <w:noWrap/>
            <w:vAlign w:val="bottom"/>
            <w:hideMark/>
          </w:tcPr>
          <w:p w14:paraId="50E6CA47"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NUMBER        </w:t>
            </w:r>
          </w:p>
        </w:tc>
        <w:tc>
          <w:tcPr>
            <w:tcW w:w="4368" w:type="dxa"/>
            <w:tcBorders>
              <w:top w:val="nil"/>
              <w:left w:val="nil"/>
              <w:bottom w:val="single" w:sz="4" w:space="0" w:color="auto"/>
              <w:right w:val="single" w:sz="4" w:space="0" w:color="auto"/>
            </w:tcBorders>
            <w:shd w:val="clear" w:color="auto" w:fill="auto"/>
            <w:noWrap/>
            <w:vAlign w:val="bottom"/>
            <w:hideMark/>
          </w:tcPr>
          <w:p w14:paraId="40EAF895"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Sequence of the Job</w:t>
            </w:r>
          </w:p>
        </w:tc>
      </w:tr>
      <w:tr w:rsidR="002A5C1E" w:rsidRPr="00067376" w14:paraId="4228FDD3"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2ACE7AA9"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JOB_DATE </w:t>
            </w:r>
          </w:p>
        </w:tc>
        <w:tc>
          <w:tcPr>
            <w:tcW w:w="1501" w:type="dxa"/>
            <w:tcBorders>
              <w:top w:val="nil"/>
              <w:left w:val="nil"/>
              <w:bottom w:val="single" w:sz="4" w:space="0" w:color="auto"/>
              <w:right w:val="single" w:sz="4" w:space="0" w:color="auto"/>
            </w:tcBorders>
            <w:shd w:val="clear" w:color="auto" w:fill="auto"/>
            <w:noWrap/>
            <w:vAlign w:val="bottom"/>
            <w:hideMark/>
          </w:tcPr>
          <w:p w14:paraId="4E447D49"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DATE</w:t>
            </w:r>
          </w:p>
        </w:tc>
        <w:tc>
          <w:tcPr>
            <w:tcW w:w="4368" w:type="dxa"/>
            <w:tcBorders>
              <w:top w:val="nil"/>
              <w:left w:val="nil"/>
              <w:bottom w:val="single" w:sz="4" w:space="0" w:color="auto"/>
              <w:right w:val="single" w:sz="4" w:space="0" w:color="auto"/>
            </w:tcBorders>
            <w:shd w:val="clear" w:color="auto" w:fill="auto"/>
            <w:noWrap/>
            <w:vAlign w:val="bottom"/>
            <w:hideMark/>
          </w:tcPr>
          <w:p w14:paraId="348735D5"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Run date of the job</w:t>
            </w:r>
          </w:p>
        </w:tc>
      </w:tr>
      <w:tr w:rsidR="002A5C1E" w:rsidRPr="00067376" w14:paraId="61F4B116"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hideMark/>
          </w:tcPr>
          <w:p w14:paraId="399E7280"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ERR_DATE</w:t>
            </w:r>
          </w:p>
        </w:tc>
        <w:tc>
          <w:tcPr>
            <w:tcW w:w="1501" w:type="dxa"/>
            <w:tcBorders>
              <w:top w:val="nil"/>
              <w:left w:val="nil"/>
              <w:bottom w:val="single" w:sz="4" w:space="0" w:color="auto"/>
              <w:right w:val="single" w:sz="4" w:space="0" w:color="auto"/>
            </w:tcBorders>
            <w:shd w:val="clear" w:color="auto" w:fill="auto"/>
            <w:noWrap/>
            <w:vAlign w:val="bottom"/>
            <w:hideMark/>
          </w:tcPr>
          <w:p w14:paraId="0E9B7317"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DATE          </w:t>
            </w:r>
          </w:p>
        </w:tc>
        <w:tc>
          <w:tcPr>
            <w:tcW w:w="4368" w:type="dxa"/>
            <w:tcBorders>
              <w:top w:val="nil"/>
              <w:left w:val="nil"/>
              <w:bottom w:val="single" w:sz="4" w:space="0" w:color="auto"/>
              <w:right w:val="single" w:sz="4" w:space="0" w:color="auto"/>
            </w:tcBorders>
            <w:shd w:val="clear" w:color="auto" w:fill="auto"/>
            <w:noWrap/>
            <w:hideMark/>
          </w:tcPr>
          <w:p w14:paraId="7C9B03FB"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Error Time</w:t>
            </w:r>
          </w:p>
        </w:tc>
      </w:tr>
      <w:tr w:rsidR="002A5C1E" w:rsidRPr="00067376" w14:paraId="7336CB7D"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hideMark/>
          </w:tcPr>
          <w:p w14:paraId="033A9168"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ERR_MSG </w:t>
            </w:r>
          </w:p>
        </w:tc>
        <w:tc>
          <w:tcPr>
            <w:tcW w:w="1501" w:type="dxa"/>
            <w:tcBorders>
              <w:top w:val="nil"/>
              <w:left w:val="nil"/>
              <w:bottom w:val="single" w:sz="4" w:space="0" w:color="auto"/>
              <w:right w:val="single" w:sz="4" w:space="0" w:color="auto"/>
            </w:tcBorders>
            <w:shd w:val="clear" w:color="auto" w:fill="auto"/>
            <w:noWrap/>
            <w:vAlign w:val="bottom"/>
            <w:hideMark/>
          </w:tcPr>
          <w:p w14:paraId="78E8F248" w14:textId="35DB4BAE"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(4000)</w:t>
            </w:r>
          </w:p>
        </w:tc>
        <w:tc>
          <w:tcPr>
            <w:tcW w:w="4368" w:type="dxa"/>
            <w:tcBorders>
              <w:top w:val="nil"/>
              <w:left w:val="nil"/>
              <w:bottom w:val="single" w:sz="4" w:space="0" w:color="auto"/>
              <w:right w:val="single" w:sz="4" w:space="0" w:color="auto"/>
            </w:tcBorders>
            <w:shd w:val="clear" w:color="auto" w:fill="auto"/>
            <w:noWrap/>
            <w:hideMark/>
          </w:tcPr>
          <w:p w14:paraId="1BA3BA82"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Error Message</w:t>
            </w:r>
          </w:p>
        </w:tc>
      </w:tr>
      <w:tr w:rsidR="002A5C1E" w:rsidRPr="00067376" w14:paraId="1F160692" w14:textId="77777777" w:rsidTr="00B36295">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18297871"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 xml:space="preserve">LOG_BY   </w:t>
            </w:r>
          </w:p>
        </w:tc>
        <w:tc>
          <w:tcPr>
            <w:tcW w:w="1501" w:type="dxa"/>
            <w:tcBorders>
              <w:top w:val="nil"/>
              <w:left w:val="nil"/>
              <w:bottom w:val="single" w:sz="4" w:space="0" w:color="auto"/>
              <w:right w:val="single" w:sz="4" w:space="0" w:color="auto"/>
            </w:tcBorders>
            <w:shd w:val="clear" w:color="auto" w:fill="auto"/>
            <w:noWrap/>
            <w:vAlign w:val="bottom"/>
            <w:hideMark/>
          </w:tcPr>
          <w:p w14:paraId="09FE4E9C" w14:textId="38F32395" w:rsidR="002A5C1E" w:rsidRPr="00291FD7" w:rsidRDefault="00446233" w:rsidP="00B36295">
            <w:pPr>
              <w:rPr>
                <w:rFonts w:asciiTheme="minorHAnsi" w:hAnsiTheme="minorHAnsi" w:cstheme="minorHAnsi"/>
                <w:highlight w:val="white"/>
              </w:rPr>
            </w:pPr>
            <w:r>
              <w:rPr>
                <w:rFonts w:asciiTheme="minorHAnsi" w:hAnsiTheme="minorHAnsi" w:cstheme="minorHAnsi"/>
                <w:highlight w:val="white"/>
              </w:rPr>
              <w:t>NVARCHAR2</w:t>
            </w:r>
            <w:r w:rsidR="002A5C1E" w:rsidRPr="00291FD7">
              <w:rPr>
                <w:rFonts w:asciiTheme="minorHAnsi" w:hAnsiTheme="minorHAnsi" w:cstheme="minorHAnsi"/>
                <w:highlight w:val="white"/>
              </w:rPr>
              <w:t xml:space="preserve">(30)  </w:t>
            </w:r>
          </w:p>
        </w:tc>
        <w:tc>
          <w:tcPr>
            <w:tcW w:w="4368" w:type="dxa"/>
            <w:tcBorders>
              <w:top w:val="nil"/>
              <w:left w:val="nil"/>
              <w:bottom w:val="single" w:sz="4" w:space="0" w:color="auto"/>
              <w:right w:val="single" w:sz="4" w:space="0" w:color="auto"/>
            </w:tcBorders>
            <w:shd w:val="clear" w:color="auto" w:fill="auto"/>
            <w:noWrap/>
            <w:vAlign w:val="bottom"/>
            <w:hideMark/>
          </w:tcPr>
          <w:p w14:paraId="7C1A7C0D" w14:textId="77777777" w:rsidR="002A5C1E" w:rsidRPr="00291FD7" w:rsidRDefault="002A5C1E" w:rsidP="00B36295">
            <w:pPr>
              <w:rPr>
                <w:rFonts w:asciiTheme="minorHAnsi" w:hAnsiTheme="minorHAnsi" w:cstheme="minorHAnsi"/>
                <w:highlight w:val="white"/>
              </w:rPr>
            </w:pPr>
            <w:r w:rsidRPr="00291FD7">
              <w:rPr>
                <w:rFonts w:asciiTheme="minorHAnsi" w:hAnsiTheme="minorHAnsi" w:cstheme="minorHAnsi"/>
                <w:highlight w:val="white"/>
              </w:rPr>
              <w:t>Logging Procedure / Program Unit Name</w:t>
            </w:r>
          </w:p>
        </w:tc>
      </w:tr>
    </w:tbl>
    <w:p w14:paraId="2B06CEA8" w14:textId="77777777" w:rsidR="002A5C1E" w:rsidRDefault="002A5C1E" w:rsidP="002A5C1E">
      <w:pPr>
        <w:rPr>
          <w:rFonts w:asciiTheme="minorHAnsi" w:hAnsiTheme="minorHAnsi" w:cstheme="minorHAnsi"/>
        </w:rPr>
      </w:pPr>
    </w:p>
    <w:p w14:paraId="3F32BEAD" w14:textId="77777777" w:rsidR="002A5C1E" w:rsidRPr="00097717" w:rsidRDefault="002A5C1E" w:rsidP="002A5C1E">
      <w:pPr>
        <w:rPr>
          <w:rFonts w:asciiTheme="minorHAnsi" w:hAnsiTheme="minorHAnsi" w:cstheme="minorHAnsi"/>
        </w:rPr>
      </w:pPr>
    </w:p>
    <w:p w14:paraId="18C9BCCE" w14:textId="77777777" w:rsidR="002A5C1E" w:rsidRDefault="002A5C1E" w:rsidP="002A5C1E">
      <w:pPr>
        <w:rPr>
          <w:rFonts w:asciiTheme="minorHAnsi" w:hAnsiTheme="minorHAnsi" w:cstheme="minorHAnsi"/>
        </w:rPr>
      </w:pPr>
    </w:p>
    <w:p w14:paraId="0E5CE908" w14:textId="314F4F4C" w:rsidR="00525352" w:rsidRPr="005751EC" w:rsidRDefault="002A5C1E" w:rsidP="005751EC">
      <w:pPr>
        <w:keepNext/>
        <w:pageBreakBefore/>
        <w:widowControl/>
        <w:numPr>
          <w:ilvl w:val="0"/>
          <w:numId w:val="10"/>
        </w:numPr>
        <w:spacing w:before="120" w:after="240" w:line="240" w:lineRule="auto"/>
        <w:jc w:val="both"/>
        <w:outlineLvl w:val="0"/>
        <w:rPr>
          <w:ins w:id="14039" w:author="gu832116" w:date="2015-02-09T18:37:00Z"/>
          <w:rFonts w:asciiTheme="minorHAnsi" w:hAnsiTheme="minorHAnsi" w:cstheme="minorHAnsi"/>
          <w:b/>
          <w:bCs/>
          <w:kern w:val="32"/>
          <w:sz w:val="32"/>
          <w:szCs w:val="24"/>
          <w:lang w:val="en-GB"/>
        </w:rPr>
      </w:pPr>
      <w:bookmarkStart w:id="14040" w:name="_Data_Access"/>
      <w:bookmarkStart w:id="14041" w:name="_Toc350270597"/>
      <w:bookmarkStart w:id="14042" w:name="_Toc415065677"/>
      <w:bookmarkEnd w:id="12174"/>
      <w:bookmarkEnd w:id="14040"/>
      <w:r w:rsidRPr="005751EC">
        <w:rPr>
          <w:rFonts w:asciiTheme="minorHAnsi" w:hAnsiTheme="minorHAnsi" w:cstheme="minorHAnsi"/>
          <w:b/>
          <w:bCs/>
          <w:kern w:val="32"/>
          <w:sz w:val="32"/>
          <w:szCs w:val="24"/>
          <w:lang w:val="en-GB"/>
        </w:rPr>
        <w:lastRenderedPageBreak/>
        <w:t>Assumptions</w:t>
      </w:r>
      <w:bookmarkEnd w:id="14041"/>
      <w:bookmarkEnd w:id="14042"/>
    </w:p>
    <w:p w14:paraId="13C805FC" w14:textId="77777777" w:rsidR="00F62726" w:rsidRPr="00F62726" w:rsidRDefault="00F62726" w:rsidP="00F62726"/>
    <w:p w14:paraId="1D64823E" w14:textId="77777777" w:rsidR="005303F0" w:rsidRPr="00E81F64" w:rsidRDefault="005303F0" w:rsidP="00D10FA8">
      <w:pPr>
        <w:pStyle w:val="ListParagraph"/>
        <w:numPr>
          <w:ilvl w:val="3"/>
          <w:numId w:val="27"/>
        </w:numPr>
        <w:rPr>
          <w:rFonts w:asciiTheme="minorHAnsi" w:hAnsiTheme="minorHAnsi" w:cstheme="minorHAnsi"/>
          <w:sz w:val="20"/>
          <w:szCs w:val="18"/>
        </w:rPr>
      </w:pPr>
      <w:r w:rsidRPr="00E81F64">
        <w:rPr>
          <w:rFonts w:asciiTheme="minorHAnsi" w:hAnsiTheme="minorHAnsi" w:cstheme="minorHAnsi"/>
          <w:sz w:val="20"/>
          <w:szCs w:val="18"/>
        </w:rPr>
        <w:t>Manual file creation and data correction will be handled from business.</w:t>
      </w:r>
    </w:p>
    <w:p w14:paraId="33E5500D" w14:textId="77777777" w:rsidR="005303F0" w:rsidRPr="00E81F64" w:rsidRDefault="005303F0" w:rsidP="00D10FA8">
      <w:pPr>
        <w:pStyle w:val="ListParagraph"/>
        <w:numPr>
          <w:ilvl w:val="3"/>
          <w:numId w:val="27"/>
        </w:numPr>
        <w:rPr>
          <w:rFonts w:asciiTheme="minorHAnsi" w:hAnsiTheme="minorHAnsi" w:cstheme="minorHAnsi"/>
          <w:sz w:val="20"/>
          <w:szCs w:val="18"/>
        </w:rPr>
      </w:pPr>
      <w:r w:rsidRPr="00E81F64">
        <w:rPr>
          <w:rFonts w:asciiTheme="minorHAnsi" w:hAnsiTheme="minorHAnsi" w:cstheme="minorHAnsi"/>
          <w:sz w:val="20"/>
          <w:szCs w:val="18"/>
        </w:rPr>
        <w:t xml:space="preserve">Feed File needs to be placed at server location in the expected </w:t>
      </w:r>
      <w:r w:rsidR="001275CB" w:rsidRPr="00E81F64">
        <w:rPr>
          <w:rFonts w:asciiTheme="minorHAnsi" w:hAnsiTheme="minorHAnsi" w:cstheme="minorHAnsi"/>
          <w:sz w:val="20"/>
          <w:szCs w:val="18"/>
        </w:rPr>
        <w:t xml:space="preserve">file format as agreed </w:t>
      </w:r>
      <w:r w:rsidRPr="00E81F64">
        <w:rPr>
          <w:rFonts w:asciiTheme="minorHAnsi" w:hAnsiTheme="minorHAnsi" w:cstheme="minorHAnsi"/>
          <w:sz w:val="20"/>
          <w:szCs w:val="18"/>
        </w:rPr>
        <w:t>rather sending through emails.</w:t>
      </w:r>
    </w:p>
    <w:p w14:paraId="7F3CE028" w14:textId="77777777" w:rsidR="00F87EDF" w:rsidRPr="00E81F64" w:rsidRDefault="00F87EDF" w:rsidP="00D10FA8">
      <w:pPr>
        <w:pStyle w:val="ListParagraph"/>
        <w:numPr>
          <w:ilvl w:val="3"/>
          <w:numId w:val="27"/>
        </w:numPr>
        <w:rPr>
          <w:rFonts w:asciiTheme="minorHAnsi" w:hAnsiTheme="minorHAnsi" w:cstheme="minorHAnsi"/>
          <w:sz w:val="20"/>
          <w:szCs w:val="18"/>
        </w:rPr>
      </w:pPr>
      <w:r w:rsidRPr="00E81F64">
        <w:rPr>
          <w:rFonts w:asciiTheme="minorHAnsi" w:hAnsiTheme="minorHAnsi" w:cstheme="minorHAnsi"/>
          <w:sz w:val="20"/>
          <w:szCs w:val="18"/>
        </w:rPr>
        <w:t xml:space="preserve">The comma is used as the field </w:t>
      </w:r>
      <w:r w:rsidR="006B78F4" w:rsidRPr="00E81F64">
        <w:rPr>
          <w:rFonts w:asciiTheme="minorHAnsi" w:hAnsiTheme="minorHAnsi" w:cstheme="minorHAnsi"/>
          <w:sz w:val="20"/>
          <w:szCs w:val="18"/>
        </w:rPr>
        <w:t>delimiter and when a</w:t>
      </w:r>
      <w:r w:rsidR="005303F0" w:rsidRPr="00E81F64">
        <w:rPr>
          <w:rFonts w:asciiTheme="minorHAnsi" w:hAnsiTheme="minorHAnsi" w:cstheme="minorHAnsi"/>
          <w:sz w:val="20"/>
          <w:szCs w:val="18"/>
        </w:rPr>
        <w:t>n</w:t>
      </w:r>
      <w:r w:rsidR="006B78F4" w:rsidRPr="00E81F64">
        <w:rPr>
          <w:rFonts w:asciiTheme="minorHAnsi" w:hAnsiTheme="minorHAnsi" w:cstheme="minorHAnsi"/>
          <w:sz w:val="20"/>
          <w:szCs w:val="18"/>
        </w:rPr>
        <w:t xml:space="preserve"> </w:t>
      </w:r>
      <w:r w:rsidRPr="00E81F64">
        <w:rPr>
          <w:rFonts w:asciiTheme="minorHAnsi" w:hAnsiTheme="minorHAnsi" w:cstheme="minorHAnsi"/>
          <w:sz w:val="20"/>
          <w:szCs w:val="18"/>
        </w:rPr>
        <w:t xml:space="preserve">actual comma in the content has to enclosed in double quotes </w:t>
      </w:r>
    </w:p>
    <w:p w14:paraId="5D704BC6" w14:textId="77777777" w:rsidR="00525352" w:rsidRPr="00E81F64" w:rsidRDefault="00525352" w:rsidP="00D10FA8">
      <w:pPr>
        <w:pStyle w:val="ListParagraph"/>
        <w:numPr>
          <w:ilvl w:val="3"/>
          <w:numId w:val="27"/>
        </w:numPr>
        <w:rPr>
          <w:rFonts w:asciiTheme="minorHAnsi" w:eastAsia="Times New Roman" w:hAnsiTheme="minorHAnsi" w:cstheme="minorHAnsi"/>
          <w:sz w:val="20"/>
          <w:szCs w:val="18"/>
          <w:u w:val="single"/>
        </w:rPr>
      </w:pPr>
      <w:r w:rsidRPr="00E81F64">
        <w:rPr>
          <w:rFonts w:asciiTheme="minorHAnsi" w:eastAsia="Times New Roman" w:hAnsiTheme="minorHAnsi" w:cstheme="minorHAnsi"/>
          <w:sz w:val="20"/>
          <w:szCs w:val="18"/>
        </w:rPr>
        <w:t>PNP</w:t>
      </w:r>
      <w:r w:rsidRPr="00E81F64">
        <w:rPr>
          <w:rFonts w:asciiTheme="minorHAnsi" w:hAnsiTheme="minorHAnsi" w:cstheme="minorHAnsi"/>
          <w:sz w:val="20"/>
          <w:szCs w:val="18"/>
        </w:rPr>
        <w:t xml:space="preserve"> should ensure the exception table </w:t>
      </w:r>
      <w:r w:rsidR="00367392" w:rsidRPr="00E81F64">
        <w:rPr>
          <w:rFonts w:asciiTheme="minorHAnsi" w:hAnsiTheme="minorHAnsi" w:cstheme="minorHAnsi"/>
          <w:sz w:val="20"/>
          <w:szCs w:val="18"/>
        </w:rPr>
        <w:t>records.</w:t>
      </w:r>
    </w:p>
    <w:p w14:paraId="3817E4D7" w14:textId="77777777" w:rsidR="00DA05B8" w:rsidRPr="00E81F64" w:rsidRDefault="00DA05B8" w:rsidP="00D10FA8">
      <w:pPr>
        <w:pStyle w:val="ListParagraph"/>
        <w:numPr>
          <w:ilvl w:val="3"/>
          <w:numId w:val="27"/>
        </w:numPr>
        <w:rPr>
          <w:rFonts w:asciiTheme="minorHAnsi" w:eastAsia="Times New Roman" w:hAnsiTheme="minorHAnsi" w:cstheme="minorHAnsi"/>
          <w:sz w:val="20"/>
          <w:szCs w:val="18"/>
          <w:u w:val="single"/>
        </w:rPr>
      </w:pPr>
      <w:r w:rsidRPr="00E81F64">
        <w:rPr>
          <w:rFonts w:asciiTheme="minorHAnsi" w:eastAsia="Times New Roman" w:hAnsiTheme="minorHAnsi" w:cstheme="minorHAnsi"/>
          <w:sz w:val="20"/>
          <w:szCs w:val="18"/>
        </w:rPr>
        <w:t>The exception process will correct the data in fact table for all records which is marked as CLOSED.</w:t>
      </w:r>
    </w:p>
    <w:p w14:paraId="07B2D3E4" w14:textId="77777777" w:rsidR="00DA05B8" w:rsidRPr="00E81F64" w:rsidRDefault="00DA05B8" w:rsidP="00D10FA8">
      <w:pPr>
        <w:pStyle w:val="ListParagraph"/>
        <w:numPr>
          <w:ilvl w:val="3"/>
          <w:numId w:val="27"/>
        </w:numPr>
        <w:rPr>
          <w:rFonts w:asciiTheme="minorHAnsi" w:eastAsia="Times New Roman" w:hAnsiTheme="minorHAnsi" w:cstheme="minorHAnsi"/>
          <w:sz w:val="20"/>
          <w:szCs w:val="18"/>
          <w:u w:val="single"/>
        </w:rPr>
      </w:pPr>
      <w:r w:rsidRPr="00E81F64">
        <w:rPr>
          <w:rFonts w:asciiTheme="minorHAnsi" w:eastAsia="Times New Roman" w:hAnsiTheme="minorHAnsi" w:cstheme="minorHAnsi"/>
          <w:sz w:val="20"/>
          <w:szCs w:val="18"/>
        </w:rPr>
        <w:t>The data available at PNP side will be complete in nature i.e. not incremental and at any point of time but EBIP</w:t>
      </w:r>
      <w:r w:rsidR="006A2F08" w:rsidRPr="00E81F64">
        <w:rPr>
          <w:rFonts w:asciiTheme="minorHAnsi" w:eastAsia="Times New Roman" w:hAnsiTheme="minorHAnsi" w:cstheme="minorHAnsi"/>
          <w:sz w:val="20"/>
          <w:szCs w:val="18"/>
        </w:rPr>
        <w:t xml:space="preserve"> process will fetch only the delta </w:t>
      </w:r>
    </w:p>
    <w:p w14:paraId="727785C0" w14:textId="77777777" w:rsidR="005C68FD" w:rsidRPr="00E81F64" w:rsidRDefault="005C68FD" w:rsidP="00D10FA8">
      <w:pPr>
        <w:pStyle w:val="ListParagraph"/>
        <w:numPr>
          <w:ilvl w:val="3"/>
          <w:numId w:val="27"/>
        </w:numPr>
        <w:rPr>
          <w:rFonts w:asciiTheme="minorHAnsi" w:eastAsia="Times New Roman" w:hAnsiTheme="minorHAnsi" w:cstheme="minorHAnsi"/>
          <w:sz w:val="20"/>
          <w:szCs w:val="18"/>
        </w:rPr>
      </w:pPr>
      <w:r w:rsidRPr="00E81F64">
        <w:rPr>
          <w:rFonts w:asciiTheme="minorHAnsi" w:eastAsia="Times New Roman" w:hAnsiTheme="minorHAnsi" w:cstheme="minorHAnsi"/>
          <w:sz w:val="20"/>
          <w:szCs w:val="18"/>
        </w:rPr>
        <w:t>The order which is invoiced with future month or the older month will not be processed and the historical data will not be updated in this case. Example for feed of date 30 Nov – if the invoice date is from 01-Nov  to 30 Nov then it will be taken into nov month consideration but if we receive the invoice Date prior to 01- nov-14 then it will not processed for older months</w:t>
      </w:r>
    </w:p>
    <w:p w14:paraId="6E53123B" w14:textId="264F2CA3" w:rsidR="005C68FD" w:rsidRPr="006D1E49" w:rsidDel="00E81F64" w:rsidRDefault="005C68FD" w:rsidP="005303F0">
      <w:pPr>
        <w:pStyle w:val="ListParagraph"/>
        <w:ind w:left="360"/>
        <w:rPr>
          <w:del w:id="14043" w:author="gu832116" w:date="2015-02-09T18:37:00Z"/>
          <w:rFonts w:asciiTheme="minorHAnsi" w:eastAsia="Times New Roman" w:hAnsiTheme="minorHAnsi" w:cstheme="minorHAnsi"/>
          <w:sz w:val="18"/>
          <w:szCs w:val="18"/>
          <w:u w:val="single"/>
        </w:rPr>
      </w:pPr>
    </w:p>
    <w:p w14:paraId="03EF4877" w14:textId="4670309F" w:rsidR="002A5C1E" w:rsidRPr="00373E92" w:rsidDel="00E81F64" w:rsidRDefault="002A5C1E" w:rsidP="00373E92">
      <w:pPr>
        <w:rPr>
          <w:del w:id="14044" w:author="gu832116" w:date="2015-02-09T18:37:00Z"/>
        </w:rPr>
      </w:pPr>
    </w:p>
    <w:p w14:paraId="0DBBA76B" w14:textId="77777777" w:rsidR="00997343" w:rsidRPr="00D30FA1" w:rsidRDefault="00997343" w:rsidP="002A5C1E">
      <w:pPr>
        <w:pStyle w:val="ListParagraph"/>
        <w:ind w:left="450"/>
        <w:rPr>
          <w:rFonts w:asciiTheme="minorHAnsi" w:eastAsia="Times New Roman" w:hAnsiTheme="minorHAnsi" w:cstheme="minorHAnsi"/>
          <w:sz w:val="18"/>
          <w:szCs w:val="18"/>
        </w:rPr>
      </w:pPr>
    </w:p>
    <w:p w14:paraId="73127176" w14:textId="77777777" w:rsidR="002A5C1E" w:rsidRPr="005751EC" w:rsidRDefault="002A5C1E" w:rsidP="005751EC">
      <w:pPr>
        <w:keepNext/>
        <w:pageBreakBefore/>
        <w:widowControl/>
        <w:numPr>
          <w:ilvl w:val="0"/>
          <w:numId w:val="10"/>
        </w:numPr>
        <w:spacing w:before="120" w:after="240" w:line="240" w:lineRule="auto"/>
        <w:jc w:val="both"/>
        <w:outlineLvl w:val="0"/>
        <w:rPr>
          <w:ins w:id="14045" w:author="gu832116" w:date="2015-02-09T18:37:00Z"/>
          <w:rFonts w:asciiTheme="minorHAnsi" w:hAnsiTheme="minorHAnsi" w:cstheme="minorHAnsi"/>
          <w:b/>
          <w:bCs/>
          <w:kern w:val="32"/>
          <w:sz w:val="32"/>
          <w:szCs w:val="24"/>
          <w:lang w:val="en-GB"/>
        </w:rPr>
      </w:pPr>
      <w:bookmarkStart w:id="14046" w:name="_Toc350270598"/>
      <w:bookmarkStart w:id="14047" w:name="_Toc415065678"/>
      <w:r w:rsidRPr="005751EC">
        <w:rPr>
          <w:rFonts w:asciiTheme="minorHAnsi" w:hAnsiTheme="minorHAnsi" w:cstheme="minorHAnsi"/>
          <w:b/>
          <w:bCs/>
          <w:kern w:val="32"/>
          <w:sz w:val="32"/>
          <w:szCs w:val="24"/>
          <w:lang w:val="en-GB"/>
        </w:rPr>
        <w:lastRenderedPageBreak/>
        <w:t>Open Issues/Risks</w:t>
      </w:r>
      <w:bookmarkEnd w:id="14046"/>
      <w:bookmarkEnd w:id="14047"/>
    </w:p>
    <w:p w14:paraId="1FCD6959" w14:textId="77777777" w:rsidR="00E81F64" w:rsidRPr="00E81F64" w:rsidRDefault="00E81F64" w:rsidP="00E81F64"/>
    <w:tbl>
      <w:tblPr>
        <w:tblW w:w="10088"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0"/>
        <w:gridCol w:w="3258"/>
        <w:gridCol w:w="1350"/>
        <w:gridCol w:w="990"/>
        <w:gridCol w:w="990"/>
        <w:gridCol w:w="1080"/>
        <w:gridCol w:w="1980"/>
      </w:tblGrid>
      <w:tr w:rsidR="002A5C1E" w:rsidRPr="00D30FA1" w14:paraId="5CD6AA21" w14:textId="77777777" w:rsidTr="002401CC">
        <w:trPr>
          <w:tblHeader/>
        </w:trPr>
        <w:tc>
          <w:tcPr>
            <w:tcW w:w="440" w:type="dxa"/>
            <w:shd w:val="clear" w:color="auto" w:fill="F4B8AE"/>
            <w:vAlign w:val="bottom"/>
          </w:tcPr>
          <w:p w14:paraId="2597A18C"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w:t>
            </w:r>
          </w:p>
        </w:tc>
        <w:tc>
          <w:tcPr>
            <w:tcW w:w="3258" w:type="dxa"/>
            <w:shd w:val="clear" w:color="auto" w:fill="F4B8AE"/>
            <w:vAlign w:val="bottom"/>
          </w:tcPr>
          <w:p w14:paraId="451D3E11"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Issue Description</w:t>
            </w:r>
          </w:p>
        </w:tc>
        <w:tc>
          <w:tcPr>
            <w:tcW w:w="1350" w:type="dxa"/>
            <w:shd w:val="clear" w:color="auto" w:fill="F4B8AE"/>
            <w:vAlign w:val="bottom"/>
          </w:tcPr>
          <w:p w14:paraId="0DE2F396"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Open Date</w:t>
            </w:r>
          </w:p>
        </w:tc>
        <w:tc>
          <w:tcPr>
            <w:tcW w:w="990" w:type="dxa"/>
            <w:shd w:val="clear" w:color="auto" w:fill="F4B8AE"/>
            <w:vAlign w:val="bottom"/>
          </w:tcPr>
          <w:p w14:paraId="56A77A10"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Status</w:t>
            </w:r>
          </w:p>
        </w:tc>
        <w:tc>
          <w:tcPr>
            <w:tcW w:w="990" w:type="dxa"/>
            <w:shd w:val="clear" w:color="auto" w:fill="F4B8AE"/>
            <w:vAlign w:val="bottom"/>
          </w:tcPr>
          <w:p w14:paraId="720296F8"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Owner</w:t>
            </w:r>
          </w:p>
        </w:tc>
        <w:tc>
          <w:tcPr>
            <w:tcW w:w="1080" w:type="dxa"/>
            <w:shd w:val="clear" w:color="auto" w:fill="F4B8AE"/>
            <w:vAlign w:val="bottom"/>
          </w:tcPr>
          <w:p w14:paraId="68669C28"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Impact</w:t>
            </w:r>
          </w:p>
        </w:tc>
        <w:tc>
          <w:tcPr>
            <w:tcW w:w="1980" w:type="dxa"/>
            <w:shd w:val="clear" w:color="auto" w:fill="F4B8AE"/>
            <w:vAlign w:val="bottom"/>
          </w:tcPr>
          <w:p w14:paraId="4381924F"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Action Item / Results</w:t>
            </w:r>
          </w:p>
        </w:tc>
      </w:tr>
      <w:tr w:rsidR="002A5C1E" w:rsidRPr="00D30FA1" w14:paraId="36FBEF7D" w14:textId="77777777" w:rsidTr="002401CC">
        <w:tc>
          <w:tcPr>
            <w:tcW w:w="440" w:type="dxa"/>
          </w:tcPr>
          <w:p w14:paraId="32498E21" w14:textId="77777777" w:rsidR="002A5C1E" w:rsidRPr="00D30FA1" w:rsidRDefault="00E92C22" w:rsidP="00B36295">
            <w:pPr>
              <w:spacing w:before="40" w:after="40"/>
              <w:rPr>
                <w:rFonts w:asciiTheme="minorHAnsi" w:hAnsiTheme="minorHAnsi" w:cstheme="minorHAnsi"/>
              </w:rPr>
            </w:pPr>
            <w:r>
              <w:rPr>
                <w:rFonts w:asciiTheme="minorHAnsi" w:hAnsiTheme="minorHAnsi" w:cstheme="minorHAnsi"/>
              </w:rPr>
              <w:t>1</w:t>
            </w:r>
          </w:p>
        </w:tc>
        <w:tc>
          <w:tcPr>
            <w:tcW w:w="3258" w:type="dxa"/>
          </w:tcPr>
          <w:p w14:paraId="4ADE4F2B" w14:textId="77777777" w:rsidR="002A5C1E" w:rsidRPr="00D30FA1" w:rsidRDefault="00E92C22" w:rsidP="00B36295">
            <w:pPr>
              <w:spacing w:before="40" w:after="40"/>
              <w:rPr>
                <w:rFonts w:asciiTheme="minorHAnsi" w:hAnsiTheme="minorHAnsi" w:cstheme="minorHAnsi"/>
              </w:rPr>
            </w:pPr>
            <w:r>
              <w:rPr>
                <w:rFonts w:asciiTheme="minorHAnsi" w:hAnsiTheme="minorHAnsi" w:cstheme="minorHAnsi"/>
              </w:rPr>
              <w:t xml:space="preserve">History Load Data </w:t>
            </w:r>
          </w:p>
        </w:tc>
        <w:tc>
          <w:tcPr>
            <w:tcW w:w="1350" w:type="dxa"/>
          </w:tcPr>
          <w:p w14:paraId="4D9013E4" w14:textId="77777777" w:rsidR="002A5C1E" w:rsidRPr="00D30FA1" w:rsidRDefault="002A5C1E" w:rsidP="00B36295">
            <w:pPr>
              <w:spacing w:before="40" w:after="40"/>
              <w:rPr>
                <w:rFonts w:asciiTheme="minorHAnsi" w:hAnsiTheme="minorHAnsi" w:cstheme="minorHAnsi"/>
              </w:rPr>
            </w:pPr>
          </w:p>
        </w:tc>
        <w:tc>
          <w:tcPr>
            <w:tcW w:w="990" w:type="dxa"/>
          </w:tcPr>
          <w:p w14:paraId="2B57E18E" w14:textId="2486D406" w:rsidR="002A5C1E" w:rsidRPr="00D30FA1" w:rsidRDefault="00373E92" w:rsidP="00B36295">
            <w:pPr>
              <w:spacing w:before="40" w:after="40"/>
              <w:rPr>
                <w:rFonts w:asciiTheme="minorHAnsi" w:hAnsiTheme="minorHAnsi" w:cstheme="minorHAnsi"/>
              </w:rPr>
            </w:pPr>
            <w:r>
              <w:rPr>
                <w:rFonts w:asciiTheme="minorHAnsi" w:hAnsiTheme="minorHAnsi" w:cstheme="minorHAnsi"/>
              </w:rPr>
              <w:t>Open</w:t>
            </w:r>
          </w:p>
        </w:tc>
        <w:tc>
          <w:tcPr>
            <w:tcW w:w="990" w:type="dxa"/>
          </w:tcPr>
          <w:p w14:paraId="6574C240" w14:textId="77777777" w:rsidR="002A5C1E" w:rsidRPr="00D30FA1" w:rsidRDefault="002A5C1E" w:rsidP="00B36295">
            <w:pPr>
              <w:spacing w:before="40" w:after="40"/>
              <w:rPr>
                <w:rFonts w:asciiTheme="minorHAnsi" w:hAnsiTheme="minorHAnsi" w:cstheme="minorHAnsi"/>
              </w:rPr>
            </w:pPr>
          </w:p>
        </w:tc>
        <w:tc>
          <w:tcPr>
            <w:tcW w:w="1080" w:type="dxa"/>
          </w:tcPr>
          <w:p w14:paraId="4B4CFDE5" w14:textId="77777777" w:rsidR="002A5C1E" w:rsidRPr="00D30FA1" w:rsidRDefault="002A5C1E" w:rsidP="00B36295">
            <w:pPr>
              <w:spacing w:before="40" w:after="40"/>
              <w:rPr>
                <w:rFonts w:asciiTheme="minorHAnsi" w:hAnsiTheme="minorHAnsi" w:cstheme="minorHAnsi"/>
              </w:rPr>
            </w:pPr>
          </w:p>
        </w:tc>
        <w:tc>
          <w:tcPr>
            <w:tcW w:w="1980" w:type="dxa"/>
          </w:tcPr>
          <w:p w14:paraId="63B52291" w14:textId="77777777" w:rsidR="002A5C1E" w:rsidRPr="00D30FA1" w:rsidRDefault="008116E3" w:rsidP="00B36295">
            <w:pPr>
              <w:spacing w:before="40" w:after="40"/>
              <w:rPr>
                <w:rFonts w:asciiTheme="minorHAnsi" w:hAnsiTheme="minorHAnsi" w:cstheme="minorHAnsi"/>
              </w:rPr>
            </w:pPr>
            <w:r>
              <w:rPr>
                <w:rFonts w:asciiTheme="minorHAnsi" w:hAnsiTheme="minorHAnsi" w:cstheme="minorHAnsi"/>
              </w:rPr>
              <w:t>Risk</w:t>
            </w:r>
          </w:p>
        </w:tc>
      </w:tr>
      <w:tr w:rsidR="002A5C1E" w:rsidRPr="00D30FA1" w14:paraId="492356A0" w14:textId="77777777" w:rsidTr="002401CC">
        <w:tc>
          <w:tcPr>
            <w:tcW w:w="440" w:type="dxa"/>
          </w:tcPr>
          <w:p w14:paraId="7A1F6DF1" w14:textId="77777777" w:rsidR="002A5C1E" w:rsidRPr="00D30FA1" w:rsidRDefault="008116E3" w:rsidP="00B36295">
            <w:pPr>
              <w:spacing w:before="40" w:after="40"/>
              <w:rPr>
                <w:rFonts w:asciiTheme="minorHAnsi" w:hAnsiTheme="minorHAnsi" w:cstheme="minorHAnsi"/>
              </w:rPr>
            </w:pPr>
            <w:r>
              <w:rPr>
                <w:rFonts w:asciiTheme="minorHAnsi" w:hAnsiTheme="minorHAnsi" w:cstheme="minorHAnsi"/>
              </w:rPr>
              <w:t>2</w:t>
            </w:r>
          </w:p>
        </w:tc>
        <w:tc>
          <w:tcPr>
            <w:tcW w:w="3258" w:type="dxa"/>
          </w:tcPr>
          <w:p w14:paraId="22C9A718" w14:textId="77777777" w:rsidR="002A5C1E" w:rsidRPr="00D30FA1" w:rsidRDefault="008116E3" w:rsidP="00B36295">
            <w:pPr>
              <w:spacing w:before="40" w:after="40"/>
              <w:rPr>
                <w:rFonts w:asciiTheme="minorHAnsi" w:hAnsiTheme="minorHAnsi" w:cstheme="minorHAnsi"/>
              </w:rPr>
            </w:pPr>
            <w:r>
              <w:rPr>
                <w:rFonts w:asciiTheme="minorHAnsi" w:hAnsiTheme="minorHAnsi" w:cstheme="minorHAnsi"/>
              </w:rPr>
              <w:t>Dependency on PNP to perform UAT with real time data.</w:t>
            </w:r>
          </w:p>
        </w:tc>
        <w:tc>
          <w:tcPr>
            <w:tcW w:w="1350" w:type="dxa"/>
          </w:tcPr>
          <w:p w14:paraId="2D1C16F7" w14:textId="77777777" w:rsidR="002A5C1E" w:rsidRPr="00D30FA1" w:rsidRDefault="002A5C1E" w:rsidP="00B36295">
            <w:pPr>
              <w:spacing w:before="40" w:after="40"/>
              <w:rPr>
                <w:rFonts w:asciiTheme="minorHAnsi" w:hAnsiTheme="minorHAnsi" w:cstheme="minorHAnsi"/>
              </w:rPr>
            </w:pPr>
          </w:p>
        </w:tc>
        <w:tc>
          <w:tcPr>
            <w:tcW w:w="990" w:type="dxa"/>
          </w:tcPr>
          <w:p w14:paraId="29A9D401" w14:textId="77777777" w:rsidR="002A5C1E" w:rsidRPr="00D30FA1" w:rsidRDefault="002A5C1E" w:rsidP="00B36295">
            <w:pPr>
              <w:spacing w:before="40" w:after="40"/>
              <w:rPr>
                <w:rFonts w:asciiTheme="minorHAnsi" w:hAnsiTheme="minorHAnsi" w:cstheme="minorHAnsi"/>
              </w:rPr>
            </w:pPr>
          </w:p>
        </w:tc>
        <w:tc>
          <w:tcPr>
            <w:tcW w:w="990" w:type="dxa"/>
          </w:tcPr>
          <w:p w14:paraId="7336EEC5" w14:textId="77777777" w:rsidR="002A5C1E" w:rsidRPr="00D30FA1" w:rsidRDefault="002A5C1E" w:rsidP="00B36295">
            <w:pPr>
              <w:spacing w:before="40" w:after="40"/>
              <w:rPr>
                <w:rFonts w:asciiTheme="minorHAnsi" w:hAnsiTheme="minorHAnsi" w:cstheme="minorHAnsi"/>
              </w:rPr>
            </w:pPr>
          </w:p>
        </w:tc>
        <w:tc>
          <w:tcPr>
            <w:tcW w:w="1080" w:type="dxa"/>
          </w:tcPr>
          <w:p w14:paraId="1D72F58D" w14:textId="77777777" w:rsidR="002A5C1E" w:rsidRPr="00D30FA1" w:rsidRDefault="002A5C1E" w:rsidP="00B36295">
            <w:pPr>
              <w:spacing w:before="40" w:after="40"/>
              <w:rPr>
                <w:rFonts w:asciiTheme="minorHAnsi" w:hAnsiTheme="minorHAnsi" w:cstheme="minorHAnsi"/>
              </w:rPr>
            </w:pPr>
          </w:p>
        </w:tc>
        <w:tc>
          <w:tcPr>
            <w:tcW w:w="1980" w:type="dxa"/>
          </w:tcPr>
          <w:p w14:paraId="5E42F0F9" w14:textId="77777777" w:rsidR="002A5C1E" w:rsidRPr="00D30FA1" w:rsidRDefault="002A5C1E" w:rsidP="00B36295">
            <w:pPr>
              <w:spacing w:before="40" w:after="40"/>
              <w:rPr>
                <w:rFonts w:asciiTheme="minorHAnsi" w:hAnsiTheme="minorHAnsi" w:cstheme="minorHAnsi"/>
              </w:rPr>
            </w:pPr>
          </w:p>
        </w:tc>
      </w:tr>
      <w:tr w:rsidR="002A5C1E" w:rsidRPr="00D30FA1" w14:paraId="301AB234" w14:textId="77777777" w:rsidTr="002401CC">
        <w:tc>
          <w:tcPr>
            <w:tcW w:w="440" w:type="dxa"/>
          </w:tcPr>
          <w:p w14:paraId="6BBF0D9E" w14:textId="77777777" w:rsidR="002A5C1E" w:rsidRPr="00D30FA1" w:rsidRDefault="008116E3" w:rsidP="00B36295">
            <w:pPr>
              <w:spacing w:before="40" w:after="40"/>
              <w:rPr>
                <w:rFonts w:asciiTheme="minorHAnsi" w:hAnsiTheme="minorHAnsi" w:cstheme="minorHAnsi"/>
              </w:rPr>
            </w:pPr>
            <w:r>
              <w:rPr>
                <w:rFonts w:asciiTheme="minorHAnsi" w:hAnsiTheme="minorHAnsi" w:cstheme="minorHAnsi"/>
              </w:rPr>
              <w:t>3</w:t>
            </w:r>
          </w:p>
        </w:tc>
        <w:tc>
          <w:tcPr>
            <w:tcW w:w="3258" w:type="dxa"/>
          </w:tcPr>
          <w:p w14:paraId="1B7A49E8" w14:textId="77777777" w:rsidR="002A5C1E" w:rsidRPr="00D30FA1" w:rsidRDefault="008116E3" w:rsidP="00B36295">
            <w:pPr>
              <w:spacing w:before="40" w:after="40"/>
              <w:rPr>
                <w:rFonts w:asciiTheme="minorHAnsi" w:hAnsiTheme="minorHAnsi" w:cstheme="minorHAnsi"/>
              </w:rPr>
            </w:pPr>
            <w:r>
              <w:rPr>
                <w:rFonts w:asciiTheme="minorHAnsi" w:hAnsiTheme="minorHAnsi" w:cstheme="minorHAnsi"/>
              </w:rPr>
              <w:t>To establish referential integrity for historical data</w:t>
            </w:r>
          </w:p>
        </w:tc>
        <w:tc>
          <w:tcPr>
            <w:tcW w:w="1350" w:type="dxa"/>
          </w:tcPr>
          <w:p w14:paraId="3D720526" w14:textId="77777777" w:rsidR="002A5C1E" w:rsidRPr="00D30FA1" w:rsidRDefault="002A5C1E" w:rsidP="00B36295">
            <w:pPr>
              <w:spacing w:before="40" w:after="40"/>
              <w:rPr>
                <w:rFonts w:asciiTheme="minorHAnsi" w:hAnsiTheme="minorHAnsi" w:cstheme="minorHAnsi"/>
              </w:rPr>
            </w:pPr>
          </w:p>
        </w:tc>
        <w:tc>
          <w:tcPr>
            <w:tcW w:w="990" w:type="dxa"/>
          </w:tcPr>
          <w:p w14:paraId="5A3C61AA" w14:textId="6380A8E5" w:rsidR="002A5C1E" w:rsidRPr="00D30FA1" w:rsidRDefault="00373E92" w:rsidP="00B36295">
            <w:pPr>
              <w:spacing w:before="40" w:after="40"/>
              <w:rPr>
                <w:rFonts w:asciiTheme="minorHAnsi" w:hAnsiTheme="minorHAnsi" w:cstheme="minorHAnsi"/>
              </w:rPr>
            </w:pPr>
            <w:r>
              <w:rPr>
                <w:rFonts w:asciiTheme="minorHAnsi" w:hAnsiTheme="minorHAnsi" w:cstheme="minorHAnsi"/>
              </w:rPr>
              <w:t>Open</w:t>
            </w:r>
          </w:p>
        </w:tc>
        <w:tc>
          <w:tcPr>
            <w:tcW w:w="990" w:type="dxa"/>
          </w:tcPr>
          <w:p w14:paraId="597B8EF2" w14:textId="77777777" w:rsidR="002A5C1E" w:rsidRPr="00D30FA1" w:rsidRDefault="002A5C1E" w:rsidP="00B36295">
            <w:pPr>
              <w:spacing w:before="40" w:after="40"/>
              <w:rPr>
                <w:rFonts w:asciiTheme="minorHAnsi" w:hAnsiTheme="minorHAnsi" w:cstheme="minorHAnsi"/>
              </w:rPr>
            </w:pPr>
          </w:p>
        </w:tc>
        <w:tc>
          <w:tcPr>
            <w:tcW w:w="1080" w:type="dxa"/>
          </w:tcPr>
          <w:p w14:paraId="7427D219" w14:textId="77777777" w:rsidR="002A5C1E" w:rsidRPr="00D30FA1" w:rsidRDefault="002A5C1E" w:rsidP="00B36295">
            <w:pPr>
              <w:spacing w:before="40" w:after="40"/>
              <w:rPr>
                <w:rFonts w:asciiTheme="minorHAnsi" w:hAnsiTheme="minorHAnsi" w:cstheme="minorHAnsi"/>
              </w:rPr>
            </w:pPr>
          </w:p>
        </w:tc>
        <w:tc>
          <w:tcPr>
            <w:tcW w:w="1980" w:type="dxa"/>
          </w:tcPr>
          <w:p w14:paraId="36B3F069" w14:textId="77777777" w:rsidR="002A5C1E" w:rsidRPr="00D30FA1" w:rsidRDefault="002A5C1E" w:rsidP="00B36295">
            <w:pPr>
              <w:spacing w:before="40" w:after="40"/>
              <w:rPr>
                <w:rFonts w:asciiTheme="minorHAnsi" w:hAnsiTheme="minorHAnsi" w:cstheme="minorHAnsi"/>
              </w:rPr>
            </w:pPr>
          </w:p>
        </w:tc>
      </w:tr>
      <w:tr w:rsidR="008116E3" w:rsidRPr="00D30FA1" w14:paraId="7EBFCD26" w14:textId="77777777" w:rsidTr="002401CC">
        <w:tc>
          <w:tcPr>
            <w:tcW w:w="440" w:type="dxa"/>
          </w:tcPr>
          <w:p w14:paraId="0B33485D" w14:textId="77777777" w:rsidR="008116E3" w:rsidRDefault="008116E3" w:rsidP="00B36295">
            <w:pPr>
              <w:spacing w:before="40" w:after="40"/>
              <w:rPr>
                <w:rFonts w:asciiTheme="minorHAnsi" w:hAnsiTheme="minorHAnsi" w:cstheme="minorHAnsi"/>
              </w:rPr>
            </w:pPr>
            <w:r>
              <w:rPr>
                <w:rFonts w:asciiTheme="minorHAnsi" w:hAnsiTheme="minorHAnsi" w:cstheme="minorHAnsi"/>
              </w:rPr>
              <w:t>4</w:t>
            </w:r>
          </w:p>
        </w:tc>
        <w:tc>
          <w:tcPr>
            <w:tcW w:w="3258" w:type="dxa"/>
          </w:tcPr>
          <w:p w14:paraId="496BD899" w14:textId="77777777" w:rsidR="008116E3" w:rsidRDefault="008116E3" w:rsidP="00B36295">
            <w:pPr>
              <w:spacing w:before="40" w:after="40"/>
              <w:rPr>
                <w:rFonts w:asciiTheme="minorHAnsi" w:hAnsiTheme="minorHAnsi" w:cstheme="minorHAnsi"/>
              </w:rPr>
            </w:pPr>
            <w:r>
              <w:rPr>
                <w:rFonts w:asciiTheme="minorHAnsi" w:hAnsiTheme="minorHAnsi" w:cstheme="minorHAnsi"/>
              </w:rPr>
              <w:t>All identified File sample issue needs to be addressed and Closed</w:t>
            </w:r>
          </w:p>
        </w:tc>
        <w:tc>
          <w:tcPr>
            <w:tcW w:w="1350" w:type="dxa"/>
          </w:tcPr>
          <w:p w14:paraId="496143FE" w14:textId="77777777" w:rsidR="008116E3" w:rsidRPr="00D30FA1" w:rsidRDefault="008116E3" w:rsidP="00B36295">
            <w:pPr>
              <w:spacing w:before="40" w:after="40"/>
              <w:rPr>
                <w:rFonts w:asciiTheme="minorHAnsi" w:hAnsiTheme="minorHAnsi" w:cstheme="minorHAnsi"/>
              </w:rPr>
            </w:pPr>
          </w:p>
        </w:tc>
        <w:tc>
          <w:tcPr>
            <w:tcW w:w="990" w:type="dxa"/>
          </w:tcPr>
          <w:p w14:paraId="337A3C05" w14:textId="59DC344E" w:rsidR="008116E3" w:rsidRPr="00D30FA1" w:rsidRDefault="00373E92" w:rsidP="00B36295">
            <w:pPr>
              <w:spacing w:before="40" w:after="40"/>
              <w:rPr>
                <w:rFonts w:asciiTheme="minorHAnsi" w:hAnsiTheme="minorHAnsi" w:cstheme="minorHAnsi"/>
              </w:rPr>
            </w:pPr>
            <w:r>
              <w:rPr>
                <w:rFonts w:asciiTheme="minorHAnsi" w:hAnsiTheme="minorHAnsi" w:cstheme="minorHAnsi"/>
              </w:rPr>
              <w:t>Closed</w:t>
            </w:r>
          </w:p>
        </w:tc>
        <w:tc>
          <w:tcPr>
            <w:tcW w:w="990" w:type="dxa"/>
          </w:tcPr>
          <w:p w14:paraId="735D5000" w14:textId="77777777" w:rsidR="008116E3" w:rsidRPr="00D30FA1" w:rsidRDefault="008116E3" w:rsidP="00B36295">
            <w:pPr>
              <w:spacing w:before="40" w:after="40"/>
              <w:rPr>
                <w:rFonts w:asciiTheme="minorHAnsi" w:hAnsiTheme="minorHAnsi" w:cstheme="minorHAnsi"/>
              </w:rPr>
            </w:pPr>
          </w:p>
        </w:tc>
        <w:tc>
          <w:tcPr>
            <w:tcW w:w="1080" w:type="dxa"/>
          </w:tcPr>
          <w:p w14:paraId="5DD2F514" w14:textId="77777777" w:rsidR="008116E3" w:rsidRPr="00D30FA1" w:rsidRDefault="008116E3" w:rsidP="00B36295">
            <w:pPr>
              <w:spacing w:before="40" w:after="40"/>
              <w:rPr>
                <w:rFonts w:asciiTheme="minorHAnsi" w:hAnsiTheme="minorHAnsi" w:cstheme="minorHAnsi"/>
              </w:rPr>
            </w:pPr>
          </w:p>
        </w:tc>
        <w:tc>
          <w:tcPr>
            <w:tcW w:w="1980" w:type="dxa"/>
          </w:tcPr>
          <w:p w14:paraId="0110DB75" w14:textId="77777777" w:rsidR="008116E3" w:rsidRPr="00D30FA1" w:rsidRDefault="008116E3" w:rsidP="00B36295">
            <w:pPr>
              <w:spacing w:before="40" w:after="40"/>
              <w:rPr>
                <w:rFonts w:asciiTheme="minorHAnsi" w:hAnsiTheme="minorHAnsi" w:cstheme="minorHAnsi"/>
              </w:rPr>
            </w:pPr>
          </w:p>
        </w:tc>
      </w:tr>
      <w:tr w:rsidR="008116E3" w:rsidRPr="00D30FA1" w14:paraId="3649743B" w14:textId="77777777" w:rsidTr="002401CC">
        <w:tc>
          <w:tcPr>
            <w:tcW w:w="440" w:type="dxa"/>
          </w:tcPr>
          <w:p w14:paraId="1F2E2D1C" w14:textId="77777777" w:rsidR="008116E3" w:rsidRDefault="002401CC" w:rsidP="00B36295">
            <w:pPr>
              <w:spacing w:before="40" w:after="40"/>
              <w:rPr>
                <w:rFonts w:asciiTheme="minorHAnsi" w:hAnsiTheme="minorHAnsi" w:cstheme="minorHAnsi"/>
              </w:rPr>
            </w:pPr>
            <w:r>
              <w:rPr>
                <w:rFonts w:asciiTheme="minorHAnsi" w:hAnsiTheme="minorHAnsi" w:cstheme="minorHAnsi"/>
              </w:rPr>
              <w:t>5</w:t>
            </w:r>
          </w:p>
        </w:tc>
        <w:tc>
          <w:tcPr>
            <w:tcW w:w="3258" w:type="dxa"/>
          </w:tcPr>
          <w:p w14:paraId="49854564" w14:textId="77777777" w:rsidR="008116E3" w:rsidRDefault="002401CC" w:rsidP="00B36295">
            <w:pPr>
              <w:spacing w:before="40" w:after="40"/>
              <w:rPr>
                <w:rFonts w:asciiTheme="minorHAnsi" w:hAnsiTheme="minorHAnsi" w:cstheme="minorHAnsi"/>
              </w:rPr>
            </w:pPr>
            <w:r>
              <w:rPr>
                <w:rFonts w:asciiTheme="minorHAnsi" w:hAnsiTheme="minorHAnsi" w:cstheme="minorHAnsi"/>
              </w:rPr>
              <w:t>File arriving on same day more than once will over write the existing file instead of executing independently</w:t>
            </w:r>
          </w:p>
        </w:tc>
        <w:tc>
          <w:tcPr>
            <w:tcW w:w="1350" w:type="dxa"/>
          </w:tcPr>
          <w:p w14:paraId="18C3EC57" w14:textId="77777777" w:rsidR="008116E3" w:rsidRPr="00D30FA1" w:rsidRDefault="008116E3" w:rsidP="00B36295">
            <w:pPr>
              <w:spacing w:before="40" w:after="40"/>
              <w:rPr>
                <w:rFonts w:asciiTheme="minorHAnsi" w:hAnsiTheme="minorHAnsi" w:cstheme="minorHAnsi"/>
              </w:rPr>
            </w:pPr>
          </w:p>
        </w:tc>
        <w:tc>
          <w:tcPr>
            <w:tcW w:w="990" w:type="dxa"/>
          </w:tcPr>
          <w:p w14:paraId="2F4E855F" w14:textId="6FCF6961" w:rsidR="008116E3" w:rsidRPr="00D30FA1" w:rsidRDefault="00373E92" w:rsidP="00B36295">
            <w:pPr>
              <w:spacing w:before="40" w:after="40"/>
              <w:rPr>
                <w:rFonts w:asciiTheme="minorHAnsi" w:hAnsiTheme="minorHAnsi" w:cstheme="minorHAnsi"/>
              </w:rPr>
            </w:pPr>
            <w:r>
              <w:rPr>
                <w:rFonts w:asciiTheme="minorHAnsi" w:hAnsiTheme="minorHAnsi" w:cstheme="minorHAnsi"/>
              </w:rPr>
              <w:t>Closed</w:t>
            </w:r>
          </w:p>
        </w:tc>
        <w:tc>
          <w:tcPr>
            <w:tcW w:w="990" w:type="dxa"/>
          </w:tcPr>
          <w:p w14:paraId="725F5717" w14:textId="77777777" w:rsidR="008116E3" w:rsidRPr="00D30FA1" w:rsidRDefault="008116E3" w:rsidP="00B36295">
            <w:pPr>
              <w:spacing w:before="40" w:after="40"/>
              <w:rPr>
                <w:rFonts w:asciiTheme="minorHAnsi" w:hAnsiTheme="minorHAnsi" w:cstheme="minorHAnsi"/>
              </w:rPr>
            </w:pPr>
          </w:p>
        </w:tc>
        <w:tc>
          <w:tcPr>
            <w:tcW w:w="1080" w:type="dxa"/>
          </w:tcPr>
          <w:p w14:paraId="4E9CF56E" w14:textId="77777777" w:rsidR="008116E3" w:rsidRPr="00D30FA1" w:rsidRDefault="008116E3" w:rsidP="00B36295">
            <w:pPr>
              <w:spacing w:before="40" w:after="40"/>
              <w:rPr>
                <w:rFonts w:asciiTheme="minorHAnsi" w:hAnsiTheme="minorHAnsi" w:cstheme="minorHAnsi"/>
              </w:rPr>
            </w:pPr>
          </w:p>
        </w:tc>
        <w:tc>
          <w:tcPr>
            <w:tcW w:w="1980" w:type="dxa"/>
          </w:tcPr>
          <w:p w14:paraId="76806256" w14:textId="77777777" w:rsidR="008116E3" w:rsidRPr="00D30FA1" w:rsidRDefault="008116E3" w:rsidP="00B36295">
            <w:pPr>
              <w:spacing w:before="40" w:after="40"/>
              <w:rPr>
                <w:rFonts w:asciiTheme="minorHAnsi" w:hAnsiTheme="minorHAnsi" w:cstheme="minorHAnsi"/>
              </w:rPr>
            </w:pPr>
          </w:p>
        </w:tc>
      </w:tr>
      <w:tr w:rsidR="00373E92" w:rsidRPr="00D30FA1" w14:paraId="48B24E61" w14:textId="77777777" w:rsidTr="002401CC">
        <w:tc>
          <w:tcPr>
            <w:tcW w:w="440" w:type="dxa"/>
          </w:tcPr>
          <w:p w14:paraId="56F219FF" w14:textId="7B75BDCB" w:rsidR="00373E92" w:rsidRDefault="00373E92" w:rsidP="00B36295">
            <w:pPr>
              <w:spacing w:before="40" w:after="40"/>
              <w:rPr>
                <w:rFonts w:asciiTheme="minorHAnsi" w:hAnsiTheme="minorHAnsi" w:cstheme="minorHAnsi"/>
              </w:rPr>
            </w:pPr>
            <w:r>
              <w:rPr>
                <w:rFonts w:asciiTheme="minorHAnsi" w:hAnsiTheme="minorHAnsi" w:cstheme="minorHAnsi"/>
              </w:rPr>
              <w:t>6</w:t>
            </w:r>
          </w:p>
        </w:tc>
        <w:tc>
          <w:tcPr>
            <w:tcW w:w="3258" w:type="dxa"/>
          </w:tcPr>
          <w:p w14:paraId="20DC2421" w14:textId="2C955279" w:rsidR="00373E92" w:rsidRDefault="00373E92" w:rsidP="00B36295">
            <w:pPr>
              <w:spacing w:before="40" w:after="40"/>
              <w:rPr>
                <w:rFonts w:asciiTheme="minorHAnsi" w:hAnsiTheme="minorHAnsi" w:cstheme="minorHAnsi"/>
              </w:rPr>
            </w:pPr>
            <w:r>
              <w:rPr>
                <w:rFonts w:asciiTheme="minorHAnsi" w:hAnsiTheme="minorHAnsi" w:cstheme="minorHAnsi"/>
              </w:rPr>
              <w:t>Feed File Format Sign-Off</w:t>
            </w:r>
          </w:p>
        </w:tc>
        <w:tc>
          <w:tcPr>
            <w:tcW w:w="1350" w:type="dxa"/>
          </w:tcPr>
          <w:p w14:paraId="3862CD52" w14:textId="77777777" w:rsidR="00373E92" w:rsidRPr="00D30FA1" w:rsidRDefault="00373E92" w:rsidP="00B36295">
            <w:pPr>
              <w:spacing w:before="40" w:after="40"/>
              <w:rPr>
                <w:rFonts w:asciiTheme="minorHAnsi" w:hAnsiTheme="minorHAnsi" w:cstheme="minorHAnsi"/>
              </w:rPr>
            </w:pPr>
          </w:p>
        </w:tc>
        <w:tc>
          <w:tcPr>
            <w:tcW w:w="990" w:type="dxa"/>
          </w:tcPr>
          <w:p w14:paraId="416B99A2" w14:textId="7789AA38" w:rsidR="00373E92" w:rsidRDefault="00373E92" w:rsidP="00B36295">
            <w:pPr>
              <w:spacing w:before="40" w:after="40"/>
              <w:rPr>
                <w:rFonts w:asciiTheme="minorHAnsi" w:hAnsiTheme="minorHAnsi" w:cstheme="minorHAnsi"/>
              </w:rPr>
            </w:pPr>
            <w:r>
              <w:rPr>
                <w:rFonts w:asciiTheme="minorHAnsi" w:hAnsiTheme="minorHAnsi" w:cstheme="minorHAnsi"/>
              </w:rPr>
              <w:t>Closed</w:t>
            </w:r>
          </w:p>
        </w:tc>
        <w:tc>
          <w:tcPr>
            <w:tcW w:w="990" w:type="dxa"/>
          </w:tcPr>
          <w:p w14:paraId="57F1A355" w14:textId="77777777" w:rsidR="00373E92" w:rsidRPr="00D30FA1" w:rsidRDefault="00373E92" w:rsidP="00B36295">
            <w:pPr>
              <w:spacing w:before="40" w:after="40"/>
              <w:rPr>
                <w:rFonts w:asciiTheme="minorHAnsi" w:hAnsiTheme="minorHAnsi" w:cstheme="minorHAnsi"/>
              </w:rPr>
            </w:pPr>
          </w:p>
        </w:tc>
        <w:tc>
          <w:tcPr>
            <w:tcW w:w="1080" w:type="dxa"/>
          </w:tcPr>
          <w:p w14:paraId="6C13D8A8" w14:textId="77777777" w:rsidR="00373E92" w:rsidRPr="00D30FA1" w:rsidRDefault="00373E92" w:rsidP="00B36295">
            <w:pPr>
              <w:spacing w:before="40" w:after="40"/>
              <w:rPr>
                <w:rFonts w:asciiTheme="minorHAnsi" w:hAnsiTheme="minorHAnsi" w:cstheme="minorHAnsi"/>
              </w:rPr>
            </w:pPr>
          </w:p>
        </w:tc>
        <w:tc>
          <w:tcPr>
            <w:tcW w:w="1980" w:type="dxa"/>
          </w:tcPr>
          <w:p w14:paraId="506B8AA2" w14:textId="77777777" w:rsidR="00373E92" w:rsidRPr="00D30FA1" w:rsidRDefault="00373E92" w:rsidP="00B36295">
            <w:pPr>
              <w:spacing w:before="40" w:after="40"/>
              <w:rPr>
                <w:rFonts w:asciiTheme="minorHAnsi" w:hAnsiTheme="minorHAnsi" w:cstheme="minorHAnsi"/>
              </w:rPr>
            </w:pPr>
          </w:p>
        </w:tc>
      </w:tr>
    </w:tbl>
    <w:p w14:paraId="3AFCBFFE" w14:textId="77777777" w:rsidR="002A5C1E" w:rsidRDefault="002A5C1E" w:rsidP="002A5C1E">
      <w:pPr>
        <w:rPr>
          <w:rFonts w:asciiTheme="minorHAnsi" w:hAnsiTheme="minorHAnsi" w:cstheme="minorHAnsi"/>
        </w:rPr>
      </w:pPr>
    </w:p>
    <w:p w14:paraId="0D5E54D5" w14:textId="77777777" w:rsidR="002A5C1E" w:rsidRDefault="002A5C1E" w:rsidP="002A5C1E">
      <w:pPr>
        <w:rPr>
          <w:rFonts w:asciiTheme="minorHAnsi" w:hAnsiTheme="minorHAnsi" w:cstheme="minorHAnsi"/>
        </w:rPr>
      </w:pPr>
    </w:p>
    <w:p w14:paraId="76E935E2" w14:textId="77777777" w:rsidR="002A5C1E" w:rsidRDefault="002A5C1E" w:rsidP="002A5C1E">
      <w:pPr>
        <w:rPr>
          <w:rFonts w:asciiTheme="minorHAnsi" w:hAnsiTheme="minorHAnsi" w:cstheme="minorHAnsi"/>
        </w:rPr>
      </w:pPr>
    </w:p>
    <w:p w14:paraId="6BC51C61" w14:textId="77777777" w:rsidR="002A5C1E" w:rsidRPr="005751EC" w:rsidRDefault="002A5C1E" w:rsidP="005751EC">
      <w:pPr>
        <w:keepNext/>
        <w:pageBreakBefore/>
        <w:widowControl/>
        <w:numPr>
          <w:ilvl w:val="0"/>
          <w:numId w:val="10"/>
        </w:numPr>
        <w:spacing w:before="120" w:after="240" w:line="240" w:lineRule="auto"/>
        <w:jc w:val="both"/>
        <w:outlineLvl w:val="0"/>
        <w:rPr>
          <w:rFonts w:asciiTheme="minorHAnsi" w:hAnsiTheme="minorHAnsi" w:cstheme="minorHAnsi"/>
          <w:b/>
          <w:bCs/>
          <w:kern w:val="32"/>
          <w:sz w:val="32"/>
          <w:szCs w:val="24"/>
          <w:lang w:val="en-GB"/>
        </w:rPr>
      </w:pPr>
      <w:bookmarkStart w:id="14048" w:name="_Toc415065679"/>
      <w:r w:rsidRPr="005751EC">
        <w:rPr>
          <w:rFonts w:asciiTheme="minorHAnsi" w:hAnsiTheme="minorHAnsi" w:cstheme="minorHAnsi"/>
          <w:b/>
          <w:bCs/>
          <w:kern w:val="32"/>
          <w:sz w:val="32"/>
          <w:szCs w:val="24"/>
          <w:lang w:val="en-GB"/>
        </w:rPr>
        <w:lastRenderedPageBreak/>
        <w:t>Traceability</w:t>
      </w:r>
      <w:bookmarkEnd w:id="14048"/>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2070"/>
        <w:gridCol w:w="3330"/>
        <w:gridCol w:w="1530"/>
      </w:tblGrid>
      <w:tr w:rsidR="002A5C1E" w:rsidRPr="00D30FA1" w14:paraId="76935710" w14:textId="77777777" w:rsidTr="00B36295">
        <w:trPr>
          <w:tblHeader/>
        </w:trPr>
        <w:tc>
          <w:tcPr>
            <w:tcW w:w="2160" w:type="dxa"/>
            <w:shd w:val="clear" w:color="auto" w:fill="F4B8AE"/>
          </w:tcPr>
          <w:p w14:paraId="03DEAA0E"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Requirement Document</w:t>
            </w:r>
          </w:p>
        </w:tc>
        <w:tc>
          <w:tcPr>
            <w:tcW w:w="2070" w:type="dxa"/>
            <w:shd w:val="clear" w:color="auto" w:fill="F4B8AE"/>
          </w:tcPr>
          <w:p w14:paraId="102E9575"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HLD Section Reference</w:t>
            </w:r>
          </w:p>
        </w:tc>
        <w:tc>
          <w:tcPr>
            <w:tcW w:w="3330" w:type="dxa"/>
            <w:shd w:val="clear" w:color="auto" w:fill="F4B8AE"/>
          </w:tcPr>
          <w:p w14:paraId="66287016"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DLD Section Reference</w:t>
            </w:r>
          </w:p>
        </w:tc>
        <w:tc>
          <w:tcPr>
            <w:tcW w:w="1530" w:type="dxa"/>
            <w:shd w:val="clear" w:color="auto" w:fill="F4B8AE"/>
          </w:tcPr>
          <w:p w14:paraId="3860D9E1"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b/>
              </w:rPr>
              <w:t>Comments</w:t>
            </w:r>
          </w:p>
        </w:tc>
      </w:tr>
      <w:tr w:rsidR="002A5C1E" w:rsidRPr="00D30FA1" w14:paraId="285AD297" w14:textId="77777777" w:rsidTr="00B36295">
        <w:tc>
          <w:tcPr>
            <w:tcW w:w="2160" w:type="dxa"/>
          </w:tcPr>
          <w:p w14:paraId="0D800836" w14:textId="77777777" w:rsidR="002A5C1E" w:rsidRPr="00D30FA1" w:rsidRDefault="002A5C1E" w:rsidP="00B36295">
            <w:pPr>
              <w:widowControl/>
              <w:spacing w:line="240" w:lineRule="auto"/>
              <w:rPr>
                <w:rFonts w:asciiTheme="minorHAnsi" w:hAnsiTheme="minorHAnsi" w:cstheme="minorHAnsi"/>
                <w:bCs/>
                <w:sz w:val="22"/>
              </w:rPr>
            </w:pPr>
          </w:p>
        </w:tc>
        <w:tc>
          <w:tcPr>
            <w:tcW w:w="2070" w:type="dxa"/>
          </w:tcPr>
          <w:p w14:paraId="03C7BBCA" w14:textId="77777777" w:rsidR="002A5C1E" w:rsidRPr="00D30FA1" w:rsidRDefault="002A5C1E" w:rsidP="00B36295">
            <w:pPr>
              <w:widowControl/>
              <w:spacing w:line="240" w:lineRule="auto"/>
              <w:rPr>
                <w:rFonts w:asciiTheme="minorHAnsi" w:hAnsiTheme="minorHAnsi" w:cstheme="minorHAnsi"/>
                <w:bCs/>
                <w:sz w:val="22"/>
              </w:rPr>
            </w:pPr>
          </w:p>
        </w:tc>
        <w:tc>
          <w:tcPr>
            <w:tcW w:w="3330" w:type="dxa"/>
          </w:tcPr>
          <w:p w14:paraId="207BE264" w14:textId="77777777" w:rsidR="002A5C1E" w:rsidRPr="00D30FA1" w:rsidRDefault="002A5C1E" w:rsidP="00B36295">
            <w:pPr>
              <w:widowControl/>
              <w:spacing w:line="240" w:lineRule="auto"/>
              <w:rPr>
                <w:rFonts w:asciiTheme="minorHAnsi" w:hAnsiTheme="minorHAnsi" w:cstheme="minorHAnsi"/>
                <w:bCs/>
                <w:sz w:val="22"/>
              </w:rPr>
            </w:pPr>
          </w:p>
        </w:tc>
        <w:tc>
          <w:tcPr>
            <w:tcW w:w="1530" w:type="dxa"/>
          </w:tcPr>
          <w:p w14:paraId="4BA8DE09" w14:textId="77777777" w:rsidR="002A5C1E" w:rsidRPr="00D30FA1" w:rsidRDefault="002A5C1E" w:rsidP="00B36295">
            <w:pPr>
              <w:widowControl/>
              <w:spacing w:line="240" w:lineRule="auto"/>
              <w:rPr>
                <w:rFonts w:asciiTheme="minorHAnsi" w:hAnsiTheme="minorHAnsi" w:cstheme="minorHAnsi"/>
                <w:bCs/>
                <w:sz w:val="22"/>
              </w:rPr>
            </w:pPr>
          </w:p>
        </w:tc>
      </w:tr>
      <w:tr w:rsidR="002A5C1E" w:rsidRPr="00D30FA1" w14:paraId="032EC712" w14:textId="77777777" w:rsidTr="00B36295">
        <w:tc>
          <w:tcPr>
            <w:tcW w:w="2160" w:type="dxa"/>
          </w:tcPr>
          <w:p w14:paraId="3F4DC418" w14:textId="77777777" w:rsidR="002A5C1E" w:rsidRPr="00D30FA1" w:rsidRDefault="002A5C1E" w:rsidP="00B36295">
            <w:pPr>
              <w:widowControl/>
              <w:spacing w:line="240" w:lineRule="auto"/>
              <w:rPr>
                <w:rFonts w:asciiTheme="minorHAnsi" w:hAnsiTheme="minorHAnsi" w:cstheme="minorHAnsi"/>
                <w:bCs/>
                <w:sz w:val="22"/>
              </w:rPr>
            </w:pPr>
          </w:p>
        </w:tc>
        <w:tc>
          <w:tcPr>
            <w:tcW w:w="2070" w:type="dxa"/>
          </w:tcPr>
          <w:p w14:paraId="2568B35F" w14:textId="77777777" w:rsidR="002A5C1E" w:rsidRPr="00D30FA1" w:rsidRDefault="002A5C1E" w:rsidP="00B36295">
            <w:pPr>
              <w:widowControl/>
              <w:spacing w:line="240" w:lineRule="auto"/>
              <w:rPr>
                <w:rFonts w:asciiTheme="minorHAnsi" w:hAnsiTheme="minorHAnsi" w:cstheme="minorHAnsi"/>
                <w:bCs/>
                <w:sz w:val="22"/>
              </w:rPr>
            </w:pPr>
          </w:p>
        </w:tc>
        <w:tc>
          <w:tcPr>
            <w:tcW w:w="3330" w:type="dxa"/>
          </w:tcPr>
          <w:p w14:paraId="3CB61782" w14:textId="77777777" w:rsidR="002A5C1E" w:rsidRPr="00D30FA1" w:rsidRDefault="002A5C1E" w:rsidP="00B36295">
            <w:pPr>
              <w:widowControl/>
              <w:spacing w:line="240" w:lineRule="auto"/>
              <w:rPr>
                <w:rFonts w:asciiTheme="minorHAnsi" w:hAnsiTheme="minorHAnsi" w:cstheme="minorHAnsi"/>
                <w:bCs/>
                <w:sz w:val="22"/>
              </w:rPr>
            </w:pPr>
          </w:p>
        </w:tc>
        <w:tc>
          <w:tcPr>
            <w:tcW w:w="1530" w:type="dxa"/>
          </w:tcPr>
          <w:p w14:paraId="30B0A175" w14:textId="77777777" w:rsidR="002A5C1E" w:rsidRPr="00D30FA1" w:rsidRDefault="002A5C1E" w:rsidP="00B36295">
            <w:pPr>
              <w:widowControl/>
              <w:spacing w:line="240" w:lineRule="auto"/>
              <w:rPr>
                <w:rFonts w:asciiTheme="minorHAnsi" w:hAnsiTheme="minorHAnsi" w:cstheme="minorHAnsi"/>
                <w:bCs/>
                <w:sz w:val="22"/>
              </w:rPr>
            </w:pPr>
          </w:p>
        </w:tc>
      </w:tr>
      <w:tr w:rsidR="002A5C1E" w:rsidRPr="00D30FA1" w14:paraId="7E99A837" w14:textId="77777777" w:rsidTr="00B36295">
        <w:tc>
          <w:tcPr>
            <w:tcW w:w="2160" w:type="dxa"/>
          </w:tcPr>
          <w:p w14:paraId="3497AE8B" w14:textId="77777777" w:rsidR="002A5C1E" w:rsidRPr="00D30FA1" w:rsidRDefault="002A5C1E" w:rsidP="00B36295">
            <w:pPr>
              <w:widowControl/>
              <w:spacing w:line="240" w:lineRule="auto"/>
              <w:rPr>
                <w:rFonts w:asciiTheme="minorHAnsi" w:hAnsiTheme="minorHAnsi" w:cstheme="minorHAnsi"/>
                <w:bCs/>
                <w:sz w:val="22"/>
              </w:rPr>
            </w:pPr>
          </w:p>
        </w:tc>
        <w:tc>
          <w:tcPr>
            <w:tcW w:w="2070" w:type="dxa"/>
          </w:tcPr>
          <w:p w14:paraId="3A0FDC65" w14:textId="77777777" w:rsidR="002A5C1E" w:rsidRPr="00D30FA1" w:rsidRDefault="002A5C1E" w:rsidP="00B36295">
            <w:pPr>
              <w:widowControl/>
              <w:spacing w:line="240" w:lineRule="auto"/>
              <w:rPr>
                <w:rFonts w:asciiTheme="minorHAnsi" w:hAnsiTheme="minorHAnsi" w:cstheme="minorHAnsi"/>
                <w:bCs/>
                <w:sz w:val="22"/>
              </w:rPr>
            </w:pPr>
          </w:p>
        </w:tc>
        <w:tc>
          <w:tcPr>
            <w:tcW w:w="3330" w:type="dxa"/>
          </w:tcPr>
          <w:p w14:paraId="0D86EDA1" w14:textId="77777777" w:rsidR="002A5C1E" w:rsidRPr="00D30FA1" w:rsidRDefault="002A5C1E" w:rsidP="00B36295">
            <w:pPr>
              <w:widowControl/>
              <w:spacing w:line="240" w:lineRule="auto"/>
              <w:rPr>
                <w:rFonts w:asciiTheme="minorHAnsi" w:hAnsiTheme="minorHAnsi" w:cstheme="minorHAnsi"/>
                <w:bCs/>
                <w:sz w:val="22"/>
              </w:rPr>
            </w:pPr>
          </w:p>
        </w:tc>
        <w:tc>
          <w:tcPr>
            <w:tcW w:w="1530" w:type="dxa"/>
          </w:tcPr>
          <w:p w14:paraId="0C56F24A" w14:textId="77777777" w:rsidR="002A5C1E" w:rsidRPr="00D30FA1" w:rsidRDefault="002A5C1E" w:rsidP="00B36295">
            <w:pPr>
              <w:widowControl/>
              <w:spacing w:line="240" w:lineRule="auto"/>
              <w:rPr>
                <w:rFonts w:asciiTheme="minorHAnsi" w:hAnsiTheme="minorHAnsi" w:cstheme="minorHAnsi"/>
                <w:bCs/>
                <w:sz w:val="22"/>
              </w:rPr>
            </w:pPr>
          </w:p>
        </w:tc>
      </w:tr>
    </w:tbl>
    <w:p w14:paraId="67D7540B" w14:textId="77777777" w:rsidR="002A5C1E" w:rsidRPr="00A53871" w:rsidRDefault="002A5C1E" w:rsidP="002A5C1E"/>
    <w:p w14:paraId="4AC012D2" w14:textId="77777777" w:rsidR="002A5C1E" w:rsidRPr="005751EC" w:rsidRDefault="002A5C1E" w:rsidP="005751EC">
      <w:pPr>
        <w:keepNext/>
        <w:pageBreakBefore/>
        <w:widowControl/>
        <w:numPr>
          <w:ilvl w:val="0"/>
          <w:numId w:val="10"/>
        </w:numPr>
        <w:spacing w:before="120" w:after="240" w:line="240" w:lineRule="auto"/>
        <w:jc w:val="both"/>
        <w:outlineLvl w:val="0"/>
        <w:rPr>
          <w:rFonts w:asciiTheme="minorHAnsi" w:hAnsiTheme="minorHAnsi" w:cstheme="minorHAnsi"/>
          <w:b/>
          <w:bCs/>
          <w:kern w:val="32"/>
          <w:sz w:val="32"/>
          <w:szCs w:val="24"/>
          <w:lang w:val="en-GB"/>
        </w:rPr>
      </w:pPr>
      <w:bookmarkStart w:id="14049" w:name="_Toc415065680"/>
      <w:r w:rsidRPr="005751EC">
        <w:rPr>
          <w:rFonts w:asciiTheme="minorHAnsi" w:hAnsiTheme="minorHAnsi" w:cstheme="minorHAnsi"/>
          <w:b/>
          <w:bCs/>
          <w:kern w:val="32"/>
          <w:sz w:val="32"/>
          <w:szCs w:val="24"/>
          <w:lang w:val="en-GB"/>
        </w:rPr>
        <w:lastRenderedPageBreak/>
        <w:t>Glossary / Definition</w:t>
      </w:r>
      <w:bookmarkEnd w:id="14049"/>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6660"/>
      </w:tblGrid>
      <w:tr w:rsidR="002A5C1E" w:rsidRPr="00D30FA1" w14:paraId="13ED2756" w14:textId="77777777" w:rsidTr="00B36295">
        <w:trPr>
          <w:tblHeader/>
        </w:trPr>
        <w:tc>
          <w:tcPr>
            <w:tcW w:w="1800" w:type="dxa"/>
            <w:shd w:val="clear" w:color="auto" w:fill="F4B8AE"/>
          </w:tcPr>
          <w:p w14:paraId="459EE08D"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rPr>
              <w:t>Term</w:t>
            </w:r>
          </w:p>
        </w:tc>
        <w:tc>
          <w:tcPr>
            <w:tcW w:w="6660" w:type="dxa"/>
            <w:shd w:val="clear" w:color="auto" w:fill="F4B8AE"/>
          </w:tcPr>
          <w:p w14:paraId="7B194807" w14:textId="77777777" w:rsidR="002A5C1E" w:rsidRPr="00D30FA1" w:rsidRDefault="002A5C1E" w:rsidP="00B36295">
            <w:pPr>
              <w:spacing w:before="40" w:after="40"/>
              <w:rPr>
                <w:rFonts w:asciiTheme="minorHAnsi" w:hAnsiTheme="minorHAnsi" w:cstheme="minorHAnsi"/>
                <w:b/>
              </w:rPr>
            </w:pPr>
            <w:r w:rsidRPr="00D30FA1">
              <w:rPr>
                <w:rFonts w:asciiTheme="minorHAnsi" w:hAnsiTheme="minorHAnsi" w:cstheme="minorHAnsi"/>
              </w:rPr>
              <w:t>Description</w:t>
            </w:r>
          </w:p>
        </w:tc>
      </w:tr>
      <w:tr w:rsidR="00CC1654" w:rsidRPr="00D30FA1" w14:paraId="2A156709" w14:textId="77777777" w:rsidTr="00B82D36">
        <w:tc>
          <w:tcPr>
            <w:tcW w:w="1800" w:type="dxa"/>
          </w:tcPr>
          <w:p w14:paraId="0C0ACC36"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BI</w:t>
            </w:r>
          </w:p>
        </w:tc>
        <w:tc>
          <w:tcPr>
            <w:tcW w:w="6660" w:type="dxa"/>
          </w:tcPr>
          <w:p w14:paraId="1548EF6A"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Business Intelligence</w:t>
            </w:r>
          </w:p>
        </w:tc>
      </w:tr>
      <w:tr w:rsidR="00CC1654" w:rsidRPr="00D30FA1" w14:paraId="64910340" w14:textId="77777777" w:rsidTr="00B82D36">
        <w:tc>
          <w:tcPr>
            <w:tcW w:w="1800" w:type="dxa"/>
          </w:tcPr>
          <w:p w14:paraId="121EA096"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BDE</w:t>
            </w:r>
          </w:p>
        </w:tc>
        <w:tc>
          <w:tcPr>
            <w:tcW w:w="6660" w:type="dxa"/>
          </w:tcPr>
          <w:p w14:paraId="3C034594"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Business Development Executive</w:t>
            </w:r>
          </w:p>
        </w:tc>
      </w:tr>
      <w:tr w:rsidR="00CC1654" w:rsidRPr="00D30FA1" w14:paraId="080784D8" w14:textId="77777777" w:rsidTr="00B82D36">
        <w:tc>
          <w:tcPr>
            <w:tcW w:w="1800" w:type="dxa"/>
          </w:tcPr>
          <w:p w14:paraId="2A3688D7"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BDM</w:t>
            </w:r>
          </w:p>
        </w:tc>
        <w:tc>
          <w:tcPr>
            <w:tcW w:w="6660" w:type="dxa"/>
          </w:tcPr>
          <w:p w14:paraId="092C6ABD"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Business Development Manager</w:t>
            </w:r>
          </w:p>
        </w:tc>
      </w:tr>
      <w:tr w:rsidR="00CC1654" w:rsidRPr="00D30FA1" w14:paraId="2869735D" w14:textId="77777777" w:rsidTr="00B82D36">
        <w:tc>
          <w:tcPr>
            <w:tcW w:w="1800" w:type="dxa"/>
          </w:tcPr>
          <w:p w14:paraId="237FFE14"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CY</w:t>
            </w:r>
          </w:p>
        </w:tc>
        <w:tc>
          <w:tcPr>
            <w:tcW w:w="6660" w:type="dxa"/>
          </w:tcPr>
          <w:p w14:paraId="0043142B"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Current Year</w:t>
            </w:r>
          </w:p>
        </w:tc>
      </w:tr>
      <w:tr w:rsidR="00CC1654" w:rsidRPr="00D30FA1" w14:paraId="0BF1A431" w14:textId="77777777" w:rsidTr="00B82D36">
        <w:tc>
          <w:tcPr>
            <w:tcW w:w="1800" w:type="dxa"/>
          </w:tcPr>
          <w:p w14:paraId="707B8409"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DMO</w:t>
            </w:r>
          </w:p>
        </w:tc>
        <w:tc>
          <w:tcPr>
            <w:tcW w:w="6660" w:type="dxa"/>
          </w:tcPr>
          <w:p w14:paraId="4D853FE9"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 xml:space="preserve">Developing Markets Operation </w:t>
            </w:r>
          </w:p>
        </w:tc>
      </w:tr>
      <w:tr w:rsidR="00CC1654" w:rsidRPr="00D30FA1" w14:paraId="26D4981A" w14:textId="77777777" w:rsidTr="00B82D36">
        <w:tc>
          <w:tcPr>
            <w:tcW w:w="1800" w:type="dxa"/>
          </w:tcPr>
          <w:p w14:paraId="50349769"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PPM</w:t>
            </w:r>
          </w:p>
        </w:tc>
        <w:tc>
          <w:tcPr>
            <w:tcW w:w="6660" w:type="dxa"/>
          </w:tcPr>
          <w:p w14:paraId="0CA1660C"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Partner Performance Management</w:t>
            </w:r>
          </w:p>
        </w:tc>
      </w:tr>
      <w:tr w:rsidR="00CC1654" w:rsidRPr="00D30FA1" w14:paraId="5A5C1C8F" w14:textId="77777777" w:rsidTr="00B82D36">
        <w:tc>
          <w:tcPr>
            <w:tcW w:w="1800" w:type="dxa"/>
          </w:tcPr>
          <w:p w14:paraId="44DBEAB2"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PY</w:t>
            </w:r>
          </w:p>
        </w:tc>
        <w:tc>
          <w:tcPr>
            <w:tcW w:w="6660" w:type="dxa"/>
          </w:tcPr>
          <w:p w14:paraId="43C792EB"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Prior Year</w:t>
            </w:r>
          </w:p>
        </w:tc>
      </w:tr>
      <w:tr w:rsidR="00CC1654" w:rsidRPr="00D30FA1" w14:paraId="401B974E" w14:textId="77777777" w:rsidTr="00B82D36">
        <w:tc>
          <w:tcPr>
            <w:tcW w:w="1800" w:type="dxa"/>
          </w:tcPr>
          <w:p w14:paraId="1AC075F7"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ERP</w:t>
            </w:r>
          </w:p>
        </w:tc>
        <w:tc>
          <w:tcPr>
            <w:tcW w:w="6660" w:type="dxa"/>
          </w:tcPr>
          <w:p w14:paraId="647A3A4D"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 xml:space="preserve">Enterprise resource planning </w:t>
            </w:r>
          </w:p>
        </w:tc>
      </w:tr>
      <w:tr w:rsidR="00CC1654" w:rsidRPr="00D30FA1" w14:paraId="2771134D" w14:textId="77777777" w:rsidTr="00B82D36">
        <w:tc>
          <w:tcPr>
            <w:tcW w:w="1800" w:type="dxa"/>
          </w:tcPr>
          <w:p w14:paraId="7D88646C"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MD</w:t>
            </w:r>
          </w:p>
        </w:tc>
        <w:tc>
          <w:tcPr>
            <w:tcW w:w="6660" w:type="dxa"/>
          </w:tcPr>
          <w:p w14:paraId="7481824F"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 xml:space="preserve">Master distributor </w:t>
            </w:r>
          </w:p>
        </w:tc>
      </w:tr>
      <w:tr w:rsidR="00CC1654" w:rsidRPr="00D30FA1" w14:paraId="0ACC787F" w14:textId="77777777" w:rsidTr="00B82D36">
        <w:tc>
          <w:tcPr>
            <w:tcW w:w="1800" w:type="dxa"/>
          </w:tcPr>
          <w:p w14:paraId="37FE3B87"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DLD</w:t>
            </w:r>
          </w:p>
        </w:tc>
        <w:tc>
          <w:tcPr>
            <w:tcW w:w="6660" w:type="dxa"/>
          </w:tcPr>
          <w:p w14:paraId="2F3E799E" w14:textId="77777777" w:rsidR="00CC1654" w:rsidRPr="00CC1654" w:rsidRDefault="00CC1654" w:rsidP="00CC1654">
            <w:pPr>
              <w:rPr>
                <w:rFonts w:asciiTheme="minorHAnsi" w:hAnsiTheme="minorHAnsi" w:cstheme="minorHAnsi"/>
                <w:highlight w:val="white"/>
              </w:rPr>
            </w:pPr>
            <w:r w:rsidRPr="00CC1654">
              <w:rPr>
                <w:rFonts w:asciiTheme="minorHAnsi" w:hAnsiTheme="minorHAnsi" w:cstheme="minorHAnsi"/>
                <w:highlight w:val="white"/>
              </w:rPr>
              <w:t xml:space="preserve">Detail level design </w:t>
            </w:r>
          </w:p>
        </w:tc>
      </w:tr>
    </w:tbl>
    <w:p w14:paraId="6137484C" w14:textId="77777777" w:rsidR="002A5C1E" w:rsidRPr="00D30FA1" w:rsidRDefault="002A5C1E" w:rsidP="002A5C1E">
      <w:pPr>
        <w:rPr>
          <w:rFonts w:asciiTheme="minorHAnsi" w:hAnsiTheme="minorHAnsi" w:cstheme="minorHAnsi"/>
        </w:rPr>
      </w:pPr>
    </w:p>
    <w:p w14:paraId="20DD733D" w14:textId="77777777" w:rsidR="00270047" w:rsidRDefault="00270047"/>
    <w:sectPr w:rsidR="00270047" w:rsidSect="00B36295">
      <w:headerReference w:type="even" r:id="rId53"/>
      <w:headerReference w:type="default" r:id="rId54"/>
      <w:footerReference w:type="default" r:id="rId55"/>
      <w:headerReference w:type="first" r:id="rId56"/>
      <w:endnotePr>
        <w:numFmt w:val="decimal"/>
      </w:endnotePr>
      <w:pgSz w:w="12240" w:h="15840"/>
      <w:pgMar w:top="1434"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A1A80" w14:textId="77777777" w:rsidR="00AA0CDF" w:rsidRDefault="00AA0CDF">
      <w:pPr>
        <w:spacing w:line="240" w:lineRule="auto"/>
      </w:pPr>
      <w:r>
        <w:separator/>
      </w:r>
    </w:p>
  </w:endnote>
  <w:endnote w:type="continuationSeparator" w:id="0">
    <w:p w14:paraId="4CC5A161" w14:textId="77777777" w:rsidR="00AA0CDF" w:rsidRDefault="00AA0C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tarSymbol">
    <w:altName w:val="Arial Unicode MS"/>
    <w:charset w:val="02"/>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w:panose1 w:val="02070409020205020404"/>
    <w:charset w:val="00"/>
    <w:family w:val="modern"/>
    <w:notTrueType/>
    <w:pitch w:val="fixed"/>
    <w:sig w:usb0="00000003" w:usb1="00000000" w:usb2="00000000" w:usb3="00000000" w:csb0="00000001" w:csb1="00000000"/>
  </w:font>
  <w:font w:name="Normal">
    <w:charset w:val="00"/>
    <w:family w:val="roman"/>
    <w:pitch w:val="default"/>
  </w:font>
  <w:font w:name="Webdings">
    <w:panose1 w:val="05030102010509060703"/>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629DC" w14:textId="77777777" w:rsidR="00CC7F71" w:rsidRDefault="00CC7F71" w:rsidP="00B362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70956A" w14:textId="77777777" w:rsidR="00CC7F71" w:rsidRDefault="00CC7F71" w:rsidP="00B3629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F1A2" w14:textId="77777777" w:rsidR="00CC7F71" w:rsidRDefault="00CC7F71" w:rsidP="00B36295">
    <w:pPr>
      <w:pStyle w:val="Footer"/>
      <w:tabs>
        <w:tab w:val="clear" w:pos="4320"/>
        <w:tab w:val="clear" w:pos="8640"/>
        <w:tab w:val="left" w:pos="1230"/>
      </w:tabs>
    </w:pPr>
    <w:r>
      <w:tab/>
    </w:r>
  </w:p>
  <w:p w14:paraId="663ABB2D" w14:textId="77777777" w:rsidR="00CC7F71" w:rsidRDefault="00AA0CDF" w:rsidP="00B36295">
    <w:pPr>
      <w:pStyle w:val="Footer"/>
      <w:tabs>
        <w:tab w:val="clear" w:pos="4320"/>
        <w:tab w:val="clear" w:pos="8640"/>
        <w:tab w:val="left" w:pos="1230"/>
      </w:tabs>
    </w:pPr>
    <w:r>
      <w:pict w14:anchorId="24A79023">
        <v:rect id="_x0000_i1046" style="width:0;height:1.5pt" o:hralign="center" o:hrstd="t" o:hr="t" fillcolor="gray" stroked="f"/>
      </w:pict>
    </w:r>
  </w:p>
  <w:p w14:paraId="762B99B1" w14:textId="02AA33B9" w:rsidR="00CC7F71" w:rsidRPr="00F6327A" w:rsidRDefault="00CC7F71" w:rsidP="00B36295">
    <w:pPr>
      <w:pStyle w:val="Footer"/>
      <w:tabs>
        <w:tab w:val="clear" w:pos="4320"/>
        <w:tab w:val="clear" w:pos="8640"/>
        <w:tab w:val="left" w:pos="1230"/>
      </w:tabs>
    </w:pPr>
    <w:r w:rsidRPr="00F6327A">
      <w:t>Xerox Confidential</w:t>
    </w:r>
    <w:r w:rsidRPr="00F6327A">
      <w:tab/>
    </w:r>
    <w:r w:rsidRPr="00F6327A">
      <w:tab/>
    </w:r>
    <w:r w:rsidRPr="00F6327A">
      <w:tab/>
    </w:r>
    <w:r w:rsidRPr="00F6327A">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05E0" w14:textId="77777777" w:rsidR="00CC7F71" w:rsidRPr="00F6327A" w:rsidRDefault="00CC7F71" w:rsidP="00B36295">
    <w:pPr>
      <w:pStyle w:val="Footer"/>
      <w:tabs>
        <w:tab w:val="clear" w:pos="4320"/>
        <w:tab w:val="clear" w:pos="8640"/>
        <w:tab w:val="left" w:pos="1230"/>
      </w:tabs>
    </w:pPr>
    <w:r w:rsidRPr="00F6327A">
      <w:t>Xerox Confidential</w:t>
    </w:r>
    <w:r>
      <w:t xml:space="preserve"> –DMO EBIP DLD </w:t>
    </w:r>
    <w:r>
      <w:tab/>
    </w:r>
    <w:r>
      <w:tab/>
    </w:r>
    <w:r w:rsidRPr="00F6327A">
      <w:tab/>
    </w:r>
    <w:r w:rsidRPr="00F6327A">
      <w:tab/>
    </w:r>
    <w:r w:rsidRPr="00F6327A">
      <w:tab/>
    </w:r>
    <w:r w:rsidRPr="00F6327A">
      <w:tab/>
      <w:t xml:space="preserve">                    Page </w:t>
    </w:r>
    <w:r w:rsidRPr="00F6327A">
      <w:rPr>
        <w:rStyle w:val="PageNumber"/>
      </w:rPr>
      <w:fldChar w:fldCharType="begin"/>
    </w:r>
    <w:r w:rsidRPr="00F6327A">
      <w:rPr>
        <w:rStyle w:val="PageNumber"/>
      </w:rPr>
      <w:instrText xml:space="preserve"> PAGE </w:instrText>
    </w:r>
    <w:r w:rsidRPr="00F6327A">
      <w:rPr>
        <w:rStyle w:val="PageNumber"/>
      </w:rPr>
      <w:fldChar w:fldCharType="separate"/>
    </w:r>
    <w:r w:rsidR="00ED555B">
      <w:rPr>
        <w:rStyle w:val="PageNumber"/>
        <w:noProof/>
      </w:rPr>
      <w:t>1</w:t>
    </w:r>
    <w:r w:rsidRPr="00F6327A">
      <w:rPr>
        <w:rStyle w:val="PageNumber"/>
      </w:rPr>
      <w:fldChar w:fldCharType="end"/>
    </w:r>
    <w:r w:rsidRPr="00F6327A">
      <w:rPr>
        <w:rStyle w:val="PageNumber"/>
      </w:rPr>
      <w:t xml:space="preserve"> of </w:t>
    </w:r>
    <w:r w:rsidRPr="00F6327A">
      <w:rPr>
        <w:rStyle w:val="PageNumber"/>
      </w:rPr>
      <w:fldChar w:fldCharType="begin"/>
    </w:r>
    <w:r w:rsidRPr="00F6327A">
      <w:rPr>
        <w:rStyle w:val="PageNumber"/>
      </w:rPr>
      <w:instrText xml:space="preserve"> NUMPAGES </w:instrText>
    </w:r>
    <w:r w:rsidRPr="00F6327A">
      <w:rPr>
        <w:rStyle w:val="PageNumber"/>
      </w:rPr>
      <w:fldChar w:fldCharType="separate"/>
    </w:r>
    <w:r w:rsidR="00ED555B">
      <w:rPr>
        <w:rStyle w:val="PageNumber"/>
        <w:noProof/>
      </w:rPr>
      <w:t>102</w:t>
    </w:r>
    <w:r w:rsidRPr="00F6327A">
      <w:rPr>
        <w:rStyle w:val="PageNumber"/>
      </w:rPr>
      <w:fldChar w:fldCharType="end"/>
    </w:r>
  </w:p>
  <w:p w14:paraId="6C1C45CD" w14:textId="77777777" w:rsidR="00CC7F71" w:rsidRPr="00F6327A" w:rsidRDefault="00CC7F71" w:rsidP="00B362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79D34" w14:textId="77777777" w:rsidR="00AA0CDF" w:rsidRDefault="00AA0CDF">
      <w:pPr>
        <w:spacing w:line="240" w:lineRule="auto"/>
      </w:pPr>
      <w:r>
        <w:separator/>
      </w:r>
    </w:p>
  </w:footnote>
  <w:footnote w:type="continuationSeparator" w:id="0">
    <w:p w14:paraId="4EDCEDB4" w14:textId="77777777" w:rsidR="00AA0CDF" w:rsidRDefault="00AA0CD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3523C" w14:textId="77777777" w:rsidR="00CC7F71" w:rsidRPr="006C2A83" w:rsidRDefault="00CC7F71" w:rsidP="00B36295">
    <w:pPr>
      <w:pBdr>
        <w:top w:val="single" w:sz="6" w:space="1" w:color="auto"/>
      </w:pBdr>
      <w:rPr>
        <w:rFonts w:ascii="Arial" w:hAnsi="Arial"/>
        <w:b/>
        <w:i/>
        <w:iCs/>
        <w:sz w:val="28"/>
        <w:szCs w:val="28"/>
      </w:rPr>
    </w:pPr>
    <w:r>
      <w:rPr>
        <w:noProof/>
      </w:rPr>
      <w:drawing>
        <wp:anchor distT="0" distB="0" distL="114300" distR="114300" simplePos="0" relativeHeight="251654144" behindDoc="0" locked="0" layoutInCell="1" allowOverlap="1" wp14:anchorId="5128B385" wp14:editId="217BC7AA">
          <wp:simplePos x="0" y="0"/>
          <wp:positionH relativeFrom="page">
            <wp:posOffset>5556885</wp:posOffset>
          </wp:positionH>
          <wp:positionV relativeFrom="page">
            <wp:posOffset>516890</wp:posOffset>
          </wp:positionV>
          <wp:extent cx="1225550" cy="328930"/>
          <wp:effectExtent l="0" t="0" r="0" b="0"/>
          <wp:wrapNone/>
          <wp:docPr id="32" name="Picture 32" descr="xer_3ln_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r_3ln_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5550" cy="328930"/>
                  </a:xfrm>
                  <a:prstGeom prst="rect">
                    <a:avLst/>
                  </a:prstGeom>
                  <a:noFill/>
                  <a:ln>
                    <a:noFill/>
                  </a:ln>
                </pic:spPr>
              </pic:pic>
            </a:graphicData>
          </a:graphic>
        </wp:anchor>
      </w:drawing>
    </w:r>
    <w:r>
      <w:rPr>
        <w:rFonts w:ascii="Arial" w:hAnsi="Arial"/>
        <w:b/>
        <w:i/>
        <w:iCs/>
        <w:sz w:val="28"/>
        <w:szCs w:val="28"/>
      </w:rPr>
      <w:t>ISRVE DLD Template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4CA1" w14:textId="77777777" w:rsidR="00CC7F71" w:rsidRDefault="00CC7F7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849FE" w14:textId="62A8EF02" w:rsidR="00CC7F71" w:rsidRPr="006C2A83" w:rsidRDefault="00CC7F71" w:rsidP="00B36295">
    <w:pPr>
      <w:pBdr>
        <w:top w:val="single" w:sz="6" w:space="1" w:color="auto"/>
      </w:pBdr>
      <w:rPr>
        <w:rFonts w:ascii="Arial" w:hAnsi="Arial"/>
        <w:b/>
        <w:i/>
        <w:iCs/>
        <w:sz w:val="28"/>
        <w:szCs w:val="28"/>
      </w:rPr>
    </w:pPr>
    <w:r>
      <w:rPr>
        <w:noProof/>
      </w:rPr>
      <w:drawing>
        <wp:anchor distT="0" distB="0" distL="114300" distR="114300" simplePos="0" relativeHeight="251655168" behindDoc="0" locked="0" layoutInCell="1" allowOverlap="1" wp14:anchorId="4B515E37" wp14:editId="0B98331C">
          <wp:simplePos x="0" y="0"/>
          <wp:positionH relativeFrom="page">
            <wp:posOffset>5537835</wp:posOffset>
          </wp:positionH>
          <wp:positionV relativeFrom="page">
            <wp:posOffset>497840</wp:posOffset>
          </wp:positionV>
          <wp:extent cx="1225550" cy="328930"/>
          <wp:effectExtent l="0" t="0" r="0" b="0"/>
          <wp:wrapNone/>
          <wp:docPr id="2" name="Picture 2" descr="xer_3ln_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r_3ln_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5550" cy="328930"/>
                  </a:xfrm>
                  <a:prstGeom prst="rect">
                    <a:avLst/>
                  </a:prstGeom>
                  <a:noFill/>
                </pic:spPr>
              </pic:pic>
            </a:graphicData>
          </a:graphic>
        </wp:anchor>
      </w:drawing>
    </w:r>
    <w:r>
      <w:rPr>
        <w:rFonts w:ascii="Arial" w:hAnsi="Arial"/>
        <w:b/>
        <w:i/>
        <w:iCs/>
        <w:sz w:val="28"/>
        <w:szCs w:val="28"/>
      </w:rPr>
      <w:t>DMO EBIP DLD</w:t>
    </w:r>
  </w:p>
  <w:p w14:paraId="2EFB92B5" w14:textId="77777777" w:rsidR="00CC7F71" w:rsidRDefault="00CC7F7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54102" w14:textId="77777777" w:rsidR="00CC7F71" w:rsidRDefault="00CC7F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9A94B66E"/>
    <w:lvl w:ilvl="0">
      <w:start w:val="1"/>
      <w:numFmt w:val="lowerRoman"/>
      <w:pStyle w:val="note"/>
      <w:lvlText w:val="%1)"/>
      <w:lvlJc w:val="left"/>
      <w:pPr>
        <w:tabs>
          <w:tab w:val="num" w:pos="851"/>
        </w:tabs>
        <w:ind w:left="851" w:hanging="426"/>
      </w:pPr>
      <w:rPr>
        <w:rFonts w:hint="default"/>
      </w:rPr>
    </w:lvl>
  </w:abstractNum>
  <w:abstractNum w:abstractNumId="1" w15:restartNumberingAfterBreak="0">
    <w:nsid w:val="FFFFFF82"/>
    <w:multiLevelType w:val="singleLevel"/>
    <w:tmpl w:val="83141D26"/>
    <w:lvl w:ilvl="0">
      <w:start w:val="1"/>
      <w:numFmt w:val="bullet"/>
      <w:pStyle w:val="ListNumber2"/>
      <w:lvlText w:val=""/>
      <w:lvlJc w:val="left"/>
      <w:pPr>
        <w:tabs>
          <w:tab w:val="num" w:pos="851"/>
        </w:tabs>
        <w:ind w:left="851" w:hanging="426"/>
      </w:pPr>
      <w:rPr>
        <w:rFonts w:ascii="Wingdings" w:hAnsi="Wingdings" w:hint="default"/>
      </w:rPr>
    </w:lvl>
  </w:abstractNum>
  <w:abstractNum w:abstractNumId="2" w15:restartNumberingAfterBreak="0">
    <w:nsid w:val="FFFFFF88"/>
    <w:multiLevelType w:val="singleLevel"/>
    <w:tmpl w:val="1C9AA222"/>
    <w:lvl w:ilvl="0">
      <w:start w:val="1"/>
      <w:numFmt w:val="decimal"/>
      <w:pStyle w:val="ListNumber"/>
      <w:lvlText w:val="%1."/>
      <w:lvlJc w:val="left"/>
      <w:pPr>
        <w:tabs>
          <w:tab w:val="num" w:pos="425"/>
        </w:tabs>
        <w:ind w:left="425" w:hanging="425"/>
      </w:pPr>
      <w:rPr>
        <w:rFonts w:hint="default"/>
      </w:rPr>
    </w:lvl>
  </w:abstractNum>
  <w:abstractNum w:abstractNumId="3" w15:restartNumberingAfterBreak="0">
    <w:nsid w:val="FFFFFFFB"/>
    <w:multiLevelType w:val="multilevel"/>
    <w:tmpl w:val="436E62C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asciiTheme="minorHAnsi" w:hAnsiTheme="minorHAnsi" w:cstheme="minorHAnsi" w:hint="default"/>
        <w:sz w:val="22"/>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0000007"/>
    <w:multiLevelType w:val="multilevel"/>
    <w:tmpl w:val="00000007"/>
    <w:lvl w:ilvl="0">
      <w:start w:val="1"/>
      <w:numFmt w:val="bullet"/>
      <w:lvlText w:val="●"/>
      <w:lvlJc w:val="left"/>
      <w:pPr>
        <w:tabs>
          <w:tab w:val="num" w:pos="720"/>
        </w:tabs>
        <w:ind w:left="720" w:hanging="360"/>
      </w:pPr>
      <w:rPr>
        <w:rFonts w:ascii="StarSymbol" w:hAnsi="StarSymbol"/>
        <w:sz w:val="18"/>
      </w:rPr>
    </w:lvl>
    <w:lvl w:ilvl="1">
      <w:start w:val="1"/>
      <w:numFmt w:val="bullet"/>
      <w:lvlText w:val=""/>
      <w:lvlJc w:val="left"/>
      <w:pPr>
        <w:tabs>
          <w:tab w:val="num" w:pos="1080"/>
        </w:tabs>
        <w:ind w:left="1080" w:hanging="360"/>
      </w:pPr>
      <w:rPr>
        <w:rFonts w:ascii="Wingdings 2" w:hAnsi="Wingdings 2"/>
        <w:sz w:val="18"/>
      </w:rPr>
    </w:lvl>
    <w:lvl w:ilvl="2">
      <w:start w:val="1"/>
      <w:numFmt w:val="bullet"/>
      <w:lvlText w:val="■"/>
      <w:lvlJc w:val="left"/>
      <w:pPr>
        <w:tabs>
          <w:tab w:val="num" w:pos="1440"/>
        </w:tabs>
        <w:ind w:left="1440" w:hanging="360"/>
      </w:pPr>
      <w:rPr>
        <w:rFonts w:ascii="StarSymbol" w:hAnsi="StarSymbol"/>
        <w:sz w:val="18"/>
      </w:rPr>
    </w:lvl>
    <w:lvl w:ilvl="3">
      <w:start w:val="1"/>
      <w:numFmt w:val="bullet"/>
      <w:lvlText w:val="●"/>
      <w:lvlJc w:val="left"/>
      <w:pPr>
        <w:tabs>
          <w:tab w:val="num" w:pos="1800"/>
        </w:tabs>
        <w:ind w:left="1800" w:hanging="360"/>
      </w:pPr>
      <w:rPr>
        <w:rFonts w:ascii="StarSymbol" w:hAnsi="StarSymbol"/>
        <w:sz w:val="18"/>
      </w:rPr>
    </w:lvl>
    <w:lvl w:ilvl="4">
      <w:start w:val="1"/>
      <w:numFmt w:val="bullet"/>
      <w:lvlText w:val=""/>
      <w:lvlJc w:val="left"/>
      <w:pPr>
        <w:tabs>
          <w:tab w:val="num" w:pos="2160"/>
        </w:tabs>
        <w:ind w:left="2160" w:hanging="360"/>
      </w:pPr>
      <w:rPr>
        <w:rFonts w:ascii="Wingdings 2" w:hAnsi="Wingdings 2"/>
        <w:sz w:val="18"/>
      </w:rPr>
    </w:lvl>
    <w:lvl w:ilvl="5">
      <w:start w:val="1"/>
      <w:numFmt w:val="bullet"/>
      <w:lvlText w:val="■"/>
      <w:lvlJc w:val="left"/>
      <w:pPr>
        <w:tabs>
          <w:tab w:val="num" w:pos="2520"/>
        </w:tabs>
        <w:ind w:left="2520" w:hanging="360"/>
      </w:pPr>
      <w:rPr>
        <w:rFonts w:ascii="StarSymbol" w:hAnsi="StarSymbol"/>
        <w:sz w:val="18"/>
      </w:rPr>
    </w:lvl>
    <w:lvl w:ilvl="6">
      <w:start w:val="1"/>
      <w:numFmt w:val="bullet"/>
      <w:lvlText w:val="●"/>
      <w:lvlJc w:val="left"/>
      <w:pPr>
        <w:tabs>
          <w:tab w:val="num" w:pos="2880"/>
        </w:tabs>
        <w:ind w:left="2880" w:hanging="360"/>
      </w:pPr>
      <w:rPr>
        <w:rFonts w:ascii="StarSymbol" w:hAnsi="StarSymbol"/>
        <w:sz w:val="18"/>
      </w:rPr>
    </w:lvl>
    <w:lvl w:ilvl="7">
      <w:start w:val="1"/>
      <w:numFmt w:val="bullet"/>
      <w:lvlText w:val=""/>
      <w:lvlJc w:val="left"/>
      <w:pPr>
        <w:tabs>
          <w:tab w:val="num" w:pos="3240"/>
        </w:tabs>
        <w:ind w:left="3240" w:hanging="360"/>
      </w:pPr>
      <w:rPr>
        <w:rFonts w:ascii="Wingdings 2" w:hAnsi="Wingdings 2"/>
        <w:sz w:val="18"/>
      </w:rPr>
    </w:lvl>
    <w:lvl w:ilvl="8">
      <w:start w:val="1"/>
      <w:numFmt w:val="bullet"/>
      <w:lvlText w:val="■"/>
      <w:lvlJc w:val="left"/>
      <w:pPr>
        <w:tabs>
          <w:tab w:val="num" w:pos="3600"/>
        </w:tabs>
        <w:ind w:left="3600" w:hanging="360"/>
      </w:pPr>
      <w:rPr>
        <w:rFonts w:ascii="StarSymbol" w:hAnsi="StarSymbol"/>
        <w:sz w:val="18"/>
      </w:rPr>
    </w:lvl>
  </w:abstractNum>
  <w:abstractNum w:abstractNumId="5" w15:restartNumberingAfterBreak="0">
    <w:nsid w:val="00CD79E0"/>
    <w:multiLevelType w:val="hybridMultilevel"/>
    <w:tmpl w:val="2B0279E2"/>
    <w:lvl w:ilvl="0" w:tplc="04090011">
      <w:start w:val="1"/>
      <w:numFmt w:val="decimal"/>
      <w:lvlText w:val="%1)"/>
      <w:lvlJc w:val="left"/>
      <w:pPr>
        <w:ind w:left="720" w:hanging="360"/>
      </w:pPr>
    </w:lvl>
    <w:lvl w:ilvl="1" w:tplc="48542488">
      <w:start w:val="1"/>
      <w:numFmt w:val="decimal"/>
      <w:lvlText w:val="%2."/>
      <w:lvlJc w:val="left"/>
      <w:pPr>
        <w:ind w:left="1545" w:hanging="46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0C28EB"/>
    <w:multiLevelType w:val="hybridMultilevel"/>
    <w:tmpl w:val="90604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02306E"/>
    <w:multiLevelType w:val="hybridMultilevel"/>
    <w:tmpl w:val="6874970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076514"/>
    <w:multiLevelType w:val="multilevel"/>
    <w:tmpl w:val="CF406FFE"/>
    <w:lvl w:ilvl="0">
      <w:start w:val="1"/>
      <w:numFmt w:val="decimal"/>
      <w:lvlText w:val="%1."/>
      <w:lvlJc w:val="left"/>
      <w:pPr>
        <w:ind w:left="720" w:hanging="360"/>
      </w:pPr>
    </w:lvl>
    <w:lvl w:ilvl="1">
      <w:start w:val="5"/>
      <w:numFmt w:val="decimal"/>
      <w:isLgl/>
      <w:lvlText w:val="%1.%2"/>
      <w:lvlJc w:val="left"/>
      <w:pPr>
        <w:ind w:left="1068"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448" w:hanging="1440"/>
      </w:pPr>
      <w:rPr>
        <w:rFonts w:hint="default"/>
      </w:rPr>
    </w:lvl>
    <w:lvl w:ilvl="7">
      <w:start w:val="1"/>
      <w:numFmt w:val="decimal"/>
      <w:isLgl/>
      <w:lvlText w:val="%1.%2.%3.%4.%5.%6.%7.%8"/>
      <w:lvlJc w:val="left"/>
      <w:pPr>
        <w:ind w:left="2916" w:hanging="1800"/>
      </w:pPr>
      <w:rPr>
        <w:rFonts w:hint="default"/>
      </w:rPr>
    </w:lvl>
    <w:lvl w:ilvl="8">
      <w:start w:val="1"/>
      <w:numFmt w:val="decimal"/>
      <w:isLgl/>
      <w:lvlText w:val="%1.%2.%3.%4.%5.%6.%7.%8.%9"/>
      <w:lvlJc w:val="left"/>
      <w:pPr>
        <w:ind w:left="3384" w:hanging="2160"/>
      </w:pPr>
      <w:rPr>
        <w:rFonts w:hint="default"/>
      </w:rPr>
    </w:lvl>
  </w:abstractNum>
  <w:abstractNum w:abstractNumId="9" w15:restartNumberingAfterBreak="0">
    <w:nsid w:val="0C4D2436"/>
    <w:multiLevelType w:val="hybridMultilevel"/>
    <w:tmpl w:val="36BC3614"/>
    <w:lvl w:ilvl="0" w:tplc="F03824C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15:restartNumberingAfterBreak="0">
    <w:nsid w:val="13A41DCA"/>
    <w:multiLevelType w:val="hybridMultilevel"/>
    <w:tmpl w:val="EDC07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11439"/>
    <w:multiLevelType w:val="hybridMultilevel"/>
    <w:tmpl w:val="387A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F543E4"/>
    <w:multiLevelType w:val="hybridMultilevel"/>
    <w:tmpl w:val="3A0EAEA4"/>
    <w:lvl w:ilvl="0" w:tplc="F3CC7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E015E7"/>
    <w:multiLevelType w:val="hybridMultilevel"/>
    <w:tmpl w:val="01EC1D86"/>
    <w:lvl w:ilvl="0" w:tplc="1EA61A94">
      <w:start w:val="1"/>
      <w:numFmt w:val="bullet"/>
      <w:lvlText w:val=""/>
      <w:lvlJc w:val="left"/>
      <w:pPr>
        <w:ind w:left="1080" w:hanging="360"/>
      </w:pPr>
      <w:rPr>
        <w:rFonts w:ascii="Wingdings" w:hAnsi="Wingdings" w:hint="default"/>
      </w:rPr>
    </w:lvl>
    <w:lvl w:ilvl="1" w:tplc="0B6CB038">
      <w:start w:val="1"/>
      <w:numFmt w:val="bullet"/>
      <w:lvlText w:val="o"/>
      <w:lvlJc w:val="left"/>
      <w:pPr>
        <w:ind w:left="1800" w:hanging="360"/>
      </w:pPr>
      <w:rPr>
        <w:rFonts w:ascii="Courier New" w:hAnsi="Courier New" w:cs="Courier New" w:hint="default"/>
      </w:rPr>
    </w:lvl>
    <w:lvl w:ilvl="2" w:tplc="C0C002B6" w:tentative="1">
      <w:start w:val="1"/>
      <w:numFmt w:val="bullet"/>
      <w:lvlText w:val=""/>
      <w:lvlJc w:val="left"/>
      <w:pPr>
        <w:ind w:left="2520" w:hanging="360"/>
      </w:pPr>
      <w:rPr>
        <w:rFonts w:ascii="Wingdings" w:hAnsi="Wingdings" w:hint="default"/>
      </w:rPr>
    </w:lvl>
    <w:lvl w:ilvl="3" w:tplc="795E9D48" w:tentative="1">
      <w:start w:val="1"/>
      <w:numFmt w:val="bullet"/>
      <w:lvlText w:val=""/>
      <w:lvlJc w:val="left"/>
      <w:pPr>
        <w:ind w:left="3240" w:hanging="360"/>
      </w:pPr>
      <w:rPr>
        <w:rFonts w:ascii="Symbol" w:hAnsi="Symbol" w:hint="default"/>
      </w:rPr>
    </w:lvl>
    <w:lvl w:ilvl="4" w:tplc="84FA02B6" w:tentative="1">
      <w:start w:val="1"/>
      <w:numFmt w:val="bullet"/>
      <w:lvlText w:val="o"/>
      <w:lvlJc w:val="left"/>
      <w:pPr>
        <w:ind w:left="3960" w:hanging="360"/>
      </w:pPr>
      <w:rPr>
        <w:rFonts w:ascii="Courier New" w:hAnsi="Courier New" w:cs="Courier New" w:hint="default"/>
      </w:rPr>
    </w:lvl>
    <w:lvl w:ilvl="5" w:tplc="43BCF4E0" w:tentative="1">
      <w:start w:val="1"/>
      <w:numFmt w:val="bullet"/>
      <w:lvlText w:val=""/>
      <w:lvlJc w:val="left"/>
      <w:pPr>
        <w:ind w:left="4680" w:hanging="360"/>
      </w:pPr>
      <w:rPr>
        <w:rFonts w:ascii="Wingdings" w:hAnsi="Wingdings" w:hint="default"/>
      </w:rPr>
    </w:lvl>
    <w:lvl w:ilvl="6" w:tplc="EC32D0E8" w:tentative="1">
      <w:start w:val="1"/>
      <w:numFmt w:val="bullet"/>
      <w:lvlText w:val=""/>
      <w:lvlJc w:val="left"/>
      <w:pPr>
        <w:ind w:left="5400" w:hanging="360"/>
      </w:pPr>
      <w:rPr>
        <w:rFonts w:ascii="Symbol" w:hAnsi="Symbol" w:hint="default"/>
      </w:rPr>
    </w:lvl>
    <w:lvl w:ilvl="7" w:tplc="F410AD22" w:tentative="1">
      <w:start w:val="1"/>
      <w:numFmt w:val="bullet"/>
      <w:lvlText w:val="o"/>
      <w:lvlJc w:val="left"/>
      <w:pPr>
        <w:ind w:left="6120" w:hanging="360"/>
      </w:pPr>
      <w:rPr>
        <w:rFonts w:ascii="Courier New" w:hAnsi="Courier New" w:cs="Courier New" w:hint="default"/>
      </w:rPr>
    </w:lvl>
    <w:lvl w:ilvl="8" w:tplc="69FC4AE2" w:tentative="1">
      <w:start w:val="1"/>
      <w:numFmt w:val="bullet"/>
      <w:lvlText w:val=""/>
      <w:lvlJc w:val="left"/>
      <w:pPr>
        <w:ind w:left="6840" w:hanging="360"/>
      </w:pPr>
      <w:rPr>
        <w:rFonts w:ascii="Wingdings" w:hAnsi="Wingdings" w:hint="default"/>
      </w:rPr>
    </w:lvl>
  </w:abstractNum>
  <w:abstractNum w:abstractNumId="14" w15:restartNumberingAfterBreak="0">
    <w:nsid w:val="30782173"/>
    <w:multiLevelType w:val="hybridMultilevel"/>
    <w:tmpl w:val="EA7426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666277"/>
    <w:multiLevelType w:val="multilevel"/>
    <w:tmpl w:val="CF406FFE"/>
    <w:lvl w:ilvl="0">
      <w:start w:val="1"/>
      <w:numFmt w:val="decimal"/>
      <w:lvlText w:val="%1."/>
      <w:lvlJc w:val="left"/>
      <w:pPr>
        <w:ind w:left="720" w:hanging="360"/>
      </w:pPr>
    </w:lvl>
    <w:lvl w:ilvl="1">
      <w:start w:val="5"/>
      <w:numFmt w:val="decimal"/>
      <w:isLgl/>
      <w:lvlText w:val="%1.%2"/>
      <w:lvlJc w:val="left"/>
      <w:pPr>
        <w:ind w:left="1068" w:hanging="60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448" w:hanging="1440"/>
      </w:pPr>
      <w:rPr>
        <w:rFonts w:hint="default"/>
      </w:rPr>
    </w:lvl>
    <w:lvl w:ilvl="7">
      <w:start w:val="1"/>
      <w:numFmt w:val="decimal"/>
      <w:isLgl/>
      <w:lvlText w:val="%1.%2.%3.%4.%5.%6.%7.%8"/>
      <w:lvlJc w:val="left"/>
      <w:pPr>
        <w:ind w:left="2916" w:hanging="1800"/>
      </w:pPr>
      <w:rPr>
        <w:rFonts w:hint="default"/>
      </w:rPr>
    </w:lvl>
    <w:lvl w:ilvl="8">
      <w:start w:val="1"/>
      <w:numFmt w:val="decimal"/>
      <w:isLgl/>
      <w:lvlText w:val="%1.%2.%3.%4.%5.%6.%7.%8.%9"/>
      <w:lvlJc w:val="left"/>
      <w:pPr>
        <w:ind w:left="3384" w:hanging="2160"/>
      </w:pPr>
      <w:rPr>
        <w:rFonts w:hint="default"/>
      </w:rPr>
    </w:lvl>
  </w:abstractNum>
  <w:abstractNum w:abstractNumId="16" w15:restartNumberingAfterBreak="0">
    <w:nsid w:val="390076A0"/>
    <w:multiLevelType w:val="multilevel"/>
    <w:tmpl w:val="32A651B8"/>
    <w:lvl w:ilvl="0">
      <w:start w:val="1"/>
      <w:numFmt w:val="decimal"/>
      <w:lvlText w:val="%1"/>
      <w:lvlJc w:val="left"/>
      <w:pPr>
        <w:tabs>
          <w:tab w:val="num" w:pos="432"/>
        </w:tabs>
        <w:ind w:left="432" w:hanging="432"/>
      </w:pPr>
      <w:rPr>
        <w:rFonts w:hint="default"/>
        <w:sz w:val="32"/>
      </w:rPr>
    </w:lvl>
    <w:lvl w:ilvl="1">
      <w:start w:val="1"/>
      <w:numFmt w:val="decimal"/>
      <w:lvlText w:val="%1.%2"/>
      <w:lvlJc w:val="left"/>
      <w:pPr>
        <w:tabs>
          <w:tab w:val="num" w:pos="576"/>
        </w:tabs>
        <w:ind w:left="576" w:hanging="576"/>
      </w:pPr>
      <w:rPr>
        <w:rFonts w:asciiTheme="minorHAnsi" w:hAnsiTheme="minorHAnsi" w:cstheme="minorHAnsi" w:hint="default"/>
        <w:b/>
        <w:sz w:val="28"/>
      </w:rPr>
    </w:lvl>
    <w:lvl w:ilvl="2">
      <w:start w:val="1"/>
      <w:numFmt w:val="decimal"/>
      <w:lvlText w:val="%1.%2.%3"/>
      <w:lvlJc w:val="left"/>
      <w:pPr>
        <w:tabs>
          <w:tab w:val="num" w:pos="720"/>
        </w:tabs>
        <w:ind w:left="720" w:hanging="720"/>
      </w:pPr>
      <w:rPr>
        <w:rFonts w:asciiTheme="minorHAnsi" w:hAnsiTheme="minorHAnsi" w:cstheme="minorHAnsi" w:hint="default"/>
        <w:b/>
        <w:i/>
        <w:sz w:val="24"/>
      </w:rPr>
    </w:lvl>
    <w:lvl w:ilvl="3">
      <w:start w:val="1"/>
      <w:numFmt w:val="decimal"/>
      <w:lvlText w:val="%1.%2.%3.%4"/>
      <w:lvlJc w:val="left"/>
      <w:pPr>
        <w:tabs>
          <w:tab w:val="num" w:pos="864"/>
        </w:tabs>
        <w:ind w:left="864" w:hanging="864"/>
      </w:pPr>
      <w:rPr>
        <w:rFonts w:hint="default"/>
        <w:b/>
      </w:rPr>
    </w:lvl>
    <w:lvl w:ilvl="4">
      <w:start w:val="1"/>
      <w:numFmt w:val="none"/>
      <w:lvlText w:val=""/>
      <w:lvlJc w:val="left"/>
      <w:pPr>
        <w:tabs>
          <w:tab w:val="num" w:pos="0"/>
        </w:tabs>
        <w:ind w:left="0" w:hanging="1134"/>
      </w:pPr>
      <w:rPr>
        <w:rFonts w:hint="default"/>
      </w:rPr>
    </w:lvl>
    <w:lvl w:ilvl="5">
      <w:start w:val="1"/>
      <w:numFmt w:val="none"/>
      <w:lvlText w:val=""/>
      <w:lvlJc w:val="left"/>
      <w:pPr>
        <w:tabs>
          <w:tab w:val="num" w:pos="18"/>
        </w:tabs>
        <w:ind w:left="18" w:hanging="1152"/>
      </w:pPr>
      <w:rPr>
        <w:rFonts w:hint="default"/>
      </w:rPr>
    </w:lvl>
    <w:lvl w:ilvl="6">
      <w:start w:val="1"/>
      <w:numFmt w:val="none"/>
      <w:lvlText w:val=""/>
      <w:lvlJc w:val="left"/>
      <w:pPr>
        <w:tabs>
          <w:tab w:val="num" w:pos="162"/>
        </w:tabs>
        <w:ind w:left="162" w:hanging="1296"/>
      </w:pPr>
      <w:rPr>
        <w:rFonts w:hint="default"/>
      </w:rPr>
    </w:lvl>
    <w:lvl w:ilvl="7">
      <w:start w:val="1"/>
      <w:numFmt w:val="none"/>
      <w:lvlText w:val=""/>
      <w:lvlJc w:val="left"/>
      <w:pPr>
        <w:tabs>
          <w:tab w:val="num" w:pos="306"/>
        </w:tabs>
        <w:ind w:left="306" w:hanging="1440"/>
      </w:pPr>
      <w:rPr>
        <w:rFonts w:hint="default"/>
      </w:rPr>
    </w:lvl>
    <w:lvl w:ilvl="8">
      <w:start w:val="1"/>
      <w:numFmt w:val="none"/>
      <w:lvlText w:val=""/>
      <w:lvlJc w:val="left"/>
      <w:pPr>
        <w:tabs>
          <w:tab w:val="num" w:pos="450"/>
        </w:tabs>
        <w:ind w:left="450" w:hanging="1584"/>
      </w:pPr>
      <w:rPr>
        <w:rFonts w:hint="default"/>
      </w:rPr>
    </w:lvl>
  </w:abstractNum>
  <w:abstractNum w:abstractNumId="17" w15:restartNumberingAfterBreak="0">
    <w:nsid w:val="39C87C2F"/>
    <w:multiLevelType w:val="hybridMultilevel"/>
    <w:tmpl w:val="F1A8646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F">
      <w:start w:val="1"/>
      <w:numFmt w:val="decimal"/>
      <w:lvlText w:val="%3."/>
      <w:lvlJc w:val="left"/>
      <w:pPr>
        <w:ind w:left="360" w:hanging="360"/>
      </w:pPr>
      <w:rPr>
        <w:rFonts w:hint="default"/>
      </w:rPr>
    </w:lvl>
    <w:lvl w:ilvl="3" w:tplc="0409000F">
      <w:start w:val="1"/>
      <w:numFmt w:val="decimal"/>
      <w:lvlText w:val="%4."/>
      <w:lvlJc w:val="left"/>
      <w:pPr>
        <w:ind w:left="1080" w:hanging="360"/>
      </w:pPr>
      <w:rPr>
        <w:rFonts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8" w15:restartNumberingAfterBreak="0">
    <w:nsid w:val="39D84F57"/>
    <w:multiLevelType w:val="hybridMultilevel"/>
    <w:tmpl w:val="1C02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8029DA"/>
    <w:multiLevelType w:val="hybridMultilevel"/>
    <w:tmpl w:val="89E6D5AA"/>
    <w:lvl w:ilvl="0" w:tplc="08090005">
      <w:start w:val="1"/>
      <w:numFmt w:val="bullet"/>
      <w:pStyle w:val="cgoBulletLevel1"/>
      <w:lvlText w:val=""/>
      <w:lvlJc w:val="left"/>
      <w:pPr>
        <w:tabs>
          <w:tab w:val="num" w:pos="360"/>
        </w:tabs>
        <w:ind w:left="360" w:hanging="360"/>
      </w:pPr>
      <w:rPr>
        <w:rFonts w:ascii="Symbol" w:hAnsi="Symbol" w:hint="default"/>
      </w:rPr>
    </w:lvl>
    <w:lvl w:ilvl="1" w:tplc="08090003">
      <w:start w:val="1"/>
      <w:numFmt w:val="bullet"/>
      <w:lvlText w:val=""/>
      <w:lvlJc w:val="left"/>
      <w:pPr>
        <w:tabs>
          <w:tab w:val="num" w:pos="1080"/>
        </w:tabs>
        <w:ind w:left="1080" w:hanging="360"/>
      </w:pPr>
      <w:rPr>
        <w:rFonts w:ascii="Symbol" w:hAnsi="Symbol" w:hint="default"/>
      </w:rPr>
    </w:lvl>
    <w:lvl w:ilvl="2" w:tplc="08090005">
      <w:start w:val="1"/>
      <w:numFmt w:val="bullet"/>
      <w:lvlText w:val=""/>
      <w:lvlJc w:val="left"/>
      <w:pPr>
        <w:tabs>
          <w:tab w:val="num" w:pos="1800"/>
        </w:tabs>
        <w:ind w:left="1800" w:hanging="360"/>
      </w:pPr>
      <w:rPr>
        <w:rFonts w:ascii="Wingdings" w:hAnsi="Wingdings" w:hint="default"/>
      </w:rPr>
    </w:lvl>
    <w:lvl w:ilvl="3" w:tplc="0809000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94B74AE"/>
    <w:multiLevelType w:val="multilevel"/>
    <w:tmpl w:val="FA3C77C0"/>
    <w:lvl w:ilvl="0">
      <w:start w:val="1"/>
      <w:numFmt w:val="decimal"/>
      <w:pStyle w:val="Numberedlist"/>
      <w:lvlText w:val="%1"/>
      <w:lvlJc w:val="left"/>
      <w:pPr>
        <w:tabs>
          <w:tab w:val="num" w:pos="1080"/>
        </w:tabs>
        <w:ind w:left="1080" w:hanging="360"/>
      </w:pPr>
      <w:rPr>
        <w:rFonts w:ascii="Arial Narrow" w:hAnsi="Arial Narrow" w:hint="default"/>
        <w:b w:val="0"/>
        <w:i w:val="0"/>
        <w:sz w:val="16"/>
      </w:rPr>
    </w:lvl>
    <w:lvl w:ilvl="1">
      <w:start w:val="1"/>
      <w:numFmt w:val="decimal"/>
      <w:lvlText w:val="%1.%2"/>
      <w:lvlJc w:val="left"/>
      <w:pPr>
        <w:tabs>
          <w:tab w:val="num" w:pos="1368"/>
        </w:tabs>
        <w:ind w:left="1368" w:hanging="576"/>
      </w:pPr>
      <w:rPr>
        <w:rFonts w:ascii="Arial Narrow" w:hAnsi="Arial Narrow" w:hint="default"/>
        <w:b w:val="0"/>
        <w:i w:val="0"/>
        <w:sz w:val="16"/>
      </w:rPr>
    </w:lvl>
    <w:lvl w:ilvl="2">
      <w:start w:val="1"/>
      <w:numFmt w:val="decimal"/>
      <w:lvlText w:val="%1.%2.%3"/>
      <w:lvlJc w:val="left"/>
      <w:pPr>
        <w:tabs>
          <w:tab w:val="num" w:pos="1584"/>
        </w:tabs>
        <w:ind w:left="1584" w:hanging="720"/>
      </w:pPr>
      <w:rPr>
        <w:rFonts w:ascii="Arial Narrow" w:hAnsi="Arial Narrow" w:hint="default"/>
        <w:b w:val="0"/>
        <w:i w:val="0"/>
        <w:sz w:val="16"/>
      </w:rPr>
    </w:lvl>
    <w:lvl w:ilvl="3">
      <w:start w:val="1"/>
      <w:numFmt w:val="decimal"/>
      <w:lvlText w:val="%1.%2.%3.%4"/>
      <w:lvlJc w:val="left"/>
      <w:pPr>
        <w:tabs>
          <w:tab w:val="num" w:pos="1872"/>
        </w:tabs>
        <w:ind w:left="1872" w:hanging="936"/>
      </w:pPr>
      <w:rPr>
        <w:rFonts w:ascii="Arial Narrow" w:hAnsi="Arial Narrow" w:hint="default"/>
        <w:b w:val="0"/>
        <w:i w:val="0"/>
        <w:sz w:val="16"/>
      </w:rPr>
    </w:lvl>
    <w:lvl w:ilvl="4">
      <w:start w:val="1"/>
      <w:numFmt w:val="decimal"/>
      <w:lvlText w:val="%1.%2.%3.%4.%5"/>
      <w:lvlJc w:val="left"/>
      <w:pPr>
        <w:tabs>
          <w:tab w:val="num" w:pos="2088"/>
        </w:tabs>
        <w:ind w:left="2088" w:hanging="1080"/>
      </w:pPr>
      <w:rPr>
        <w:rFonts w:ascii="Arial Narrow" w:hAnsi="Arial Narrow" w:hint="default"/>
        <w:b w:val="0"/>
        <w:i w:val="0"/>
        <w:sz w:val="16"/>
      </w:rPr>
    </w:lvl>
    <w:lvl w:ilvl="5">
      <w:start w:val="1"/>
      <w:numFmt w:val="decimal"/>
      <w:lvlText w:val="%1.%2.%3.%4.%5.%6"/>
      <w:lvlJc w:val="left"/>
      <w:pPr>
        <w:tabs>
          <w:tab w:val="num" w:pos="2304"/>
        </w:tabs>
        <w:ind w:left="2304" w:hanging="1224"/>
      </w:pPr>
      <w:rPr>
        <w:rFonts w:ascii="Arial Narrow" w:hAnsi="Arial Narrow" w:hint="default"/>
        <w:b w:val="0"/>
        <w:i w:val="0"/>
        <w:sz w:val="16"/>
      </w:rPr>
    </w:lvl>
    <w:lvl w:ilvl="6">
      <w:start w:val="1"/>
      <w:numFmt w:val="decimal"/>
      <w:lvlText w:val="%1.%2.%3.%4.%5.%6.%7"/>
      <w:lvlJc w:val="left"/>
      <w:pPr>
        <w:tabs>
          <w:tab w:val="num" w:pos="2520"/>
        </w:tabs>
        <w:ind w:left="2520" w:hanging="1368"/>
      </w:pPr>
      <w:rPr>
        <w:rFonts w:ascii="Arial Narrow" w:hAnsi="Arial Narrow" w:hint="default"/>
        <w:b w:val="0"/>
        <w:i w:val="0"/>
        <w:sz w:val="16"/>
      </w:rPr>
    </w:lvl>
    <w:lvl w:ilvl="7">
      <w:start w:val="1"/>
      <w:numFmt w:val="decimal"/>
      <w:lvlText w:val="%1.%2.%3.%4.%5.%6.%7.%8"/>
      <w:lvlJc w:val="left"/>
      <w:pPr>
        <w:tabs>
          <w:tab w:val="num" w:pos="2808"/>
        </w:tabs>
        <w:ind w:left="2808" w:hanging="1584"/>
      </w:pPr>
      <w:rPr>
        <w:rFonts w:ascii="Arial Narrow" w:hAnsi="Arial Narrow" w:hint="default"/>
        <w:b w:val="0"/>
        <w:i w:val="0"/>
        <w:sz w:val="16"/>
      </w:rPr>
    </w:lvl>
    <w:lvl w:ilvl="8">
      <w:start w:val="1"/>
      <w:numFmt w:val="decimal"/>
      <w:lvlText w:val="%1.%2.%3.%4.%5.%6.%7.%8.%9"/>
      <w:lvlJc w:val="left"/>
      <w:pPr>
        <w:tabs>
          <w:tab w:val="num" w:pos="3024"/>
        </w:tabs>
        <w:ind w:left="3024" w:hanging="1728"/>
      </w:pPr>
      <w:rPr>
        <w:rFonts w:ascii="Arial Narrow" w:hAnsi="Arial Narrow" w:hint="default"/>
        <w:b w:val="0"/>
        <w:i w:val="0"/>
        <w:sz w:val="16"/>
      </w:rPr>
    </w:lvl>
  </w:abstractNum>
  <w:abstractNum w:abstractNumId="21" w15:restartNumberingAfterBreak="0">
    <w:nsid w:val="4A59797D"/>
    <w:multiLevelType w:val="hybridMultilevel"/>
    <w:tmpl w:val="EDC07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1A19E9"/>
    <w:multiLevelType w:val="hybridMultilevel"/>
    <w:tmpl w:val="08A6283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23" w15:restartNumberingAfterBreak="0">
    <w:nsid w:val="50DE1ADD"/>
    <w:multiLevelType w:val="hybridMultilevel"/>
    <w:tmpl w:val="812CF0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157475"/>
    <w:multiLevelType w:val="hybridMultilevel"/>
    <w:tmpl w:val="177081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54324060"/>
    <w:multiLevelType w:val="multilevel"/>
    <w:tmpl w:val="CF406FFE"/>
    <w:lvl w:ilvl="0">
      <w:start w:val="1"/>
      <w:numFmt w:val="decimal"/>
      <w:lvlText w:val="%1."/>
      <w:lvlJc w:val="left"/>
      <w:pPr>
        <w:ind w:left="720" w:hanging="360"/>
      </w:pPr>
    </w:lvl>
    <w:lvl w:ilvl="1">
      <w:start w:val="5"/>
      <w:numFmt w:val="decimal"/>
      <w:isLgl/>
      <w:lvlText w:val="%1.%2"/>
      <w:lvlJc w:val="left"/>
      <w:pPr>
        <w:ind w:left="1068" w:hanging="60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448" w:hanging="1440"/>
      </w:pPr>
      <w:rPr>
        <w:rFonts w:hint="default"/>
      </w:rPr>
    </w:lvl>
    <w:lvl w:ilvl="7">
      <w:start w:val="1"/>
      <w:numFmt w:val="decimal"/>
      <w:isLgl/>
      <w:lvlText w:val="%1.%2.%3.%4.%5.%6.%7.%8"/>
      <w:lvlJc w:val="left"/>
      <w:pPr>
        <w:ind w:left="2916" w:hanging="1800"/>
      </w:pPr>
      <w:rPr>
        <w:rFonts w:hint="default"/>
      </w:rPr>
    </w:lvl>
    <w:lvl w:ilvl="8">
      <w:start w:val="1"/>
      <w:numFmt w:val="decimal"/>
      <w:isLgl/>
      <w:lvlText w:val="%1.%2.%3.%4.%5.%6.%7.%8.%9"/>
      <w:lvlJc w:val="left"/>
      <w:pPr>
        <w:ind w:left="3384" w:hanging="2160"/>
      </w:pPr>
      <w:rPr>
        <w:rFonts w:hint="default"/>
      </w:rPr>
    </w:lvl>
  </w:abstractNum>
  <w:abstractNum w:abstractNumId="26" w15:restartNumberingAfterBreak="0">
    <w:nsid w:val="5831127E"/>
    <w:multiLevelType w:val="multilevel"/>
    <w:tmpl w:val="CF406FFE"/>
    <w:lvl w:ilvl="0">
      <w:start w:val="1"/>
      <w:numFmt w:val="decimal"/>
      <w:lvlText w:val="%1."/>
      <w:lvlJc w:val="left"/>
      <w:pPr>
        <w:ind w:left="720" w:hanging="360"/>
      </w:pPr>
    </w:lvl>
    <w:lvl w:ilvl="1">
      <w:start w:val="5"/>
      <w:numFmt w:val="decimal"/>
      <w:isLgl/>
      <w:lvlText w:val="%1.%2"/>
      <w:lvlJc w:val="left"/>
      <w:pPr>
        <w:ind w:left="1068"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448" w:hanging="1440"/>
      </w:pPr>
      <w:rPr>
        <w:rFonts w:hint="default"/>
      </w:rPr>
    </w:lvl>
    <w:lvl w:ilvl="7">
      <w:start w:val="1"/>
      <w:numFmt w:val="decimal"/>
      <w:isLgl/>
      <w:lvlText w:val="%1.%2.%3.%4.%5.%6.%7.%8"/>
      <w:lvlJc w:val="left"/>
      <w:pPr>
        <w:ind w:left="2916" w:hanging="1800"/>
      </w:pPr>
      <w:rPr>
        <w:rFonts w:hint="default"/>
      </w:rPr>
    </w:lvl>
    <w:lvl w:ilvl="8">
      <w:start w:val="1"/>
      <w:numFmt w:val="decimal"/>
      <w:isLgl/>
      <w:lvlText w:val="%1.%2.%3.%4.%5.%6.%7.%8.%9"/>
      <w:lvlJc w:val="left"/>
      <w:pPr>
        <w:ind w:left="3384" w:hanging="2160"/>
      </w:pPr>
      <w:rPr>
        <w:rFonts w:hint="default"/>
      </w:rPr>
    </w:lvl>
  </w:abstractNum>
  <w:abstractNum w:abstractNumId="27" w15:restartNumberingAfterBreak="0">
    <w:nsid w:val="5A6D3F6C"/>
    <w:multiLevelType w:val="hybridMultilevel"/>
    <w:tmpl w:val="9BB2A24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11">
      <w:start w:val="1"/>
      <w:numFmt w:val="decimal"/>
      <w:lvlText w:val="%4)"/>
      <w:lvlJc w:val="left"/>
      <w:pPr>
        <w:ind w:left="1080" w:hanging="360"/>
      </w:pPr>
      <w:rPr>
        <w:rFonts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28" w15:restartNumberingAfterBreak="0">
    <w:nsid w:val="622913CE"/>
    <w:multiLevelType w:val="hybridMultilevel"/>
    <w:tmpl w:val="97F871B8"/>
    <w:lvl w:ilvl="0" w:tplc="7C02D49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64A43D37"/>
    <w:multiLevelType w:val="hybridMultilevel"/>
    <w:tmpl w:val="C44AE764"/>
    <w:lvl w:ilvl="0" w:tplc="73E6DD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7061478"/>
    <w:multiLevelType w:val="hybridMultilevel"/>
    <w:tmpl w:val="21644706"/>
    <w:lvl w:ilvl="0" w:tplc="4688292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4C1334"/>
    <w:multiLevelType w:val="hybridMultilevel"/>
    <w:tmpl w:val="AFACF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6338CA"/>
    <w:multiLevelType w:val="hybridMultilevel"/>
    <w:tmpl w:val="A8EA9E7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F">
      <w:start w:val="1"/>
      <w:numFmt w:val="decimal"/>
      <w:lvlText w:val="%3."/>
      <w:lvlJc w:val="left"/>
      <w:pPr>
        <w:ind w:left="360" w:hanging="360"/>
      </w:pPr>
      <w:rPr>
        <w:rFonts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3" w15:restartNumberingAfterBreak="0">
    <w:nsid w:val="6D761F0B"/>
    <w:multiLevelType w:val="hybridMultilevel"/>
    <w:tmpl w:val="EDC07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33AC1"/>
    <w:multiLevelType w:val="hybridMultilevel"/>
    <w:tmpl w:val="89D2AC18"/>
    <w:lvl w:ilvl="0" w:tplc="BA2822C6">
      <w:start w:val="1"/>
      <w:numFmt w:val="decimal"/>
      <w:lvlText w:val="%1."/>
      <w:lvlJc w:val="left"/>
      <w:pPr>
        <w:ind w:left="765" w:hanging="765"/>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5B3218F"/>
    <w:multiLevelType w:val="hybridMultilevel"/>
    <w:tmpl w:val="2988CC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6100721"/>
    <w:multiLevelType w:val="hybridMultilevel"/>
    <w:tmpl w:val="5FEAE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7A5D91"/>
    <w:multiLevelType w:val="hybridMultilevel"/>
    <w:tmpl w:val="7A885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89C555C"/>
    <w:multiLevelType w:val="hybridMultilevel"/>
    <w:tmpl w:val="65A4D840"/>
    <w:lvl w:ilvl="0" w:tplc="0809000F">
      <w:start w:val="1"/>
      <w:numFmt w:val="bullet"/>
      <w:lvlText w:val=""/>
      <w:lvlJc w:val="left"/>
      <w:pPr>
        <w:tabs>
          <w:tab w:val="num" w:pos="720"/>
        </w:tabs>
        <w:ind w:left="720" w:hanging="360"/>
      </w:pPr>
      <w:rPr>
        <w:rFonts w:ascii="Symbol" w:hAnsi="Symbol" w:hint="default"/>
      </w:rPr>
    </w:lvl>
    <w:lvl w:ilvl="1" w:tplc="0809000D">
      <w:start w:val="1"/>
      <w:numFmt w:val="bullet"/>
      <w:pStyle w:val="cgoBulletLevel2"/>
      <w:lvlText w:val=""/>
      <w:lvlJc w:val="left"/>
      <w:pPr>
        <w:tabs>
          <w:tab w:val="num" w:pos="360"/>
        </w:tabs>
        <w:ind w:left="360" w:hanging="360"/>
      </w:pPr>
      <w:rPr>
        <w:rFonts w:ascii="Symbol" w:hAnsi="Symbol" w:hint="default"/>
      </w:rPr>
    </w:lvl>
    <w:lvl w:ilvl="2" w:tplc="0809001B">
      <w:start w:val="1"/>
      <w:numFmt w:val="bullet"/>
      <w:lvlText w:val=""/>
      <w:lvlJc w:val="left"/>
      <w:pPr>
        <w:tabs>
          <w:tab w:val="num" w:pos="2160"/>
        </w:tabs>
        <w:ind w:left="2160" w:hanging="360"/>
      </w:pPr>
      <w:rPr>
        <w:rFonts w:ascii="Wingdings" w:hAnsi="Wingdings" w:hint="default"/>
      </w:rPr>
    </w:lvl>
    <w:lvl w:ilvl="3" w:tplc="0809000F">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5C6AAC"/>
    <w:multiLevelType w:val="hybridMultilevel"/>
    <w:tmpl w:val="439E677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A9616B"/>
    <w:multiLevelType w:val="hybridMultilevel"/>
    <w:tmpl w:val="67D4AE70"/>
    <w:lvl w:ilvl="0" w:tplc="48542488">
      <w:start w:val="1"/>
      <w:numFmt w:val="decimal"/>
      <w:lvlText w:val="%1."/>
      <w:lvlJc w:val="left"/>
      <w:pPr>
        <w:ind w:left="1545" w:hanging="46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915FF8"/>
    <w:multiLevelType w:val="singleLevel"/>
    <w:tmpl w:val="CC08C624"/>
    <w:lvl w:ilvl="0">
      <w:start w:val="1"/>
      <w:numFmt w:val="bullet"/>
      <w:pStyle w:val="Standard"/>
      <w:lvlText w:val=""/>
      <w:lvlJc w:val="left"/>
      <w:pPr>
        <w:tabs>
          <w:tab w:val="num" w:pos="360"/>
        </w:tabs>
        <w:ind w:left="360" w:hanging="360"/>
      </w:pPr>
      <w:rPr>
        <w:rFonts w:ascii="Wingdings" w:hAnsi="Wingdings" w:hint="default"/>
      </w:rPr>
    </w:lvl>
  </w:abstractNum>
  <w:abstractNum w:abstractNumId="42" w15:restartNumberingAfterBreak="0">
    <w:nsid w:val="7F4D7CF1"/>
    <w:multiLevelType w:val="hybridMultilevel"/>
    <w:tmpl w:val="E986809A"/>
    <w:lvl w:ilvl="0" w:tplc="32AE9606">
      <w:start w:val="1"/>
      <w:numFmt w:val="bullet"/>
      <w:pStyle w:val="ListBullet3"/>
      <w:lvlText w:val=""/>
      <w:lvlJc w:val="left"/>
      <w:pPr>
        <w:ind w:left="360" w:hanging="360"/>
      </w:pPr>
      <w:rPr>
        <w:rFonts w:ascii="Symbol" w:hAnsi="Symbol" w:hint="default"/>
      </w:rPr>
    </w:lvl>
    <w:lvl w:ilvl="1" w:tplc="FA3C8130">
      <w:start w:val="1"/>
      <w:numFmt w:val="bullet"/>
      <w:lvlText w:val="o"/>
      <w:lvlJc w:val="left"/>
      <w:pPr>
        <w:ind w:left="1080" w:hanging="360"/>
      </w:pPr>
      <w:rPr>
        <w:rFonts w:ascii="Courier New" w:hAnsi="Courier New" w:cs="Courier New" w:hint="default"/>
      </w:rPr>
    </w:lvl>
    <w:lvl w:ilvl="2" w:tplc="6DF4BF96" w:tentative="1">
      <w:start w:val="1"/>
      <w:numFmt w:val="bullet"/>
      <w:lvlText w:val=""/>
      <w:lvlJc w:val="left"/>
      <w:pPr>
        <w:ind w:left="1800" w:hanging="360"/>
      </w:pPr>
      <w:rPr>
        <w:rFonts w:ascii="Wingdings" w:hAnsi="Wingdings" w:hint="default"/>
      </w:rPr>
    </w:lvl>
    <w:lvl w:ilvl="3" w:tplc="5CE66C60" w:tentative="1">
      <w:start w:val="1"/>
      <w:numFmt w:val="bullet"/>
      <w:lvlText w:val=""/>
      <w:lvlJc w:val="left"/>
      <w:pPr>
        <w:ind w:left="2520" w:hanging="360"/>
      </w:pPr>
      <w:rPr>
        <w:rFonts w:ascii="Symbol" w:hAnsi="Symbol" w:hint="default"/>
      </w:rPr>
    </w:lvl>
    <w:lvl w:ilvl="4" w:tplc="FA68022E" w:tentative="1">
      <w:start w:val="1"/>
      <w:numFmt w:val="bullet"/>
      <w:lvlText w:val="o"/>
      <w:lvlJc w:val="left"/>
      <w:pPr>
        <w:ind w:left="3240" w:hanging="360"/>
      </w:pPr>
      <w:rPr>
        <w:rFonts w:ascii="Courier New" w:hAnsi="Courier New" w:cs="Courier New" w:hint="default"/>
      </w:rPr>
    </w:lvl>
    <w:lvl w:ilvl="5" w:tplc="03D8C690" w:tentative="1">
      <w:start w:val="1"/>
      <w:numFmt w:val="bullet"/>
      <w:lvlText w:val=""/>
      <w:lvlJc w:val="left"/>
      <w:pPr>
        <w:ind w:left="3960" w:hanging="360"/>
      </w:pPr>
      <w:rPr>
        <w:rFonts w:ascii="Wingdings" w:hAnsi="Wingdings" w:hint="default"/>
      </w:rPr>
    </w:lvl>
    <w:lvl w:ilvl="6" w:tplc="3FB8061A" w:tentative="1">
      <w:start w:val="1"/>
      <w:numFmt w:val="bullet"/>
      <w:lvlText w:val=""/>
      <w:lvlJc w:val="left"/>
      <w:pPr>
        <w:ind w:left="4680" w:hanging="360"/>
      </w:pPr>
      <w:rPr>
        <w:rFonts w:ascii="Symbol" w:hAnsi="Symbol" w:hint="default"/>
      </w:rPr>
    </w:lvl>
    <w:lvl w:ilvl="7" w:tplc="6026F758" w:tentative="1">
      <w:start w:val="1"/>
      <w:numFmt w:val="bullet"/>
      <w:lvlText w:val="o"/>
      <w:lvlJc w:val="left"/>
      <w:pPr>
        <w:ind w:left="5400" w:hanging="360"/>
      </w:pPr>
      <w:rPr>
        <w:rFonts w:ascii="Courier New" w:hAnsi="Courier New" w:cs="Courier New" w:hint="default"/>
      </w:rPr>
    </w:lvl>
    <w:lvl w:ilvl="8" w:tplc="89E0F426" w:tentative="1">
      <w:start w:val="1"/>
      <w:numFmt w:val="bullet"/>
      <w:lvlText w:val=""/>
      <w:lvlJc w:val="left"/>
      <w:pPr>
        <w:ind w:left="6120" w:hanging="360"/>
      </w:pPr>
      <w:rPr>
        <w:rFonts w:ascii="Wingdings" w:hAnsi="Wingdings" w:hint="default"/>
      </w:rPr>
    </w:lvl>
  </w:abstractNum>
  <w:num w:numId="1">
    <w:abstractNumId w:val="3"/>
  </w:num>
  <w:num w:numId="2">
    <w:abstractNumId w:val="20"/>
  </w:num>
  <w:num w:numId="3">
    <w:abstractNumId w:val="42"/>
  </w:num>
  <w:num w:numId="4">
    <w:abstractNumId w:val="1"/>
  </w:num>
  <w:num w:numId="5">
    <w:abstractNumId w:val="2"/>
  </w:num>
  <w:num w:numId="6">
    <w:abstractNumId w:val="0"/>
  </w:num>
  <w:num w:numId="7">
    <w:abstractNumId w:val="19"/>
  </w:num>
  <w:num w:numId="8">
    <w:abstractNumId w:val="38"/>
  </w:num>
  <w:num w:numId="9">
    <w:abstractNumId w:val="41"/>
  </w:num>
  <w:num w:numId="10">
    <w:abstractNumId w:val="16"/>
  </w:num>
  <w:num w:numId="11">
    <w:abstractNumId w:val="13"/>
  </w:num>
  <w:num w:numId="12">
    <w:abstractNumId w:val="22"/>
  </w:num>
  <w:num w:numId="13">
    <w:abstractNumId w:val="18"/>
  </w:num>
  <w:num w:numId="14">
    <w:abstractNumId w:val="37"/>
  </w:num>
  <w:num w:numId="15">
    <w:abstractNumId w:val="39"/>
  </w:num>
  <w:num w:numId="16">
    <w:abstractNumId w:val="30"/>
  </w:num>
  <w:num w:numId="17">
    <w:abstractNumId w:val="34"/>
  </w:num>
  <w:num w:numId="18">
    <w:abstractNumId w:val="26"/>
  </w:num>
  <w:num w:numId="19">
    <w:abstractNumId w:val="32"/>
  </w:num>
  <w:num w:numId="20">
    <w:abstractNumId w:val="17"/>
  </w:num>
  <w:num w:numId="21">
    <w:abstractNumId w:val="10"/>
  </w:num>
  <w:num w:numId="22">
    <w:abstractNumId w:val="21"/>
  </w:num>
  <w:num w:numId="23">
    <w:abstractNumId w:val="33"/>
  </w:num>
  <w:num w:numId="24">
    <w:abstractNumId w:val="6"/>
  </w:num>
  <w:num w:numId="25">
    <w:abstractNumId w:val="11"/>
  </w:num>
  <w:num w:numId="26">
    <w:abstractNumId w:val="4"/>
  </w:num>
  <w:num w:numId="27">
    <w:abstractNumId w:val="27"/>
  </w:num>
  <w:num w:numId="28">
    <w:abstractNumId w:val="5"/>
  </w:num>
  <w:num w:numId="29">
    <w:abstractNumId w:val="25"/>
  </w:num>
  <w:num w:numId="30">
    <w:abstractNumId w:val="15"/>
  </w:num>
  <w:num w:numId="31">
    <w:abstractNumId w:val="8"/>
  </w:num>
  <w:num w:numId="32">
    <w:abstractNumId w:val="9"/>
  </w:num>
  <w:num w:numId="33">
    <w:abstractNumId w:val="28"/>
  </w:num>
  <w:num w:numId="34">
    <w:abstractNumId w:val="36"/>
  </w:num>
  <w:num w:numId="35">
    <w:abstractNumId w:val="14"/>
  </w:num>
  <w:num w:numId="36">
    <w:abstractNumId w:val="23"/>
  </w:num>
  <w:num w:numId="37">
    <w:abstractNumId w:val="35"/>
  </w:num>
  <w:num w:numId="38">
    <w:abstractNumId w:val="31"/>
  </w:num>
  <w:num w:numId="39">
    <w:abstractNumId w:val="40"/>
  </w:num>
  <w:num w:numId="40">
    <w:abstractNumId w:val="12"/>
  </w:num>
  <w:num w:numId="41">
    <w:abstractNumId w:val="29"/>
  </w:num>
  <w:num w:numId="42">
    <w:abstractNumId w:val="7"/>
  </w:num>
  <w:num w:numId="43">
    <w:abstractNumId w:val="24"/>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ghavi K (Semiconductor, Computing &amp; Storage (SCS))">
    <w15:presenceInfo w15:providerId="AD" w15:userId="S-1-5-21-57989841-616249376-1801674531-873838"/>
  </w15:person>
  <w15:person w15:author="Sowndarya S (WT01 - Manufacturing &amp; Hi Tech)">
    <w15:presenceInfo w15:providerId="AD" w15:userId="S-1-5-21-57989841-616249376-1801674531-1570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oNotTrackMoves/>
  <w:doNotTrackFormatting/>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C1E"/>
    <w:rsid w:val="00007577"/>
    <w:rsid w:val="00012187"/>
    <w:rsid w:val="00013B77"/>
    <w:rsid w:val="000148AC"/>
    <w:rsid w:val="00015E2B"/>
    <w:rsid w:val="0001633A"/>
    <w:rsid w:val="00021CB6"/>
    <w:rsid w:val="00022B18"/>
    <w:rsid w:val="0002452F"/>
    <w:rsid w:val="00025377"/>
    <w:rsid w:val="00025B5D"/>
    <w:rsid w:val="00026FD2"/>
    <w:rsid w:val="00030075"/>
    <w:rsid w:val="000328CD"/>
    <w:rsid w:val="00035533"/>
    <w:rsid w:val="00040806"/>
    <w:rsid w:val="00042A32"/>
    <w:rsid w:val="00043133"/>
    <w:rsid w:val="00051877"/>
    <w:rsid w:val="00053008"/>
    <w:rsid w:val="00053530"/>
    <w:rsid w:val="00057D32"/>
    <w:rsid w:val="000609C2"/>
    <w:rsid w:val="00060CA4"/>
    <w:rsid w:val="00063CEC"/>
    <w:rsid w:val="00064327"/>
    <w:rsid w:val="000705D7"/>
    <w:rsid w:val="00072FB6"/>
    <w:rsid w:val="00074605"/>
    <w:rsid w:val="000810CD"/>
    <w:rsid w:val="00081401"/>
    <w:rsid w:val="00083365"/>
    <w:rsid w:val="00086E6E"/>
    <w:rsid w:val="0009041B"/>
    <w:rsid w:val="00091B34"/>
    <w:rsid w:val="000926A4"/>
    <w:rsid w:val="00093ACC"/>
    <w:rsid w:val="00095FCD"/>
    <w:rsid w:val="000964DC"/>
    <w:rsid w:val="000A11FF"/>
    <w:rsid w:val="000A20BF"/>
    <w:rsid w:val="000A3D0D"/>
    <w:rsid w:val="000A4692"/>
    <w:rsid w:val="000A46AA"/>
    <w:rsid w:val="000A5F11"/>
    <w:rsid w:val="000B3595"/>
    <w:rsid w:val="000B507C"/>
    <w:rsid w:val="000B5E51"/>
    <w:rsid w:val="000C0884"/>
    <w:rsid w:val="000C2BDB"/>
    <w:rsid w:val="000C5595"/>
    <w:rsid w:val="000D03BD"/>
    <w:rsid w:val="000D2417"/>
    <w:rsid w:val="000D2509"/>
    <w:rsid w:val="000D5E2F"/>
    <w:rsid w:val="000E4BBD"/>
    <w:rsid w:val="000F1877"/>
    <w:rsid w:val="000F3D75"/>
    <w:rsid w:val="000F67A2"/>
    <w:rsid w:val="0010141C"/>
    <w:rsid w:val="00101553"/>
    <w:rsid w:val="00103B1A"/>
    <w:rsid w:val="00106005"/>
    <w:rsid w:val="0011142A"/>
    <w:rsid w:val="001127C8"/>
    <w:rsid w:val="00114152"/>
    <w:rsid w:val="001237F8"/>
    <w:rsid w:val="00125389"/>
    <w:rsid w:val="00126F5E"/>
    <w:rsid w:val="001275CB"/>
    <w:rsid w:val="00127A9A"/>
    <w:rsid w:val="00132E88"/>
    <w:rsid w:val="0013390A"/>
    <w:rsid w:val="001346BE"/>
    <w:rsid w:val="00135297"/>
    <w:rsid w:val="0013705C"/>
    <w:rsid w:val="00137AB0"/>
    <w:rsid w:val="00145AB8"/>
    <w:rsid w:val="00146867"/>
    <w:rsid w:val="0015068C"/>
    <w:rsid w:val="00151114"/>
    <w:rsid w:val="00164DB2"/>
    <w:rsid w:val="0016639C"/>
    <w:rsid w:val="0017085B"/>
    <w:rsid w:val="00172F14"/>
    <w:rsid w:val="001758CD"/>
    <w:rsid w:val="001778BF"/>
    <w:rsid w:val="00183847"/>
    <w:rsid w:val="00190E3A"/>
    <w:rsid w:val="00192AC1"/>
    <w:rsid w:val="0019561C"/>
    <w:rsid w:val="001975D0"/>
    <w:rsid w:val="0019792F"/>
    <w:rsid w:val="001A0DBE"/>
    <w:rsid w:val="001A190E"/>
    <w:rsid w:val="001A1914"/>
    <w:rsid w:val="001B120B"/>
    <w:rsid w:val="001B62F6"/>
    <w:rsid w:val="001B6DE1"/>
    <w:rsid w:val="001C275C"/>
    <w:rsid w:val="001C2D93"/>
    <w:rsid w:val="001C7767"/>
    <w:rsid w:val="001C7876"/>
    <w:rsid w:val="001D0183"/>
    <w:rsid w:val="001D1C16"/>
    <w:rsid w:val="001D6C2E"/>
    <w:rsid w:val="001D7944"/>
    <w:rsid w:val="001E0E6C"/>
    <w:rsid w:val="001E1082"/>
    <w:rsid w:val="001E12FE"/>
    <w:rsid w:val="001E1B73"/>
    <w:rsid w:val="001E35E5"/>
    <w:rsid w:val="001E5B39"/>
    <w:rsid w:val="001E72B4"/>
    <w:rsid w:val="001E792B"/>
    <w:rsid w:val="001F63E9"/>
    <w:rsid w:val="00200A57"/>
    <w:rsid w:val="00202E97"/>
    <w:rsid w:val="0020387B"/>
    <w:rsid w:val="00204551"/>
    <w:rsid w:val="00204961"/>
    <w:rsid w:val="00206D41"/>
    <w:rsid w:val="00207D11"/>
    <w:rsid w:val="0021248F"/>
    <w:rsid w:val="00213D33"/>
    <w:rsid w:val="0021488E"/>
    <w:rsid w:val="00217C38"/>
    <w:rsid w:val="00220244"/>
    <w:rsid w:val="00221D80"/>
    <w:rsid w:val="00222514"/>
    <w:rsid w:val="0022350F"/>
    <w:rsid w:val="002257ED"/>
    <w:rsid w:val="00231691"/>
    <w:rsid w:val="0023431C"/>
    <w:rsid w:val="002348D2"/>
    <w:rsid w:val="00236BF5"/>
    <w:rsid w:val="002401CC"/>
    <w:rsid w:val="00247A7F"/>
    <w:rsid w:val="0025223B"/>
    <w:rsid w:val="002532A9"/>
    <w:rsid w:val="00256479"/>
    <w:rsid w:val="002606AF"/>
    <w:rsid w:val="002611F8"/>
    <w:rsid w:val="00262D6F"/>
    <w:rsid w:val="00264D8D"/>
    <w:rsid w:val="00265C44"/>
    <w:rsid w:val="00270032"/>
    <w:rsid w:val="00270047"/>
    <w:rsid w:val="0027553C"/>
    <w:rsid w:val="002759C1"/>
    <w:rsid w:val="00281C2A"/>
    <w:rsid w:val="00283232"/>
    <w:rsid w:val="0028345C"/>
    <w:rsid w:val="00290C03"/>
    <w:rsid w:val="00290FBF"/>
    <w:rsid w:val="00295524"/>
    <w:rsid w:val="0029795D"/>
    <w:rsid w:val="002A07C1"/>
    <w:rsid w:val="002A4D37"/>
    <w:rsid w:val="002A5C1E"/>
    <w:rsid w:val="002A659A"/>
    <w:rsid w:val="002A77D3"/>
    <w:rsid w:val="002B0061"/>
    <w:rsid w:val="002B36B3"/>
    <w:rsid w:val="002B3701"/>
    <w:rsid w:val="002B38F2"/>
    <w:rsid w:val="002C0748"/>
    <w:rsid w:val="002C0822"/>
    <w:rsid w:val="002C0D71"/>
    <w:rsid w:val="002C1278"/>
    <w:rsid w:val="002C48A4"/>
    <w:rsid w:val="002C7F40"/>
    <w:rsid w:val="002D4232"/>
    <w:rsid w:val="002D4C15"/>
    <w:rsid w:val="002D5415"/>
    <w:rsid w:val="002D586A"/>
    <w:rsid w:val="002E1975"/>
    <w:rsid w:val="002E47F8"/>
    <w:rsid w:val="002E63FF"/>
    <w:rsid w:val="002E6D18"/>
    <w:rsid w:val="002E7454"/>
    <w:rsid w:val="002E78B0"/>
    <w:rsid w:val="002F1D27"/>
    <w:rsid w:val="002F5171"/>
    <w:rsid w:val="002F684F"/>
    <w:rsid w:val="003002C7"/>
    <w:rsid w:val="00301363"/>
    <w:rsid w:val="0030432E"/>
    <w:rsid w:val="00311050"/>
    <w:rsid w:val="0031143B"/>
    <w:rsid w:val="003136A1"/>
    <w:rsid w:val="003138AD"/>
    <w:rsid w:val="00315C08"/>
    <w:rsid w:val="00317CDC"/>
    <w:rsid w:val="00320E3A"/>
    <w:rsid w:val="00325B38"/>
    <w:rsid w:val="00325DB6"/>
    <w:rsid w:val="00326809"/>
    <w:rsid w:val="00327DCD"/>
    <w:rsid w:val="00327FC2"/>
    <w:rsid w:val="00334ECF"/>
    <w:rsid w:val="00337142"/>
    <w:rsid w:val="00337D70"/>
    <w:rsid w:val="00337F20"/>
    <w:rsid w:val="003405FA"/>
    <w:rsid w:val="00343D00"/>
    <w:rsid w:val="00344134"/>
    <w:rsid w:val="00344812"/>
    <w:rsid w:val="003453F7"/>
    <w:rsid w:val="00346E15"/>
    <w:rsid w:val="00346EFB"/>
    <w:rsid w:val="00347BE1"/>
    <w:rsid w:val="0035251F"/>
    <w:rsid w:val="00365F20"/>
    <w:rsid w:val="00366C3D"/>
    <w:rsid w:val="00367392"/>
    <w:rsid w:val="00373E92"/>
    <w:rsid w:val="00374638"/>
    <w:rsid w:val="00374979"/>
    <w:rsid w:val="00374A0D"/>
    <w:rsid w:val="00374B13"/>
    <w:rsid w:val="00374EF4"/>
    <w:rsid w:val="003753C0"/>
    <w:rsid w:val="0037582A"/>
    <w:rsid w:val="00382B7E"/>
    <w:rsid w:val="003841BE"/>
    <w:rsid w:val="00387365"/>
    <w:rsid w:val="0039048F"/>
    <w:rsid w:val="00393B6C"/>
    <w:rsid w:val="003A2B6A"/>
    <w:rsid w:val="003A3ABC"/>
    <w:rsid w:val="003A4806"/>
    <w:rsid w:val="003A7A47"/>
    <w:rsid w:val="003B1D12"/>
    <w:rsid w:val="003B7845"/>
    <w:rsid w:val="003B7ABB"/>
    <w:rsid w:val="003C4328"/>
    <w:rsid w:val="003C53DA"/>
    <w:rsid w:val="003C55B9"/>
    <w:rsid w:val="003C65F1"/>
    <w:rsid w:val="003C6CD3"/>
    <w:rsid w:val="003C7565"/>
    <w:rsid w:val="003D3796"/>
    <w:rsid w:val="003D40F4"/>
    <w:rsid w:val="003D6BE0"/>
    <w:rsid w:val="003D732B"/>
    <w:rsid w:val="003D7580"/>
    <w:rsid w:val="003E0812"/>
    <w:rsid w:val="003E17B8"/>
    <w:rsid w:val="003E1C40"/>
    <w:rsid w:val="003E4D57"/>
    <w:rsid w:val="003E5CB1"/>
    <w:rsid w:val="003F19C1"/>
    <w:rsid w:val="003F1D25"/>
    <w:rsid w:val="003F2263"/>
    <w:rsid w:val="003F5AE2"/>
    <w:rsid w:val="003F646A"/>
    <w:rsid w:val="00401FDD"/>
    <w:rsid w:val="00402E4F"/>
    <w:rsid w:val="00403057"/>
    <w:rsid w:val="00406C9B"/>
    <w:rsid w:val="0040708B"/>
    <w:rsid w:val="00410397"/>
    <w:rsid w:val="004128C4"/>
    <w:rsid w:val="00414FED"/>
    <w:rsid w:val="00421DE9"/>
    <w:rsid w:val="00423F54"/>
    <w:rsid w:val="004246A6"/>
    <w:rsid w:val="00426528"/>
    <w:rsid w:val="004266D3"/>
    <w:rsid w:val="00426D44"/>
    <w:rsid w:val="00427EEB"/>
    <w:rsid w:val="00430989"/>
    <w:rsid w:val="00432645"/>
    <w:rsid w:val="00437C79"/>
    <w:rsid w:val="004414E9"/>
    <w:rsid w:val="00443679"/>
    <w:rsid w:val="00445A56"/>
    <w:rsid w:val="00445C33"/>
    <w:rsid w:val="00446233"/>
    <w:rsid w:val="0044683A"/>
    <w:rsid w:val="00453A30"/>
    <w:rsid w:val="00454B23"/>
    <w:rsid w:val="00455053"/>
    <w:rsid w:val="00455FCA"/>
    <w:rsid w:val="004560DB"/>
    <w:rsid w:val="00457F55"/>
    <w:rsid w:val="004605A0"/>
    <w:rsid w:val="00460698"/>
    <w:rsid w:val="00460E41"/>
    <w:rsid w:val="004659B8"/>
    <w:rsid w:val="00467C5F"/>
    <w:rsid w:val="00472C02"/>
    <w:rsid w:val="0047703B"/>
    <w:rsid w:val="00483712"/>
    <w:rsid w:val="004861F1"/>
    <w:rsid w:val="00486D9B"/>
    <w:rsid w:val="004875B0"/>
    <w:rsid w:val="004923F8"/>
    <w:rsid w:val="00494151"/>
    <w:rsid w:val="004A1043"/>
    <w:rsid w:val="004A3F47"/>
    <w:rsid w:val="004A6956"/>
    <w:rsid w:val="004B2E74"/>
    <w:rsid w:val="004C130B"/>
    <w:rsid w:val="004C1661"/>
    <w:rsid w:val="004C2EF6"/>
    <w:rsid w:val="004C7C10"/>
    <w:rsid w:val="004D1634"/>
    <w:rsid w:val="004D5091"/>
    <w:rsid w:val="004D5D80"/>
    <w:rsid w:val="004D7B07"/>
    <w:rsid w:val="004E17F7"/>
    <w:rsid w:val="004E45E8"/>
    <w:rsid w:val="004E4691"/>
    <w:rsid w:val="004E4BD3"/>
    <w:rsid w:val="004E5956"/>
    <w:rsid w:val="004E6483"/>
    <w:rsid w:val="004E6786"/>
    <w:rsid w:val="004E6B63"/>
    <w:rsid w:val="004F0010"/>
    <w:rsid w:val="004F0A70"/>
    <w:rsid w:val="004F4664"/>
    <w:rsid w:val="004F4674"/>
    <w:rsid w:val="004F5E45"/>
    <w:rsid w:val="00500E94"/>
    <w:rsid w:val="00501CDD"/>
    <w:rsid w:val="00504E38"/>
    <w:rsid w:val="005058EE"/>
    <w:rsid w:val="005078DC"/>
    <w:rsid w:val="00510CD6"/>
    <w:rsid w:val="00515025"/>
    <w:rsid w:val="0051780D"/>
    <w:rsid w:val="00520047"/>
    <w:rsid w:val="0052018E"/>
    <w:rsid w:val="0052085A"/>
    <w:rsid w:val="005234E8"/>
    <w:rsid w:val="00525352"/>
    <w:rsid w:val="005303F0"/>
    <w:rsid w:val="0053516A"/>
    <w:rsid w:val="005357A5"/>
    <w:rsid w:val="00535F0B"/>
    <w:rsid w:val="00537D27"/>
    <w:rsid w:val="00540082"/>
    <w:rsid w:val="00540E6C"/>
    <w:rsid w:val="00543511"/>
    <w:rsid w:val="00545535"/>
    <w:rsid w:val="005478B1"/>
    <w:rsid w:val="005479DE"/>
    <w:rsid w:val="00550AE3"/>
    <w:rsid w:val="00557986"/>
    <w:rsid w:val="005607FC"/>
    <w:rsid w:val="00561C7C"/>
    <w:rsid w:val="00566883"/>
    <w:rsid w:val="00567AA2"/>
    <w:rsid w:val="0057448E"/>
    <w:rsid w:val="005751EC"/>
    <w:rsid w:val="00575544"/>
    <w:rsid w:val="005776CD"/>
    <w:rsid w:val="00580D72"/>
    <w:rsid w:val="00583CF4"/>
    <w:rsid w:val="005840DE"/>
    <w:rsid w:val="00590103"/>
    <w:rsid w:val="00592621"/>
    <w:rsid w:val="005927E0"/>
    <w:rsid w:val="00595FC3"/>
    <w:rsid w:val="00596774"/>
    <w:rsid w:val="005A0969"/>
    <w:rsid w:val="005A16B3"/>
    <w:rsid w:val="005A2303"/>
    <w:rsid w:val="005A7676"/>
    <w:rsid w:val="005B2969"/>
    <w:rsid w:val="005B39E4"/>
    <w:rsid w:val="005B7187"/>
    <w:rsid w:val="005C15D0"/>
    <w:rsid w:val="005C3619"/>
    <w:rsid w:val="005C68FD"/>
    <w:rsid w:val="005D427A"/>
    <w:rsid w:val="005D637B"/>
    <w:rsid w:val="005E534D"/>
    <w:rsid w:val="005E5DDE"/>
    <w:rsid w:val="005F13AA"/>
    <w:rsid w:val="005F1CA9"/>
    <w:rsid w:val="005F29EC"/>
    <w:rsid w:val="005F31DA"/>
    <w:rsid w:val="005F5C9E"/>
    <w:rsid w:val="005F6349"/>
    <w:rsid w:val="00601F73"/>
    <w:rsid w:val="00605190"/>
    <w:rsid w:val="00605FE3"/>
    <w:rsid w:val="00606F88"/>
    <w:rsid w:val="006078D1"/>
    <w:rsid w:val="006122EC"/>
    <w:rsid w:val="00616C35"/>
    <w:rsid w:val="00617C6E"/>
    <w:rsid w:val="0062155E"/>
    <w:rsid w:val="006236F2"/>
    <w:rsid w:val="00623CE1"/>
    <w:rsid w:val="0062607C"/>
    <w:rsid w:val="00630219"/>
    <w:rsid w:val="006312BA"/>
    <w:rsid w:val="00631C17"/>
    <w:rsid w:val="0063284C"/>
    <w:rsid w:val="00635455"/>
    <w:rsid w:val="00635E23"/>
    <w:rsid w:val="00637876"/>
    <w:rsid w:val="0064359F"/>
    <w:rsid w:val="006469F4"/>
    <w:rsid w:val="00651453"/>
    <w:rsid w:val="006529B0"/>
    <w:rsid w:val="00653080"/>
    <w:rsid w:val="00655829"/>
    <w:rsid w:val="00655D0F"/>
    <w:rsid w:val="00655FF2"/>
    <w:rsid w:val="0065642C"/>
    <w:rsid w:val="00657807"/>
    <w:rsid w:val="00662954"/>
    <w:rsid w:val="006632BE"/>
    <w:rsid w:val="00673F3E"/>
    <w:rsid w:val="006740BA"/>
    <w:rsid w:val="0067546E"/>
    <w:rsid w:val="006806BD"/>
    <w:rsid w:val="00683228"/>
    <w:rsid w:val="006854FB"/>
    <w:rsid w:val="0069514C"/>
    <w:rsid w:val="00695FFB"/>
    <w:rsid w:val="006A1EB0"/>
    <w:rsid w:val="006A2F08"/>
    <w:rsid w:val="006A7F50"/>
    <w:rsid w:val="006B20C2"/>
    <w:rsid w:val="006B39E5"/>
    <w:rsid w:val="006B78F4"/>
    <w:rsid w:val="006B7B0F"/>
    <w:rsid w:val="006C01A0"/>
    <w:rsid w:val="006C0FDE"/>
    <w:rsid w:val="006C32A4"/>
    <w:rsid w:val="006C5F8C"/>
    <w:rsid w:val="006C6D83"/>
    <w:rsid w:val="006D0ABE"/>
    <w:rsid w:val="006D17B7"/>
    <w:rsid w:val="006D1E49"/>
    <w:rsid w:val="006D2F92"/>
    <w:rsid w:val="006D5293"/>
    <w:rsid w:val="006D5EAC"/>
    <w:rsid w:val="006E0AAC"/>
    <w:rsid w:val="006E3474"/>
    <w:rsid w:val="006E52CC"/>
    <w:rsid w:val="006E6126"/>
    <w:rsid w:val="006E63A8"/>
    <w:rsid w:val="006E7C00"/>
    <w:rsid w:val="006F1A81"/>
    <w:rsid w:val="006F1F8D"/>
    <w:rsid w:val="006F2CB8"/>
    <w:rsid w:val="006F3E3D"/>
    <w:rsid w:val="006F4638"/>
    <w:rsid w:val="006F5D07"/>
    <w:rsid w:val="006F7CDA"/>
    <w:rsid w:val="00700C3D"/>
    <w:rsid w:val="00700CF4"/>
    <w:rsid w:val="007107F9"/>
    <w:rsid w:val="00712EB9"/>
    <w:rsid w:val="00713E14"/>
    <w:rsid w:val="00713EE2"/>
    <w:rsid w:val="00714F18"/>
    <w:rsid w:val="00715170"/>
    <w:rsid w:val="00715497"/>
    <w:rsid w:val="00720D80"/>
    <w:rsid w:val="00720FF2"/>
    <w:rsid w:val="00721B72"/>
    <w:rsid w:val="00722C00"/>
    <w:rsid w:val="0072453E"/>
    <w:rsid w:val="00730322"/>
    <w:rsid w:val="00730813"/>
    <w:rsid w:val="00734C36"/>
    <w:rsid w:val="00737203"/>
    <w:rsid w:val="00745274"/>
    <w:rsid w:val="0075000D"/>
    <w:rsid w:val="007570EF"/>
    <w:rsid w:val="0076038F"/>
    <w:rsid w:val="00762B93"/>
    <w:rsid w:val="007631E6"/>
    <w:rsid w:val="00765AA8"/>
    <w:rsid w:val="007664AE"/>
    <w:rsid w:val="00773495"/>
    <w:rsid w:val="007743B6"/>
    <w:rsid w:val="00774C97"/>
    <w:rsid w:val="007767A4"/>
    <w:rsid w:val="007772BE"/>
    <w:rsid w:val="007815F7"/>
    <w:rsid w:val="0078167E"/>
    <w:rsid w:val="00781E25"/>
    <w:rsid w:val="00783F3A"/>
    <w:rsid w:val="00784AD6"/>
    <w:rsid w:val="00786818"/>
    <w:rsid w:val="007875D4"/>
    <w:rsid w:val="0079218F"/>
    <w:rsid w:val="00793911"/>
    <w:rsid w:val="00796745"/>
    <w:rsid w:val="00796999"/>
    <w:rsid w:val="00796BB0"/>
    <w:rsid w:val="007A2E50"/>
    <w:rsid w:val="007A42DB"/>
    <w:rsid w:val="007A6983"/>
    <w:rsid w:val="007B006F"/>
    <w:rsid w:val="007B00A8"/>
    <w:rsid w:val="007B07C3"/>
    <w:rsid w:val="007B220B"/>
    <w:rsid w:val="007B6253"/>
    <w:rsid w:val="007C0211"/>
    <w:rsid w:val="007C0CD8"/>
    <w:rsid w:val="007D0EB8"/>
    <w:rsid w:val="007D76ED"/>
    <w:rsid w:val="007E1559"/>
    <w:rsid w:val="007E158A"/>
    <w:rsid w:val="007E285E"/>
    <w:rsid w:val="007E2BA0"/>
    <w:rsid w:val="007E707F"/>
    <w:rsid w:val="007F0E4D"/>
    <w:rsid w:val="007F2BAD"/>
    <w:rsid w:val="0080014C"/>
    <w:rsid w:val="00801F11"/>
    <w:rsid w:val="008047B3"/>
    <w:rsid w:val="00805EDD"/>
    <w:rsid w:val="0080602F"/>
    <w:rsid w:val="00806E75"/>
    <w:rsid w:val="008116E3"/>
    <w:rsid w:val="00811AE8"/>
    <w:rsid w:val="00813CB7"/>
    <w:rsid w:val="008259CC"/>
    <w:rsid w:val="00831B41"/>
    <w:rsid w:val="0083246E"/>
    <w:rsid w:val="00835885"/>
    <w:rsid w:val="00835B10"/>
    <w:rsid w:val="008361DC"/>
    <w:rsid w:val="00837F64"/>
    <w:rsid w:val="0084156C"/>
    <w:rsid w:val="008417F8"/>
    <w:rsid w:val="00843F76"/>
    <w:rsid w:val="00851709"/>
    <w:rsid w:val="00854198"/>
    <w:rsid w:val="00856141"/>
    <w:rsid w:val="00856EEB"/>
    <w:rsid w:val="00860A0A"/>
    <w:rsid w:val="00860A9F"/>
    <w:rsid w:val="00860DD0"/>
    <w:rsid w:val="008621AB"/>
    <w:rsid w:val="008626F0"/>
    <w:rsid w:val="008627BA"/>
    <w:rsid w:val="00863DDE"/>
    <w:rsid w:val="00874A0E"/>
    <w:rsid w:val="00876E34"/>
    <w:rsid w:val="00882C7D"/>
    <w:rsid w:val="00886810"/>
    <w:rsid w:val="008910AC"/>
    <w:rsid w:val="0089135F"/>
    <w:rsid w:val="008A1C4E"/>
    <w:rsid w:val="008A35F1"/>
    <w:rsid w:val="008A441F"/>
    <w:rsid w:val="008A73E4"/>
    <w:rsid w:val="008B2912"/>
    <w:rsid w:val="008B3A1E"/>
    <w:rsid w:val="008B40C2"/>
    <w:rsid w:val="008B41B0"/>
    <w:rsid w:val="008B4273"/>
    <w:rsid w:val="008B46FF"/>
    <w:rsid w:val="008B5BB7"/>
    <w:rsid w:val="008C0771"/>
    <w:rsid w:val="008C1789"/>
    <w:rsid w:val="008C2B5E"/>
    <w:rsid w:val="008D6DC5"/>
    <w:rsid w:val="008E11E7"/>
    <w:rsid w:val="008E2397"/>
    <w:rsid w:val="008E5686"/>
    <w:rsid w:val="008E5996"/>
    <w:rsid w:val="008F02FF"/>
    <w:rsid w:val="008F07C0"/>
    <w:rsid w:val="008F374D"/>
    <w:rsid w:val="008F56B4"/>
    <w:rsid w:val="008F5837"/>
    <w:rsid w:val="008F5F38"/>
    <w:rsid w:val="008F5FD4"/>
    <w:rsid w:val="008F6274"/>
    <w:rsid w:val="008F7366"/>
    <w:rsid w:val="008F7BB1"/>
    <w:rsid w:val="009001D7"/>
    <w:rsid w:val="009039EC"/>
    <w:rsid w:val="00907473"/>
    <w:rsid w:val="00907704"/>
    <w:rsid w:val="00912964"/>
    <w:rsid w:val="00915A9C"/>
    <w:rsid w:val="009163BD"/>
    <w:rsid w:val="00916C04"/>
    <w:rsid w:val="00920BB3"/>
    <w:rsid w:val="00926D32"/>
    <w:rsid w:val="0093049B"/>
    <w:rsid w:val="009307C7"/>
    <w:rsid w:val="009406B0"/>
    <w:rsid w:val="0094167E"/>
    <w:rsid w:val="009454A3"/>
    <w:rsid w:val="009459ED"/>
    <w:rsid w:val="00945A33"/>
    <w:rsid w:val="00945EAE"/>
    <w:rsid w:val="00947834"/>
    <w:rsid w:val="009505E1"/>
    <w:rsid w:val="00952671"/>
    <w:rsid w:val="0095355D"/>
    <w:rsid w:val="00954978"/>
    <w:rsid w:val="00955034"/>
    <w:rsid w:val="009551BF"/>
    <w:rsid w:val="0095560E"/>
    <w:rsid w:val="0095681E"/>
    <w:rsid w:val="00963012"/>
    <w:rsid w:val="00964B47"/>
    <w:rsid w:val="009656AE"/>
    <w:rsid w:val="00965F49"/>
    <w:rsid w:val="009725DB"/>
    <w:rsid w:val="00973C1E"/>
    <w:rsid w:val="00974894"/>
    <w:rsid w:val="009755DA"/>
    <w:rsid w:val="00983014"/>
    <w:rsid w:val="00986BA8"/>
    <w:rsid w:val="00990E88"/>
    <w:rsid w:val="009910F2"/>
    <w:rsid w:val="009927EF"/>
    <w:rsid w:val="00992CDC"/>
    <w:rsid w:val="00992EF7"/>
    <w:rsid w:val="00994A50"/>
    <w:rsid w:val="00996FC0"/>
    <w:rsid w:val="00997343"/>
    <w:rsid w:val="009A09E2"/>
    <w:rsid w:val="009A2B01"/>
    <w:rsid w:val="009A4084"/>
    <w:rsid w:val="009A4DB4"/>
    <w:rsid w:val="009A6BD8"/>
    <w:rsid w:val="009A7267"/>
    <w:rsid w:val="009B01D3"/>
    <w:rsid w:val="009B28A4"/>
    <w:rsid w:val="009B5308"/>
    <w:rsid w:val="009C112B"/>
    <w:rsid w:val="009C4B60"/>
    <w:rsid w:val="009C4F1B"/>
    <w:rsid w:val="009C4F90"/>
    <w:rsid w:val="009D12FA"/>
    <w:rsid w:val="009D46BE"/>
    <w:rsid w:val="009D4F12"/>
    <w:rsid w:val="009E25F6"/>
    <w:rsid w:val="009E284C"/>
    <w:rsid w:val="009F2B7C"/>
    <w:rsid w:val="009F3C09"/>
    <w:rsid w:val="009F4A59"/>
    <w:rsid w:val="009F4BA1"/>
    <w:rsid w:val="00A068BD"/>
    <w:rsid w:val="00A070FC"/>
    <w:rsid w:val="00A07483"/>
    <w:rsid w:val="00A12BE0"/>
    <w:rsid w:val="00A2139F"/>
    <w:rsid w:val="00A22224"/>
    <w:rsid w:val="00A22319"/>
    <w:rsid w:val="00A23E38"/>
    <w:rsid w:val="00A24E73"/>
    <w:rsid w:val="00A25225"/>
    <w:rsid w:val="00A2694B"/>
    <w:rsid w:val="00A305B6"/>
    <w:rsid w:val="00A374C6"/>
    <w:rsid w:val="00A4046E"/>
    <w:rsid w:val="00A43F0B"/>
    <w:rsid w:val="00A46546"/>
    <w:rsid w:val="00A5010C"/>
    <w:rsid w:val="00A51E26"/>
    <w:rsid w:val="00A51F82"/>
    <w:rsid w:val="00A52C9F"/>
    <w:rsid w:val="00A53329"/>
    <w:rsid w:val="00A65892"/>
    <w:rsid w:val="00A65E98"/>
    <w:rsid w:val="00A75ADF"/>
    <w:rsid w:val="00A8239B"/>
    <w:rsid w:val="00A82CD1"/>
    <w:rsid w:val="00A87173"/>
    <w:rsid w:val="00A91B3A"/>
    <w:rsid w:val="00A91B93"/>
    <w:rsid w:val="00A921A4"/>
    <w:rsid w:val="00A9660E"/>
    <w:rsid w:val="00AA0CDF"/>
    <w:rsid w:val="00AB00B8"/>
    <w:rsid w:val="00AB1D49"/>
    <w:rsid w:val="00AB2B0E"/>
    <w:rsid w:val="00AB4031"/>
    <w:rsid w:val="00AB494B"/>
    <w:rsid w:val="00AB7043"/>
    <w:rsid w:val="00AB7D2D"/>
    <w:rsid w:val="00AC08CD"/>
    <w:rsid w:val="00AC58EB"/>
    <w:rsid w:val="00AC5F35"/>
    <w:rsid w:val="00AD3172"/>
    <w:rsid w:val="00AD4784"/>
    <w:rsid w:val="00AD66B7"/>
    <w:rsid w:val="00AE2094"/>
    <w:rsid w:val="00AF254D"/>
    <w:rsid w:val="00AF291D"/>
    <w:rsid w:val="00AF34ED"/>
    <w:rsid w:val="00AF546E"/>
    <w:rsid w:val="00B079AD"/>
    <w:rsid w:val="00B10B6D"/>
    <w:rsid w:val="00B15D7A"/>
    <w:rsid w:val="00B166EF"/>
    <w:rsid w:val="00B20C2F"/>
    <w:rsid w:val="00B2249F"/>
    <w:rsid w:val="00B22CF8"/>
    <w:rsid w:val="00B234C2"/>
    <w:rsid w:val="00B24D33"/>
    <w:rsid w:val="00B257DA"/>
    <w:rsid w:val="00B317A9"/>
    <w:rsid w:val="00B32957"/>
    <w:rsid w:val="00B33214"/>
    <w:rsid w:val="00B36088"/>
    <w:rsid w:val="00B36295"/>
    <w:rsid w:val="00B427D7"/>
    <w:rsid w:val="00B456F7"/>
    <w:rsid w:val="00B51974"/>
    <w:rsid w:val="00B51986"/>
    <w:rsid w:val="00B56506"/>
    <w:rsid w:val="00B56916"/>
    <w:rsid w:val="00B602F7"/>
    <w:rsid w:val="00B67623"/>
    <w:rsid w:val="00B72C1F"/>
    <w:rsid w:val="00B7474C"/>
    <w:rsid w:val="00B756A1"/>
    <w:rsid w:val="00B771E2"/>
    <w:rsid w:val="00B77ABF"/>
    <w:rsid w:val="00B77AD4"/>
    <w:rsid w:val="00B77C84"/>
    <w:rsid w:val="00B8126C"/>
    <w:rsid w:val="00B82D36"/>
    <w:rsid w:val="00B8342F"/>
    <w:rsid w:val="00B84F20"/>
    <w:rsid w:val="00B90344"/>
    <w:rsid w:val="00B952CD"/>
    <w:rsid w:val="00B976D3"/>
    <w:rsid w:val="00BA45DE"/>
    <w:rsid w:val="00BB08DD"/>
    <w:rsid w:val="00BB1196"/>
    <w:rsid w:val="00BB588B"/>
    <w:rsid w:val="00BB5B5F"/>
    <w:rsid w:val="00BB6735"/>
    <w:rsid w:val="00BB7500"/>
    <w:rsid w:val="00BD16F8"/>
    <w:rsid w:val="00BD42C3"/>
    <w:rsid w:val="00BD4621"/>
    <w:rsid w:val="00BD5666"/>
    <w:rsid w:val="00BD7CC5"/>
    <w:rsid w:val="00BE6A0C"/>
    <w:rsid w:val="00BF204C"/>
    <w:rsid w:val="00BF4D5B"/>
    <w:rsid w:val="00BF5793"/>
    <w:rsid w:val="00BF7CB5"/>
    <w:rsid w:val="00C04765"/>
    <w:rsid w:val="00C04FC4"/>
    <w:rsid w:val="00C05FF9"/>
    <w:rsid w:val="00C061B6"/>
    <w:rsid w:val="00C06FD7"/>
    <w:rsid w:val="00C108F9"/>
    <w:rsid w:val="00C13BEA"/>
    <w:rsid w:val="00C2171B"/>
    <w:rsid w:val="00C21BDD"/>
    <w:rsid w:val="00C21F19"/>
    <w:rsid w:val="00C225A5"/>
    <w:rsid w:val="00C22B7D"/>
    <w:rsid w:val="00C2350B"/>
    <w:rsid w:val="00C23FF4"/>
    <w:rsid w:val="00C344A2"/>
    <w:rsid w:val="00C37466"/>
    <w:rsid w:val="00C44EEB"/>
    <w:rsid w:val="00C525F5"/>
    <w:rsid w:val="00C537E2"/>
    <w:rsid w:val="00C55EA2"/>
    <w:rsid w:val="00C65E25"/>
    <w:rsid w:val="00C66DD5"/>
    <w:rsid w:val="00C71486"/>
    <w:rsid w:val="00C75A9B"/>
    <w:rsid w:val="00C77998"/>
    <w:rsid w:val="00C807F3"/>
    <w:rsid w:val="00C8493B"/>
    <w:rsid w:val="00C849FD"/>
    <w:rsid w:val="00C8601D"/>
    <w:rsid w:val="00C875CE"/>
    <w:rsid w:val="00C90592"/>
    <w:rsid w:val="00C92B80"/>
    <w:rsid w:val="00CA1B0F"/>
    <w:rsid w:val="00CA37B8"/>
    <w:rsid w:val="00CA3CBC"/>
    <w:rsid w:val="00CA413C"/>
    <w:rsid w:val="00CA6B54"/>
    <w:rsid w:val="00CA77FC"/>
    <w:rsid w:val="00CB160E"/>
    <w:rsid w:val="00CB1BF8"/>
    <w:rsid w:val="00CB1EFD"/>
    <w:rsid w:val="00CB254B"/>
    <w:rsid w:val="00CB4F7C"/>
    <w:rsid w:val="00CB5DB6"/>
    <w:rsid w:val="00CC1654"/>
    <w:rsid w:val="00CC248E"/>
    <w:rsid w:val="00CC52DB"/>
    <w:rsid w:val="00CC5336"/>
    <w:rsid w:val="00CC7F71"/>
    <w:rsid w:val="00CE0081"/>
    <w:rsid w:val="00CE1EEB"/>
    <w:rsid w:val="00CE38E0"/>
    <w:rsid w:val="00CE3FAA"/>
    <w:rsid w:val="00CE4785"/>
    <w:rsid w:val="00CE4A79"/>
    <w:rsid w:val="00CF0344"/>
    <w:rsid w:val="00CF094D"/>
    <w:rsid w:val="00CF1C65"/>
    <w:rsid w:val="00CF3A99"/>
    <w:rsid w:val="00CF60F8"/>
    <w:rsid w:val="00CF6393"/>
    <w:rsid w:val="00D01468"/>
    <w:rsid w:val="00D021B8"/>
    <w:rsid w:val="00D03033"/>
    <w:rsid w:val="00D10FA8"/>
    <w:rsid w:val="00D128EF"/>
    <w:rsid w:val="00D142D5"/>
    <w:rsid w:val="00D14EA3"/>
    <w:rsid w:val="00D17F5E"/>
    <w:rsid w:val="00D25A69"/>
    <w:rsid w:val="00D26ECE"/>
    <w:rsid w:val="00D30117"/>
    <w:rsid w:val="00D31F4C"/>
    <w:rsid w:val="00D323AE"/>
    <w:rsid w:val="00D33CAD"/>
    <w:rsid w:val="00D34907"/>
    <w:rsid w:val="00D3755E"/>
    <w:rsid w:val="00D41854"/>
    <w:rsid w:val="00D41AD6"/>
    <w:rsid w:val="00D442F8"/>
    <w:rsid w:val="00D46E5F"/>
    <w:rsid w:val="00D4711D"/>
    <w:rsid w:val="00D52DAF"/>
    <w:rsid w:val="00D54F92"/>
    <w:rsid w:val="00D5778E"/>
    <w:rsid w:val="00D61968"/>
    <w:rsid w:val="00D61B44"/>
    <w:rsid w:val="00D628CC"/>
    <w:rsid w:val="00D62ACF"/>
    <w:rsid w:val="00D63FB1"/>
    <w:rsid w:val="00D65A19"/>
    <w:rsid w:val="00D66C64"/>
    <w:rsid w:val="00D674F2"/>
    <w:rsid w:val="00D71014"/>
    <w:rsid w:val="00D80412"/>
    <w:rsid w:val="00D80768"/>
    <w:rsid w:val="00D807F5"/>
    <w:rsid w:val="00D808E8"/>
    <w:rsid w:val="00D822F6"/>
    <w:rsid w:val="00D845E2"/>
    <w:rsid w:val="00D868DD"/>
    <w:rsid w:val="00D92C4B"/>
    <w:rsid w:val="00D93CB6"/>
    <w:rsid w:val="00D93E21"/>
    <w:rsid w:val="00D97125"/>
    <w:rsid w:val="00D971C0"/>
    <w:rsid w:val="00DA05B8"/>
    <w:rsid w:val="00DA0BDA"/>
    <w:rsid w:val="00DA1565"/>
    <w:rsid w:val="00DA1C8A"/>
    <w:rsid w:val="00DA4A6C"/>
    <w:rsid w:val="00DA5307"/>
    <w:rsid w:val="00DB030F"/>
    <w:rsid w:val="00DB0D22"/>
    <w:rsid w:val="00DB36D8"/>
    <w:rsid w:val="00DB3B3D"/>
    <w:rsid w:val="00DB5776"/>
    <w:rsid w:val="00DB5BD7"/>
    <w:rsid w:val="00DB6304"/>
    <w:rsid w:val="00DC1BE9"/>
    <w:rsid w:val="00DC6DDE"/>
    <w:rsid w:val="00DD0A86"/>
    <w:rsid w:val="00DD25C1"/>
    <w:rsid w:val="00DD42B2"/>
    <w:rsid w:val="00DD52BD"/>
    <w:rsid w:val="00DD6B5B"/>
    <w:rsid w:val="00DE340F"/>
    <w:rsid w:val="00DE37A9"/>
    <w:rsid w:val="00DE3909"/>
    <w:rsid w:val="00DE556D"/>
    <w:rsid w:val="00DE7444"/>
    <w:rsid w:val="00DF0C35"/>
    <w:rsid w:val="00DF17E7"/>
    <w:rsid w:val="00DF1F32"/>
    <w:rsid w:val="00DF245F"/>
    <w:rsid w:val="00DF58C3"/>
    <w:rsid w:val="00DF5E81"/>
    <w:rsid w:val="00E018CC"/>
    <w:rsid w:val="00E029F5"/>
    <w:rsid w:val="00E02B36"/>
    <w:rsid w:val="00E03342"/>
    <w:rsid w:val="00E0390C"/>
    <w:rsid w:val="00E03B00"/>
    <w:rsid w:val="00E04C70"/>
    <w:rsid w:val="00E064B9"/>
    <w:rsid w:val="00E06A8C"/>
    <w:rsid w:val="00E07218"/>
    <w:rsid w:val="00E10C21"/>
    <w:rsid w:val="00E114D5"/>
    <w:rsid w:val="00E11795"/>
    <w:rsid w:val="00E1180D"/>
    <w:rsid w:val="00E14557"/>
    <w:rsid w:val="00E169B4"/>
    <w:rsid w:val="00E218F7"/>
    <w:rsid w:val="00E2236A"/>
    <w:rsid w:val="00E247F8"/>
    <w:rsid w:val="00E24B34"/>
    <w:rsid w:val="00E256F8"/>
    <w:rsid w:val="00E2652B"/>
    <w:rsid w:val="00E26953"/>
    <w:rsid w:val="00E270EF"/>
    <w:rsid w:val="00E30110"/>
    <w:rsid w:val="00E31D8E"/>
    <w:rsid w:val="00E35267"/>
    <w:rsid w:val="00E35375"/>
    <w:rsid w:val="00E40690"/>
    <w:rsid w:val="00E44031"/>
    <w:rsid w:val="00E460CC"/>
    <w:rsid w:val="00E46B87"/>
    <w:rsid w:val="00E472B0"/>
    <w:rsid w:val="00E47AE6"/>
    <w:rsid w:val="00E50260"/>
    <w:rsid w:val="00E54DA1"/>
    <w:rsid w:val="00E57BAB"/>
    <w:rsid w:val="00E57BC9"/>
    <w:rsid w:val="00E61058"/>
    <w:rsid w:val="00E62C73"/>
    <w:rsid w:val="00E62EE1"/>
    <w:rsid w:val="00E65917"/>
    <w:rsid w:val="00E66A87"/>
    <w:rsid w:val="00E705DE"/>
    <w:rsid w:val="00E8038A"/>
    <w:rsid w:val="00E81F64"/>
    <w:rsid w:val="00E83F56"/>
    <w:rsid w:val="00E87FAE"/>
    <w:rsid w:val="00E92C22"/>
    <w:rsid w:val="00E94A7B"/>
    <w:rsid w:val="00E94AB3"/>
    <w:rsid w:val="00E957B4"/>
    <w:rsid w:val="00EA0D94"/>
    <w:rsid w:val="00EA1FCB"/>
    <w:rsid w:val="00EB029D"/>
    <w:rsid w:val="00EB279B"/>
    <w:rsid w:val="00EB6258"/>
    <w:rsid w:val="00EB6997"/>
    <w:rsid w:val="00EB7BA1"/>
    <w:rsid w:val="00EC0149"/>
    <w:rsid w:val="00EC0924"/>
    <w:rsid w:val="00EC2EEA"/>
    <w:rsid w:val="00EC5740"/>
    <w:rsid w:val="00ED055D"/>
    <w:rsid w:val="00ED298D"/>
    <w:rsid w:val="00ED2BE3"/>
    <w:rsid w:val="00ED5047"/>
    <w:rsid w:val="00ED555B"/>
    <w:rsid w:val="00EE2007"/>
    <w:rsid w:val="00EE296D"/>
    <w:rsid w:val="00EE4D71"/>
    <w:rsid w:val="00EF0AAC"/>
    <w:rsid w:val="00EF616D"/>
    <w:rsid w:val="00EF7258"/>
    <w:rsid w:val="00EF778D"/>
    <w:rsid w:val="00F07419"/>
    <w:rsid w:val="00F10E9D"/>
    <w:rsid w:val="00F14848"/>
    <w:rsid w:val="00F1543E"/>
    <w:rsid w:val="00F160AB"/>
    <w:rsid w:val="00F21759"/>
    <w:rsid w:val="00F2559F"/>
    <w:rsid w:val="00F26A93"/>
    <w:rsid w:val="00F27867"/>
    <w:rsid w:val="00F31149"/>
    <w:rsid w:val="00F34335"/>
    <w:rsid w:val="00F36BC8"/>
    <w:rsid w:val="00F3705C"/>
    <w:rsid w:val="00F37BD0"/>
    <w:rsid w:val="00F40974"/>
    <w:rsid w:val="00F42388"/>
    <w:rsid w:val="00F44620"/>
    <w:rsid w:val="00F46958"/>
    <w:rsid w:val="00F504E3"/>
    <w:rsid w:val="00F6267A"/>
    <w:rsid w:val="00F62726"/>
    <w:rsid w:val="00F62C3E"/>
    <w:rsid w:val="00F638EB"/>
    <w:rsid w:val="00F66ABC"/>
    <w:rsid w:val="00F72778"/>
    <w:rsid w:val="00F75ECC"/>
    <w:rsid w:val="00F76DB8"/>
    <w:rsid w:val="00F802F2"/>
    <w:rsid w:val="00F8276D"/>
    <w:rsid w:val="00F84126"/>
    <w:rsid w:val="00F84A3D"/>
    <w:rsid w:val="00F870A7"/>
    <w:rsid w:val="00F8755A"/>
    <w:rsid w:val="00F87EDF"/>
    <w:rsid w:val="00F90577"/>
    <w:rsid w:val="00F92ED1"/>
    <w:rsid w:val="00F93793"/>
    <w:rsid w:val="00FA0ABF"/>
    <w:rsid w:val="00FA1D1F"/>
    <w:rsid w:val="00FA1DA9"/>
    <w:rsid w:val="00FA357B"/>
    <w:rsid w:val="00FA4912"/>
    <w:rsid w:val="00FA68A2"/>
    <w:rsid w:val="00FA7513"/>
    <w:rsid w:val="00FB1735"/>
    <w:rsid w:val="00FB42F3"/>
    <w:rsid w:val="00FB73BE"/>
    <w:rsid w:val="00FC04AE"/>
    <w:rsid w:val="00FC776F"/>
    <w:rsid w:val="00FD07EC"/>
    <w:rsid w:val="00FD0C5F"/>
    <w:rsid w:val="00FD0D5E"/>
    <w:rsid w:val="00FD0F56"/>
    <w:rsid w:val="00FD5F74"/>
    <w:rsid w:val="00FD7D76"/>
    <w:rsid w:val="00FE36D3"/>
    <w:rsid w:val="00FE3A55"/>
    <w:rsid w:val="00FE3B3C"/>
    <w:rsid w:val="00FE7453"/>
    <w:rsid w:val="00FF005F"/>
    <w:rsid w:val="00FF184B"/>
    <w:rsid w:val="00FF1D2A"/>
    <w:rsid w:val="00FF1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7B3B4"/>
  <w15:docId w15:val="{53447680-9DF1-4716-859C-6ECAE2A3A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A81"/>
    <w:pPr>
      <w:widowControl w:val="0"/>
      <w:spacing w:after="0" w:line="240" w:lineRule="atLeast"/>
    </w:pPr>
    <w:rPr>
      <w:rFonts w:ascii="Times New Roman" w:eastAsia="Times New Roman" w:hAnsi="Times New Roman" w:cs="Times New Roman"/>
      <w:sz w:val="20"/>
      <w:szCs w:val="20"/>
    </w:rPr>
  </w:style>
  <w:style w:type="paragraph" w:styleId="Heading1">
    <w:name w:val="heading 1"/>
    <w:aliases w:val="H1"/>
    <w:basedOn w:val="Normal"/>
    <w:next w:val="Normal"/>
    <w:link w:val="Heading1Char"/>
    <w:qFormat/>
    <w:rsid w:val="002A5C1E"/>
    <w:pPr>
      <w:keepNext/>
      <w:spacing w:before="120" w:after="60"/>
      <w:outlineLvl w:val="0"/>
    </w:pPr>
    <w:rPr>
      <w:rFonts w:ascii="Arial" w:hAnsi="Arial"/>
      <w:b/>
      <w:sz w:val="24"/>
    </w:rPr>
  </w:style>
  <w:style w:type="paragraph" w:styleId="Heading2">
    <w:name w:val="heading 2"/>
    <w:aliases w:val="H2,style2,見出し 2"/>
    <w:basedOn w:val="Heading1"/>
    <w:next w:val="Normal"/>
    <w:link w:val="Heading2Char"/>
    <w:qFormat/>
    <w:rsid w:val="002A5C1E"/>
    <w:pPr>
      <w:numPr>
        <w:ilvl w:val="1"/>
      </w:numPr>
      <w:outlineLvl w:val="1"/>
    </w:pPr>
    <w:rPr>
      <w:sz w:val="20"/>
    </w:rPr>
  </w:style>
  <w:style w:type="paragraph" w:styleId="Heading3">
    <w:name w:val="heading 3"/>
    <w:aliases w:val="h2,2nd Level Head,H3,見出し 3"/>
    <w:basedOn w:val="Heading1"/>
    <w:next w:val="Normal"/>
    <w:link w:val="Heading3Char"/>
    <w:qFormat/>
    <w:rsid w:val="002A5C1E"/>
    <w:pPr>
      <w:outlineLvl w:val="2"/>
    </w:pPr>
    <w:rPr>
      <w:b w:val="0"/>
      <w:i/>
      <w:sz w:val="20"/>
    </w:rPr>
  </w:style>
  <w:style w:type="paragraph" w:styleId="Heading4">
    <w:name w:val="heading 4"/>
    <w:aliases w:val="h3,3rd Level Head,H4,Map Title"/>
    <w:basedOn w:val="Heading1"/>
    <w:next w:val="Normal"/>
    <w:link w:val="Heading4Char"/>
    <w:qFormat/>
    <w:rsid w:val="002A5C1E"/>
    <w:pPr>
      <w:numPr>
        <w:ilvl w:val="3"/>
      </w:numPr>
      <w:outlineLvl w:val="3"/>
    </w:pPr>
    <w:rPr>
      <w:b w:val="0"/>
      <w:sz w:val="20"/>
    </w:rPr>
  </w:style>
  <w:style w:type="paragraph" w:styleId="Heading5">
    <w:name w:val="heading 5"/>
    <w:basedOn w:val="Normal"/>
    <w:next w:val="Normal"/>
    <w:link w:val="Heading5Char"/>
    <w:qFormat/>
    <w:rsid w:val="002A5C1E"/>
    <w:pPr>
      <w:spacing w:before="240" w:after="60"/>
      <w:outlineLvl w:val="4"/>
    </w:pPr>
    <w:rPr>
      <w:sz w:val="22"/>
    </w:rPr>
  </w:style>
  <w:style w:type="paragraph" w:styleId="Heading6">
    <w:name w:val="heading 6"/>
    <w:aliases w:val="H6"/>
    <w:basedOn w:val="Normal"/>
    <w:next w:val="Normal"/>
    <w:link w:val="Heading6Char"/>
    <w:qFormat/>
    <w:rsid w:val="002A5C1E"/>
    <w:pPr>
      <w:spacing w:before="240" w:after="60"/>
      <w:outlineLvl w:val="5"/>
    </w:pPr>
    <w:rPr>
      <w:i/>
      <w:sz w:val="22"/>
    </w:rPr>
  </w:style>
  <w:style w:type="paragraph" w:styleId="Heading7">
    <w:name w:val="heading 7"/>
    <w:basedOn w:val="Normal"/>
    <w:next w:val="Normal"/>
    <w:link w:val="Heading7Char"/>
    <w:qFormat/>
    <w:rsid w:val="002A5C1E"/>
    <w:pPr>
      <w:spacing w:before="240" w:after="60"/>
      <w:outlineLvl w:val="6"/>
    </w:pPr>
  </w:style>
  <w:style w:type="paragraph" w:styleId="Heading8">
    <w:name w:val="heading 8"/>
    <w:basedOn w:val="Normal"/>
    <w:next w:val="Normal"/>
    <w:link w:val="Heading8Char"/>
    <w:qFormat/>
    <w:rsid w:val="002A5C1E"/>
    <w:pPr>
      <w:spacing w:before="240" w:after="60"/>
      <w:outlineLvl w:val="7"/>
    </w:pPr>
    <w:rPr>
      <w:i/>
    </w:rPr>
  </w:style>
  <w:style w:type="paragraph" w:styleId="Heading9">
    <w:name w:val="heading 9"/>
    <w:basedOn w:val="Normal"/>
    <w:next w:val="Normal"/>
    <w:link w:val="Heading9Char"/>
    <w:qFormat/>
    <w:rsid w:val="002A5C1E"/>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2A5C1E"/>
    <w:rPr>
      <w:rFonts w:ascii="Arial" w:eastAsia="Times New Roman" w:hAnsi="Arial" w:cs="Times New Roman"/>
      <w:b/>
      <w:sz w:val="24"/>
      <w:szCs w:val="20"/>
    </w:rPr>
  </w:style>
  <w:style w:type="character" w:customStyle="1" w:styleId="Heading2Char">
    <w:name w:val="Heading 2 Char"/>
    <w:aliases w:val="H2 Char1,style2 Char1,見出し 2 Char1"/>
    <w:basedOn w:val="DefaultParagraphFont"/>
    <w:link w:val="Heading2"/>
    <w:rsid w:val="002A5C1E"/>
    <w:rPr>
      <w:rFonts w:ascii="Arial" w:eastAsia="Times New Roman" w:hAnsi="Arial" w:cs="Times New Roman"/>
      <w:b/>
      <w:sz w:val="20"/>
      <w:szCs w:val="20"/>
    </w:rPr>
  </w:style>
  <w:style w:type="character" w:customStyle="1" w:styleId="Heading3Char">
    <w:name w:val="Heading 3 Char"/>
    <w:aliases w:val="h2 Char,2nd Level Head Char,H3 Char,見出し 3 Char"/>
    <w:basedOn w:val="DefaultParagraphFont"/>
    <w:link w:val="Heading3"/>
    <w:rsid w:val="002A5C1E"/>
    <w:rPr>
      <w:rFonts w:ascii="Arial" w:eastAsia="Times New Roman" w:hAnsi="Arial" w:cs="Times New Roman"/>
      <w:i/>
      <w:sz w:val="20"/>
      <w:szCs w:val="20"/>
    </w:rPr>
  </w:style>
  <w:style w:type="character" w:customStyle="1" w:styleId="Heading4Char">
    <w:name w:val="Heading 4 Char"/>
    <w:aliases w:val="h3 Char,3rd Level Head Char,H4 Char,Map Title Char"/>
    <w:basedOn w:val="DefaultParagraphFont"/>
    <w:link w:val="Heading4"/>
    <w:rsid w:val="002A5C1E"/>
    <w:rPr>
      <w:rFonts w:ascii="Arial" w:eastAsia="Times New Roman" w:hAnsi="Arial" w:cs="Times New Roman"/>
      <w:sz w:val="20"/>
      <w:szCs w:val="20"/>
    </w:rPr>
  </w:style>
  <w:style w:type="character" w:customStyle="1" w:styleId="Heading5Char">
    <w:name w:val="Heading 5 Char"/>
    <w:basedOn w:val="DefaultParagraphFont"/>
    <w:link w:val="Heading5"/>
    <w:rsid w:val="002A5C1E"/>
    <w:rPr>
      <w:rFonts w:ascii="Times New Roman" w:eastAsia="Times New Roman" w:hAnsi="Times New Roman" w:cs="Times New Roman"/>
      <w:szCs w:val="20"/>
    </w:rPr>
  </w:style>
  <w:style w:type="character" w:customStyle="1" w:styleId="Heading6Char">
    <w:name w:val="Heading 6 Char"/>
    <w:aliases w:val="H6 Char"/>
    <w:basedOn w:val="DefaultParagraphFont"/>
    <w:link w:val="Heading6"/>
    <w:rsid w:val="002A5C1E"/>
    <w:rPr>
      <w:rFonts w:ascii="Times New Roman" w:eastAsia="Times New Roman" w:hAnsi="Times New Roman" w:cs="Times New Roman"/>
      <w:i/>
      <w:szCs w:val="20"/>
    </w:rPr>
  </w:style>
  <w:style w:type="character" w:customStyle="1" w:styleId="Heading7Char">
    <w:name w:val="Heading 7 Char"/>
    <w:basedOn w:val="DefaultParagraphFont"/>
    <w:link w:val="Heading7"/>
    <w:rsid w:val="002A5C1E"/>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2A5C1E"/>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2A5C1E"/>
    <w:rPr>
      <w:rFonts w:ascii="Times New Roman" w:eastAsia="Times New Roman" w:hAnsi="Times New Roman" w:cs="Times New Roman"/>
      <w:b/>
      <w:i/>
      <w:sz w:val="18"/>
      <w:szCs w:val="20"/>
    </w:rPr>
  </w:style>
  <w:style w:type="paragraph" w:customStyle="1" w:styleId="Paragraph2">
    <w:name w:val="Paragraph2"/>
    <w:basedOn w:val="Normal"/>
    <w:rsid w:val="002A5C1E"/>
    <w:pPr>
      <w:spacing w:before="80"/>
      <w:ind w:left="720"/>
      <w:jc w:val="both"/>
    </w:pPr>
    <w:rPr>
      <w:color w:val="000000"/>
      <w:lang w:val="en-AU"/>
    </w:rPr>
  </w:style>
  <w:style w:type="paragraph" w:styleId="Title">
    <w:name w:val="Title"/>
    <w:basedOn w:val="Normal"/>
    <w:next w:val="Normal"/>
    <w:link w:val="TitleChar"/>
    <w:qFormat/>
    <w:rsid w:val="002A5C1E"/>
    <w:pPr>
      <w:spacing w:line="240" w:lineRule="auto"/>
      <w:jc w:val="center"/>
    </w:pPr>
    <w:rPr>
      <w:rFonts w:ascii="Arial" w:hAnsi="Arial"/>
      <w:b/>
      <w:sz w:val="36"/>
    </w:rPr>
  </w:style>
  <w:style w:type="character" w:customStyle="1" w:styleId="TitleChar">
    <w:name w:val="Title Char"/>
    <w:basedOn w:val="DefaultParagraphFont"/>
    <w:link w:val="Title"/>
    <w:rsid w:val="002A5C1E"/>
    <w:rPr>
      <w:rFonts w:ascii="Arial" w:eastAsia="Times New Roman" w:hAnsi="Arial" w:cs="Times New Roman"/>
      <w:b/>
      <w:sz w:val="36"/>
      <w:szCs w:val="20"/>
    </w:rPr>
  </w:style>
  <w:style w:type="paragraph" w:styleId="Subtitle">
    <w:name w:val="Subtitle"/>
    <w:basedOn w:val="Normal"/>
    <w:link w:val="SubtitleChar"/>
    <w:uiPriority w:val="11"/>
    <w:qFormat/>
    <w:rsid w:val="002A5C1E"/>
    <w:pPr>
      <w:spacing w:after="60"/>
      <w:jc w:val="center"/>
    </w:pPr>
    <w:rPr>
      <w:rFonts w:ascii="Arial" w:hAnsi="Arial"/>
      <w:i/>
      <w:sz w:val="36"/>
      <w:lang w:val="en-AU"/>
    </w:rPr>
  </w:style>
  <w:style w:type="character" w:customStyle="1" w:styleId="SubtitleChar">
    <w:name w:val="Subtitle Char"/>
    <w:basedOn w:val="DefaultParagraphFont"/>
    <w:link w:val="Subtitle"/>
    <w:uiPriority w:val="11"/>
    <w:rsid w:val="002A5C1E"/>
    <w:rPr>
      <w:rFonts w:ascii="Arial" w:eastAsia="Times New Roman" w:hAnsi="Arial" w:cs="Times New Roman"/>
      <w:i/>
      <w:sz w:val="36"/>
      <w:szCs w:val="20"/>
      <w:lang w:val="en-AU"/>
    </w:rPr>
  </w:style>
  <w:style w:type="paragraph" w:styleId="NormalIndent">
    <w:name w:val="Normal Indent"/>
    <w:basedOn w:val="Normal"/>
    <w:rsid w:val="002A5C1E"/>
    <w:pPr>
      <w:ind w:left="900" w:hanging="900"/>
    </w:pPr>
  </w:style>
  <w:style w:type="paragraph" w:styleId="TOC1">
    <w:name w:val="toc 1"/>
    <w:basedOn w:val="Normal"/>
    <w:next w:val="Normal"/>
    <w:uiPriority w:val="39"/>
    <w:rsid w:val="002A5C1E"/>
    <w:pPr>
      <w:tabs>
        <w:tab w:val="right" w:pos="9360"/>
      </w:tabs>
      <w:spacing w:before="240" w:after="60"/>
      <w:ind w:right="720"/>
    </w:pPr>
  </w:style>
  <w:style w:type="paragraph" w:styleId="TOC2">
    <w:name w:val="toc 2"/>
    <w:basedOn w:val="Normal"/>
    <w:next w:val="Normal"/>
    <w:uiPriority w:val="39"/>
    <w:rsid w:val="002A5C1E"/>
    <w:pPr>
      <w:tabs>
        <w:tab w:val="right" w:pos="9360"/>
      </w:tabs>
      <w:ind w:left="432" w:right="720"/>
    </w:pPr>
  </w:style>
  <w:style w:type="paragraph" w:styleId="TOC3">
    <w:name w:val="toc 3"/>
    <w:basedOn w:val="Normal"/>
    <w:next w:val="Normal"/>
    <w:uiPriority w:val="39"/>
    <w:rsid w:val="002A5C1E"/>
    <w:pPr>
      <w:tabs>
        <w:tab w:val="left" w:pos="1440"/>
        <w:tab w:val="right" w:pos="9360"/>
      </w:tabs>
      <w:ind w:left="864"/>
    </w:pPr>
  </w:style>
  <w:style w:type="paragraph" w:styleId="Header">
    <w:name w:val="header"/>
    <w:basedOn w:val="Normal"/>
    <w:link w:val="HeaderChar"/>
    <w:uiPriority w:val="99"/>
    <w:rsid w:val="002A5C1E"/>
    <w:pPr>
      <w:tabs>
        <w:tab w:val="center" w:pos="4320"/>
        <w:tab w:val="right" w:pos="8640"/>
      </w:tabs>
    </w:pPr>
  </w:style>
  <w:style w:type="character" w:customStyle="1" w:styleId="HeaderChar">
    <w:name w:val="Header Char"/>
    <w:basedOn w:val="DefaultParagraphFont"/>
    <w:link w:val="Header"/>
    <w:uiPriority w:val="99"/>
    <w:rsid w:val="002A5C1E"/>
    <w:rPr>
      <w:rFonts w:ascii="Times New Roman" w:eastAsia="Times New Roman" w:hAnsi="Times New Roman" w:cs="Times New Roman"/>
      <w:sz w:val="20"/>
      <w:szCs w:val="20"/>
    </w:rPr>
  </w:style>
  <w:style w:type="paragraph" w:styleId="Footer">
    <w:name w:val="footer"/>
    <w:basedOn w:val="Normal"/>
    <w:link w:val="FooterChar"/>
    <w:uiPriority w:val="99"/>
    <w:rsid w:val="002A5C1E"/>
    <w:pPr>
      <w:tabs>
        <w:tab w:val="center" w:pos="4320"/>
        <w:tab w:val="right" w:pos="8640"/>
      </w:tabs>
    </w:pPr>
  </w:style>
  <w:style w:type="character" w:customStyle="1" w:styleId="FooterChar">
    <w:name w:val="Footer Char"/>
    <w:basedOn w:val="DefaultParagraphFont"/>
    <w:link w:val="Footer"/>
    <w:uiPriority w:val="99"/>
    <w:rsid w:val="002A5C1E"/>
    <w:rPr>
      <w:rFonts w:ascii="Times New Roman" w:eastAsia="Times New Roman" w:hAnsi="Times New Roman" w:cs="Times New Roman"/>
      <w:sz w:val="20"/>
      <w:szCs w:val="20"/>
    </w:rPr>
  </w:style>
  <w:style w:type="character" w:styleId="PageNumber">
    <w:name w:val="page number"/>
    <w:basedOn w:val="DefaultParagraphFont"/>
    <w:rsid w:val="002A5C1E"/>
  </w:style>
  <w:style w:type="paragraph" w:customStyle="1" w:styleId="Paragraph3">
    <w:name w:val="Paragraph3"/>
    <w:basedOn w:val="Normal"/>
    <w:rsid w:val="002A5C1E"/>
    <w:pPr>
      <w:spacing w:before="80" w:line="240" w:lineRule="auto"/>
      <w:ind w:left="1530"/>
      <w:jc w:val="both"/>
    </w:pPr>
  </w:style>
  <w:style w:type="paragraph" w:customStyle="1" w:styleId="Paragraph4">
    <w:name w:val="Paragraph4"/>
    <w:basedOn w:val="Normal"/>
    <w:rsid w:val="002A5C1E"/>
    <w:pPr>
      <w:spacing w:before="80" w:line="240" w:lineRule="auto"/>
      <w:ind w:left="2250"/>
      <w:jc w:val="both"/>
    </w:pPr>
  </w:style>
  <w:style w:type="paragraph" w:customStyle="1" w:styleId="Tabletext">
    <w:name w:val="Tabletext"/>
    <w:basedOn w:val="Normal"/>
    <w:rsid w:val="002A5C1E"/>
    <w:pPr>
      <w:keepLines/>
      <w:spacing w:after="120"/>
    </w:pPr>
  </w:style>
  <w:style w:type="paragraph" w:styleId="BodyText">
    <w:name w:val="Body Text"/>
    <w:aliases w:val="bt,Body Text 1"/>
    <w:basedOn w:val="Normal"/>
    <w:link w:val="BodyTextChar"/>
    <w:rsid w:val="002A5C1E"/>
    <w:pPr>
      <w:keepLines/>
      <w:spacing w:after="120"/>
      <w:ind w:left="720"/>
    </w:pPr>
  </w:style>
  <w:style w:type="character" w:customStyle="1" w:styleId="BodyTextChar">
    <w:name w:val="Body Text Char"/>
    <w:aliases w:val="bt Char,Body Text 1 Char"/>
    <w:basedOn w:val="DefaultParagraphFont"/>
    <w:link w:val="BodyText"/>
    <w:rsid w:val="002A5C1E"/>
    <w:rPr>
      <w:rFonts w:ascii="Times New Roman" w:eastAsia="Times New Roman" w:hAnsi="Times New Roman" w:cs="Times New Roman"/>
      <w:sz w:val="20"/>
      <w:szCs w:val="20"/>
    </w:rPr>
  </w:style>
  <w:style w:type="paragraph" w:styleId="TOC4">
    <w:name w:val="toc 4"/>
    <w:basedOn w:val="Normal"/>
    <w:next w:val="Normal"/>
    <w:uiPriority w:val="39"/>
    <w:rsid w:val="002A5C1E"/>
    <w:pPr>
      <w:ind w:left="600"/>
    </w:pPr>
  </w:style>
  <w:style w:type="paragraph" w:styleId="TOC5">
    <w:name w:val="toc 5"/>
    <w:basedOn w:val="Normal"/>
    <w:next w:val="Normal"/>
    <w:uiPriority w:val="39"/>
    <w:rsid w:val="002A5C1E"/>
    <w:pPr>
      <w:ind w:left="800"/>
    </w:pPr>
  </w:style>
  <w:style w:type="paragraph" w:styleId="TOC6">
    <w:name w:val="toc 6"/>
    <w:basedOn w:val="Normal"/>
    <w:next w:val="Normal"/>
    <w:uiPriority w:val="39"/>
    <w:rsid w:val="002A5C1E"/>
    <w:pPr>
      <w:ind w:left="1000"/>
    </w:pPr>
  </w:style>
  <w:style w:type="paragraph" w:styleId="TOC7">
    <w:name w:val="toc 7"/>
    <w:basedOn w:val="Normal"/>
    <w:next w:val="Normal"/>
    <w:uiPriority w:val="39"/>
    <w:rsid w:val="002A5C1E"/>
    <w:pPr>
      <w:ind w:left="1200"/>
    </w:pPr>
  </w:style>
  <w:style w:type="paragraph" w:styleId="TOC8">
    <w:name w:val="toc 8"/>
    <w:basedOn w:val="Normal"/>
    <w:next w:val="Normal"/>
    <w:uiPriority w:val="39"/>
    <w:rsid w:val="002A5C1E"/>
    <w:pPr>
      <w:ind w:left="1400"/>
    </w:pPr>
  </w:style>
  <w:style w:type="paragraph" w:styleId="TOC9">
    <w:name w:val="toc 9"/>
    <w:basedOn w:val="Normal"/>
    <w:next w:val="Normal"/>
    <w:uiPriority w:val="39"/>
    <w:rsid w:val="002A5C1E"/>
    <w:pPr>
      <w:ind w:left="1600"/>
    </w:pPr>
  </w:style>
  <w:style w:type="paragraph" w:customStyle="1" w:styleId="Bullet1">
    <w:name w:val="Bullet1"/>
    <w:basedOn w:val="Normal"/>
    <w:rsid w:val="002A5C1E"/>
    <w:pPr>
      <w:ind w:left="720" w:hanging="432"/>
    </w:pPr>
  </w:style>
  <w:style w:type="paragraph" w:customStyle="1" w:styleId="Bullet2">
    <w:name w:val="Bullet2"/>
    <w:basedOn w:val="Normal"/>
    <w:rsid w:val="002A5C1E"/>
    <w:pPr>
      <w:ind w:left="1440" w:hanging="360"/>
    </w:pPr>
    <w:rPr>
      <w:color w:val="000080"/>
    </w:rPr>
  </w:style>
  <w:style w:type="paragraph" w:styleId="DocumentMap">
    <w:name w:val="Document Map"/>
    <w:basedOn w:val="Normal"/>
    <w:link w:val="DocumentMapChar"/>
    <w:semiHidden/>
    <w:rsid w:val="002A5C1E"/>
    <w:pPr>
      <w:shd w:val="clear" w:color="auto" w:fill="000080"/>
    </w:pPr>
    <w:rPr>
      <w:rFonts w:ascii="Tahoma" w:hAnsi="Tahoma"/>
    </w:rPr>
  </w:style>
  <w:style w:type="character" w:customStyle="1" w:styleId="DocumentMapChar">
    <w:name w:val="Document Map Char"/>
    <w:basedOn w:val="DefaultParagraphFont"/>
    <w:link w:val="DocumentMap"/>
    <w:semiHidden/>
    <w:rsid w:val="002A5C1E"/>
    <w:rPr>
      <w:rFonts w:ascii="Tahoma" w:eastAsia="Times New Roman" w:hAnsi="Tahoma" w:cs="Times New Roman"/>
      <w:sz w:val="20"/>
      <w:szCs w:val="20"/>
      <w:shd w:val="clear" w:color="auto" w:fill="000080"/>
    </w:rPr>
  </w:style>
  <w:style w:type="character" w:styleId="FootnoteReference">
    <w:name w:val="footnote reference"/>
    <w:semiHidden/>
    <w:rsid w:val="002A5C1E"/>
    <w:rPr>
      <w:sz w:val="20"/>
      <w:vertAlign w:val="superscript"/>
    </w:rPr>
  </w:style>
  <w:style w:type="paragraph" w:styleId="FootnoteText">
    <w:name w:val="footnote text"/>
    <w:basedOn w:val="Normal"/>
    <w:link w:val="FootnoteTextChar"/>
    <w:semiHidden/>
    <w:rsid w:val="002A5C1E"/>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semiHidden/>
    <w:rsid w:val="002A5C1E"/>
    <w:rPr>
      <w:rFonts w:ascii="Helvetica" w:eastAsia="Times New Roman" w:hAnsi="Helvetica" w:cs="Times New Roman"/>
      <w:sz w:val="16"/>
      <w:szCs w:val="20"/>
    </w:rPr>
  </w:style>
  <w:style w:type="paragraph" w:customStyle="1" w:styleId="MainTitle">
    <w:name w:val="Main Title"/>
    <w:basedOn w:val="Normal"/>
    <w:rsid w:val="002A5C1E"/>
    <w:pPr>
      <w:spacing w:before="480" w:after="60" w:line="240" w:lineRule="auto"/>
      <w:jc w:val="center"/>
    </w:pPr>
    <w:rPr>
      <w:rFonts w:ascii="Arial" w:hAnsi="Arial"/>
      <w:b/>
      <w:kern w:val="28"/>
      <w:sz w:val="32"/>
    </w:rPr>
  </w:style>
  <w:style w:type="paragraph" w:customStyle="1" w:styleId="Paragraph1">
    <w:name w:val="Paragraph1"/>
    <w:basedOn w:val="Normal"/>
    <w:rsid w:val="002A5C1E"/>
    <w:pPr>
      <w:spacing w:before="80" w:line="240" w:lineRule="auto"/>
      <w:jc w:val="both"/>
    </w:pPr>
  </w:style>
  <w:style w:type="paragraph" w:styleId="BodyText2">
    <w:name w:val="Body Text 2"/>
    <w:basedOn w:val="Normal"/>
    <w:link w:val="BodyText2Char"/>
    <w:rsid w:val="002A5C1E"/>
    <w:pPr>
      <w:ind w:left="720"/>
    </w:pPr>
    <w:rPr>
      <w:i/>
      <w:color w:val="0000FF"/>
      <w:u w:val="single"/>
    </w:rPr>
  </w:style>
  <w:style w:type="character" w:customStyle="1" w:styleId="BodyText2Char">
    <w:name w:val="Body Text 2 Char"/>
    <w:basedOn w:val="DefaultParagraphFont"/>
    <w:link w:val="BodyText2"/>
    <w:rsid w:val="002A5C1E"/>
    <w:rPr>
      <w:rFonts w:ascii="Times New Roman" w:eastAsia="Times New Roman" w:hAnsi="Times New Roman" w:cs="Times New Roman"/>
      <w:i/>
      <w:color w:val="0000FF"/>
      <w:sz w:val="20"/>
      <w:szCs w:val="20"/>
      <w:u w:val="single"/>
    </w:rPr>
  </w:style>
  <w:style w:type="paragraph" w:customStyle="1" w:styleId="Body">
    <w:name w:val="Body"/>
    <w:basedOn w:val="Normal"/>
    <w:rsid w:val="002A5C1E"/>
    <w:pPr>
      <w:widowControl/>
      <w:spacing w:before="120" w:line="240" w:lineRule="auto"/>
      <w:jc w:val="both"/>
    </w:pPr>
    <w:rPr>
      <w:rFonts w:ascii="Book Antiqua" w:hAnsi="Book Antiqua"/>
    </w:rPr>
  </w:style>
  <w:style w:type="paragraph" w:customStyle="1" w:styleId="Bullet">
    <w:name w:val="Bullet"/>
    <w:basedOn w:val="Normal"/>
    <w:rsid w:val="002A5C1E"/>
    <w:pPr>
      <w:widowControl/>
      <w:tabs>
        <w:tab w:val="left"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rsid w:val="002A5C1E"/>
    <w:pPr>
      <w:spacing w:after="120"/>
      <w:ind w:left="720"/>
    </w:pPr>
    <w:rPr>
      <w:i/>
      <w:color w:val="0000FF"/>
    </w:rPr>
  </w:style>
  <w:style w:type="character" w:styleId="Hyperlink">
    <w:name w:val="Hyperlink"/>
    <w:uiPriority w:val="99"/>
    <w:rsid w:val="002A5C1E"/>
    <w:rPr>
      <w:color w:val="0000FF"/>
      <w:u w:val="single"/>
    </w:rPr>
  </w:style>
  <w:style w:type="paragraph" w:styleId="HTMLPreformatted">
    <w:name w:val="HTML Preformatted"/>
    <w:basedOn w:val="Normal"/>
    <w:link w:val="HTMLPreformattedChar"/>
    <w:uiPriority w:val="99"/>
    <w:rsid w:val="002A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eastAsia="Arial Unicode MS" w:hAnsi="Arial Unicode MS" w:cs="Arial Unicode MS"/>
    </w:rPr>
  </w:style>
  <w:style w:type="character" w:customStyle="1" w:styleId="HTMLPreformattedChar">
    <w:name w:val="HTML Preformatted Char"/>
    <w:basedOn w:val="DefaultParagraphFont"/>
    <w:link w:val="HTMLPreformatted"/>
    <w:uiPriority w:val="99"/>
    <w:rsid w:val="002A5C1E"/>
    <w:rPr>
      <w:rFonts w:ascii="Arial Unicode MS" w:eastAsia="Arial Unicode MS" w:hAnsi="Arial Unicode MS" w:cs="Arial Unicode MS"/>
      <w:sz w:val="20"/>
      <w:szCs w:val="20"/>
    </w:rPr>
  </w:style>
  <w:style w:type="paragraph" w:styleId="BodyTextIndent">
    <w:name w:val="Body Text Indent"/>
    <w:basedOn w:val="Normal"/>
    <w:link w:val="BodyTextIndentChar"/>
    <w:rsid w:val="002A5C1E"/>
    <w:pPr>
      <w:ind w:left="1080"/>
    </w:pPr>
    <w:rPr>
      <w:rFonts w:ascii="Palatino Linotype" w:hAnsi="Palatino Linotype"/>
      <w:i/>
    </w:rPr>
  </w:style>
  <w:style w:type="character" w:customStyle="1" w:styleId="BodyTextIndentChar">
    <w:name w:val="Body Text Indent Char"/>
    <w:basedOn w:val="DefaultParagraphFont"/>
    <w:link w:val="BodyTextIndent"/>
    <w:rsid w:val="002A5C1E"/>
    <w:rPr>
      <w:rFonts w:ascii="Palatino Linotype" w:eastAsia="Times New Roman" w:hAnsi="Palatino Linotype" w:cs="Times New Roman"/>
      <w:i/>
      <w:sz w:val="20"/>
      <w:szCs w:val="20"/>
    </w:rPr>
  </w:style>
  <w:style w:type="paragraph" w:styleId="BodyTextIndent2">
    <w:name w:val="Body Text Indent 2"/>
    <w:basedOn w:val="Normal"/>
    <w:link w:val="BodyTextIndent2Char"/>
    <w:rsid w:val="002A5C1E"/>
    <w:pPr>
      <w:ind w:left="1080"/>
    </w:pPr>
    <w:rPr>
      <w:rFonts w:ascii="Palatino Linotype" w:hAnsi="Palatino Linotype"/>
      <w:iCs/>
    </w:rPr>
  </w:style>
  <w:style w:type="character" w:customStyle="1" w:styleId="BodyTextIndent2Char">
    <w:name w:val="Body Text Indent 2 Char"/>
    <w:basedOn w:val="DefaultParagraphFont"/>
    <w:link w:val="BodyTextIndent2"/>
    <w:rsid w:val="002A5C1E"/>
    <w:rPr>
      <w:rFonts w:ascii="Palatino Linotype" w:eastAsia="Times New Roman" w:hAnsi="Palatino Linotype" w:cs="Times New Roman"/>
      <w:iCs/>
      <w:sz w:val="20"/>
      <w:szCs w:val="20"/>
    </w:rPr>
  </w:style>
  <w:style w:type="paragraph" w:customStyle="1" w:styleId="Numberedlist">
    <w:name w:val="Numbered list"/>
    <w:basedOn w:val="Normal"/>
    <w:rsid w:val="002A5C1E"/>
    <w:pPr>
      <w:widowControl/>
      <w:numPr>
        <w:numId w:val="2"/>
      </w:numPr>
      <w:spacing w:after="60" w:line="240" w:lineRule="auto"/>
    </w:pPr>
    <w:rPr>
      <w:rFonts w:ascii="Arial" w:hAnsi="Arial"/>
    </w:rPr>
  </w:style>
  <w:style w:type="paragraph" w:customStyle="1" w:styleId="Red">
    <w:name w:val="Red"/>
    <w:basedOn w:val="Normal"/>
    <w:rsid w:val="002A5C1E"/>
    <w:pPr>
      <w:widowControl/>
      <w:spacing w:line="240" w:lineRule="auto"/>
    </w:pPr>
    <w:rPr>
      <w:rFonts w:ascii="Arial" w:hAnsi="Arial"/>
      <w:color w:val="FF0000"/>
    </w:rPr>
  </w:style>
  <w:style w:type="table" w:styleId="TableGrid">
    <w:name w:val="Table Grid"/>
    <w:basedOn w:val="TableNormal"/>
    <w:rsid w:val="002A5C1E"/>
    <w:pPr>
      <w:widowControl w:val="0"/>
      <w:spacing w:after="0" w:line="240" w:lineRule="atLeas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PageTitle">
    <w:name w:val="FrontPageTitle"/>
    <w:basedOn w:val="Normal"/>
    <w:rsid w:val="002A5C1E"/>
    <w:pPr>
      <w:keepLines/>
      <w:widowControl/>
      <w:spacing w:line="240" w:lineRule="auto"/>
      <w:jc w:val="right"/>
    </w:pPr>
    <w:rPr>
      <w:rFonts w:ascii="Arial" w:hAnsi="Arial"/>
      <w:b/>
      <w:sz w:val="72"/>
      <w:szCs w:val="24"/>
    </w:rPr>
  </w:style>
  <w:style w:type="character" w:styleId="FollowedHyperlink">
    <w:name w:val="FollowedHyperlink"/>
    <w:uiPriority w:val="99"/>
    <w:rsid w:val="002A5C1E"/>
    <w:rPr>
      <w:color w:val="800080"/>
      <w:u w:val="single"/>
    </w:rPr>
  </w:style>
  <w:style w:type="paragraph" w:styleId="BalloonText">
    <w:name w:val="Balloon Text"/>
    <w:basedOn w:val="Normal"/>
    <w:link w:val="BalloonTextChar"/>
    <w:uiPriority w:val="99"/>
    <w:rsid w:val="002A5C1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A5C1E"/>
    <w:rPr>
      <w:rFonts w:ascii="Tahoma" w:eastAsia="Times New Roman" w:hAnsi="Tahoma" w:cs="Tahoma"/>
      <w:sz w:val="16"/>
      <w:szCs w:val="16"/>
    </w:rPr>
  </w:style>
  <w:style w:type="paragraph" w:styleId="ListParagraph">
    <w:name w:val="List Paragraph"/>
    <w:basedOn w:val="Normal"/>
    <w:uiPriority w:val="34"/>
    <w:qFormat/>
    <w:rsid w:val="002A5C1E"/>
    <w:pPr>
      <w:widowControl/>
      <w:spacing w:after="200" w:line="276" w:lineRule="auto"/>
      <w:ind w:left="720"/>
      <w:contextualSpacing/>
    </w:pPr>
    <w:rPr>
      <w:rFonts w:ascii="Calibri" w:eastAsia="Calibri" w:hAnsi="Calibri"/>
      <w:sz w:val="22"/>
      <w:szCs w:val="22"/>
    </w:rPr>
  </w:style>
  <w:style w:type="numbering" w:customStyle="1" w:styleId="NoList1">
    <w:name w:val="No List1"/>
    <w:next w:val="NoList"/>
    <w:uiPriority w:val="99"/>
    <w:semiHidden/>
    <w:rsid w:val="002A5C1E"/>
  </w:style>
  <w:style w:type="paragraph" w:customStyle="1" w:styleId="titlepagebyline">
    <w:name w:val="title page byline"/>
    <w:basedOn w:val="Normal"/>
    <w:next w:val="Normal"/>
    <w:rsid w:val="002A5C1E"/>
    <w:pPr>
      <w:widowControl/>
      <w:spacing w:line="280" w:lineRule="exact"/>
      <w:ind w:left="-2127" w:right="2267"/>
    </w:pPr>
    <w:rPr>
      <w:rFonts w:ascii="Arial" w:hAnsi="Arial"/>
      <w:sz w:val="28"/>
      <w:szCs w:val="36"/>
      <w:lang w:val="en-GB"/>
    </w:rPr>
  </w:style>
  <w:style w:type="paragraph" w:customStyle="1" w:styleId="titlepagesub">
    <w:name w:val="title page sub"/>
    <w:basedOn w:val="Normal"/>
    <w:next w:val="titlepagebyline"/>
    <w:rsid w:val="002A5C1E"/>
    <w:pPr>
      <w:widowControl/>
      <w:spacing w:before="240" w:after="1440" w:line="280" w:lineRule="exact"/>
      <w:ind w:left="-2126" w:right="2268"/>
    </w:pPr>
    <w:rPr>
      <w:rFonts w:ascii="Arial" w:hAnsi="Arial" w:cs="Tahoma"/>
      <w:sz w:val="36"/>
      <w:szCs w:val="24"/>
      <w:lang w:val="en-GB"/>
    </w:rPr>
  </w:style>
  <w:style w:type="paragraph" w:customStyle="1" w:styleId="titlepagesuper">
    <w:name w:val="title page super"/>
    <w:basedOn w:val="Normal"/>
    <w:next w:val="titlepagesub"/>
    <w:rsid w:val="002A5C1E"/>
    <w:pPr>
      <w:widowControl/>
      <w:spacing w:before="3240" w:line="280" w:lineRule="exact"/>
      <w:ind w:left="-2126" w:right="2268"/>
    </w:pPr>
    <w:rPr>
      <w:rFonts w:ascii="Arial" w:hAnsi="Arial" w:cs="Tahoma"/>
      <w:b/>
      <w:sz w:val="48"/>
      <w:szCs w:val="56"/>
      <w:lang w:val="en-GB"/>
    </w:rPr>
  </w:style>
  <w:style w:type="paragraph" w:customStyle="1" w:styleId="copyright">
    <w:name w:val="copyright"/>
    <w:basedOn w:val="Normal"/>
    <w:rsid w:val="002A5C1E"/>
    <w:pPr>
      <w:framePr w:hSpace="181" w:wrap="around" w:hAnchor="margin" w:yAlign="bottom"/>
      <w:widowControl/>
      <w:tabs>
        <w:tab w:val="left" w:pos="567"/>
      </w:tabs>
      <w:spacing w:line="280" w:lineRule="exact"/>
    </w:pPr>
    <w:rPr>
      <w:rFonts w:ascii="Arial" w:hAnsi="Arial"/>
      <w:sz w:val="12"/>
      <w:szCs w:val="12"/>
      <w:lang w:val="en-GB"/>
    </w:rPr>
  </w:style>
  <w:style w:type="paragraph" w:customStyle="1" w:styleId="tableheading">
    <w:name w:val="table heading"/>
    <w:basedOn w:val="Normal"/>
    <w:rsid w:val="002A5C1E"/>
    <w:pPr>
      <w:keepNext/>
      <w:widowControl/>
      <w:spacing w:before="40" w:after="40" w:line="280" w:lineRule="exact"/>
    </w:pPr>
    <w:rPr>
      <w:rFonts w:ascii="Arial" w:hAnsi="Arial"/>
      <w:b/>
      <w:sz w:val="18"/>
      <w:szCs w:val="24"/>
      <w:lang w:val="en-GB"/>
    </w:rPr>
  </w:style>
  <w:style w:type="paragraph" w:customStyle="1" w:styleId="tabletext0">
    <w:name w:val="table text"/>
    <w:basedOn w:val="Normal"/>
    <w:rsid w:val="002A5C1E"/>
    <w:pPr>
      <w:widowControl/>
      <w:spacing w:before="60" w:after="60" w:line="280" w:lineRule="exact"/>
    </w:pPr>
    <w:rPr>
      <w:rFonts w:ascii="Arial" w:hAnsi="Arial"/>
      <w:sz w:val="18"/>
      <w:szCs w:val="24"/>
      <w:lang w:val="en-GB"/>
    </w:rPr>
  </w:style>
  <w:style w:type="paragraph" w:styleId="TOCHeading">
    <w:name w:val="TOC Heading"/>
    <w:basedOn w:val="Heading1"/>
    <w:next w:val="Normal"/>
    <w:qFormat/>
    <w:rsid w:val="002A5C1E"/>
    <w:pPr>
      <w:widowControl/>
      <w:spacing w:before="240" w:line="280" w:lineRule="exact"/>
      <w:ind w:left="-1134"/>
      <w:outlineLvl w:val="9"/>
    </w:pPr>
    <w:rPr>
      <w:rFonts w:cs="Arial"/>
      <w:bCs/>
      <w:kern w:val="32"/>
      <w:sz w:val="32"/>
      <w:szCs w:val="24"/>
      <w:lang w:val="en-GB"/>
    </w:rPr>
  </w:style>
  <w:style w:type="paragraph" w:styleId="ListBullet">
    <w:name w:val="List Bullet"/>
    <w:basedOn w:val="List"/>
    <w:rsid w:val="002A5C1E"/>
    <w:pPr>
      <w:spacing w:after="60"/>
      <w:ind w:left="0" w:firstLine="0"/>
    </w:pPr>
  </w:style>
  <w:style w:type="paragraph" w:styleId="List">
    <w:name w:val="List"/>
    <w:basedOn w:val="Normal"/>
    <w:rsid w:val="002A5C1E"/>
    <w:pPr>
      <w:widowControl/>
      <w:spacing w:line="280" w:lineRule="exact"/>
      <w:ind w:left="283" w:hanging="283"/>
    </w:pPr>
    <w:rPr>
      <w:rFonts w:ascii="Arial" w:hAnsi="Arial"/>
      <w:sz w:val="18"/>
      <w:szCs w:val="24"/>
      <w:lang w:val="en-GB"/>
    </w:rPr>
  </w:style>
  <w:style w:type="paragraph" w:customStyle="1" w:styleId="DocumentControl">
    <w:name w:val="Document Control"/>
    <w:basedOn w:val="TOCHeading"/>
    <w:rsid w:val="002A5C1E"/>
    <w:pPr>
      <w:spacing w:before="0"/>
    </w:pPr>
  </w:style>
  <w:style w:type="paragraph" w:styleId="List2">
    <w:name w:val="List 2"/>
    <w:basedOn w:val="Normal"/>
    <w:rsid w:val="002A5C1E"/>
    <w:pPr>
      <w:widowControl/>
      <w:spacing w:line="280" w:lineRule="exact"/>
      <w:ind w:left="566" w:hanging="283"/>
    </w:pPr>
    <w:rPr>
      <w:rFonts w:ascii="Arial" w:hAnsi="Arial"/>
      <w:sz w:val="18"/>
      <w:szCs w:val="24"/>
      <w:lang w:val="en-GB"/>
    </w:rPr>
  </w:style>
  <w:style w:type="paragraph" w:styleId="ListBullet2">
    <w:name w:val="List Bullet 2"/>
    <w:basedOn w:val="List2"/>
    <w:rsid w:val="002A5C1E"/>
    <w:pPr>
      <w:tabs>
        <w:tab w:val="num" w:pos="1080"/>
      </w:tabs>
      <w:spacing w:after="60"/>
      <w:ind w:left="1080" w:hanging="360"/>
    </w:pPr>
  </w:style>
  <w:style w:type="paragraph" w:styleId="ListBullet3">
    <w:name w:val="List Bullet 3"/>
    <w:basedOn w:val="List2"/>
    <w:rsid w:val="002A5C1E"/>
    <w:pPr>
      <w:numPr>
        <w:numId w:val="3"/>
      </w:numPr>
      <w:spacing w:after="60"/>
      <w:ind w:hanging="425"/>
    </w:pPr>
  </w:style>
  <w:style w:type="paragraph" w:styleId="ListNumber">
    <w:name w:val="List Number"/>
    <w:basedOn w:val="List"/>
    <w:rsid w:val="002A5C1E"/>
    <w:pPr>
      <w:numPr>
        <w:numId w:val="5"/>
      </w:numPr>
      <w:spacing w:after="60"/>
    </w:pPr>
  </w:style>
  <w:style w:type="paragraph" w:styleId="ListNumber2">
    <w:name w:val="List Number 2"/>
    <w:basedOn w:val="List2"/>
    <w:rsid w:val="002A5C1E"/>
    <w:pPr>
      <w:numPr>
        <w:numId w:val="4"/>
      </w:numPr>
      <w:spacing w:after="60"/>
      <w:ind w:hanging="425"/>
    </w:pPr>
  </w:style>
  <w:style w:type="paragraph" w:customStyle="1" w:styleId="note">
    <w:name w:val="note"/>
    <w:basedOn w:val="Normal"/>
    <w:rsid w:val="002A5C1E"/>
    <w:pPr>
      <w:widowControl/>
      <w:numPr>
        <w:numId w:val="6"/>
      </w:numPr>
      <w:pBdr>
        <w:top w:val="single" w:sz="8" w:space="2" w:color="D3BDD2"/>
        <w:left w:val="single" w:sz="8" w:space="3" w:color="D3BDD2"/>
        <w:bottom w:val="single" w:sz="8" w:space="2" w:color="D3BDD2"/>
        <w:right w:val="single" w:sz="8" w:space="3" w:color="D3BDD2"/>
      </w:pBdr>
      <w:shd w:val="clear" w:color="auto" w:fill="D3BDD2"/>
      <w:tabs>
        <w:tab w:val="clear" w:pos="851"/>
      </w:tabs>
      <w:spacing w:line="280" w:lineRule="exact"/>
      <w:ind w:left="0" w:firstLine="0"/>
    </w:pPr>
    <w:rPr>
      <w:rFonts w:ascii="Arial" w:hAnsi="Arial"/>
      <w:sz w:val="18"/>
      <w:szCs w:val="24"/>
      <w:lang w:val="en-GB"/>
    </w:rPr>
  </w:style>
  <w:style w:type="paragraph" w:customStyle="1" w:styleId="Version">
    <w:name w:val="Version"/>
    <w:basedOn w:val="Normal"/>
    <w:rsid w:val="002A5C1E"/>
    <w:pPr>
      <w:widowControl/>
      <w:spacing w:before="240" w:line="280" w:lineRule="exact"/>
      <w:ind w:left="-2126"/>
    </w:pPr>
    <w:rPr>
      <w:rFonts w:ascii="Arial" w:hAnsi="Arial"/>
      <w:sz w:val="22"/>
      <w:szCs w:val="22"/>
      <w:lang w:val="en-GB"/>
    </w:rPr>
  </w:style>
  <w:style w:type="paragraph" w:customStyle="1" w:styleId="category">
    <w:name w:val="category"/>
    <w:basedOn w:val="Header"/>
    <w:rsid w:val="002A5C1E"/>
    <w:pPr>
      <w:widowControl/>
      <w:tabs>
        <w:tab w:val="clear" w:pos="4320"/>
        <w:tab w:val="clear" w:pos="8640"/>
        <w:tab w:val="center" w:pos="3969"/>
        <w:tab w:val="right" w:pos="9072"/>
      </w:tabs>
      <w:spacing w:line="240" w:lineRule="auto"/>
    </w:pPr>
    <w:rPr>
      <w:rFonts w:ascii="Arial" w:hAnsi="Arial"/>
      <w:b/>
      <w:noProof/>
      <w:color w:val="FFFFFF"/>
      <w:sz w:val="28"/>
      <w:szCs w:val="28"/>
      <w:u w:val="single"/>
      <w:lang w:val="en-GB"/>
    </w:rPr>
  </w:style>
  <w:style w:type="table" w:customStyle="1" w:styleId="TableLMUKnoformatting">
    <w:name w:val="Table LMUK no formatting"/>
    <w:basedOn w:val="TableNormal"/>
    <w:rsid w:val="002A5C1E"/>
    <w:pPr>
      <w:spacing w:after="0" w:line="240" w:lineRule="auto"/>
    </w:pPr>
    <w:rPr>
      <w:rFonts w:ascii="Arial" w:eastAsia="Times New Roman" w:hAnsi="Arial" w:cs="Times New Roman"/>
      <w:sz w:val="20"/>
      <w:szCs w:val="20"/>
    </w:rPr>
    <w:tblPr/>
    <w:tcPr>
      <w:shd w:val="clear" w:color="auto" w:fill="auto"/>
    </w:tcPr>
    <w:tblStylePr w:type="firstRow">
      <w:rPr>
        <w:rFonts w:ascii="Palatino Linotype" w:hAnsi="Palatino Linotype"/>
      </w:rPr>
      <w:tblPr/>
      <w:tcPr>
        <w:tcBorders>
          <w:top w:val="nil"/>
          <w:left w:val="nil"/>
          <w:bottom w:val="nil"/>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tcPr>
    </w:tblStylePr>
  </w:style>
  <w:style w:type="table" w:customStyle="1" w:styleId="TableLMUKsimple">
    <w:name w:val="Table LMUK simple"/>
    <w:basedOn w:val="TableLMUKnoformatting"/>
    <w:rsid w:val="002A5C1E"/>
    <w:tblPr>
      <w:tblBorders>
        <w:top w:val="single" w:sz="6" w:space="0" w:color="CDB3CC"/>
        <w:left w:val="single" w:sz="6" w:space="0" w:color="CDB3CC"/>
        <w:bottom w:val="single" w:sz="6" w:space="0" w:color="CDB3CC"/>
        <w:right w:val="single" w:sz="6" w:space="0" w:color="CDB3CC"/>
        <w:insideH w:val="single" w:sz="6" w:space="0" w:color="CDB3CC"/>
        <w:insideV w:val="single" w:sz="6" w:space="0" w:color="CDB3CC"/>
      </w:tblBorders>
    </w:tblPr>
    <w:tcPr>
      <w:shd w:val="clear" w:color="auto" w:fill="auto"/>
    </w:tcPr>
    <w:tblStylePr w:type="firstRow">
      <w:rPr>
        <w:rFonts w:ascii="Palatino Linotype" w:hAnsi="Palatino Linotype"/>
      </w:rPr>
      <w:tblPr/>
      <w:tcPr>
        <w:tcBorders>
          <w:top w:val="single" w:sz="6" w:space="0" w:color="CDB3CC"/>
          <w:left w:val="single" w:sz="6" w:space="0" w:color="CDB3CC"/>
          <w:bottom w:val="single" w:sz="6" w:space="0" w:color="CDB3CC"/>
          <w:right w:val="single" w:sz="6" w:space="0" w:color="CDB3CC"/>
          <w:insideH w:val="single" w:sz="6" w:space="0" w:color="CDB3CC"/>
          <w:insideV w:val="single" w:sz="6" w:space="0" w:color="CDB3CC"/>
          <w:tl2br w:val="nil"/>
          <w:tr2bl w:val="nil"/>
        </w:tcBorders>
        <w:shd w:val="clear" w:color="auto" w:fill="D3BDD4"/>
      </w:tcPr>
    </w:tblStylePr>
    <w:tblStylePr w:type="band2Horz">
      <w:tblPr/>
      <w:tcPr>
        <w:tcBorders>
          <w:top w:val="nil"/>
          <w:left w:val="nil"/>
          <w:bottom w:val="nil"/>
          <w:right w:val="nil"/>
          <w:insideH w:val="nil"/>
          <w:insideV w:val="nil"/>
          <w:tl2br w:val="nil"/>
          <w:tr2bl w:val="nil"/>
        </w:tcBorders>
      </w:tcPr>
    </w:tblStylePr>
  </w:style>
  <w:style w:type="table" w:customStyle="1" w:styleId="TableLMUKshaded">
    <w:name w:val="Table LMUK shaded"/>
    <w:basedOn w:val="TableLMUKnoformatting"/>
    <w:rsid w:val="002A5C1E"/>
    <w:tblPr>
      <w:tblBorders>
        <w:top w:val="single" w:sz="6" w:space="0" w:color="CDB3CC"/>
        <w:left w:val="single" w:sz="6" w:space="0" w:color="CDB3CC"/>
        <w:bottom w:val="single" w:sz="6" w:space="0" w:color="CDB3CC"/>
        <w:right w:val="single" w:sz="6" w:space="0" w:color="CDB3CC"/>
        <w:insideH w:val="single" w:sz="6" w:space="0" w:color="CDB3CC"/>
        <w:insideV w:val="single" w:sz="6" w:space="0" w:color="CDB3CC"/>
      </w:tblBorders>
    </w:tblPr>
    <w:tcPr>
      <w:shd w:val="clear" w:color="auto" w:fill="auto"/>
    </w:tcPr>
    <w:tblStylePr w:type="firstRow">
      <w:rPr>
        <w:rFonts w:ascii="Palatino Linotype" w:hAnsi="Palatino Linotype"/>
      </w:rPr>
      <w:tblPr/>
      <w:tcPr>
        <w:tcBorders>
          <w:top w:val="nil"/>
          <w:left w:val="nil"/>
          <w:bottom w:val="nil"/>
          <w:right w:val="nil"/>
          <w:insideH w:val="nil"/>
          <w:insideV w:val="nil"/>
          <w:tl2br w:val="nil"/>
          <w:tr2bl w:val="nil"/>
        </w:tcBorders>
        <w:shd w:val="clear" w:color="auto" w:fill="D3BDD4"/>
      </w:tcPr>
    </w:tblStylePr>
    <w:tblStylePr w:type="firstCol">
      <w:tblPr/>
      <w:tcPr>
        <w:shd w:val="clear" w:color="auto" w:fill="D3BDD4"/>
      </w:tcPr>
    </w:tblStylePr>
    <w:tblStylePr w:type="band2Horz">
      <w:tblPr/>
      <w:tcPr>
        <w:tcBorders>
          <w:top w:val="nil"/>
          <w:left w:val="nil"/>
          <w:bottom w:val="nil"/>
          <w:right w:val="nil"/>
          <w:insideH w:val="nil"/>
          <w:insideV w:val="nil"/>
          <w:tl2br w:val="nil"/>
          <w:tr2bl w:val="nil"/>
        </w:tcBorders>
      </w:tcPr>
    </w:tblStylePr>
    <w:tblStylePr w:type="nwCell">
      <w:tblPr/>
      <w:tcPr>
        <w:tcBorders>
          <w:top w:val="nil"/>
          <w:left w:val="nil"/>
          <w:bottom w:val="single" w:sz="6" w:space="0" w:color="CDB3CC"/>
          <w:right w:val="single" w:sz="6" w:space="0" w:color="CDB3CC"/>
          <w:insideH w:val="nil"/>
          <w:insideV w:val="nil"/>
          <w:tl2br w:val="nil"/>
          <w:tr2bl w:val="nil"/>
        </w:tcBorders>
        <w:shd w:val="clear" w:color="auto" w:fill="auto"/>
      </w:tcPr>
    </w:tblStylePr>
  </w:style>
  <w:style w:type="character" w:customStyle="1" w:styleId="Heading2Char1">
    <w:name w:val="Heading 2 Char1"/>
    <w:aliases w:val="H2 Char,style2 Char,見出し 2 Char"/>
    <w:rsid w:val="002A5C1E"/>
    <w:rPr>
      <w:rFonts w:ascii="Arial" w:hAnsi="Arial"/>
      <w:b/>
      <w:sz w:val="30"/>
      <w:szCs w:val="24"/>
      <w:lang w:val="en-GB" w:eastAsia="x-none"/>
    </w:rPr>
  </w:style>
  <w:style w:type="character" w:styleId="CommentReference">
    <w:name w:val="annotation reference"/>
    <w:uiPriority w:val="99"/>
    <w:rsid w:val="002A5C1E"/>
    <w:rPr>
      <w:sz w:val="16"/>
      <w:szCs w:val="16"/>
    </w:rPr>
  </w:style>
  <w:style w:type="paragraph" w:styleId="CommentText">
    <w:name w:val="annotation text"/>
    <w:basedOn w:val="Normal"/>
    <w:link w:val="CommentTextChar"/>
    <w:uiPriority w:val="99"/>
    <w:rsid w:val="002A5C1E"/>
    <w:pPr>
      <w:widowControl/>
      <w:spacing w:line="280" w:lineRule="exact"/>
    </w:pPr>
    <w:rPr>
      <w:rFonts w:ascii="Arial" w:hAnsi="Arial"/>
      <w:szCs w:val="24"/>
      <w:lang w:val="en-GB"/>
    </w:rPr>
  </w:style>
  <w:style w:type="character" w:customStyle="1" w:styleId="CommentTextChar">
    <w:name w:val="Comment Text Char"/>
    <w:basedOn w:val="DefaultParagraphFont"/>
    <w:link w:val="CommentText"/>
    <w:uiPriority w:val="99"/>
    <w:rsid w:val="002A5C1E"/>
    <w:rPr>
      <w:rFonts w:ascii="Arial" w:eastAsia="Times New Roman" w:hAnsi="Arial" w:cs="Times New Roman"/>
      <w:sz w:val="20"/>
      <w:szCs w:val="24"/>
      <w:lang w:val="en-GB"/>
    </w:rPr>
  </w:style>
  <w:style w:type="paragraph" w:styleId="CommentSubject">
    <w:name w:val="annotation subject"/>
    <w:basedOn w:val="CommentText"/>
    <w:next w:val="CommentText"/>
    <w:link w:val="CommentSubjectChar"/>
    <w:uiPriority w:val="99"/>
    <w:rsid w:val="002A5C1E"/>
    <w:rPr>
      <w:b/>
      <w:bCs/>
    </w:rPr>
  </w:style>
  <w:style w:type="character" w:customStyle="1" w:styleId="CommentSubjectChar">
    <w:name w:val="Comment Subject Char"/>
    <w:basedOn w:val="CommentTextChar"/>
    <w:link w:val="CommentSubject"/>
    <w:uiPriority w:val="99"/>
    <w:rsid w:val="002A5C1E"/>
    <w:rPr>
      <w:rFonts w:ascii="Arial" w:eastAsia="Times New Roman" w:hAnsi="Arial" w:cs="Times New Roman"/>
      <w:b/>
      <w:bCs/>
      <w:sz w:val="20"/>
      <w:szCs w:val="24"/>
      <w:lang w:val="en-GB"/>
    </w:rPr>
  </w:style>
  <w:style w:type="paragraph" w:customStyle="1" w:styleId="FormUser">
    <w:name w:val="FormUser"/>
    <w:basedOn w:val="BodyText"/>
    <w:rsid w:val="002A5C1E"/>
    <w:pPr>
      <w:keepLines w:val="0"/>
      <w:widowControl/>
      <w:spacing w:before="120" w:line="240" w:lineRule="auto"/>
      <w:ind w:left="0"/>
    </w:pPr>
    <w:rPr>
      <w:rFonts w:ascii="Arial" w:hAnsi="Arial"/>
      <w:sz w:val="18"/>
      <w:lang w:val="en-GB"/>
    </w:rPr>
  </w:style>
  <w:style w:type="paragraph" w:customStyle="1" w:styleId="FormBold">
    <w:name w:val="FormBold"/>
    <w:rsid w:val="002A5C1E"/>
    <w:pPr>
      <w:spacing w:before="120" w:after="0" w:line="240" w:lineRule="auto"/>
    </w:pPr>
    <w:rPr>
      <w:rFonts w:ascii="Arial" w:eastAsia="Times New Roman" w:hAnsi="Arial" w:cs="Times New Roman"/>
      <w:b/>
      <w:sz w:val="18"/>
      <w:szCs w:val="20"/>
      <w:lang w:val="en-GB"/>
    </w:rPr>
  </w:style>
  <w:style w:type="paragraph" w:customStyle="1" w:styleId="RegisteredOffice">
    <w:name w:val="RegisteredOffice"/>
    <w:rsid w:val="002A5C1E"/>
    <w:pPr>
      <w:spacing w:after="40" w:line="140" w:lineRule="exact"/>
    </w:pPr>
    <w:rPr>
      <w:rFonts w:ascii="Arial" w:eastAsia="Times New Roman" w:hAnsi="Arial" w:cs="Arial"/>
      <w:color w:val="87003F"/>
      <w:sz w:val="13"/>
      <w:szCs w:val="20"/>
      <w:lang w:val="en-GB"/>
    </w:rPr>
  </w:style>
  <w:style w:type="paragraph" w:customStyle="1" w:styleId="Spacer">
    <w:name w:val="Spacer"/>
    <w:rsid w:val="002A5C1E"/>
    <w:pPr>
      <w:spacing w:after="2160" w:line="240" w:lineRule="auto"/>
    </w:pPr>
    <w:rPr>
      <w:rFonts w:ascii="Arial" w:eastAsia="Times New Roman" w:hAnsi="Arial" w:cs="Times New Roman"/>
      <w:sz w:val="20"/>
      <w:szCs w:val="20"/>
      <w:lang w:val="en-GB"/>
    </w:rPr>
  </w:style>
  <w:style w:type="table" w:customStyle="1" w:styleId="TableGrid1">
    <w:name w:val="Table Grid1"/>
    <w:basedOn w:val="TableNormal"/>
    <w:next w:val="TableGrid"/>
    <w:rsid w:val="002A5C1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LMG">
    <w:name w:val="Table LMG"/>
    <w:basedOn w:val="TableNormal"/>
    <w:rsid w:val="002A5C1E"/>
    <w:pPr>
      <w:spacing w:after="0" w:line="240" w:lineRule="auto"/>
    </w:pPr>
    <w:rPr>
      <w:rFonts w:ascii="Arial" w:eastAsia="Times New Roman" w:hAnsi="Arial" w:cs="Times New Roman"/>
      <w:sz w:val="18"/>
      <w:szCs w:val="20"/>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style>
  <w:style w:type="paragraph" w:styleId="BlockText">
    <w:name w:val="Block Text"/>
    <w:basedOn w:val="Normal"/>
    <w:rsid w:val="002A5C1E"/>
    <w:pPr>
      <w:widowControl/>
      <w:spacing w:after="120" w:line="280" w:lineRule="exact"/>
      <w:ind w:left="1440" w:right="1440"/>
    </w:pPr>
    <w:rPr>
      <w:rFonts w:ascii="Arial" w:hAnsi="Arial"/>
      <w:sz w:val="18"/>
      <w:szCs w:val="24"/>
      <w:lang w:val="en-GB"/>
    </w:rPr>
  </w:style>
  <w:style w:type="character" w:customStyle="1" w:styleId="sraghavan">
    <w:name w:val="sraghavan"/>
    <w:semiHidden/>
    <w:rsid w:val="002A5C1E"/>
    <w:rPr>
      <w:rFonts w:ascii="Arial" w:hAnsi="Arial" w:cs="Arial"/>
      <w:color w:val="auto"/>
      <w:sz w:val="20"/>
      <w:szCs w:val="20"/>
    </w:rPr>
  </w:style>
  <w:style w:type="paragraph" w:styleId="NormalWeb">
    <w:name w:val="Normal (Web)"/>
    <w:basedOn w:val="Normal"/>
    <w:rsid w:val="002A5C1E"/>
    <w:pPr>
      <w:widowControl/>
      <w:spacing w:before="144" w:line="240" w:lineRule="auto"/>
      <w:ind w:left="288"/>
    </w:pPr>
    <w:rPr>
      <w:rFonts w:ascii="Verdana" w:hAnsi="Verdana"/>
      <w:color w:val="000000"/>
    </w:rPr>
  </w:style>
  <w:style w:type="paragraph" w:customStyle="1" w:styleId="cgoNormalCharChar2">
    <w:name w:val="cgoNormal Char Char2"/>
    <w:basedOn w:val="Normal"/>
    <w:rsid w:val="002A5C1E"/>
    <w:pPr>
      <w:widowControl/>
      <w:spacing w:after="280" w:line="280" w:lineRule="atLeast"/>
    </w:pPr>
    <w:rPr>
      <w:rFonts w:ascii="Arial" w:hAnsi="Arial"/>
      <w:szCs w:val="24"/>
      <w:lang w:val="en-GB"/>
    </w:rPr>
  </w:style>
  <w:style w:type="paragraph" w:customStyle="1" w:styleId="cgoBulletLevel1">
    <w:name w:val="cgoBulletLevel1"/>
    <w:basedOn w:val="cgoNormalCharChar2"/>
    <w:rsid w:val="002A5C1E"/>
    <w:pPr>
      <w:numPr>
        <w:numId w:val="7"/>
      </w:numPr>
      <w:tabs>
        <w:tab w:val="left" w:pos="284"/>
      </w:tabs>
      <w:spacing w:after="0"/>
    </w:pPr>
  </w:style>
  <w:style w:type="paragraph" w:customStyle="1" w:styleId="cgoNormalCharCharCharCharCharCharCharCharCharCharCharCharCharCharCharCharCharCharCharChar">
    <w:name w:val="cgoNormal Char Char Char Char Char Char Char Char Char Char Char Char Char Char Char Char Char Char Char Char"/>
    <w:basedOn w:val="Normal"/>
    <w:rsid w:val="002A5C1E"/>
    <w:pPr>
      <w:widowControl/>
      <w:spacing w:after="280" w:line="280" w:lineRule="atLeast"/>
    </w:pPr>
    <w:rPr>
      <w:rFonts w:ascii="Arial" w:hAnsi="Arial"/>
      <w:szCs w:val="24"/>
      <w:lang w:val="en-GB"/>
    </w:rPr>
  </w:style>
  <w:style w:type="paragraph" w:customStyle="1" w:styleId="cgoNormalCharCharCharCharCharCharChar">
    <w:name w:val="cgoNormal Char Char Char Char Char Char Char"/>
    <w:basedOn w:val="Normal"/>
    <w:rsid w:val="002A5C1E"/>
    <w:pPr>
      <w:widowControl/>
      <w:spacing w:after="280" w:line="280" w:lineRule="atLeast"/>
    </w:pPr>
    <w:rPr>
      <w:rFonts w:ascii="Arial" w:hAnsi="Arial"/>
      <w:szCs w:val="24"/>
      <w:lang w:val="en-GB"/>
    </w:rPr>
  </w:style>
  <w:style w:type="paragraph" w:customStyle="1" w:styleId="cgoBulletLevel2">
    <w:name w:val="cgoBulletLevel2"/>
    <w:basedOn w:val="cgoNormalCharChar2"/>
    <w:rsid w:val="002A5C1E"/>
    <w:pPr>
      <w:numPr>
        <w:ilvl w:val="1"/>
        <w:numId w:val="8"/>
      </w:numPr>
      <w:tabs>
        <w:tab w:val="left" w:pos="567"/>
      </w:tabs>
      <w:spacing w:after="0"/>
      <w:ind w:left="851" w:hanging="567"/>
    </w:pPr>
  </w:style>
  <w:style w:type="paragraph" w:customStyle="1" w:styleId="xl24">
    <w:name w:val="xl24"/>
    <w:basedOn w:val="Normal"/>
    <w:rsid w:val="002A5C1E"/>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line="240" w:lineRule="auto"/>
    </w:pPr>
    <w:rPr>
      <w:sz w:val="24"/>
      <w:szCs w:val="24"/>
    </w:rPr>
  </w:style>
  <w:style w:type="paragraph" w:customStyle="1" w:styleId="xl26">
    <w:name w:val="xl26"/>
    <w:basedOn w:val="Normal"/>
    <w:rsid w:val="002A5C1E"/>
    <w:pPr>
      <w:widowControl/>
      <w:spacing w:before="100" w:beforeAutospacing="1" w:after="100" w:afterAutospacing="1" w:line="240" w:lineRule="auto"/>
    </w:pPr>
    <w:rPr>
      <w:sz w:val="24"/>
      <w:szCs w:val="24"/>
    </w:rPr>
  </w:style>
  <w:style w:type="paragraph" w:customStyle="1" w:styleId="xl27">
    <w:name w:val="xl27"/>
    <w:basedOn w:val="Normal"/>
    <w:rsid w:val="002A5C1E"/>
    <w:pPr>
      <w:widowControl/>
      <w:spacing w:before="100" w:beforeAutospacing="1" w:after="100" w:afterAutospacing="1" w:line="240" w:lineRule="auto"/>
    </w:pPr>
    <w:rPr>
      <w:sz w:val="24"/>
      <w:szCs w:val="24"/>
    </w:rPr>
  </w:style>
  <w:style w:type="paragraph" w:customStyle="1" w:styleId="xl28">
    <w:name w:val="xl28"/>
    <w:basedOn w:val="Normal"/>
    <w:rsid w:val="002A5C1E"/>
    <w:pPr>
      <w:widowControl/>
      <w:shd w:val="clear" w:color="auto" w:fill="CCFFFF"/>
      <w:spacing w:before="100" w:beforeAutospacing="1" w:after="100" w:afterAutospacing="1" w:line="240" w:lineRule="auto"/>
    </w:pPr>
    <w:rPr>
      <w:sz w:val="24"/>
      <w:szCs w:val="24"/>
    </w:rPr>
  </w:style>
  <w:style w:type="paragraph" w:customStyle="1" w:styleId="xl29">
    <w:name w:val="xl29"/>
    <w:basedOn w:val="Normal"/>
    <w:rsid w:val="002A5C1E"/>
    <w:pPr>
      <w:widowControl/>
      <w:shd w:val="clear" w:color="auto" w:fill="FFFFFF"/>
      <w:spacing w:before="100" w:beforeAutospacing="1" w:after="100" w:afterAutospacing="1" w:line="240" w:lineRule="auto"/>
    </w:pPr>
    <w:rPr>
      <w:sz w:val="24"/>
      <w:szCs w:val="24"/>
    </w:rPr>
  </w:style>
  <w:style w:type="paragraph" w:customStyle="1" w:styleId="xl30">
    <w:name w:val="xl30"/>
    <w:basedOn w:val="Normal"/>
    <w:rsid w:val="002A5C1E"/>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line="240" w:lineRule="auto"/>
    </w:pPr>
    <w:rPr>
      <w:sz w:val="24"/>
      <w:szCs w:val="24"/>
    </w:rPr>
  </w:style>
  <w:style w:type="paragraph" w:customStyle="1" w:styleId="xl31">
    <w:name w:val="xl31"/>
    <w:basedOn w:val="Normal"/>
    <w:rsid w:val="002A5C1E"/>
    <w:pPr>
      <w:widowControl/>
      <w:spacing w:before="100" w:beforeAutospacing="1" w:after="100" w:afterAutospacing="1" w:line="240" w:lineRule="auto"/>
    </w:pPr>
    <w:rPr>
      <w:b/>
      <w:bCs/>
      <w:color w:val="800080"/>
      <w:sz w:val="24"/>
      <w:szCs w:val="24"/>
    </w:rPr>
  </w:style>
  <w:style w:type="paragraph" w:customStyle="1" w:styleId="xl32">
    <w:name w:val="xl32"/>
    <w:basedOn w:val="Normal"/>
    <w:rsid w:val="002A5C1E"/>
    <w:pPr>
      <w:widowControl/>
      <w:spacing w:before="100" w:beforeAutospacing="1" w:after="100" w:afterAutospacing="1" w:line="240" w:lineRule="auto"/>
    </w:pPr>
    <w:rPr>
      <w:rFonts w:ascii="Arial" w:hAnsi="Arial" w:cs="Arial"/>
      <w:b/>
      <w:bCs/>
      <w:color w:val="800080"/>
      <w:sz w:val="28"/>
      <w:szCs w:val="28"/>
    </w:rPr>
  </w:style>
  <w:style w:type="paragraph" w:customStyle="1" w:styleId="xl33">
    <w:name w:val="xl33"/>
    <w:basedOn w:val="Normal"/>
    <w:rsid w:val="002A5C1E"/>
    <w:pPr>
      <w:widowControl/>
      <w:spacing w:before="100" w:beforeAutospacing="1" w:after="100" w:afterAutospacing="1" w:line="240" w:lineRule="auto"/>
    </w:pPr>
    <w:rPr>
      <w:b/>
      <w:bCs/>
      <w:sz w:val="24"/>
      <w:szCs w:val="24"/>
    </w:rPr>
  </w:style>
  <w:style w:type="paragraph" w:customStyle="1" w:styleId="xl34">
    <w:name w:val="xl34"/>
    <w:basedOn w:val="Normal"/>
    <w:rsid w:val="002A5C1E"/>
    <w:pPr>
      <w:widowControl/>
      <w:shd w:val="clear" w:color="auto" w:fill="FFFFFF"/>
      <w:spacing w:before="100" w:beforeAutospacing="1" w:after="100" w:afterAutospacing="1" w:line="240" w:lineRule="auto"/>
    </w:pPr>
    <w:rPr>
      <w:rFonts w:ascii="Arial" w:hAnsi="Arial" w:cs="Arial"/>
      <w:b/>
      <w:bCs/>
      <w:color w:val="800080"/>
      <w:sz w:val="24"/>
      <w:szCs w:val="24"/>
    </w:rPr>
  </w:style>
  <w:style w:type="paragraph" w:customStyle="1" w:styleId="xl35">
    <w:name w:val="xl35"/>
    <w:basedOn w:val="Normal"/>
    <w:rsid w:val="002A5C1E"/>
    <w:pPr>
      <w:widowControl/>
      <w:shd w:val="clear" w:color="auto" w:fill="FFFFFF"/>
      <w:spacing w:before="100" w:beforeAutospacing="1" w:after="100" w:afterAutospacing="1" w:line="240" w:lineRule="auto"/>
    </w:pPr>
    <w:rPr>
      <w:rFonts w:ascii="Arial" w:hAnsi="Arial" w:cs="Arial"/>
      <w:color w:val="800080"/>
      <w:sz w:val="24"/>
      <w:szCs w:val="24"/>
    </w:rPr>
  </w:style>
  <w:style w:type="paragraph" w:customStyle="1" w:styleId="xl36">
    <w:name w:val="xl36"/>
    <w:basedOn w:val="Normal"/>
    <w:rsid w:val="002A5C1E"/>
    <w:pPr>
      <w:widowControl/>
      <w:shd w:val="clear" w:color="auto" w:fill="FFFFFF"/>
      <w:spacing w:before="100" w:beforeAutospacing="1" w:after="100" w:afterAutospacing="1" w:line="240" w:lineRule="auto"/>
    </w:pPr>
    <w:rPr>
      <w:rFonts w:ascii="Arial" w:hAnsi="Arial" w:cs="Arial"/>
      <w:sz w:val="24"/>
      <w:szCs w:val="24"/>
    </w:rPr>
  </w:style>
  <w:style w:type="paragraph" w:customStyle="1" w:styleId="xl37">
    <w:name w:val="xl37"/>
    <w:basedOn w:val="Normal"/>
    <w:rsid w:val="002A5C1E"/>
    <w:pPr>
      <w:widowControl/>
      <w:shd w:val="clear" w:color="auto" w:fill="FFFFFF"/>
      <w:spacing w:before="100" w:beforeAutospacing="1" w:after="100" w:afterAutospacing="1" w:line="240" w:lineRule="auto"/>
    </w:pPr>
    <w:rPr>
      <w:b/>
      <w:bCs/>
      <w:color w:val="660066"/>
      <w:sz w:val="24"/>
      <w:szCs w:val="24"/>
    </w:rPr>
  </w:style>
  <w:style w:type="paragraph" w:customStyle="1" w:styleId="xl38">
    <w:name w:val="xl38"/>
    <w:basedOn w:val="Normal"/>
    <w:rsid w:val="002A5C1E"/>
    <w:pPr>
      <w:widowControl/>
      <w:shd w:val="clear" w:color="auto" w:fill="FFFFFF"/>
      <w:spacing w:before="100" w:beforeAutospacing="1" w:after="100" w:afterAutospacing="1" w:line="240" w:lineRule="auto"/>
    </w:pPr>
    <w:rPr>
      <w:b/>
      <w:bCs/>
      <w:color w:val="800080"/>
      <w:sz w:val="24"/>
      <w:szCs w:val="24"/>
    </w:rPr>
  </w:style>
  <w:style w:type="paragraph" w:customStyle="1" w:styleId="xl39">
    <w:name w:val="xl39"/>
    <w:basedOn w:val="Normal"/>
    <w:rsid w:val="002A5C1E"/>
    <w:pPr>
      <w:widowControl/>
      <w:spacing w:before="100" w:beforeAutospacing="1" w:after="100" w:afterAutospacing="1" w:line="240" w:lineRule="auto"/>
    </w:pPr>
    <w:rPr>
      <w:sz w:val="28"/>
      <w:szCs w:val="28"/>
    </w:rPr>
  </w:style>
  <w:style w:type="paragraph" w:customStyle="1" w:styleId="xl40">
    <w:name w:val="xl40"/>
    <w:basedOn w:val="Normal"/>
    <w:rsid w:val="002A5C1E"/>
    <w:pPr>
      <w:widowControl/>
      <w:spacing w:before="100" w:beforeAutospacing="1" w:after="100" w:afterAutospacing="1" w:line="240" w:lineRule="auto"/>
    </w:pPr>
    <w:rPr>
      <w:b/>
      <w:bCs/>
      <w:color w:val="800080"/>
      <w:sz w:val="28"/>
      <w:szCs w:val="28"/>
    </w:rPr>
  </w:style>
  <w:style w:type="paragraph" w:customStyle="1" w:styleId="xl41">
    <w:name w:val="xl41"/>
    <w:basedOn w:val="Normal"/>
    <w:rsid w:val="002A5C1E"/>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line="240" w:lineRule="auto"/>
    </w:pPr>
    <w:rPr>
      <w:rFonts w:ascii="Arial" w:hAnsi="Arial" w:cs="Arial"/>
      <w:color w:val="800080"/>
      <w:sz w:val="24"/>
      <w:szCs w:val="24"/>
    </w:rPr>
  </w:style>
  <w:style w:type="paragraph" w:customStyle="1" w:styleId="xl42">
    <w:name w:val="xl42"/>
    <w:basedOn w:val="Normal"/>
    <w:rsid w:val="002A5C1E"/>
    <w:pPr>
      <w:widowControl/>
      <w:pBdr>
        <w:top w:val="single" w:sz="4" w:space="0" w:color="auto"/>
        <w:bottom w:val="single" w:sz="4" w:space="0" w:color="auto"/>
        <w:right w:val="single" w:sz="4" w:space="0" w:color="auto"/>
      </w:pBdr>
      <w:shd w:val="clear" w:color="auto" w:fill="CCFFFF"/>
      <w:spacing w:before="100" w:beforeAutospacing="1" w:after="100" w:afterAutospacing="1" w:line="240" w:lineRule="auto"/>
    </w:pPr>
    <w:rPr>
      <w:rFonts w:ascii="Arial" w:hAnsi="Arial" w:cs="Arial"/>
      <w:color w:val="800080"/>
      <w:sz w:val="24"/>
      <w:szCs w:val="24"/>
    </w:rPr>
  </w:style>
  <w:style w:type="paragraph" w:customStyle="1" w:styleId="xl43">
    <w:name w:val="xl43"/>
    <w:basedOn w:val="Normal"/>
    <w:rsid w:val="002A5C1E"/>
    <w:pPr>
      <w:widowControl/>
      <w:shd w:val="clear" w:color="auto" w:fill="FFFFFF"/>
      <w:spacing w:before="100" w:beforeAutospacing="1" w:after="100" w:afterAutospacing="1" w:line="240" w:lineRule="auto"/>
    </w:pPr>
    <w:rPr>
      <w:sz w:val="24"/>
      <w:szCs w:val="24"/>
    </w:rPr>
  </w:style>
  <w:style w:type="paragraph" w:customStyle="1" w:styleId="xl44">
    <w:name w:val="xl44"/>
    <w:basedOn w:val="Normal"/>
    <w:rsid w:val="002A5C1E"/>
    <w:pPr>
      <w:widowControl/>
      <w:spacing w:before="100" w:beforeAutospacing="1" w:after="100" w:afterAutospacing="1" w:line="240" w:lineRule="auto"/>
    </w:pPr>
    <w:rPr>
      <w:color w:val="FF0000"/>
      <w:sz w:val="24"/>
      <w:szCs w:val="24"/>
    </w:rPr>
  </w:style>
  <w:style w:type="paragraph" w:styleId="BodyText3">
    <w:name w:val="Body Text 3"/>
    <w:basedOn w:val="Normal"/>
    <w:link w:val="BodyText3Char"/>
    <w:rsid w:val="002A5C1E"/>
    <w:pPr>
      <w:widowControl/>
      <w:spacing w:after="120" w:line="240" w:lineRule="auto"/>
    </w:pPr>
    <w:rPr>
      <w:rFonts w:ascii="Lucida Sans Unicode" w:hAnsi="Lucida Sans Unicode"/>
      <w:sz w:val="16"/>
      <w:szCs w:val="16"/>
      <w:lang w:val="en-GB"/>
    </w:rPr>
  </w:style>
  <w:style w:type="character" w:customStyle="1" w:styleId="BodyText3Char">
    <w:name w:val="Body Text 3 Char"/>
    <w:basedOn w:val="DefaultParagraphFont"/>
    <w:link w:val="BodyText3"/>
    <w:rsid w:val="002A5C1E"/>
    <w:rPr>
      <w:rFonts w:ascii="Lucida Sans Unicode" w:eastAsia="Times New Roman" w:hAnsi="Lucida Sans Unicode" w:cs="Times New Roman"/>
      <w:sz w:val="16"/>
      <w:szCs w:val="16"/>
      <w:lang w:val="en-GB"/>
    </w:rPr>
  </w:style>
  <w:style w:type="paragraph" w:customStyle="1" w:styleId="Vinith">
    <w:name w:val="Vinith"/>
    <w:basedOn w:val="Normal"/>
    <w:autoRedefine/>
    <w:rsid w:val="002A5C1E"/>
    <w:pPr>
      <w:widowControl/>
      <w:spacing w:before="240" w:after="60" w:line="240" w:lineRule="auto"/>
    </w:pPr>
    <w:rPr>
      <w:b/>
      <w:color w:val="000080"/>
      <w:szCs w:val="24"/>
      <w:lang w:val="en-GB"/>
    </w:rPr>
  </w:style>
  <w:style w:type="paragraph" w:customStyle="1" w:styleId="cgoNormalCharChar">
    <w:name w:val="cgoNormal Char Char"/>
    <w:basedOn w:val="Normal"/>
    <w:rsid w:val="002A5C1E"/>
    <w:pPr>
      <w:widowControl/>
      <w:spacing w:after="280" w:line="280" w:lineRule="atLeast"/>
    </w:pPr>
    <w:rPr>
      <w:rFonts w:ascii="Arial" w:hAnsi="Arial"/>
      <w:szCs w:val="24"/>
      <w:lang w:val="en-GB"/>
    </w:rPr>
  </w:style>
  <w:style w:type="paragraph" w:styleId="BodyTextIndent3">
    <w:name w:val="Body Text Indent 3"/>
    <w:basedOn w:val="Normal"/>
    <w:link w:val="BodyTextIndent3Char"/>
    <w:rsid w:val="002A5C1E"/>
    <w:pPr>
      <w:widowControl/>
      <w:spacing w:after="120" w:line="240" w:lineRule="auto"/>
      <w:ind w:left="720"/>
      <w:jc w:val="both"/>
    </w:pPr>
    <w:rPr>
      <w:rFonts w:ascii="Lucida Sans Unicode" w:hAnsi="Lucida Sans Unicode"/>
      <w:sz w:val="18"/>
      <w:lang w:val="en-GB"/>
    </w:rPr>
  </w:style>
  <w:style w:type="character" w:customStyle="1" w:styleId="BodyTextIndent3Char">
    <w:name w:val="Body Text Indent 3 Char"/>
    <w:basedOn w:val="DefaultParagraphFont"/>
    <w:link w:val="BodyTextIndent3"/>
    <w:rsid w:val="002A5C1E"/>
    <w:rPr>
      <w:rFonts w:ascii="Lucida Sans Unicode" w:eastAsia="Times New Roman" w:hAnsi="Lucida Sans Unicode" w:cs="Times New Roman"/>
      <w:sz w:val="18"/>
      <w:szCs w:val="20"/>
      <w:lang w:val="en-GB"/>
    </w:rPr>
  </w:style>
  <w:style w:type="character" w:customStyle="1" w:styleId="Heading4CharChar">
    <w:name w:val="Heading 4 Char Char"/>
    <w:rsid w:val="002A5C1E"/>
    <w:rPr>
      <w:rFonts w:ascii="Lucida Sans Unicode" w:hAnsi="Lucida Sans Unicode" w:cs="Lucida Sans Unicode"/>
      <w:sz w:val="22"/>
      <w:szCs w:val="22"/>
      <w:lang w:val="en-GB" w:eastAsia="en-US" w:bidi="ar-SA"/>
    </w:rPr>
  </w:style>
  <w:style w:type="paragraph" w:customStyle="1" w:styleId="cgoNormal">
    <w:name w:val="cgoNormal"/>
    <w:basedOn w:val="Normal"/>
    <w:rsid w:val="002A5C1E"/>
    <w:pPr>
      <w:widowControl/>
      <w:spacing w:after="280" w:line="280" w:lineRule="atLeast"/>
    </w:pPr>
    <w:rPr>
      <w:rFonts w:ascii="Arial" w:hAnsi="Arial"/>
      <w:szCs w:val="24"/>
      <w:lang w:val="en-GB"/>
    </w:rPr>
  </w:style>
  <w:style w:type="paragraph" w:customStyle="1" w:styleId="noemal">
    <w:name w:val="noemal"/>
    <w:basedOn w:val="Heading4"/>
    <w:rsid w:val="002A5C1E"/>
    <w:pPr>
      <w:widowControl/>
      <w:numPr>
        <w:ilvl w:val="0"/>
      </w:numPr>
      <w:tabs>
        <w:tab w:val="num" w:pos="0"/>
      </w:tabs>
      <w:spacing w:after="120" w:line="240" w:lineRule="auto"/>
      <w:ind w:hanging="1134"/>
      <w:jc w:val="both"/>
    </w:pPr>
    <w:rPr>
      <w:rFonts w:ascii="Lucida Sans Unicode" w:hAnsi="Lucida Sans Unicode" w:cs="Lucida Sans Unicode"/>
      <w:color w:val="0000FF"/>
      <w:sz w:val="26"/>
      <w:szCs w:val="22"/>
    </w:rPr>
  </w:style>
  <w:style w:type="character" w:customStyle="1" w:styleId="cgoNormalCharChar2Char">
    <w:name w:val="cgoNormal Char Char2 Char"/>
    <w:rsid w:val="002A5C1E"/>
    <w:rPr>
      <w:rFonts w:ascii="Arial" w:hAnsi="Arial"/>
      <w:szCs w:val="24"/>
      <w:lang w:val="en-GB" w:eastAsia="en-US" w:bidi="ar-SA"/>
    </w:rPr>
  </w:style>
  <w:style w:type="character" w:customStyle="1" w:styleId="cgoNormalCharCharCharCharCharCharCharCharCharCharCharCharCharCharCharCharCharCharCharCharChar">
    <w:name w:val="cgoNormal Char Char Char Char Char Char Char Char Char Char Char Char Char Char Char Char Char Char Char Char Char"/>
    <w:rsid w:val="002A5C1E"/>
    <w:rPr>
      <w:rFonts w:ascii="Arial" w:hAnsi="Arial"/>
      <w:szCs w:val="24"/>
      <w:lang w:val="en-GB" w:eastAsia="en-US" w:bidi="ar-SA"/>
    </w:rPr>
  </w:style>
  <w:style w:type="paragraph" w:customStyle="1" w:styleId="cgoNormalCharCharCharCharCharCharChar2">
    <w:name w:val="cgoNormal Char Char Char Char Char Char Char2"/>
    <w:basedOn w:val="Normal"/>
    <w:rsid w:val="002A5C1E"/>
    <w:pPr>
      <w:widowControl/>
      <w:spacing w:after="280" w:line="280" w:lineRule="atLeast"/>
    </w:pPr>
    <w:rPr>
      <w:rFonts w:ascii="Arial" w:hAnsi="Arial"/>
      <w:sz w:val="18"/>
      <w:szCs w:val="24"/>
      <w:lang w:val="en-GB"/>
    </w:rPr>
  </w:style>
  <w:style w:type="character" w:customStyle="1" w:styleId="cgoNormalCharCharCharCharCharCharCharChar">
    <w:name w:val="cgoNormal Char Char Char Char Char Char Char Char"/>
    <w:rsid w:val="002A5C1E"/>
    <w:rPr>
      <w:rFonts w:ascii="Arial" w:hAnsi="Arial"/>
      <w:sz w:val="18"/>
      <w:szCs w:val="24"/>
      <w:lang w:val="en-GB" w:eastAsia="en-US" w:bidi="ar-SA"/>
    </w:rPr>
  </w:style>
  <w:style w:type="paragraph" w:customStyle="1" w:styleId="cgoMaroon">
    <w:name w:val="cgoMaroon"/>
    <w:basedOn w:val="Normal"/>
    <w:rsid w:val="002A5C1E"/>
    <w:pPr>
      <w:widowControl/>
      <w:spacing w:line="240" w:lineRule="auto"/>
    </w:pPr>
    <w:rPr>
      <w:rFonts w:ascii="Arial" w:hAnsi="Arial"/>
      <w:color w:val="550D2A"/>
      <w:szCs w:val="24"/>
      <w:lang w:val="en-GB"/>
    </w:rPr>
  </w:style>
  <w:style w:type="paragraph" w:customStyle="1" w:styleId="cgoGreen">
    <w:name w:val="cgoGreen"/>
    <w:basedOn w:val="Normal"/>
    <w:rsid w:val="002A5C1E"/>
    <w:pPr>
      <w:widowControl/>
      <w:spacing w:line="240" w:lineRule="auto"/>
    </w:pPr>
    <w:rPr>
      <w:rFonts w:ascii="Arial" w:hAnsi="Arial"/>
      <w:color w:val="909859"/>
      <w:szCs w:val="24"/>
      <w:lang w:val="en-GB"/>
    </w:rPr>
  </w:style>
  <w:style w:type="paragraph" w:customStyle="1" w:styleId="cgoClientName">
    <w:name w:val="cgoClientName"/>
    <w:basedOn w:val="cgoMaroon"/>
    <w:next w:val="cgoProjectTitle"/>
    <w:rsid w:val="002A5C1E"/>
    <w:pPr>
      <w:keepNext/>
      <w:pageBreakBefore/>
      <w:spacing w:before="4536" w:line="580" w:lineRule="atLeast"/>
      <w:ind w:right="4082"/>
    </w:pPr>
    <w:rPr>
      <w:b/>
      <w:sz w:val="40"/>
    </w:rPr>
  </w:style>
  <w:style w:type="paragraph" w:customStyle="1" w:styleId="cgoProjectTitle">
    <w:name w:val="cgoProjectTitle"/>
    <w:basedOn w:val="cgoGreen"/>
    <w:rsid w:val="002A5C1E"/>
    <w:pPr>
      <w:spacing w:after="640" w:line="580" w:lineRule="atLeast"/>
      <w:ind w:right="4082"/>
    </w:pPr>
    <w:rPr>
      <w:b/>
      <w:sz w:val="40"/>
    </w:rPr>
  </w:style>
  <w:style w:type="paragraph" w:customStyle="1" w:styleId="cgoDocumentTitle">
    <w:name w:val="cgoDocumentTitle"/>
    <w:basedOn w:val="Normal"/>
    <w:rsid w:val="002A5C1E"/>
    <w:pPr>
      <w:widowControl/>
      <w:spacing w:line="320" w:lineRule="atLeast"/>
      <w:ind w:right="4933"/>
    </w:pPr>
    <w:rPr>
      <w:rFonts w:ascii="Arial" w:hAnsi="Arial"/>
      <w:b/>
      <w:szCs w:val="24"/>
      <w:lang w:val="en-GB"/>
    </w:rPr>
  </w:style>
  <w:style w:type="paragraph" w:customStyle="1" w:styleId="cgoDocumentDate">
    <w:name w:val="cgoDocumentDate"/>
    <w:basedOn w:val="Normal"/>
    <w:next w:val="cgoNormalCharChar2"/>
    <w:rsid w:val="002A5C1E"/>
    <w:pPr>
      <w:widowControl/>
      <w:spacing w:line="320" w:lineRule="atLeast"/>
      <w:ind w:right="4933"/>
    </w:pPr>
    <w:rPr>
      <w:rFonts w:ascii="Arial" w:hAnsi="Arial"/>
      <w:b/>
      <w:szCs w:val="24"/>
      <w:lang w:val="en-GB"/>
    </w:rPr>
  </w:style>
  <w:style w:type="paragraph" w:customStyle="1" w:styleId="cgoMaroonHeading">
    <w:name w:val="cgoMaroonHeading"/>
    <w:basedOn w:val="cgoMaroon"/>
    <w:next w:val="cgoNormalCharChar2"/>
    <w:rsid w:val="002A5C1E"/>
    <w:pPr>
      <w:pageBreakBefore/>
      <w:spacing w:after="640" w:line="580" w:lineRule="atLeast"/>
    </w:pPr>
    <w:rPr>
      <w:b/>
      <w:sz w:val="40"/>
    </w:rPr>
  </w:style>
  <w:style w:type="paragraph" w:customStyle="1" w:styleId="cgoGreenHeading">
    <w:name w:val="cgoGreenHeading"/>
    <w:basedOn w:val="cgoGreen"/>
    <w:next w:val="cgoNormalCharChar2"/>
    <w:rsid w:val="002A5C1E"/>
    <w:pPr>
      <w:pageBreakBefore/>
      <w:spacing w:after="640" w:line="580" w:lineRule="atLeast"/>
    </w:pPr>
    <w:rPr>
      <w:b/>
      <w:sz w:val="40"/>
    </w:rPr>
  </w:style>
  <w:style w:type="paragraph" w:customStyle="1" w:styleId="cgoSectionNumber">
    <w:name w:val="cgoSectionNumber"/>
    <w:basedOn w:val="cgoMaroon"/>
    <w:next w:val="cgoSectionTitle"/>
    <w:rsid w:val="002A5C1E"/>
    <w:pPr>
      <w:pageBreakBefore/>
      <w:spacing w:before="4536" w:line="580" w:lineRule="atLeast"/>
    </w:pPr>
    <w:rPr>
      <w:b/>
      <w:sz w:val="40"/>
    </w:rPr>
  </w:style>
  <w:style w:type="paragraph" w:customStyle="1" w:styleId="cgoSectionTitle">
    <w:name w:val="cgoSectionTitle"/>
    <w:basedOn w:val="cgoGreen"/>
    <w:next w:val="cgoNormalCharChar2"/>
    <w:rsid w:val="002A5C1E"/>
    <w:pPr>
      <w:spacing w:line="580" w:lineRule="atLeast"/>
    </w:pPr>
    <w:rPr>
      <w:b/>
      <w:sz w:val="40"/>
    </w:rPr>
  </w:style>
  <w:style w:type="paragraph" w:customStyle="1" w:styleId="cgoFromEmail">
    <w:name w:val="cgoFromEmail"/>
    <w:basedOn w:val="cgoNormalCharChar2"/>
    <w:rsid w:val="002A5C1E"/>
    <w:pPr>
      <w:spacing w:after="0" w:line="240" w:lineRule="atLeast"/>
    </w:pPr>
    <w:rPr>
      <w:b/>
      <w:sz w:val="16"/>
    </w:rPr>
  </w:style>
  <w:style w:type="paragraph" w:customStyle="1" w:styleId="cgoFromName">
    <w:name w:val="cgoFromName"/>
    <w:basedOn w:val="cgoNormalCharChar2"/>
    <w:rsid w:val="002A5C1E"/>
    <w:pPr>
      <w:spacing w:after="0"/>
    </w:pPr>
    <w:rPr>
      <w:b/>
    </w:rPr>
  </w:style>
  <w:style w:type="paragraph" w:customStyle="1" w:styleId="cgoFromTitle">
    <w:name w:val="cgoFromTitle"/>
    <w:basedOn w:val="cgoNormalCharChar2"/>
    <w:rsid w:val="002A5C1E"/>
    <w:pPr>
      <w:spacing w:after="0"/>
    </w:pPr>
    <w:rPr>
      <w:b/>
      <w:sz w:val="16"/>
    </w:rPr>
  </w:style>
  <w:style w:type="paragraph" w:customStyle="1" w:styleId="cgoToAddress">
    <w:name w:val="cgoToAddress"/>
    <w:basedOn w:val="cgoNormalCharChar2"/>
    <w:rsid w:val="002A5C1E"/>
    <w:pPr>
      <w:spacing w:after="0"/>
    </w:pPr>
  </w:style>
  <w:style w:type="paragraph" w:customStyle="1" w:styleId="cgoToCompany">
    <w:name w:val="cgoToCompany"/>
    <w:basedOn w:val="cgoNormalCharChar2"/>
    <w:rsid w:val="002A5C1E"/>
    <w:pPr>
      <w:spacing w:after="0"/>
    </w:pPr>
  </w:style>
  <w:style w:type="paragraph" w:customStyle="1" w:styleId="cgoToName">
    <w:name w:val="cgoToName"/>
    <w:basedOn w:val="cgoNormalCharChar2"/>
    <w:rsid w:val="002A5C1E"/>
    <w:pPr>
      <w:spacing w:after="0"/>
    </w:pPr>
    <w:rPr>
      <w:b/>
    </w:rPr>
  </w:style>
  <w:style w:type="paragraph" w:customStyle="1" w:styleId="cgoCopyTo">
    <w:name w:val="cgoCopyTo"/>
    <w:basedOn w:val="cgoNormalCharChar2"/>
    <w:rsid w:val="002A5C1E"/>
    <w:pPr>
      <w:spacing w:after="0"/>
    </w:pPr>
    <w:rPr>
      <w:b/>
    </w:rPr>
  </w:style>
  <w:style w:type="paragraph" w:customStyle="1" w:styleId="cgoDocHeading">
    <w:name w:val="cgoDocHeading"/>
    <w:basedOn w:val="cgoNormalCharChar2"/>
    <w:next w:val="cgoNormalCharChar2"/>
    <w:rsid w:val="002A5C1E"/>
    <w:pPr>
      <w:spacing w:after="960" w:line="480" w:lineRule="atLeast"/>
    </w:pPr>
    <w:rPr>
      <w:b/>
      <w:sz w:val="40"/>
    </w:rPr>
  </w:style>
  <w:style w:type="paragraph" w:customStyle="1" w:styleId="cgoToFax">
    <w:name w:val="cgoToFax"/>
    <w:basedOn w:val="cgoNormalCharChar2"/>
    <w:rsid w:val="002A5C1E"/>
    <w:pPr>
      <w:spacing w:after="0"/>
    </w:pPr>
  </w:style>
  <w:style w:type="paragraph" w:customStyle="1" w:styleId="cgoTableText">
    <w:name w:val="cgoTableText"/>
    <w:basedOn w:val="cgoNormalCharChar2"/>
    <w:rsid w:val="002A5C1E"/>
    <w:pPr>
      <w:spacing w:after="0"/>
    </w:pPr>
  </w:style>
  <w:style w:type="paragraph" w:customStyle="1" w:styleId="cgoCaptionMaroon">
    <w:name w:val="cgoCaptionMaroon"/>
    <w:basedOn w:val="cgoNormalCharChar2"/>
    <w:next w:val="cgoNormalCharChar2"/>
    <w:rsid w:val="002A5C1E"/>
    <w:pPr>
      <w:tabs>
        <w:tab w:val="left" w:pos="1134"/>
      </w:tabs>
      <w:spacing w:after="240" w:line="240" w:lineRule="atLeast"/>
    </w:pPr>
    <w:rPr>
      <w:b/>
      <w:bCs/>
      <w:noProof/>
      <w:color w:val="550D2A"/>
      <w:lang w:val="en-US"/>
    </w:rPr>
  </w:style>
  <w:style w:type="paragraph" w:customStyle="1" w:styleId="cgoGreen20pt">
    <w:name w:val="cgoGreen20pt"/>
    <w:basedOn w:val="cgoGreen"/>
    <w:next w:val="cgoNormalCharChar2"/>
    <w:rsid w:val="002A5C1E"/>
    <w:pPr>
      <w:spacing w:before="320" w:after="640" w:line="580" w:lineRule="atLeast"/>
    </w:pPr>
    <w:rPr>
      <w:b/>
      <w:sz w:val="40"/>
    </w:rPr>
  </w:style>
  <w:style w:type="paragraph" w:customStyle="1" w:styleId="cgoMaroon20pt">
    <w:name w:val="cgoMaroon20pt"/>
    <w:basedOn w:val="cgoMaroon"/>
    <w:next w:val="cgoNormalCharChar2"/>
    <w:rsid w:val="002A5C1E"/>
    <w:pPr>
      <w:spacing w:before="320" w:after="640" w:line="580" w:lineRule="atLeast"/>
    </w:pPr>
    <w:rPr>
      <w:b/>
      <w:sz w:val="40"/>
    </w:rPr>
  </w:style>
  <w:style w:type="paragraph" w:customStyle="1" w:styleId="cgoCode">
    <w:name w:val="cgoCode"/>
    <w:basedOn w:val="cgoNormalCharChar2"/>
    <w:rsid w:val="002A5C1E"/>
    <w:pPr>
      <w:spacing w:after="0"/>
    </w:pPr>
    <w:rPr>
      <w:rFonts w:ascii="Courier" w:hAnsi="Courier"/>
      <w:spacing w:val="-10"/>
    </w:rPr>
  </w:style>
  <w:style w:type="paragraph" w:customStyle="1" w:styleId="TOCBase">
    <w:name w:val="TOC Base"/>
    <w:basedOn w:val="Normal"/>
    <w:rsid w:val="002A5C1E"/>
    <w:pPr>
      <w:widowControl/>
      <w:tabs>
        <w:tab w:val="right" w:leader="dot" w:pos="6480"/>
      </w:tabs>
      <w:spacing w:after="240"/>
    </w:pPr>
    <w:rPr>
      <w:rFonts w:ascii="Arial Narrow" w:hAnsi="Arial Narrow"/>
      <w:snapToGrid w:val="0"/>
      <w:spacing w:val="-5"/>
      <w:lang w:val="en-GB"/>
    </w:rPr>
  </w:style>
  <w:style w:type="paragraph" w:customStyle="1" w:styleId="InterviewHdr">
    <w:name w:val="Interview Hdr"/>
    <w:basedOn w:val="Normal"/>
    <w:next w:val="Normal"/>
    <w:autoRedefine/>
    <w:rsid w:val="002A5C1E"/>
    <w:pPr>
      <w:widowControl/>
      <w:spacing w:line="240" w:lineRule="auto"/>
    </w:pPr>
    <w:rPr>
      <w:rFonts w:ascii="Arial" w:hAnsi="Arial"/>
      <w:b/>
      <w:bCs/>
      <w:color w:val="550D2A"/>
      <w:sz w:val="22"/>
      <w:lang w:val="en-GB"/>
    </w:rPr>
  </w:style>
  <w:style w:type="paragraph" w:customStyle="1" w:styleId="ListBulletedItem1">
    <w:name w:val="List Bulleted Item 1"/>
    <w:aliases w:val="lb1"/>
    <w:rsid w:val="002A5C1E"/>
    <w:pPr>
      <w:tabs>
        <w:tab w:val="num" w:pos="720"/>
      </w:tabs>
      <w:spacing w:after="120" w:line="240" w:lineRule="exact"/>
      <w:ind w:left="360" w:hanging="360"/>
    </w:pPr>
    <w:rPr>
      <w:rFonts w:ascii="Arial" w:eastAsia="Times New Roman" w:hAnsi="Arial" w:cs="Arial"/>
      <w:noProof/>
      <w:sz w:val="20"/>
      <w:szCs w:val="20"/>
    </w:rPr>
  </w:style>
  <w:style w:type="paragraph" w:customStyle="1" w:styleId="art">
    <w:name w:val="art"/>
    <w:aliases w:val="a"/>
    <w:basedOn w:val="BodyText"/>
    <w:rsid w:val="002A5C1E"/>
    <w:pPr>
      <w:widowControl/>
      <w:spacing w:before="360" w:line="240" w:lineRule="auto"/>
      <w:ind w:left="0"/>
      <w:jc w:val="center"/>
    </w:pPr>
    <w:rPr>
      <w:rFonts w:ascii="Verdana" w:hAnsi="Verdana"/>
    </w:rPr>
  </w:style>
  <w:style w:type="paragraph" w:customStyle="1" w:styleId="Graphic">
    <w:name w:val="Graphic"/>
    <w:basedOn w:val="Normal"/>
    <w:rsid w:val="002A5C1E"/>
    <w:pPr>
      <w:spacing w:before="120" w:after="120" w:line="240" w:lineRule="auto"/>
    </w:pPr>
    <w:rPr>
      <w:rFonts w:ascii="Normal" w:hAnsi="Normal"/>
    </w:rPr>
  </w:style>
  <w:style w:type="paragraph" w:customStyle="1" w:styleId="ListBulletedItem2">
    <w:name w:val="List Bulleted Item 2"/>
    <w:basedOn w:val="ListBulletedItem1"/>
    <w:rsid w:val="002A5C1E"/>
    <w:pPr>
      <w:tabs>
        <w:tab w:val="clear" w:pos="720"/>
      </w:tabs>
      <w:spacing w:after="80"/>
      <w:ind w:left="634" w:hanging="274"/>
    </w:pPr>
  </w:style>
  <w:style w:type="paragraph" w:customStyle="1" w:styleId="cgoNormalCharCharCharCharCharCharCharCharCharCharChar">
    <w:name w:val="cgoNormal Char Char Char Char Char Char Char Char Char Char Char"/>
    <w:basedOn w:val="Normal"/>
    <w:rsid w:val="002A5C1E"/>
    <w:pPr>
      <w:widowControl/>
      <w:spacing w:after="280" w:line="280" w:lineRule="atLeast"/>
    </w:pPr>
    <w:rPr>
      <w:rFonts w:ascii="Arial" w:hAnsi="Arial"/>
      <w:sz w:val="18"/>
      <w:szCs w:val="24"/>
      <w:lang w:val="en-GB"/>
    </w:rPr>
  </w:style>
  <w:style w:type="character" w:customStyle="1" w:styleId="cgoNormalCharCharCharCharCharCharCharCharCharCharCharChar">
    <w:name w:val="cgoNormal Char Char Char Char Char Char Char Char Char Char Char Char"/>
    <w:rsid w:val="002A5C1E"/>
    <w:rPr>
      <w:rFonts w:ascii="Arial" w:hAnsi="Arial"/>
      <w:sz w:val="18"/>
      <w:szCs w:val="24"/>
      <w:lang w:val="en-GB" w:eastAsia="en-US" w:bidi="ar-SA"/>
    </w:rPr>
  </w:style>
  <w:style w:type="character" w:customStyle="1" w:styleId="cgoNormalCharChar1">
    <w:name w:val="cgoNormal Char Char1"/>
    <w:rsid w:val="002A5C1E"/>
    <w:rPr>
      <w:rFonts w:ascii="Arial" w:hAnsi="Arial"/>
      <w:szCs w:val="24"/>
      <w:lang w:val="en-GB" w:eastAsia="en-US" w:bidi="ar-SA"/>
    </w:rPr>
  </w:style>
  <w:style w:type="paragraph" w:customStyle="1" w:styleId="cgoNormalCharCharCharCharCharCharCharCharCharCharCharCharCharCharCharCharCharCharCharCharCharCharCharCharCharCharCharCharCharCharCharCharCharCharCharCharCharCharCharCharCharCharCharCharCharCharCharChChar">
    <w:name w:val="cgoNormal Char Char Char Char Char Char Char Char Char Char Char Char Char Char Char Char Char Char Char Char Char Char Char Char Char Char Char Char Char Char Char Char Char Char Char Char Char Char Char Char Char Char Char Char Char Char Char Ch  Char"/>
    <w:basedOn w:val="Normal"/>
    <w:rsid w:val="002A5C1E"/>
    <w:pPr>
      <w:widowControl/>
      <w:spacing w:after="280" w:line="280" w:lineRule="atLeast"/>
    </w:pPr>
    <w:rPr>
      <w:rFonts w:ascii="Arial" w:hAnsi="Arial"/>
      <w:szCs w:val="24"/>
      <w:lang w:val="en-GB"/>
    </w:rPr>
  </w:style>
  <w:style w:type="paragraph" w:customStyle="1" w:styleId="cgoNormalChar">
    <w:name w:val="cgoNormal Char"/>
    <w:basedOn w:val="Normal"/>
    <w:rsid w:val="002A5C1E"/>
    <w:pPr>
      <w:widowControl/>
      <w:spacing w:after="280" w:line="280" w:lineRule="atLeast"/>
    </w:pPr>
    <w:rPr>
      <w:rFonts w:ascii="Arial" w:hAnsi="Arial"/>
      <w:szCs w:val="24"/>
      <w:lang w:val="en-GB"/>
    </w:rPr>
  </w:style>
  <w:style w:type="paragraph" w:customStyle="1" w:styleId="cgoNormalCharChar2CharChar1CharCharCharCharChar">
    <w:name w:val="cgoNormal Char Char2 Char Char1 Char Char Char Char Char"/>
    <w:basedOn w:val="Normal"/>
    <w:rsid w:val="002A5C1E"/>
    <w:pPr>
      <w:widowControl/>
      <w:spacing w:after="280" w:line="280" w:lineRule="atLeast"/>
    </w:pPr>
    <w:rPr>
      <w:rFonts w:ascii="Arial" w:hAnsi="Arial"/>
      <w:szCs w:val="24"/>
      <w:lang w:val="en-GB"/>
    </w:rPr>
  </w:style>
  <w:style w:type="character" w:customStyle="1" w:styleId="cgoNormalCharChar2CharChar1CharCharCharCharCharChar">
    <w:name w:val="cgoNormal Char Char2 Char Char1 Char Char Char Char Char Char"/>
    <w:rsid w:val="002A5C1E"/>
    <w:rPr>
      <w:rFonts w:ascii="Arial" w:hAnsi="Arial"/>
      <w:szCs w:val="24"/>
      <w:lang w:val="en-GB" w:eastAsia="en-US" w:bidi="ar-SA"/>
    </w:rPr>
  </w:style>
  <w:style w:type="character" w:customStyle="1" w:styleId="cgoNormalCharChar2CharChar">
    <w:name w:val="cgoNormal Char Char2 Char Char"/>
    <w:rsid w:val="002A5C1E"/>
    <w:rPr>
      <w:rFonts w:ascii="Arial" w:hAnsi="Arial"/>
      <w:szCs w:val="24"/>
      <w:lang w:val="en-GB" w:eastAsia="en-US" w:bidi="ar-SA"/>
    </w:rPr>
  </w:style>
  <w:style w:type="paragraph" w:customStyle="1" w:styleId="cgoNormalCharChar2CharChar1CharCharCharChar">
    <w:name w:val="cgoNormal Char Char2 Char Char1 Char Char Char Char"/>
    <w:basedOn w:val="Normal"/>
    <w:rsid w:val="002A5C1E"/>
    <w:pPr>
      <w:widowControl/>
      <w:spacing w:after="280" w:line="280" w:lineRule="atLeast"/>
    </w:pPr>
    <w:rPr>
      <w:rFonts w:ascii="Arial" w:hAnsi="Arial"/>
      <w:szCs w:val="24"/>
      <w:lang w:val="en-GB"/>
    </w:rPr>
  </w:style>
  <w:style w:type="paragraph" w:customStyle="1" w:styleId="cgoNormalCharCharCharCharCharCharCharCharCharCharCharCharCharCharCharCharCharCharChar">
    <w:name w:val="cgoNormal Char Char Char Char Char Char Char Char Char Char Char Char Char Char Char Char Char Char Char"/>
    <w:basedOn w:val="Normal"/>
    <w:rsid w:val="002A5C1E"/>
    <w:pPr>
      <w:widowControl/>
      <w:spacing w:after="280" w:line="280" w:lineRule="atLeast"/>
    </w:pPr>
    <w:rPr>
      <w:rFonts w:ascii="Arial" w:hAnsi="Arial"/>
      <w:szCs w:val="24"/>
      <w:lang w:val="en-GB"/>
    </w:rPr>
  </w:style>
  <w:style w:type="paragraph" w:customStyle="1" w:styleId="Heading41">
    <w:name w:val="Heading 41"/>
    <w:basedOn w:val="Normal"/>
    <w:next w:val="Normal"/>
    <w:autoRedefine/>
    <w:rsid w:val="002A5C1E"/>
    <w:pPr>
      <w:keepNext/>
      <w:widowControl/>
      <w:tabs>
        <w:tab w:val="num" w:pos="864"/>
      </w:tabs>
      <w:spacing w:before="120" w:after="120" w:line="240" w:lineRule="auto"/>
      <w:ind w:left="864" w:hanging="864"/>
      <w:outlineLvl w:val="3"/>
    </w:pPr>
    <w:rPr>
      <w:rFonts w:ascii="Lucida Sans Unicode" w:hAnsi="Lucida Sans Unicode" w:cs="Lucida Sans Unicode"/>
      <w:color w:val="666699"/>
      <w:sz w:val="22"/>
      <w:szCs w:val="22"/>
      <w:lang w:val="en-GB"/>
    </w:rPr>
  </w:style>
  <w:style w:type="paragraph" w:styleId="Caption">
    <w:name w:val="caption"/>
    <w:basedOn w:val="Normal"/>
    <w:next w:val="Normal"/>
    <w:qFormat/>
    <w:rsid w:val="002A5C1E"/>
    <w:pPr>
      <w:widowControl/>
      <w:spacing w:before="120" w:after="120" w:line="240" w:lineRule="auto"/>
    </w:pPr>
    <w:rPr>
      <w:rFonts w:ascii="Lucida Sans Unicode" w:hAnsi="Lucida Sans Unicode"/>
      <w:b/>
      <w:bCs/>
      <w:lang w:val="en-GB"/>
    </w:rPr>
  </w:style>
  <w:style w:type="character" w:customStyle="1" w:styleId="cgoNormalCharCharCharCharCharCharChar1">
    <w:name w:val="cgoNormal Char Char Char Char Char Char Char1"/>
    <w:rsid w:val="002A5C1E"/>
    <w:rPr>
      <w:rFonts w:ascii="Arial" w:hAnsi="Arial"/>
      <w:sz w:val="18"/>
      <w:szCs w:val="24"/>
      <w:lang w:val="en-GB" w:eastAsia="en-US" w:bidi="ar-SA"/>
    </w:rPr>
  </w:style>
  <w:style w:type="paragraph" w:customStyle="1" w:styleId="tablebody">
    <w:name w:val="table body"/>
    <w:basedOn w:val="Normal"/>
    <w:rsid w:val="002A5C1E"/>
    <w:pPr>
      <w:widowControl/>
      <w:spacing w:after="120" w:line="240" w:lineRule="auto"/>
    </w:pPr>
    <w:rPr>
      <w:rFonts w:ascii="Arial" w:hAnsi="Arial" w:cs="Arial"/>
      <w:lang w:val="en-GB"/>
    </w:rPr>
  </w:style>
  <w:style w:type="character" w:styleId="Strong">
    <w:name w:val="Strong"/>
    <w:qFormat/>
    <w:rsid w:val="002A5C1E"/>
    <w:rPr>
      <w:b/>
    </w:rPr>
  </w:style>
  <w:style w:type="character" w:customStyle="1" w:styleId="ref1CharCharCharChar">
    <w:name w:val="ref1 Char Char Char Char"/>
    <w:rsid w:val="002A5C1E"/>
    <w:rPr>
      <w:rFonts w:ascii="Lucida Sans Unicode" w:hAnsi="Lucida Sans Unicode"/>
      <w:color w:val="993366"/>
      <w:sz w:val="18"/>
      <w:lang w:val="en-GB" w:eastAsia="en-US" w:bidi="ar-SA"/>
    </w:rPr>
  </w:style>
  <w:style w:type="paragraph" w:customStyle="1" w:styleId="CategoryDocumentation">
    <w:name w:val="Category Documentation"/>
    <w:basedOn w:val="Normal"/>
    <w:rsid w:val="002A5C1E"/>
    <w:pPr>
      <w:widowControl/>
      <w:overflowPunct w:val="0"/>
      <w:autoSpaceDE w:val="0"/>
      <w:autoSpaceDN w:val="0"/>
      <w:adjustRightInd w:val="0"/>
      <w:spacing w:line="240" w:lineRule="auto"/>
      <w:ind w:left="1080"/>
      <w:textAlignment w:val="baseline"/>
    </w:pPr>
    <w:rPr>
      <w:kern w:val="28"/>
    </w:rPr>
  </w:style>
  <w:style w:type="paragraph" w:customStyle="1" w:styleId="Standard">
    <w:name w:val="Standard"/>
    <w:basedOn w:val="Normal"/>
    <w:rsid w:val="002A5C1E"/>
    <w:pPr>
      <w:numPr>
        <w:numId w:val="9"/>
      </w:numPr>
      <w:tabs>
        <w:tab w:val="clear" w:pos="360"/>
        <w:tab w:val="num" w:pos="644"/>
      </w:tabs>
      <w:spacing w:before="120" w:line="240" w:lineRule="auto"/>
      <w:ind w:left="1208" w:hanging="357"/>
      <w:jc w:val="both"/>
    </w:pPr>
    <w:rPr>
      <w:rFonts w:ascii="Arial" w:hAnsi="Arial"/>
      <w:b/>
      <w:snapToGrid w:val="0"/>
      <w:color w:val="000000"/>
      <w:lang w:val="en-GB"/>
    </w:rPr>
  </w:style>
  <w:style w:type="paragraph" w:customStyle="1" w:styleId="InfosysNormal">
    <w:name w:val="Infosys Normal"/>
    <w:basedOn w:val="Normal"/>
    <w:rsid w:val="002A5C1E"/>
    <w:pPr>
      <w:widowControl/>
      <w:spacing w:line="240" w:lineRule="auto"/>
    </w:pPr>
    <w:rPr>
      <w:rFonts w:ascii="Arial" w:hAnsi="Arial"/>
      <w:sz w:val="22"/>
      <w:szCs w:val="24"/>
      <w:lang w:val="en-GB"/>
    </w:rPr>
  </w:style>
  <w:style w:type="character" w:customStyle="1" w:styleId="cgoNormalCharCharCharCharCharCharCharCharCharCharCharCharChar">
    <w:name w:val="cgoNormal Char Char Char Char Char Char Char Char Char Char Char Char Char"/>
    <w:rsid w:val="002A5C1E"/>
    <w:rPr>
      <w:rFonts w:ascii="Arial" w:hAnsi="Arial"/>
      <w:sz w:val="24"/>
      <w:szCs w:val="24"/>
      <w:lang w:val="en-GB" w:eastAsia="en-US" w:bidi="ar-SA"/>
    </w:rPr>
  </w:style>
  <w:style w:type="paragraph" w:customStyle="1" w:styleId="xl22">
    <w:name w:val="xl22"/>
    <w:basedOn w:val="Normal"/>
    <w:rsid w:val="002A5C1E"/>
    <w:pPr>
      <w:widowControl/>
      <w:pBdr>
        <w:bottom w:val="single" w:sz="8" w:space="0" w:color="auto"/>
      </w:pBdr>
      <w:spacing w:before="100" w:beforeAutospacing="1" w:after="100" w:afterAutospacing="1" w:line="240" w:lineRule="auto"/>
      <w:jc w:val="both"/>
    </w:pPr>
    <w:rPr>
      <w:rFonts w:ascii="Arial Unicode MS" w:eastAsia="Arial Unicode MS" w:hAnsi="Arial Unicode MS" w:cs="Arial Unicode MS"/>
      <w:sz w:val="24"/>
      <w:szCs w:val="24"/>
      <w:lang w:val="en-GB"/>
    </w:rPr>
  </w:style>
  <w:style w:type="paragraph" w:customStyle="1" w:styleId="Titre4Heading44">
    <w:name w:val="Titre 4.Heading 4 4"/>
    <w:basedOn w:val="BodyText"/>
    <w:next w:val="BodyText"/>
    <w:rsid w:val="002A5C1E"/>
    <w:pPr>
      <w:keepNext/>
      <w:widowControl/>
      <w:pBdr>
        <w:bottom w:val="single" w:sz="6" w:space="1" w:color="auto"/>
      </w:pBdr>
      <w:tabs>
        <w:tab w:val="left" w:pos="288"/>
        <w:tab w:val="left" w:pos="720"/>
        <w:tab w:val="center" w:pos="6300"/>
        <w:tab w:val="right" w:pos="10080"/>
      </w:tabs>
      <w:spacing w:before="240" w:after="0" w:line="240" w:lineRule="auto"/>
      <w:ind w:left="0"/>
      <w:jc w:val="both"/>
    </w:pPr>
    <w:rPr>
      <w:b/>
      <w:snapToGrid w:val="0"/>
    </w:rPr>
  </w:style>
  <w:style w:type="paragraph" w:customStyle="1" w:styleId="HeaderBase">
    <w:name w:val="Header Base"/>
    <w:basedOn w:val="Normal"/>
    <w:rsid w:val="002A5C1E"/>
    <w:pPr>
      <w:keepLines/>
      <w:widowControl/>
      <w:pBdr>
        <w:bottom w:val="single" w:sz="6" w:space="4" w:color="auto"/>
      </w:pBdr>
      <w:tabs>
        <w:tab w:val="center" w:pos="4320"/>
        <w:tab w:val="right" w:pos="8640"/>
      </w:tabs>
      <w:overflowPunct w:val="0"/>
      <w:autoSpaceDE w:val="0"/>
      <w:autoSpaceDN w:val="0"/>
      <w:adjustRightInd w:val="0"/>
      <w:spacing w:line="240" w:lineRule="auto"/>
      <w:ind w:left="1080"/>
      <w:textAlignment w:val="baseline"/>
    </w:pPr>
    <w:rPr>
      <w:b/>
      <w:caps/>
      <w:spacing w:val="20"/>
      <w:sz w:val="18"/>
    </w:rPr>
  </w:style>
  <w:style w:type="character" w:styleId="HTMLCode">
    <w:name w:val="HTML Code"/>
    <w:rsid w:val="002A5C1E"/>
    <w:rPr>
      <w:rFonts w:ascii="Arial Unicode MS" w:eastAsia="Arial Unicode MS" w:hAnsi="Arial Unicode MS" w:cs="Arial Unicode MS"/>
      <w:sz w:val="20"/>
      <w:szCs w:val="20"/>
    </w:rPr>
  </w:style>
  <w:style w:type="paragraph" w:customStyle="1" w:styleId="header1">
    <w:name w:val="header 1"/>
    <w:basedOn w:val="Normal"/>
    <w:rsid w:val="002A5C1E"/>
    <w:pPr>
      <w:widowControl/>
      <w:overflowPunct w:val="0"/>
      <w:autoSpaceDE w:val="0"/>
      <w:autoSpaceDN w:val="0"/>
      <w:adjustRightInd w:val="0"/>
      <w:spacing w:line="240" w:lineRule="auto"/>
      <w:ind w:left="720"/>
      <w:jc w:val="both"/>
      <w:textAlignment w:val="baseline"/>
    </w:pPr>
    <w:rPr>
      <w:rFonts w:ascii="Verdana" w:hAnsi="Verdana"/>
    </w:rPr>
  </w:style>
  <w:style w:type="character" w:customStyle="1" w:styleId="SoDAField">
    <w:name w:val="SoDA Field"/>
    <w:rsid w:val="002A5C1E"/>
    <w:rPr>
      <w:color w:val="0000FF"/>
      <w:sz w:val="20"/>
    </w:rPr>
  </w:style>
  <w:style w:type="paragraph" w:customStyle="1" w:styleId="Note0">
    <w:name w:val="Note"/>
    <w:basedOn w:val="Normal"/>
    <w:rsid w:val="002A5C1E"/>
    <w:pPr>
      <w:widowControl/>
      <w:pBdr>
        <w:top w:val="single" w:sz="8" w:space="2" w:color="D3BDD2"/>
        <w:left w:val="single" w:sz="8" w:space="3" w:color="D3BDD2"/>
        <w:bottom w:val="single" w:sz="8" w:space="2" w:color="D3BDD2"/>
        <w:right w:val="single" w:sz="8" w:space="3" w:color="D3BDD2"/>
      </w:pBdr>
      <w:shd w:val="clear" w:color="auto" w:fill="D3BDD2"/>
      <w:spacing w:after="120" w:line="240" w:lineRule="auto"/>
    </w:pPr>
    <w:rPr>
      <w:rFonts w:ascii="Arial" w:hAnsi="Arial"/>
      <w:sz w:val="22"/>
      <w:lang w:val="en-GB"/>
    </w:rPr>
  </w:style>
  <w:style w:type="paragraph" w:styleId="PlainText">
    <w:name w:val="Plain Text"/>
    <w:basedOn w:val="Normal"/>
    <w:link w:val="PlainTextChar"/>
    <w:rsid w:val="002A5C1E"/>
    <w:pPr>
      <w:widowControl/>
      <w:spacing w:line="240" w:lineRule="auto"/>
    </w:pPr>
    <w:rPr>
      <w:rFonts w:ascii="Courier New" w:hAnsi="Courier New" w:cs="Courier New"/>
    </w:rPr>
  </w:style>
  <w:style w:type="character" w:customStyle="1" w:styleId="PlainTextChar">
    <w:name w:val="Plain Text Char"/>
    <w:basedOn w:val="DefaultParagraphFont"/>
    <w:link w:val="PlainText"/>
    <w:rsid w:val="002A5C1E"/>
    <w:rPr>
      <w:rFonts w:ascii="Courier New" w:eastAsia="Times New Roman" w:hAnsi="Courier New" w:cs="Courier New"/>
      <w:sz w:val="20"/>
      <w:szCs w:val="20"/>
    </w:rPr>
  </w:style>
  <w:style w:type="paragraph" w:customStyle="1" w:styleId="LMUKtitlepagebyline">
    <w:name w:val="LMUK title page byline"/>
    <w:basedOn w:val="Normal"/>
    <w:next w:val="Normal"/>
    <w:rsid w:val="002A5C1E"/>
    <w:pPr>
      <w:widowControl/>
      <w:spacing w:line="240" w:lineRule="auto"/>
      <w:ind w:right="2267"/>
    </w:pPr>
    <w:rPr>
      <w:rFonts w:ascii="Arial" w:hAnsi="Arial"/>
      <w:sz w:val="28"/>
      <w:szCs w:val="36"/>
      <w:lang w:val="en-GB"/>
    </w:rPr>
  </w:style>
  <w:style w:type="paragraph" w:customStyle="1" w:styleId="Char">
    <w:name w:val="Char"/>
    <w:basedOn w:val="Normal"/>
    <w:rsid w:val="002A5C1E"/>
    <w:pPr>
      <w:widowControl/>
      <w:spacing w:after="160" w:line="240" w:lineRule="exact"/>
    </w:pPr>
    <w:rPr>
      <w:rFonts w:ascii="Arial" w:eastAsia="Arial" w:hAnsi="Arial" w:cs="Arial"/>
      <w:sz w:val="22"/>
      <w:szCs w:val="24"/>
    </w:rPr>
  </w:style>
  <w:style w:type="paragraph" w:styleId="Revision">
    <w:name w:val="Revision"/>
    <w:hidden/>
    <w:uiPriority w:val="99"/>
    <w:semiHidden/>
    <w:rsid w:val="002A5C1E"/>
    <w:pPr>
      <w:spacing w:after="0" w:line="240" w:lineRule="auto"/>
    </w:pPr>
    <w:rPr>
      <w:rFonts w:ascii="Arial" w:eastAsia="Times New Roman" w:hAnsi="Arial" w:cs="Times New Roman"/>
      <w:sz w:val="18"/>
      <w:szCs w:val="24"/>
      <w:lang w:val="en-GB"/>
    </w:rPr>
  </w:style>
  <w:style w:type="paragraph" w:customStyle="1" w:styleId="xl65">
    <w:name w:val="xl65"/>
    <w:basedOn w:val="Normal"/>
    <w:rsid w:val="002A5C1E"/>
    <w:pPr>
      <w:widowControl/>
      <w:spacing w:before="100" w:beforeAutospacing="1" w:after="100" w:afterAutospacing="1" w:line="240" w:lineRule="auto"/>
      <w:jc w:val="center"/>
    </w:pPr>
    <w:rPr>
      <w:sz w:val="24"/>
      <w:szCs w:val="24"/>
    </w:rPr>
  </w:style>
  <w:style w:type="paragraph" w:customStyle="1" w:styleId="xl66">
    <w:name w:val="xl66"/>
    <w:basedOn w:val="Normal"/>
    <w:rsid w:val="002A5C1E"/>
    <w:pPr>
      <w:widowControl/>
      <w:spacing w:before="100" w:beforeAutospacing="1" w:after="100" w:afterAutospacing="1" w:line="240" w:lineRule="auto"/>
      <w:jc w:val="center"/>
    </w:pPr>
    <w:rPr>
      <w:color w:val="000000"/>
      <w:sz w:val="24"/>
      <w:szCs w:val="24"/>
    </w:rPr>
  </w:style>
  <w:style w:type="paragraph" w:customStyle="1" w:styleId="xl67">
    <w:name w:val="xl67"/>
    <w:basedOn w:val="Normal"/>
    <w:rsid w:val="002A5C1E"/>
    <w:pPr>
      <w:widowControl/>
      <w:pBdr>
        <w:top w:val="single" w:sz="4" w:space="0" w:color="auto"/>
        <w:bottom w:val="single" w:sz="4" w:space="0" w:color="auto"/>
        <w:right w:val="single" w:sz="4" w:space="0" w:color="auto"/>
      </w:pBdr>
      <w:spacing w:before="100" w:beforeAutospacing="1" w:after="100" w:afterAutospacing="1" w:line="240" w:lineRule="auto"/>
    </w:pPr>
    <w:rPr>
      <w:rFonts w:ascii="Arial" w:hAnsi="Arial" w:cs="Arial"/>
      <w:b/>
      <w:bCs/>
      <w:color w:val="000000"/>
      <w:sz w:val="18"/>
      <w:szCs w:val="18"/>
    </w:rPr>
  </w:style>
  <w:style w:type="paragraph" w:customStyle="1" w:styleId="xl68">
    <w:name w:val="xl68"/>
    <w:basedOn w:val="Normal"/>
    <w:rsid w:val="002A5C1E"/>
    <w:pPr>
      <w:widowControl/>
      <w:pBdr>
        <w:top w:val="single" w:sz="4" w:space="0" w:color="auto"/>
        <w:bottom w:val="single" w:sz="4" w:space="0" w:color="auto"/>
        <w:right w:val="single" w:sz="4" w:space="0" w:color="auto"/>
      </w:pBdr>
      <w:spacing w:before="100" w:beforeAutospacing="1" w:after="100" w:afterAutospacing="1" w:line="240" w:lineRule="auto"/>
    </w:pPr>
    <w:rPr>
      <w:rFonts w:ascii="Arial" w:hAnsi="Arial" w:cs="Arial"/>
      <w:sz w:val="18"/>
      <w:szCs w:val="18"/>
    </w:rPr>
  </w:style>
  <w:style w:type="paragraph" w:customStyle="1" w:styleId="xl69">
    <w:name w:val="xl69"/>
    <w:basedOn w:val="Normal"/>
    <w:rsid w:val="002A5C1E"/>
    <w:pPr>
      <w:widowControl/>
      <w:spacing w:before="100" w:beforeAutospacing="1" w:after="100" w:afterAutospacing="1" w:line="240" w:lineRule="auto"/>
    </w:pPr>
    <w:rPr>
      <w:rFonts w:ascii="Arial" w:hAnsi="Arial" w:cs="Arial"/>
      <w:sz w:val="18"/>
      <w:szCs w:val="18"/>
    </w:rPr>
  </w:style>
  <w:style w:type="paragraph" w:customStyle="1" w:styleId="xl70">
    <w:name w:val="xl70"/>
    <w:basedOn w:val="Normal"/>
    <w:rsid w:val="002A5C1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hAnsi="Arial" w:cs="Arial"/>
      <w:b/>
      <w:bCs/>
      <w:color w:val="000000"/>
      <w:sz w:val="18"/>
      <w:szCs w:val="18"/>
    </w:rPr>
  </w:style>
  <w:style w:type="paragraph" w:customStyle="1" w:styleId="xl71">
    <w:name w:val="xl71"/>
    <w:basedOn w:val="Normal"/>
    <w:rsid w:val="002A5C1E"/>
    <w:pPr>
      <w:widowControl/>
      <w:spacing w:before="100" w:beforeAutospacing="1" w:after="100" w:afterAutospacing="1" w:line="240" w:lineRule="auto"/>
    </w:pPr>
    <w:rPr>
      <w:rFonts w:ascii="Arial" w:hAnsi="Arial" w:cs="Arial"/>
      <w:b/>
      <w:bCs/>
      <w:color w:val="000000"/>
      <w:sz w:val="18"/>
      <w:szCs w:val="18"/>
    </w:rPr>
  </w:style>
  <w:style w:type="paragraph" w:customStyle="1" w:styleId="xl72">
    <w:name w:val="xl72"/>
    <w:basedOn w:val="Normal"/>
    <w:rsid w:val="002A5C1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Webdings" w:hAnsi="Webdings"/>
      <w:color w:val="000000"/>
      <w:sz w:val="18"/>
      <w:szCs w:val="18"/>
    </w:rPr>
  </w:style>
  <w:style w:type="paragraph" w:customStyle="1" w:styleId="TableHeading0">
    <w:name w:val="Table Heading"/>
    <w:basedOn w:val="Normal"/>
    <w:rsid w:val="002A5C1E"/>
    <w:pPr>
      <w:widowControl/>
      <w:spacing w:before="120" w:after="120" w:line="240" w:lineRule="auto"/>
    </w:pPr>
    <w:rPr>
      <w:rFonts w:ascii="Arial" w:hAnsi="Arial"/>
      <w:b/>
      <w:smallCaps/>
      <w:color w:val="FFFFFF"/>
      <w:lang w:val="en-GB"/>
    </w:rPr>
  </w:style>
  <w:style w:type="paragraph" w:customStyle="1" w:styleId="FrontPage-category">
    <w:name w:val="FrontPage-category"/>
    <w:basedOn w:val="Normal"/>
    <w:rsid w:val="002A5C1E"/>
    <w:pPr>
      <w:widowControl/>
      <w:tabs>
        <w:tab w:val="center" w:pos="3969"/>
        <w:tab w:val="right" w:pos="9072"/>
      </w:tabs>
      <w:spacing w:line="240" w:lineRule="auto"/>
      <w:ind w:right="21"/>
      <w:jc w:val="both"/>
    </w:pPr>
    <w:rPr>
      <w:rFonts w:ascii="Trebuchet MS" w:hAnsi="Trebuchet MS" w:cs="Arial"/>
      <w:noProof/>
      <w:color w:val="FFFFFF"/>
      <w:sz w:val="36"/>
      <w:szCs w:val="36"/>
      <w:lang w:val="en-GB"/>
    </w:rPr>
  </w:style>
  <w:style w:type="paragraph" w:customStyle="1" w:styleId="TableText1">
    <w:name w:val="Table Text"/>
    <w:basedOn w:val="Normal"/>
    <w:rsid w:val="002A5C1E"/>
    <w:pPr>
      <w:widowControl/>
      <w:spacing w:before="60" w:after="60" w:line="240" w:lineRule="auto"/>
      <w:ind w:right="21"/>
      <w:jc w:val="both"/>
    </w:pPr>
    <w:rPr>
      <w:rFonts w:ascii="Trebuchet MS" w:hAnsi="Trebuchet MS" w:cs="Arial"/>
      <w:sz w:val="19"/>
      <w:szCs w:val="19"/>
      <w:lang w:val="en-GB"/>
    </w:rPr>
  </w:style>
  <w:style w:type="character" w:customStyle="1" w:styleId="apple-style-span">
    <w:name w:val="apple-style-span"/>
    <w:basedOn w:val="DefaultParagraphFont"/>
    <w:rsid w:val="002A5C1E"/>
  </w:style>
  <w:style w:type="paragraph" w:customStyle="1" w:styleId="template">
    <w:name w:val="template"/>
    <w:basedOn w:val="Normal"/>
    <w:rsid w:val="002A5C1E"/>
    <w:pPr>
      <w:widowControl/>
      <w:spacing w:line="240" w:lineRule="exact"/>
    </w:pPr>
    <w:rPr>
      <w:rFonts w:ascii="Arial" w:hAnsi="Arial"/>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2225">
      <w:bodyDiv w:val="1"/>
      <w:marLeft w:val="0"/>
      <w:marRight w:val="0"/>
      <w:marTop w:val="0"/>
      <w:marBottom w:val="0"/>
      <w:divBdr>
        <w:top w:val="none" w:sz="0" w:space="0" w:color="auto"/>
        <w:left w:val="none" w:sz="0" w:space="0" w:color="auto"/>
        <w:bottom w:val="none" w:sz="0" w:space="0" w:color="auto"/>
        <w:right w:val="none" w:sz="0" w:space="0" w:color="auto"/>
      </w:divBdr>
    </w:div>
    <w:div w:id="23135150">
      <w:bodyDiv w:val="1"/>
      <w:marLeft w:val="0"/>
      <w:marRight w:val="0"/>
      <w:marTop w:val="0"/>
      <w:marBottom w:val="0"/>
      <w:divBdr>
        <w:top w:val="none" w:sz="0" w:space="0" w:color="auto"/>
        <w:left w:val="none" w:sz="0" w:space="0" w:color="auto"/>
        <w:bottom w:val="none" w:sz="0" w:space="0" w:color="auto"/>
        <w:right w:val="none" w:sz="0" w:space="0" w:color="auto"/>
      </w:divBdr>
    </w:div>
    <w:div w:id="39523578">
      <w:bodyDiv w:val="1"/>
      <w:marLeft w:val="0"/>
      <w:marRight w:val="0"/>
      <w:marTop w:val="0"/>
      <w:marBottom w:val="0"/>
      <w:divBdr>
        <w:top w:val="none" w:sz="0" w:space="0" w:color="auto"/>
        <w:left w:val="none" w:sz="0" w:space="0" w:color="auto"/>
        <w:bottom w:val="none" w:sz="0" w:space="0" w:color="auto"/>
        <w:right w:val="none" w:sz="0" w:space="0" w:color="auto"/>
      </w:divBdr>
    </w:div>
    <w:div w:id="66811554">
      <w:bodyDiv w:val="1"/>
      <w:marLeft w:val="0"/>
      <w:marRight w:val="0"/>
      <w:marTop w:val="0"/>
      <w:marBottom w:val="0"/>
      <w:divBdr>
        <w:top w:val="none" w:sz="0" w:space="0" w:color="auto"/>
        <w:left w:val="none" w:sz="0" w:space="0" w:color="auto"/>
        <w:bottom w:val="none" w:sz="0" w:space="0" w:color="auto"/>
        <w:right w:val="none" w:sz="0" w:space="0" w:color="auto"/>
      </w:divBdr>
    </w:div>
    <w:div w:id="189102635">
      <w:bodyDiv w:val="1"/>
      <w:marLeft w:val="0"/>
      <w:marRight w:val="0"/>
      <w:marTop w:val="0"/>
      <w:marBottom w:val="0"/>
      <w:divBdr>
        <w:top w:val="none" w:sz="0" w:space="0" w:color="auto"/>
        <w:left w:val="none" w:sz="0" w:space="0" w:color="auto"/>
        <w:bottom w:val="none" w:sz="0" w:space="0" w:color="auto"/>
        <w:right w:val="none" w:sz="0" w:space="0" w:color="auto"/>
      </w:divBdr>
    </w:div>
    <w:div w:id="267391266">
      <w:bodyDiv w:val="1"/>
      <w:marLeft w:val="0"/>
      <w:marRight w:val="0"/>
      <w:marTop w:val="0"/>
      <w:marBottom w:val="0"/>
      <w:divBdr>
        <w:top w:val="none" w:sz="0" w:space="0" w:color="auto"/>
        <w:left w:val="none" w:sz="0" w:space="0" w:color="auto"/>
        <w:bottom w:val="none" w:sz="0" w:space="0" w:color="auto"/>
        <w:right w:val="none" w:sz="0" w:space="0" w:color="auto"/>
      </w:divBdr>
    </w:div>
    <w:div w:id="294264006">
      <w:bodyDiv w:val="1"/>
      <w:marLeft w:val="0"/>
      <w:marRight w:val="0"/>
      <w:marTop w:val="0"/>
      <w:marBottom w:val="0"/>
      <w:divBdr>
        <w:top w:val="none" w:sz="0" w:space="0" w:color="auto"/>
        <w:left w:val="none" w:sz="0" w:space="0" w:color="auto"/>
        <w:bottom w:val="none" w:sz="0" w:space="0" w:color="auto"/>
        <w:right w:val="none" w:sz="0" w:space="0" w:color="auto"/>
      </w:divBdr>
    </w:div>
    <w:div w:id="325283228">
      <w:bodyDiv w:val="1"/>
      <w:marLeft w:val="0"/>
      <w:marRight w:val="0"/>
      <w:marTop w:val="0"/>
      <w:marBottom w:val="0"/>
      <w:divBdr>
        <w:top w:val="none" w:sz="0" w:space="0" w:color="auto"/>
        <w:left w:val="none" w:sz="0" w:space="0" w:color="auto"/>
        <w:bottom w:val="none" w:sz="0" w:space="0" w:color="auto"/>
        <w:right w:val="none" w:sz="0" w:space="0" w:color="auto"/>
      </w:divBdr>
    </w:div>
    <w:div w:id="450248978">
      <w:bodyDiv w:val="1"/>
      <w:marLeft w:val="0"/>
      <w:marRight w:val="0"/>
      <w:marTop w:val="0"/>
      <w:marBottom w:val="0"/>
      <w:divBdr>
        <w:top w:val="none" w:sz="0" w:space="0" w:color="auto"/>
        <w:left w:val="none" w:sz="0" w:space="0" w:color="auto"/>
        <w:bottom w:val="none" w:sz="0" w:space="0" w:color="auto"/>
        <w:right w:val="none" w:sz="0" w:space="0" w:color="auto"/>
      </w:divBdr>
    </w:div>
    <w:div w:id="493493827">
      <w:bodyDiv w:val="1"/>
      <w:marLeft w:val="0"/>
      <w:marRight w:val="0"/>
      <w:marTop w:val="0"/>
      <w:marBottom w:val="0"/>
      <w:divBdr>
        <w:top w:val="none" w:sz="0" w:space="0" w:color="auto"/>
        <w:left w:val="none" w:sz="0" w:space="0" w:color="auto"/>
        <w:bottom w:val="none" w:sz="0" w:space="0" w:color="auto"/>
        <w:right w:val="none" w:sz="0" w:space="0" w:color="auto"/>
      </w:divBdr>
    </w:div>
    <w:div w:id="610010250">
      <w:bodyDiv w:val="1"/>
      <w:marLeft w:val="0"/>
      <w:marRight w:val="0"/>
      <w:marTop w:val="0"/>
      <w:marBottom w:val="0"/>
      <w:divBdr>
        <w:top w:val="none" w:sz="0" w:space="0" w:color="auto"/>
        <w:left w:val="none" w:sz="0" w:space="0" w:color="auto"/>
        <w:bottom w:val="none" w:sz="0" w:space="0" w:color="auto"/>
        <w:right w:val="none" w:sz="0" w:space="0" w:color="auto"/>
      </w:divBdr>
    </w:div>
    <w:div w:id="621152470">
      <w:bodyDiv w:val="1"/>
      <w:marLeft w:val="0"/>
      <w:marRight w:val="0"/>
      <w:marTop w:val="0"/>
      <w:marBottom w:val="0"/>
      <w:divBdr>
        <w:top w:val="none" w:sz="0" w:space="0" w:color="auto"/>
        <w:left w:val="none" w:sz="0" w:space="0" w:color="auto"/>
        <w:bottom w:val="none" w:sz="0" w:space="0" w:color="auto"/>
        <w:right w:val="none" w:sz="0" w:space="0" w:color="auto"/>
      </w:divBdr>
    </w:div>
    <w:div w:id="640303625">
      <w:bodyDiv w:val="1"/>
      <w:marLeft w:val="0"/>
      <w:marRight w:val="0"/>
      <w:marTop w:val="0"/>
      <w:marBottom w:val="0"/>
      <w:divBdr>
        <w:top w:val="none" w:sz="0" w:space="0" w:color="auto"/>
        <w:left w:val="none" w:sz="0" w:space="0" w:color="auto"/>
        <w:bottom w:val="none" w:sz="0" w:space="0" w:color="auto"/>
        <w:right w:val="none" w:sz="0" w:space="0" w:color="auto"/>
      </w:divBdr>
    </w:div>
    <w:div w:id="819922897">
      <w:bodyDiv w:val="1"/>
      <w:marLeft w:val="0"/>
      <w:marRight w:val="0"/>
      <w:marTop w:val="0"/>
      <w:marBottom w:val="0"/>
      <w:divBdr>
        <w:top w:val="none" w:sz="0" w:space="0" w:color="auto"/>
        <w:left w:val="none" w:sz="0" w:space="0" w:color="auto"/>
        <w:bottom w:val="none" w:sz="0" w:space="0" w:color="auto"/>
        <w:right w:val="none" w:sz="0" w:space="0" w:color="auto"/>
      </w:divBdr>
    </w:div>
    <w:div w:id="851190723">
      <w:bodyDiv w:val="1"/>
      <w:marLeft w:val="0"/>
      <w:marRight w:val="0"/>
      <w:marTop w:val="0"/>
      <w:marBottom w:val="0"/>
      <w:divBdr>
        <w:top w:val="none" w:sz="0" w:space="0" w:color="auto"/>
        <w:left w:val="none" w:sz="0" w:space="0" w:color="auto"/>
        <w:bottom w:val="none" w:sz="0" w:space="0" w:color="auto"/>
        <w:right w:val="none" w:sz="0" w:space="0" w:color="auto"/>
      </w:divBdr>
    </w:div>
    <w:div w:id="981933043">
      <w:bodyDiv w:val="1"/>
      <w:marLeft w:val="0"/>
      <w:marRight w:val="0"/>
      <w:marTop w:val="0"/>
      <w:marBottom w:val="0"/>
      <w:divBdr>
        <w:top w:val="none" w:sz="0" w:space="0" w:color="auto"/>
        <w:left w:val="none" w:sz="0" w:space="0" w:color="auto"/>
        <w:bottom w:val="none" w:sz="0" w:space="0" w:color="auto"/>
        <w:right w:val="none" w:sz="0" w:space="0" w:color="auto"/>
      </w:divBdr>
    </w:div>
    <w:div w:id="998460320">
      <w:bodyDiv w:val="1"/>
      <w:marLeft w:val="0"/>
      <w:marRight w:val="0"/>
      <w:marTop w:val="0"/>
      <w:marBottom w:val="0"/>
      <w:divBdr>
        <w:top w:val="none" w:sz="0" w:space="0" w:color="auto"/>
        <w:left w:val="none" w:sz="0" w:space="0" w:color="auto"/>
        <w:bottom w:val="none" w:sz="0" w:space="0" w:color="auto"/>
        <w:right w:val="none" w:sz="0" w:space="0" w:color="auto"/>
      </w:divBdr>
    </w:div>
    <w:div w:id="1038628931">
      <w:bodyDiv w:val="1"/>
      <w:marLeft w:val="0"/>
      <w:marRight w:val="0"/>
      <w:marTop w:val="0"/>
      <w:marBottom w:val="0"/>
      <w:divBdr>
        <w:top w:val="none" w:sz="0" w:space="0" w:color="auto"/>
        <w:left w:val="none" w:sz="0" w:space="0" w:color="auto"/>
        <w:bottom w:val="none" w:sz="0" w:space="0" w:color="auto"/>
        <w:right w:val="none" w:sz="0" w:space="0" w:color="auto"/>
      </w:divBdr>
    </w:div>
    <w:div w:id="1069116832">
      <w:bodyDiv w:val="1"/>
      <w:marLeft w:val="0"/>
      <w:marRight w:val="0"/>
      <w:marTop w:val="0"/>
      <w:marBottom w:val="0"/>
      <w:divBdr>
        <w:top w:val="none" w:sz="0" w:space="0" w:color="auto"/>
        <w:left w:val="none" w:sz="0" w:space="0" w:color="auto"/>
        <w:bottom w:val="none" w:sz="0" w:space="0" w:color="auto"/>
        <w:right w:val="none" w:sz="0" w:space="0" w:color="auto"/>
      </w:divBdr>
    </w:div>
    <w:div w:id="1141188859">
      <w:bodyDiv w:val="1"/>
      <w:marLeft w:val="0"/>
      <w:marRight w:val="0"/>
      <w:marTop w:val="0"/>
      <w:marBottom w:val="0"/>
      <w:divBdr>
        <w:top w:val="none" w:sz="0" w:space="0" w:color="auto"/>
        <w:left w:val="none" w:sz="0" w:space="0" w:color="auto"/>
        <w:bottom w:val="none" w:sz="0" w:space="0" w:color="auto"/>
        <w:right w:val="none" w:sz="0" w:space="0" w:color="auto"/>
      </w:divBdr>
    </w:div>
    <w:div w:id="1149399146">
      <w:bodyDiv w:val="1"/>
      <w:marLeft w:val="0"/>
      <w:marRight w:val="0"/>
      <w:marTop w:val="0"/>
      <w:marBottom w:val="0"/>
      <w:divBdr>
        <w:top w:val="none" w:sz="0" w:space="0" w:color="auto"/>
        <w:left w:val="none" w:sz="0" w:space="0" w:color="auto"/>
        <w:bottom w:val="none" w:sz="0" w:space="0" w:color="auto"/>
        <w:right w:val="none" w:sz="0" w:space="0" w:color="auto"/>
      </w:divBdr>
    </w:div>
    <w:div w:id="1232544067">
      <w:bodyDiv w:val="1"/>
      <w:marLeft w:val="0"/>
      <w:marRight w:val="0"/>
      <w:marTop w:val="0"/>
      <w:marBottom w:val="0"/>
      <w:divBdr>
        <w:top w:val="none" w:sz="0" w:space="0" w:color="auto"/>
        <w:left w:val="none" w:sz="0" w:space="0" w:color="auto"/>
        <w:bottom w:val="none" w:sz="0" w:space="0" w:color="auto"/>
        <w:right w:val="none" w:sz="0" w:space="0" w:color="auto"/>
      </w:divBdr>
    </w:div>
    <w:div w:id="1235773933">
      <w:bodyDiv w:val="1"/>
      <w:marLeft w:val="0"/>
      <w:marRight w:val="0"/>
      <w:marTop w:val="0"/>
      <w:marBottom w:val="0"/>
      <w:divBdr>
        <w:top w:val="none" w:sz="0" w:space="0" w:color="auto"/>
        <w:left w:val="none" w:sz="0" w:space="0" w:color="auto"/>
        <w:bottom w:val="none" w:sz="0" w:space="0" w:color="auto"/>
        <w:right w:val="none" w:sz="0" w:space="0" w:color="auto"/>
      </w:divBdr>
    </w:div>
    <w:div w:id="1240211731">
      <w:bodyDiv w:val="1"/>
      <w:marLeft w:val="0"/>
      <w:marRight w:val="0"/>
      <w:marTop w:val="0"/>
      <w:marBottom w:val="0"/>
      <w:divBdr>
        <w:top w:val="none" w:sz="0" w:space="0" w:color="auto"/>
        <w:left w:val="none" w:sz="0" w:space="0" w:color="auto"/>
        <w:bottom w:val="none" w:sz="0" w:space="0" w:color="auto"/>
        <w:right w:val="none" w:sz="0" w:space="0" w:color="auto"/>
      </w:divBdr>
    </w:div>
    <w:div w:id="1288273449">
      <w:bodyDiv w:val="1"/>
      <w:marLeft w:val="0"/>
      <w:marRight w:val="0"/>
      <w:marTop w:val="0"/>
      <w:marBottom w:val="0"/>
      <w:divBdr>
        <w:top w:val="none" w:sz="0" w:space="0" w:color="auto"/>
        <w:left w:val="none" w:sz="0" w:space="0" w:color="auto"/>
        <w:bottom w:val="none" w:sz="0" w:space="0" w:color="auto"/>
        <w:right w:val="none" w:sz="0" w:space="0" w:color="auto"/>
      </w:divBdr>
    </w:div>
    <w:div w:id="1324822569">
      <w:bodyDiv w:val="1"/>
      <w:marLeft w:val="0"/>
      <w:marRight w:val="0"/>
      <w:marTop w:val="0"/>
      <w:marBottom w:val="0"/>
      <w:divBdr>
        <w:top w:val="none" w:sz="0" w:space="0" w:color="auto"/>
        <w:left w:val="none" w:sz="0" w:space="0" w:color="auto"/>
        <w:bottom w:val="none" w:sz="0" w:space="0" w:color="auto"/>
        <w:right w:val="none" w:sz="0" w:space="0" w:color="auto"/>
      </w:divBdr>
    </w:div>
    <w:div w:id="1333340574">
      <w:bodyDiv w:val="1"/>
      <w:marLeft w:val="0"/>
      <w:marRight w:val="0"/>
      <w:marTop w:val="0"/>
      <w:marBottom w:val="0"/>
      <w:divBdr>
        <w:top w:val="none" w:sz="0" w:space="0" w:color="auto"/>
        <w:left w:val="none" w:sz="0" w:space="0" w:color="auto"/>
        <w:bottom w:val="none" w:sz="0" w:space="0" w:color="auto"/>
        <w:right w:val="none" w:sz="0" w:space="0" w:color="auto"/>
      </w:divBdr>
    </w:div>
    <w:div w:id="1400832815">
      <w:bodyDiv w:val="1"/>
      <w:marLeft w:val="0"/>
      <w:marRight w:val="0"/>
      <w:marTop w:val="0"/>
      <w:marBottom w:val="0"/>
      <w:divBdr>
        <w:top w:val="none" w:sz="0" w:space="0" w:color="auto"/>
        <w:left w:val="none" w:sz="0" w:space="0" w:color="auto"/>
        <w:bottom w:val="none" w:sz="0" w:space="0" w:color="auto"/>
        <w:right w:val="none" w:sz="0" w:space="0" w:color="auto"/>
      </w:divBdr>
    </w:div>
    <w:div w:id="1414546285">
      <w:bodyDiv w:val="1"/>
      <w:marLeft w:val="0"/>
      <w:marRight w:val="0"/>
      <w:marTop w:val="0"/>
      <w:marBottom w:val="0"/>
      <w:divBdr>
        <w:top w:val="none" w:sz="0" w:space="0" w:color="auto"/>
        <w:left w:val="none" w:sz="0" w:space="0" w:color="auto"/>
        <w:bottom w:val="none" w:sz="0" w:space="0" w:color="auto"/>
        <w:right w:val="none" w:sz="0" w:space="0" w:color="auto"/>
      </w:divBdr>
    </w:div>
    <w:div w:id="1505976073">
      <w:bodyDiv w:val="1"/>
      <w:marLeft w:val="0"/>
      <w:marRight w:val="0"/>
      <w:marTop w:val="0"/>
      <w:marBottom w:val="0"/>
      <w:divBdr>
        <w:top w:val="none" w:sz="0" w:space="0" w:color="auto"/>
        <w:left w:val="none" w:sz="0" w:space="0" w:color="auto"/>
        <w:bottom w:val="none" w:sz="0" w:space="0" w:color="auto"/>
        <w:right w:val="none" w:sz="0" w:space="0" w:color="auto"/>
      </w:divBdr>
    </w:div>
    <w:div w:id="1506479268">
      <w:bodyDiv w:val="1"/>
      <w:marLeft w:val="0"/>
      <w:marRight w:val="0"/>
      <w:marTop w:val="0"/>
      <w:marBottom w:val="0"/>
      <w:divBdr>
        <w:top w:val="none" w:sz="0" w:space="0" w:color="auto"/>
        <w:left w:val="none" w:sz="0" w:space="0" w:color="auto"/>
        <w:bottom w:val="none" w:sz="0" w:space="0" w:color="auto"/>
        <w:right w:val="none" w:sz="0" w:space="0" w:color="auto"/>
      </w:divBdr>
    </w:div>
    <w:div w:id="1513959245">
      <w:bodyDiv w:val="1"/>
      <w:marLeft w:val="0"/>
      <w:marRight w:val="0"/>
      <w:marTop w:val="0"/>
      <w:marBottom w:val="0"/>
      <w:divBdr>
        <w:top w:val="none" w:sz="0" w:space="0" w:color="auto"/>
        <w:left w:val="none" w:sz="0" w:space="0" w:color="auto"/>
        <w:bottom w:val="none" w:sz="0" w:space="0" w:color="auto"/>
        <w:right w:val="none" w:sz="0" w:space="0" w:color="auto"/>
      </w:divBdr>
    </w:div>
    <w:div w:id="1530679601">
      <w:bodyDiv w:val="1"/>
      <w:marLeft w:val="0"/>
      <w:marRight w:val="0"/>
      <w:marTop w:val="0"/>
      <w:marBottom w:val="0"/>
      <w:divBdr>
        <w:top w:val="none" w:sz="0" w:space="0" w:color="auto"/>
        <w:left w:val="none" w:sz="0" w:space="0" w:color="auto"/>
        <w:bottom w:val="none" w:sz="0" w:space="0" w:color="auto"/>
        <w:right w:val="none" w:sz="0" w:space="0" w:color="auto"/>
      </w:divBdr>
    </w:div>
    <w:div w:id="1586375658">
      <w:bodyDiv w:val="1"/>
      <w:marLeft w:val="0"/>
      <w:marRight w:val="0"/>
      <w:marTop w:val="0"/>
      <w:marBottom w:val="0"/>
      <w:divBdr>
        <w:top w:val="none" w:sz="0" w:space="0" w:color="auto"/>
        <w:left w:val="none" w:sz="0" w:space="0" w:color="auto"/>
        <w:bottom w:val="none" w:sz="0" w:space="0" w:color="auto"/>
        <w:right w:val="none" w:sz="0" w:space="0" w:color="auto"/>
      </w:divBdr>
    </w:div>
    <w:div w:id="1593317562">
      <w:bodyDiv w:val="1"/>
      <w:marLeft w:val="0"/>
      <w:marRight w:val="0"/>
      <w:marTop w:val="0"/>
      <w:marBottom w:val="0"/>
      <w:divBdr>
        <w:top w:val="none" w:sz="0" w:space="0" w:color="auto"/>
        <w:left w:val="none" w:sz="0" w:space="0" w:color="auto"/>
        <w:bottom w:val="none" w:sz="0" w:space="0" w:color="auto"/>
        <w:right w:val="none" w:sz="0" w:space="0" w:color="auto"/>
      </w:divBdr>
    </w:div>
    <w:div w:id="1609049357">
      <w:bodyDiv w:val="1"/>
      <w:marLeft w:val="0"/>
      <w:marRight w:val="0"/>
      <w:marTop w:val="0"/>
      <w:marBottom w:val="0"/>
      <w:divBdr>
        <w:top w:val="none" w:sz="0" w:space="0" w:color="auto"/>
        <w:left w:val="none" w:sz="0" w:space="0" w:color="auto"/>
        <w:bottom w:val="none" w:sz="0" w:space="0" w:color="auto"/>
        <w:right w:val="none" w:sz="0" w:space="0" w:color="auto"/>
      </w:divBdr>
    </w:div>
    <w:div w:id="1640190548">
      <w:bodyDiv w:val="1"/>
      <w:marLeft w:val="0"/>
      <w:marRight w:val="0"/>
      <w:marTop w:val="0"/>
      <w:marBottom w:val="0"/>
      <w:divBdr>
        <w:top w:val="none" w:sz="0" w:space="0" w:color="auto"/>
        <w:left w:val="none" w:sz="0" w:space="0" w:color="auto"/>
        <w:bottom w:val="none" w:sz="0" w:space="0" w:color="auto"/>
        <w:right w:val="none" w:sz="0" w:space="0" w:color="auto"/>
      </w:divBdr>
    </w:div>
    <w:div w:id="1676758708">
      <w:bodyDiv w:val="1"/>
      <w:marLeft w:val="0"/>
      <w:marRight w:val="0"/>
      <w:marTop w:val="0"/>
      <w:marBottom w:val="0"/>
      <w:divBdr>
        <w:top w:val="none" w:sz="0" w:space="0" w:color="auto"/>
        <w:left w:val="none" w:sz="0" w:space="0" w:color="auto"/>
        <w:bottom w:val="none" w:sz="0" w:space="0" w:color="auto"/>
        <w:right w:val="none" w:sz="0" w:space="0" w:color="auto"/>
      </w:divBdr>
    </w:div>
    <w:div w:id="1699965517">
      <w:bodyDiv w:val="1"/>
      <w:marLeft w:val="0"/>
      <w:marRight w:val="0"/>
      <w:marTop w:val="0"/>
      <w:marBottom w:val="0"/>
      <w:divBdr>
        <w:top w:val="none" w:sz="0" w:space="0" w:color="auto"/>
        <w:left w:val="none" w:sz="0" w:space="0" w:color="auto"/>
        <w:bottom w:val="none" w:sz="0" w:space="0" w:color="auto"/>
        <w:right w:val="none" w:sz="0" w:space="0" w:color="auto"/>
      </w:divBdr>
    </w:div>
    <w:div w:id="1752654735">
      <w:bodyDiv w:val="1"/>
      <w:marLeft w:val="0"/>
      <w:marRight w:val="0"/>
      <w:marTop w:val="0"/>
      <w:marBottom w:val="0"/>
      <w:divBdr>
        <w:top w:val="none" w:sz="0" w:space="0" w:color="auto"/>
        <w:left w:val="none" w:sz="0" w:space="0" w:color="auto"/>
        <w:bottom w:val="none" w:sz="0" w:space="0" w:color="auto"/>
        <w:right w:val="none" w:sz="0" w:space="0" w:color="auto"/>
      </w:divBdr>
    </w:div>
    <w:div w:id="1752963940">
      <w:bodyDiv w:val="1"/>
      <w:marLeft w:val="0"/>
      <w:marRight w:val="0"/>
      <w:marTop w:val="0"/>
      <w:marBottom w:val="0"/>
      <w:divBdr>
        <w:top w:val="none" w:sz="0" w:space="0" w:color="auto"/>
        <w:left w:val="none" w:sz="0" w:space="0" w:color="auto"/>
        <w:bottom w:val="none" w:sz="0" w:space="0" w:color="auto"/>
        <w:right w:val="none" w:sz="0" w:space="0" w:color="auto"/>
      </w:divBdr>
    </w:div>
    <w:div w:id="1787579130">
      <w:bodyDiv w:val="1"/>
      <w:marLeft w:val="0"/>
      <w:marRight w:val="0"/>
      <w:marTop w:val="0"/>
      <w:marBottom w:val="0"/>
      <w:divBdr>
        <w:top w:val="none" w:sz="0" w:space="0" w:color="auto"/>
        <w:left w:val="none" w:sz="0" w:space="0" w:color="auto"/>
        <w:bottom w:val="none" w:sz="0" w:space="0" w:color="auto"/>
        <w:right w:val="none" w:sz="0" w:space="0" w:color="auto"/>
      </w:divBdr>
    </w:div>
    <w:div w:id="1822194012">
      <w:bodyDiv w:val="1"/>
      <w:marLeft w:val="0"/>
      <w:marRight w:val="0"/>
      <w:marTop w:val="0"/>
      <w:marBottom w:val="0"/>
      <w:divBdr>
        <w:top w:val="none" w:sz="0" w:space="0" w:color="auto"/>
        <w:left w:val="none" w:sz="0" w:space="0" w:color="auto"/>
        <w:bottom w:val="none" w:sz="0" w:space="0" w:color="auto"/>
        <w:right w:val="none" w:sz="0" w:space="0" w:color="auto"/>
      </w:divBdr>
    </w:div>
    <w:div w:id="1853253429">
      <w:bodyDiv w:val="1"/>
      <w:marLeft w:val="0"/>
      <w:marRight w:val="0"/>
      <w:marTop w:val="0"/>
      <w:marBottom w:val="0"/>
      <w:divBdr>
        <w:top w:val="none" w:sz="0" w:space="0" w:color="auto"/>
        <w:left w:val="none" w:sz="0" w:space="0" w:color="auto"/>
        <w:bottom w:val="none" w:sz="0" w:space="0" w:color="auto"/>
        <w:right w:val="none" w:sz="0" w:space="0" w:color="auto"/>
      </w:divBdr>
    </w:div>
    <w:div w:id="1875654585">
      <w:bodyDiv w:val="1"/>
      <w:marLeft w:val="0"/>
      <w:marRight w:val="0"/>
      <w:marTop w:val="0"/>
      <w:marBottom w:val="0"/>
      <w:divBdr>
        <w:top w:val="none" w:sz="0" w:space="0" w:color="auto"/>
        <w:left w:val="none" w:sz="0" w:space="0" w:color="auto"/>
        <w:bottom w:val="none" w:sz="0" w:space="0" w:color="auto"/>
        <w:right w:val="none" w:sz="0" w:space="0" w:color="auto"/>
      </w:divBdr>
    </w:div>
    <w:div w:id="1962492708">
      <w:bodyDiv w:val="1"/>
      <w:marLeft w:val="0"/>
      <w:marRight w:val="0"/>
      <w:marTop w:val="0"/>
      <w:marBottom w:val="0"/>
      <w:divBdr>
        <w:top w:val="none" w:sz="0" w:space="0" w:color="auto"/>
        <w:left w:val="none" w:sz="0" w:space="0" w:color="auto"/>
        <w:bottom w:val="none" w:sz="0" w:space="0" w:color="auto"/>
        <w:right w:val="none" w:sz="0" w:space="0" w:color="auto"/>
      </w:divBdr>
    </w:div>
    <w:div w:id="1979073202">
      <w:bodyDiv w:val="1"/>
      <w:marLeft w:val="0"/>
      <w:marRight w:val="0"/>
      <w:marTop w:val="0"/>
      <w:marBottom w:val="0"/>
      <w:divBdr>
        <w:top w:val="none" w:sz="0" w:space="0" w:color="auto"/>
        <w:left w:val="none" w:sz="0" w:space="0" w:color="auto"/>
        <w:bottom w:val="none" w:sz="0" w:space="0" w:color="auto"/>
        <w:right w:val="none" w:sz="0" w:space="0" w:color="auto"/>
      </w:divBdr>
    </w:div>
    <w:div w:id="2008433993">
      <w:bodyDiv w:val="1"/>
      <w:marLeft w:val="0"/>
      <w:marRight w:val="0"/>
      <w:marTop w:val="0"/>
      <w:marBottom w:val="0"/>
      <w:divBdr>
        <w:top w:val="none" w:sz="0" w:space="0" w:color="auto"/>
        <w:left w:val="none" w:sz="0" w:space="0" w:color="auto"/>
        <w:bottom w:val="none" w:sz="0" w:space="0" w:color="auto"/>
        <w:right w:val="none" w:sz="0" w:space="0" w:color="auto"/>
      </w:divBdr>
    </w:div>
    <w:div w:id="2058123690">
      <w:bodyDiv w:val="1"/>
      <w:marLeft w:val="0"/>
      <w:marRight w:val="0"/>
      <w:marTop w:val="0"/>
      <w:marBottom w:val="0"/>
      <w:divBdr>
        <w:top w:val="none" w:sz="0" w:space="0" w:color="auto"/>
        <w:left w:val="none" w:sz="0" w:space="0" w:color="auto"/>
        <w:bottom w:val="none" w:sz="0" w:space="0" w:color="auto"/>
        <w:right w:val="none" w:sz="0" w:space="0" w:color="auto"/>
      </w:divBdr>
    </w:div>
    <w:div w:id="2093622445">
      <w:bodyDiv w:val="1"/>
      <w:marLeft w:val="0"/>
      <w:marRight w:val="0"/>
      <w:marTop w:val="0"/>
      <w:marBottom w:val="0"/>
      <w:divBdr>
        <w:top w:val="none" w:sz="0" w:space="0" w:color="auto"/>
        <w:left w:val="none" w:sz="0" w:space="0" w:color="auto"/>
        <w:bottom w:val="none" w:sz="0" w:space="0" w:color="auto"/>
        <w:right w:val="none" w:sz="0" w:space="0" w:color="auto"/>
      </w:divBdr>
    </w:div>
    <w:div w:id="2100323737">
      <w:bodyDiv w:val="1"/>
      <w:marLeft w:val="0"/>
      <w:marRight w:val="0"/>
      <w:marTop w:val="0"/>
      <w:marBottom w:val="0"/>
      <w:divBdr>
        <w:top w:val="none" w:sz="0" w:space="0" w:color="auto"/>
        <w:left w:val="none" w:sz="0" w:space="0" w:color="auto"/>
        <w:bottom w:val="none" w:sz="0" w:space="0" w:color="auto"/>
        <w:right w:val="none" w:sz="0" w:space="0" w:color="auto"/>
      </w:divBdr>
    </w:div>
    <w:div w:id="2131430490">
      <w:bodyDiv w:val="1"/>
      <w:marLeft w:val="0"/>
      <w:marRight w:val="0"/>
      <w:marTop w:val="0"/>
      <w:marBottom w:val="0"/>
      <w:divBdr>
        <w:top w:val="none" w:sz="0" w:space="0" w:color="auto"/>
        <w:left w:val="none" w:sz="0" w:space="0" w:color="auto"/>
        <w:bottom w:val="none" w:sz="0" w:space="0" w:color="auto"/>
        <w:right w:val="none" w:sz="0" w:space="0" w:color="auto"/>
      </w:divBdr>
    </w:div>
    <w:div w:id="214231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Word_Document4.docx"/><Relationship Id="rId42" Type="http://schemas.openxmlformats.org/officeDocument/2006/relationships/package" Target="embeddings/Microsoft_Excel_Worksheet8.xlsx"/><Relationship Id="rId47" Type="http://schemas.openxmlformats.org/officeDocument/2006/relationships/image" Target="media/image20.emf"/><Relationship Id="rId50" Type="http://schemas.openxmlformats.org/officeDocument/2006/relationships/package" Target="embeddings/Microsoft_Excel_Worksheet12.xlsx"/><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package" Target="embeddings/Microsoft_Excel_Worksheet3.xlsx"/><Relationship Id="rId37" Type="http://schemas.openxmlformats.org/officeDocument/2006/relationships/image" Target="media/image15.emf"/><Relationship Id="rId40" Type="http://schemas.openxmlformats.org/officeDocument/2006/relationships/package" Target="embeddings/Microsoft_Excel_Worksheet7.xlsx"/><Relationship Id="rId45" Type="http://schemas.openxmlformats.org/officeDocument/2006/relationships/image" Target="media/image19.emf"/><Relationship Id="rId53" Type="http://schemas.openxmlformats.org/officeDocument/2006/relationships/header" Target="header2.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package" Target="embeddings/Microsoft_Word_Document2.doc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Excel_Worksheet11.xlsx"/><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Word_Document6.docx"/><Relationship Id="rId46" Type="http://schemas.openxmlformats.org/officeDocument/2006/relationships/package" Target="embeddings/Microsoft_Excel_Worksheet10.xlsx"/><Relationship Id="rId59"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1111.vsdx"/><Relationship Id="rId36" Type="http://schemas.openxmlformats.org/officeDocument/2006/relationships/package" Target="embeddings/Microsoft_Word_Document5.docx"/><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package" Target="embeddings/Microsoft_Excel_Worksheet9.xlsx"/><Relationship Id="rId52" Type="http://schemas.openxmlformats.org/officeDocument/2006/relationships/oleObject" Target="embeddings/oleObject9.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53621-A50C-441C-A9FA-81A9FA8D3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12846</TotalTime>
  <Pages>1</Pages>
  <Words>28674</Words>
  <Characters>163445</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Singhi</dc:creator>
  <cp:keywords/>
  <dc:description/>
  <cp:lastModifiedBy>Raghavi K (Semiconductor, Computing &amp; Storage (SCS))</cp:lastModifiedBy>
  <cp:revision>61</cp:revision>
  <dcterms:created xsi:type="dcterms:W3CDTF">2015-02-06T08:36:00Z</dcterms:created>
  <dcterms:modified xsi:type="dcterms:W3CDTF">2017-03-14T10:34:00Z</dcterms:modified>
</cp:coreProperties>
</file>